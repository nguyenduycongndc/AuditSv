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F70C63A" w14:textId="77777777" w:rsidR="000C2536" w:rsidRDefault="000C2536" w:rsidP="00F205A6">
      <w:pPr>
        <w:jc w:val="center"/>
        <w:rPr>
          <w:b/>
          <w:color w:val="000000"/>
          <w:sz w:val="48"/>
          <w:szCs w:val="48"/>
        </w:rPr>
      </w:pPr>
    </w:p>
    <w:p w14:paraId="0786E7BA" w14:textId="5D747E6B" w:rsidR="000C2536" w:rsidRDefault="000C2536" w:rsidP="00F205A6">
      <w:pPr>
        <w:jc w:val="center"/>
        <w:rPr>
          <w:b/>
          <w:bCs/>
          <w:caps/>
          <w:color w:val="000080"/>
          <w:sz w:val="48"/>
          <w:szCs w:val="48"/>
        </w:rPr>
      </w:pPr>
    </w:p>
    <w:p w14:paraId="5922C362" w14:textId="25AE71C0" w:rsidR="000C2536" w:rsidRDefault="000C2536" w:rsidP="00F205A6">
      <w:pPr>
        <w:jc w:val="center"/>
        <w:rPr>
          <w:b/>
          <w:bCs/>
          <w:caps/>
          <w:color w:val="000080"/>
          <w:sz w:val="48"/>
          <w:szCs w:val="48"/>
        </w:rPr>
      </w:pPr>
    </w:p>
    <w:p w14:paraId="304EA2DA" w14:textId="53CA3F57" w:rsidR="000C2536" w:rsidRDefault="000C2536" w:rsidP="00F205A6">
      <w:pPr>
        <w:jc w:val="center"/>
        <w:rPr>
          <w:b/>
          <w:bCs/>
          <w:caps/>
          <w:color w:val="000080"/>
          <w:sz w:val="48"/>
          <w:szCs w:val="48"/>
        </w:rPr>
      </w:pPr>
    </w:p>
    <w:p w14:paraId="10ECC4A6" w14:textId="77777777" w:rsidR="000C2536" w:rsidRDefault="000C2536" w:rsidP="00F205A6">
      <w:pPr>
        <w:jc w:val="center"/>
        <w:rPr>
          <w:b/>
          <w:bCs/>
          <w:caps/>
          <w:color w:val="000080"/>
          <w:sz w:val="48"/>
          <w:szCs w:val="48"/>
        </w:rPr>
      </w:pPr>
    </w:p>
    <w:p w14:paraId="26C61450" w14:textId="511AADB5" w:rsidR="00E0115F" w:rsidRPr="000C2536" w:rsidRDefault="000C2536" w:rsidP="00F205A6">
      <w:pPr>
        <w:jc w:val="center"/>
        <w:rPr>
          <w:b/>
          <w:bCs/>
          <w:caps/>
          <w:color w:val="000080"/>
          <w:sz w:val="48"/>
          <w:szCs w:val="48"/>
        </w:rPr>
      </w:pPr>
      <w:r w:rsidRPr="000C2536">
        <w:rPr>
          <w:b/>
          <w:bCs/>
          <w:caps/>
          <w:color w:val="000080"/>
          <w:sz w:val="48"/>
          <w:szCs w:val="48"/>
        </w:rPr>
        <w:t>TÀI LIỆU ĐẶC TẢ YÊU CẦU PHẦN MỀM</w:t>
      </w:r>
    </w:p>
    <w:p w14:paraId="18060A0C" w14:textId="765528E3" w:rsidR="00DC7C8B" w:rsidRPr="00157B82" w:rsidRDefault="00157B82" w:rsidP="00BA3E45">
      <w:pPr>
        <w:pStyle w:val="tvPtype"/>
        <w:spacing w:line="276" w:lineRule="auto"/>
        <w:rPr>
          <w:szCs w:val="40"/>
          <w:lang w:val="vi-VN"/>
        </w:rPr>
      </w:pPr>
      <w:r w:rsidRPr="000C2536">
        <w:rPr>
          <w:szCs w:val="40"/>
          <w:lang w:val="vi-VN"/>
        </w:rPr>
        <w:t xml:space="preserve">Phần mềm </w:t>
      </w:r>
      <w:r w:rsidR="00FF1F6E" w:rsidRPr="000C2536">
        <w:rPr>
          <w:szCs w:val="40"/>
          <w:lang w:val="vi-VN"/>
        </w:rPr>
        <w:t>kiểm toán nội bộ</w:t>
      </w:r>
      <w:r>
        <w:rPr>
          <w:szCs w:val="40"/>
          <w:lang w:val="vi-VN"/>
        </w:rPr>
        <w:t xml:space="preserve"> - Kitano</w:t>
      </w:r>
    </w:p>
    <w:p w14:paraId="3ABC1EB0" w14:textId="77777777" w:rsidR="00F205A6" w:rsidRPr="000C2536" w:rsidRDefault="00F205A6" w:rsidP="00F205A6">
      <w:pPr>
        <w:jc w:val="center"/>
        <w:rPr>
          <w:b/>
          <w:i/>
          <w:sz w:val="28"/>
          <w:szCs w:val="28"/>
          <w:lang w:val="vi-VN"/>
        </w:rPr>
      </w:pPr>
    </w:p>
    <w:p w14:paraId="5DF225D8" w14:textId="02EA36D7" w:rsidR="00C11F6B" w:rsidRPr="00B32BA6" w:rsidRDefault="00C11F6B" w:rsidP="00405D5A">
      <w:pPr>
        <w:jc w:val="center"/>
        <w:rPr>
          <w:b/>
          <w:i/>
          <w:lang w:val="vi-VN"/>
        </w:rPr>
      </w:pPr>
      <w:bookmarkStart w:id="0" w:name="_Toc36822418"/>
      <w:r w:rsidRPr="00B32BA6">
        <w:rPr>
          <w:b/>
          <w:i/>
          <w:lang w:val="vi-VN"/>
        </w:rPr>
        <w:t>Phiên bản:</w:t>
      </w:r>
      <w:r w:rsidR="00CA1A2C" w:rsidRPr="00B32BA6">
        <w:rPr>
          <w:b/>
          <w:i/>
          <w:lang w:val="vi-VN"/>
        </w:rPr>
        <w:t xml:space="preserve"> </w:t>
      </w:r>
      <w:bookmarkEnd w:id="0"/>
      <w:r w:rsidR="006333B9">
        <w:rPr>
          <w:b/>
          <w:i/>
          <w:lang w:val="vi-VN"/>
        </w:rPr>
        <w:t>2.0</w:t>
      </w:r>
    </w:p>
    <w:p w14:paraId="2DA2BC7E" w14:textId="77777777" w:rsidR="00DC7C8B" w:rsidRPr="00B32BA6" w:rsidRDefault="00DC7C8B" w:rsidP="00DD39AB">
      <w:pPr>
        <w:pStyle w:val="tvPtype"/>
        <w:spacing w:line="276" w:lineRule="auto"/>
        <w:rPr>
          <w:lang w:val="vi-VN"/>
        </w:rPr>
      </w:pPr>
    </w:p>
    <w:p w14:paraId="5725EC43" w14:textId="77777777" w:rsidR="00DC7C8B" w:rsidRPr="00B32BA6" w:rsidRDefault="00DC7C8B" w:rsidP="00BA3E45">
      <w:pPr>
        <w:spacing w:line="276" w:lineRule="auto"/>
        <w:rPr>
          <w:lang w:val="vi-VN"/>
        </w:rPr>
      </w:pPr>
    </w:p>
    <w:p w14:paraId="64E5B2E9" w14:textId="77777777" w:rsidR="00DC7C8B" w:rsidRPr="00B32BA6" w:rsidRDefault="00DC7C8B" w:rsidP="00BA3E45">
      <w:pPr>
        <w:spacing w:line="276" w:lineRule="auto"/>
        <w:rPr>
          <w:lang w:val="vi-VN"/>
        </w:rPr>
      </w:pPr>
    </w:p>
    <w:p w14:paraId="5B0D760D" w14:textId="77777777" w:rsidR="00DC7C8B" w:rsidRPr="00B32BA6" w:rsidRDefault="00DC7C8B" w:rsidP="00BA3E45">
      <w:pPr>
        <w:spacing w:line="276" w:lineRule="auto"/>
        <w:rPr>
          <w:lang w:val="vi-VN"/>
        </w:rPr>
      </w:pPr>
    </w:p>
    <w:p w14:paraId="2E76AFA8" w14:textId="77777777" w:rsidR="00DC7C8B" w:rsidRPr="00B32BA6" w:rsidRDefault="00DC7C8B" w:rsidP="00BA3E45">
      <w:pPr>
        <w:spacing w:line="276" w:lineRule="auto"/>
        <w:rPr>
          <w:lang w:val="vi-VN"/>
        </w:rPr>
      </w:pPr>
      <w:r w:rsidRPr="00B32BA6">
        <w:rPr>
          <w:lang w:val="vi-VN"/>
        </w:rPr>
        <w:t xml:space="preserve">  </w:t>
      </w:r>
    </w:p>
    <w:p w14:paraId="1A3D9F31" w14:textId="77777777" w:rsidR="00DC7C8B" w:rsidRPr="00B32BA6" w:rsidRDefault="00DC7C8B" w:rsidP="00BA3E45">
      <w:pPr>
        <w:spacing w:line="276" w:lineRule="auto"/>
        <w:rPr>
          <w:lang w:val="vi-VN"/>
        </w:rPr>
      </w:pPr>
      <w:r w:rsidRPr="00B32BA6">
        <w:rPr>
          <w:lang w:val="vi-VN"/>
        </w:rPr>
        <w:t xml:space="preserve">   </w:t>
      </w:r>
    </w:p>
    <w:p w14:paraId="76A96960" w14:textId="77777777" w:rsidR="00DC7C8B" w:rsidRPr="002F4F88" w:rsidRDefault="00DC7C8B" w:rsidP="00BA3E45">
      <w:pPr>
        <w:pStyle w:val="tvNote"/>
        <w:spacing w:line="276" w:lineRule="auto"/>
        <w:jc w:val="both"/>
      </w:pPr>
    </w:p>
    <w:p w14:paraId="5C3C7365" w14:textId="77777777" w:rsidR="00DC7C8B" w:rsidRPr="00B32BA6" w:rsidRDefault="00DC7C8B" w:rsidP="00405D5A">
      <w:pPr>
        <w:jc w:val="center"/>
        <w:rPr>
          <w:b/>
          <w:lang w:val="vi-VN"/>
        </w:rPr>
      </w:pPr>
      <w:r w:rsidRPr="00B32BA6">
        <w:rPr>
          <w:b/>
          <w:lang w:val="vi-VN"/>
        </w:rPr>
        <w:br w:type="page"/>
      </w:r>
      <w:bookmarkStart w:id="1" w:name="_Toc36822419"/>
      <w:r w:rsidR="000860EA" w:rsidRPr="00B32BA6">
        <w:rPr>
          <w:b/>
          <w:lang w:val="vi-VN"/>
        </w:rPr>
        <w:lastRenderedPageBreak/>
        <w:t>THEO DÕI SỬA ĐỔI TÀI LIỆU</w:t>
      </w:r>
      <w:bookmarkEnd w:id="1"/>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1E0" w:firstRow="1" w:lastRow="1" w:firstColumn="1" w:lastColumn="1" w:noHBand="0" w:noVBand="0"/>
      </w:tblPr>
      <w:tblGrid>
        <w:gridCol w:w="1547"/>
        <w:gridCol w:w="1414"/>
        <w:gridCol w:w="5481"/>
        <w:gridCol w:w="1167"/>
      </w:tblGrid>
      <w:tr w:rsidR="00DC7C8B" w:rsidRPr="002F4F88" w14:paraId="3F503495" w14:textId="77777777" w:rsidTr="00F90C2D">
        <w:trPr>
          <w:tblHeader/>
        </w:trPr>
        <w:tc>
          <w:tcPr>
            <w:tcW w:w="805" w:type="pct"/>
            <w:shd w:val="clear" w:color="auto" w:fill="FFCC99"/>
            <w:vAlign w:val="center"/>
          </w:tcPr>
          <w:p w14:paraId="1623DCB6" w14:textId="77777777" w:rsidR="00DC7C8B" w:rsidRPr="002F4F88" w:rsidRDefault="00DC7C8B" w:rsidP="00BA3E45">
            <w:pPr>
              <w:pStyle w:val="tvTable-row1"/>
              <w:spacing w:line="276" w:lineRule="auto"/>
              <w:jc w:val="both"/>
              <w:rPr>
                <w:color w:val="auto"/>
              </w:rPr>
            </w:pPr>
            <w:r w:rsidRPr="002F4F88">
              <w:rPr>
                <w:color w:val="auto"/>
              </w:rPr>
              <w:t>Ngày tháng</w:t>
            </w:r>
          </w:p>
        </w:tc>
        <w:tc>
          <w:tcPr>
            <w:tcW w:w="736" w:type="pct"/>
            <w:shd w:val="clear" w:color="auto" w:fill="FFCC99"/>
            <w:vAlign w:val="center"/>
          </w:tcPr>
          <w:p w14:paraId="78D6DE9F" w14:textId="77777777" w:rsidR="00DC7C8B" w:rsidRPr="002F4F88" w:rsidRDefault="00E03C27" w:rsidP="00BA3E45">
            <w:pPr>
              <w:pStyle w:val="tvTable-row1"/>
              <w:spacing w:line="276" w:lineRule="auto"/>
              <w:jc w:val="both"/>
              <w:rPr>
                <w:color w:val="auto"/>
              </w:rPr>
            </w:pPr>
            <w:r w:rsidRPr="002F4F88">
              <w:rPr>
                <w:color w:val="auto"/>
              </w:rPr>
              <w:t>Phiên bản</w:t>
            </w:r>
          </w:p>
        </w:tc>
        <w:tc>
          <w:tcPr>
            <w:tcW w:w="2851" w:type="pct"/>
            <w:shd w:val="clear" w:color="auto" w:fill="FFCC99"/>
            <w:vAlign w:val="center"/>
          </w:tcPr>
          <w:p w14:paraId="662775EA" w14:textId="77777777" w:rsidR="00DC7C8B" w:rsidRPr="002F4F88" w:rsidRDefault="00DC7C8B" w:rsidP="00BA3E45">
            <w:pPr>
              <w:pStyle w:val="tvTable-row1"/>
              <w:spacing w:line="276" w:lineRule="auto"/>
              <w:jc w:val="both"/>
              <w:rPr>
                <w:color w:val="auto"/>
              </w:rPr>
            </w:pPr>
            <w:r w:rsidRPr="002F4F88">
              <w:rPr>
                <w:color w:val="auto"/>
              </w:rPr>
              <w:t>Nội dung sửa đổi</w:t>
            </w:r>
          </w:p>
        </w:tc>
        <w:tc>
          <w:tcPr>
            <w:tcW w:w="607" w:type="pct"/>
            <w:shd w:val="clear" w:color="auto" w:fill="FFCC99"/>
            <w:vAlign w:val="center"/>
          </w:tcPr>
          <w:p w14:paraId="12E39177" w14:textId="77777777" w:rsidR="00DC7C8B" w:rsidRPr="002F4F88" w:rsidRDefault="00DC7C8B" w:rsidP="00BA3E45">
            <w:pPr>
              <w:pStyle w:val="tvTable-row1"/>
              <w:spacing w:line="276" w:lineRule="auto"/>
              <w:jc w:val="both"/>
              <w:rPr>
                <w:color w:val="auto"/>
              </w:rPr>
            </w:pPr>
            <w:r w:rsidRPr="002F4F88">
              <w:rPr>
                <w:color w:val="auto"/>
              </w:rPr>
              <w:t>Ghi chú</w:t>
            </w:r>
          </w:p>
        </w:tc>
      </w:tr>
      <w:tr w:rsidR="00DC7C8B" w:rsidRPr="002F4F88" w14:paraId="1D892646" w14:textId="77777777" w:rsidTr="00F90C2D">
        <w:trPr>
          <w:trHeight w:val="390"/>
        </w:trPr>
        <w:tc>
          <w:tcPr>
            <w:tcW w:w="805" w:type="pct"/>
            <w:vAlign w:val="center"/>
          </w:tcPr>
          <w:p w14:paraId="02FE145F" w14:textId="49C39A42" w:rsidR="00DC7C8B" w:rsidRPr="002F4F88" w:rsidRDefault="00F90C2D" w:rsidP="00CA1A2C">
            <w:pPr>
              <w:spacing w:before="120" w:after="120" w:line="276" w:lineRule="auto"/>
            </w:pPr>
            <w:r>
              <w:rPr>
                <w:lang w:val="vi-VN"/>
              </w:rPr>
              <w:t>22</w:t>
            </w:r>
            <w:r w:rsidR="00FF1F6E">
              <w:t>/09/2021</w:t>
            </w:r>
          </w:p>
        </w:tc>
        <w:tc>
          <w:tcPr>
            <w:tcW w:w="736" w:type="pct"/>
            <w:vAlign w:val="center"/>
          </w:tcPr>
          <w:p w14:paraId="686024A0" w14:textId="79F849B0" w:rsidR="006B0311" w:rsidRPr="00F90C2D" w:rsidRDefault="00F90C2D" w:rsidP="00BA3E45">
            <w:pPr>
              <w:spacing w:before="120" w:after="120" w:line="276" w:lineRule="auto"/>
              <w:rPr>
                <w:lang w:val="vi-VN"/>
              </w:rPr>
            </w:pPr>
            <w:r>
              <w:rPr>
                <w:lang w:val="vi-VN"/>
              </w:rPr>
              <w:t>1.0</w:t>
            </w:r>
          </w:p>
        </w:tc>
        <w:tc>
          <w:tcPr>
            <w:tcW w:w="2851" w:type="pct"/>
            <w:vAlign w:val="center"/>
          </w:tcPr>
          <w:p w14:paraId="60E8DE53" w14:textId="26F0C157" w:rsidR="00811BE1" w:rsidRPr="00F90C2D" w:rsidRDefault="00F90C2D">
            <w:pPr>
              <w:spacing w:before="120" w:after="120" w:line="276" w:lineRule="auto"/>
              <w:rPr>
                <w:lang w:val="vi-VN"/>
              </w:rPr>
            </w:pPr>
            <w:r>
              <w:rPr>
                <w:lang w:val="vi-VN"/>
              </w:rPr>
              <w:t>Viết mới các mục sau</w:t>
            </w:r>
            <w:r w:rsidR="00811BE1" w:rsidRPr="00F90C2D">
              <w:rPr>
                <w:lang w:val="vi-VN"/>
              </w:rPr>
              <w:t>:</w:t>
            </w:r>
          </w:p>
          <w:p w14:paraId="05CA020F" w14:textId="77777777" w:rsidR="00811BE1" w:rsidRDefault="00811BE1" w:rsidP="00911D8A">
            <w:pPr>
              <w:pStyle w:val="ListParagraph"/>
              <w:numPr>
                <w:ilvl w:val="0"/>
                <w:numId w:val="132"/>
              </w:numPr>
              <w:spacing w:before="120" w:after="120" w:line="276" w:lineRule="auto"/>
            </w:pPr>
            <w:r>
              <w:t>Mục A. Giới thiệu</w:t>
            </w:r>
          </w:p>
          <w:p w14:paraId="6FBA2D9D" w14:textId="77777777" w:rsidR="00811BE1" w:rsidRDefault="00811BE1" w:rsidP="00911D8A">
            <w:pPr>
              <w:pStyle w:val="ListParagraph"/>
              <w:numPr>
                <w:ilvl w:val="0"/>
                <w:numId w:val="132"/>
              </w:numPr>
              <w:spacing w:before="120" w:after="120" w:line="276" w:lineRule="auto"/>
            </w:pPr>
            <w:r>
              <w:t>Mục B. Tổng quan hệ thống</w:t>
            </w:r>
          </w:p>
          <w:p w14:paraId="616905E0" w14:textId="77777777" w:rsidR="00811BE1" w:rsidRDefault="00811BE1" w:rsidP="00911D8A">
            <w:pPr>
              <w:pStyle w:val="ListParagraph"/>
              <w:numPr>
                <w:ilvl w:val="0"/>
                <w:numId w:val="132"/>
              </w:numPr>
              <w:spacing w:before="120" w:after="120" w:line="276" w:lineRule="auto"/>
            </w:pPr>
            <w:r>
              <w:t>Mục C. Quy trình nghiệp vụ tin học hóa</w:t>
            </w:r>
          </w:p>
          <w:p w14:paraId="586B84CB" w14:textId="1B35F23A" w:rsidR="00811BE1" w:rsidRDefault="00811BE1" w:rsidP="00911D8A">
            <w:pPr>
              <w:pStyle w:val="ListParagraph"/>
              <w:numPr>
                <w:ilvl w:val="0"/>
                <w:numId w:val="132"/>
              </w:numPr>
              <w:spacing w:before="120" w:after="120" w:line="276" w:lineRule="auto"/>
            </w:pPr>
            <w:r>
              <w:t>Mục D. Yêu cầu chức năng:</w:t>
            </w:r>
          </w:p>
          <w:p w14:paraId="3E5E036A" w14:textId="589D02DB" w:rsidR="00811BE1" w:rsidRDefault="00811BE1" w:rsidP="00911D8A">
            <w:pPr>
              <w:pStyle w:val="ListParagraph"/>
              <w:numPr>
                <w:ilvl w:val="0"/>
                <w:numId w:val="133"/>
              </w:numPr>
              <w:spacing w:before="120" w:after="120" w:line="276" w:lineRule="auto"/>
            </w:pPr>
            <w:r>
              <w:t>Mục 1. Yêu cầu chung</w:t>
            </w:r>
          </w:p>
          <w:p w14:paraId="4B69FD19" w14:textId="3CF5A357" w:rsidR="00811BE1" w:rsidRPr="002F4F88" w:rsidRDefault="00811BE1" w:rsidP="00911D8A">
            <w:pPr>
              <w:pStyle w:val="ListParagraph"/>
              <w:numPr>
                <w:ilvl w:val="0"/>
                <w:numId w:val="133"/>
              </w:numPr>
              <w:spacing w:before="120" w:after="120" w:line="276" w:lineRule="auto"/>
            </w:pPr>
            <w:r>
              <w:t>Mục 2. Quản trị hệ thống</w:t>
            </w:r>
          </w:p>
        </w:tc>
        <w:tc>
          <w:tcPr>
            <w:tcW w:w="607" w:type="pct"/>
            <w:vAlign w:val="center"/>
          </w:tcPr>
          <w:p w14:paraId="3C1F72F0" w14:textId="77777777" w:rsidR="00DC7C8B" w:rsidRPr="002F4F88" w:rsidRDefault="00DC7C8B" w:rsidP="00BA3E45">
            <w:pPr>
              <w:spacing w:before="120" w:after="120" w:line="276" w:lineRule="auto"/>
            </w:pPr>
          </w:p>
        </w:tc>
      </w:tr>
      <w:tr w:rsidR="000F7AE3" w:rsidRPr="000F7AE3" w14:paraId="0A63D985" w14:textId="77777777" w:rsidTr="00F90C2D">
        <w:trPr>
          <w:trHeight w:val="390"/>
        </w:trPr>
        <w:tc>
          <w:tcPr>
            <w:tcW w:w="805" w:type="pct"/>
            <w:vAlign w:val="center"/>
          </w:tcPr>
          <w:p w14:paraId="6712F1BD" w14:textId="4053F3A0" w:rsidR="000F7AE3" w:rsidRDefault="000F7AE3" w:rsidP="00CA1A2C">
            <w:pPr>
              <w:spacing w:before="120" w:after="120" w:line="276" w:lineRule="auto"/>
              <w:rPr>
                <w:lang w:val="vi-VN"/>
              </w:rPr>
            </w:pPr>
            <w:r>
              <w:rPr>
                <w:lang w:val="vi-VN"/>
              </w:rPr>
              <w:t>24/09/2021</w:t>
            </w:r>
          </w:p>
        </w:tc>
        <w:tc>
          <w:tcPr>
            <w:tcW w:w="736" w:type="pct"/>
            <w:vAlign w:val="center"/>
          </w:tcPr>
          <w:p w14:paraId="5CD0C4BD" w14:textId="02C0AB17" w:rsidR="000F7AE3" w:rsidRDefault="000F7AE3" w:rsidP="00BA3E45">
            <w:pPr>
              <w:spacing w:before="120" w:after="120" w:line="276" w:lineRule="auto"/>
              <w:rPr>
                <w:lang w:val="vi-VN"/>
              </w:rPr>
            </w:pPr>
            <w:r>
              <w:rPr>
                <w:lang w:val="vi-VN"/>
              </w:rPr>
              <w:t>1.1</w:t>
            </w:r>
          </w:p>
        </w:tc>
        <w:tc>
          <w:tcPr>
            <w:tcW w:w="2851" w:type="pct"/>
            <w:vAlign w:val="center"/>
          </w:tcPr>
          <w:p w14:paraId="21134062" w14:textId="54BC6E88" w:rsidR="000F7AE3" w:rsidRDefault="000F7AE3">
            <w:pPr>
              <w:spacing w:before="120" w:after="120" w:line="276" w:lineRule="auto"/>
              <w:rPr>
                <w:lang w:val="vi-VN"/>
              </w:rPr>
            </w:pPr>
            <w:r>
              <w:rPr>
                <w:lang w:val="vi-VN"/>
              </w:rPr>
              <w:t>Bổ sung các mục tại phần D yêu cầu chức năng:</w:t>
            </w:r>
          </w:p>
          <w:p w14:paraId="5BE936DD" w14:textId="2C944797" w:rsidR="000F7AE3" w:rsidRDefault="000F7AE3">
            <w:pPr>
              <w:spacing w:before="120" w:after="120" w:line="276" w:lineRule="auto"/>
              <w:rPr>
                <w:lang w:val="vi-VN"/>
              </w:rPr>
            </w:pPr>
            <w:r>
              <w:rPr>
                <w:lang w:val="vi-VN"/>
              </w:rPr>
              <w:t>3.1 Đối tượng có thể được kiểm toán</w:t>
            </w:r>
          </w:p>
          <w:p w14:paraId="00DAFDCF" w14:textId="77777777" w:rsidR="000F7AE3" w:rsidRDefault="000F7AE3">
            <w:pPr>
              <w:spacing w:before="120" w:after="120" w:line="276" w:lineRule="auto"/>
              <w:rPr>
                <w:lang w:val="vi-VN"/>
              </w:rPr>
            </w:pPr>
            <w:r>
              <w:rPr>
                <w:lang w:val="vi-VN"/>
              </w:rPr>
              <w:t>3.1.1 Danh mục đơn vị</w:t>
            </w:r>
          </w:p>
          <w:p w14:paraId="5CB475E7" w14:textId="4F1E6D61" w:rsidR="000F7AE3" w:rsidRDefault="000F7AE3">
            <w:pPr>
              <w:spacing w:before="120" w:after="120" w:line="276" w:lineRule="auto"/>
              <w:rPr>
                <w:lang w:val="vi-VN"/>
              </w:rPr>
            </w:pPr>
            <w:r>
              <w:rPr>
                <w:lang w:val="vi-VN"/>
              </w:rPr>
              <w:t xml:space="preserve">3.1.2 Danh mục hoạt </w:t>
            </w:r>
            <w:r w:rsidR="009A2416">
              <w:rPr>
                <w:lang w:val="vi-VN"/>
              </w:rPr>
              <w:t>động</w:t>
            </w:r>
          </w:p>
          <w:p w14:paraId="7720F861" w14:textId="77777777" w:rsidR="000F7AE3" w:rsidRDefault="000F7AE3">
            <w:pPr>
              <w:spacing w:before="120" w:after="120" w:line="276" w:lineRule="auto"/>
              <w:rPr>
                <w:lang w:val="vi-VN"/>
              </w:rPr>
            </w:pPr>
            <w:r>
              <w:rPr>
                <w:lang w:val="vi-VN"/>
              </w:rPr>
              <w:t>3.1.3 Danh mục quy trình</w:t>
            </w:r>
          </w:p>
          <w:p w14:paraId="35D29C67" w14:textId="77777777" w:rsidR="000F7AE3" w:rsidRDefault="000F7AE3">
            <w:pPr>
              <w:spacing w:before="120" w:after="120" w:line="276" w:lineRule="auto"/>
              <w:rPr>
                <w:lang w:val="vi-VN"/>
              </w:rPr>
            </w:pPr>
            <w:r>
              <w:rPr>
                <w:lang w:val="vi-VN"/>
              </w:rPr>
              <w:t>3.2 Mô hình đánh giá</w:t>
            </w:r>
          </w:p>
          <w:p w14:paraId="501861C6" w14:textId="211C462A" w:rsidR="000F7AE3" w:rsidRDefault="000F7AE3">
            <w:pPr>
              <w:spacing w:before="120" w:after="120" w:line="276" w:lineRule="auto"/>
              <w:rPr>
                <w:lang w:val="vi-VN"/>
              </w:rPr>
            </w:pPr>
            <w:r>
              <w:rPr>
                <w:lang w:val="vi-VN"/>
              </w:rPr>
              <w:t>3.2.1 Yếu tố rủi ro</w:t>
            </w:r>
          </w:p>
        </w:tc>
        <w:tc>
          <w:tcPr>
            <w:tcW w:w="607" w:type="pct"/>
            <w:vAlign w:val="center"/>
          </w:tcPr>
          <w:p w14:paraId="526BBDF9" w14:textId="77777777" w:rsidR="000F7AE3" w:rsidRPr="000F7AE3" w:rsidRDefault="000F7AE3" w:rsidP="00BA3E45">
            <w:pPr>
              <w:spacing w:before="120" w:after="120" w:line="276" w:lineRule="auto"/>
              <w:rPr>
                <w:lang w:val="vi-VN"/>
              </w:rPr>
            </w:pPr>
          </w:p>
        </w:tc>
      </w:tr>
      <w:tr w:rsidR="00C656EF" w:rsidRPr="008605B2" w14:paraId="7F53E3CF" w14:textId="77777777" w:rsidTr="00F90C2D">
        <w:trPr>
          <w:trHeight w:val="390"/>
        </w:trPr>
        <w:tc>
          <w:tcPr>
            <w:tcW w:w="805" w:type="pct"/>
            <w:vAlign w:val="center"/>
          </w:tcPr>
          <w:p w14:paraId="55088581" w14:textId="3340E729" w:rsidR="00C656EF" w:rsidRDefault="00C656EF" w:rsidP="00CA1A2C">
            <w:pPr>
              <w:spacing w:before="120" w:after="120" w:line="276" w:lineRule="auto"/>
              <w:rPr>
                <w:lang w:val="vi-VN"/>
              </w:rPr>
            </w:pPr>
            <w:r>
              <w:rPr>
                <w:lang w:val="vi-VN"/>
              </w:rPr>
              <w:t>30/09/2021</w:t>
            </w:r>
          </w:p>
        </w:tc>
        <w:tc>
          <w:tcPr>
            <w:tcW w:w="736" w:type="pct"/>
            <w:vAlign w:val="center"/>
          </w:tcPr>
          <w:p w14:paraId="42F67776" w14:textId="5062B26F" w:rsidR="00C656EF" w:rsidRDefault="00C656EF" w:rsidP="00BA3E45">
            <w:pPr>
              <w:spacing w:before="120" w:after="120" w:line="276" w:lineRule="auto"/>
              <w:rPr>
                <w:lang w:val="vi-VN"/>
              </w:rPr>
            </w:pPr>
            <w:r>
              <w:rPr>
                <w:lang w:val="vi-VN"/>
              </w:rPr>
              <w:t>1.2</w:t>
            </w:r>
          </w:p>
        </w:tc>
        <w:tc>
          <w:tcPr>
            <w:tcW w:w="2851" w:type="pct"/>
            <w:vAlign w:val="center"/>
          </w:tcPr>
          <w:p w14:paraId="218C6B40" w14:textId="77777777" w:rsidR="00C656EF" w:rsidRDefault="00C656EF">
            <w:pPr>
              <w:spacing w:before="120" w:after="120" w:line="276" w:lineRule="auto"/>
              <w:rPr>
                <w:lang w:val="vi-VN"/>
              </w:rPr>
            </w:pPr>
            <w:r>
              <w:rPr>
                <w:lang w:val="vi-VN"/>
              </w:rPr>
              <w:t>Bổ sung các mục tại phần D yêu cầu chức năng:</w:t>
            </w:r>
          </w:p>
          <w:p w14:paraId="2FFD7598" w14:textId="77777777" w:rsidR="00C656EF" w:rsidRDefault="00C656EF">
            <w:pPr>
              <w:spacing w:before="120" w:after="120" w:line="276" w:lineRule="auto"/>
              <w:rPr>
                <w:lang w:val="vi-VN"/>
              </w:rPr>
            </w:pPr>
            <w:r>
              <w:rPr>
                <w:lang w:val="vi-VN"/>
              </w:rPr>
              <w:t>3.2.2 Thang điểm chấm điểm</w:t>
            </w:r>
          </w:p>
          <w:p w14:paraId="4679FA37" w14:textId="77777777" w:rsidR="00C656EF" w:rsidRDefault="00C656EF">
            <w:pPr>
              <w:spacing w:before="120" w:after="120" w:line="276" w:lineRule="auto"/>
              <w:rPr>
                <w:lang w:val="vi-VN"/>
              </w:rPr>
            </w:pPr>
            <w:r>
              <w:rPr>
                <w:lang w:val="vi-VN"/>
              </w:rPr>
              <w:t>3.2.3 Thang điểm xếp hạng</w:t>
            </w:r>
          </w:p>
          <w:p w14:paraId="365F46FE" w14:textId="77777777" w:rsidR="00C656EF" w:rsidRDefault="00C656EF">
            <w:pPr>
              <w:spacing w:before="120" w:after="120" w:line="276" w:lineRule="auto"/>
              <w:rPr>
                <w:lang w:val="vi-VN"/>
              </w:rPr>
            </w:pPr>
            <w:r>
              <w:rPr>
                <w:lang w:val="vi-VN"/>
              </w:rPr>
              <w:t>3.2.4 Chu kỳ kiểm toán</w:t>
            </w:r>
          </w:p>
          <w:p w14:paraId="3356C85C" w14:textId="77777777" w:rsidR="00C656EF" w:rsidRDefault="00C656EF">
            <w:pPr>
              <w:spacing w:before="120" w:after="120" w:line="276" w:lineRule="auto"/>
              <w:rPr>
                <w:lang w:val="vi-VN"/>
              </w:rPr>
            </w:pPr>
            <w:r>
              <w:rPr>
                <w:lang w:val="vi-VN"/>
              </w:rPr>
              <w:t>3.3.1 Kỳ đánh giá</w:t>
            </w:r>
          </w:p>
          <w:p w14:paraId="47F67650" w14:textId="77777777" w:rsidR="00C656EF" w:rsidRDefault="00C656EF">
            <w:pPr>
              <w:spacing w:before="120" w:after="120" w:line="276" w:lineRule="auto"/>
              <w:rPr>
                <w:lang w:val="vi-VN"/>
              </w:rPr>
            </w:pPr>
            <w:r>
              <w:rPr>
                <w:lang w:val="vi-VN"/>
              </w:rPr>
              <w:t>3.3.2 Bảng chấm điểm</w:t>
            </w:r>
          </w:p>
          <w:p w14:paraId="5661D71C" w14:textId="77777777" w:rsidR="00C656EF" w:rsidRDefault="00C656EF">
            <w:pPr>
              <w:spacing w:before="120" w:after="120" w:line="276" w:lineRule="auto"/>
              <w:rPr>
                <w:lang w:val="vi-VN"/>
              </w:rPr>
            </w:pPr>
            <w:r>
              <w:rPr>
                <w:lang w:val="vi-VN"/>
              </w:rPr>
              <w:t>3.3.3 Kết quả đánh giá</w:t>
            </w:r>
          </w:p>
          <w:p w14:paraId="5EE8D444" w14:textId="77777777" w:rsidR="00C656EF" w:rsidRDefault="00C656EF">
            <w:pPr>
              <w:spacing w:before="120" w:after="120" w:line="276" w:lineRule="auto"/>
              <w:rPr>
                <w:lang w:val="vi-VN"/>
              </w:rPr>
            </w:pPr>
            <w:r>
              <w:rPr>
                <w:lang w:val="vi-VN"/>
              </w:rPr>
              <w:t xml:space="preserve">4. Lập kế hoạch kiểm toán </w:t>
            </w:r>
            <w:r w:rsidR="005C1AC9">
              <w:rPr>
                <w:lang w:val="vi-VN"/>
              </w:rPr>
              <w:t>năm</w:t>
            </w:r>
          </w:p>
          <w:p w14:paraId="0A2CA09D" w14:textId="77777777" w:rsidR="005C1AC9" w:rsidRDefault="005C1AC9">
            <w:pPr>
              <w:spacing w:before="120" w:after="120" w:line="276" w:lineRule="auto"/>
              <w:rPr>
                <w:lang w:val="vi-VN"/>
              </w:rPr>
            </w:pPr>
            <w:r>
              <w:rPr>
                <w:lang w:val="vi-VN"/>
              </w:rPr>
              <w:t>4.2 Lập kế hoạch kiểm toán năm</w:t>
            </w:r>
          </w:p>
          <w:p w14:paraId="0451BC4B" w14:textId="52F672BE" w:rsidR="005C1AC9" w:rsidRDefault="005C1AC9">
            <w:pPr>
              <w:spacing w:before="120" w:after="120" w:line="276" w:lineRule="auto"/>
              <w:rPr>
                <w:lang w:val="vi-VN"/>
              </w:rPr>
            </w:pPr>
            <w:r>
              <w:rPr>
                <w:lang w:val="vi-VN"/>
              </w:rPr>
              <w:t>4.1 Thiết lập cuộc kiểm toán trong kế hoạch năm</w:t>
            </w:r>
          </w:p>
        </w:tc>
        <w:tc>
          <w:tcPr>
            <w:tcW w:w="607" w:type="pct"/>
            <w:vAlign w:val="center"/>
          </w:tcPr>
          <w:p w14:paraId="4EB1353A" w14:textId="77777777" w:rsidR="00C656EF" w:rsidRPr="000F7AE3" w:rsidRDefault="00C656EF" w:rsidP="00BA3E45">
            <w:pPr>
              <w:spacing w:before="120" w:after="120" w:line="276" w:lineRule="auto"/>
              <w:rPr>
                <w:lang w:val="vi-VN"/>
              </w:rPr>
            </w:pPr>
          </w:p>
        </w:tc>
      </w:tr>
      <w:tr w:rsidR="00B01069" w:rsidRPr="008605B2" w14:paraId="7EA81F87" w14:textId="77777777" w:rsidTr="00F90C2D">
        <w:trPr>
          <w:trHeight w:val="390"/>
        </w:trPr>
        <w:tc>
          <w:tcPr>
            <w:tcW w:w="805" w:type="pct"/>
            <w:vAlign w:val="center"/>
          </w:tcPr>
          <w:p w14:paraId="0C9F6468" w14:textId="2C45E63A" w:rsidR="00B01069" w:rsidRDefault="00B01069" w:rsidP="00CA1A2C">
            <w:pPr>
              <w:spacing w:before="120" w:after="120" w:line="276" w:lineRule="auto"/>
              <w:rPr>
                <w:lang w:val="vi-VN"/>
              </w:rPr>
            </w:pPr>
            <w:r>
              <w:rPr>
                <w:lang w:val="vi-VN"/>
              </w:rPr>
              <w:t>29/10/2021</w:t>
            </w:r>
          </w:p>
        </w:tc>
        <w:tc>
          <w:tcPr>
            <w:tcW w:w="736" w:type="pct"/>
            <w:vAlign w:val="center"/>
          </w:tcPr>
          <w:p w14:paraId="59DBA3C6" w14:textId="7669E57B" w:rsidR="00B01069" w:rsidRDefault="00B01069" w:rsidP="00BA3E45">
            <w:pPr>
              <w:spacing w:before="120" w:after="120" w:line="276" w:lineRule="auto"/>
              <w:rPr>
                <w:lang w:val="vi-VN"/>
              </w:rPr>
            </w:pPr>
            <w:r>
              <w:rPr>
                <w:lang w:val="vi-VN"/>
              </w:rPr>
              <w:t>1.3</w:t>
            </w:r>
          </w:p>
        </w:tc>
        <w:tc>
          <w:tcPr>
            <w:tcW w:w="2851" w:type="pct"/>
            <w:vAlign w:val="center"/>
          </w:tcPr>
          <w:p w14:paraId="3849B432" w14:textId="77777777" w:rsidR="00B01069" w:rsidRDefault="00B01069">
            <w:pPr>
              <w:spacing w:before="120" w:after="120" w:line="276" w:lineRule="auto"/>
              <w:rPr>
                <w:lang w:val="vi-VN"/>
              </w:rPr>
            </w:pPr>
            <w:r>
              <w:rPr>
                <w:lang w:val="vi-VN"/>
              </w:rPr>
              <w:t>Bổ sung các mục:</w:t>
            </w:r>
          </w:p>
          <w:p w14:paraId="6691A200" w14:textId="77777777" w:rsidR="00B01069" w:rsidRDefault="00B01069">
            <w:pPr>
              <w:spacing w:before="120" w:after="120" w:line="276" w:lineRule="auto"/>
              <w:rPr>
                <w:lang w:val="vi-VN"/>
              </w:rPr>
            </w:pPr>
            <w:r>
              <w:rPr>
                <w:lang w:val="vi-VN"/>
              </w:rPr>
              <w:t>5.3 Thư viện rủi ro, kiểm soát, thủ tục</w:t>
            </w:r>
          </w:p>
          <w:p w14:paraId="53061462" w14:textId="77777777" w:rsidR="00B01069" w:rsidRDefault="00B01069">
            <w:pPr>
              <w:spacing w:before="120" w:after="120" w:line="276" w:lineRule="auto"/>
              <w:rPr>
                <w:lang w:val="vi-VN"/>
              </w:rPr>
            </w:pPr>
            <w:r>
              <w:rPr>
                <w:lang w:val="vi-VN"/>
              </w:rPr>
              <w:t>5.3.1 Danh mục rủi ro</w:t>
            </w:r>
          </w:p>
          <w:p w14:paraId="52BDB824" w14:textId="77777777" w:rsidR="00B01069" w:rsidRDefault="00B01069">
            <w:pPr>
              <w:spacing w:before="120" w:after="120" w:line="276" w:lineRule="auto"/>
              <w:rPr>
                <w:lang w:val="vi-VN"/>
              </w:rPr>
            </w:pPr>
            <w:r>
              <w:rPr>
                <w:lang w:val="vi-VN"/>
              </w:rPr>
              <w:t>5.3.2 Danh mục kiểm soát</w:t>
            </w:r>
          </w:p>
          <w:p w14:paraId="5A26D365" w14:textId="2806FF93" w:rsidR="00B01069" w:rsidRDefault="00B01069">
            <w:pPr>
              <w:spacing w:before="120" w:after="120" w:line="276" w:lineRule="auto"/>
              <w:rPr>
                <w:lang w:val="vi-VN"/>
              </w:rPr>
            </w:pPr>
            <w:r>
              <w:rPr>
                <w:lang w:val="vi-VN"/>
              </w:rPr>
              <w:lastRenderedPageBreak/>
              <w:t>5.3.3 Danh mục thủ tục kiểm toán</w:t>
            </w:r>
          </w:p>
        </w:tc>
        <w:tc>
          <w:tcPr>
            <w:tcW w:w="607" w:type="pct"/>
            <w:vAlign w:val="center"/>
          </w:tcPr>
          <w:p w14:paraId="1E88BC2F" w14:textId="77777777" w:rsidR="00B01069" w:rsidRPr="000F7AE3" w:rsidRDefault="00B01069" w:rsidP="00BA3E45">
            <w:pPr>
              <w:spacing w:before="120" w:after="120" w:line="276" w:lineRule="auto"/>
              <w:rPr>
                <w:lang w:val="vi-VN"/>
              </w:rPr>
            </w:pPr>
          </w:p>
        </w:tc>
      </w:tr>
      <w:tr w:rsidR="00AE0711" w:rsidRPr="008605B2" w14:paraId="37D16358" w14:textId="77777777" w:rsidTr="00F90C2D">
        <w:trPr>
          <w:trHeight w:val="390"/>
        </w:trPr>
        <w:tc>
          <w:tcPr>
            <w:tcW w:w="805" w:type="pct"/>
            <w:vAlign w:val="center"/>
          </w:tcPr>
          <w:p w14:paraId="149FDF07" w14:textId="75526704" w:rsidR="00AE0711" w:rsidRDefault="00AE0711" w:rsidP="00CA1A2C">
            <w:pPr>
              <w:spacing w:before="120" w:after="120" w:line="276" w:lineRule="auto"/>
              <w:rPr>
                <w:lang w:val="vi-VN"/>
              </w:rPr>
            </w:pPr>
            <w:r>
              <w:rPr>
                <w:lang w:val="vi-VN"/>
              </w:rPr>
              <w:t>05/11/2021</w:t>
            </w:r>
          </w:p>
        </w:tc>
        <w:tc>
          <w:tcPr>
            <w:tcW w:w="736" w:type="pct"/>
            <w:vAlign w:val="center"/>
          </w:tcPr>
          <w:p w14:paraId="543BCF15" w14:textId="0B2AFC38" w:rsidR="00AE0711" w:rsidRDefault="00AE0711" w:rsidP="00BA3E45">
            <w:pPr>
              <w:spacing w:before="120" w:after="120" w:line="276" w:lineRule="auto"/>
              <w:rPr>
                <w:lang w:val="vi-VN"/>
              </w:rPr>
            </w:pPr>
            <w:r>
              <w:rPr>
                <w:lang w:val="vi-VN"/>
              </w:rPr>
              <w:t>2.0</w:t>
            </w:r>
          </w:p>
        </w:tc>
        <w:tc>
          <w:tcPr>
            <w:tcW w:w="2851" w:type="pct"/>
            <w:vAlign w:val="center"/>
          </w:tcPr>
          <w:p w14:paraId="4B44CE92" w14:textId="77777777" w:rsidR="00AE0711" w:rsidRPr="00AE0711" w:rsidRDefault="00AE0711">
            <w:pPr>
              <w:spacing w:before="120" w:after="120" w:line="276" w:lineRule="auto"/>
              <w:rPr>
                <w:b/>
                <w:bCs/>
                <w:lang w:val="vi-VN"/>
              </w:rPr>
            </w:pPr>
            <w:r w:rsidRPr="00AE0711">
              <w:rPr>
                <w:b/>
                <w:bCs/>
                <w:lang w:val="vi-VN"/>
              </w:rPr>
              <w:t>Bổ sung các mục:</w:t>
            </w:r>
          </w:p>
          <w:p w14:paraId="35F2E5EC" w14:textId="568A5035" w:rsidR="00AE0711" w:rsidRPr="00AE0711" w:rsidRDefault="000B3A27" w:rsidP="00AE0711">
            <w:pPr>
              <w:spacing w:before="120" w:after="120" w:line="276" w:lineRule="auto"/>
              <w:rPr>
                <w:lang w:val="vi-VN"/>
              </w:rPr>
            </w:pPr>
            <w:r>
              <w:rPr>
                <w:lang w:val="vi-VN"/>
              </w:rPr>
              <w:t xml:space="preserve">5.1 </w:t>
            </w:r>
            <w:r w:rsidR="00AE0711" w:rsidRPr="003F244F">
              <w:rPr>
                <w:lang w:val="vi-VN"/>
              </w:rPr>
              <w:t>Quản lý cuộc kiểm toán</w:t>
            </w:r>
            <w:r w:rsidR="00AE0711" w:rsidRPr="00AE0711">
              <w:rPr>
                <w:lang w:val="vi-VN"/>
              </w:rPr>
              <w:tab/>
            </w:r>
          </w:p>
          <w:p w14:paraId="426B632E" w14:textId="60EF9F44" w:rsidR="00AE0711" w:rsidRPr="00AE0711" w:rsidRDefault="00AE0711" w:rsidP="00AE0711">
            <w:pPr>
              <w:spacing w:before="120" w:after="120" w:line="276" w:lineRule="auto"/>
              <w:rPr>
                <w:lang w:val="vi-VN"/>
              </w:rPr>
            </w:pPr>
            <w:r w:rsidRPr="00AE0711">
              <w:rPr>
                <w:lang w:val="vi-VN"/>
              </w:rPr>
              <w:t>5.1.1.</w:t>
            </w:r>
            <w:r w:rsidRPr="00AE0711">
              <w:rPr>
                <w:lang w:val="vi-VN"/>
              </w:rPr>
              <w:tab/>
              <w:t>Thông tin chung</w:t>
            </w:r>
            <w:r w:rsidRPr="00AE0711">
              <w:rPr>
                <w:lang w:val="vi-VN"/>
              </w:rPr>
              <w:tab/>
            </w:r>
          </w:p>
          <w:p w14:paraId="2CC8AA63" w14:textId="63BDEE36" w:rsidR="00AE0711" w:rsidRPr="00AE0711" w:rsidRDefault="00AE0711" w:rsidP="00AE0711">
            <w:pPr>
              <w:spacing w:before="120" w:after="120" w:line="276" w:lineRule="auto"/>
              <w:rPr>
                <w:lang w:val="vi-VN"/>
              </w:rPr>
            </w:pPr>
            <w:r w:rsidRPr="00AE0711">
              <w:rPr>
                <w:lang w:val="vi-VN"/>
              </w:rPr>
              <w:t>5.1.2.</w:t>
            </w:r>
            <w:r w:rsidRPr="00AE0711">
              <w:rPr>
                <w:lang w:val="vi-VN"/>
              </w:rPr>
              <w:tab/>
              <w:t>Nhân sự KT</w:t>
            </w:r>
            <w:r w:rsidRPr="00AE0711">
              <w:rPr>
                <w:lang w:val="vi-VN"/>
              </w:rPr>
              <w:tab/>
            </w:r>
          </w:p>
          <w:p w14:paraId="293D672A" w14:textId="086866C9" w:rsidR="00AE0711" w:rsidRPr="00AE0711" w:rsidRDefault="00AE0711" w:rsidP="00AE0711">
            <w:pPr>
              <w:spacing w:before="120" w:after="120" w:line="276" w:lineRule="auto"/>
              <w:rPr>
                <w:lang w:val="vi-VN"/>
              </w:rPr>
            </w:pPr>
            <w:r w:rsidRPr="00AE0711">
              <w:rPr>
                <w:lang w:val="vi-VN"/>
              </w:rPr>
              <w:t>5.1.3.</w:t>
            </w:r>
            <w:r w:rsidRPr="00AE0711">
              <w:rPr>
                <w:lang w:val="vi-VN"/>
              </w:rPr>
              <w:tab/>
            </w:r>
            <w:r w:rsidRPr="003F244F">
              <w:rPr>
                <w:lang w:val="vi-VN"/>
              </w:rPr>
              <w:t>Phạm vi và phân công KT</w:t>
            </w:r>
            <w:r w:rsidRPr="00AE0711">
              <w:rPr>
                <w:lang w:val="vi-VN"/>
              </w:rPr>
              <w:tab/>
            </w:r>
          </w:p>
          <w:p w14:paraId="33AB8FE0" w14:textId="283BE657" w:rsidR="00AE0711" w:rsidRPr="00AE0711" w:rsidRDefault="00AE0711" w:rsidP="00AE0711">
            <w:pPr>
              <w:spacing w:before="120" w:after="120" w:line="276" w:lineRule="auto"/>
              <w:rPr>
                <w:lang w:val="vi-VN"/>
              </w:rPr>
            </w:pPr>
            <w:r w:rsidRPr="00AE0711">
              <w:rPr>
                <w:lang w:val="vi-VN"/>
              </w:rPr>
              <w:t>5.1.4.</w:t>
            </w:r>
            <w:r w:rsidRPr="00AE0711">
              <w:rPr>
                <w:lang w:val="vi-VN"/>
              </w:rPr>
              <w:tab/>
              <w:t>Lịch trình</w:t>
            </w:r>
            <w:r w:rsidRPr="00AE0711">
              <w:rPr>
                <w:lang w:val="vi-VN"/>
              </w:rPr>
              <w:tab/>
            </w:r>
          </w:p>
          <w:p w14:paraId="74672A39" w14:textId="77B1A1B3" w:rsidR="00AE0711" w:rsidRPr="00AE0711" w:rsidRDefault="00AE0711" w:rsidP="00AE0711">
            <w:pPr>
              <w:spacing w:before="120" w:after="120" w:line="276" w:lineRule="auto"/>
              <w:rPr>
                <w:lang w:val="vi-VN"/>
              </w:rPr>
            </w:pPr>
            <w:r w:rsidRPr="00AE0711">
              <w:rPr>
                <w:lang w:val="vi-VN"/>
              </w:rPr>
              <w:t>5.1.5.</w:t>
            </w:r>
            <w:r w:rsidRPr="00AE0711">
              <w:rPr>
                <w:lang w:val="vi-VN"/>
              </w:rPr>
              <w:tab/>
            </w:r>
            <w:r w:rsidRPr="003F244F">
              <w:rPr>
                <w:lang w:val="vi-VN"/>
              </w:rPr>
              <w:t>Thông tin đơn vị được KT</w:t>
            </w:r>
            <w:r w:rsidRPr="00AE0711">
              <w:rPr>
                <w:lang w:val="vi-VN"/>
              </w:rPr>
              <w:tab/>
            </w:r>
            <w:r w:rsidRPr="00AE0711">
              <w:rPr>
                <w:lang w:val="vi-VN"/>
              </w:rPr>
              <w:tab/>
            </w:r>
            <w:r w:rsidRPr="00AE0711">
              <w:rPr>
                <w:lang w:val="vi-VN"/>
              </w:rPr>
              <w:tab/>
            </w:r>
          </w:p>
          <w:p w14:paraId="34CBAFB0" w14:textId="166778E7" w:rsidR="00AE0711" w:rsidRPr="00AE0711" w:rsidRDefault="00AE0711" w:rsidP="00AE0711">
            <w:pPr>
              <w:spacing w:before="120" w:after="120" w:line="276" w:lineRule="auto"/>
              <w:rPr>
                <w:lang w:val="vi-VN"/>
              </w:rPr>
            </w:pPr>
            <w:r w:rsidRPr="00AE0711">
              <w:rPr>
                <w:lang w:val="vi-VN"/>
              </w:rPr>
              <w:t>5.4.</w:t>
            </w:r>
            <w:r w:rsidRPr="00AE0711">
              <w:rPr>
                <w:lang w:val="vi-VN"/>
              </w:rPr>
              <w:tab/>
            </w:r>
            <w:r w:rsidRPr="003F244F">
              <w:rPr>
                <w:lang w:val="vi-VN"/>
              </w:rPr>
              <w:t>Chương trình kiểm toán</w:t>
            </w:r>
            <w:r w:rsidRPr="00AE0711">
              <w:rPr>
                <w:lang w:val="vi-VN"/>
              </w:rPr>
              <w:tab/>
            </w:r>
          </w:p>
          <w:p w14:paraId="051FCAD5" w14:textId="74953A59" w:rsidR="00AE0711" w:rsidRPr="00AE0711" w:rsidRDefault="00AE0711" w:rsidP="00AE0711">
            <w:pPr>
              <w:spacing w:before="120" w:after="120" w:line="276" w:lineRule="auto"/>
              <w:rPr>
                <w:lang w:val="vi-VN"/>
              </w:rPr>
            </w:pPr>
            <w:r w:rsidRPr="00AE0711">
              <w:rPr>
                <w:lang w:val="vi-VN"/>
              </w:rPr>
              <w:t>6.</w:t>
            </w:r>
            <w:r w:rsidRPr="00AE0711">
              <w:rPr>
                <w:lang w:val="vi-VN"/>
              </w:rPr>
              <w:tab/>
              <w:t>Thực hiện cuộc kiểm toán</w:t>
            </w:r>
            <w:r w:rsidRPr="00AE0711">
              <w:rPr>
                <w:lang w:val="vi-VN"/>
              </w:rPr>
              <w:tab/>
            </w:r>
          </w:p>
          <w:p w14:paraId="2FB50354" w14:textId="1BEC5EF2" w:rsidR="00AE0711" w:rsidRPr="00AE0711" w:rsidRDefault="00AE0711" w:rsidP="00AE0711">
            <w:pPr>
              <w:spacing w:before="120" w:after="120" w:line="276" w:lineRule="auto"/>
              <w:rPr>
                <w:lang w:val="vi-VN"/>
              </w:rPr>
            </w:pPr>
            <w:r w:rsidRPr="00AE0711">
              <w:rPr>
                <w:lang w:val="vi-VN"/>
              </w:rPr>
              <w:t>6.1.</w:t>
            </w:r>
            <w:r w:rsidRPr="00AE0711">
              <w:rPr>
                <w:lang w:val="vi-VN"/>
              </w:rPr>
              <w:tab/>
            </w:r>
            <w:r w:rsidRPr="003F244F">
              <w:rPr>
                <w:lang w:val="vi-VN"/>
              </w:rPr>
              <w:t>G</w:t>
            </w:r>
            <w:r w:rsidRPr="00AE0711">
              <w:rPr>
                <w:lang w:val="vi-VN"/>
              </w:rPr>
              <w:t>iấy tờ làm việc</w:t>
            </w:r>
            <w:r w:rsidRPr="00AE0711">
              <w:rPr>
                <w:lang w:val="vi-VN"/>
              </w:rPr>
              <w:tab/>
            </w:r>
          </w:p>
          <w:p w14:paraId="158433AB" w14:textId="4E4D7EF6" w:rsidR="00AE0711" w:rsidRDefault="00AE0711" w:rsidP="00AE0711">
            <w:pPr>
              <w:spacing w:before="120" w:after="120" w:line="276" w:lineRule="auto"/>
              <w:rPr>
                <w:lang w:val="vi-VN"/>
              </w:rPr>
            </w:pPr>
            <w:r w:rsidRPr="00AE0711">
              <w:rPr>
                <w:lang w:val="vi-VN"/>
              </w:rPr>
              <w:t>6.1.1.</w:t>
            </w:r>
            <w:r w:rsidRPr="00AE0711">
              <w:rPr>
                <w:lang w:val="vi-VN"/>
              </w:rPr>
              <w:tab/>
            </w:r>
            <w:r w:rsidRPr="003F244F">
              <w:rPr>
                <w:lang w:val="vi-VN"/>
              </w:rPr>
              <w:t>Đánh giá kiểm soát</w:t>
            </w:r>
          </w:p>
        </w:tc>
        <w:tc>
          <w:tcPr>
            <w:tcW w:w="607" w:type="pct"/>
            <w:vAlign w:val="center"/>
          </w:tcPr>
          <w:p w14:paraId="0BBEF533" w14:textId="77777777" w:rsidR="00AE0711" w:rsidRPr="000F7AE3" w:rsidRDefault="00AE0711" w:rsidP="00BA3E45">
            <w:pPr>
              <w:spacing w:before="120" w:after="120" w:line="276" w:lineRule="auto"/>
              <w:rPr>
                <w:lang w:val="vi-VN"/>
              </w:rPr>
            </w:pPr>
          </w:p>
        </w:tc>
      </w:tr>
    </w:tbl>
    <w:p w14:paraId="65A4EE3F" w14:textId="77777777" w:rsidR="00AE0711" w:rsidRDefault="00DC7C8B" w:rsidP="00AE0711">
      <w:pPr>
        <w:pStyle w:val="tvHeading"/>
        <w:spacing w:before="120" w:after="120" w:line="276" w:lineRule="auto"/>
        <w:rPr>
          <w:noProof/>
        </w:rPr>
      </w:pPr>
      <w:r w:rsidRPr="002F4F88">
        <w:lastRenderedPageBreak/>
        <w:t>MỤC LỤC</w:t>
      </w:r>
      <w:bookmarkStart w:id="2" w:name="_Toc139163901"/>
      <w:bookmarkStart w:id="3" w:name="_Toc261854093"/>
      <w:bookmarkStart w:id="4" w:name="_Toc3895091"/>
      <w:r w:rsidR="00AE0711">
        <w:rPr>
          <w:b w:val="0"/>
        </w:rPr>
        <w:fldChar w:fldCharType="begin"/>
      </w:r>
      <w:r w:rsidR="00AE0711">
        <w:rPr>
          <w:b w:val="0"/>
        </w:rPr>
        <w:instrText xml:space="preserve"> TOC \o "1-4" </w:instrText>
      </w:r>
      <w:r w:rsidR="00AE0711">
        <w:rPr>
          <w:b w:val="0"/>
        </w:rPr>
        <w:fldChar w:fldCharType="separate"/>
      </w:r>
    </w:p>
    <w:p w14:paraId="0354C706" w14:textId="591A4217" w:rsidR="00AE0711" w:rsidRDefault="00AE0711">
      <w:pPr>
        <w:pStyle w:val="TOC1"/>
        <w:rPr>
          <w:rFonts w:asciiTheme="minorHAnsi" w:eastAsiaTheme="minorEastAsia" w:hAnsiTheme="minorHAnsi" w:cstheme="minorBidi"/>
          <w:b w:val="0"/>
          <w:noProof/>
          <w:color w:val="auto"/>
          <w:kern w:val="0"/>
          <w:position w:val="0"/>
          <w:sz w:val="24"/>
          <w:lang w:eastAsia="zh-TW"/>
        </w:rPr>
      </w:pPr>
      <w:r>
        <w:rPr>
          <w:noProof/>
        </w:rPr>
        <w:t>A.</w:t>
      </w:r>
      <w:r>
        <w:rPr>
          <w:rFonts w:asciiTheme="minorHAnsi" w:eastAsiaTheme="minorEastAsia" w:hAnsiTheme="minorHAnsi" w:cstheme="minorBidi"/>
          <w:b w:val="0"/>
          <w:noProof/>
          <w:color w:val="auto"/>
          <w:kern w:val="0"/>
          <w:position w:val="0"/>
          <w:sz w:val="24"/>
          <w:lang w:eastAsia="zh-TW"/>
        </w:rPr>
        <w:tab/>
      </w:r>
      <w:r>
        <w:rPr>
          <w:noProof/>
        </w:rPr>
        <w:t>GIỚI THIỆU</w:t>
      </w:r>
      <w:r>
        <w:rPr>
          <w:noProof/>
        </w:rPr>
        <w:tab/>
      </w:r>
      <w:r>
        <w:rPr>
          <w:noProof/>
        </w:rPr>
        <w:fldChar w:fldCharType="begin"/>
      </w:r>
      <w:r>
        <w:rPr>
          <w:noProof/>
        </w:rPr>
        <w:instrText xml:space="preserve"> PAGEREF _Toc87047263 \h </w:instrText>
      </w:r>
      <w:r>
        <w:rPr>
          <w:noProof/>
        </w:rPr>
      </w:r>
      <w:r>
        <w:rPr>
          <w:noProof/>
        </w:rPr>
        <w:fldChar w:fldCharType="separate"/>
      </w:r>
      <w:r>
        <w:rPr>
          <w:noProof/>
        </w:rPr>
        <w:t>7</w:t>
      </w:r>
      <w:r>
        <w:rPr>
          <w:noProof/>
        </w:rPr>
        <w:fldChar w:fldCharType="end"/>
      </w:r>
    </w:p>
    <w:p w14:paraId="6663E660" w14:textId="29417B9A"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Mục đích tài liệu</w:t>
      </w:r>
      <w:r>
        <w:rPr>
          <w:noProof/>
        </w:rPr>
        <w:tab/>
      </w:r>
      <w:r>
        <w:rPr>
          <w:noProof/>
        </w:rPr>
        <w:fldChar w:fldCharType="begin"/>
      </w:r>
      <w:r>
        <w:rPr>
          <w:noProof/>
        </w:rPr>
        <w:instrText xml:space="preserve"> PAGEREF _Toc87047264 \h </w:instrText>
      </w:r>
      <w:r>
        <w:rPr>
          <w:noProof/>
        </w:rPr>
      </w:r>
      <w:r>
        <w:rPr>
          <w:noProof/>
        </w:rPr>
        <w:fldChar w:fldCharType="separate"/>
      </w:r>
      <w:r>
        <w:rPr>
          <w:noProof/>
        </w:rPr>
        <w:t>7</w:t>
      </w:r>
      <w:r>
        <w:rPr>
          <w:noProof/>
        </w:rPr>
        <w:fldChar w:fldCharType="end"/>
      </w:r>
    </w:p>
    <w:p w14:paraId="2189EFBC" w14:textId="128427AF"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Phạm vi áp dụng</w:t>
      </w:r>
      <w:r>
        <w:rPr>
          <w:noProof/>
        </w:rPr>
        <w:tab/>
      </w:r>
      <w:r>
        <w:rPr>
          <w:noProof/>
        </w:rPr>
        <w:fldChar w:fldCharType="begin"/>
      </w:r>
      <w:r>
        <w:rPr>
          <w:noProof/>
        </w:rPr>
        <w:instrText xml:space="preserve"> PAGEREF _Toc87047265 \h </w:instrText>
      </w:r>
      <w:r>
        <w:rPr>
          <w:noProof/>
        </w:rPr>
      </w:r>
      <w:r>
        <w:rPr>
          <w:noProof/>
        </w:rPr>
        <w:fldChar w:fldCharType="separate"/>
      </w:r>
      <w:r>
        <w:rPr>
          <w:noProof/>
        </w:rPr>
        <w:t>7</w:t>
      </w:r>
      <w:r>
        <w:rPr>
          <w:noProof/>
        </w:rPr>
        <w:fldChar w:fldCharType="end"/>
      </w:r>
    </w:p>
    <w:p w14:paraId="43BEB745" w14:textId="43EECF1D"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Tài liệu liên quan</w:t>
      </w:r>
      <w:r>
        <w:rPr>
          <w:noProof/>
        </w:rPr>
        <w:tab/>
      </w:r>
      <w:r>
        <w:rPr>
          <w:noProof/>
        </w:rPr>
        <w:fldChar w:fldCharType="begin"/>
      </w:r>
      <w:r>
        <w:rPr>
          <w:noProof/>
        </w:rPr>
        <w:instrText xml:space="preserve"> PAGEREF _Toc87047266 \h </w:instrText>
      </w:r>
      <w:r>
        <w:rPr>
          <w:noProof/>
        </w:rPr>
      </w:r>
      <w:r>
        <w:rPr>
          <w:noProof/>
        </w:rPr>
        <w:fldChar w:fldCharType="separate"/>
      </w:r>
      <w:r>
        <w:rPr>
          <w:noProof/>
        </w:rPr>
        <w:t>7</w:t>
      </w:r>
      <w:r>
        <w:rPr>
          <w:noProof/>
        </w:rPr>
        <w:fldChar w:fldCharType="end"/>
      </w:r>
    </w:p>
    <w:p w14:paraId="06899FD9" w14:textId="75D3E4AE"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Thuật ngữ và các từ viết tắt</w:t>
      </w:r>
      <w:r>
        <w:rPr>
          <w:noProof/>
        </w:rPr>
        <w:tab/>
      </w:r>
      <w:r>
        <w:rPr>
          <w:noProof/>
        </w:rPr>
        <w:fldChar w:fldCharType="begin"/>
      </w:r>
      <w:r>
        <w:rPr>
          <w:noProof/>
        </w:rPr>
        <w:instrText xml:space="preserve"> PAGEREF _Toc87047267 \h </w:instrText>
      </w:r>
      <w:r>
        <w:rPr>
          <w:noProof/>
        </w:rPr>
      </w:r>
      <w:r>
        <w:rPr>
          <w:noProof/>
        </w:rPr>
        <w:fldChar w:fldCharType="separate"/>
      </w:r>
      <w:r>
        <w:rPr>
          <w:noProof/>
        </w:rPr>
        <w:t>8</w:t>
      </w:r>
      <w:r>
        <w:rPr>
          <w:noProof/>
        </w:rPr>
        <w:fldChar w:fldCharType="end"/>
      </w:r>
    </w:p>
    <w:p w14:paraId="68C5E9C6" w14:textId="24DE893E" w:rsidR="00AE0711" w:rsidRDefault="00AE0711">
      <w:pPr>
        <w:pStyle w:val="TOC1"/>
        <w:rPr>
          <w:rFonts w:asciiTheme="minorHAnsi" w:eastAsiaTheme="minorEastAsia" w:hAnsiTheme="minorHAnsi" w:cstheme="minorBidi"/>
          <w:b w:val="0"/>
          <w:noProof/>
          <w:color w:val="auto"/>
          <w:kern w:val="0"/>
          <w:position w:val="0"/>
          <w:sz w:val="24"/>
          <w:lang w:eastAsia="zh-TW"/>
        </w:rPr>
      </w:pPr>
      <w:r>
        <w:rPr>
          <w:noProof/>
        </w:rPr>
        <w:t>B.</w:t>
      </w:r>
      <w:r>
        <w:rPr>
          <w:rFonts w:asciiTheme="minorHAnsi" w:eastAsiaTheme="minorEastAsia" w:hAnsiTheme="minorHAnsi" w:cstheme="minorBidi"/>
          <w:b w:val="0"/>
          <w:noProof/>
          <w:color w:val="auto"/>
          <w:kern w:val="0"/>
          <w:position w:val="0"/>
          <w:sz w:val="24"/>
          <w:lang w:eastAsia="zh-TW"/>
        </w:rPr>
        <w:tab/>
      </w:r>
      <w:r>
        <w:rPr>
          <w:noProof/>
        </w:rPr>
        <w:t>TỔNG QUAN HỆ THỐNG</w:t>
      </w:r>
      <w:r>
        <w:rPr>
          <w:noProof/>
        </w:rPr>
        <w:tab/>
      </w:r>
      <w:r>
        <w:rPr>
          <w:noProof/>
        </w:rPr>
        <w:fldChar w:fldCharType="begin"/>
      </w:r>
      <w:r>
        <w:rPr>
          <w:noProof/>
        </w:rPr>
        <w:instrText xml:space="preserve"> PAGEREF _Toc87047268 \h </w:instrText>
      </w:r>
      <w:r>
        <w:rPr>
          <w:noProof/>
        </w:rPr>
      </w:r>
      <w:r>
        <w:rPr>
          <w:noProof/>
        </w:rPr>
        <w:fldChar w:fldCharType="separate"/>
      </w:r>
      <w:r>
        <w:rPr>
          <w:noProof/>
        </w:rPr>
        <w:t>14</w:t>
      </w:r>
      <w:r>
        <w:rPr>
          <w:noProof/>
        </w:rPr>
        <w:fldChar w:fldCharType="end"/>
      </w:r>
    </w:p>
    <w:p w14:paraId="0BA635A3" w14:textId="3C927B8C"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Phát biểu bài toán</w:t>
      </w:r>
      <w:r>
        <w:rPr>
          <w:noProof/>
        </w:rPr>
        <w:tab/>
      </w:r>
      <w:r>
        <w:rPr>
          <w:noProof/>
        </w:rPr>
        <w:fldChar w:fldCharType="begin"/>
      </w:r>
      <w:r>
        <w:rPr>
          <w:noProof/>
        </w:rPr>
        <w:instrText xml:space="preserve"> PAGEREF _Toc87047269 \h </w:instrText>
      </w:r>
      <w:r>
        <w:rPr>
          <w:noProof/>
        </w:rPr>
      </w:r>
      <w:r>
        <w:rPr>
          <w:noProof/>
        </w:rPr>
        <w:fldChar w:fldCharType="separate"/>
      </w:r>
      <w:r>
        <w:rPr>
          <w:noProof/>
        </w:rPr>
        <w:t>14</w:t>
      </w:r>
      <w:r>
        <w:rPr>
          <w:noProof/>
        </w:rPr>
        <w:fldChar w:fldCharType="end"/>
      </w:r>
    </w:p>
    <w:p w14:paraId="0264667D" w14:textId="51DB00A7"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Mục tiêu </w:t>
      </w:r>
      <w:r w:rsidRPr="003F244F">
        <w:rPr>
          <w:noProof/>
        </w:rPr>
        <w:t>hệ thống</w:t>
      </w:r>
      <w:r>
        <w:rPr>
          <w:noProof/>
        </w:rPr>
        <w:tab/>
      </w:r>
      <w:r>
        <w:rPr>
          <w:noProof/>
        </w:rPr>
        <w:fldChar w:fldCharType="begin"/>
      </w:r>
      <w:r>
        <w:rPr>
          <w:noProof/>
        </w:rPr>
        <w:instrText xml:space="preserve"> PAGEREF _Toc87047270 \h </w:instrText>
      </w:r>
      <w:r>
        <w:rPr>
          <w:noProof/>
        </w:rPr>
      </w:r>
      <w:r>
        <w:rPr>
          <w:noProof/>
        </w:rPr>
        <w:fldChar w:fldCharType="separate"/>
      </w:r>
      <w:r>
        <w:rPr>
          <w:noProof/>
        </w:rPr>
        <w:t>14</w:t>
      </w:r>
      <w:r>
        <w:rPr>
          <w:noProof/>
        </w:rPr>
        <w:fldChar w:fldCharType="end"/>
      </w:r>
    </w:p>
    <w:p w14:paraId="60BC8CB2" w14:textId="28952A11"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Tổng quan hệ thống</w:t>
      </w:r>
      <w:r>
        <w:rPr>
          <w:noProof/>
        </w:rPr>
        <w:tab/>
      </w:r>
      <w:r>
        <w:rPr>
          <w:noProof/>
        </w:rPr>
        <w:fldChar w:fldCharType="begin"/>
      </w:r>
      <w:r>
        <w:rPr>
          <w:noProof/>
        </w:rPr>
        <w:instrText xml:space="preserve"> PAGEREF _Toc87047271 \h </w:instrText>
      </w:r>
      <w:r>
        <w:rPr>
          <w:noProof/>
        </w:rPr>
      </w:r>
      <w:r>
        <w:rPr>
          <w:noProof/>
        </w:rPr>
        <w:fldChar w:fldCharType="separate"/>
      </w:r>
      <w:r>
        <w:rPr>
          <w:noProof/>
        </w:rPr>
        <w:t>15</w:t>
      </w:r>
      <w:r>
        <w:rPr>
          <w:noProof/>
        </w:rPr>
        <w:fldChar w:fldCharType="end"/>
      </w:r>
    </w:p>
    <w:p w14:paraId="3C6E66DA" w14:textId="691BE8A8"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Mô hình tổng quan</w:t>
      </w:r>
      <w:r>
        <w:rPr>
          <w:noProof/>
        </w:rPr>
        <w:tab/>
      </w:r>
      <w:r>
        <w:rPr>
          <w:noProof/>
        </w:rPr>
        <w:fldChar w:fldCharType="begin"/>
      </w:r>
      <w:r>
        <w:rPr>
          <w:noProof/>
        </w:rPr>
        <w:instrText xml:space="preserve"> PAGEREF _Toc87047272 \h </w:instrText>
      </w:r>
      <w:r>
        <w:rPr>
          <w:noProof/>
        </w:rPr>
      </w:r>
      <w:r>
        <w:rPr>
          <w:noProof/>
        </w:rPr>
        <w:fldChar w:fldCharType="separate"/>
      </w:r>
      <w:r>
        <w:rPr>
          <w:noProof/>
        </w:rPr>
        <w:t>15</w:t>
      </w:r>
      <w:r>
        <w:rPr>
          <w:noProof/>
        </w:rPr>
        <w:fldChar w:fldCharType="end"/>
      </w:r>
    </w:p>
    <w:p w14:paraId="726C9009" w14:textId="592C3EB8"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3F244F">
        <w:rPr>
          <w:noProof/>
          <w:lang w:val="vi-VN"/>
        </w:rPr>
        <w:t xml:space="preserve">Vai trò trên </w:t>
      </w:r>
      <w:r>
        <w:rPr>
          <w:noProof/>
        </w:rPr>
        <w:t>hệ thống</w:t>
      </w:r>
      <w:r>
        <w:rPr>
          <w:noProof/>
        </w:rPr>
        <w:tab/>
      </w:r>
      <w:r>
        <w:rPr>
          <w:noProof/>
        </w:rPr>
        <w:fldChar w:fldCharType="begin"/>
      </w:r>
      <w:r>
        <w:rPr>
          <w:noProof/>
        </w:rPr>
        <w:instrText xml:space="preserve"> PAGEREF _Toc87047273 \h </w:instrText>
      </w:r>
      <w:r>
        <w:rPr>
          <w:noProof/>
        </w:rPr>
      </w:r>
      <w:r>
        <w:rPr>
          <w:noProof/>
        </w:rPr>
        <w:fldChar w:fldCharType="separate"/>
      </w:r>
      <w:r>
        <w:rPr>
          <w:noProof/>
        </w:rPr>
        <w:t>15</w:t>
      </w:r>
      <w:r>
        <w:rPr>
          <w:noProof/>
        </w:rPr>
        <w:fldChar w:fldCharType="end"/>
      </w:r>
    </w:p>
    <w:p w14:paraId="49DE971D" w14:textId="7229BE6C"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Danh sách các chức năng</w:t>
      </w:r>
      <w:r>
        <w:rPr>
          <w:noProof/>
        </w:rPr>
        <w:tab/>
      </w:r>
      <w:r>
        <w:rPr>
          <w:noProof/>
        </w:rPr>
        <w:fldChar w:fldCharType="begin"/>
      </w:r>
      <w:r>
        <w:rPr>
          <w:noProof/>
        </w:rPr>
        <w:instrText xml:space="preserve"> PAGEREF _Toc87047274 \h </w:instrText>
      </w:r>
      <w:r>
        <w:rPr>
          <w:noProof/>
        </w:rPr>
      </w:r>
      <w:r>
        <w:rPr>
          <w:noProof/>
        </w:rPr>
        <w:fldChar w:fldCharType="separate"/>
      </w:r>
      <w:r>
        <w:rPr>
          <w:noProof/>
        </w:rPr>
        <w:t>16</w:t>
      </w:r>
      <w:r>
        <w:rPr>
          <w:noProof/>
        </w:rPr>
        <w:fldChar w:fldCharType="end"/>
      </w:r>
    </w:p>
    <w:p w14:paraId="7B581876" w14:textId="78BCA454" w:rsidR="00AE0711" w:rsidRDefault="00AE0711">
      <w:pPr>
        <w:pStyle w:val="TOC1"/>
        <w:rPr>
          <w:rFonts w:asciiTheme="minorHAnsi" w:eastAsiaTheme="minorEastAsia" w:hAnsiTheme="minorHAnsi" w:cstheme="minorBidi"/>
          <w:b w:val="0"/>
          <w:noProof/>
          <w:color w:val="auto"/>
          <w:kern w:val="0"/>
          <w:position w:val="0"/>
          <w:sz w:val="24"/>
          <w:lang w:eastAsia="zh-TW"/>
        </w:rPr>
      </w:pPr>
      <w:r>
        <w:rPr>
          <w:noProof/>
        </w:rPr>
        <w:t>C.</w:t>
      </w:r>
      <w:r>
        <w:rPr>
          <w:rFonts w:asciiTheme="minorHAnsi" w:eastAsiaTheme="minorEastAsia" w:hAnsiTheme="minorHAnsi" w:cstheme="minorBidi"/>
          <w:b w:val="0"/>
          <w:noProof/>
          <w:color w:val="auto"/>
          <w:kern w:val="0"/>
          <w:position w:val="0"/>
          <w:sz w:val="24"/>
          <w:lang w:eastAsia="zh-TW"/>
        </w:rPr>
        <w:tab/>
      </w:r>
      <w:r>
        <w:rPr>
          <w:noProof/>
        </w:rPr>
        <w:t>QUY TRÌNH NGHIỆP VỤ TIN HỌC HÓA</w:t>
      </w:r>
      <w:r>
        <w:rPr>
          <w:noProof/>
        </w:rPr>
        <w:tab/>
      </w:r>
      <w:r>
        <w:rPr>
          <w:noProof/>
        </w:rPr>
        <w:fldChar w:fldCharType="begin"/>
      </w:r>
      <w:r>
        <w:rPr>
          <w:noProof/>
        </w:rPr>
        <w:instrText xml:space="preserve"> PAGEREF _Toc87047275 \h </w:instrText>
      </w:r>
      <w:r>
        <w:rPr>
          <w:noProof/>
        </w:rPr>
      </w:r>
      <w:r>
        <w:rPr>
          <w:noProof/>
        </w:rPr>
        <w:fldChar w:fldCharType="separate"/>
      </w:r>
      <w:r>
        <w:rPr>
          <w:noProof/>
        </w:rPr>
        <w:t>16</w:t>
      </w:r>
      <w:r>
        <w:rPr>
          <w:noProof/>
        </w:rPr>
        <w:fldChar w:fldCharType="end"/>
      </w:r>
    </w:p>
    <w:p w14:paraId="7DAF5A67" w14:textId="7BE75F8A"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Danh sách các quy trình nghiệp vụ</w:t>
      </w:r>
      <w:r>
        <w:rPr>
          <w:noProof/>
        </w:rPr>
        <w:tab/>
      </w:r>
      <w:r>
        <w:rPr>
          <w:noProof/>
        </w:rPr>
        <w:fldChar w:fldCharType="begin"/>
      </w:r>
      <w:r>
        <w:rPr>
          <w:noProof/>
        </w:rPr>
        <w:instrText xml:space="preserve"> PAGEREF _Toc87047276 \h </w:instrText>
      </w:r>
      <w:r>
        <w:rPr>
          <w:noProof/>
        </w:rPr>
      </w:r>
      <w:r>
        <w:rPr>
          <w:noProof/>
        </w:rPr>
        <w:fldChar w:fldCharType="separate"/>
      </w:r>
      <w:r>
        <w:rPr>
          <w:noProof/>
        </w:rPr>
        <w:t>17</w:t>
      </w:r>
      <w:r>
        <w:rPr>
          <w:noProof/>
        </w:rPr>
        <w:fldChar w:fldCharType="end"/>
      </w:r>
    </w:p>
    <w:p w14:paraId="4B2C2537" w14:textId="6EF02B43"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Pr>
          <w:noProof/>
        </w:rPr>
        <w:t xml:space="preserve">Quy trình </w:t>
      </w:r>
      <w:r w:rsidRPr="003F244F">
        <w:rPr>
          <w:noProof/>
        </w:rPr>
        <w:t>Tổng quan về kiểm toán nội bộ</w:t>
      </w:r>
      <w:r>
        <w:rPr>
          <w:noProof/>
        </w:rPr>
        <w:tab/>
      </w:r>
      <w:r>
        <w:rPr>
          <w:noProof/>
        </w:rPr>
        <w:fldChar w:fldCharType="begin"/>
      </w:r>
      <w:r>
        <w:rPr>
          <w:noProof/>
        </w:rPr>
        <w:instrText xml:space="preserve"> PAGEREF _Toc87047277 \h </w:instrText>
      </w:r>
      <w:r>
        <w:rPr>
          <w:noProof/>
        </w:rPr>
      </w:r>
      <w:r>
        <w:rPr>
          <w:noProof/>
        </w:rPr>
        <w:fldChar w:fldCharType="separate"/>
      </w:r>
      <w:r>
        <w:rPr>
          <w:noProof/>
        </w:rPr>
        <w:t>17</w:t>
      </w:r>
      <w:r>
        <w:rPr>
          <w:noProof/>
        </w:rPr>
        <w:fldChar w:fldCharType="end"/>
      </w:r>
    </w:p>
    <w:p w14:paraId="779C9C4C" w14:textId="38FEDAD0"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 xml:space="preserve">Quy trình </w:t>
      </w:r>
      <w:r w:rsidRPr="003F244F">
        <w:rPr>
          <w:noProof/>
        </w:rPr>
        <w:t>Đánh giá rủi ro cho lập kế hoạch năm</w:t>
      </w:r>
      <w:r>
        <w:rPr>
          <w:noProof/>
        </w:rPr>
        <w:tab/>
      </w:r>
      <w:r>
        <w:rPr>
          <w:noProof/>
        </w:rPr>
        <w:fldChar w:fldCharType="begin"/>
      </w:r>
      <w:r>
        <w:rPr>
          <w:noProof/>
        </w:rPr>
        <w:instrText xml:space="preserve"> PAGEREF _Toc87047278 \h </w:instrText>
      </w:r>
      <w:r>
        <w:rPr>
          <w:noProof/>
        </w:rPr>
      </w:r>
      <w:r>
        <w:rPr>
          <w:noProof/>
        </w:rPr>
        <w:fldChar w:fldCharType="separate"/>
      </w:r>
      <w:r>
        <w:rPr>
          <w:noProof/>
        </w:rPr>
        <w:t>20</w:t>
      </w:r>
      <w:r>
        <w:rPr>
          <w:noProof/>
        </w:rPr>
        <w:fldChar w:fldCharType="end"/>
      </w:r>
    </w:p>
    <w:p w14:paraId="4E251056" w14:textId="2DDA3F64"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sidRPr="003F244F">
        <w:rPr>
          <w:noProof/>
          <w:shd w:val="clear" w:color="auto" w:fill="FFFFFF"/>
        </w:rPr>
        <w:t>Quy trình Lập kế hoạch năm</w:t>
      </w:r>
      <w:r>
        <w:rPr>
          <w:noProof/>
        </w:rPr>
        <w:tab/>
      </w:r>
      <w:r>
        <w:rPr>
          <w:noProof/>
        </w:rPr>
        <w:fldChar w:fldCharType="begin"/>
      </w:r>
      <w:r>
        <w:rPr>
          <w:noProof/>
        </w:rPr>
        <w:instrText xml:space="preserve"> PAGEREF _Toc87047279 \h </w:instrText>
      </w:r>
      <w:r>
        <w:rPr>
          <w:noProof/>
        </w:rPr>
      </w:r>
      <w:r>
        <w:rPr>
          <w:noProof/>
        </w:rPr>
        <w:fldChar w:fldCharType="separate"/>
      </w:r>
      <w:r>
        <w:rPr>
          <w:noProof/>
        </w:rPr>
        <w:t>22</w:t>
      </w:r>
      <w:r>
        <w:rPr>
          <w:noProof/>
        </w:rPr>
        <w:fldChar w:fldCharType="end"/>
      </w:r>
    </w:p>
    <w:p w14:paraId="7EF08F7A" w14:textId="5DE0AFDC"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sidRPr="003F244F">
        <w:rPr>
          <w:noProof/>
          <w:shd w:val="clear" w:color="auto" w:fill="FFFFFF"/>
        </w:rPr>
        <w:t>Quy trình Chuẩn bị cuộc kiểm toán</w:t>
      </w:r>
      <w:r>
        <w:rPr>
          <w:noProof/>
        </w:rPr>
        <w:tab/>
      </w:r>
      <w:r>
        <w:rPr>
          <w:noProof/>
        </w:rPr>
        <w:fldChar w:fldCharType="begin"/>
      </w:r>
      <w:r>
        <w:rPr>
          <w:noProof/>
        </w:rPr>
        <w:instrText xml:space="preserve"> PAGEREF _Toc87047280 \h </w:instrText>
      </w:r>
      <w:r>
        <w:rPr>
          <w:noProof/>
        </w:rPr>
      </w:r>
      <w:r>
        <w:rPr>
          <w:noProof/>
        </w:rPr>
        <w:fldChar w:fldCharType="separate"/>
      </w:r>
      <w:r>
        <w:rPr>
          <w:noProof/>
        </w:rPr>
        <w:t>24</w:t>
      </w:r>
      <w:r>
        <w:rPr>
          <w:noProof/>
        </w:rPr>
        <w:fldChar w:fldCharType="end"/>
      </w:r>
    </w:p>
    <w:p w14:paraId="6DBD2C29" w14:textId="00ABE21D"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 xml:space="preserve">Quy trình </w:t>
      </w:r>
      <w:r w:rsidRPr="003F244F">
        <w:rPr>
          <w:noProof/>
          <w:lang w:val="vi-VN"/>
        </w:rPr>
        <w:t>L</w:t>
      </w:r>
      <w:r>
        <w:rPr>
          <w:noProof/>
        </w:rPr>
        <w:t>ập chương trình kiểm toán</w:t>
      </w:r>
      <w:r>
        <w:rPr>
          <w:noProof/>
        </w:rPr>
        <w:tab/>
      </w:r>
      <w:r>
        <w:rPr>
          <w:noProof/>
        </w:rPr>
        <w:fldChar w:fldCharType="begin"/>
      </w:r>
      <w:r>
        <w:rPr>
          <w:noProof/>
        </w:rPr>
        <w:instrText xml:space="preserve"> PAGEREF _Toc87047281 \h </w:instrText>
      </w:r>
      <w:r>
        <w:rPr>
          <w:noProof/>
        </w:rPr>
      </w:r>
      <w:r>
        <w:rPr>
          <w:noProof/>
        </w:rPr>
        <w:fldChar w:fldCharType="separate"/>
      </w:r>
      <w:r>
        <w:rPr>
          <w:noProof/>
        </w:rPr>
        <w:t>26</w:t>
      </w:r>
      <w:r>
        <w:rPr>
          <w:noProof/>
        </w:rPr>
        <w:fldChar w:fldCharType="end"/>
      </w:r>
    </w:p>
    <w:p w14:paraId="0D541004" w14:textId="4B17722A"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 xml:space="preserve">Quy trình </w:t>
      </w:r>
      <w:r w:rsidRPr="003F244F">
        <w:rPr>
          <w:noProof/>
          <w:lang w:val="vi-VN"/>
        </w:rPr>
        <w:t>T</w:t>
      </w:r>
      <w:r>
        <w:rPr>
          <w:noProof/>
        </w:rPr>
        <w:t>hực hiện cuộc kiểm toán</w:t>
      </w:r>
      <w:r>
        <w:rPr>
          <w:noProof/>
        </w:rPr>
        <w:tab/>
      </w:r>
      <w:r>
        <w:rPr>
          <w:noProof/>
        </w:rPr>
        <w:fldChar w:fldCharType="begin"/>
      </w:r>
      <w:r>
        <w:rPr>
          <w:noProof/>
        </w:rPr>
        <w:instrText xml:space="preserve"> PAGEREF _Toc87047282 \h </w:instrText>
      </w:r>
      <w:r>
        <w:rPr>
          <w:noProof/>
        </w:rPr>
      </w:r>
      <w:r>
        <w:rPr>
          <w:noProof/>
        </w:rPr>
        <w:fldChar w:fldCharType="separate"/>
      </w:r>
      <w:r>
        <w:rPr>
          <w:noProof/>
        </w:rPr>
        <w:t>28</w:t>
      </w:r>
      <w:r>
        <w:rPr>
          <w:noProof/>
        </w:rPr>
        <w:fldChar w:fldCharType="end"/>
      </w:r>
    </w:p>
    <w:p w14:paraId="6CF72B50" w14:textId="720F69CA"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sidRPr="003F244F">
        <w:rPr>
          <w:noProof/>
        </w:rPr>
        <w:t>Quy trình Báo cáo kết quả cuộc kiểm toàn</w:t>
      </w:r>
      <w:r>
        <w:rPr>
          <w:noProof/>
        </w:rPr>
        <w:tab/>
      </w:r>
      <w:r>
        <w:rPr>
          <w:noProof/>
        </w:rPr>
        <w:fldChar w:fldCharType="begin"/>
      </w:r>
      <w:r>
        <w:rPr>
          <w:noProof/>
        </w:rPr>
        <w:instrText xml:space="preserve"> PAGEREF _Toc87047283 \h </w:instrText>
      </w:r>
      <w:r>
        <w:rPr>
          <w:noProof/>
        </w:rPr>
      </w:r>
      <w:r>
        <w:rPr>
          <w:noProof/>
        </w:rPr>
        <w:fldChar w:fldCharType="separate"/>
      </w:r>
      <w:r>
        <w:rPr>
          <w:noProof/>
        </w:rPr>
        <w:t>30</w:t>
      </w:r>
      <w:r>
        <w:rPr>
          <w:noProof/>
        </w:rPr>
        <w:fldChar w:fldCharType="end"/>
      </w:r>
    </w:p>
    <w:p w14:paraId="61458F4D" w14:textId="4F6EC344"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sidRPr="003F244F">
        <w:rPr>
          <w:noProof/>
        </w:rPr>
        <w:t xml:space="preserve">Quy trình </w:t>
      </w:r>
      <w:r w:rsidRPr="003F244F">
        <w:rPr>
          <w:noProof/>
          <w:lang w:val="vi-VN"/>
        </w:rPr>
        <w:t>T</w:t>
      </w:r>
      <w:r w:rsidRPr="003F244F">
        <w:rPr>
          <w:noProof/>
        </w:rPr>
        <w:t>heo dõi thực hiện kiến nghị sau kiểm toàn</w:t>
      </w:r>
      <w:r>
        <w:rPr>
          <w:noProof/>
        </w:rPr>
        <w:tab/>
      </w:r>
      <w:r>
        <w:rPr>
          <w:noProof/>
        </w:rPr>
        <w:fldChar w:fldCharType="begin"/>
      </w:r>
      <w:r>
        <w:rPr>
          <w:noProof/>
        </w:rPr>
        <w:instrText xml:space="preserve"> PAGEREF _Toc87047284 \h </w:instrText>
      </w:r>
      <w:r>
        <w:rPr>
          <w:noProof/>
        </w:rPr>
      </w:r>
      <w:r>
        <w:rPr>
          <w:noProof/>
        </w:rPr>
        <w:fldChar w:fldCharType="separate"/>
      </w:r>
      <w:r>
        <w:rPr>
          <w:noProof/>
        </w:rPr>
        <w:t>31</w:t>
      </w:r>
      <w:r>
        <w:rPr>
          <w:noProof/>
        </w:rPr>
        <w:fldChar w:fldCharType="end"/>
      </w:r>
    </w:p>
    <w:p w14:paraId="449764E6" w14:textId="49F6B8BA"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sidRPr="003F244F">
        <w:rPr>
          <w:noProof/>
        </w:rPr>
        <w:t>Quy trình Kiểm soát chất lượng kiểm toàn</w:t>
      </w:r>
      <w:r>
        <w:rPr>
          <w:noProof/>
        </w:rPr>
        <w:tab/>
      </w:r>
      <w:r>
        <w:rPr>
          <w:noProof/>
        </w:rPr>
        <w:fldChar w:fldCharType="begin"/>
      </w:r>
      <w:r>
        <w:rPr>
          <w:noProof/>
        </w:rPr>
        <w:instrText xml:space="preserve"> PAGEREF _Toc87047285 \h </w:instrText>
      </w:r>
      <w:r>
        <w:rPr>
          <w:noProof/>
        </w:rPr>
      </w:r>
      <w:r>
        <w:rPr>
          <w:noProof/>
        </w:rPr>
        <w:fldChar w:fldCharType="separate"/>
      </w:r>
      <w:r>
        <w:rPr>
          <w:noProof/>
        </w:rPr>
        <w:t>34</w:t>
      </w:r>
      <w:r>
        <w:rPr>
          <w:noProof/>
        </w:rPr>
        <w:fldChar w:fldCharType="end"/>
      </w:r>
    </w:p>
    <w:p w14:paraId="7F06A2EB" w14:textId="194AA3C0"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11.</w:t>
      </w:r>
      <w:r>
        <w:rPr>
          <w:rFonts w:asciiTheme="minorHAnsi" w:eastAsiaTheme="minorEastAsia" w:hAnsiTheme="minorHAnsi" w:cstheme="minorBidi"/>
          <w:noProof/>
          <w:sz w:val="24"/>
          <w:lang w:eastAsia="zh-TW"/>
        </w:rPr>
        <w:tab/>
      </w:r>
      <w:r w:rsidRPr="003F244F">
        <w:rPr>
          <w:noProof/>
        </w:rPr>
        <w:t>Quy trình Báo cáo tổng kết hoạt động kiểm toàn năm</w:t>
      </w:r>
      <w:r>
        <w:rPr>
          <w:noProof/>
        </w:rPr>
        <w:tab/>
      </w:r>
      <w:r>
        <w:rPr>
          <w:noProof/>
        </w:rPr>
        <w:fldChar w:fldCharType="begin"/>
      </w:r>
      <w:r>
        <w:rPr>
          <w:noProof/>
        </w:rPr>
        <w:instrText xml:space="preserve"> PAGEREF _Toc87047286 \h </w:instrText>
      </w:r>
      <w:r>
        <w:rPr>
          <w:noProof/>
        </w:rPr>
      </w:r>
      <w:r>
        <w:rPr>
          <w:noProof/>
        </w:rPr>
        <w:fldChar w:fldCharType="separate"/>
      </w:r>
      <w:r>
        <w:rPr>
          <w:noProof/>
        </w:rPr>
        <w:t>35</w:t>
      </w:r>
      <w:r>
        <w:rPr>
          <w:noProof/>
        </w:rPr>
        <w:fldChar w:fldCharType="end"/>
      </w:r>
    </w:p>
    <w:p w14:paraId="3CA509A2" w14:textId="0A742F91" w:rsidR="00AE0711" w:rsidRDefault="00AE0711">
      <w:pPr>
        <w:pStyle w:val="TOC1"/>
        <w:rPr>
          <w:rFonts w:asciiTheme="minorHAnsi" w:eastAsiaTheme="minorEastAsia" w:hAnsiTheme="minorHAnsi" w:cstheme="minorBidi"/>
          <w:b w:val="0"/>
          <w:noProof/>
          <w:color w:val="auto"/>
          <w:kern w:val="0"/>
          <w:position w:val="0"/>
          <w:sz w:val="24"/>
          <w:lang w:eastAsia="zh-TW"/>
        </w:rPr>
      </w:pPr>
      <w:r>
        <w:rPr>
          <w:noProof/>
        </w:rPr>
        <w:t>D.</w:t>
      </w:r>
      <w:r>
        <w:rPr>
          <w:rFonts w:asciiTheme="minorHAnsi" w:eastAsiaTheme="minorEastAsia" w:hAnsiTheme="minorHAnsi" w:cstheme="minorBidi"/>
          <w:b w:val="0"/>
          <w:noProof/>
          <w:color w:val="auto"/>
          <w:kern w:val="0"/>
          <w:position w:val="0"/>
          <w:sz w:val="24"/>
          <w:lang w:eastAsia="zh-TW"/>
        </w:rPr>
        <w:tab/>
      </w:r>
      <w:r>
        <w:rPr>
          <w:noProof/>
        </w:rPr>
        <w:t>YÊU CẦU CHỨC NĂNG</w:t>
      </w:r>
      <w:r>
        <w:rPr>
          <w:noProof/>
        </w:rPr>
        <w:tab/>
      </w:r>
      <w:r>
        <w:rPr>
          <w:noProof/>
        </w:rPr>
        <w:fldChar w:fldCharType="begin"/>
      </w:r>
      <w:r>
        <w:rPr>
          <w:noProof/>
        </w:rPr>
        <w:instrText xml:space="preserve"> PAGEREF _Toc87047287 \h </w:instrText>
      </w:r>
      <w:r>
        <w:rPr>
          <w:noProof/>
        </w:rPr>
      </w:r>
      <w:r>
        <w:rPr>
          <w:noProof/>
        </w:rPr>
        <w:fldChar w:fldCharType="separate"/>
      </w:r>
      <w:r>
        <w:rPr>
          <w:noProof/>
        </w:rPr>
        <w:t>37</w:t>
      </w:r>
      <w:r>
        <w:rPr>
          <w:noProof/>
        </w:rPr>
        <w:fldChar w:fldCharType="end"/>
      </w:r>
    </w:p>
    <w:p w14:paraId="226F53DC" w14:textId="7E6A5224"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w:t>
      </w:r>
      <w:r>
        <w:rPr>
          <w:rFonts w:asciiTheme="minorHAnsi" w:eastAsiaTheme="minorEastAsia" w:hAnsiTheme="minorHAnsi" w:cstheme="minorBidi"/>
          <w:noProof/>
          <w:sz w:val="24"/>
          <w:lang w:eastAsia="zh-TW"/>
        </w:rPr>
        <w:tab/>
      </w:r>
      <w:r>
        <w:rPr>
          <w:noProof/>
        </w:rPr>
        <w:t>Yêu cầu chung</w:t>
      </w:r>
      <w:r>
        <w:rPr>
          <w:noProof/>
        </w:rPr>
        <w:tab/>
      </w:r>
      <w:r>
        <w:rPr>
          <w:noProof/>
        </w:rPr>
        <w:fldChar w:fldCharType="begin"/>
      </w:r>
      <w:r>
        <w:rPr>
          <w:noProof/>
        </w:rPr>
        <w:instrText xml:space="preserve"> PAGEREF _Toc87047288 \h </w:instrText>
      </w:r>
      <w:r>
        <w:rPr>
          <w:noProof/>
        </w:rPr>
      </w:r>
      <w:r>
        <w:rPr>
          <w:noProof/>
        </w:rPr>
        <w:fldChar w:fldCharType="separate"/>
      </w:r>
      <w:r>
        <w:rPr>
          <w:noProof/>
        </w:rPr>
        <w:t>37</w:t>
      </w:r>
      <w:r>
        <w:rPr>
          <w:noProof/>
        </w:rPr>
        <w:fldChar w:fldCharType="end"/>
      </w:r>
    </w:p>
    <w:p w14:paraId="23F0E7C1" w14:textId="7BA9E463"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2.</w:t>
      </w:r>
      <w:r>
        <w:rPr>
          <w:rFonts w:asciiTheme="minorHAnsi" w:eastAsiaTheme="minorEastAsia" w:hAnsiTheme="minorHAnsi" w:cstheme="minorBidi"/>
          <w:noProof/>
          <w:sz w:val="24"/>
          <w:lang w:eastAsia="zh-TW"/>
        </w:rPr>
        <w:tab/>
      </w:r>
      <w:r w:rsidRPr="003F244F">
        <w:rPr>
          <w:noProof/>
        </w:rPr>
        <w:t>Quản trị h</w:t>
      </w:r>
      <w:r>
        <w:rPr>
          <w:noProof/>
        </w:rPr>
        <w:t>ệ thống</w:t>
      </w:r>
      <w:r>
        <w:rPr>
          <w:noProof/>
        </w:rPr>
        <w:tab/>
      </w:r>
      <w:r>
        <w:rPr>
          <w:noProof/>
        </w:rPr>
        <w:fldChar w:fldCharType="begin"/>
      </w:r>
      <w:r>
        <w:rPr>
          <w:noProof/>
        </w:rPr>
        <w:instrText xml:space="preserve"> PAGEREF _Toc87047289 \h </w:instrText>
      </w:r>
      <w:r>
        <w:rPr>
          <w:noProof/>
        </w:rPr>
      </w:r>
      <w:r>
        <w:rPr>
          <w:noProof/>
        </w:rPr>
        <w:fldChar w:fldCharType="separate"/>
      </w:r>
      <w:r>
        <w:rPr>
          <w:noProof/>
        </w:rPr>
        <w:t>38</w:t>
      </w:r>
      <w:r>
        <w:rPr>
          <w:noProof/>
        </w:rPr>
        <w:fldChar w:fldCharType="end"/>
      </w:r>
    </w:p>
    <w:p w14:paraId="6BF79FDE" w14:textId="38792BA7"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2.1.</w:t>
      </w:r>
      <w:r>
        <w:rPr>
          <w:rFonts w:asciiTheme="minorHAnsi" w:eastAsiaTheme="minorEastAsia" w:hAnsiTheme="minorHAnsi" w:cstheme="minorBidi"/>
          <w:noProof/>
          <w:sz w:val="24"/>
          <w:lang w:eastAsia="zh-TW"/>
        </w:rPr>
        <w:tab/>
      </w:r>
      <w:r>
        <w:rPr>
          <w:noProof/>
        </w:rPr>
        <w:t xml:space="preserve">Quản </w:t>
      </w:r>
      <w:r w:rsidRPr="003F244F">
        <w:rPr>
          <w:noProof/>
        </w:rPr>
        <w:t>lý người dùng</w:t>
      </w:r>
      <w:r>
        <w:rPr>
          <w:noProof/>
        </w:rPr>
        <w:tab/>
      </w:r>
      <w:r>
        <w:rPr>
          <w:noProof/>
        </w:rPr>
        <w:fldChar w:fldCharType="begin"/>
      </w:r>
      <w:r>
        <w:rPr>
          <w:noProof/>
        </w:rPr>
        <w:instrText xml:space="preserve"> PAGEREF _Toc87047290 \h </w:instrText>
      </w:r>
      <w:r>
        <w:rPr>
          <w:noProof/>
        </w:rPr>
      </w:r>
      <w:r>
        <w:rPr>
          <w:noProof/>
        </w:rPr>
        <w:fldChar w:fldCharType="separate"/>
      </w:r>
      <w:r>
        <w:rPr>
          <w:noProof/>
        </w:rPr>
        <w:t>38</w:t>
      </w:r>
      <w:r>
        <w:rPr>
          <w:noProof/>
        </w:rPr>
        <w:fldChar w:fldCharType="end"/>
      </w:r>
    </w:p>
    <w:p w14:paraId="15BCEFCD" w14:textId="55AA13B0"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2.1.1.</w:t>
      </w:r>
      <w:r>
        <w:rPr>
          <w:rFonts w:asciiTheme="minorHAnsi" w:eastAsiaTheme="minorEastAsia" w:hAnsiTheme="minorHAnsi" w:cstheme="minorBidi"/>
          <w:noProof/>
          <w:kern w:val="0"/>
          <w:sz w:val="24"/>
          <w:szCs w:val="24"/>
          <w:lang w:eastAsia="zh-TW"/>
        </w:rPr>
        <w:tab/>
      </w:r>
      <w:r>
        <w:rPr>
          <w:noProof/>
        </w:rPr>
        <w:t>Người dùng</w:t>
      </w:r>
      <w:r>
        <w:rPr>
          <w:noProof/>
        </w:rPr>
        <w:tab/>
      </w:r>
      <w:r>
        <w:rPr>
          <w:noProof/>
        </w:rPr>
        <w:fldChar w:fldCharType="begin"/>
      </w:r>
      <w:r>
        <w:rPr>
          <w:noProof/>
        </w:rPr>
        <w:instrText xml:space="preserve"> PAGEREF _Toc87047291 \h </w:instrText>
      </w:r>
      <w:r>
        <w:rPr>
          <w:noProof/>
        </w:rPr>
      </w:r>
      <w:r>
        <w:rPr>
          <w:noProof/>
        </w:rPr>
        <w:fldChar w:fldCharType="separate"/>
      </w:r>
      <w:r>
        <w:rPr>
          <w:noProof/>
        </w:rPr>
        <w:t>38</w:t>
      </w:r>
      <w:r>
        <w:rPr>
          <w:noProof/>
        </w:rPr>
        <w:fldChar w:fldCharType="end"/>
      </w:r>
    </w:p>
    <w:p w14:paraId="0C485189" w14:textId="6D2E3FB8"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2.1.2.</w:t>
      </w:r>
      <w:r>
        <w:rPr>
          <w:rFonts w:asciiTheme="minorHAnsi" w:eastAsiaTheme="minorEastAsia" w:hAnsiTheme="minorHAnsi" w:cstheme="minorBidi"/>
          <w:noProof/>
          <w:kern w:val="0"/>
          <w:sz w:val="24"/>
          <w:szCs w:val="24"/>
          <w:lang w:eastAsia="zh-TW"/>
        </w:rPr>
        <w:tab/>
      </w:r>
      <w:r>
        <w:rPr>
          <w:noProof/>
        </w:rPr>
        <w:t>Nhóm người dùng</w:t>
      </w:r>
      <w:r>
        <w:rPr>
          <w:noProof/>
        </w:rPr>
        <w:tab/>
      </w:r>
      <w:r>
        <w:rPr>
          <w:noProof/>
        </w:rPr>
        <w:fldChar w:fldCharType="begin"/>
      </w:r>
      <w:r>
        <w:rPr>
          <w:noProof/>
        </w:rPr>
        <w:instrText xml:space="preserve"> PAGEREF _Toc87047292 \h </w:instrText>
      </w:r>
      <w:r>
        <w:rPr>
          <w:noProof/>
        </w:rPr>
      </w:r>
      <w:r>
        <w:rPr>
          <w:noProof/>
        </w:rPr>
        <w:fldChar w:fldCharType="separate"/>
      </w:r>
      <w:r>
        <w:rPr>
          <w:noProof/>
        </w:rPr>
        <w:t>41</w:t>
      </w:r>
      <w:r>
        <w:rPr>
          <w:noProof/>
        </w:rPr>
        <w:fldChar w:fldCharType="end"/>
      </w:r>
    </w:p>
    <w:p w14:paraId="4D6CA1E0" w14:textId="735964F1"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2.1.3.</w:t>
      </w:r>
      <w:r>
        <w:rPr>
          <w:rFonts w:asciiTheme="minorHAnsi" w:eastAsiaTheme="minorEastAsia" w:hAnsiTheme="minorHAnsi" w:cstheme="minorBidi"/>
          <w:noProof/>
          <w:kern w:val="0"/>
          <w:sz w:val="24"/>
          <w:szCs w:val="24"/>
          <w:lang w:eastAsia="zh-TW"/>
        </w:rPr>
        <w:tab/>
      </w:r>
      <w:r>
        <w:rPr>
          <w:noProof/>
        </w:rPr>
        <w:t>Vai trò</w:t>
      </w:r>
      <w:r>
        <w:rPr>
          <w:noProof/>
        </w:rPr>
        <w:tab/>
      </w:r>
      <w:r>
        <w:rPr>
          <w:noProof/>
        </w:rPr>
        <w:fldChar w:fldCharType="begin"/>
      </w:r>
      <w:r>
        <w:rPr>
          <w:noProof/>
        </w:rPr>
        <w:instrText xml:space="preserve"> PAGEREF _Toc87047293 \h </w:instrText>
      </w:r>
      <w:r>
        <w:rPr>
          <w:noProof/>
        </w:rPr>
      </w:r>
      <w:r>
        <w:rPr>
          <w:noProof/>
        </w:rPr>
        <w:fldChar w:fldCharType="separate"/>
      </w:r>
      <w:r>
        <w:rPr>
          <w:noProof/>
        </w:rPr>
        <w:t>42</w:t>
      </w:r>
      <w:r>
        <w:rPr>
          <w:noProof/>
        </w:rPr>
        <w:fldChar w:fldCharType="end"/>
      </w:r>
    </w:p>
    <w:p w14:paraId="5B8AF58D" w14:textId="7DAB7DDB"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lastRenderedPageBreak/>
        <w:t>2.1.4.</w:t>
      </w:r>
      <w:r>
        <w:rPr>
          <w:rFonts w:asciiTheme="minorHAnsi" w:eastAsiaTheme="minorEastAsia" w:hAnsiTheme="minorHAnsi" w:cstheme="minorBidi"/>
          <w:noProof/>
          <w:kern w:val="0"/>
          <w:sz w:val="24"/>
          <w:szCs w:val="24"/>
          <w:lang w:eastAsia="zh-TW"/>
        </w:rPr>
        <w:tab/>
      </w:r>
      <w:r>
        <w:rPr>
          <w:noProof/>
        </w:rPr>
        <w:t>Lịch sử công tác</w:t>
      </w:r>
      <w:r>
        <w:rPr>
          <w:noProof/>
        </w:rPr>
        <w:tab/>
      </w:r>
      <w:r>
        <w:rPr>
          <w:noProof/>
        </w:rPr>
        <w:fldChar w:fldCharType="begin"/>
      </w:r>
      <w:r>
        <w:rPr>
          <w:noProof/>
        </w:rPr>
        <w:instrText xml:space="preserve"> PAGEREF _Toc87047294 \h </w:instrText>
      </w:r>
      <w:r>
        <w:rPr>
          <w:noProof/>
        </w:rPr>
      </w:r>
      <w:r>
        <w:rPr>
          <w:noProof/>
        </w:rPr>
        <w:fldChar w:fldCharType="separate"/>
      </w:r>
      <w:r>
        <w:rPr>
          <w:noProof/>
        </w:rPr>
        <w:t>44</w:t>
      </w:r>
      <w:r>
        <w:rPr>
          <w:noProof/>
        </w:rPr>
        <w:fldChar w:fldCharType="end"/>
      </w:r>
    </w:p>
    <w:p w14:paraId="7CFB00A1" w14:textId="54E01BCA"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2.1.5.</w:t>
      </w:r>
      <w:r>
        <w:rPr>
          <w:rFonts w:asciiTheme="minorHAnsi" w:eastAsiaTheme="minorEastAsia" w:hAnsiTheme="minorHAnsi" w:cstheme="minorBidi"/>
          <w:noProof/>
          <w:kern w:val="0"/>
          <w:sz w:val="24"/>
          <w:szCs w:val="24"/>
          <w:lang w:eastAsia="zh-TW"/>
        </w:rPr>
        <w:tab/>
      </w:r>
      <w:r>
        <w:rPr>
          <w:noProof/>
        </w:rPr>
        <w:t>Đăng nhập, thay đổi mật khẩu, quên mật khẩu</w:t>
      </w:r>
      <w:r>
        <w:rPr>
          <w:noProof/>
        </w:rPr>
        <w:tab/>
      </w:r>
      <w:r>
        <w:rPr>
          <w:noProof/>
        </w:rPr>
        <w:fldChar w:fldCharType="begin"/>
      </w:r>
      <w:r>
        <w:rPr>
          <w:noProof/>
        </w:rPr>
        <w:instrText xml:space="preserve"> PAGEREF _Toc87047295 \h </w:instrText>
      </w:r>
      <w:r>
        <w:rPr>
          <w:noProof/>
        </w:rPr>
      </w:r>
      <w:r>
        <w:rPr>
          <w:noProof/>
        </w:rPr>
        <w:fldChar w:fldCharType="separate"/>
      </w:r>
      <w:r>
        <w:rPr>
          <w:noProof/>
        </w:rPr>
        <w:t>44</w:t>
      </w:r>
      <w:r>
        <w:rPr>
          <w:noProof/>
        </w:rPr>
        <w:fldChar w:fldCharType="end"/>
      </w:r>
    </w:p>
    <w:p w14:paraId="44541B98" w14:textId="407BB848"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2.2.</w:t>
      </w:r>
      <w:r>
        <w:rPr>
          <w:rFonts w:asciiTheme="minorHAnsi" w:eastAsiaTheme="minorEastAsia" w:hAnsiTheme="minorHAnsi" w:cstheme="minorBidi"/>
          <w:noProof/>
          <w:sz w:val="24"/>
          <w:lang w:eastAsia="zh-TW"/>
        </w:rPr>
        <w:tab/>
      </w:r>
      <w:r w:rsidRPr="003F244F">
        <w:rPr>
          <w:noProof/>
        </w:rPr>
        <w:t>Quản lý hệ thống</w:t>
      </w:r>
      <w:r>
        <w:rPr>
          <w:noProof/>
        </w:rPr>
        <w:tab/>
      </w:r>
      <w:r>
        <w:rPr>
          <w:noProof/>
        </w:rPr>
        <w:fldChar w:fldCharType="begin"/>
      </w:r>
      <w:r>
        <w:rPr>
          <w:noProof/>
        </w:rPr>
        <w:instrText xml:space="preserve"> PAGEREF _Toc87047296 \h </w:instrText>
      </w:r>
      <w:r>
        <w:rPr>
          <w:noProof/>
        </w:rPr>
      </w:r>
      <w:r>
        <w:rPr>
          <w:noProof/>
        </w:rPr>
        <w:fldChar w:fldCharType="separate"/>
      </w:r>
      <w:r>
        <w:rPr>
          <w:noProof/>
        </w:rPr>
        <w:t>45</w:t>
      </w:r>
      <w:r>
        <w:rPr>
          <w:noProof/>
        </w:rPr>
        <w:fldChar w:fldCharType="end"/>
      </w:r>
    </w:p>
    <w:p w14:paraId="69B380D7" w14:textId="7BD01052"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2.2.1.</w:t>
      </w:r>
      <w:r>
        <w:rPr>
          <w:rFonts w:asciiTheme="minorHAnsi" w:eastAsiaTheme="minorEastAsia" w:hAnsiTheme="minorHAnsi" w:cstheme="minorBidi"/>
          <w:noProof/>
          <w:kern w:val="0"/>
          <w:sz w:val="24"/>
          <w:szCs w:val="24"/>
          <w:lang w:eastAsia="zh-TW"/>
        </w:rPr>
        <w:tab/>
      </w:r>
      <w:r>
        <w:rPr>
          <w:noProof/>
        </w:rPr>
        <w:t>Tham số hệ thống</w:t>
      </w:r>
      <w:r>
        <w:rPr>
          <w:noProof/>
        </w:rPr>
        <w:tab/>
      </w:r>
      <w:r>
        <w:rPr>
          <w:noProof/>
        </w:rPr>
        <w:fldChar w:fldCharType="begin"/>
      </w:r>
      <w:r>
        <w:rPr>
          <w:noProof/>
        </w:rPr>
        <w:instrText xml:space="preserve"> PAGEREF _Toc87047297 \h </w:instrText>
      </w:r>
      <w:r>
        <w:rPr>
          <w:noProof/>
        </w:rPr>
      </w:r>
      <w:r>
        <w:rPr>
          <w:noProof/>
        </w:rPr>
        <w:fldChar w:fldCharType="separate"/>
      </w:r>
      <w:r>
        <w:rPr>
          <w:noProof/>
        </w:rPr>
        <w:t>45</w:t>
      </w:r>
      <w:r>
        <w:rPr>
          <w:noProof/>
        </w:rPr>
        <w:fldChar w:fldCharType="end"/>
      </w:r>
    </w:p>
    <w:p w14:paraId="2662A427" w14:textId="6963B85E"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2.2.2.</w:t>
      </w:r>
      <w:r>
        <w:rPr>
          <w:rFonts w:asciiTheme="minorHAnsi" w:eastAsiaTheme="minorEastAsia" w:hAnsiTheme="minorHAnsi" w:cstheme="minorBidi"/>
          <w:noProof/>
          <w:kern w:val="0"/>
          <w:sz w:val="24"/>
          <w:szCs w:val="24"/>
          <w:lang w:eastAsia="zh-TW"/>
        </w:rPr>
        <w:tab/>
      </w:r>
      <w:r>
        <w:rPr>
          <w:noProof/>
        </w:rPr>
        <w:t>Log hệ thống</w:t>
      </w:r>
      <w:r>
        <w:rPr>
          <w:noProof/>
        </w:rPr>
        <w:tab/>
      </w:r>
      <w:r>
        <w:rPr>
          <w:noProof/>
        </w:rPr>
        <w:fldChar w:fldCharType="begin"/>
      </w:r>
      <w:r>
        <w:rPr>
          <w:noProof/>
        </w:rPr>
        <w:instrText xml:space="preserve"> PAGEREF _Toc87047298 \h </w:instrText>
      </w:r>
      <w:r>
        <w:rPr>
          <w:noProof/>
        </w:rPr>
      </w:r>
      <w:r>
        <w:rPr>
          <w:noProof/>
        </w:rPr>
        <w:fldChar w:fldCharType="separate"/>
      </w:r>
      <w:r>
        <w:rPr>
          <w:noProof/>
        </w:rPr>
        <w:t>46</w:t>
      </w:r>
      <w:r>
        <w:rPr>
          <w:noProof/>
        </w:rPr>
        <w:fldChar w:fldCharType="end"/>
      </w:r>
    </w:p>
    <w:p w14:paraId="31404329" w14:textId="4B55C1D8"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2.3.</w:t>
      </w:r>
      <w:r>
        <w:rPr>
          <w:rFonts w:asciiTheme="minorHAnsi" w:eastAsiaTheme="minorEastAsia" w:hAnsiTheme="minorHAnsi" w:cstheme="minorBidi"/>
          <w:noProof/>
          <w:sz w:val="24"/>
          <w:lang w:eastAsia="zh-TW"/>
        </w:rPr>
        <w:tab/>
      </w:r>
      <w:r w:rsidRPr="003F244F">
        <w:rPr>
          <w:noProof/>
        </w:rPr>
        <w:t>Quản lý danh mục</w:t>
      </w:r>
      <w:r>
        <w:rPr>
          <w:noProof/>
        </w:rPr>
        <w:tab/>
      </w:r>
      <w:r>
        <w:rPr>
          <w:noProof/>
        </w:rPr>
        <w:fldChar w:fldCharType="begin"/>
      </w:r>
      <w:r>
        <w:rPr>
          <w:noProof/>
        </w:rPr>
        <w:instrText xml:space="preserve"> PAGEREF _Toc87047299 \h </w:instrText>
      </w:r>
      <w:r>
        <w:rPr>
          <w:noProof/>
        </w:rPr>
      </w:r>
      <w:r>
        <w:rPr>
          <w:noProof/>
        </w:rPr>
        <w:fldChar w:fldCharType="separate"/>
      </w:r>
      <w:r>
        <w:rPr>
          <w:noProof/>
        </w:rPr>
        <w:t>46</w:t>
      </w:r>
      <w:r>
        <w:rPr>
          <w:noProof/>
        </w:rPr>
        <w:fldChar w:fldCharType="end"/>
      </w:r>
    </w:p>
    <w:p w14:paraId="095D5151" w14:textId="1BC5656A"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2.3.1.</w:t>
      </w:r>
      <w:r>
        <w:rPr>
          <w:rFonts w:asciiTheme="minorHAnsi" w:eastAsiaTheme="minorEastAsia" w:hAnsiTheme="minorHAnsi" w:cstheme="minorBidi"/>
          <w:noProof/>
          <w:kern w:val="0"/>
          <w:sz w:val="24"/>
          <w:szCs w:val="24"/>
          <w:lang w:eastAsia="zh-TW"/>
        </w:rPr>
        <w:tab/>
      </w:r>
      <w:r>
        <w:rPr>
          <w:noProof/>
        </w:rPr>
        <w:t>Loại</w:t>
      </w:r>
      <w:r w:rsidRPr="003F244F">
        <w:rPr>
          <w:noProof/>
          <w:lang w:val="vi-VN"/>
        </w:rPr>
        <w:t xml:space="preserve"> đơn vị</w:t>
      </w:r>
      <w:r>
        <w:rPr>
          <w:noProof/>
        </w:rPr>
        <w:tab/>
      </w:r>
      <w:r>
        <w:rPr>
          <w:noProof/>
        </w:rPr>
        <w:fldChar w:fldCharType="begin"/>
      </w:r>
      <w:r>
        <w:rPr>
          <w:noProof/>
        </w:rPr>
        <w:instrText xml:space="preserve"> PAGEREF _Toc87047300 \h </w:instrText>
      </w:r>
      <w:r>
        <w:rPr>
          <w:noProof/>
        </w:rPr>
      </w:r>
      <w:r>
        <w:rPr>
          <w:noProof/>
        </w:rPr>
        <w:fldChar w:fldCharType="separate"/>
      </w:r>
      <w:r>
        <w:rPr>
          <w:noProof/>
        </w:rPr>
        <w:t>46</w:t>
      </w:r>
      <w:r>
        <w:rPr>
          <w:noProof/>
        </w:rPr>
        <w:fldChar w:fldCharType="end"/>
      </w:r>
    </w:p>
    <w:p w14:paraId="5C054699" w14:textId="29237C45"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2.3.2.</w:t>
      </w:r>
      <w:r>
        <w:rPr>
          <w:rFonts w:asciiTheme="minorHAnsi" w:eastAsiaTheme="minorEastAsia" w:hAnsiTheme="minorHAnsi" w:cstheme="minorBidi"/>
          <w:noProof/>
          <w:kern w:val="0"/>
          <w:sz w:val="24"/>
          <w:szCs w:val="24"/>
          <w:lang w:eastAsia="zh-TW"/>
        </w:rPr>
        <w:tab/>
      </w:r>
      <w:r>
        <w:rPr>
          <w:noProof/>
        </w:rPr>
        <w:t>Mức độ</w:t>
      </w:r>
      <w:r w:rsidRPr="003F244F">
        <w:rPr>
          <w:noProof/>
          <w:lang w:val="vi-VN"/>
        </w:rPr>
        <w:t xml:space="preserve"> rủi ro</w:t>
      </w:r>
      <w:r>
        <w:rPr>
          <w:noProof/>
        </w:rPr>
        <w:tab/>
      </w:r>
      <w:r>
        <w:rPr>
          <w:noProof/>
        </w:rPr>
        <w:fldChar w:fldCharType="begin"/>
      </w:r>
      <w:r>
        <w:rPr>
          <w:noProof/>
        </w:rPr>
        <w:instrText xml:space="preserve"> PAGEREF _Toc87047301 \h </w:instrText>
      </w:r>
      <w:r>
        <w:rPr>
          <w:noProof/>
        </w:rPr>
      </w:r>
      <w:r>
        <w:rPr>
          <w:noProof/>
        </w:rPr>
        <w:fldChar w:fldCharType="separate"/>
      </w:r>
      <w:r>
        <w:rPr>
          <w:noProof/>
        </w:rPr>
        <w:t>48</w:t>
      </w:r>
      <w:r>
        <w:rPr>
          <w:noProof/>
        </w:rPr>
        <w:fldChar w:fldCharType="end"/>
      </w:r>
    </w:p>
    <w:p w14:paraId="517241EF" w14:textId="312087A3"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2.3.3.</w:t>
      </w:r>
      <w:r>
        <w:rPr>
          <w:rFonts w:asciiTheme="minorHAnsi" w:eastAsiaTheme="minorEastAsia" w:hAnsiTheme="minorHAnsi" w:cstheme="minorBidi"/>
          <w:noProof/>
          <w:kern w:val="0"/>
          <w:sz w:val="24"/>
          <w:szCs w:val="24"/>
          <w:lang w:eastAsia="zh-TW"/>
        </w:rPr>
        <w:tab/>
      </w:r>
      <w:r>
        <w:rPr>
          <w:noProof/>
        </w:rPr>
        <w:t>Loại phát hiện</w:t>
      </w:r>
      <w:r>
        <w:rPr>
          <w:noProof/>
        </w:rPr>
        <w:tab/>
      </w:r>
      <w:r>
        <w:rPr>
          <w:noProof/>
        </w:rPr>
        <w:fldChar w:fldCharType="begin"/>
      </w:r>
      <w:r>
        <w:rPr>
          <w:noProof/>
        </w:rPr>
        <w:instrText xml:space="preserve"> PAGEREF _Toc87047302 \h </w:instrText>
      </w:r>
      <w:r>
        <w:rPr>
          <w:noProof/>
        </w:rPr>
      </w:r>
      <w:r>
        <w:rPr>
          <w:noProof/>
        </w:rPr>
        <w:fldChar w:fldCharType="separate"/>
      </w:r>
      <w:r>
        <w:rPr>
          <w:noProof/>
        </w:rPr>
        <w:t>49</w:t>
      </w:r>
      <w:r>
        <w:rPr>
          <w:noProof/>
        </w:rPr>
        <w:fldChar w:fldCharType="end"/>
      </w:r>
    </w:p>
    <w:p w14:paraId="27584C50" w14:textId="75E65DDC"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2.3.4.</w:t>
      </w:r>
      <w:r>
        <w:rPr>
          <w:rFonts w:asciiTheme="minorHAnsi" w:eastAsiaTheme="minorEastAsia" w:hAnsiTheme="minorHAnsi" w:cstheme="minorBidi"/>
          <w:noProof/>
          <w:kern w:val="0"/>
          <w:sz w:val="24"/>
          <w:szCs w:val="24"/>
          <w:lang w:eastAsia="zh-TW"/>
        </w:rPr>
        <w:tab/>
      </w:r>
      <w:r>
        <w:rPr>
          <w:noProof/>
        </w:rPr>
        <w:t>Loại kiến nghị kiểm toán</w:t>
      </w:r>
      <w:r>
        <w:rPr>
          <w:noProof/>
        </w:rPr>
        <w:tab/>
      </w:r>
      <w:r>
        <w:rPr>
          <w:noProof/>
        </w:rPr>
        <w:fldChar w:fldCharType="begin"/>
      </w:r>
      <w:r>
        <w:rPr>
          <w:noProof/>
        </w:rPr>
        <w:instrText xml:space="preserve"> PAGEREF _Toc87047303 \h </w:instrText>
      </w:r>
      <w:r>
        <w:rPr>
          <w:noProof/>
        </w:rPr>
      </w:r>
      <w:r>
        <w:rPr>
          <w:noProof/>
        </w:rPr>
        <w:fldChar w:fldCharType="separate"/>
      </w:r>
      <w:r>
        <w:rPr>
          <w:noProof/>
        </w:rPr>
        <w:t>50</w:t>
      </w:r>
      <w:r>
        <w:rPr>
          <w:noProof/>
        </w:rPr>
        <w:fldChar w:fldCharType="end"/>
      </w:r>
    </w:p>
    <w:p w14:paraId="01744E6A" w14:textId="624CBFF0"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3.</w:t>
      </w:r>
      <w:r>
        <w:rPr>
          <w:rFonts w:asciiTheme="minorHAnsi" w:eastAsiaTheme="minorEastAsia" w:hAnsiTheme="minorHAnsi" w:cstheme="minorBidi"/>
          <w:noProof/>
          <w:sz w:val="24"/>
          <w:lang w:eastAsia="zh-TW"/>
        </w:rPr>
        <w:tab/>
      </w:r>
      <w:r>
        <w:rPr>
          <w:noProof/>
        </w:rPr>
        <w:t>Đánh giá rủi ro cấp độ tổ chức</w:t>
      </w:r>
      <w:r>
        <w:rPr>
          <w:noProof/>
        </w:rPr>
        <w:tab/>
      </w:r>
      <w:r>
        <w:rPr>
          <w:noProof/>
        </w:rPr>
        <w:fldChar w:fldCharType="begin"/>
      </w:r>
      <w:r>
        <w:rPr>
          <w:noProof/>
        </w:rPr>
        <w:instrText xml:space="preserve"> PAGEREF _Toc87047304 \h </w:instrText>
      </w:r>
      <w:r>
        <w:rPr>
          <w:noProof/>
        </w:rPr>
      </w:r>
      <w:r>
        <w:rPr>
          <w:noProof/>
        </w:rPr>
        <w:fldChar w:fldCharType="separate"/>
      </w:r>
      <w:r>
        <w:rPr>
          <w:noProof/>
        </w:rPr>
        <w:t>51</w:t>
      </w:r>
      <w:r>
        <w:rPr>
          <w:noProof/>
        </w:rPr>
        <w:fldChar w:fldCharType="end"/>
      </w:r>
    </w:p>
    <w:p w14:paraId="65F0F892" w14:textId="05E5491C"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3.1.</w:t>
      </w:r>
      <w:r>
        <w:rPr>
          <w:rFonts w:asciiTheme="minorHAnsi" w:eastAsiaTheme="minorEastAsia" w:hAnsiTheme="minorHAnsi" w:cstheme="minorBidi"/>
          <w:noProof/>
          <w:sz w:val="24"/>
          <w:lang w:eastAsia="zh-TW"/>
        </w:rPr>
        <w:tab/>
      </w:r>
      <w:r>
        <w:rPr>
          <w:noProof/>
        </w:rPr>
        <w:t xml:space="preserve">Đối tượng </w:t>
      </w:r>
      <w:r w:rsidRPr="003F244F">
        <w:rPr>
          <w:noProof/>
          <w:lang w:val="vi-VN"/>
        </w:rPr>
        <w:t xml:space="preserve">có thể </w:t>
      </w:r>
      <w:r>
        <w:rPr>
          <w:noProof/>
        </w:rPr>
        <w:t>được kiểm toán</w:t>
      </w:r>
      <w:r>
        <w:rPr>
          <w:noProof/>
        </w:rPr>
        <w:tab/>
      </w:r>
      <w:r>
        <w:rPr>
          <w:noProof/>
        </w:rPr>
        <w:fldChar w:fldCharType="begin"/>
      </w:r>
      <w:r>
        <w:rPr>
          <w:noProof/>
        </w:rPr>
        <w:instrText xml:space="preserve"> PAGEREF _Toc87047305 \h </w:instrText>
      </w:r>
      <w:r>
        <w:rPr>
          <w:noProof/>
        </w:rPr>
      </w:r>
      <w:r>
        <w:rPr>
          <w:noProof/>
        </w:rPr>
        <w:fldChar w:fldCharType="separate"/>
      </w:r>
      <w:r>
        <w:rPr>
          <w:noProof/>
        </w:rPr>
        <w:t>51</w:t>
      </w:r>
      <w:r>
        <w:rPr>
          <w:noProof/>
        </w:rPr>
        <w:fldChar w:fldCharType="end"/>
      </w:r>
    </w:p>
    <w:p w14:paraId="687CDE7E" w14:textId="1B7030C4"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3.1.1.</w:t>
      </w:r>
      <w:r>
        <w:rPr>
          <w:rFonts w:asciiTheme="minorHAnsi" w:eastAsiaTheme="minorEastAsia" w:hAnsiTheme="minorHAnsi" w:cstheme="minorBidi"/>
          <w:noProof/>
          <w:kern w:val="0"/>
          <w:sz w:val="24"/>
          <w:szCs w:val="24"/>
          <w:lang w:eastAsia="zh-TW"/>
        </w:rPr>
        <w:tab/>
      </w:r>
      <w:r>
        <w:rPr>
          <w:noProof/>
        </w:rPr>
        <w:t>Danh mục đơn</w:t>
      </w:r>
      <w:r w:rsidRPr="003F244F">
        <w:rPr>
          <w:noProof/>
          <w:lang w:val="vi-VN"/>
        </w:rPr>
        <w:t xml:space="preserve"> vị</w:t>
      </w:r>
      <w:r>
        <w:rPr>
          <w:noProof/>
        </w:rPr>
        <w:tab/>
      </w:r>
      <w:r>
        <w:rPr>
          <w:noProof/>
        </w:rPr>
        <w:fldChar w:fldCharType="begin"/>
      </w:r>
      <w:r>
        <w:rPr>
          <w:noProof/>
        </w:rPr>
        <w:instrText xml:space="preserve"> PAGEREF _Toc87047306 \h </w:instrText>
      </w:r>
      <w:r>
        <w:rPr>
          <w:noProof/>
        </w:rPr>
      </w:r>
      <w:r>
        <w:rPr>
          <w:noProof/>
        </w:rPr>
        <w:fldChar w:fldCharType="separate"/>
      </w:r>
      <w:r>
        <w:rPr>
          <w:noProof/>
        </w:rPr>
        <w:t>51</w:t>
      </w:r>
      <w:r>
        <w:rPr>
          <w:noProof/>
        </w:rPr>
        <w:fldChar w:fldCharType="end"/>
      </w:r>
    </w:p>
    <w:p w14:paraId="19706AD5" w14:textId="3FE17830"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3.1.2.</w:t>
      </w:r>
      <w:r>
        <w:rPr>
          <w:rFonts w:asciiTheme="minorHAnsi" w:eastAsiaTheme="minorEastAsia" w:hAnsiTheme="minorHAnsi" w:cstheme="minorBidi"/>
          <w:noProof/>
          <w:kern w:val="0"/>
          <w:sz w:val="24"/>
          <w:szCs w:val="24"/>
          <w:lang w:eastAsia="zh-TW"/>
        </w:rPr>
        <w:tab/>
      </w:r>
      <w:r>
        <w:rPr>
          <w:noProof/>
        </w:rPr>
        <w:t>Danh mục hoạt động</w:t>
      </w:r>
      <w:r>
        <w:rPr>
          <w:noProof/>
        </w:rPr>
        <w:tab/>
      </w:r>
      <w:r>
        <w:rPr>
          <w:noProof/>
        </w:rPr>
        <w:fldChar w:fldCharType="begin"/>
      </w:r>
      <w:r>
        <w:rPr>
          <w:noProof/>
        </w:rPr>
        <w:instrText xml:space="preserve"> PAGEREF _Toc87047307 \h </w:instrText>
      </w:r>
      <w:r>
        <w:rPr>
          <w:noProof/>
        </w:rPr>
      </w:r>
      <w:r>
        <w:rPr>
          <w:noProof/>
        </w:rPr>
        <w:fldChar w:fldCharType="separate"/>
      </w:r>
      <w:r>
        <w:rPr>
          <w:noProof/>
        </w:rPr>
        <w:t>55</w:t>
      </w:r>
      <w:r>
        <w:rPr>
          <w:noProof/>
        </w:rPr>
        <w:fldChar w:fldCharType="end"/>
      </w:r>
    </w:p>
    <w:p w14:paraId="08BF25CE" w14:textId="594DC304"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3.1.3.</w:t>
      </w:r>
      <w:r>
        <w:rPr>
          <w:rFonts w:asciiTheme="minorHAnsi" w:eastAsiaTheme="minorEastAsia" w:hAnsiTheme="minorHAnsi" w:cstheme="minorBidi"/>
          <w:noProof/>
          <w:kern w:val="0"/>
          <w:sz w:val="24"/>
          <w:szCs w:val="24"/>
          <w:lang w:eastAsia="zh-TW"/>
        </w:rPr>
        <w:tab/>
      </w:r>
      <w:r>
        <w:rPr>
          <w:noProof/>
        </w:rPr>
        <w:t>Danh mục quy trình</w:t>
      </w:r>
      <w:r>
        <w:rPr>
          <w:noProof/>
        </w:rPr>
        <w:tab/>
      </w:r>
      <w:r>
        <w:rPr>
          <w:noProof/>
        </w:rPr>
        <w:fldChar w:fldCharType="begin"/>
      </w:r>
      <w:r>
        <w:rPr>
          <w:noProof/>
        </w:rPr>
        <w:instrText xml:space="preserve"> PAGEREF _Toc87047308 \h </w:instrText>
      </w:r>
      <w:r>
        <w:rPr>
          <w:noProof/>
        </w:rPr>
      </w:r>
      <w:r>
        <w:rPr>
          <w:noProof/>
        </w:rPr>
        <w:fldChar w:fldCharType="separate"/>
      </w:r>
      <w:r>
        <w:rPr>
          <w:noProof/>
        </w:rPr>
        <w:t>57</w:t>
      </w:r>
      <w:r>
        <w:rPr>
          <w:noProof/>
        </w:rPr>
        <w:fldChar w:fldCharType="end"/>
      </w:r>
    </w:p>
    <w:p w14:paraId="2819FAB2" w14:textId="274955AD"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3.2.</w:t>
      </w:r>
      <w:r>
        <w:rPr>
          <w:rFonts w:asciiTheme="minorHAnsi" w:eastAsiaTheme="minorEastAsia" w:hAnsiTheme="minorHAnsi" w:cstheme="minorBidi"/>
          <w:noProof/>
          <w:sz w:val="24"/>
          <w:lang w:eastAsia="zh-TW"/>
        </w:rPr>
        <w:tab/>
      </w:r>
      <w:r w:rsidRPr="003F244F">
        <w:rPr>
          <w:noProof/>
        </w:rPr>
        <w:t>Mô</w:t>
      </w:r>
      <w:r w:rsidRPr="003F244F">
        <w:rPr>
          <w:noProof/>
          <w:lang w:val="vi-VN"/>
        </w:rPr>
        <w:t xml:space="preserve"> hình đánh giá</w:t>
      </w:r>
      <w:r>
        <w:rPr>
          <w:noProof/>
        </w:rPr>
        <w:tab/>
      </w:r>
      <w:r>
        <w:rPr>
          <w:noProof/>
        </w:rPr>
        <w:fldChar w:fldCharType="begin"/>
      </w:r>
      <w:r>
        <w:rPr>
          <w:noProof/>
        </w:rPr>
        <w:instrText xml:space="preserve"> PAGEREF _Toc87047309 \h </w:instrText>
      </w:r>
      <w:r>
        <w:rPr>
          <w:noProof/>
        </w:rPr>
      </w:r>
      <w:r>
        <w:rPr>
          <w:noProof/>
        </w:rPr>
        <w:fldChar w:fldCharType="separate"/>
      </w:r>
      <w:r>
        <w:rPr>
          <w:noProof/>
        </w:rPr>
        <w:t>58</w:t>
      </w:r>
      <w:r>
        <w:rPr>
          <w:noProof/>
        </w:rPr>
        <w:fldChar w:fldCharType="end"/>
      </w:r>
    </w:p>
    <w:p w14:paraId="07B3549C" w14:textId="5CE34B6B"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3.2.1.</w:t>
      </w:r>
      <w:r>
        <w:rPr>
          <w:rFonts w:asciiTheme="minorHAnsi" w:eastAsiaTheme="minorEastAsia" w:hAnsiTheme="minorHAnsi" w:cstheme="minorBidi"/>
          <w:noProof/>
          <w:kern w:val="0"/>
          <w:sz w:val="24"/>
          <w:szCs w:val="24"/>
          <w:lang w:eastAsia="zh-TW"/>
        </w:rPr>
        <w:tab/>
      </w:r>
      <w:r w:rsidRPr="003F244F">
        <w:rPr>
          <w:noProof/>
          <w:lang w:val="vi-VN"/>
        </w:rPr>
        <w:t>Y</w:t>
      </w:r>
      <w:r>
        <w:rPr>
          <w:noProof/>
        </w:rPr>
        <w:t>ếu tố rủi ro</w:t>
      </w:r>
      <w:r>
        <w:rPr>
          <w:noProof/>
        </w:rPr>
        <w:tab/>
      </w:r>
      <w:r>
        <w:rPr>
          <w:noProof/>
        </w:rPr>
        <w:fldChar w:fldCharType="begin"/>
      </w:r>
      <w:r>
        <w:rPr>
          <w:noProof/>
        </w:rPr>
        <w:instrText xml:space="preserve"> PAGEREF _Toc87047310 \h </w:instrText>
      </w:r>
      <w:r>
        <w:rPr>
          <w:noProof/>
        </w:rPr>
      </w:r>
      <w:r>
        <w:rPr>
          <w:noProof/>
        </w:rPr>
        <w:fldChar w:fldCharType="separate"/>
      </w:r>
      <w:r>
        <w:rPr>
          <w:noProof/>
        </w:rPr>
        <w:t>58</w:t>
      </w:r>
      <w:r>
        <w:rPr>
          <w:noProof/>
        </w:rPr>
        <w:fldChar w:fldCharType="end"/>
      </w:r>
    </w:p>
    <w:p w14:paraId="05C1A544" w14:textId="4714E899"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3.2.2.</w:t>
      </w:r>
      <w:r>
        <w:rPr>
          <w:rFonts w:asciiTheme="minorHAnsi" w:eastAsiaTheme="minorEastAsia" w:hAnsiTheme="minorHAnsi" w:cstheme="minorBidi"/>
          <w:noProof/>
          <w:kern w:val="0"/>
          <w:sz w:val="24"/>
          <w:szCs w:val="24"/>
          <w:lang w:eastAsia="zh-TW"/>
        </w:rPr>
        <w:tab/>
      </w:r>
      <w:r w:rsidRPr="003F244F">
        <w:rPr>
          <w:noProof/>
          <w:lang w:val="vi-VN"/>
        </w:rPr>
        <w:t>Thang điểm chấm điểm</w:t>
      </w:r>
      <w:r>
        <w:rPr>
          <w:noProof/>
        </w:rPr>
        <w:tab/>
      </w:r>
      <w:r>
        <w:rPr>
          <w:noProof/>
        </w:rPr>
        <w:fldChar w:fldCharType="begin"/>
      </w:r>
      <w:r>
        <w:rPr>
          <w:noProof/>
        </w:rPr>
        <w:instrText xml:space="preserve"> PAGEREF _Toc87047311 \h </w:instrText>
      </w:r>
      <w:r>
        <w:rPr>
          <w:noProof/>
        </w:rPr>
      </w:r>
      <w:r>
        <w:rPr>
          <w:noProof/>
        </w:rPr>
        <w:fldChar w:fldCharType="separate"/>
      </w:r>
      <w:r>
        <w:rPr>
          <w:noProof/>
        </w:rPr>
        <w:t>61</w:t>
      </w:r>
      <w:r>
        <w:rPr>
          <w:noProof/>
        </w:rPr>
        <w:fldChar w:fldCharType="end"/>
      </w:r>
    </w:p>
    <w:p w14:paraId="70EDC4D8" w14:textId="27FF808E"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3.2.3.</w:t>
      </w:r>
      <w:r>
        <w:rPr>
          <w:rFonts w:asciiTheme="minorHAnsi" w:eastAsiaTheme="minorEastAsia" w:hAnsiTheme="minorHAnsi" w:cstheme="minorBidi"/>
          <w:noProof/>
          <w:kern w:val="0"/>
          <w:sz w:val="24"/>
          <w:szCs w:val="24"/>
          <w:lang w:eastAsia="zh-TW"/>
        </w:rPr>
        <w:tab/>
      </w:r>
      <w:r w:rsidRPr="003F244F">
        <w:rPr>
          <w:noProof/>
          <w:lang w:val="vi-VN"/>
        </w:rPr>
        <w:t>Thang điểm xếp hạng</w:t>
      </w:r>
      <w:r>
        <w:rPr>
          <w:noProof/>
        </w:rPr>
        <w:tab/>
      </w:r>
      <w:r>
        <w:rPr>
          <w:noProof/>
        </w:rPr>
        <w:fldChar w:fldCharType="begin"/>
      </w:r>
      <w:r>
        <w:rPr>
          <w:noProof/>
        </w:rPr>
        <w:instrText xml:space="preserve"> PAGEREF _Toc87047312 \h </w:instrText>
      </w:r>
      <w:r>
        <w:rPr>
          <w:noProof/>
        </w:rPr>
      </w:r>
      <w:r>
        <w:rPr>
          <w:noProof/>
        </w:rPr>
        <w:fldChar w:fldCharType="separate"/>
      </w:r>
      <w:r>
        <w:rPr>
          <w:noProof/>
        </w:rPr>
        <w:t>63</w:t>
      </w:r>
      <w:r>
        <w:rPr>
          <w:noProof/>
        </w:rPr>
        <w:fldChar w:fldCharType="end"/>
      </w:r>
    </w:p>
    <w:p w14:paraId="6CA57393" w14:textId="3A61A2C6"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3.2.4.</w:t>
      </w:r>
      <w:r>
        <w:rPr>
          <w:rFonts w:asciiTheme="minorHAnsi" w:eastAsiaTheme="minorEastAsia" w:hAnsiTheme="minorHAnsi" w:cstheme="minorBidi"/>
          <w:noProof/>
          <w:kern w:val="0"/>
          <w:sz w:val="24"/>
          <w:szCs w:val="24"/>
          <w:lang w:eastAsia="zh-TW"/>
        </w:rPr>
        <w:tab/>
      </w:r>
      <w:r w:rsidRPr="003F244F">
        <w:rPr>
          <w:noProof/>
          <w:lang w:val="vi-VN"/>
        </w:rPr>
        <w:t>Chu kỳ kiểm toán</w:t>
      </w:r>
      <w:r>
        <w:rPr>
          <w:noProof/>
        </w:rPr>
        <w:tab/>
      </w:r>
      <w:r>
        <w:rPr>
          <w:noProof/>
        </w:rPr>
        <w:fldChar w:fldCharType="begin"/>
      </w:r>
      <w:r>
        <w:rPr>
          <w:noProof/>
        </w:rPr>
        <w:instrText xml:space="preserve"> PAGEREF _Toc87047313 \h </w:instrText>
      </w:r>
      <w:r>
        <w:rPr>
          <w:noProof/>
        </w:rPr>
      </w:r>
      <w:r>
        <w:rPr>
          <w:noProof/>
        </w:rPr>
        <w:fldChar w:fldCharType="separate"/>
      </w:r>
      <w:r>
        <w:rPr>
          <w:noProof/>
        </w:rPr>
        <w:t>65</w:t>
      </w:r>
      <w:r>
        <w:rPr>
          <w:noProof/>
        </w:rPr>
        <w:fldChar w:fldCharType="end"/>
      </w:r>
    </w:p>
    <w:p w14:paraId="224FB7D4" w14:textId="3214C226"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3.3.</w:t>
      </w:r>
      <w:r>
        <w:rPr>
          <w:rFonts w:asciiTheme="minorHAnsi" w:eastAsiaTheme="minorEastAsia" w:hAnsiTheme="minorHAnsi" w:cstheme="minorBidi"/>
          <w:noProof/>
          <w:sz w:val="24"/>
          <w:lang w:eastAsia="zh-TW"/>
        </w:rPr>
        <w:tab/>
      </w:r>
      <w:r>
        <w:rPr>
          <w:noProof/>
        </w:rPr>
        <w:t>Thực hiện đánh giá</w:t>
      </w:r>
      <w:r>
        <w:rPr>
          <w:noProof/>
        </w:rPr>
        <w:tab/>
      </w:r>
      <w:r>
        <w:rPr>
          <w:noProof/>
        </w:rPr>
        <w:fldChar w:fldCharType="begin"/>
      </w:r>
      <w:r>
        <w:rPr>
          <w:noProof/>
        </w:rPr>
        <w:instrText xml:space="preserve"> PAGEREF _Toc87047314 \h </w:instrText>
      </w:r>
      <w:r>
        <w:rPr>
          <w:noProof/>
        </w:rPr>
      </w:r>
      <w:r>
        <w:rPr>
          <w:noProof/>
        </w:rPr>
        <w:fldChar w:fldCharType="separate"/>
      </w:r>
      <w:r>
        <w:rPr>
          <w:noProof/>
        </w:rPr>
        <w:t>66</w:t>
      </w:r>
      <w:r>
        <w:rPr>
          <w:noProof/>
        </w:rPr>
        <w:fldChar w:fldCharType="end"/>
      </w:r>
    </w:p>
    <w:p w14:paraId="674C095E" w14:textId="325FC457"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3.3.1.</w:t>
      </w:r>
      <w:r>
        <w:rPr>
          <w:rFonts w:asciiTheme="minorHAnsi" w:eastAsiaTheme="minorEastAsia" w:hAnsiTheme="minorHAnsi" w:cstheme="minorBidi"/>
          <w:noProof/>
          <w:kern w:val="0"/>
          <w:sz w:val="24"/>
          <w:szCs w:val="24"/>
          <w:lang w:eastAsia="zh-TW"/>
        </w:rPr>
        <w:tab/>
      </w:r>
      <w:r w:rsidRPr="003F244F">
        <w:rPr>
          <w:noProof/>
          <w:lang w:val="vi-VN"/>
        </w:rPr>
        <w:t>Kỳ đánh giá</w:t>
      </w:r>
      <w:r>
        <w:rPr>
          <w:noProof/>
        </w:rPr>
        <w:tab/>
      </w:r>
      <w:r>
        <w:rPr>
          <w:noProof/>
        </w:rPr>
        <w:fldChar w:fldCharType="begin"/>
      </w:r>
      <w:r>
        <w:rPr>
          <w:noProof/>
        </w:rPr>
        <w:instrText xml:space="preserve"> PAGEREF _Toc87047315 \h </w:instrText>
      </w:r>
      <w:r>
        <w:rPr>
          <w:noProof/>
        </w:rPr>
      </w:r>
      <w:r>
        <w:rPr>
          <w:noProof/>
        </w:rPr>
        <w:fldChar w:fldCharType="separate"/>
      </w:r>
      <w:r>
        <w:rPr>
          <w:noProof/>
        </w:rPr>
        <w:t>66</w:t>
      </w:r>
      <w:r>
        <w:rPr>
          <w:noProof/>
        </w:rPr>
        <w:fldChar w:fldCharType="end"/>
      </w:r>
    </w:p>
    <w:p w14:paraId="6B1054AE" w14:textId="603569EE"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3.3.2.</w:t>
      </w:r>
      <w:r>
        <w:rPr>
          <w:rFonts w:asciiTheme="minorHAnsi" w:eastAsiaTheme="minorEastAsia" w:hAnsiTheme="minorHAnsi" w:cstheme="minorBidi"/>
          <w:noProof/>
          <w:kern w:val="0"/>
          <w:sz w:val="24"/>
          <w:szCs w:val="24"/>
          <w:lang w:eastAsia="zh-TW"/>
        </w:rPr>
        <w:tab/>
      </w:r>
      <w:r w:rsidRPr="003F244F">
        <w:rPr>
          <w:noProof/>
          <w:lang w:val="vi-VN"/>
        </w:rPr>
        <w:t>Bảng chấm điểm</w:t>
      </w:r>
      <w:r>
        <w:rPr>
          <w:noProof/>
        </w:rPr>
        <w:tab/>
      </w:r>
      <w:r>
        <w:rPr>
          <w:noProof/>
        </w:rPr>
        <w:fldChar w:fldCharType="begin"/>
      </w:r>
      <w:r>
        <w:rPr>
          <w:noProof/>
        </w:rPr>
        <w:instrText xml:space="preserve"> PAGEREF _Toc87047316 \h </w:instrText>
      </w:r>
      <w:r>
        <w:rPr>
          <w:noProof/>
        </w:rPr>
      </w:r>
      <w:r>
        <w:rPr>
          <w:noProof/>
        </w:rPr>
        <w:fldChar w:fldCharType="separate"/>
      </w:r>
      <w:r>
        <w:rPr>
          <w:noProof/>
        </w:rPr>
        <w:t>68</w:t>
      </w:r>
      <w:r>
        <w:rPr>
          <w:noProof/>
        </w:rPr>
        <w:fldChar w:fldCharType="end"/>
      </w:r>
    </w:p>
    <w:p w14:paraId="6C8D88E0" w14:textId="3136CB2F"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3.3.3.</w:t>
      </w:r>
      <w:r>
        <w:rPr>
          <w:rFonts w:asciiTheme="minorHAnsi" w:eastAsiaTheme="minorEastAsia" w:hAnsiTheme="minorHAnsi" w:cstheme="minorBidi"/>
          <w:noProof/>
          <w:kern w:val="0"/>
          <w:sz w:val="24"/>
          <w:szCs w:val="24"/>
          <w:lang w:eastAsia="zh-TW"/>
        </w:rPr>
        <w:tab/>
      </w:r>
      <w:r w:rsidRPr="003F244F">
        <w:rPr>
          <w:noProof/>
          <w:lang w:val="vi-VN"/>
        </w:rPr>
        <w:t>Kết quả đánh giá</w:t>
      </w:r>
      <w:r>
        <w:rPr>
          <w:noProof/>
        </w:rPr>
        <w:tab/>
      </w:r>
      <w:r>
        <w:rPr>
          <w:noProof/>
        </w:rPr>
        <w:fldChar w:fldCharType="begin"/>
      </w:r>
      <w:r>
        <w:rPr>
          <w:noProof/>
        </w:rPr>
        <w:instrText xml:space="preserve"> PAGEREF _Toc87047317 \h </w:instrText>
      </w:r>
      <w:r>
        <w:rPr>
          <w:noProof/>
        </w:rPr>
      </w:r>
      <w:r>
        <w:rPr>
          <w:noProof/>
        </w:rPr>
        <w:fldChar w:fldCharType="separate"/>
      </w:r>
      <w:r>
        <w:rPr>
          <w:noProof/>
        </w:rPr>
        <w:t>72</w:t>
      </w:r>
      <w:r>
        <w:rPr>
          <w:noProof/>
        </w:rPr>
        <w:fldChar w:fldCharType="end"/>
      </w:r>
    </w:p>
    <w:p w14:paraId="0CC8E859" w14:textId="0712D382"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4.</w:t>
      </w:r>
      <w:r>
        <w:rPr>
          <w:rFonts w:asciiTheme="minorHAnsi" w:eastAsiaTheme="minorEastAsia" w:hAnsiTheme="minorHAnsi" w:cstheme="minorBidi"/>
          <w:noProof/>
          <w:sz w:val="24"/>
          <w:lang w:eastAsia="zh-TW"/>
        </w:rPr>
        <w:tab/>
      </w:r>
      <w:r>
        <w:rPr>
          <w:noProof/>
        </w:rPr>
        <w:t>Lập kế hoạch kiểm toán năm</w:t>
      </w:r>
      <w:r>
        <w:rPr>
          <w:noProof/>
        </w:rPr>
        <w:tab/>
      </w:r>
      <w:r>
        <w:rPr>
          <w:noProof/>
        </w:rPr>
        <w:fldChar w:fldCharType="begin"/>
      </w:r>
      <w:r>
        <w:rPr>
          <w:noProof/>
        </w:rPr>
        <w:instrText xml:space="preserve"> PAGEREF _Toc87047318 \h </w:instrText>
      </w:r>
      <w:r>
        <w:rPr>
          <w:noProof/>
        </w:rPr>
      </w:r>
      <w:r>
        <w:rPr>
          <w:noProof/>
        </w:rPr>
        <w:fldChar w:fldCharType="separate"/>
      </w:r>
      <w:r>
        <w:rPr>
          <w:noProof/>
        </w:rPr>
        <w:t>75</w:t>
      </w:r>
      <w:r>
        <w:rPr>
          <w:noProof/>
        </w:rPr>
        <w:fldChar w:fldCharType="end"/>
      </w:r>
    </w:p>
    <w:p w14:paraId="12865243" w14:textId="62329D0C"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4.1.</w:t>
      </w:r>
      <w:r>
        <w:rPr>
          <w:rFonts w:asciiTheme="minorHAnsi" w:eastAsiaTheme="minorEastAsia" w:hAnsiTheme="minorHAnsi" w:cstheme="minorBidi"/>
          <w:noProof/>
          <w:sz w:val="24"/>
          <w:lang w:eastAsia="zh-TW"/>
        </w:rPr>
        <w:tab/>
      </w:r>
      <w:r>
        <w:rPr>
          <w:noProof/>
        </w:rPr>
        <w:t>Kế hoạch kiểm toán năm</w:t>
      </w:r>
      <w:r>
        <w:rPr>
          <w:noProof/>
        </w:rPr>
        <w:tab/>
      </w:r>
      <w:r>
        <w:rPr>
          <w:noProof/>
        </w:rPr>
        <w:fldChar w:fldCharType="begin"/>
      </w:r>
      <w:r>
        <w:rPr>
          <w:noProof/>
        </w:rPr>
        <w:instrText xml:space="preserve"> PAGEREF _Toc87047319 \h </w:instrText>
      </w:r>
      <w:r>
        <w:rPr>
          <w:noProof/>
        </w:rPr>
      </w:r>
      <w:r>
        <w:rPr>
          <w:noProof/>
        </w:rPr>
        <w:fldChar w:fldCharType="separate"/>
      </w:r>
      <w:r>
        <w:rPr>
          <w:noProof/>
        </w:rPr>
        <w:t>75</w:t>
      </w:r>
      <w:r>
        <w:rPr>
          <w:noProof/>
        </w:rPr>
        <w:fldChar w:fldCharType="end"/>
      </w:r>
    </w:p>
    <w:p w14:paraId="460E8318" w14:textId="6227EDF7"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4.2.</w:t>
      </w:r>
      <w:r>
        <w:rPr>
          <w:rFonts w:asciiTheme="minorHAnsi" w:eastAsiaTheme="minorEastAsia" w:hAnsiTheme="minorHAnsi" w:cstheme="minorBidi"/>
          <w:noProof/>
          <w:sz w:val="24"/>
          <w:lang w:eastAsia="zh-TW"/>
        </w:rPr>
        <w:tab/>
      </w:r>
      <w:r>
        <w:rPr>
          <w:noProof/>
        </w:rPr>
        <w:t>Thiết lập cuộc kiểm toán trong kế hoạch năm</w:t>
      </w:r>
      <w:r>
        <w:rPr>
          <w:noProof/>
        </w:rPr>
        <w:tab/>
      </w:r>
      <w:r>
        <w:rPr>
          <w:noProof/>
        </w:rPr>
        <w:fldChar w:fldCharType="begin"/>
      </w:r>
      <w:r>
        <w:rPr>
          <w:noProof/>
        </w:rPr>
        <w:instrText xml:space="preserve"> PAGEREF _Toc87047320 \h </w:instrText>
      </w:r>
      <w:r>
        <w:rPr>
          <w:noProof/>
        </w:rPr>
      </w:r>
      <w:r>
        <w:rPr>
          <w:noProof/>
        </w:rPr>
        <w:fldChar w:fldCharType="separate"/>
      </w:r>
      <w:r>
        <w:rPr>
          <w:noProof/>
        </w:rPr>
        <w:t>79</w:t>
      </w:r>
      <w:r>
        <w:rPr>
          <w:noProof/>
        </w:rPr>
        <w:fldChar w:fldCharType="end"/>
      </w:r>
    </w:p>
    <w:p w14:paraId="35C816BF" w14:textId="7FEDA9B1"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4.2.1.</w:t>
      </w:r>
      <w:r>
        <w:rPr>
          <w:rFonts w:asciiTheme="minorHAnsi" w:eastAsiaTheme="minorEastAsia" w:hAnsiTheme="minorHAnsi" w:cstheme="minorBidi"/>
          <w:noProof/>
          <w:kern w:val="0"/>
          <w:sz w:val="24"/>
          <w:szCs w:val="24"/>
          <w:lang w:eastAsia="zh-TW"/>
        </w:rPr>
        <w:tab/>
      </w:r>
      <w:r>
        <w:rPr>
          <w:noProof/>
        </w:rPr>
        <w:t>Cuộc kiểm toán</w:t>
      </w:r>
      <w:r>
        <w:rPr>
          <w:noProof/>
        </w:rPr>
        <w:tab/>
      </w:r>
      <w:r>
        <w:rPr>
          <w:noProof/>
        </w:rPr>
        <w:fldChar w:fldCharType="begin"/>
      </w:r>
      <w:r>
        <w:rPr>
          <w:noProof/>
        </w:rPr>
        <w:instrText xml:space="preserve"> PAGEREF _Toc87047321 \h </w:instrText>
      </w:r>
      <w:r>
        <w:rPr>
          <w:noProof/>
        </w:rPr>
      </w:r>
      <w:r>
        <w:rPr>
          <w:noProof/>
        </w:rPr>
        <w:fldChar w:fldCharType="separate"/>
      </w:r>
      <w:r>
        <w:rPr>
          <w:noProof/>
        </w:rPr>
        <w:t>79</w:t>
      </w:r>
      <w:r>
        <w:rPr>
          <w:noProof/>
        </w:rPr>
        <w:fldChar w:fldCharType="end"/>
      </w:r>
    </w:p>
    <w:p w14:paraId="581D6DDC" w14:textId="53F2380A"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4.2.2.</w:t>
      </w:r>
      <w:r>
        <w:rPr>
          <w:rFonts w:asciiTheme="minorHAnsi" w:eastAsiaTheme="minorEastAsia" w:hAnsiTheme="minorHAnsi" w:cstheme="minorBidi"/>
          <w:noProof/>
          <w:kern w:val="0"/>
          <w:sz w:val="24"/>
          <w:szCs w:val="24"/>
          <w:lang w:eastAsia="zh-TW"/>
        </w:rPr>
        <w:tab/>
      </w:r>
      <w:r>
        <w:rPr>
          <w:noProof/>
        </w:rPr>
        <w:t>Thiết lập phạm vi cuộc kiểm toán</w:t>
      </w:r>
      <w:r>
        <w:rPr>
          <w:noProof/>
        </w:rPr>
        <w:tab/>
      </w:r>
      <w:r>
        <w:rPr>
          <w:noProof/>
        </w:rPr>
        <w:fldChar w:fldCharType="begin"/>
      </w:r>
      <w:r>
        <w:rPr>
          <w:noProof/>
        </w:rPr>
        <w:instrText xml:space="preserve"> PAGEREF _Toc87047322 \h </w:instrText>
      </w:r>
      <w:r>
        <w:rPr>
          <w:noProof/>
        </w:rPr>
      </w:r>
      <w:r>
        <w:rPr>
          <w:noProof/>
        </w:rPr>
        <w:fldChar w:fldCharType="separate"/>
      </w:r>
      <w:r>
        <w:rPr>
          <w:noProof/>
        </w:rPr>
        <w:t>81</w:t>
      </w:r>
      <w:r>
        <w:rPr>
          <w:noProof/>
        </w:rPr>
        <w:fldChar w:fldCharType="end"/>
      </w:r>
    </w:p>
    <w:p w14:paraId="7C0C6DE8" w14:textId="7B111249"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5.</w:t>
      </w:r>
      <w:r>
        <w:rPr>
          <w:rFonts w:asciiTheme="minorHAnsi" w:eastAsiaTheme="minorEastAsia" w:hAnsiTheme="minorHAnsi" w:cstheme="minorBidi"/>
          <w:noProof/>
          <w:sz w:val="24"/>
          <w:lang w:eastAsia="zh-TW"/>
        </w:rPr>
        <w:tab/>
      </w:r>
      <w:r>
        <w:rPr>
          <w:noProof/>
        </w:rPr>
        <w:t>Chuẩn bị cuộc kiểm toán</w:t>
      </w:r>
      <w:r>
        <w:rPr>
          <w:noProof/>
        </w:rPr>
        <w:tab/>
      </w:r>
      <w:r>
        <w:rPr>
          <w:noProof/>
        </w:rPr>
        <w:fldChar w:fldCharType="begin"/>
      </w:r>
      <w:r>
        <w:rPr>
          <w:noProof/>
        </w:rPr>
        <w:instrText xml:space="preserve"> PAGEREF _Toc87047323 \h </w:instrText>
      </w:r>
      <w:r>
        <w:rPr>
          <w:noProof/>
        </w:rPr>
      </w:r>
      <w:r>
        <w:rPr>
          <w:noProof/>
        </w:rPr>
        <w:fldChar w:fldCharType="separate"/>
      </w:r>
      <w:r>
        <w:rPr>
          <w:noProof/>
        </w:rPr>
        <w:t>83</w:t>
      </w:r>
      <w:r>
        <w:rPr>
          <w:noProof/>
        </w:rPr>
        <w:fldChar w:fldCharType="end"/>
      </w:r>
    </w:p>
    <w:p w14:paraId="03E14716" w14:textId="0F1C91DA"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5.1.</w:t>
      </w:r>
      <w:r>
        <w:rPr>
          <w:rFonts w:asciiTheme="minorHAnsi" w:eastAsiaTheme="minorEastAsia" w:hAnsiTheme="minorHAnsi" w:cstheme="minorBidi"/>
          <w:noProof/>
          <w:sz w:val="24"/>
          <w:lang w:eastAsia="zh-TW"/>
        </w:rPr>
        <w:tab/>
      </w:r>
      <w:r w:rsidRPr="003F244F">
        <w:rPr>
          <w:noProof/>
          <w:lang w:val="vi-VN"/>
        </w:rPr>
        <w:t>Quản lý cuộc kiểm toán</w:t>
      </w:r>
      <w:r>
        <w:rPr>
          <w:noProof/>
        </w:rPr>
        <w:tab/>
      </w:r>
      <w:r>
        <w:rPr>
          <w:noProof/>
        </w:rPr>
        <w:fldChar w:fldCharType="begin"/>
      </w:r>
      <w:r>
        <w:rPr>
          <w:noProof/>
        </w:rPr>
        <w:instrText xml:space="preserve"> PAGEREF _Toc87047324 \h </w:instrText>
      </w:r>
      <w:r>
        <w:rPr>
          <w:noProof/>
        </w:rPr>
      </w:r>
      <w:r>
        <w:rPr>
          <w:noProof/>
        </w:rPr>
        <w:fldChar w:fldCharType="separate"/>
      </w:r>
      <w:r>
        <w:rPr>
          <w:noProof/>
        </w:rPr>
        <w:t>83</w:t>
      </w:r>
      <w:r>
        <w:rPr>
          <w:noProof/>
        </w:rPr>
        <w:fldChar w:fldCharType="end"/>
      </w:r>
    </w:p>
    <w:p w14:paraId="7470B662" w14:textId="29DE4ED5"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5.1.1.</w:t>
      </w:r>
      <w:r>
        <w:rPr>
          <w:rFonts w:asciiTheme="minorHAnsi" w:eastAsiaTheme="minorEastAsia" w:hAnsiTheme="minorHAnsi" w:cstheme="minorBidi"/>
          <w:noProof/>
          <w:kern w:val="0"/>
          <w:sz w:val="24"/>
          <w:szCs w:val="24"/>
          <w:lang w:eastAsia="zh-TW"/>
        </w:rPr>
        <w:tab/>
      </w:r>
      <w:r>
        <w:rPr>
          <w:noProof/>
        </w:rPr>
        <w:t>Thông tin chung</w:t>
      </w:r>
      <w:r>
        <w:rPr>
          <w:noProof/>
        </w:rPr>
        <w:tab/>
      </w:r>
      <w:r>
        <w:rPr>
          <w:noProof/>
        </w:rPr>
        <w:fldChar w:fldCharType="begin"/>
      </w:r>
      <w:r>
        <w:rPr>
          <w:noProof/>
        </w:rPr>
        <w:instrText xml:space="preserve"> PAGEREF _Toc87047325 \h </w:instrText>
      </w:r>
      <w:r>
        <w:rPr>
          <w:noProof/>
        </w:rPr>
      </w:r>
      <w:r>
        <w:rPr>
          <w:noProof/>
        </w:rPr>
        <w:fldChar w:fldCharType="separate"/>
      </w:r>
      <w:r>
        <w:rPr>
          <w:noProof/>
        </w:rPr>
        <w:t>86</w:t>
      </w:r>
      <w:r>
        <w:rPr>
          <w:noProof/>
        </w:rPr>
        <w:fldChar w:fldCharType="end"/>
      </w:r>
    </w:p>
    <w:p w14:paraId="2311D1ED" w14:textId="4EF46A51"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5.1.2.</w:t>
      </w:r>
      <w:r>
        <w:rPr>
          <w:rFonts w:asciiTheme="minorHAnsi" w:eastAsiaTheme="minorEastAsia" w:hAnsiTheme="minorHAnsi" w:cstheme="minorBidi"/>
          <w:noProof/>
          <w:kern w:val="0"/>
          <w:sz w:val="24"/>
          <w:szCs w:val="24"/>
          <w:lang w:eastAsia="zh-TW"/>
        </w:rPr>
        <w:tab/>
      </w:r>
      <w:r>
        <w:rPr>
          <w:noProof/>
        </w:rPr>
        <w:t>Nhân sự KT</w:t>
      </w:r>
      <w:r>
        <w:rPr>
          <w:noProof/>
        </w:rPr>
        <w:tab/>
      </w:r>
      <w:r>
        <w:rPr>
          <w:noProof/>
        </w:rPr>
        <w:fldChar w:fldCharType="begin"/>
      </w:r>
      <w:r>
        <w:rPr>
          <w:noProof/>
        </w:rPr>
        <w:instrText xml:space="preserve"> PAGEREF _Toc87047326 \h </w:instrText>
      </w:r>
      <w:r>
        <w:rPr>
          <w:noProof/>
        </w:rPr>
      </w:r>
      <w:r>
        <w:rPr>
          <w:noProof/>
        </w:rPr>
        <w:fldChar w:fldCharType="separate"/>
      </w:r>
      <w:r>
        <w:rPr>
          <w:noProof/>
        </w:rPr>
        <w:t>87</w:t>
      </w:r>
      <w:r>
        <w:rPr>
          <w:noProof/>
        </w:rPr>
        <w:fldChar w:fldCharType="end"/>
      </w:r>
    </w:p>
    <w:p w14:paraId="7DAF428B" w14:textId="6825A8A2"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lastRenderedPageBreak/>
        <w:t>5.1.3.</w:t>
      </w:r>
      <w:r>
        <w:rPr>
          <w:rFonts w:asciiTheme="minorHAnsi" w:eastAsiaTheme="minorEastAsia" w:hAnsiTheme="minorHAnsi" w:cstheme="minorBidi"/>
          <w:noProof/>
          <w:kern w:val="0"/>
          <w:sz w:val="24"/>
          <w:szCs w:val="24"/>
          <w:lang w:eastAsia="zh-TW"/>
        </w:rPr>
        <w:tab/>
      </w:r>
      <w:r w:rsidRPr="003F244F">
        <w:rPr>
          <w:noProof/>
          <w:lang w:val="vi-VN"/>
        </w:rPr>
        <w:t>Phạm vi và phân công KT</w:t>
      </w:r>
      <w:r>
        <w:rPr>
          <w:noProof/>
        </w:rPr>
        <w:tab/>
      </w:r>
      <w:r>
        <w:rPr>
          <w:noProof/>
        </w:rPr>
        <w:fldChar w:fldCharType="begin"/>
      </w:r>
      <w:r>
        <w:rPr>
          <w:noProof/>
        </w:rPr>
        <w:instrText xml:space="preserve"> PAGEREF _Toc87047327 \h </w:instrText>
      </w:r>
      <w:r>
        <w:rPr>
          <w:noProof/>
        </w:rPr>
      </w:r>
      <w:r>
        <w:rPr>
          <w:noProof/>
        </w:rPr>
        <w:fldChar w:fldCharType="separate"/>
      </w:r>
      <w:r>
        <w:rPr>
          <w:noProof/>
        </w:rPr>
        <w:t>88</w:t>
      </w:r>
      <w:r>
        <w:rPr>
          <w:noProof/>
        </w:rPr>
        <w:fldChar w:fldCharType="end"/>
      </w:r>
    </w:p>
    <w:p w14:paraId="4798B958" w14:textId="2A2788B1"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5.1.4.</w:t>
      </w:r>
      <w:r>
        <w:rPr>
          <w:rFonts w:asciiTheme="minorHAnsi" w:eastAsiaTheme="minorEastAsia" w:hAnsiTheme="minorHAnsi" w:cstheme="minorBidi"/>
          <w:noProof/>
          <w:kern w:val="0"/>
          <w:sz w:val="24"/>
          <w:szCs w:val="24"/>
          <w:lang w:eastAsia="zh-TW"/>
        </w:rPr>
        <w:tab/>
      </w:r>
      <w:r>
        <w:rPr>
          <w:noProof/>
        </w:rPr>
        <w:t>Lịch trình</w:t>
      </w:r>
      <w:r>
        <w:rPr>
          <w:noProof/>
        </w:rPr>
        <w:tab/>
      </w:r>
      <w:r>
        <w:rPr>
          <w:noProof/>
        </w:rPr>
        <w:fldChar w:fldCharType="begin"/>
      </w:r>
      <w:r>
        <w:rPr>
          <w:noProof/>
        </w:rPr>
        <w:instrText xml:space="preserve"> PAGEREF _Toc87047328 \h </w:instrText>
      </w:r>
      <w:r>
        <w:rPr>
          <w:noProof/>
        </w:rPr>
      </w:r>
      <w:r>
        <w:rPr>
          <w:noProof/>
        </w:rPr>
        <w:fldChar w:fldCharType="separate"/>
      </w:r>
      <w:r>
        <w:rPr>
          <w:noProof/>
        </w:rPr>
        <w:t>89</w:t>
      </w:r>
      <w:r>
        <w:rPr>
          <w:noProof/>
        </w:rPr>
        <w:fldChar w:fldCharType="end"/>
      </w:r>
    </w:p>
    <w:p w14:paraId="490B3FB5" w14:textId="2BA1D338"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5.1.5.</w:t>
      </w:r>
      <w:r>
        <w:rPr>
          <w:rFonts w:asciiTheme="minorHAnsi" w:eastAsiaTheme="minorEastAsia" w:hAnsiTheme="minorHAnsi" w:cstheme="minorBidi"/>
          <w:noProof/>
          <w:kern w:val="0"/>
          <w:sz w:val="24"/>
          <w:szCs w:val="24"/>
          <w:lang w:eastAsia="zh-TW"/>
        </w:rPr>
        <w:tab/>
      </w:r>
      <w:r w:rsidRPr="003F244F">
        <w:rPr>
          <w:noProof/>
          <w:lang w:val="vi-VN"/>
        </w:rPr>
        <w:t>Thông tin đơn vị được KT</w:t>
      </w:r>
      <w:r>
        <w:rPr>
          <w:noProof/>
        </w:rPr>
        <w:tab/>
      </w:r>
      <w:r>
        <w:rPr>
          <w:noProof/>
        </w:rPr>
        <w:fldChar w:fldCharType="begin"/>
      </w:r>
      <w:r>
        <w:rPr>
          <w:noProof/>
        </w:rPr>
        <w:instrText xml:space="preserve"> PAGEREF _Toc87047329 \h </w:instrText>
      </w:r>
      <w:r>
        <w:rPr>
          <w:noProof/>
        </w:rPr>
      </w:r>
      <w:r>
        <w:rPr>
          <w:noProof/>
        </w:rPr>
        <w:fldChar w:fldCharType="separate"/>
      </w:r>
      <w:r>
        <w:rPr>
          <w:noProof/>
        </w:rPr>
        <w:t>89</w:t>
      </w:r>
      <w:r>
        <w:rPr>
          <w:noProof/>
        </w:rPr>
        <w:fldChar w:fldCharType="end"/>
      </w:r>
    </w:p>
    <w:p w14:paraId="4F97DB52" w14:textId="454AFB42"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5.2.</w:t>
      </w:r>
      <w:r>
        <w:rPr>
          <w:rFonts w:asciiTheme="minorHAnsi" w:eastAsiaTheme="minorEastAsia" w:hAnsiTheme="minorHAnsi" w:cstheme="minorBidi"/>
          <w:noProof/>
          <w:sz w:val="24"/>
          <w:lang w:eastAsia="zh-TW"/>
        </w:rPr>
        <w:tab/>
      </w:r>
      <w:r>
        <w:rPr>
          <w:noProof/>
        </w:rPr>
        <w:t xml:space="preserve">Quản lý tài liệu do </w:t>
      </w:r>
      <w:r w:rsidRPr="003F244F">
        <w:rPr>
          <w:noProof/>
          <w:lang w:val="vi-VN"/>
        </w:rPr>
        <w:t>đơn vị được kiểm toán</w:t>
      </w:r>
      <w:r>
        <w:rPr>
          <w:noProof/>
        </w:rPr>
        <w:t xml:space="preserve"> cung cấp</w:t>
      </w:r>
      <w:r>
        <w:rPr>
          <w:noProof/>
        </w:rPr>
        <w:tab/>
      </w:r>
      <w:r>
        <w:rPr>
          <w:noProof/>
        </w:rPr>
        <w:fldChar w:fldCharType="begin"/>
      </w:r>
      <w:r>
        <w:rPr>
          <w:noProof/>
        </w:rPr>
        <w:instrText xml:space="preserve"> PAGEREF _Toc87047330 \h </w:instrText>
      </w:r>
      <w:r>
        <w:rPr>
          <w:noProof/>
        </w:rPr>
      </w:r>
      <w:r>
        <w:rPr>
          <w:noProof/>
        </w:rPr>
        <w:fldChar w:fldCharType="separate"/>
      </w:r>
      <w:r>
        <w:rPr>
          <w:noProof/>
        </w:rPr>
        <w:t>90</w:t>
      </w:r>
      <w:r>
        <w:rPr>
          <w:noProof/>
        </w:rPr>
        <w:fldChar w:fldCharType="end"/>
      </w:r>
    </w:p>
    <w:p w14:paraId="0FC5A718" w14:textId="569733DC"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5.3.</w:t>
      </w:r>
      <w:r>
        <w:rPr>
          <w:rFonts w:asciiTheme="minorHAnsi" w:eastAsiaTheme="minorEastAsia" w:hAnsiTheme="minorHAnsi" w:cstheme="minorBidi"/>
          <w:noProof/>
          <w:sz w:val="24"/>
          <w:lang w:eastAsia="zh-TW"/>
        </w:rPr>
        <w:tab/>
      </w:r>
      <w:r>
        <w:rPr>
          <w:noProof/>
        </w:rPr>
        <w:t>Thư viện rủi ro, kiểm soát, thủ tục</w:t>
      </w:r>
      <w:r>
        <w:rPr>
          <w:noProof/>
        </w:rPr>
        <w:tab/>
      </w:r>
      <w:r>
        <w:rPr>
          <w:noProof/>
        </w:rPr>
        <w:fldChar w:fldCharType="begin"/>
      </w:r>
      <w:r>
        <w:rPr>
          <w:noProof/>
        </w:rPr>
        <w:instrText xml:space="preserve"> PAGEREF _Toc87047331 \h </w:instrText>
      </w:r>
      <w:r>
        <w:rPr>
          <w:noProof/>
        </w:rPr>
      </w:r>
      <w:r>
        <w:rPr>
          <w:noProof/>
        </w:rPr>
        <w:fldChar w:fldCharType="separate"/>
      </w:r>
      <w:r>
        <w:rPr>
          <w:noProof/>
        </w:rPr>
        <w:t>90</w:t>
      </w:r>
      <w:r>
        <w:rPr>
          <w:noProof/>
        </w:rPr>
        <w:fldChar w:fldCharType="end"/>
      </w:r>
    </w:p>
    <w:p w14:paraId="2CA7F014" w14:textId="1985F168"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5.3.1.</w:t>
      </w:r>
      <w:r>
        <w:rPr>
          <w:rFonts w:asciiTheme="minorHAnsi" w:eastAsiaTheme="minorEastAsia" w:hAnsiTheme="minorHAnsi" w:cstheme="minorBidi"/>
          <w:noProof/>
          <w:kern w:val="0"/>
          <w:sz w:val="24"/>
          <w:szCs w:val="24"/>
          <w:lang w:eastAsia="zh-TW"/>
        </w:rPr>
        <w:tab/>
      </w:r>
      <w:r>
        <w:rPr>
          <w:noProof/>
        </w:rPr>
        <w:t>Danh mục rủi ro</w:t>
      </w:r>
      <w:r>
        <w:rPr>
          <w:noProof/>
        </w:rPr>
        <w:tab/>
      </w:r>
      <w:r>
        <w:rPr>
          <w:noProof/>
        </w:rPr>
        <w:fldChar w:fldCharType="begin"/>
      </w:r>
      <w:r>
        <w:rPr>
          <w:noProof/>
        </w:rPr>
        <w:instrText xml:space="preserve"> PAGEREF _Toc87047332 \h </w:instrText>
      </w:r>
      <w:r>
        <w:rPr>
          <w:noProof/>
        </w:rPr>
      </w:r>
      <w:r>
        <w:rPr>
          <w:noProof/>
        </w:rPr>
        <w:fldChar w:fldCharType="separate"/>
      </w:r>
      <w:r>
        <w:rPr>
          <w:noProof/>
        </w:rPr>
        <w:t>90</w:t>
      </w:r>
      <w:r>
        <w:rPr>
          <w:noProof/>
        </w:rPr>
        <w:fldChar w:fldCharType="end"/>
      </w:r>
    </w:p>
    <w:p w14:paraId="41B1F71F" w14:textId="2E9BEE19"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5.3.2.</w:t>
      </w:r>
      <w:r>
        <w:rPr>
          <w:rFonts w:asciiTheme="minorHAnsi" w:eastAsiaTheme="minorEastAsia" w:hAnsiTheme="minorHAnsi" w:cstheme="minorBidi"/>
          <w:noProof/>
          <w:kern w:val="0"/>
          <w:sz w:val="24"/>
          <w:szCs w:val="24"/>
          <w:lang w:eastAsia="zh-TW"/>
        </w:rPr>
        <w:tab/>
      </w:r>
      <w:r>
        <w:rPr>
          <w:noProof/>
        </w:rPr>
        <w:t>Danh</w:t>
      </w:r>
      <w:r w:rsidRPr="003F244F">
        <w:rPr>
          <w:noProof/>
          <w:lang w:val="vi-VN"/>
        </w:rPr>
        <w:t xml:space="preserve"> mục kiểm soát</w:t>
      </w:r>
      <w:r>
        <w:rPr>
          <w:noProof/>
        </w:rPr>
        <w:tab/>
      </w:r>
      <w:r>
        <w:rPr>
          <w:noProof/>
        </w:rPr>
        <w:fldChar w:fldCharType="begin"/>
      </w:r>
      <w:r>
        <w:rPr>
          <w:noProof/>
        </w:rPr>
        <w:instrText xml:space="preserve"> PAGEREF _Toc87047333 \h </w:instrText>
      </w:r>
      <w:r>
        <w:rPr>
          <w:noProof/>
        </w:rPr>
      </w:r>
      <w:r>
        <w:rPr>
          <w:noProof/>
        </w:rPr>
        <w:fldChar w:fldCharType="separate"/>
      </w:r>
      <w:r>
        <w:rPr>
          <w:noProof/>
        </w:rPr>
        <w:t>92</w:t>
      </w:r>
      <w:r>
        <w:rPr>
          <w:noProof/>
        </w:rPr>
        <w:fldChar w:fldCharType="end"/>
      </w:r>
    </w:p>
    <w:p w14:paraId="63624184" w14:textId="7DBE4E26"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lang w:val="vi-VN"/>
          <w14:scene3d>
            <w14:camera w14:prst="orthographicFront"/>
            <w14:lightRig w14:rig="threePt" w14:dir="t">
              <w14:rot w14:lat="0" w14:lon="0" w14:rev="0"/>
            </w14:lightRig>
          </w14:scene3d>
        </w:rPr>
        <w:t>5.3.3.</w:t>
      </w:r>
      <w:r>
        <w:rPr>
          <w:rFonts w:asciiTheme="minorHAnsi" w:eastAsiaTheme="minorEastAsia" w:hAnsiTheme="minorHAnsi" w:cstheme="minorBidi"/>
          <w:noProof/>
          <w:kern w:val="0"/>
          <w:sz w:val="24"/>
          <w:szCs w:val="24"/>
          <w:lang w:eastAsia="zh-TW"/>
        </w:rPr>
        <w:tab/>
      </w:r>
      <w:r w:rsidRPr="003F244F">
        <w:rPr>
          <w:noProof/>
          <w:lang w:val="vi-VN"/>
        </w:rPr>
        <w:t>Danh mục thủ tục kiểm toán</w:t>
      </w:r>
      <w:r>
        <w:rPr>
          <w:noProof/>
        </w:rPr>
        <w:tab/>
      </w:r>
      <w:r>
        <w:rPr>
          <w:noProof/>
        </w:rPr>
        <w:fldChar w:fldCharType="begin"/>
      </w:r>
      <w:r>
        <w:rPr>
          <w:noProof/>
        </w:rPr>
        <w:instrText xml:space="preserve"> PAGEREF _Toc87047334 \h </w:instrText>
      </w:r>
      <w:r>
        <w:rPr>
          <w:noProof/>
        </w:rPr>
      </w:r>
      <w:r>
        <w:rPr>
          <w:noProof/>
        </w:rPr>
        <w:fldChar w:fldCharType="separate"/>
      </w:r>
      <w:r>
        <w:rPr>
          <w:noProof/>
        </w:rPr>
        <w:t>94</w:t>
      </w:r>
      <w:r>
        <w:rPr>
          <w:noProof/>
        </w:rPr>
        <w:fldChar w:fldCharType="end"/>
      </w:r>
    </w:p>
    <w:p w14:paraId="4B785C50" w14:textId="37E2E131"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5.4.</w:t>
      </w:r>
      <w:r>
        <w:rPr>
          <w:rFonts w:asciiTheme="minorHAnsi" w:eastAsiaTheme="minorEastAsia" w:hAnsiTheme="minorHAnsi" w:cstheme="minorBidi"/>
          <w:noProof/>
          <w:sz w:val="24"/>
          <w:lang w:eastAsia="zh-TW"/>
        </w:rPr>
        <w:tab/>
      </w:r>
      <w:r w:rsidRPr="003F244F">
        <w:rPr>
          <w:noProof/>
          <w:lang w:val="vi-VN"/>
        </w:rPr>
        <w:t>Chương trình kiểm toán</w:t>
      </w:r>
      <w:r>
        <w:rPr>
          <w:noProof/>
        </w:rPr>
        <w:tab/>
      </w:r>
      <w:r>
        <w:rPr>
          <w:noProof/>
        </w:rPr>
        <w:fldChar w:fldCharType="begin"/>
      </w:r>
      <w:r>
        <w:rPr>
          <w:noProof/>
        </w:rPr>
        <w:instrText xml:space="preserve"> PAGEREF _Toc87047335 \h </w:instrText>
      </w:r>
      <w:r>
        <w:rPr>
          <w:noProof/>
        </w:rPr>
      </w:r>
      <w:r>
        <w:rPr>
          <w:noProof/>
        </w:rPr>
        <w:fldChar w:fldCharType="separate"/>
      </w:r>
      <w:r>
        <w:rPr>
          <w:noProof/>
        </w:rPr>
        <w:t>96</w:t>
      </w:r>
      <w:r>
        <w:rPr>
          <w:noProof/>
        </w:rPr>
        <w:fldChar w:fldCharType="end"/>
      </w:r>
    </w:p>
    <w:p w14:paraId="637A5076" w14:textId="582496F9"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6.</w:t>
      </w:r>
      <w:r>
        <w:rPr>
          <w:rFonts w:asciiTheme="minorHAnsi" w:eastAsiaTheme="minorEastAsia" w:hAnsiTheme="minorHAnsi" w:cstheme="minorBidi"/>
          <w:noProof/>
          <w:sz w:val="24"/>
          <w:lang w:eastAsia="zh-TW"/>
        </w:rPr>
        <w:tab/>
      </w:r>
      <w:r>
        <w:rPr>
          <w:noProof/>
        </w:rPr>
        <w:t>Thực hiện cuộc kiểm toán</w:t>
      </w:r>
      <w:r>
        <w:rPr>
          <w:noProof/>
        </w:rPr>
        <w:tab/>
      </w:r>
      <w:r>
        <w:rPr>
          <w:noProof/>
        </w:rPr>
        <w:fldChar w:fldCharType="begin"/>
      </w:r>
      <w:r>
        <w:rPr>
          <w:noProof/>
        </w:rPr>
        <w:instrText xml:space="preserve"> PAGEREF _Toc87047336 \h </w:instrText>
      </w:r>
      <w:r>
        <w:rPr>
          <w:noProof/>
        </w:rPr>
      </w:r>
      <w:r>
        <w:rPr>
          <w:noProof/>
        </w:rPr>
        <w:fldChar w:fldCharType="separate"/>
      </w:r>
      <w:r>
        <w:rPr>
          <w:noProof/>
        </w:rPr>
        <w:t>100</w:t>
      </w:r>
      <w:r>
        <w:rPr>
          <w:noProof/>
        </w:rPr>
        <w:fldChar w:fldCharType="end"/>
      </w:r>
    </w:p>
    <w:p w14:paraId="666DB22E" w14:textId="2214FC3A"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6.1.</w:t>
      </w:r>
      <w:r>
        <w:rPr>
          <w:rFonts w:asciiTheme="minorHAnsi" w:eastAsiaTheme="minorEastAsia" w:hAnsiTheme="minorHAnsi" w:cstheme="minorBidi"/>
          <w:noProof/>
          <w:sz w:val="24"/>
          <w:lang w:eastAsia="zh-TW"/>
        </w:rPr>
        <w:tab/>
      </w:r>
      <w:r w:rsidRPr="003F244F">
        <w:rPr>
          <w:noProof/>
          <w:lang w:val="vi-VN"/>
        </w:rPr>
        <w:t>G</w:t>
      </w:r>
      <w:r>
        <w:rPr>
          <w:noProof/>
        </w:rPr>
        <w:t>iấy tờ làm việc</w:t>
      </w:r>
      <w:r>
        <w:rPr>
          <w:noProof/>
        </w:rPr>
        <w:tab/>
      </w:r>
      <w:r>
        <w:rPr>
          <w:noProof/>
        </w:rPr>
        <w:fldChar w:fldCharType="begin"/>
      </w:r>
      <w:r>
        <w:rPr>
          <w:noProof/>
        </w:rPr>
        <w:instrText xml:space="preserve"> PAGEREF _Toc87047337 \h </w:instrText>
      </w:r>
      <w:r>
        <w:rPr>
          <w:noProof/>
        </w:rPr>
      </w:r>
      <w:r>
        <w:rPr>
          <w:noProof/>
        </w:rPr>
        <w:fldChar w:fldCharType="separate"/>
      </w:r>
      <w:r>
        <w:rPr>
          <w:noProof/>
        </w:rPr>
        <w:t>100</w:t>
      </w:r>
      <w:r>
        <w:rPr>
          <w:noProof/>
        </w:rPr>
        <w:fldChar w:fldCharType="end"/>
      </w:r>
    </w:p>
    <w:p w14:paraId="19597D75" w14:textId="3D4BD01C" w:rsidR="00AE0711" w:rsidRDefault="00AE0711">
      <w:pPr>
        <w:pStyle w:val="TOC4"/>
        <w:tabs>
          <w:tab w:val="left" w:pos="1540"/>
          <w:tab w:val="right" w:leader="dot" w:pos="9629"/>
        </w:tabs>
        <w:rPr>
          <w:rFonts w:asciiTheme="minorHAnsi" w:eastAsiaTheme="minorEastAsia" w:hAnsiTheme="minorHAnsi" w:cstheme="minorBidi"/>
          <w:noProof/>
          <w:kern w:val="0"/>
          <w:sz w:val="24"/>
          <w:szCs w:val="24"/>
          <w:lang w:eastAsia="zh-TW"/>
        </w:rPr>
      </w:pPr>
      <w:r w:rsidRPr="003F244F">
        <w:rPr>
          <w:b/>
          <w:noProof/>
          <w:color w:val="000000"/>
          <w14:scene3d>
            <w14:camera w14:prst="orthographicFront"/>
            <w14:lightRig w14:rig="threePt" w14:dir="t">
              <w14:rot w14:lat="0" w14:lon="0" w14:rev="0"/>
            </w14:lightRig>
          </w14:scene3d>
        </w:rPr>
        <w:t>6.1.1.</w:t>
      </w:r>
      <w:r>
        <w:rPr>
          <w:rFonts w:asciiTheme="minorHAnsi" w:eastAsiaTheme="minorEastAsia" w:hAnsiTheme="minorHAnsi" w:cstheme="minorBidi"/>
          <w:noProof/>
          <w:kern w:val="0"/>
          <w:sz w:val="24"/>
          <w:szCs w:val="24"/>
          <w:lang w:eastAsia="zh-TW"/>
        </w:rPr>
        <w:tab/>
      </w:r>
      <w:r w:rsidRPr="003F244F">
        <w:rPr>
          <w:noProof/>
          <w:lang w:val="vi-VN"/>
        </w:rPr>
        <w:t>Đánh giá kiểm soát</w:t>
      </w:r>
      <w:r>
        <w:rPr>
          <w:noProof/>
        </w:rPr>
        <w:tab/>
      </w:r>
      <w:r>
        <w:rPr>
          <w:noProof/>
        </w:rPr>
        <w:fldChar w:fldCharType="begin"/>
      </w:r>
      <w:r>
        <w:rPr>
          <w:noProof/>
        </w:rPr>
        <w:instrText xml:space="preserve"> PAGEREF _Toc87047338 \h </w:instrText>
      </w:r>
      <w:r>
        <w:rPr>
          <w:noProof/>
        </w:rPr>
      </w:r>
      <w:r>
        <w:rPr>
          <w:noProof/>
        </w:rPr>
        <w:fldChar w:fldCharType="separate"/>
      </w:r>
      <w:r>
        <w:rPr>
          <w:noProof/>
        </w:rPr>
        <w:t>103</w:t>
      </w:r>
      <w:r>
        <w:rPr>
          <w:noProof/>
        </w:rPr>
        <w:fldChar w:fldCharType="end"/>
      </w:r>
    </w:p>
    <w:p w14:paraId="192EB6D1" w14:textId="712A53BC"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6.2.</w:t>
      </w:r>
      <w:r>
        <w:rPr>
          <w:rFonts w:asciiTheme="minorHAnsi" w:eastAsiaTheme="minorEastAsia" w:hAnsiTheme="minorHAnsi" w:cstheme="minorBidi"/>
          <w:noProof/>
          <w:sz w:val="24"/>
          <w:lang w:eastAsia="zh-TW"/>
        </w:rPr>
        <w:tab/>
      </w:r>
      <w:r w:rsidRPr="003F244F">
        <w:rPr>
          <w:noProof/>
          <w:lang w:val="vi-VN"/>
        </w:rPr>
        <w:t>Tổng hợp quan sát</w:t>
      </w:r>
      <w:r>
        <w:rPr>
          <w:noProof/>
        </w:rPr>
        <w:tab/>
      </w:r>
      <w:r>
        <w:rPr>
          <w:noProof/>
        </w:rPr>
        <w:fldChar w:fldCharType="begin"/>
      </w:r>
      <w:r>
        <w:rPr>
          <w:noProof/>
        </w:rPr>
        <w:instrText xml:space="preserve"> PAGEREF _Toc87047339 \h </w:instrText>
      </w:r>
      <w:r>
        <w:rPr>
          <w:noProof/>
        </w:rPr>
      </w:r>
      <w:r>
        <w:rPr>
          <w:noProof/>
        </w:rPr>
        <w:fldChar w:fldCharType="separate"/>
      </w:r>
      <w:r>
        <w:rPr>
          <w:noProof/>
        </w:rPr>
        <w:t>104</w:t>
      </w:r>
      <w:r>
        <w:rPr>
          <w:noProof/>
        </w:rPr>
        <w:fldChar w:fldCharType="end"/>
      </w:r>
    </w:p>
    <w:p w14:paraId="30282414" w14:textId="358846D8"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Pr>
          <w:noProof/>
        </w:rPr>
        <w:t>6.3.</w:t>
      </w:r>
      <w:r>
        <w:rPr>
          <w:rFonts w:asciiTheme="minorHAnsi" w:eastAsiaTheme="minorEastAsia" w:hAnsiTheme="minorHAnsi" w:cstheme="minorBidi"/>
          <w:noProof/>
          <w:sz w:val="24"/>
          <w:lang w:eastAsia="zh-TW"/>
        </w:rPr>
        <w:tab/>
      </w:r>
      <w:r w:rsidRPr="003F244F">
        <w:rPr>
          <w:noProof/>
          <w:lang w:val="vi-VN"/>
        </w:rPr>
        <w:t>Phát triển phát hiện</w:t>
      </w:r>
      <w:r>
        <w:rPr>
          <w:noProof/>
        </w:rPr>
        <w:tab/>
      </w:r>
      <w:r>
        <w:rPr>
          <w:noProof/>
        </w:rPr>
        <w:fldChar w:fldCharType="begin"/>
      </w:r>
      <w:r>
        <w:rPr>
          <w:noProof/>
        </w:rPr>
        <w:instrText xml:space="preserve"> PAGEREF _Toc87047340 \h </w:instrText>
      </w:r>
      <w:r>
        <w:rPr>
          <w:noProof/>
        </w:rPr>
      </w:r>
      <w:r>
        <w:rPr>
          <w:noProof/>
        </w:rPr>
        <w:fldChar w:fldCharType="separate"/>
      </w:r>
      <w:r>
        <w:rPr>
          <w:noProof/>
        </w:rPr>
        <w:t>104</w:t>
      </w:r>
      <w:r>
        <w:rPr>
          <w:noProof/>
        </w:rPr>
        <w:fldChar w:fldCharType="end"/>
      </w:r>
    </w:p>
    <w:p w14:paraId="0EFCD6EE" w14:textId="555D9359"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7.</w:t>
      </w:r>
      <w:r>
        <w:rPr>
          <w:rFonts w:asciiTheme="minorHAnsi" w:eastAsiaTheme="minorEastAsia" w:hAnsiTheme="minorHAnsi" w:cstheme="minorBidi"/>
          <w:noProof/>
          <w:sz w:val="24"/>
          <w:lang w:eastAsia="zh-TW"/>
        </w:rPr>
        <w:tab/>
      </w:r>
      <w:r>
        <w:rPr>
          <w:noProof/>
        </w:rPr>
        <w:t>Báo cáo kiểm toán</w:t>
      </w:r>
      <w:r>
        <w:rPr>
          <w:noProof/>
        </w:rPr>
        <w:tab/>
      </w:r>
      <w:r>
        <w:rPr>
          <w:noProof/>
        </w:rPr>
        <w:fldChar w:fldCharType="begin"/>
      </w:r>
      <w:r>
        <w:rPr>
          <w:noProof/>
        </w:rPr>
        <w:instrText xml:space="preserve"> PAGEREF _Toc87047341 \h </w:instrText>
      </w:r>
      <w:r>
        <w:rPr>
          <w:noProof/>
        </w:rPr>
      </w:r>
      <w:r>
        <w:rPr>
          <w:noProof/>
        </w:rPr>
        <w:fldChar w:fldCharType="separate"/>
      </w:r>
      <w:r>
        <w:rPr>
          <w:noProof/>
        </w:rPr>
        <w:t>104</w:t>
      </w:r>
      <w:r>
        <w:rPr>
          <w:noProof/>
        </w:rPr>
        <w:fldChar w:fldCharType="end"/>
      </w:r>
    </w:p>
    <w:p w14:paraId="14CE1CC4" w14:textId="1851CAA7"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sidRPr="003F244F">
        <w:rPr>
          <w:noProof/>
          <w:lang w:val="vi-VN"/>
        </w:rPr>
        <w:t>7.1.</w:t>
      </w:r>
      <w:r>
        <w:rPr>
          <w:rFonts w:asciiTheme="minorHAnsi" w:eastAsiaTheme="minorEastAsia" w:hAnsiTheme="minorHAnsi" w:cstheme="minorBidi"/>
          <w:noProof/>
          <w:sz w:val="24"/>
          <w:lang w:eastAsia="zh-TW"/>
        </w:rPr>
        <w:tab/>
      </w:r>
      <w:r w:rsidRPr="003F244F">
        <w:rPr>
          <w:noProof/>
          <w:lang w:val="vi-VN"/>
        </w:rPr>
        <w:t>Báo cáo cuộc kiểm toán</w:t>
      </w:r>
      <w:r>
        <w:rPr>
          <w:noProof/>
        </w:rPr>
        <w:tab/>
      </w:r>
      <w:r>
        <w:rPr>
          <w:noProof/>
        </w:rPr>
        <w:fldChar w:fldCharType="begin"/>
      </w:r>
      <w:r>
        <w:rPr>
          <w:noProof/>
        </w:rPr>
        <w:instrText xml:space="preserve"> PAGEREF _Toc87047342 \h </w:instrText>
      </w:r>
      <w:r>
        <w:rPr>
          <w:noProof/>
        </w:rPr>
      </w:r>
      <w:r>
        <w:rPr>
          <w:noProof/>
        </w:rPr>
        <w:fldChar w:fldCharType="separate"/>
      </w:r>
      <w:r>
        <w:rPr>
          <w:noProof/>
        </w:rPr>
        <w:t>104</w:t>
      </w:r>
      <w:r>
        <w:rPr>
          <w:noProof/>
        </w:rPr>
        <w:fldChar w:fldCharType="end"/>
      </w:r>
    </w:p>
    <w:p w14:paraId="42323670" w14:textId="6A5D9768"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8.</w:t>
      </w:r>
      <w:r>
        <w:rPr>
          <w:rFonts w:asciiTheme="minorHAnsi" w:eastAsiaTheme="minorEastAsia" w:hAnsiTheme="minorHAnsi" w:cstheme="minorBidi"/>
          <w:noProof/>
          <w:sz w:val="24"/>
          <w:lang w:eastAsia="zh-TW"/>
        </w:rPr>
        <w:tab/>
      </w:r>
      <w:r>
        <w:rPr>
          <w:noProof/>
        </w:rPr>
        <w:t>Theo dõi sau kiểm toán</w:t>
      </w:r>
      <w:r>
        <w:rPr>
          <w:noProof/>
        </w:rPr>
        <w:tab/>
      </w:r>
      <w:r>
        <w:rPr>
          <w:noProof/>
        </w:rPr>
        <w:fldChar w:fldCharType="begin"/>
      </w:r>
      <w:r>
        <w:rPr>
          <w:noProof/>
        </w:rPr>
        <w:instrText xml:space="preserve"> PAGEREF _Toc87047343 \h </w:instrText>
      </w:r>
      <w:r>
        <w:rPr>
          <w:noProof/>
        </w:rPr>
      </w:r>
      <w:r>
        <w:rPr>
          <w:noProof/>
        </w:rPr>
        <w:fldChar w:fldCharType="separate"/>
      </w:r>
      <w:r>
        <w:rPr>
          <w:noProof/>
        </w:rPr>
        <w:t>104</w:t>
      </w:r>
      <w:r>
        <w:rPr>
          <w:noProof/>
        </w:rPr>
        <w:fldChar w:fldCharType="end"/>
      </w:r>
    </w:p>
    <w:p w14:paraId="1B5F391C" w14:textId="733B3405" w:rsidR="00AE0711" w:rsidRDefault="00AE0711">
      <w:pPr>
        <w:pStyle w:val="TOC3"/>
        <w:tabs>
          <w:tab w:val="left" w:pos="1320"/>
          <w:tab w:val="right" w:leader="dot" w:pos="9629"/>
        </w:tabs>
        <w:rPr>
          <w:rFonts w:asciiTheme="minorHAnsi" w:eastAsiaTheme="minorEastAsia" w:hAnsiTheme="minorHAnsi" w:cstheme="minorBidi"/>
          <w:noProof/>
          <w:sz w:val="24"/>
          <w:lang w:eastAsia="zh-TW"/>
        </w:rPr>
      </w:pPr>
      <w:r w:rsidRPr="003F244F">
        <w:rPr>
          <w:noProof/>
          <w:lang w:val="vi-VN"/>
        </w:rPr>
        <w:t>8.1.</w:t>
      </w:r>
      <w:r>
        <w:rPr>
          <w:rFonts w:asciiTheme="minorHAnsi" w:eastAsiaTheme="minorEastAsia" w:hAnsiTheme="minorHAnsi" w:cstheme="minorBidi"/>
          <w:noProof/>
          <w:sz w:val="24"/>
          <w:lang w:eastAsia="zh-TW"/>
        </w:rPr>
        <w:tab/>
      </w:r>
      <w:r w:rsidRPr="003F244F">
        <w:rPr>
          <w:noProof/>
          <w:lang w:val="vi-VN"/>
        </w:rPr>
        <w:t>Kiến nghị kiểm toán</w:t>
      </w:r>
      <w:r>
        <w:rPr>
          <w:noProof/>
        </w:rPr>
        <w:tab/>
      </w:r>
      <w:r>
        <w:rPr>
          <w:noProof/>
        </w:rPr>
        <w:fldChar w:fldCharType="begin"/>
      </w:r>
      <w:r>
        <w:rPr>
          <w:noProof/>
        </w:rPr>
        <w:instrText xml:space="preserve"> PAGEREF _Toc87047344 \h </w:instrText>
      </w:r>
      <w:r>
        <w:rPr>
          <w:noProof/>
        </w:rPr>
      </w:r>
      <w:r>
        <w:rPr>
          <w:noProof/>
        </w:rPr>
        <w:fldChar w:fldCharType="separate"/>
      </w:r>
      <w:r>
        <w:rPr>
          <w:noProof/>
        </w:rPr>
        <w:t>104</w:t>
      </w:r>
      <w:r>
        <w:rPr>
          <w:noProof/>
        </w:rPr>
        <w:fldChar w:fldCharType="end"/>
      </w:r>
    </w:p>
    <w:p w14:paraId="2F1EB985" w14:textId="0600D31B"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9.</w:t>
      </w:r>
      <w:r>
        <w:rPr>
          <w:rFonts w:asciiTheme="minorHAnsi" w:eastAsiaTheme="minorEastAsia" w:hAnsiTheme="minorHAnsi" w:cstheme="minorBidi"/>
          <w:noProof/>
          <w:sz w:val="24"/>
          <w:lang w:eastAsia="zh-TW"/>
        </w:rPr>
        <w:tab/>
      </w:r>
      <w:r>
        <w:rPr>
          <w:noProof/>
        </w:rPr>
        <w:t>Đánh giá chất lượng kiểm toán</w:t>
      </w:r>
      <w:r>
        <w:rPr>
          <w:noProof/>
        </w:rPr>
        <w:tab/>
      </w:r>
      <w:r>
        <w:rPr>
          <w:noProof/>
        </w:rPr>
        <w:fldChar w:fldCharType="begin"/>
      </w:r>
      <w:r>
        <w:rPr>
          <w:noProof/>
        </w:rPr>
        <w:instrText xml:space="preserve"> PAGEREF _Toc87047345 \h </w:instrText>
      </w:r>
      <w:r>
        <w:rPr>
          <w:noProof/>
        </w:rPr>
      </w:r>
      <w:r>
        <w:rPr>
          <w:noProof/>
        </w:rPr>
        <w:fldChar w:fldCharType="separate"/>
      </w:r>
      <w:r>
        <w:rPr>
          <w:noProof/>
        </w:rPr>
        <w:t>104</w:t>
      </w:r>
      <w:r>
        <w:rPr>
          <w:noProof/>
        </w:rPr>
        <w:fldChar w:fldCharType="end"/>
      </w:r>
    </w:p>
    <w:p w14:paraId="48BFEEB2" w14:textId="1E6AEB20" w:rsidR="00AE0711" w:rsidRDefault="00AE0711">
      <w:pPr>
        <w:pStyle w:val="TOC2"/>
        <w:tabs>
          <w:tab w:val="left" w:pos="880"/>
          <w:tab w:val="right" w:leader="dot" w:pos="9629"/>
        </w:tabs>
        <w:rPr>
          <w:rFonts w:asciiTheme="minorHAnsi" w:eastAsiaTheme="minorEastAsia" w:hAnsiTheme="minorHAnsi" w:cstheme="minorBidi"/>
          <w:noProof/>
          <w:sz w:val="24"/>
          <w:lang w:eastAsia="zh-TW"/>
        </w:rPr>
      </w:pPr>
      <w:r>
        <w:rPr>
          <w:noProof/>
        </w:rPr>
        <w:t>10.</w:t>
      </w:r>
      <w:r>
        <w:rPr>
          <w:rFonts w:asciiTheme="minorHAnsi" w:eastAsiaTheme="minorEastAsia" w:hAnsiTheme="minorHAnsi" w:cstheme="minorBidi"/>
          <w:noProof/>
          <w:sz w:val="24"/>
          <w:lang w:eastAsia="zh-TW"/>
        </w:rPr>
        <w:tab/>
      </w:r>
      <w:r>
        <w:rPr>
          <w:noProof/>
        </w:rPr>
        <w:t>Tiện ích</w:t>
      </w:r>
      <w:r>
        <w:rPr>
          <w:noProof/>
        </w:rPr>
        <w:tab/>
      </w:r>
      <w:r>
        <w:rPr>
          <w:noProof/>
        </w:rPr>
        <w:fldChar w:fldCharType="begin"/>
      </w:r>
      <w:r>
        <w:rPr>
          <w:noProof/>
        </w:rPr>
        <w:instrText xml:space="preserve"> PAGEREF _Toc87047346 \h </w:instrText>
      </w:r>
      <w:r>
        <w:rPr>
          <w:noProof/>
        </w:rPr>
      </w:r>
      <w:r>
        <w:rPr>
          <w:noProof/>
        </w:rPr>
        <w:fldChar w:fldCharType="separate"/>
      </w:r>
      <w:r>
        <w:rPr>
          <w:noProof/>
        </w:rPr>
        <w:t>104</w:t>
      </w:r>
      <w:r>
        <w:rPr>
          <w:noProof/>
        </w:rPr>
        <w:fldChar w:fldCharType="end"/>
      </w:r>
    </w:p>
    <w:p w14:paraId="0634F22B" w14:textId="43F665EE" w:rsidR="00AE0711" w:rsidRDefault="00AE0711">
      <w:pPr>
        <w:pStyle w:val="TOC1"/>
        <w:rPr>
          <w:rFonts w:asciiTheme="minorHAnsi" w:eastAsiaTheme="minorEastAsia" w:hAnsiTheme="minorHAnsi" w:cstheme="minorBidi"/>
          <w:b w:val="0"/>
          <w:noProof/>
          <w:color w:val="auto"/>
          <w:kern w:val="0"/>
          <w:position w:val="0"/>
          <w:sz w:val="24"/>
          <w:lang w:eastAsia="zh-TW"/>
        </w:rPr>
      </w:pPr>
      <w:r>
        <w:rPr>
          <w:noProof/>
        </w:rPr>
        <w:t>E.</w:t>
      </w:r>
      <w:r>
        <w:rPr>
          <w:rFonts w:asciiTheme="minorHAnsi" w:eastAsiaTheme="minorEastAsia" w:hAnsiTheme="minorHAnsi" w:cstheme="minorBidi"/>
          <w:b w:val="0"/>
          <w:noProof/>
          <w:color w:val="auto"/>
          <w:kern w:val="0"/>
          <w:position w:val="0"/>
          <w:sz w:val="24"/>
          <w:lang w:eastAsia="zh-TW"/>
        </w:rPr>
        <w:tab/>
      </w:r>
      <w:r>
        <w:rPr>
          <w:noProof/>
        </w:rPr>
        <w:t>YÊU CẦU GIAO TIẾP, TÍCH HỢP HỆ THỐNG KHÁC</w:t>
      </w:r>
      <w:r>
        <w:rPr>
          <w:noProof/>
        </w:rPr>
        <w:tab/>
      </w:r>
      <w:r>
        <w:rPr>
          <w:noProof/>
        </w:rPr>
        <w:fldChar w:fldCharType="begin"/>
      </w:r>
      <w:r>
        <w:rPr>
          <w:noProof/>
        </w:rPr>
        <w:instrText xml:space="preserve"> PAGEREF _Toc87047347 \h </w:instrText>
      </w:r>
      <w:r>
        <w:rPr>
          <w:noProof/>
        </w:rPr>
      </w:r>
      <w:r>
        <w:rPr>
          <w:noProof/>
        </w:rPr>
        <w:fldChar w:fldCharType="separate"/>
      </w:r>
      <w:r>
        <w:rPr>
          <w:noProof/>
        </w:rPr>
        <w:t>105</w:t>
      </w:r>
      <w:r>
        <w:rPr>
          <w:noProof/>
        </w:rPr>
        <w:fldChar w:fldCharType="end"/>
      </w:r>
    </w:p>
    <w:p w14:paraId="383B0462" w14:textId="0D85797E" w:rsidR="00AE0711" w:rsidRDefault="00AE0711">
      <w:pPr>
        <w:pStyle w:val="TOC1"/>
        <w:rPr>
          <w:rFonts w:asciiTheme="minorHAnsi" w:eastAsiaTheme="minorEastAsia" w:hAnsiTheme="minorHAnsi" w:cstheme="minorBidi"/>
          <w:b w:val="0"/>
          <w:noProof/>
          <w:color w:val="auto"/>
          <w:kern w:val="0"/>
          <w:position w:val="0"/>
          <w:sz w:val="24"/>
          <w:lang w:eastAsia="zh-TW"/>
        </w:rPr>
      </w:pPr>
      <w:r w:rsidRPr="003F244F">
        <w:rPr>
          <w:noProof/>
          <w:lang w:val="vi-VN"/>
        </w:rPr>
        <w:t>F.</w:t>
      </w:r>
      <w:r>
        <w:rPr>
          <w:rFonts w:asciiTheme="minorHAnsi" w:eastAsiaTheme="minorEastAsia" w:hAnsiTheme="minorHAnsi" w:cstheme="minorBidi"/>
          <w:b w:val="0"/>
          <w:noProof/>
          <w:color w:val="auto"/>
          <w:kern w:val="0"/>
          <w:position w:val="0"/>
          <w:sz w:val="24"/>
          <w:lang w:eastAsia="zh-TW"/>
        </w:rPr>
        <w:tab/>
      </w:r>
      <w:r w:rsidRPr="003F244F">
        <w:rPr>
          <w:noProof/>
          <w:shd w:val="clear" w:color="auto" w:fill="FFFFFF"/>
          <w:lang w:val="vi-VN"/>
        </w:rPr>
        <w:t>YÊU CẦU PHI CHỨC NĂNG</w:t>
      </w:r>
      <w:r>
        <w:rPr>
          <w:noProof/>
        </w:rPr>
        <w:tab/>
      </w:r>
      <w:r>
        <w:rPr>
          <w:noProof/>
        </w:rPr>
        <w:fldChar w:fldCharType="begin"/>
      </w:r>
      <w:r>
        <w:rPr>
          <w:noProof/>
        </w:rPr>
        <w:instrText xml:space="preserve"> PAGEREF _Toc87047348 \h </w:instrText>
      </w:r>
      <w:r>
        <w:rPr>
          <w:noProof/>
        </w:rPr>
      </w:r>
      <w:r>
        <w:rPr>
          <w:noProof/>
        </w:rPr>
        <w:fldChar w:fldCharType="separate"/>
      </w:r>
      <w:r>
        <w:rPr>
          <w:noProof/>
        </w:rPr>
        <w:t>105</w:t>
      </w:r>
      <w:r>
        <w:rPr>
          <w:noProof/>
        </w:rPr>
        <w:fldChar w:fldCharType="end"/>
      </w:r>
    </w:p>
    <w:p w14:paraId="43532ED2" w14:textId="531EF4DF" w:rsidR="00C656EF" w:rsidRDefault="00AE0711" w:rsidP="00AE0711">
      <w:pPr>
        <w:pStyle w:val="tvHeading"/>
        <w:spacing w:before="120" w:after="120" w:line="276" w:lineRule="auto"/>
        <w:rPr>
          <w:b w:val="0"/>
        </w:rPr>
      </w:pPr>
      <w:r>
        <w:rPr>
          <w:b w:val="0"/>
        </w:rPr>
        <w:lastRenderedPageBreak/>
        <w:fldChar w:fldCharType="end"/>
      </w:r>
    </w:p>
    <w:p w14:paraId="5AD203E8" w14:textId="47708961" w:rsidR="006B2CCB" w:rsidRPr="002F4F88" w:rsidRDefault="00E83D66" w:rsidP="00C656EF">
      <w:pPr>
        <w:pStyle w:val="Heading1"/>
        <w:ind w:left="357" w:hanging="357"/>
      </w:pPr>
      <w:bookmarkStart w:id="5" w:name="_Toc87047263"/>
      <w:r w:rsidRPr="002F4F88">
        <w:t>G</w:t>
      </w:r>
      <w:bookmarkEnd w:id="3"/>
      <w:bookmarkEnd w:id="4"/>
      <w:r w:rsidRPr="002F4F88">
        <w:t>IỚI THIỆU</w:t>
      </w:r>
      <w:bookmarkEnd w:id="5"/>
    </w:p>
    <w:p w14:paraId="45ECC874" w14:textId="0B48F0B6" w:rsidR="006B2CCB" w:rsidRDefault="006B2CCB" w:rsidP="00BD3636">
      <w:pPr>
        <w:pStyle w:val="tvHeading1"/>
      </w:pPr>
      <w:bookmarkStart w:id="6" w:name="_Toc261854094"/>
      <w:bookmarkStart w:id="7" w:name="_Toc3895092"/>
      <w:bookmarkStart w:id="8" w:name="_Toc87047264"/>
      <w:r w:rsidRPr="009A6EEE">
        <w:t>Mục đích</w:t>
      </w:r>
      <w:bookmarkEnd w:id="6"/>
      <w:r w:rsidRPr="002F4F88">
        <w:t xml:space="preserve"> tài liệu</w:t>
      </w:r>
      <w:bookmarkEnd w:id="7"/>
      <w:bookmarkEnd w:id="8"/>
    </w:p>
    <w:p w14:paraId="61FBAF1E" w14:textId="31B6B460" w:rsidR="001F5156" w:rsidRPr="000342B4" w:rsidRDefault="001F5156" w:rsidP="001531AE">
      <w:pPr>
        <w:pStyle w:val="11AaBb"/>
        <w:numPr>
          <w:ilvl w:val="0"/>
          <w:numId w:val="36"/>
        </w:numPr>
        <w:jc w:val="both"/>
        <w:rPr>
          <w:snapToGrid w:val="0"/>
          <w:color w:val="000000"/>
          <w:sz w:val="26"/>
          <w:szCs w:val="26"/>
        </w:rPr>
      </w:pPr>
      <w:r w:rsidRPr="000342B4">
        <w:rPr>
          <w:snapToGrid w:val="0"/>
          <w:color w:val="000000"/>
          <w:sz w:val="26"/>
          <w:szCs w:val="26"/>
        </w:rPr>
        <w:t xml:space="preserve">Tài liệu này nhằm </w:t>
      </w:r>
      <w:r w:rsidR="00530451">
        <w:rPr>
          <w:snapToGrid w:val="0"/>
          <w:color w:val="000000"/>
          <w:sz w:val="26"/>
          <w:szCs w:val="26"/>
        </w:rPr>
        <w:t>đặc tả các yêu cầu chức năng và phi chức năng của</w:t>
      </w:r>
      <w:r w:rsidR="00157B82">
        <w:rPr>
          <w:snapToGrid w:val="0"/>
          <w:color w:val="000000"/>
          <w:sz w:val="26"/>
          <w:szCs w:val="26"/>
          <w:lang w:val="vi-VN"/>
        </w:rPr>
        <w:t xml:space="preserve"> phần mềm </w:t>
      </w:r>
      <w:r w:rsidRPr="000342B4">
        <w:rPr>
          <w:snapToGrid w:val="0"/>
          <w:color w:val="000000"/>
          <w:sz w:val="26"/>
          <w:szCs w:val="26"/>
        </w:rPr>
        <w:t>“Kiểm toán nội bộ”</w:t>
      </w:r>
    </w:p>
    <w:p w14:paraId="0F79EC1E" w14:textId="77777777" w:rsidR="001F5156" w:rsidRPr="000342B4" w:rsidRDefault="001F5156" w:rsidP="001F5156">
      <w:pPr>
        <w:pStyle w:val="NormalIndent"/>
        <w:keepNext w:val="0"/>
        <w:keepLines/>
        <w:widowControl w:val="0"/>
        <w:numPr>
          <w:ilvl w:val="0"/>
          <w:numId w:val="15"/>
        </w:numPr>
        <w:spacing w:before="0" w:after="0" w:line="312" w:lineRule="auto"/>
        <w:ind w:left="387" w:hanging="387"/>
        <w:rPr>
          <w:szCs w:val="26"/>
        </w:rPr>
      </w:pPr>
      <w:r w:rsidRPr="000342B4">
        <w:rPr>
          <w:szCs w:val="26"/>
        </w:rPr>
        <w:t>Tài liệu này là cơ sở cho các tài liệu:</w:t>
      </w:r>
    </w:p>
    <w:p w14:paraId="49C3FED4" w14:textId="54234042" w:rsidR="00601E9D"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r>
        <w:rPr>
          <w:rFonts w:ascii="Times New Roman" w:hAnsi="Times New Roman"/>
          <w:sz w:val="26"/>
          <w:szCs w:val="26"/>
        </w:rPr>
        <w:t>Thiết kế hệ thống</w:t>
      </w:r>
    </w:p>
    <w:p w14:paraId="1CFF0F4F" w14:textId="52D6C0BB" w:rsidR="001F5156" w:rsidRPr="00130609" w:rsidRDefault="00601E9D" w:rsidP="001531AE">
      <w:pPr>
        <w:pStyle w:val="Indent"/>
        <w:keepLines/>
        <w:widowControl w:val="0"/>
        <w:numPr>
          <w:ilvl w:val="0"/>
          <w:numId w:val="37"/>
        </w:numPr>
        <w:spacing w:before="0" w:after="0" w:line="312" w:lineRule="auto"/>
        <w:jc w:val="both"/>
        <w:rPr>
          <w:rFonts w:ascii="Times New Roman" w:hAnsi="Times New Roman"/>
          <w:sz w:val="26"/>
          <w:szCs w:val="26"/>
        </w:rPr>
      </w:pPr>
      <w:r>
        <w:rPr>
          <w:rFonts w:ascii="Times New Roman" w:hAnsi="Times New Roman"/>
          <w:sz w:val="26"/>
          <w:szCs w:val="26"/>
        </w:rPr>
        <w:t>T</w:t>
      </w:r>
      <w:r w:rsidR="001F5156" w:rsidRPr="00130609">
        <w:rPr>
          <w:rFonts w:ascii="Times New Roman" w:hAnsi="Times New Roman"/>
          <w:sz w:val="26"/>
          <w:szCs w:val="26"/>
        </w:rPr>
        <w:t>hiết kế cơ sở dữ liệu</w:t>
      </w:r>
    </w:p>
    <w:p w14:paraId="7FFB03D7" w14:textId="77777777" w:rsidR="001F5156" w:rsidRPr="00130609" w:rsidRDefault="001F5156" w:rsidP="001531AE">
      <w:pPr>
        <w:pStyle w:val="Indent"/>
        <w:keepLines/>
        <w:widowControl w:val="0"/>
        <w:numPr>
          <w:ilvl w:val="0"/>
          <w:numId w:val="37"/>
        </w:numPr>
        <w:spacing w:before="0" w:after="0" w:line="312" w:lineRule="auto"/>
        <w:jc w:val="both"/>
        <w:rPr>
          <w:rFonts w:ascii="Times New Roman" w:hAnsi="Times New Roman"/>
          <w:sz w:val="26"/>
          <w:szCs w:val="26"/>
        </w:rPr>
      </w:pPr>
      <w:r w:rsidRPr="00130609">
        <w:rPr>
          <w:rFonts w:ascii="Times New Roman" w:hAnsi="Times New Roman"/>
          <w:sz w:val="26"/>
          <w:szCs w:val="26"/>
        </w:rPr>
        <w:t>Kịch bản kiểm tra nghiệm thu các chức năng của hệ thống</w:t>
      </w:r>
    </w:p>
    <w:p w14:paraId="084722A1" w14:textId="013A1830" w:rsidR="001F5156" w:rsidRPr="008315C8" w:rsidRDefault="001F5156" w:rsidP="001F5156">
      <w:pPr>
        <w:pStyle w:val="NormalIndent"/>
        <w:keepNext w:val="0"/>
        <w:keepLines/>
        <w:widowControl w:val="0"/>
        <w:numPr>
          <w:ilvl w:val="0"/>
          <w:numId w:val="15"/>
        </w:numPr>
        <w:spacing w:before="0" w:after="0" w:line="312" w:lineRule="auto"/>
        <w:ind w:left="387" w:hanging="387"/>
        <w:rPr>
          <w:szCs w:val="26"/>
          <w:lang w:val="fr-FR"/>
        </w:rPr>
      </w:pPr>
      <w:r w:rsidRPr="008315C8">
        <w:rPr>
          <w:szCs w:val="26"/>
          <w:lang w:val="fr-FR"/>
        </w:rPr>
        <w:t>Mỗi yêu cầu thay đổi trong tài liệu này sẽ ảnh hưởng đến kết quả thiết kế, lập trình và các kịch bản kiểm tra liên quan đến việc</w:t>
      </w:r>
      <w:r w:rsidR="00601E9D">
        <w:rPr>
          <w:szCs w:val="26"/>
          <w:lang w:val="vi-VN"/>
        </w:rPr>
        <w:t xml:space="preserve"> x</w:t>
      </w:r>
      <w:r w:rsidRPr="008315C8">
        <w:rPr>
          <w:szCs w:val="26"/>
          <w:lang w:val="fr-FR"/>
        </w:rPr>
        <w:t xml:space="preserve">ây dựng </w:t>
      </w:r>
      <w:r w:rsidR="00601E9D">
        <w:rPr>
          <w:szCs w:val="26"/>
          <w:lang w:val="fr-FR"/>
        </w:rPr>
        <w:t xml:space="preserve">phần mềm </w:t>
      </w:r>
      <w:r w:rsidRPr="008315C8">
        <w:rPr>
          <w:snapToGrid/>
          <w:szCs w:val="26"/>
          <w:lang w:val="fr-FR"/>
        </w:rPr>
        <w:t>Kiểm toán nội bộ</w:t>
      </w:r>
      <w:r w:rsidRPr="008315C8">
        <w:rPr>
          <w:szCs w:val="26"/>
          <w:lang w:val="fr-FR"/>
        </w:rPr>
        <w:t>”. Bất kỳ các thay đổi, yêu cầu phát sinh sau khi tài liệu được phê duyệt sẽ được các bên thống nhất.</w:t>
      </w:r>
    </w:p>
    <w:p w14:paraId="67216CC2" w14:textId="0BD14B56" w:rsidR="006B2CCB" w:rsidRDefault="006B2CCB" w:rsidP="00BD3636">
      <w:pPr>
        <w:pStyle w:val="tvHeading1"/>
      </w:pPr>
      <w:bookmarkStart w:id="9" w:name="_Toc261854095"/>
      <w:bookmarkStart w:id="10" w:name="_Toc3895093"/>
      <w:bookmarkStart w:id="11" w:name="_Toc87047265"/>
      <w:r w:rsidRPr="00E227DB">
        <w:t>Phạm vi</w:t>
      </w:r>
      <w:bookmarkEnd w:id="9"/>
      <w:r w:rsidRPr="00E227DB">
        <w:t xml:space="preserve"> áp dụng</w:t>
      </w:r>
      <w:bookmarkEnd w:id="10"/>
      <w:bookmarkEnd w:id="11"/>
    </w:p>
    <w:p w14:paraId="7743D09F" w14:textId="13801EEA" w:rsidR="009A5FDA" w:rsidRPr="00E227DB" w:rsidRDefault="009A5FDA" w:rsidP="009A5FDA">
      <w:pPr>
        <w:pStyle w:val="ListParagraph"/>
        <w:numPr>
          <w:ilvl w:val="0"/>
          <w:numId w:val="15"/>
        </w:numPr>
      </w:pPr>
      <w:r w:rsidRPr="009A5FDA">
        <w:rPr>
          <w:szCs w:val="26"/>
        </w:rPr>
        <w:t xml:space="preserve">Tài liệu này </w:t>
      </w:r>
      <w:r w:rsidR="002A6385">
        <w:rPr>
          <w:szCs w:val="26"/>
        </w:rPr>
        <w:t xml:space="preserve">chỉ </w:t>
      </w:r>
      <w:r w:rsidRPr="009A5FDA">
        <w:rPr>
          <w:szCs w:val="26"/>
        </w:rPr>
        <w:t xml:space="preserve">áp dụng cho dự án </w:t>
      </w:r>
      <w:r w:rsidR="00601E9D">
        <w:rPr>
          <w:szCs w:val="26"/>
        </w:rPr>
        <w:t>x</w:t>
      </w:r>
      <w:r w:rsidRPr="009A5FDA">
        <w:rPr>
          <w:szCs w:val="26"/>
        </w:rPr>
        <w:t xml:space="preserve">ây dựng </w:t>
      </w:r>
      <w:r w:rsidR="00601E9D">
        <w:rPr>
          <w:szCs w:val="26"/>
        </w:rPr>
        <w:t xml:space="preserve">phần mềm </w:t>
      </w:r>
      <w:r w:rsidRPr="009A5FDA">
        <w:rPr>
          <w:szCs w:val="26"/>
        </w:rPr>
        <w:t>Kiểm toán nội bộ</w:t>
      </w:r>
      <w:r w:rsidR="00055F72">
        <w:rPr>
          <w:szCs w:val="26"/>
          <w:lang w:val="vi-VN"/>
        </w:rPr>
        <w:t xml:space="preserve"> và dành cho</w:t>
      </w:r>
      <w:r w:rsidR="002A6385">
        <w:rPr>
          <w:szCs w:val="26"/>
          <w:lang w:val="vi-VN"/>
        </w:rPr>
        <w:t xml:space="preserve"> đối tượng</w:t>
      </w:r>
    </w:p>
    <w:p w14:paraId="6FCDB522" w14:textId="77777777" w:rsidR="006B2CCB" w:rsidRPr="00E227DB" w:rsidRDefault="006B2CCB" w:rsidP="00BD3636">
      <w:pPr>
        <w:pStyle w:val="tvHeading1"/>
      </w:pPr>
      <w:bookmarkStart w:id="12" w:name="_Toc261854096"/>
      <w:bookmarkStart w:id="13" w:name="_Toc3895094"/>
      <w:bookmarkStart w:id="14" w:name="_Toc87047266"/>
      <w:r w:rsidRPr="00E227DB">
        <w:t>Tài liệu liên quan</w:t>
      </w:r>
      <w:bookmarkEnd w:id="12"/>
      <w:bookmarkEnd w:id="13"/>
      <w:bookmarkEnd w:id="14"/>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17"/>
        <w:gridCol w:w="5208"/>
        <w:gridCol w:w="1532"/>
        <w:gridCol w:w="2152"/>
      </w:tblGrid>
      <w:tr w:rsidR="00A40804" w:rsidRPr="00E227DB" w14:paraId="11B8584B" w14:textId="77777777" w:rsidTr="003743B9">
        <w:trPr>
          <w:trHeight w:val="305"/>
          <w:tblHeader/>
        </w:trPr>
        <w:tc>
          <w:tcPr>
            <w:tcW w:w="373"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41AAD1B0" w14:textId="77777777" w:rsidR="00A40804" w:rsidRPr="00E227DB" w:rsidRDefault="00A40804" w:rsidP="00E227DB">
            <w:pPr>
              <w:pStyle w:val="tvTable-row1"/>
              <w:widowControl w:val="0"/>
              <w:spacing w:before="0" w:after="0"/>
              <w:jc w:val="both"/>
              <w:rPr>
                <w:color w:val="auto"/>
                <w:szCs w:val="26"/>
              </w:rPr>
            </w:pPr>
            <w:bookmarkStart w:id="15" w:name="_Toc261854097"/>
            <w:bookmarkStart w:id="16" w:name="_Toc3895095"/>
            <w:r w:rsidRPr="00E227DB">
              <w:rPr>
                <w:color w:val="auto"/>
                <w:szCs w:val="26"/>
              </w:rPr>
              <w:t>STT</w:t>
            </w:r>
          </w:p>
        </w:tc>
        <w:tc>
          <w:tcPr>
            <w:tcW w:w="2710"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13B1BFC"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Tên tài liệu</w:t>
            </w:r>
          </w:p>
        </w:tc>
        <w:tc>
          <w:tcPr>
            <w:tcW w:w="79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3AD8496"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Nguồn</w:t>
            </w:r>
          </w:p>
        </w:tc>
        <w:tc>
          <w:tcPr>
            <w:tcW w:w="1120"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12C459DE" w14:textId="77777777" w:rsidR="00A40804" w:rsidRPr="00E227DB" w:rsidRDefault="00A40804" w:rsidP="00E227DB">
            <w:pPr>
              <w:pStyle w:val="tvTable-row1"/>
              <w:widowControl w:val="0"/>
              <w:spacing w:before="0" w:after="0"/>
              <w:jc w:val="both"/>
              <w:rPr>
                <w:color w:val="auto"/>
                <w:szCs w:val="26"/>
              </w:rPr>
            </w:pPr>
            <w:r w:rsidRPr="00E227DB">
              <w:rPr>
                <w:color w:val="auto"/>
                <w:szCs w:val="26"/>
              </w:rPr>
              <w:t>Ghi chú</w:t>
            </w:r>
          </w:p>
        </w:tc>
      </w:tr>
      <w:tr w:rsidR="009A5FDA" w:rsidRPr="00E227DB" w14:paraId="4CE3CCB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81FE306"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2A555CB6" w14:textId="749AF203" w:rsidR="009A5FDA" w:rsidRPr="003743B9" w:rsidRDefault="009A5FDA" w:rsidP="009A5FDA">
            <w:pPr>
              <w:widowControl w:val="0"/>
              <w:rPr>
                <w:szCs w:val="26"/>
              </w:rPr>
            </w:pPr>
            <w:r w:rsidRPr="003743B9">
              <w:rPr>
                <w:szCs w:val="26"/>
              </w:rPr>
              <w:t>Nghị định 05/2019/NĐ-CP về Kiểm toán nội bộ</w:t>
            </w:r>
          </w:p>
        </w:tc>
        <w:tc>
          <w:tcPr>
            <w:tcW w:w="797" w:type="pct"/>
            <w:tcBorders>
              <w:top w:val="single" w:sz="4" w:space="0" w:color="auto"/>
              <w:left w:val="single" w:sz="4" w:space="0" w:color="auto"/>
              <w:bottom w:val="single" w:sz="4" w:space="0" w:color="auto"/>
              <w:right w:val="single" w:sz="4" w:space="0" w:color="auto"/>
            </w:tcBorders>
            <w:vAlign w:val="center"/>
          </w:tcPr>
          <w:p w14:paraId="27D26B70" w14:textId="77435F2A" w:rsidR="009A5FDA" w:rsidRPr="003743B9" w:rsidRDefault="009A5FDA" w:rsidP="009A5FDA">
            <w:pPr>
              <w:widowControl w:val="0"/>
              <w:rPr>
                <w:szCs w:val="26"/>
              </w:rPr>
            </w:pPr>
            <w:r w:rsidRPr="003743B9">
              <w:rPr>
                <w:szCs w:val="26"/>
              </w:rPr>
              <w:t>Chính phủ</w:t>
            </w:r>
          </w:p>
        </w:tc>
        <w:tc>
          <w:tcPr>
            <w:tcW w:w="1120" w:type="pct"/>
            <w:tcBorders>
              <w:top w:val="single" w:sz="4" w:space="0" w:color="auto"/>
              <w:left w:val="single" w:sz="4" w:space="0" w:color="auto"/>
              <w:bottom w:val="single" w:sz="4" w:space="0" w:color="auto"/>
              <w:right w:val="single" w:sz="12" w:space="0" w:color="auto"/>
            </w:tcBorders>
            <w:vAlign w:val="center"/>
          </w:tcPr>
          <w:p w14:paraId="4E707FCD" w14:textId="6EA6B4AF" w:rsidR="009A5FDA" w:rsidRPr="003743B9" w:rsidRDefault="009A5FDA" w:rsidP="009A5FDA">
            <w:pPr>
              <w:widowControl w:val="0"/>
              <w:rPr>
                <w:szCs w:val="26"/>
              </w:rPr>
            </w:pPr>
            <w:r w:rsidRPr="003743B9">
              <w:rPr>
                <w:szCs w:val="26"/>
              </w:rPr>
              <w:t>Có hiệu lực từ 1/4/2019</w:t>
            </w:r>
          </w:p>
        </w:tc>
      </w:tr>
      <w:tr w:rsidR="009A5FDA" w:rsidRPr="00E227DB" w14:paraId="18A2F6DB"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64D8143B"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08D0D40" w14:textId="0C6E831B" w:rsidR="009A5FDA" w:rsidRPr="003743B9" w:rsidRDefault="009A5FDA" w:rsidP="009A5FDA">
            <w:pPr>
              <w:widowControl w:val="0"/>
              <w:rPr>
                <w:szCs w:val="26"/>
              </w:rPr>
            </w:pPr>
            <w:r w:rsidRPr="003743B9">
              <w:rPr>
                <w:szCs w:val="26"/>
              </w:rPr>
              <w:t xml:space="preserve">Thông tư </w:t>
            </w:r>
            <w:r w:rsidRPr="003743B9">
              <w:rPr>
                <w:szCs w:val="26"/>
                <w:lang w:val="vi-VN"/>
              </w:rPr>
              <w:t>67/2020/TT-BTC</w:t>
            </w:r>
            <w:r w:rsidRPr="003743B9">
              <w:rPr>
                <w:szCs w:val="26"/>
              </w:rPr>
              <w:t xml:space="preserve"> về việc </w:t>
            </w:r>
            <w:bookmarkStart w:id="17" w:name="loai_1_name"/>
            <w:r w:rsidRPr="003743B9">
              <w:rPr>
                <w:szCs w:val="26"/>
              </w:rPr>
              <w:t>ban hành quy chế mẫu về kiểm toán nội bộ áp dụng cho cơ quan nhà nước, đơn vị sự nghiệp công lập</w:t>
            </w:r>
            <w:bookmarkEnd w:id="17"/>
          </w:p>
        </w:tc>
        <w:tc>
          <w:tcPr>
            <w:tcW w:w="797" w:type="pct"/>
            <w:tcBorders>
              <w:top w:val="single" w:sz="4" w:space="0" w:color="auto"/>
              <w:left w:val="single" w:sz="4" w:space="0" w:color="auto"/>
              <w:bottom w:val="single" w:sz="4" w:space="0" w:color="auto"/>
              <w:right w:val="single" w:sz="4" w:space="0" w:color="auto"/>
            </w:tcBorders>
            <w:vAlign w:val="center"/>
          </w:tcPr>
          <w:p w14:paraId="4E4226B7" w14:textId="06A85B15"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5AD42BD8" w14:textId="03BAF7EB" w:rsidR="009A5FDA" w:rsidRPr="003743B9" w:rsidRDefault="009A5FDA" w:rsidP="009A5FDA">
            <w:pPr>
              <w:widowControl w:val="0"/>
              <w:rPr>
                <w:szCs w:val="26"/>
              </w:rPr>
            </w:pPr>
            <w:r w:rsidRPr="003743B9">
              <w:rPr>
                <w:szCs w:val="26"/>
              </w:rPr>
              <w:t>Có hiệu lực từ 1/9/2020</w:t>
            </w:r>
          </w:p>
        </w:tc>
      </w:tr>
      <w:tr w:rsidR="009A5FDA" w:rsidRPr="00E227DB" w14:paraId="6648C645"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3D1BBF69"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C8AF23D" w14:textId="36C5AA32" w:rsidR="009A5FDA" w:rsidRPr="003743B9" w:rsidRDefault="009A5FDA" w:rsidP="009A5FDA">
            <w:pPr>
              <w:widowControl w:val="0"/>
              <w:rPr>
                <w:szCs w:val="26"/>
              </w:rPr>
            </w:pPr>
            <w:r w:rsidRPr="003743B9">
              <w:rPr>
                <w:szCs w:val="26"/>
              </w:rPr>
              <w:t>Thông tư 66/2020/TT-BTC ban hành Quy chế mẫu về kiểm toán nội bộ áp dụng cho doanh nghiệp do Bộ trưởng Bộ Tài chính ban hành</w:t>
            </w:r>
          </w:p>
        </w:tc>
        <w:tc>
          <w:tcPr>
            <w:tcW w:w="797" w:type="pct"/>
            <w:tcBorders>
              <w:top w:val="single" w:sz="4" w:space="0" w:color="auto"/>
              <w:left w:val="single" w:sz="4" w:space="0" w:color="auto"/>
              <w:bottom w:val="single" w:sz="4" w:space="0" w:color="auto"/>
              <w:right w:val="single" w:sz="4" w:space="0" w:color="auto"/>
            </w:tcBorders>
            <w:vAlign w:val="center"/>
          </w:tcPr>
          <w:p w14:paraId="297BF8DC" w14:textId="581F0000"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1406DC94" w14:textId="384FF6E9" w:rsidR="009A5FDA" w:rsidRPr="003743B9" w:rsidRDefault="009A5FDA" w:rsidP="009A5FDA">
            <w:pPr>
              <w:widowControl w:val="0"/>
              <w:rPr>
                <w:szCs w:val="26"/>
              </w:rPr>
            </w:pPr>
            <w:r w:rsidRPr="003743B9">
              <w:rPr>
                <w:szCs w:val="26"/>
              </w:rPr>
              <w:t>Có hiệu lực từ 1/9/2020</w:t>
            </w:r>
          </w:p>
        </w:tc>
      </w:tr>
      <w:tr w:rsidR="009A5FDA" w:rsidRPr="00E227DB" w14:paraId="65813230"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4CAB8903"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6BB41CA4" w14:textId="59CB1A7A" w:rsidR="009A5FDA" w:rsidRPr="003743B9" w:rsidRDefault="009A5FDA" w:rsidP="009A5FDA">
            <w:pPr>
              <w:widowControl w:val="0"/>
              <w:rPr>
                <w:szCs w:val="26"/>
              </w:rPr>
            </w:pPr>
            <w:r w:rsidRPr="003743B9">
              <w:rPr>
                <w:szCs w:val="26"/>
              </w:rPr>
              <w:t>Thông tư 8/2021/TT-BTC về chuẩn mực kiểm toán nội bộ Việt Nam và các nguyên tắc đạo đức nghề nghiệp kiểm toán nội bộ do Bộ Tài chính ban hành</w:t>
            </w:r>
          </w:p>
        </w:tc>
        <w:tc>
          <w:tcPr>
            <w:tcW w:w="797" w:type="pct"/>
            <w:tcBorders>
              <w:top w:val="single" w:sz="4" w:space="0" w:color="auto"/>
              <w:left w:val="single" w:sz="4" w:space="0" w:color="auto"/>
              <w:bottom w:val="single" w:sz="4" w:space="0" w:color="auto"/>
              <w:right w:val="single" w:sz="4" w:space="0" w:color="auto"/>
            </w:tcBorders>
            <w:vAlign w:val="center"/>
          </w:tcPr>
          <w:p w14:paraId="77BBB6A3" w14:textId="5FC3962E"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775A7D2D" w14:textId="6D655712" w:rsidR="009A5FDA" w:rsidRPr="003743B9" w:rsidRDefault="009A5FDA" w:rsidP="009A5FDA">
            <w:pPr>
              <w:widowControl w:val="0"/>
              <w:rPr>
                <w:szCs w:val="26"/>
              </w:rPr>
            </w:pPr>
            <w:r w:rsidRPr="003743B9">
              <w:rPr>
                <w:szCs w:val="26"/>
              </w:rPr>
              <w:t>Có hiệu lực từ 1/4/2021</w:t>
            </w:r>
          </w:p>
        </w:tc>
      </w:tr>
      <w:tr w:rsidR="009A5FDA" w:rsidRPr="00E227DB" w14:paraId="6E29620D"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029270C5"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46FCDA95" w14:textId="63CA511C" w:rsidR="009A5FDA" w:rsidRPr="003743B9" w:rsidRDefault="009A5FDA" w:rsidP="009A5FDA">
            <w:pPr>
              <w:widowControl w:val="0"/>
              <w:rPr>
                <w:szCs w:val="26"/>
              </w:rPr>
            </w:pPr>
            <w:r w:rsidRPr="003743B9">
              <w:rPr>
                <w:szCs w:val="26"/>
              </w:rPr>
              <w:t>Luật Kế toán số 88/2015/QH13</w:t>
            </w:r>
          </w:p>
        </w:tc>
        <w:tc>
          <w:tcPr>
            <w:tcW w:w="797" w:type="pct"/>
            <w:tcBorders>
              <w:top w:val="single" w:sz="4" w:space="0" w:color="auto"/>
              <w:left w:val="single" w:sz="4" w:space="0" w:color="auto"/>
              <w:bottom w:val="single" w:sz="4" w:space="0" w:color="auto"/>
              <w:right w:val="single" w:sz="4" w:space="0" w:color="auto"/>
            </w:tcBorders>
            <w:vAlign w:val="center"/>
          </w:tcPr>
          <w:p w14:paraId="6D5A55A1" w14:textId="63969DE0" w:rsidR="009A5FDA" w:rsidRPr="003743B9" w:rsidRDefault="009A5FDA" w:rsidP="009A5FDA">
            <w:pPr>
              <w:widowControl w:val="0"/>
              <w:rPr>
                <w:szCs w:val="26"/>
              </w:rPr>
            </w:pPr>
            <w:r w:rsidRPr="003743B9">
              <w:rPr>
                <w:szCs w:val="26"/>
              </w:rPr>
              <w:t>Quốc hội</w:t>
            </w:r>
          </w:p>
        </w:tc>
        <w:tc>
          <w:tcPr>
            <w:tcW w:w="1120" w:type="pct"/>
            <w:tcBorders>
              <w:top w:val="single" w:sz="4" w:space="0" w:color="auto"/>
              <w:left w:val="single" w:sz="4" w:space="0" w:color="auto"/>
              <w:bottom w:val="single" w:sz="4" w:space="0" w:color="auto"/>
              <w:right w:val="single" w:sz="12" w:space="0" w:color="auto"/>
            </w:tcBorders>
            <w:vAlign w:val="center"/>
          </w:tcPr>
          <w:p w14:paraId="3D93E79E" w14:textId="24337A23" w:rsidR="009A5FDA" w:rsidRPr="003743B9" w:rsidRDefault="009A5FDA" w:rsidP="009A5FDA">
            <w:pPr>
              <w:widowControl w:val="0"/>
              <w:rPr>
                <w:szCs w:val="26"/>
              </w:rPr>
            </w:pPr>
            <w:r w:rsidRPr="003743B9">
              <w:rPr>
                <w:szCs w:val="26"/>
              </w:rPr>
              <w:t>Mục 3 – Điều 39 quy định về nhiệm vụ của Kiểm toán nội bộ trong DN</w:t>
            </w:r>
          </w:p>
        </w:tc>
      </w:tr>
      <w:tr w:rsidR="009A5FDA" w:rsidRPr="00E227DB" w14:paraId="1A9DE853"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74898427"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vAlign w:val="center"/>
          </w:tcPr>
          <w:p w14:paraId="5A9FD12A" w14:textId="65E1496F" w:rsidR="009A5FDA" w:rsidRPr="003743B9" w:rsidRDefault="009A5FDA" w:rsidP="009A5FDA">
            <w:pPr>
              <w:widowControl w:val="0"/>
              <w:rPr>
                <w:szCs w:val="26"/>
              </w:rPr>
            </w:pPr>
            <w:r w:rsidRPr="003743B9">
              <w:rPr>
                <w:szCs w:val="26"/>
              </w:rPr>
              <w:t>Thông tư số 214/2012/TT-BTC ban hành hệ thống chuẩn mực kiểm toán Việt Nam.</w:t>
            </w:r>
          </w:p>
        </w:tc>
        <w:tc>
          <w:tcPr>
            <w:tcW w:w="797" w:type="pct"/>
            <w:tcBorders>
              <w:top w:val="single" w:sz="4" w:space="0" w:color="auto"/>
              <w:left w:val="single" w:sz="4" w:space="0" w:color="auto"/>
              <w:bottom w:val="single" w:sz="4" w:space="0" w:color="auto"/>
              <w:right w:val="single" w:sz="4" w:space="0" w:color="auto"/>
            </w:tcBorders>
            <w:vAlign w:val="center"/>
          </w:tcPr>
          <w:p w14:paraId="402821FB" w14:textId="0ECB146C" w:rsidR="009A5FDA" w:rsidRPr="003743B9" w:rsidRDefault="009A5FDA" w:rsidP="009A5FDA">
            <w:pPr>
              <w:widowControl w:val="0"/>
              <w:rPr>
                <w:szCs w:val="26"/>
              </w:rPr>
            </w:pPr>
            <w:r w:rsidRPr="003743B9">
              <w:rPr>
                <w:szCs w:val="26"/>
              </w:rPr>
              <w:t>Bộ tài chính</w:t>
            </w:r>
          </w:p>
        </w:tc>
        <w:tc>
          <w:tcPr>
            <w:tcW w:w="1120" w:type="pct"/>
            <w:tcBorders>
              <w:top w:val="single" w:sz="4" w:space="0" w:color="auto"/>
              <w:left w:val="single" w:sz="4" w:space="0" w:color="auto"/>
              <w:bottom w:val="single" w:sz="4" w:space="0" w:color="auto"/>
              <w:right w:val="single" w:sz="12" w:space="0" w:color="auto"/>
            </w:tcBorders>
            <w:vAlign w:val="center"/>
          </w:tcPr>
          <w:p w14:paraId="5EAC7F56" w14:textId="1FDB38B2" w:rsidR="009A5FDA" w:rsidRPr="003743B9" w:rsidRDefault="009A5FDA" w:rsidP="009A5FDA">
            <w:pPr>
              <w:widowControl w:val="0"/>
              <w:rPr>
                <w:szCs w:val="26"/>
              </w:rPr>
            </w:pPr>
            <w:r w:rsidRPr="003743B9">
              <w:rPr>
                <w:szCs w:val="26"/>
              </w:rPr>
              <w:t>Áp dụng đối với kiểm toán độc lập</w:t>
            </w:r>
          </w:p>
        </w:tc>
      </w:tr>
      <w:tr w:rsidR="009A5FDA" w:rsidRPr="00E227DB" w14:paraId="7E9C8B61" w14:textId="77777777" w:rsidTr="003743B9">
        <w:trPr>
          <w:trHeight w:val="525"/>
        </w:trPr>
        <w:tc>
          <w:tcPr>
            <w:tcW w:w="373" w:type="pct"/>
            <w:tcBorders>
              <w:top w:val="single" w:sz="4" w:space="0" w:color="auto"/>
              <w:left w:val="single" w:sz="12" w:space="0" w:color="auto"/>
              <w:bottom w:val="single" w:sz="4" w:space="0" w:color="auto"/>
              <w:right w:val="single" w:sz="4" w:space="0" w:color="auto"/>
            </w:tcBorders>
            <w:vAlign w:val="center"/>
          </w:tcPr>
          <w:p w14:paraId="1B7C522A" w14:textId="77777777" w:rsidR="009A5FDA" w:rsidRPr="00E227DB" w:rsidRDefault="009A5FDA" w:rsidP="001531AE">
            <w:pPr>
              <w:widowControl w:val="0"/>
              <w:numPr>
                <w:ilvl w:val="0"/>
                <w:numId w:val="26"/>
              </w:numPr>
              <w:tabs>
                <w:tab w:val="clear" w:pos="540"/>
                <w:tab w:val="num" w:pos="360"/>
              </w:tabs>
              <w:ind w:left="360"/>
              <w:jc w:val="both"/>
              <w:rPr>
                <w:szCs w:val="26"/>
              </w:rPr>
            </w:pPr>
          </w:p>
        </w:tc>
        <w:tc>
          <w:tcPr>
            <w:tcW w:w="2710" w:type="pct"/>
            <w:tcBorders>
              <w:top w:val="single" w:sz="4" w:space="0" w:color="auto"/>
              <w:left w:val="single" w:sz="4" w:space="0" w:color="auto"/>
              <w:bottom w:val="single" w:sz="4" w:space="0" w:color="auto"/>
              <w:right w:val="single" w:sz="4" w:space="0" w:color="auto"/>
            </w:tcBorders>
          </w:tcPr>
          <w:p w14:paraId="0B68DBFE" w14:textId="7BDC361E" w:rsidR="009A5FDA" w:rsidRPr="003743B9" w:rsidRDefault="003743B9" w:rsidP="00E227DB">
            <w:pPr>
              <w:widowControl w:val="0"/>
              <w:rPr>
                <w:szCs w:val="26"/>
              </w:rPr>
            </w:pPr>
            <w:r>
              <w:rPr>
                <w:szCs w:val="26"/>
              </w:rPr>
              <w:t>Tài liệu đặc tả yêu cầu người dùng v0.3</w:t>
            </w:r>
          </w:p>
        </w:tc>
        <w:tc>
          <w:tcPr>
            <w:tcW w:w="797" w:type="pct"/>
            <w:tcBorders>
              <w:top w:val="single" w:sz="4" w:space="0" w:color="auto"/>
              <w:left w:val="single" w:sz="4" w:space="0" w:color="auto"/>
              <w:bottom w:val="single" w:sz="4" w:space="0" w:color="auto"/>
              <w:right w:val="single" w:sz="4" w:space="0" w:color="auto"/>
            </w:tcBorders>
          </w:tcPr>
          <w:p w14:paraId="50CC64BB" w14:textId="08CE4C28" w:rsidR="009A5FDA" w:rsidRPr="003743B9" w:rsidRDefault="003743B9" w:rsidP="00E227DB">
            <w:pPr>
              <w:widowControl w:val="0"/>
              <w:rPr>
                <w:szCs w:val="26"/>
              </w:rPr>
            </w:pPr>
            <w:r>
              <w:rPr>
                <w:szCs w:val="26"/>
              </w:rPr>
              <w:t>Tinh Vân</w:t>
            </w:r>
          </w:p>
        </w:tc>
        <w:tc>
          <w:tcPr>
            <w:tcW w:w="1120" w:type="pct"/>
            <w:tcBorders>
              <w:top w:val="single" w:sz="4" w:space="0" w:color="auto"/>
              <w:left w:val="single" w:sz="4" w:space="0" w:color="auto"/>
              <w:bottom w:val="single" w:sz="4" w:space="0" w:color="auto"/>
              <w:right w:val="single" w:sz="12" w:space="0" w:color="auto"/>
            </w:tcBorders>
          </w:tcPr>
          <w:p w14:paraId="4C414262" w14:textId="77777777" w:rsidR="009A5FDA" w:rsidRPr="003743B9" w:rsidRDefault="009A5FDA" w:rsidP="00E227DB">
            <w:pPr>
              <w:widowControl w:val="0"/>
              <w:rPr>
                <w:szCs w:val="26"/>
              </w:rPr>
            </w:pPr>
          </w:p>
        </w:tc>
      </w:tr>
    </w:tbl>
    <w:p w14:paraId="048164B6" w14:textId="0526903F" w:rsidR="00681C7C" w:rsidRDefault="006B2CCB" w:rsidP="00BD3636">
      <w:pPr>
        <w:pStyle w:val="tvHeading1"/>
      </w:pPr>
      <w:bookmarkStart w:id="18" w:name="_Toc87047267"/>
      <w:r w:rsidRPr="00E227DB">
        <w:t>Thuật ngữ và các từ viết tắt</w:t>
      </w:r>
      <w:bookmarkEnd w:id="15"/>
      <w:bookmarkEnd w:id="16"/>
      <w:bookmarkEnd w:id="18"/>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96"/>
        <w:gridCol w:w="2350"/>
        <w:gridCol w:w="6463"/>
      </w:tblGrid>
      <w:tr w:rsidR="000F7AE3" w:rsidRPr="00E227DB" w14:paraId="663293D2" w14:textId="77777777" w:rsidTr="000F7AE3">
        <w:trPr>
          <w:tblHeader/>
        </w:trPr>
        <w:tc>
          <w:tcPr>
            <w:tcW w:w="414"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8658A5B" w14:textId="77777777" w:rsidR="000F7AE3" w:rsidRPr="00E227DB" w:rsidRDefault="000F7AE3" w:rsidP="00FC300B">
            <w:pPr>
              <w:pStyle w:val="NormalIndent"/>
              <w:widowControl w:val="0"/>
              <w:numPr>
                <w:ilvl w:val="0"/>
                <w:numId w:val="0"/>
              </w:numPr>
              <w:tabs>
                <w:tab w:val="left" w:pos="720"/>
              </w:tabs>
              <w:spacing w:before="0" w:after="0" w:line="312" w:lineRule="auto"/>
              <w:rPr>
                <w:b/>
                <w:szCs w:val="26"/>
              </w:rPr>
            </w:pPr>
            <w:r w:rsidRPr="00E227DB">
              <w:rPr>
                <w:b/>
                <w:szCs w:val="26"/>
              </w:rPr>
              <w:lastRenderedPageBreak/>
              <w:t>STT</w:t>
            </w:r>
          </w:p>
        </w:tc>
        <w:tc>
          <w:tcPr>
            <w:tcW w:w="122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6A79B46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Thuật ngữ/Viết tắt</w:t>
            </w:r>
          </w:p>
        </w:tc>
        <w:tc>
          <w:tcPr>
            <w:tcW w:w="3363"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5A0AAA4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b/>
                <w:szCs w:val="26"/>
              </w:rPr>
            </w:pPr>
            <w:r w:rsidRPr="00E227DB">
              <w:rPr>
                <w:b/>
                <w:szCs w:val="26"/>
              </w:rPr>
              <w:t>Ý nghĩa</w:t>
            </w:r>
          </w:p>
        </w:tc>
      </w:tr>
      <w:tr w:rsidR="000F7AE3" w:rsidRPr="00E227DB" w14:paraId="03AF8D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D5DC41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137A5C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Kiểm toán nội bộ (KTNB)</w:t>
            </w:r>
          </w:p>
        </w:tc>
        <w:tc>
          <w:tcPr>
            <w:tcW w:w="3363" w:type="pct"/>
            <w:tcBorders>
              <w:top w:val="single" w:sz="4" w:space="0" w:color="auto"/>
              <w:left w:val="single" w:sz="4" w:space="0" w:color="auto"/>
              <w:bottom w:val="single" w:sz="4" w:space="0" w:color="auto"/>
              <w:right w:val="single" w:sz="12" w:space="0" w:color="auto"/>
            </w:tcBorders>
            <w:vAlign w:val="center"/>
          </w:tcPr>
          <w:p w14:paraId="5EDFA8D2" w14:textId="77777777" w:rsidR="000F7AE3" w:rsidRDefault="000F7AE3" w:rsidP="00FC300B">
            <w:pPr>
              <w:pStyle w:val="NormalIndent"/>
              <w:keepNext w:val="0"/>
              <w:keepLines/>
              <w:widowControl w:val="0"/>
              <w:numPr>
                <w:ilvl w:val="0"/>
                <w:numId w:val="0"/>
              </w:numPr>
              <w:spacing w:before="0" w:after="0" w:line="312" w:lineRule="auto"/>
              <w:rPr>
                <w:szCs w:val="26"/>
              </w:rPr>
            </w:pPr>
            <w:r w:rsidRPr="00F77586">
              <w:rPr>
                <w:szCs w:val="26"/>
              </w:rPr>
              <w:t>Kiểm toán nội bộ</w:t>
            </w:r>
            <w:r>
              <w:rPr>
                <w:szCs w:val="26"/>
              </w:rPr>
              <w:t xml:space="preserve"> </w:t>
            </w:r>
            <w:r>
              <w:rPr>
                <w:lang w:val="vi-VN"/>
              </w:rPr>
              <w:t xml:space="preserve">là việc kiểm tra, đánh giá tính đầy đủ, thích hợp và tính hiệu quả của hoạt động kiểm soát nội bộ trong </w:t>
            </w:r>
            <w:r>
              <w:rPr>
                <w:szCs w:val="26"/>
              </w:rPr>
              <w:t>một doanh nghiệp/đơn vị. Ví dụ: đánh giá thiết kế và hiệu quả của quy trình bán hàng trong doanh nghiệp. Thông qua việc đánh giá, sẽ xác định các điểm cần cải thiện trong hoạt động kiểm soát.</w:t>
            </w:r>
          </w:p>
          <w:p w14:paraId="455C5ED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lang w:val="vi-VN"/>
              </w:rPr>
              <w:t>Phương pháp thực hiện kiểm toán nội bộ là phương pháp kiểm toán “</w:t>
            </w:r>
            <w:r w:rsidRPr="00614D27">
              <w:rPr>
                <w:b/>
                <w:lang w:val="vi-VN"/>
              </w:rPr>
              <w:t>định hướng theo rủi ro</w:t>
            </w:r>
            <w:r>
              <w:rPr>
                <w:lang w:val="vi-VN"/>
              </w:rPr>
              <w:t>”, ưu tiên tập trung nguồn lực để kiểm toán các bộ phận/quy trình được đánh giá có mức độ rủi ro cao.</w:t>
            </w:r>
          </w:p>
        </w:tc>
      </w:tr>
      <w:tr w:rsidR="000F7AE3" w:rsidRPr="00E227DB" w14:paraId="5AA4243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0D4BCE6"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5F8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Bộ phận KTNB</w:t>
            </w:r>
          </w:p>
        </w:tc>
        <w:tc>
          <w:tcPr>
            <w:tcW w:w="3363" w:type="pct"/>
            <w:tcBorders>
              <w:top w:val="single" w:sz="4" w:space="0" w:color="auto"/>
              <w:left w:val="single" w:sz="4" w:space="0" w:color="auto"/>
              <w:bottom w:val="single" w:sz="4" w:space="0" w:color="auto"/>
              <w:right w:val="single" w:sz="12" w:space="0" w:color="auto"/>
            </w:tcBorders>
            <w:vAlign w:val="center"/>
          </w:tcPr>
          <w:p w14:paraId="77322A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Hoạt động kiểm toán nội bộ được thực hiện bởi bộ phận Kiểm toán nội bộ của doanh nghiệp, là một bộ phận hoạt động độc lập với các bộ phận/đơn vị nghiệp vụ khác, bộ phận này có thể trực thuộc Ban kiểm soát của doanh nghiệp</w:t>
            </w:r>
          </w:p>
        </w:tc>
      </w:tr>
      <w:tr w:rsidR="000F7AE3" w:rsidRPr="00E227DB" w14:paraId="55913FE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60D9B5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30DE24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Kiểm soát nội bộ</w:t>
            </w:r>
            <w:r>
              <w:rPr>
                <w:szCs w:val="26"/>
              </w:rPr>
              <w:t xml:space="preserve"> (KSNB)</w:t>
            </w:r>
          </w:p>
        </w:tc>
        <w:tc>
          <w:tcPr>
            <w:tcW w:w="3363" w:type="pct"/>
            <w:tcBorders>
              <w:top w:val="single" w:sz="4" w:space="0" w:color="auto"/>
              <w:left w:val="single" w:sz="4" w:space="0" w:color="auto"/>
              <w:bottom w:val="single" w:sz="4" w:space="0" w:color="auto"/>
              <w:right w:val="single" w:sz="12" w:space="0" w:color="auto"/>
            </w:tcBorders>
            <w:vAlign w:val="center"/>
          </w:tcPr>
          <w:p w14:paraId="36AF818F"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Pr>
                <w:szCs w:val="26"/>
              </w:rPr>
              <w:t xml:space="preserve">Là tất cả các hoạt động được thực hiện, các phương tiện, hữu hình hoặc vô hình được sử dụng trong đơn vị/doanh nghiệp nhằm ngăn chặn hoặc giảm thiểu các rủi ro, từ đó giúp đơn vị/doanh nghiệp đạt được các mục tiêu đã đề ra trên các khía cạnh </w:t>
            </w:r>
            <w:r w:rsidRPr="00F77586">
              <w:rPr>
                <w:szCs w:val="26"/>
              </w:rPr>
              <w:t>sau đây:</w:t>
            </w:r>
          </w:p>
          <w:p w14:paraId="060A1FC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Hoạt động hiệu quả</w:t>
            </w:r>
          </w:p>
          <w:p w14:paraId="4D7193B8"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Thông tin tin cậy</w:t>
            </w:r>
          </w:p>
          <w:p w14:paraId="193CDACE" w14:textId="77777777" w:rsidR="000F7AE3" w:rsidRDefault="000F7AE3" w:rsidP="00FC300B">
            <w:pPr>
              <w:pStyle w:val="NormalIndent"/>
              <w:keepNext w:val="0"/>
              <w:keepLines/>
              <w:widowControl w:val="0"/>
              <w:numPr>
                <w:ilvl w:val="0"/>
                <w:numId w:val="15"/>
              </w:numPr>
              <w:spacing w:before="0" w:after="0" w:line="312" w:lineRule="auto"/>
              <w:rPr>
                <w:szCs w:val="26"/>
              </w:rPr>
            </w:pPr>
            <w:r w:rsidRPr="00A52AA1">
              <w:rPr>
                <w:szCs w:val="26"/>
              </w:rPr>
              <w:t>Tuân thủ quy định của pháp luật</w:t>
            </w:r>
          </w:p>
          <w:p w14:paraId="4EA2C5F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316556">
              <w:rPr>
                <w:b/>
                <w:szCs w:val="26"/>
              </w:rPr>
              <w:t>Ví dụ:</w:t>
            </w:r>
            <w:r>
              <w:rPr>
                <w:szCs w:val="26"/>
              </w:rPr>
              <w:t xml:space="preserve"> các văn bản, các quy chế, quy trình được ban hành quy định về cách thức thực hiện các hoạt động tác nghiệp trong doanh nghiệp là một hình thức kiểm soát nội bộ. Việc nhân sự không tuân thủ quy định có thể do quy định đó chưa phù hợp hoặc việc áp dụng quy định chưa hiệu quả. </w:t>
            </w:r>
          </w:p>
        </w:tc>
      </w:tr>
      <w:tr w:rsidR="000F7AE3" w:rsidRPr="00E227DB" w14:paraId="2367300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04CD948"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F38759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Đối tượng</w:t>
            </w:r>
            <w:r>
              <w:rPr>
                <w:szCs w:val="26"/>
              </w:rPr>
              <w:t>/đơn vị có thể được</w:t>
            </w:r>
            <w:r w:rsidRPr="00F77586">
              <w:rPr>
                <w:szCs w:val="26"/>
              </w:rPr>
              <w:t xml:space="preserve">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4054622" w14:textId="77777777" w:rsidR="000F7AE3" w:rsidRDefault="000F7AE3" w:rsidP="00FC300B">
            <w:pPr>
              <w:pStyle w:val="NormalIndent"/>
              <w:keepNext w:val="0"/>
              <w:keepLines/>
              <w:widowControl w:val="0"/>
              <w:numPr>
                <w:ilvl w:val="0"/>
                <w:numId w:val="0"/>
              </w:numPr>
              <w:spacing w:before="0" w:after="0" w:line="312" w:lineRule="auto"/>
              <w:rPr>
                <w:szCs w:val="26"/>
              </w:rPr>
            </w:pPr>
            <w:r>
              <w:rPr>
                <w:szCs w:val="26"/>
              </w:rPr>
              <w:t>Đối tượng của kiểm toán nội bộ có thể là:</w:t>
            </w:r>
          </w:p>
          <w:p w14:paraId="29603303" w14:textId="77777777" w:rsidR="000F7AE3" w:rsidRPr="009D321C" w:rsidRDefault="000F7AE3" w:rsidP="00FC300B">
            <w:pPr>
              <w:pStyle w:val="NormalIndent"/>
              <w:keepNext w:val="0"/>
              <w:keepLines/>
              <w:widowControl w:val="0"/>
              <w:numPr>
                <w:ilvl w:val="0"/>
                <w:numId w:val="15"/>
              </w:numPr>
              <w:spacing w:before="0" w:after="0" w:line="312" w:lineRule="auto"/>
              <w:rPr>
                <w:szCs w:val="26"/>
              </w:rPr>
            </w:pPr>
            <w:r w:rsidRPr="009D321C">
              <w:rPr>
                <w:szCs w:val="26"/>
              </w:rPr>
              <w:t>Các phòng ban, bộ phận</w:t>
            </w:r>
            <w:r>
              <w:rPr>
                <w:szCs w:val="26"/>
              </w:rPr>
              <w:t xml:space="preserve"> trong doanh nghiệp</w:t>
            </w:r>
          </w:p>
          <w:p w14:paraId="6A91B774"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Các công ty con/công ty liên kết/chi nhánh</w:t>
            </w:r>
          </w:p>
          <w:p w14:paraId="7337D446"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Q</w:t>
            </w:r>
            <w:r w:rsidRPr="00C706FB">
              <w:rPr>
                <w:szCs w:val="26"/>
              </w:rPr>
              <w:t>uy trình quản lý rủi ro</w:t>
            </w:r>
          </w:p>
          <w:p w14:paraId="3FD77A4A"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Q</w:t>
            </w:r>
            <w:r w:rsidRPr="009D321C">
              <w:rPr>
                <w:szCs w:val="26"/>
              </w:rPr>
              <w:t>uy trình quản trị</w:t>
            </w:r>
            <w:r>
              <w:rPr>
                <w:szCs w:val="26"/>
              </w:rPr>
              <w:t xml:space="preserve">, vận hành, tác nghiệp </w:t>
            </w:r>
          </w:p>
          <w:p w14:paraId="487B4246"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 xml:space="preserve">Hợp đồng dịch vụ thuê ngoài </w:t>
            </w:r>
          </w:p>
          <w:p w14:paraId="3BAA45A8" w14:textId="77777777" w:rsidR="000F7AE3" w:rsidRDefault="000F7AE3" w:rsidP="00FC300B">
            <w:pPr>
              <w:pStyle w:val="NormalIndent"/>
              <w:keepNext w:val="0"/>
              <w:keepLines/>
              <w:widowControl w:val="0"/>
              <w:numPr>
                <w:ilvl w:val="0"/>
                <w:numId w:val="15"/>
              </w:numPr>
              <w:spacing w:before="0" w:after="0" w:line="312" w:lineRule="auto"/>
              <w:rPr>
                <w:szCs w:val="26"/>
              </w:rPr>
            </w:pPr>
            <w:r>
              <w:rPr>
                <w:szCs w:val="26"/>
              </w:rPr>
              <w:t>Các hệ thống phần mềm</w:t>
            </w:r>
          </w:p>
          <w:p w14:paraId="0E3F09CA"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D51626">
              <w:rPr>
                <w:szCs w:val="26"/>
              </w:rPr>
              <w:t>Các dự án, sản phẩm, chủ đề</w:t>
            </w:r>
          </w:p>
        </w:tc>
      </w:tr>
      <w:tr w:rsidR="000F7AE3" w:rsidRPr="00E227DB" w14:paraId="61FA5473"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8A92A8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CD104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Rủi ro</w:t>
            </w:r>
          </w:p>
        </w:tc>
        <w:tc>
          <w:tcPr>
            <w:tcW w:w="3363" w:type="pct"/>
            <w:tcBorders>
              <w:top w:val="single" w:sz="4" w:space="0" w:color="auto"/>
              <w:left w:val="single" w:sz="4" w:space="0" w:color="auto"/>
              <w:bottom w:val="single" w:sz="4" w:space="0" w:color="auto"/>
              <w:right w:val="single" w:sz="12" w:space="0" w:color="auto"/>
            </w:tcBorders>
            <w:vAlign w:val="center"/>
          </w:tcPr>
          <w:p w14:paraId="19B35B63" w14:textId="77777777" w:rsidR="000F7AE3" w:rsidRDefault="000F7AE3" w:rsidP="00FC300B">
            <w:pPr>
              <w:pStyle w:val="NormalIndent"/>
              <w:keepNext w:val="0"/>
              <w:keepLines/>
              <w:widowControl w:val="0"/>
              <w:numPr>
                <w:ilvl w:val="0"/>
                <w:numId w:val="0"/>
              </w:numPr>
              <w:spacing w:before="0" w:after="0" w:line="312" w:lineRule="auto"/>
              <w:rPr>
                <w:szCs w:val="26"/>
              </w:rPr>
            </w:pPr>
            <w:r>
              <w:rPr>
                <w:szCs w:val="26"/>
              </w:rPr>
              <w:t xml:space="preserve">Là các </w:t>
            </w:r>
            <w:r w:rsidRPr="00F77586">
              <w:rPr>
                <w:szCs w:val="26"/>
              </w:rPr>
              <w:t>sự kiện</w:t>
            </w:r>
            <w:r>
              <w:rPr>
                <w:szCs w:val="26"/>
              </w:rPr>
              <w:t xml:space="preserve"> có khả năng xảy ra và</w:t>
            </w:r>
            <w:r w:rsidRPr="00F77586">
              <w:rPr>
                <w:szCs w:val="26"/>
              </w:rPr>
              <w:t xml:space="preserve"> ảnh hưởng tới việc đạt được các mục tiêu của tổ chức. Các rủi ro được đo lường bằng mức độ ảnh hưởng và khả năng xảy ra</w:t>
            </w:r>
            <w:r>
              <w:rPr>
                <w:szCs w:val="26"/>
              </w:rPr>
              <w:t>.</w:t>
            </w:r>
          </w:p>
          <w:p w14:paraId="10C5B00C"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F77586">
              <w:rPr>
                <w:szCs w:val="26"/>
              </w:rPr>
              <w:t>Các loại rủi ro đặc thù trong kinh doanh</w:t>
            </w:r>
            <w:r>
              <w:rPr>
                <w:szCs w:val="26"/>
              </w:rPr>
              <w:t>:</w:t>
            </w:r>
          </w:p>
          <w:p w14:paraId="0AFF6FFD"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chiến lược</w:t>
            </w:r>
          </w:p>
          <w:p w14:paraId="0477F629"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danh tiếng</w:t>
            </w:r>
          </w:p>
          <w:p w14:paraId="092B2DA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tài chính</w:t>
            </w:r>
          </w:p>
          <w:p w14:paraId="58843B2F"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Rủi ro hoạt động</w:t>
            </w:r>
          </w:p>
          <w:p w14:paraId="63DF6525" w14:textId="77777777" w:rsidR="000F7AE3" w:rsidRDefault="000F7AE3" w:rsidP="00FC300B">
            <w:pPr>
              <w:pStyle w:val="NormalIndent"/>
              <w:keepNext w:val="0"/>
              <w:keepLines/>
              <w:widowControl w:val="0"/>
              <w:numPr>
                <w:ilvl w:val="0"/>
                <w:numId w:val="15"/>
              </w:numPr>
              <w:spacing w:before="0" w:after="0" w:line="312" w:lineRule="auto"/>
              <w:rPr>
                <w:szCs w:val="26"/>
              </w:rPr>
            </w:pPr>
            <w:r w:rsidRPr="00BB0D55">
              <w:rPr>
                <w:szCs w:val="26"/>
              </w:rPr>
              <w:t>Rủi ro pháp lý/tuân thủ</w:t>
            </w:r>
          </w:p>
          <w:p w14:paraId="0C382BF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BB0D55">
              <w:rPr>
                <w:szCs w:val="26"/>
              </w:rPr>
              <w:t>Rủi ro thảm họa</w:t>
            </w:r>
          </w:p>
        </w:tc>
      </w:tr>
      <w:tr w:rsidR="000F7AE3" w:rsidRPr="00E227DB" w14:paraId="0606FDA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B86BDC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B2C759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Rủi ro tiềm tàng (rủi ro tổng)</w:t>
            </w:r>
          </w:p>
        </w:tc>
        <w:tc>
          <w:tcPr>
            <w:tcW w:w="3363" w:type="pct"/>
            <w:tcBorders>
              <w:top w:val="single" w:sz="4" w:space="0" w:color="auto"/>
              <w:left w:val="single" w:sz="4" w:space="0" w:color="auto"/>
              <w:bottom w:val="single" w:sz="4" w:space="0" w:color="auto"/>
              <w:right w:val="single" w:sz="12" w:space="0" w:color="auto"/>
            </w:tcBorders>
            <w:vAlign w:val="center"/>
          </w:tcPr>
          <w:p w14:paraId="53A8991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toàn bộ rủi ro mà tổ chức phải đối mặt trước </w:t>
            </w:r>
            <w:r w:rsidRPr="00E47D6C">
              <w:rPr>
                <w:b/>
                <w:szCs w:val="26"/>
              </w:rPr>
              <w:t xml:space="preserve">khi </w:t>
            </w:r>
            <w:r>
              <w:rPr>
                <w:b/>
                <w:szCs w:val="26"/>
              </w:rPr>
              <w:t>thực hiện</w:t>
            </w:r>
            <w:r w:rsidRPr="00E47D6C">
              <w:rPr>
                <w:b/>
                <w:szCs w:val="26"/>
              </w:rPr>
              <w:t xml:space="preserve"> các biện pháp </w:t>
            </w:r>
            <w:r>
              <w:rPr>
                <w:b/>
                <w:szCs w:val="26"/>
              </w:rPr>
              <w:t xml:space="preserve">kiểm soát, </w:t>
            </w:r>
            <w:r>
              <w:rPr>
                <w:szCs w:val="26"/>
              </w:rPr>
              <w:t>bắt nguồn từ bản chất hoạt động của tổ chức. Thường phát sinh do các yếu tố môi trường bên ngoài (tình hình kinh tế, môi trường pháp lý và chính trị) và các yếu tố bên trong đơn vị (mức độ phức tạp của sản phẩm, hệ thống, kỹ năng của nguồn nhân lực)…</w:t>
            </w:r>
          </w:p>
        </w:tc>
      </w:tr>
      <w:tr w:rsidR="000F7AE3" w:rsidRPr="00E227DB" w14:paraId="20F5CB3A"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53CA1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21C701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Rủi ro còn lại </w:t>
            </w:r>
            <w:r>
              <w:rPr>
                <w:szCs w:val="26"/>
              </w:rPr>
              <w:br/>
              <w:t>(rủi ro dòng)</w:t>
            </w:r>
          </w:p>
        </w:tc>
        <w:tc>
          <w:tcPr>
            <w:tcW w:w="3363" w:type="pct"/>
            <w:tcBorders>
              <w:top w:val="single" w:sz="4" w:space="0" w:color="auto"/>
              <w:left w:val="single" w:sz="4" w:space="0" w:color="auto"/>
              <w:bottom w:val="single" w:sz="4" w:space="0" w:color="auto"/>
              <w:right w:val="single" w:sz="12" w:space="0" w:color="auto"/>
            </w:tcBorders>
            <w:vAlign w:val="center"/>
          </w:tcPr>
          <w:p w14:paraId="6804F34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mức độ rủi ro còn lại </w:t>
            </w:r>
            <w:r w:rsidRPr="00BC5C9B">
              <w:rPr>
                <w:b/>
                <w:szCs w:val="26"/>
              </w:rPr>
              <w:t xml:space="preserve">sau khi đã thực hiện các biện pháp </w:t>
            </w:r>
            <w:r>
              <w:rPr>
                <w:b/>
                <w:szCs w:val="26"/>
              </w:rPr>
              <w:t xml:space="preserve">kiểm soát </w:t>
            </w:r>
          </w:p>
        </w:tc>
      </w:tr>
      <w:tr w:rsidR="000F7AE3" w:rsidRPr="00E227DB" w14:paraId="47A10D6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082412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09F07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Khẩu vị rủi ro</w:t>
            </w:r>
          </w:p>
        </w:tc>
        <w:tc>
          <w:tcPr>
            <w:tcW w:w="3363" w:type="pct"/>
            <w:tcBorders>
              <w:top w:val="single" w:sz="4" w:space="0" w:color="auto"/>
              <w:left w:val="single" w:sz="4" w:space="0" w:color="auto"/>
              <w:bottom w:val="single" w:sz="4" w:space="0" w:color="auto"/>
              <w:right w:val="single" w:sz="12" w:space="0" w:color="auto"/>
            </w:tcBorders>
            <w:vAlign w:val="center"/>
          </w:tcPr>
          <w:p w14:paraId="485A349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mức độ rủi ro mà một tổ chức sẵn sàng chấp nhận</w:t>
            </w:r>
          </w:p>
        </w:tc>
      </w:tr>
      <w:tr w:rsidR="000F7AE3" w:rsidRPr="00E227DB" w14:paraId="60C51C8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88CF6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E2E9A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w:t>
            </w:r>
          </w:p>
        </w:tc>
        <w:tc>
          <w:tcPr>
            <w:tcW w:w="3363" w:type="pct"/>
            <w:tcBorders>
              <w:top w:val="single" w:sz="4" w:space="0" w:color="auto"/>
              <w:left w:val="single" w:sz="4" w:space="0" w:color="auto"/>
              <w:bottom w:val="single" w:sz="4" w:space="0" w:color="auto"/>
              <w:right w:val="single" w:sz="12" w:space="0" w:color="auto"/>
            </w:tcBorders>
            <w:vAlign w:val="center"/>
          </w:tcPr>
          <w:p w14:paraId="762ABDE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việc nhận diện rủi ro, đo lường và xếp hạng mức rủi ro. Kết quả đánh giá rủi ro sẽ là căn cứ để lập kế hoạch kiểm toán</w:t>
            </w:r>
          </w:p>
        </w:tc>
      </w:tr>
      <w:tr w:rsidR="000F7AE3" w:rsidRPr="00E227DB" w14:paraId="3538231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3D1B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2F02F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Mức độ t</w:t>
            </w:r>
            <w:r w:rsidRPr="00F77586">
              <w:rPr>
                <w:szCs w:val="26"/>
              </w:rPr>
              <w:t>rọng yếu</w:t>
            </w:r>
          </w:p>
        </w:tc>
        <w:tc>
          <w:tcPr>
            <w:tcW w:w="3363" w:type="pct"/>
            <w:tcBorders>
              <w:top w:val="single" w:sz="4" w:space="0" w:color="auto"/>
              <w:left w:val="single" w:sz="4" w:space="0" w:color="auto"/>
              <w:bottom w:val="single" w:sz="4" w:space="0" w:color="auto"/>
              <w:right w:val="single" w:sz="12" w:space="0" w:color="auto"/>
            </w:tcBorders>
            <w:vAlign w:val="center"/>
          </w:tcPr>
          <w:p w14:paraId="4362829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Mức độ quan trọng tương đối của một vấn đề trong một hoàn cảnh mà vấn đề đó được xem xét, bao gồm các yếu tố định lượng, như độ lớn, bản chất, ảnh hưởng, sự liên quan và mức độ tác độ</w:t>
            </w:r>
            <w:r>
              <w:rPr>
                <w:szCs w:val="26"/>
              </w:rPr>
              <w:t>ng. Kiểm toán viên nội bộ cần sử</w:t>
            </w:r>
            <w:r w:rsidRPr="00F77586">
              <w:rPr>
                <w:szCs w:val="26"/>
              </w:rPr>
              <w:t xml:space="preserve"> dụng các </w:t>
            </w:r>
            <w:r w:rsidRPr="00042D92">
              <w:rPr>
                <w:b/>
                <w:szCs w:val="26"/>
              </w:rPr>
              <w:t>xét đoán chuyên môn</w:t>
            </w:r>
            <w:r w:rsidRPr="00F77586">
              <w:rPr>
                <w:szCs w:val="26"/>
              </w:rPr>
              <w:t xml:space="preserve"> trong việc đánh giá mức độ trọng yếu của vấn đề trong hoàn cảnh của các mục tiêu có liên quan.  </w:t>
            </w:r>
          </w:p>
        </w:tc>
      </w:tr>
      <w:tr w:rsidR="000F7AE3" w:rsidRPr="00E227DB" w14:paraId="34D0D41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5A7BD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F22251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 vĩ mô</w:t>
            </w:r>
          </w:p>
        </w:tc>
        <w:tc>
          <w:tcPr>
            <w:tcW w:w="3363" w:type="pct"/>
            <w:tcBorders>
              <w:top w:val="single" w:sz="4" w:space="0" w:color="auto"/>
              <w:left w:val="single" w:sz="4" w:space="0" w:color="auto"/>
              <w:bottom w:val="single" w:sz="4" w:space="0" w:color="auto"/>
              <w:right w:val="single" w:sz="12" w:space="0" w:color="auto"/>
            </w:tcBorders>
            <w:vAlign w:val="center"/>
          </w:tcPr>
          <w:p w14:paraId="6BF5191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việc đánh giá rủi ro ở cấp độ tổ chức, đánh giá các đơn vị có thể được kiểm toán </w:t>
            </w:r>
            <w:r w:rsidRPr="00340608">
              <w:rPr>
                <w:szCs w:val="26"/>
              </w:rPr>
              <w:t>cho mục đích</w:t>
            </w:r>
            <w:r w:rsidRPr="00BC5C9B">
              <w:rPr>
                <w:b/>
                <w:szCs w:val="26"/>
              </w:rPr>
              <w:t xml:space="preserve"> xây dựng kế hoạch kiểm toán </w:t>
            </w:r>
            <w:r>
              <w:rPr>
                <w:b/>
                <w:szCs w:val="26"/>
              </w:rPr>
              <w:t xml:space="preserve">tổng thể (kế hoạch năm) </w:t>
            </w:r>
          </w:p>
        </w:tc>
      </w:tr>
      <w:tr w:rsidR="000F7AE3" w:rsidRPr="00E227DB" w14:paraId="35F87744"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A64269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F28E18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Đánh giá rủi ro vi mô</w:t>
            </w:r>
          </w:p>
        </w:tc>
        <w:tc>
          <w:tcPr>
            <w:tcW w:w="3363" w:type="pct"/>
            <w:tcBorders>
              <w:top w:val="single" w:sz="4" w:space="0" w:color="auto"/>
              <w:left w:val="single" w:sz="4" w:space="0" w:color="auto"/>
              <w:bottom w:val="single" w:sz="4" w:space="0" w:color="auto"/>
              <w:right w:val="single" w:sz="12" w:space="0" w:color="auto"/>
            </w:tcBorders>
            <w:vAlign w:val="center"/>
          </w:tcPr>
          <w:p w14:paraId="5E60786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việc đánh giá rủi ro ở cấp độ quy trình cho </w:t>
            </w:r>
            <w:r w:rsidRPr="00BC5C9B">
              <w:rPr>
                <w:b/>
                <w:szCs w:val="26"/>
              </w:rPr>
              <w:t xml:space="preserve">mục đích lập kế hoạch </w:t>
            </w:r>
            <w:r>
              <w:rPr>
                <w:b/>
                <w:szCs w:val="26"/>
              </w:rPr>
              <w:t xml:space="preserve">một cuộc </w:t>
            </w:r>
            <w:r w:rsidRPr="00BC5C9B">
              <w:rPr>
                <w:b/>
                <w:szCs w:val="26"/>
              </w:rPr>
              <w:t xml:space="preserve">kiểm toán </w:t>
            </w:r>
            <w:r>
              <w:rPr>
                <w:b/>
                <w:szCs w:val="26"/>
              </w:rPr>
              <w:t>riêng lẻ</w:t>
            </w:r>
          </w:p>
        </w:tc>
      </w:tr>
      <w:tr w:rsidR="000F7AE3" w:rsidRPr="00E227DB" w14:paraId="3A69047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8042FB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3A83CC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 xml:space="preserve">Mục tiêu </w:t>
            </w:r>
            <w:r>
              <w:rPr>
                <w:szCs w:val="26"/>
              </w:rPr>
              <w:t xml:space="preserve">của </w:t>
            </w:r>
            <w:r w:rsidRPr="00F77586">
              <w:rPr>
                <w:szCs w:val="26"/>
              </w:rPr>
              <w:t>cuộc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83167D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Tuyên bố khái quát về kết quả cần </w:t>
            </w:r>
            <w:r w:rsidRPr="00F77586">
              <w:rPr>
                <w:szCs w:val="26"/>
              </w:rPr>
              <w:t>đạt được từ cuộc kiểm toán/tư vấn, do kiểm toán viên nội bộ xác định</w:t>
            </w:r>
          </w:p>
        </w:tc>
      </w:tr>
      <w:tr w:rsidR="000F7AE3" w:rsidRPr="00E227DB" w14:paraId="66AFE4E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9DCF18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C2B30B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Phạm vi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7FF7F64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Phạm vi của một cuộc kiểm toán cho biết đối tượng/đơn vị sẽ được kiểm toán trong cuộc kiểm toán đó</w:t>
            </w:r>
          </w:p>
        </w:tc>
      </w:tr>
      <w:tr w:rsidR="000F7AE3" w:rsidRPr="00E227DB" w14:paraId="65B96DE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4EE1791"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D0AC36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Chương trình kiểm toán</w:t>
            </w:r>
            <w:r>
              <w:rPr>
                <w:szCs w:val="26"/>
              </w:rPr>
              <w:t xml:space="preserve"> (CTKT)</w:t>
            </w:r>
          </w:p>
        </w:tc>
        <w:tc>
          <w:tcPr>
            <w:tcW w:w="3363" w:type="pct"/>
            <w:tcBorders>
              <w:top w:val="single" w:sz="4" w:space="0" w:color="auto"/>
              <w:left w:val="single" w:sz="4" w:space="0" w:color="auto"/>
              <w:bottom w:val="single" w:sz="4" w:space="0" w:color="auto"/>
              <w:right w:val="single" w:sz="12" w:space="0" w:color="auto"/>
            </w:tcBorders>
            <w:vAlign w:val="center"/>
          </w:tcPr>
          <w:p w14:paraId="60F658C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Là những dự kiến chi tiết về các công việc kiểm toán</w:t>
            </w:r>
            <w:r>
              <w:rPr>
                <w:szCs w:val="26"/>
              </w:rPr>
              <w:t xml:space="preserve"> (thủ tục kiểm toán) cần thực hiện </w:t>
            </w:r>
            <w:r w:rsidRPr="00F77586">
              <w:rPr>
                <w:szCs w:val="26"/>
              </w:rPr>
              <w:t>cũng như dự kiến về những tư liệu, thông tin liên quan cần sử dụng và thu thập</w:t>
            </w:r>
          </w:p>
        </w:tc>
      </w:tr>
      <w:tr w:rsidR="000F7AE3" w:rsidRPr="00E227DB" w14:paraId="3E8BB7F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5BA81C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F10712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Thủ tục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24D0B251"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F77586">
              <w:rPr>
                <w:szCs w:val="26"/>
              </w:rPr>
              <w:t xml:space="preserve">Là công việc cụ thể được kiểm toán viên thực hiện </w:t>
            </w:r>
            <w:r>
              <w:rPr>
                <w:szCs w:val="26"/>
              </w:rPr>
              <w:t>gắn với mục tiêu kiểm toán, như phỏng vấn, phân tích, quan sát,...</w:t>
            </w:r>
          </w:p>
          <w:p w14:paraId="75559128" w14:textId="77777777" w:rsidR="000F7AE3" w:rsidRPr="00F77586" w:rsidRDefault="000F7AE3" w:rsidP="00FC300B">
            <w:pPr>
              <w:pStyle w:val="NormalIndent"/>
              <w:keepNext w:val="0"/>
              <w:keepLines/>
              <w:widowControl w:val="0"/>
              <w:numPr>
                <w:ilvl w:val="0"/>
                <w:numId w:val="0"/>
              </w:numPr>
              <w:spacing w:before="0" w:after="0" w:line="312" w:lineRule="auto"/>
              <w:rPr>
                <w:szCs w:val="26"/>
              </w:rPr>
            </w:pPr>
            <w:r w:rsidRPr="00543940">
              <w:rPr>
                <w:b/>
                <w:szCs w:val="26"/>
              </w:rPr>
              <w:t>Ví dụ:</w:t>
            </w:r>
            <w:r w:rsidRPr="00F77586">
              <w:rPr>
                <w:szCs w:val="26"/>
              </w:rPr>
              <w:t xml:space="preserve"> Thủ tục kiểm toán số dư đầu kỳ của Hàng tồn kho</w:t>
            </w:r>
          </w:p>
          <w:p w14:paraId="6EAEB386"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Thu thập Biên bản và hồ sơ kiểm kê hàng tồn kho cuối năm trước của đơn vị. Xem xét và đánh giá tính tin cậy của kiểm soát nội bộ của đơn vị đối với quá trình kiểm kê.</w:t>
            </w:r>
          </w:p>
          <w:p w14:paraId="3F2A0F98"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Đối chiếu số lượng hàng tồn kho cuối năm với Biên bản kiểm kê</w:t>
            </w:r>
          </w:p>
          <w:p w14:paraId="4BA5140F" w14:textId="77777777" w:rsidR="000F7AE3" w:rsidRPr="00F77586" w:rsidRDefault="000F7AE3" w:rsidP="00FC300B">
            <w:pPr>
              <w:pStyle w:val="NormalIndent"/>
              <w:keepNext w:val="0"/>
              <w:keepLines/>
              <w:widowControl w:val="0"/>
              <w:numPr>
                <w:ilvl w:val="0"/>
                <w:numId w:val="15"/>
              </w:numPr>
              <w:spacing w:before="0" w:after="0" w:line="312" w:lineRule="auto"/>
              <w:rPr>
                <w:szCs w:val="26"/>
              </w:rPr>
            </w:pPr>
            <w:r w:rsidRPr="00F77586">
              <w:rPr>
                <w:szCs w:val="26"/>
              </w:rPr>
              <w:t>Tìm hiểu và kiểm tra phương pháp tính giá hàng tồn kho áp dụng cho năm tài chính trước;</w:t>
            </w:r>
          </w:p>
          <w:p w14:paraId="16FF5520" w14:textId="77777777" w:rsidR="000F7AE3" w:rsidRDefault="000F7AE3" w:rsidP="00FC300B">
            <w:pPr>
              <w:pStyle w:val="NormalIndent"/>
              <w:keepNext w:val="0"/>
              <w:keepLines/>
              <w:widowControl w:val="0"/>
              <w:numPr>
                <w:ilvl w:val="0"/>
                <w:numId w:val="15"/>
              </w:numPr>
              <w:spacing w:before="0" w:after="0" w:line="312" w:lineRule="auto"/>
              <w:rPr>
                <w:szCs w:val="26"/>
              </w:rPr>
            </w:pPr>
            <w:r w:rsidRPr="00F77586">
              <w:rPr>
                <w:szCs w:val="26"/>
              </w:rPr>
              <w:t>Kiểm tra tính đúng kì của hàng tồn kho;</w:t>
            </w:r>
          </w:p>
          <w:p w14:paraId="5C715FA6" w14:textId="77777777" w:rsidR="000F7AE3" w:rsidRDefault="000F7AE3" w:rsidP="00FC300B">
            <w:pPr>
              <w:pStyle w:val="NormalIndent"/>
              <w:keepNext w:val="0"/>
              <w:keepLines/>
              <w:widowControl w:val="0"/>
              <w:numPr>
                <w:ilvl w:val="0"/>
                <w:numId w:val="15"/>
              </w:numPr>
              <w:spacing w:before="0" w:after="0" w:line="312" w:lineRule="auto"/>
              <w:rPr>
                <w:szCs w:val="26"/>
              </w:rPr>
            </w:pPr>
            <w:r w:rsidRPr="00543940">
              <w:rPr>
                <w:szCs w:val="26"/>
              </w:rPr>
              <w:t>Kiểm tra số dư dự phòng giảm giá hàng tồn kho tại ngày đầu kỳ.</w:t>
            </w:r>
          </w:p>
          <w:p w14:paraId="046F57E6"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Mỗi thủ tục kiểm toán được thực hiện nhằm đánh giá một hoạt động kiểm soát rủi ro</w:t>
            </w:r>
          </w:p>
        </w:tc>
      </w:tr>
      <w:tr w:rsidR="000F7AE3" w:rsidRPr="00E227DB" w14:paraId="140009D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11C8A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F092DB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Phát hiện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6E2B73A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các sự việc, sự kiện, thông tin thể hiện sự thiếu sót, yếu</w:t>
            </w:r>
            <w:r w:rsidRPr="00F77586">
              <w:rPr>
                <w:szCs w:val="26"/>
              </w:rPr>
              <w:t xml:space="preserve"> kém</w:t>
            </w:r>
            <w:r>
              <w:rPr>
                <w:szCs w:val="26"/>
              </w:rPr>
              <w:t>,</w:t>
            </w:r>
            <w:r w:rsidRPr="00F77586">
              <w:rPr>
                <w:szCs w:val="26"/>
              </w:rPr>
              <w:t xml:space="preserve"> </w:t>
            </w:r>
            <w:r>
              <w:rPr>
                <w:szCs w:val="26"/>
              </w:rPr>
              <w:t xml:space="preserve">không phù hợp trong thiết kế và vận hành của hệ thống kiểm soát nội bộ </w:t>
            </w:r>
            <w:r w:rsidRPr="00F77586">
              <w:rPr>
                <w:szCs w:val="26"/>
              </w:rPr>
              <w:t xml:space="preserve">được kiểm toán viên phát hiện trong quá trình </w:t>
            </w:r>
            <w:r>
              <w:rPr>
                <w:szCs w:val="26"/>
              </w:rPr>
              <w:t xml:space="preserve">thực hiện các thủ tục </w:t>
            </w:r>
            <w:r w:rsidRPr="00F77586">
              <w:rPr>
                <w:szCs w:val="26"/>
              </w:rPr>
              <w:t>kiểm toán</w:t>
            </w:r>
            <w:r>
              <w:rPr>
                <w:szCs w:val="26"/>
              </w:rPr>
              <w:t>. Ví dụ: các sai sót, gian lận, vấn đề không tuân thủ trong hoạt động tác nghiệp của doanh nghiệp,…</w:t>
            </w:r>
          </w:p>
        </w:tc>
      </w:tr>
      <w:tr w:rsidR="000F7AE3" w:rsidRPr="00E227DB" w14:paraId="22E49DA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087081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374DA1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Bằng chứng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3847506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Thông tin, tài liệu thu thập được để làm cơ sở cho những nhận định, đánh giá</w:t>
            </w:r>
            <w:r>
              <w:rPr>
                <w:szCs w:val="26"/>
              </w:rPr>
              <w:t>, phát hiện của kiểm toán</w:t>
            </w:r>
          </w:p>
        </w:tc>
      </w:tr>
      <w:tr w:rsidR="000F7AE3" w:rsidRPr="00E227DB" w14:paraId="198AD38D"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37817493"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C6201D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Kiến nghị của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56EE93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các đề xuất của kiểm toán viên nhằm phòng ngừa, khắc phục, giảm thiểu các rủi ro có thể xảy ra, có thể được thể hiển ở hình thức kế hoạch hành động, trong đó nêu rõ người thực hiện, thời hạn thực hiện</w:t>
            </w:r>
          </w:p>
        </w:tc>
      </w:tr>
      <w:tr w:rsidR="000F7AE3" w:rsidRPr="00E227DB" w14:paraId="7ADBDBA9"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DE28C8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737169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Báo cáo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176AE4E5"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9026CA">
              <w:rPr>
                <w:color w:val="000000" w:themeColor="text1"/>
                <w:szCs w:val="26"/>
              </w:rPr>
              <w:t>Là bản tổng hợp kết quả của cuộc kiểm toán bao gồm các thông tin</w:t>
            </w:r>
            <w:r w:rsidRPr="009026CA">
              <w:rPr>
                <w:color w:val="000000" w:themeColor="text1"/>
                <w:lang w:val="vi-VN"/>
              </w:rPr>
              <w:t>: nội dung kiểm toán, phạm vi kiểm toán; những đánh giá, kết luận về nội dung đã được kiểm toán và cơ sở đưa ra các ý kiến này; các yếu kém, tồn tại, các sai sót, vi phạm, kiến nghị các biện pháp sửa chữa, khắc phục sai sót và xử lý vi phạm; đề xuất các biện pháp hợp lý hóa, cải tiến quy trình nghiệp vụ; hoàn thiện chính sách quản lý rủi ro, cơ cấu tổ chức của đơn vị (nếu có).</w:t>
            </w:r>
          </w:p>
        </w:tc>
      </w:tr>
      <w:tr w:rsidR="000F7AE3" w:rsidRPr="00E227DB" w14:paraId="3A8B79D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5F86E49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4FD75E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KT</w:t>
            </w:r>
          </w:p>
        </w:tc>
        <w:tc>
          <w:tcPr>
            <w:tcW w:w="3363" w:type="pct"/>
            <w:tcBorders>
              <w:top w:val="single" w:sz="4" w:space="0" w:color="auto"/>
              <w:left w:val="single" w:sz="4" w:space="0" w:color="auto"/>
              <w:bottom w:val="single" w:sz="4" w:space="0" w:color="auto"/>
              <w:right w:val="single" w:sz="12" w:space="0" w:color="auto"/>
            </w:tcBorders>
            <w:vAlign w:val="center"/>
          </w:tcPr>
          <w:p w14:paraId="1AA156CB"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Kiểm toán</w:t>
            </w:r>
          </w:p>
        </w:tc>
      </w:tr>
      <w:tr w:rsidR="000F7AE3" w:rsidRPr="00E227DB" w14:paraId="7E3EB83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E33F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8ACD5D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DN</w:t>
            </w:r>
          </w:p>
        </w:tc>
        <w:tc>
          <w:tcPr>
            <w:tcW w:w="3363" w:type="pct"/>
            <w:tcBorders>
              <w:top w:val="single" w:sz="4" w:space="0" w:color="auto"/>
              <w:left w:val="single" w:sz="4" w:space="0" w:color="auto"/>
              <w:bottom w:val="single" w:sz="4" w:space="0" w:color="auto"/>
              <w:right w:val="single" w:sz="12" w:space="0" w:color="auto"/>
            </w:tcBorders>
            <w:vAlign w:val="center"/>
          </w:tcPr>
          <w:p w14:paraId="4995432C"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Doanh nghiệp</w:t>
            </w:r>
          </w:p>
        </w:tc>
      </w:tr>
      <w:tr w:rsidR="000F7AE3" w:rsidRPr="00E227DB" w14:paraId="00C8640C"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72CF509"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2C12DD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NSD</w:t>
            </w:r>
          </w:p>
        </w:tc>
        <w:tc>
          <w:tcPr>
            <w:tcW w:w="3363" w:type="pct"/>
            <w:tcBorders>
              <w:top w:val="single" w:sz="4" w:space="0" w:color="auto"/>
              <w:left w:val="single" w:sz="4" w:space="0" w:color="auto"/>
              <w:bottom w:val="single" w:sz="4" w:space="0" w:color="auto"/>
              <w:right w:val="single" w:sz="12" w:space="0" w:color="auto"/>
            </w:tcBorders>
            <w:vAlign w:val="center"/>
          </w:tcPr>
          <w:p w14:paraId="680772B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Người sử dụng</w:t>
            </w:r>
          </w:p>
        </w:tc>
      </w:tr>
      <w:tr w:rsidR="000F7AE3" w:rsidRPr="00E227DB" w14:paraId="28A96A1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22B2CF1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40C07290"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BLĐ</w:t>
            </w:r>
          </w:p>
        </w:tc>
        <w:tc>
          <w:tcPr>
            <w:tcW w:w="3363" w:type="pct"/>
            <w:tcBorders>
              <w:top w:val="single" w:sz="4" w:space="0" w:color="auto"/>
              <w:left w:val="single" w:sz="4" w:space="0" w:color="auto"/>
              <w:bottom w:val="single" w:sz="4" w:space="0" w:color="auto"/>
              <w:right w:val="single" w:sz="12" w:space="0" w:color="auto"/>
            </w:tcBorders>
            <w:vAlign w:val="center"/>
          </w:tcPr>
          <w:p w14:paraId="31F7DA4A" w14:textId="77777777" w:rsidR="000F7AE3" w:rsidRPr="00757561" w:rsidRDefault="000F7AE3" w:rsidP="00FC300B">
            <w:pPr>
              <w:shd w:val="clear" w:color="auto" w:fill="FFFFFF"/>
              <w:jc w:val="both"/>
              <w:rPr>
                <w:color w:val="000000"/>
                <w:szCs w:val="26"/>
              </w:rPr>
            </w:pPr>
            <w:r>
              <w:rPr>
                <w:color w:val="000000"/>
                <w:szCs w:val="26"/>
              </w:rPr>
              <w:t>Ban lãnh đạo của doanh nghiệp, có thể là một trong các đối tượng sau:</w:t>
            </w:r>
          </w:p>
          <w:p w14:paraId="0C7E0E1F"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Bộ trưởng, Thủ trưởng cơ quan ngang bộ, Thủ trưởng cơ quan thuộc Chính phủ đối với bộ, cơ quan ngang bộ, cơ quan thuộc Chính phủ;</w:t>
            </w:r>
          </w:p>
          <w:p w14:paraId="5AF06871"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Chủ tịch Ủy ban nhân dân tỉnh, thành phố trực thuộc trung ương đối với Ủy ban nhân dân tỉnh, thành phố trực thuộc trung ương;</w:t>
            </w:r>
          </w:p>
          <w:p w14:paraId="53E3A532"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Thủ trưởng đơn vị sự nghiệp công lập đối với các đơn vị sự nghiệp công lập;</w:t>
            </w:r>
          </w:p>
          <w:p w14:paraId="5F45497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công ty niêm yết;</w:t>
            </w:r>
          </w:p>
          <w:p w14:paraId="001FBC43"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quản trị, Ban kiểm soát đối với doanh nghiệp mà nhà nước sở hữu trên 50% vốn điều lệ là công ty mẹ hoạt động theo mô hình công ty mẹ - công ty con;</w:t>
            </w:r>
          </w:p>
          <w:p w14:paraId="5C861700" w14:textId="77777777" w:rsidR="000F7AE3" w:rsidRPr="00F77586" w:rsidRDefault="000F7AE3" w:rsidP="00FC300B">
            <w:pPr>
              <w:pStyle w:val="ListParagraph"/>
              <w:numPr>
                <w:ilvl w:val="0"/>
                <w:numId w:val="15"/>
              </w:numPr>
              <w:shd w:val="clear" w:color="auto" w:fill="FFFFFF"/>
              <w:jc w:val="both"/>
              <w:rPr>
                <w:color w:val="000000"/>
                <w:szCs w:val="26"/>
              </w:rPr>
            </w:pPr>
            <w:r w:rsidRPr="00F77586">
              <w:rPr>
                <w:color w:val="000000"/>
                <w:szCs w:val="26"/>
                <w:lang w:val="vi-VN"/>
              </w:rPr>
              <w:t>Hội đồng thành viên, Chủ tịch công ty, Ban kiểm soát đối với doanh nghiệp nhà nước là công ty mẹ hoạt động theo mô hình công ty mẹ - công ty con;</w:t>
            </w:r>
          </w:p>
          <w:p w14:paraId="1F2D51D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lang w:val="vi-VN"/>
              </w:rPr>
              <w:t>Các bộ phận khác theo quy định của Quy chế kiểm toán nội bộ của đơn vị.</w:t>
            </w:r>
          </w:p>
        </w:tc>
      </w:tr>
      <w:tr w:rsidR="000F7AE3" w:rsidRPr="00E227DB" w14:paraId="595E6FB0"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58BF8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5B8E54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KTV</w:t>
            </w:r>
          </w:p>
        </w:tc>
        <w:tc>
          <w:tcPr>
            <w:tcW w:w="3363" w:type="pct"/>
            <w:tcBorders>
              <w:top w:val="single" w:sz="4" w:space="0" w:color="auto"/>
              <w:left w:val="single" w:sz="4" w:space="0" w:color="auto"/>
              <w:bottom w:val="single" w:sz="4" w:space="0" w:color="auto"/>
              <w:right w:val="single" w:sz="12" w:space="0" w:color="auto"/>
            </w:tcBorders>
            <w:vAlign w:val="center"/>
          </w:tcPr>
          <w:p w14:paraId="7140ADF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Kiểm toán viên</w:t>
            </w:r>
            <w:r>
              <w:rPr>
                <w:szCs w:val="26"/>
              </w:rPr>
              <w:t>: là người thực hiện hoạt động kiểm toán nội bộ</w:t>
            </w:r>
          </w:p>
        </w:tc>
      </w:tr>
      <w:tr w:rsidR="000F7AE3" w:rsidRPr="00E227DB" w14:paraId="024C8F1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6EF8B22"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EB942C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Admin</w:t>
            </w:r>
          </w:p>
        </w:tc>
        <w:tc>
          <w:tcPr>
            <w:tcW w:w="3363" w:type="pct"/>
            <w:tcBorders>
              <w:top w:val="single" w:sz="4" w:space="0" w:color="auto"/>
              <w:left w:val="single" w:sz="4" w:space="0" w:color="auto"/>
              <w:bottom w:val="single" w:sz="4" w:space="0" w:color="auto"/>
              <w:right w:val="single" w:sz="12" w:space="0" w:color="auto"/>
            </w:tcBorders>
            <w:vAlign w:val="center"/>
          </w:tcPr>
          <w:p w14:paraId="2444E687"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Quản trị hệ thống</w:t>
            </w:r>
          </w:p>
        </w:tc>
      </w:tr>
      <w:tr w:rsidR="000F7AE3" w:rsidRPr="00E227DB" w14:paraId="0142962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4E1AABEA"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7042172F"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Trưởng đoàn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32805B7D"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Người chịu trác nhiệm chính của cuộc kiểm toán</w:t>
            </w:r>
          </w:p>
        </w:tc>
      </w:tr>
      <w:tr w:rsidR="000F7AE3" w:rsidRPr="00E227DB" w14:paraId="43718988"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287953B"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5674FFA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Trưởng nhóm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6181965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C706FB">
              <w:rPr>
                <w:szCs w:val="26"/>
              </w:rPr>
              <w:t>Tuỳ vào quy mô cuộc kiểm toán</w:t>
            </w:r>
            <w:r>
              <w:rPr>
                <w:szCs w:val="26"/>
              </w:rPr>
              <w:t>, đối với cuộc kiểm toán nhỏ,</w:t>
            </w:r>
            <w:r w:rsidRPr="00C706FB">
              <w:rPr>
                <w:szCs w:val="26"/>
              </w:rPr>
              <w:t xml:space="preserve"> trường đoàn</w:t>
            </w:r>
            <w:r>
              <w:rPr>
                <w:szCs w:val="26"/>
              </w:rPr>
              <w:t xml:space="preserve"> và trưởng nhóm KT là 1; cuộc kiểm toán</w:t>
            </w:r>
            <w:r w:rsidRPr="00C706FB">
              <w:rPr>
                <w:szCs w:val="26"/>
              </w:rPr>
              <w:t xml:space="preserve"> phạm vi lớn: dưới trưởng đoàn có thể có nhiều trưởng nhóm</w:t>
            </w:r>
          </w:p>
        </w:tc>
      </w:tr>
      <w:tr w:rsidR="000F7AE3" w:rsidRPr="00E227DB" w14:paraId="3F7BD12E"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75B5FEE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20084E2"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Audit Universe </w:t>
            </w:r>
          </w:p>
        </w:tc>
        <w:tc>
          <w:tcPr>
            <w:tcW w:w="3363" w:type="pct"/>
            <w:tcBorders>
              <w:top w:val="single" w:sz="4" w:space="0" w:color="auto"/>
              <w:left w:val="single" w:sz="4" w:space="0" w:color="auto"/>
              <w:bottom w:val="single" w:sz="4" w:space="0" w:color="auto"/>
              <w:right w:val="single" w:sz="12" w:space="0" w:color="auto"/>
            </w:tcBorders>
            <w:vAlign w:val="center"/>
          </w:tcPr>
          <w:p w14:paraId="48F6CF4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Danh sách tất cả các đối tượng có thể được kiểm toán trong một tổ chức, ví dụ các phòng ban/đơn vị, các quy trình, các hoạt động, dự án,…</w:t>
            </w:r>
          </w:p>
        </w:tc>
      </w:tr>
      <w:tr w:rsidR="000F7AE3" w:rsidRPr="00E227DB" w14:paraId="1B577AF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C14B67E"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11A9BF0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WP</w:t>
            </w:r>
          </w:p>
        </w:tc>
        <w:tc>
          <w:tcPr>
            <w:tcW w:w="3363" w:type="pct"/>
            <w:tcBorders>
              <w:top w:val="single" w:sz="4" w:space="0" w:color="auto"/>
              <w:left w:val="single" w:sz="4" w:space="0" w:color="auto"/>
              <w:bottom w:val="single" w:sz="4" w:space="0" w:color="auto"/>
              <w:right w:val="single" w:sz="12" w:space="0" w:color="auto"/>
            </w:tcBorders>
            <w:vAlign w:val="center"/>
          </w:tcPr>
          <w:p w14:paraId="3811BB9E"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Working paper: Giấy tờ làm việc của KTV để ghi chép lại kết quả thực hiện các công việc KT</w:t>
            </w:r>
          </w:p>
        </w:tc>
      </w:tr>
      <w:tr w:rsidR="000F7AE3" w:rsidRPr="00E227DB" w14:paraId="630361D2"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0614EBB0"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6BA27AE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F77586">
              <w:rPr>
                <w:szCs w:val="26"/>
              </w:rPr>
              <w:t>Chu kỳ kiểm toán</w:t>
            </w:r>
          </w:p>
        </w:tc>
        <w:tc>
          <w:tcPr>
            <w:tcW w:w="3363" w:type="pct"/>
            <w:tcBorders>
              <w:top w:val="single" w:sz="4" w:space="0" w:color="auto"/>
              <w:left w:val="single" w:sz="4" w:space="0" w:color="auto"/>
              <w:bottom w:val="single" w:sz="4" w:space="0" w:color="auto"/>
              <w:right w:val="single" w:sz="12" w:space="0" w:color="auto"/>
            </w:tcBorders>
            <w:vAlign w:val="center"/>
          </w:tcPr>
          <w:p w14:paraId="5350EF91"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 xml:space="preserve">Là khoảng cách giữa 2 lần kiểm toán liên tiếp, </w:t>
            </w:r>
            <w:r>
              <w:rPr>
                <w:lang w:val="vi-VN"/>
              </w:rPr>
              <w:t>những nghiệp vụ/bộ phận điều hành, tác nghiệp có rủi ro cao phải được kiểm toán ít nhất mỗi năm một lần</w:t>
            </w:r>
          </w:p>
        </w:tc>
      </w:tr>
      <w:tr w:rsidR="000F7AE3" w:rsidRPr="00E227DB" w14:paraId="6F81FD6B"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13CC8E75"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2981D7D3"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Chọn mẫu</w:t>
            </w:r>
          </w:p>
        </w:tc>
        <w:tc>
          <w:tcPr>
            <w:tcW w:w="3363" w:type="pct"/>
            <w:tcBorders>
              <w:top w:val="single" w:sz="4" w:space="0" w:color="auto"/>
              <w:left w:val="single" w:sz="4" w:space="0" w:color="auto"/>
              <w:bottom w:val="single" w:sz="4" w:space="0" w:color="auto"/>
              <w:right w:val="single" w:sz="12" w:space="0" w:color="auto"/>
            </w:tcBorders>
            <w:vAlign w:val="center"/>
          </w:tcPr>
          <w:p w14:paraId="754191C4"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sidRPr="0069099F">
              <w:rPr>
                <w:szCs w:val="26"/>
              </w:rPr>
              <w:t xml:space="preserve">Là việc xác định </w:t>
            </w:r>
            <w:r w:rsidRPr="004C520C">
              <w:rPr>
                <w:szCs w:val="26"/>
              </w:rPr>
              <w:t xml:space="preserve">các giao dịch sẽ </w:t>
            </w:r>
            <w:r w:rsidRPr="0069099F">
              <w:rPr>
                <w:szCs w:val="26"/>
              </w:rPr>
              <w:t xml:space="preserve">cần </w:t>
            </w:r>
            <w:r w:rsidRPr="004C520C">
              <w:rPr>
                <w:szCs w:val="26"/>
              </w:rPr>
              <w:t>kiểm tra</w:t>
            </w:r>
            <w:r w:rsidRPr="0069099F">
              <w:rPr>
                <w:szCs w:val="26"/>
              </w:rPr>
              <w:t xml:space="preserve"> trong cuộc kiểm toán để từ đó có các phát hiện kiểm toán và bằng chứng kiểm toán</w:t>
            </w:r>
          </w:p>
        </w:tc>
      </w:tr>
      <w:tr w:rsidR="000F7AE3" w:rsidRPr="00E227DB" w14:paraId="4168BFE6" w14:textId="77777777" w:rsidTr="000F7AE3">
        <w:trPr>
          <w:tblHeader/>
        </w:trPr>
        <w:tc>
          <w:tcPr>
            <w:tcW w:w="414" w:type="pct"/>
            <w:tcBorders>
              <w:top w:val="single" w:sz="4" w:space="0" w:color="auto"/>
              <w:left w:val="single" w:sz="12" w:space="0" w:color="auto"/>
              <w:bottom w:val="single" w:sz="4" w:space="0" w:color="auto"/>
              <w:right w:val="single" w:sz="4" w:space="0" w:color="auto"/>
            </w:tcBorders>
            <w:vAlign w:val="center"/>
          </w:tcPr>
          <w:p w14:paraId="68E3DD64" w14:textId="77777777" w:rsidR="000F7AE3" w:rsidRPr="00E227DB" w:rsidRDefault="000F7AE3" w:rsidP="00FC300B">
            <w:pPr>
              <w:pStyle w:val="NormalIndent"/>
              <w:widowControl w:val="0"/>
              <w:numPr>
                <w:ilvl w:val="0"/>
                <w:numId w:val="27"/>
              </w:numPr>
              <w:tabs>
                <w:tab w:val="left" w:pos="720"/>
              </w:tabs>
              <w:snapToGrid w:val="0"/>
              <w:spacing w:before="0" w:after="0" w:line="312" w:lineRule="auto"/>
              <w:ind w:left="357" w:hanging="357"/>
              <w:jc w:val="left"/>
              <w:rPr>
                <w:szCs w:val="26"/>
              </w:rPr>
            </w:pPr>
          </w:p>
        </w:tc>
        <w:tc>
          <w:tcPr>
            <w:tcW w:w="1223" w:type="pct"/>
            <w:tcBorders>
              <w:top w:val="single" w:sz="4" w:space="0" w:color="auto"/>
              <w:left w:val="single" w:sz="4" w:space="0" w:color="auto"/>
              <w:bottom w:val="single" w:sz="4" w:space="0" w:color="auto"/>
              <w:right w:val="single" w:sz="4" w:space="0" w:color="auto"/>
            </w:tcBorders>
            <w:vAlign w:val="center"/>
          </w:tcPr>
          <w:p w14:paraId="08B13859"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Yếu tố tạo ra rủi ro</w:t>
            </w:r>
          </w:p>
        </w:tc>
        <w:tc>
          <w:tcPr>
            <w:tcW w:w="3363" w:type="pct"/>
            <w:tcBorders>
              <w:top w:val="single" w:sz="4" w:space="0" w:color="auto"/>
              <w:left w:val="single" w:sz="4" w:space="0" w:color="auto"/>
              <w:bottom w:val="single" w:sz="4" w:space="0" w:color="auto"/>
              <w:right w:val="single" w:sz="12" w:space="0" w:color="auto"/>
            </w:tcBorders>
            <w:vAlign w:val="center"/>
          </w:tcPr>
          <w:p w14:paraId="11CB5AD8" w14:textId="77777777" w:rsidR="000F7AE3" w:rsidRPr="00E227DB" w:rsidRDefault="000F7AE3" w:rsidP="00FC300B">
            <w:pPr>
              <w:pStyle w:val="NormalIndent"/>
              <w:widowControl w:val="0"/>
              <w:numPr>
                <w:ilvl w:val="0"/>
                <w:numId w:val="0"/>
              </w:numPr>
              <w:tabs>
                <w:tab w:val="left" w:pos="720"/>
              </w:tabs>
              <w:spacing w:before="0" w:after="0" w:line="312" w:lineRule="auto"/>
              <w:jc w:val="left"/>
              <w:rPr>
                <w:szCs w:val="26"/>
              </w:rPr>
            </w:pPr>
            <w:r>
              <w:rPr>
                <w:szCs w:val="26"/>
              </w:rPr>
              <w:t>Là biểu hiện hoặc đặc điểm có thể đo lường được hoặc quan sát được của một quá trình trong đó cho thấy có sự tồn tại của rủi ro hoặc làm gia tăng mức độ rủi ro</w:t>
            </w:r>
          </w:p>
        </w:tc>
      </w:tr>
    </w:tbl>
    <w:p w14:paraId="711507BC" w14:textId="77777777" w:rsidR="006B2CCB" w:rsidRPr="00E227DB" w:rsidRDefault="006B2CCB" w:rsidP="00E227DB">
      <w:pPr>
        <w:rPr>
          <w:szCs w:val="26"/>
        </w:rPr>
      </w:pPr>
    </w:p>
    <w:p w14:paraId="4ED6AD29" w14:textId="77777777" w:rsidR="006B2CCB" w:rsidRPr="00E227DB" w:rsidRDefault="0060335D" w:rsidP="00E227DB">
      <w:pPr>
        <w:pStyle w:val="Heading1"/>
        <w:rPr>
          <w:szCs w:val="26"/>
        </w:rPr>
      </w:pPr>
      <w:bookmarkStart w:id="19" w:name="_Toc261854098"/>
      <w:bookmarkStart w:id="20" w:name="_Toc3895096"/>
      <w:r w:rsidRPr="00E227DB">
        <w:rPr>
          <w:szCs w:val="26"/>
        </w:rPr>
        <w:br w:type="page"/>
      </w:r>
      <w:bookmarkStart w:id="21" w:name="_Toc87047268"/>
      <w:r w:rsidR="009B64AF" w:rsidRPr="00E227DB">
        <w:rPr>
          <w:szCs w:val="26"/>
        </w:rPr>
        <w:lastRenderedPageBreak/>
        <w:t>TỔNG QUAN</w:t>
      </w:r>
      <w:bookmarkEnd w:id="19"/>
      <w:bookmarkEnd w:id="20"/>
      <w:r w:rsidR="004F0C49" w:rsidRPr="00E227DB">
        <w:rPr>
          <w:szCs w:val="26"/>
        </w:rPr>
        <w:t xml:space="preserve"> HỆ THỐNG</w:t>
      </w:r>
      <w:bookmarkEnd w:id="21"/>
    </w:p>
    <w:p w14:paraId="1CBDCD19" w14:textId="77777777" w:rsidR="00B51B77" w:rsidRPr="00E227DB" w:rsidRDefault="00B51B77" w:rsidP="00403F03">
      <w:pPr>
        <w:pStyle w:val="tvHeading1"/>
        <w:numPr>
          <w:ilvl w:val="0"/>
          <w:numId w:val="20"/>
        </w:numPr>
      </w:pPr>
      <w:bookmarkStart w:id="22" w:name="_Toc261854100"/>
      <w:bookmarkStart w:id="23" w:name="_Toc3895098"/>
      <w:bookmarkStart w:id="24" w:name="_Toc261854101"/>
      <w:bookmarkStart w:id="25" w:name="_Toc3895099"/>
      <w:bookmarkStart w:id="26" w:name="_Toc87047269"/>
      <w:r w:rsidRPr="00E227DB">
        <w:t>Phát biểu bài toán</w:t>
      </w:r>
      <w:bookmarkEnd w:id="22"/>
      <w:bookmarkEnd w:id="23"/>
      <w:bookmarkEnd w:id="26"/>
    </w:p>
    <w:p w14:paraId="00345527" w14:textId="77777777" w:rsidR="001F5156" w:rsidRPr="008B5108" w:rsidRDefault="001F5156" w:rsidP="001F5156">
      <w:pPr>
        <w:pStyle w:val="NormalIndent"/>
        <w:keepNext w:val="0"/>
        <w:keepLines/>
        <w:widowControl w:val="0"/>
        <w:numPr>
          <w:ilvl w:val="0"/>
          <w:numId w:val="15"/>
        </w:numPr>
        <w:spacing w:before="0" w:after="0" w:line="312" w:lineRule="auto"/>
        <w:rPr>
          <w:b/>
          <w:szCs w:val="26"/>
        </w:rPr>
      </w:pPr>
      <w:r w:rsidRPr="008B5108">
        <w:rPr>
          <w:b/>
          <w:szCs w:val="26"/>
        </w:rPr>
        <w:t>Chính phủ ban hành Nghị định số 05/2019/NĐ-CP quy định về KTNB:</w:t>
      </w:r>
    </w:p>
    <w:p w14:paraId="72B36D9D" w14:textId="77777777" w:rsidR="001F5156" w:rsidRPr="008B5108" w:rsidRDefault="001F5156" w:rsidP="001F5156">
      <w:pPr>
        <w:pStyle w:val="NormalIndent"/>
        <w:keepNext w:val="0"/>
        <w:keepLines/>
        <w:widowControl w:val="0"/>
        <w:numPr>
          <w:ilvl w:val="0"/>
          <w:numId w:val="0"/>
        </w:numPr>
        <w:spacing w:before="0" w:after="0" w:line="312" w:lineRule="auto"/>
        <w:ind w:left="387"/>
        <w:rPr>
          <w:snapToGrid/>
          <w:szCs w:val="26"/>
          <w:lang w:val="nl-NL"/>
        </w:rPr>
      </w:pPr>
      <w:r w:rsidRPr="008B5108">
        <w:rPr>
          <w:snapToGrid/>
          <w:szCs w:val="26"/>
          <w:lang w:val="nl-NL"/>
        </w:rPr>
        <w:t xml:space="preserve">Theo đó, đối với công tác KTNB đối với các DN, các đơn vị sau đây </w:t>
      </w:r>
      <w:r w:rsidRPr="008B5108">
        <w:rPr>
          <w:b/>
          <w:snapToGrid/>
          <w:szCs w:val="26"/>
          <w:lang w:val="nl-NL"/>
        </w:rPr>
        <w:t>phải thực hiện</w:t>
      </w:r>
      <w:r w:rsidRPr="008B5108">
        <w:rPr>
          <w:snapToGrid/>
          <w:szCs w:val="26"/>
          <w:lang w:val="nl-NL"/>
        </w:rPr>
        <w:t xml:space="preserve"> công tác KTNB: </w:t>
      </w:r>
    </w:p>
    <w:p w14:paraId="688125EE"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Công ty niêm yết</w:t>
      </w:r>
    </w:p>
    <w:p w14:paraId="3D991A77"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DN mà Nhà nước sở hữu trên 50% vốn điều lệ là công ty mẹ hoạt động theo mô hình công ty mẹ - công ty con</w:t>
      </w:r>
    </w:p>
    <w:p w14:paraId="35991C80"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DN nhà nước là công ty mẹ hoạt động theo mô hình công ty mẹ - công ty con</w:t>
      </w:r>
    </w:p>
    <w:p w14:paraId="4DE72919" w14:textId="77777777" w:rsidR="001F5156" w:rsidRPr="008B5108" w:rsidRDefault="001F5156" w:rsidP="001531AE">
      <w:pPr>
        <w:pStyle w:val="NormalIndent"/>
        <w:keepNext w:val="0"/>
        <w:keepLines/>
        <w:widowControl w:val="0"/>
        <w:numPr>
          <w:ilvl w:val="0"/>
          <w:numId w:val="35"/>
        </w:numPr>
        <w:spacing w:before="0" w:after="0" w:line="312" w:lineRule="auto"/>
        <w:rPr>
          <w:snapToGrid/>
          <w:szCs w:val="26"/>
          <w:lang w:val="nl-NL"/>
        </w:rPr>
      </w:pPr>
      <w:r w:rsidRPr="008B5108">
        <w:rPr>
          <w:snapToGrid/>
          <w:szCs w:val="26"/>
          <w:lang w:val="nl-NL"/>
        </w:rPr>
        <w:t>Các DN không thuộc đối tượng trên được Nhà nước khuyến khích thực hiện công tác KTNB</w:t>
      </w:r>
    </w:p>
    <w:p w14:paraId="382092AD" w14:textId="77777777" w:rsidR="001F5156" w:rsidRPr="008B5108" w:rsidRDefault="001F5156" w:rsidP="001F5156">
      <w:pPr>
        <w:pStyle w:val="NormalIndent"/>
        <w:keepNext w:val="0"/>
        <w:keepLines/>
        <w:widowControl w:val="0"/>
        <w:numPr>
          <w:ilvl w:val="0"/>
          <w:numId w:val="15"/>
        </w:numPr>
        <w:spacing w:before="0" w:after="0" w:line="312" w:lineRule="auto"/>
        <w:rPr>
          <w:b/>
          <w:snapToGrid/>
          <w:szCs w:val="26"/>
          <w:lang w:val="nl-NL"/>
        </w:rPr>
      </w:pPr>
      <w:r w:rsidRPr="008B5108">
        <w:rPr>
          <w:b/>
          <w:snapToGrid/>
          <w:szCs w:val="26"/>
          <w:lang w:val="nl-NL"/>
        </w:rPr>
        <w:t>Phần mềm hỗ trợ quy trình Kiểm toán nội bộ trên thị trường hiện nay có giá thành cao (VD: TeamMate) và chưa phù hợp với bộ phận kiểm toán nội bộ trong các doanh nghiệp vừa và nhỏ</w:t>
      </w:r>
    </w:p>
    <w:p w14:paraId="54A7D495" w14:textId="77777777" w:rsidR="001F5156" w:rsidRPr="008B5108" w:rsidRDefault="001F5156" w:rsidP="001531AE">
      <w:pPr>
        <w:pStyle w:val="NormalIndent"/>
        <w:keepNext w:val="0"/>
        <w:keepLines/>
        <w:widowControl w:val="0"/>
        <w:numPr>
          <w:ilvl w:val="0"/>
          <w:numId w:val="33"/>
        </w:numPr>
        <w:spacing w:before="0" w:after="0" w:line="312" w:lineRule="auto"/>
        <w:rPr>
          <w:snapToGrid/>
          <w:szCs w:val="26"/>
          <w:lang w:val="nl-NL"/>
        </w:rPr>
      </w:pPr>
      <w:r w:rsidRPr="008B5108">
        <w:rPr>
          <w:snapToGrid/>
          <w:szCs w:val="26"/>
          <w:lang w:val="nl-NL"/>
        </w:rPr>
        <w:t>Tại nhiều doanh nghiệp, do chưa có phần mềm hỗ trợ nên thông tin và dữ liệu về hoạt động kiểm toán nội bộ được theo dõi và quản lý thủ công, dẫn đến một số hạn chế sau:</w:t>
      </w:r>
    </w:p>
    <w:p w14:paraId="45933AE2"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Thông tin nằm rải rác, không tập trung dẫn đến việc tập hợp dữ liệu và giám sát khó khăn, không đầy đủ, liền mạch</w:t>
      </w:r>
    </w:p>
    <w:p w14:paraId="3C46D960"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Công việc trong 1 cuộc kiểm toán nhiều và diễn ra trong một khoảng thời gian ngắn dễ xảy ra sai sót trong quy trình thực hiện kiểm toán</w:t>
      </w:r>
    </w:p>
    <w:p w14:paraId="050E1996" w14:textId="77777777" w:rsidR="001F5156" w:rsidRPr="008B5108" w:rsidRDefault="001F5156" w:rsidP="001531AE">
      <w:pPr>
        <w:pStyle w:val="NormalIndent"/>
        <w:keepNext w:val="0"/>
        <w:keepLines/>
        <w:widowControl w:val="0"/>
        <w:numPr>
          <w:ilvl w:val="0"/>
          <w:numId w:val="34"/>
        </w:numPr>
        <w:spacing w:before="0" w:after="0" w:line="312" w:lineRule="auto"/>
        <w:rPr>
          <w:snapToGrid/>
          <w:szCs w:val="26"/>
          <w:lang w:val="nl-NL"/>
        </w:rPr>
      </w:pPr>
      <w:r w:rsidRPr="008B5108">
        <w:rPr>
          <w:snapToGrid/>
          <w:szCs w:val="26"/>
          <w:lang w:val="nl-NL"/>
        </w:rPr>
        <w:t>Nhu cầu tổng hợp và đưa ra kết quả kiểm toán nhanh nhưng do số liệu không tập trung và cập nhật tức thời nên mất nhiều thời gian để tạo báo cáo kiểm toán</w:t>
      </w:r>
    </w:p>
    <w:p w14:paraId="4074C12C" w14:textId="08F83D94" w:rsidR="001475A4" w:rsidRPr="008315C8" w:rsidRDefault="001F5156" w:rsidP="001F5156">
      <w:pPr>
        <w:textAlignment w:val="center"/>
        <w:rPr>
          <w:szCs w:val="26"/>
          <w:lang w:val="nl-NL"/>
        </w:rPr>
      </w:pPr>
      <w:r w:rsidRPr="008B5108">
        <w:rPr>
          <w:szCs w:val="26"/>
          <w:lang w:val="nl-NL"/>
        </w:rPr>
        <w:sym w:font="Wingdings" w:char="F0E0"/>
      </w:r>
      <w:r w:rsidRPr="008B5108">
        <w:rPr>
          <w:szCs w:val="26"/>
          <w:lang w:val="nl-NL"/>
        </w:rPr>
        <w:t xml:space="preserve"> </w:t>
      </w:r>
      <w:r w:rsidRPr="008B5108">
        <w:rPr>
          <w:b/>
          <w:i/>
          <w:szCs w:val="26"/>
          <w:lang w:val="nl-NL"/>
        </w:rPr>
        <w:t>Đặt ra nhu cầu về một phần mềm kiểm toán nội bộ giúp theo dõi công việc trong 1 cuộc kiểm toán, giảm các công việc thủ công của KTV, hỗ trợ quản lý thông tin tập trung, cập nhật để luôn sẵn sàng cung cấp số liệu mới nhất về hoạt động, kết quả kiểm toán nội bộ và báo cáo cho các cấp lãnh đạo</w:t>
      </w:r>
    </w:p>
    <w:p w14:paraId="5A2394AB" w14:textId="6487B9A0" w:rsidR="002D3DB3" w:rsidRPr="009B7248" w:rsidRDefault="006B2CCB" w:rsidP="00403F03">
      <w:pPr>
        <w:pStyle w:val="tvHeading1"/>
        <w:numPr>
          <w:ilvl w:val="0"/>
          <w:numId w:val="20"/>
        </w:numPr>
      </w:pPr>
      <w:bookmarkStart w:id="27" w:name="_Toc87047270"/>
      <w:r w:rsidRPr="00E227DB">
        <w:t xml:space="preserve">Mục tiêu </w:t>
      </w:r>
      <w:r w:rsidR="00F62F3D" w:rsidRPr="00BD3636">
        <w:rPr>
          <w:lang w:val="en-US"/>
        </w:rPr>
        <w:t>hệ thống</w:t>
      </w:r>
      <w:bookmarkEnd w:id="24"/>
      <w:bookmarkEnd w:id="25"/>
      <w:bookmarkEnd w:id="27"/>
    </w:p>
    <w:p w14:paraId="1AE4BFEF" w14:textId="69520807" w:rsidR="009B7248" w:rsidRPr="008B5108" w:rsidRDefault="009B7248" w:rsidP="001531AE">
      <w:pPr>
        <w:pStyle w:val="NormalIndent"/>
        <w:keepNext w:val="0"/>
        <w:keepLines/>
        <w:widowControl w:val="0"/>
        <w:numPr>
          <w:ilvl w:val="0"/>
          <w:numId w:val="33"/>
        </w:numPr>
        <w:spacing w:before="0" w:after="0" w:line="312" w:lineRule="auto"/>
        <w:rPr>
          <w:szCs w:val="26"/>
        </w:rPr>
      </w:pPr>
      <w:bookmarkStart w:id="28" w:name="_Hlk23701046"/>
      <w:r w:rsidRPr="008B5108">
        <w:rPr>
          <w:szCs w:val="26"/>
        </w:rPr>
        <w:t>Hệ thống cần xây dựng sẽ hỗ trợ hoạt động kiểm toán nội bộ và khắc phục các vấn đề đang gặp phải tại các doanh nghiệp, đơn vị, cụ thể:</w:t>
      </w:r>
    </w:p>
    <w:bookmarkEnd w:id="28"/>
    <w:p w14:paraId="54A3EE44" w14:textId="77777777" w:rsidR="009B7248" w:rsidRPr="009B7248" w:rsidRDefault="009B7248" w:rsidP="001531AE">
      <w:pPr>
        <w:pStyle w:val="ListParagraph"/>
        <w:numPr>
          <w:ilvl w:val="0"/>
          <w:numId w:val="38"/>
        </w:numPr>
        <w:rPr>
          <w:lang w:val="nl-NL"/>
        </w:rPr>
      </w:pPr>
      <w:r w:rsidRPr="009B7248">
        <w:rPr>
          <w:lang w:val="nl-NL"/>
        </w:rPr>
        <w:t>Quản lý các công việc của kiểm toán viên trong 1 cuộc kiểm toán</w:t>
      </w:r>
    </w:p>
    <w:p w14:paraId="2FF89A9E" w14:textId="77777777" w:rsidR="009B7248" w:rsidRPr="009B7248" w:rsidRDefault="009B7248" w:rsidP="001531AE">
      <w:pPr>
        <w:pStyle w:val="ListParagraph"/>
        <w:numPr>
          <w:ilvl w:val="0"/>
          <w:numId w:val="38"/>
        </w:numPr>
        <w:rPr>
          <w:lang w:val="nl-NL"/>
        </w:rPr>
      </w:pPr>
      <w:r w:rsidRPr="009B7248">
        <w:rPr>
          <w:lang w:val="nl-NL"/>
        </w:rPr>
        <w:t xml:space="preserve">Tự động hóa quy trình kiểm toán nội bộ, tối giản các thao tác thủ công </w:t>
      </w:r>
    </w:p>
    <w:p w14:paraId="6F507929" w14:textId="77777777" w:rsidR="009B7248" w:rsidRPr="009B7248" w:rsidRDefault="009B7248" w:rsidP="001531AE">
      <w:pPr>
        <w:pStyle w:val="ListParagraph"/>
        <w:numPr>
          <w:ilvl w:val="0"/>
          <w:numId w:val="38"/>
        </w:numPr>
        <w:rPr>
          <w:lang w:val="nl-NL"/>
        </w:rPr>
      </w:pPr>
      <w:r w:rsidRPr="009B7248">
        <w:rPr>
          <w:lang w:val="nl-NL"/>
        </w:rPr>
        <w:t>Theo dõi các hoạt động kiểm toán trên cùng 1 hệ thống</w:t>
      </w:r>
    </w:p>
    <w:p w14:paraId="7D450AF5" w14:textId="77777777" w:rsidR="009B7248" w:rsidRPr="009B7248" w:rsidRDefault="009B7248" w:rsidP="001531AE">
      <w:pPr>
        <w:pStyle w:val="ListParagraph"/>
        <w:numPr>
          <w:ilvl w:val="0"/>
          <w:numId w:val="38"/>
        </w:numPr>
        <w:rPr>
          <w:lang w:val="nl-NL"/>
        </w:rPr>
      </w:pPr>
      <w:r w:rsidRPr="009B7248">
        <w:rPr>
          <w:lang w:val="nl-NL"/>
        </w:rPr>
        <w:t>Lưu trữ tập trung kết quả kiểm toán, kế thừa các dữ liệu từ các cuộc kiểm toán trước</w:t>
      </w:r>
    </w:p>
    <w:p w14:paraId="5CC25CF4" w14:textId="77777777" w:rsidR="009B7248" w:rsidRPr="009B7248" w:rsidRDefault="009B7248" w:rsidP="001531AE">
      <w:pPr>
        <w:pStyle w:val="ListParagraph"/>
        <w:numPr>
          <w:ilvl w:val="0"/>
          <w:numId w:val="38"/>
        </w:numPr>
        <w:rPr>
          <w:lang w:val="nl-NL"/>
        </w:rPr>
      </w:pPr>
      <w:r w:rsidRPr="009B7248">
        <w:rPr>
          <w:lang w:val="nl-NL"/>
        </w:rPr>
        <w:t>Theo dõi, khắc phục các rủi ro, quản lý các bằng chứng về việc thực hiện hoat động khắc phục phòng ngừa.</w:t>
      </w:r>
    </w:p>
    <w:p w14:paraId="45E90CB6" w14:textId="46A177EF" w:rsidR="009B7248" w:rsidRPr="009B7248" w:rsidRDefault="009B7248" w:rsidP="001531AE">
      <w:pPr>
        <w:pStyle w:val="ListParagraph"/>
        <w:numPr>
          <w:ilvl w:val="0"/>
          <w:numId w:val="38"/>
        </w:numPr>
        <w:rPr>
          <w:lang w:val="nl-NL"/>
        </w:rPr>
      </w:pPr>
      <w:r w:rsidRPr="009B7248">
        <w:rPr>
          <w:lang w:val="nl-NL"/>
        </w:rPr>
        <w:lastRenderedPageBreak/>
        <w:t>Quản lý kho tài nguyên, đánh giá các rủi ro.</w:t>
      </w:r>
    </w:p>
    <w:p w14:paraId="7E327E27" w14:textId="2720190D" w:rsidR="006B2CCB" w:rsidRPr="00E227DB" w:rsidRDefault="00AF5719" w:rsidP="00403F03">
      <w:pPr>
        <w:pStyle w:val="tvHeading1"/>
        <w:numPr>
          <w:ilvl w:val="0"/>
          <w:numId w:val="20"/>
        </w:numPr>
      </w:pPr>
      <w:bookmarkStart w:id="29" w:name="_Toc3895100"/>
      <w:bookmarkStart w:id="30" w:name="_Toc87047271"/>
      <w:r w:rsidRPr="00E227DB">
        <w:t>Tổng quan hệ thống</w:t>
      </w:r>
      <w:bookmarkEnd w:id="29"/>
      <w:bookmarkEnd w:id="30"/>
    </w:p>
    <w:p w14:paraId="3D507974" w14:textId="77777777" w:rsidR="00007E00" w:rsidRPr="00E227DB" w:rsidRDefault="00007E00" w:rsidP="00B96544">
      <w:pPr>
        <w:pStyle w:val="tvHeading11"/>
      </w:pPr>
      <w:bookmarkStart w:id="31" w:name="_Toc3895102"/>
      <w:bookmarkStart w:id="32" w:name="_Toc87047272"/>
      <w:r w:rsidRPr="00E227DB">
        <w:t>Mô hình tổng quan</w:t>
      </w:r>
      <w:bookmarkEnd w:id="32"/>
      <w:r w:rsidRPr="00E227DB">
        <w:t xml:space="preserve"> </w:t>
      </w:r>
      <w:bookmarkEnd w:id="31"/>
    </w:p>
    <w:p w14:paraId="25EFB414" w14:textId="5BA6BF49" w:rsidR="006B2CCB" w:rsidRPr="00E227DB" w:rsidRDefault="00B26504" w:rsidP="00B96544">
      <w:pPr>
        <w:pStyle w:val="tvHeading11"/>
      </w:pPr>
      <w:bookmarkStart w:id="33" w:name="_Toc3895101"/>
      <w:bookmarkStart w:id="34" w:name="_Toc87047273"/>
      <w:r>
        <w:rPr>
          <w:lang w:val="vi-VN"/>
        </w:rPr>
        <w:t xml:space="preserve">Vai trò </w:t>
      </w:r>
      <w:r w:rsidR="00716C20">
        <w:rPr>
          <w:lang w:val="vi-VN"/>
        </w:rPr>
        <w:t xml:space="preserve">trên </w:t>
      </w:r>
      <w:r w:rsidR="006B2CCB" w:rsidRPr="00E227DB">
        <w:t>hệ thống</w:t>
      </w:r>
      <w:bookmarkEnd w:id="33"/>
      <w:bookmarkEnd w:id="34"/>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28"/>
        <w:gridCol w:w="2702"/>
        <w:gridCol w:w="4722"/>
        <w:gridCol w:w="1457"/>
      </w:tblGrid>
      <w:tr w:rsidR="002B7B7E" w:rsidRPr="00E227DB" w14:paraId="5B71DA18" w14:textId="77777777" w:rsidTr="002B7B7E">
        <w:trPr>
          <w:tblHeader/>
        </w:trPr>
        <w:tc>
          <w:tcPr>
            <w:tcW w:w="379"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77DC3BFA" w14:textId="77777777" w:rsidR="002B7B7E" w:rsidRPr="00E227DB" w:rsidRDefault="002B7B7E" w:rsidP="00E227DB">
            <w:pPr>
              <w:pStyle w:val="tvTable-row1"/>
              <w:spacing w:before="0" w:after="0"/>
              <w:jc w:val="both"/>
              <w:rPr>
                <w:color w:val="auto"/>
                <w:szCs w:val="26"/>
              </w:rPr>
            </w:pPr>
            <w:bookmarkStart w:id="35" w:name="_Toc261854107"/>
            <w:bookmarkStart w:id="36" w:name="_Toc3895106"/>
            <w:bookmarkStart w:id="37" w:name="_Toc261854103"/>
            <w:bookmarkStart w:id="38" w:name="_Toc3895103"/>
            <w:r w:rsidRPr="00E227DB">
              <w:rPr>
                <w:color w:val="auto"/>
                <w:szCs w:val="26"/>
              </w:rPr>
              <w:t>STT</w:t>
            </w:r>
          </w:p>
        </w:tc>
        <w:tc>
          <w:tcPr>
            <w:tcW w:w="140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56F5E86B" w14:textId="75C03543" w:rsidR="002B7B7E" w:rsidRPr="00E227DB" w:rsidRDefault="00FF1F6E" w:rsidP="00FF1F6E">
            <w:pPr>
              <w:pStyle w:val="tvTable-row1"/>
              <w:spacing w:before="0" w:after="0"/>
              <w:jc w:val="both"/>
              <w:rPr>
                <w:color w:val="auto"/>
                <w:szCs w:val="26"/>
              </w:rPr>
            </w:pPr>
            <w:r>
              <w:rPr>
                <w:color w:val="auto"/>
                <w:szCs w:val="26"/>
              </w:rPr>
              <w:t>Vai trò</w:t>
            </w:r>
          </w:p>
        </w:tc>
        <w:tc>
          <w:tcPr>
            <w:tcW w:w="2457"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32E241CA" w14:textId="77777777" w:rsidR="002B7B7E" w:rsidRPr="00E227DB" w:rsidRDefault="002B7B7E" w:rsidP="00E227DB">
            <w:pPr>
              <w:pStyle w:val="tvTable-row1"/>
              <w:spacing w:before="0" w:after="0"/>
              <w:jc w:val="both"/>
              <w:rPr>
                <w:color w:val="auto"/>
                <w:szCs w:val="26"/>
              </w:rPr>
            </w:pPr>
            <w:r w:rsidRPr="00E227DB">
              <w:rPr>
                <w:color w:val="auto"/>
                <w:szCs w:val="26"/>
              </w:rPr>
              <w:t>Mô tả</w:t>
            </w:r>
          </w:p>
        </w:tc>
        <w:tc>
          <w:tcPr>
            <w:tcW w:w="758" w:type="pct"/>
            <w:tcBorders>
              <w:top w:val="single" w:sz="12" w:space="0" w:color="auto"/>
              <w:left w:val="single" w:sz="4" w:space="0" w:color="auto"/>
              <w:bottom w:val="single" w:sz="4" w:space="0" w:color="auto"/>
              <w:right w:val="single" w:sz="12" w:space="0" w:color="auto"/>
            </w:tcBorders>
            <w:shd w:val="clear" w:color="auto" w:fill="FFCC99"/>
            <w:vAlign w:val="center"/>
            <w:hideMark/>
          </w:tcPr>
          <w:p w14:paraId="2D02B1F5" w14:textId="77777777" w:rsidR="002B7B7E" w:rsidRPr="00E227DB" w:rsidRDefault="002B7B7E" w:rsidP="00E227DB">
            <w:pPr>
              <w:pStyle w:val="tvTable-row1"/>
              <w:spacing w:before="0" w:after="0"/>
              <w:jc w:val="both"/>
              <w:rPr>
                <w:color w:val="auto"/>
                <w:szCs w:val="26"/>
              </w:rPr>
            </w:pPr>
            <w:r w:rsidRPr="00E227DB">
              <w:rPr>
                <w:color w:val="auto"/>
                <w:szCs w:val="26"/>
              </w:rPr>
              <w:t>Ghi chú</w:t>
            </w:r>
          </w:p>
        </w:tc>
      </w:tr>
      <w:tr w:rsidR="0037297E" w:rsidRPr="00E227DB" w14:paraId="71CFB71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39C8BF9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56B84EF" w14:textId="4DBA01CC" w:rsidR="0037297E" w:rsidRPr="00E227DB" w:rsidRDefault="0037297E" w:rsidP="0037297E">
            <w:pPr>
              <w:rPr>
                <w:szCs w:val="26"/>
              </w:rPr>
            </w:pPr>
            <w:r w:rsidRPr="00F50940">
              <w:rPr>
                <w:szCs w:val="26"/>
              </w:rPr>
              <w:t>BLĐ doanh nghiệp</w:t>
            </w:r>
          </w:p>
        </w:tc>
        <w:tc>
          <w:tcPr>
            <w:tcW w:w="2457" w:type="pct"/>
            <w:tcBorders>
              <w:top w:val="single" w:sz="4" w:space="0" w:color="auto"/>
              <w:left w:val="single" w:sz="4" w:space="0" w:color="auto"/>
              <w:bottom w:val="single" w:sz="4" w:space="0" w:color="auto"/>
              <w:right w:val="single" w:sz="4" w:space="0" w:color="auto"/>
            </w:tcBorders>
            <w:vAlign w:val="center"/>
          </w:tcPr>
          <w:p w14:paraId="73E3D90E" w14:textId="77777777" w:rsidR="0037297E" w:rsidRPr="00F50940" w:rsidRDefault="0037297E" w:rsidP="001531AE">
            <w:pPr>
              <w:widowControl w:val="0"/>
              <w:numPr>
                <w:ilvl w:val="0"/>
                <w:numId w:val="30"/>
              </w:numPr>
              <w:jc w:val="both"/>
              <w:rPr>
                <w:szCs w:val="26"/>
              </w:rPr>
            </w:pPr>
            <w:r w:rsidRPr="00F50940">
              <w:rPr>
                <w:szCs w:val="26"/>
              </w:rPr>
              <w:t>Phê duyệt Kế hoạch kiểm toán năm</w:t>
            </w:r>
          </w:p>
          <w:p w14:paraId="070AE826" w14:textId="77777777" w:rsidR="0037297E" w:rsidRPr="00F50940" w:rsidRDefault="0037297E" w:rsidP="001531AE">
            <w:pPr>
              <w:widowControl w:val="0"/>
              <w:numPr>
                <w:ilvl w:val="0"/>
                <w:numId w:val="30"/>
              </w:numPr>
              <w:jc w:val="both"/>
              <w:rPr>
                <w:szCs w:val="26"/>
              </w:rPr>
            </w:pPr>
            <w:r w:rsidRPr="00F50940">
              <w:rPr>
                <w:szCs w:val="26"/>
              </w:rPr>
              <w:t xml:space="preserve">Xem các Báo cáo kiểm toán </w:t>
            </w:r>
          </w:p>
          <w:p w14:paraId="4878A93C" w14:textId="77777777" w:rsidR="0037297E" w:rsidRDefault="0037297E" w:rsidP="001531AE">
            <w:pPr>
              <w:widowControl w:val="0"/>
              <w:numPr>
                <w:ilvl w:val="0"/>
                <w:numId w:val="30"/>
              </w:numPr>
              <w:jc w:val="both"/>
              <w:rPr>
                <w:szCs w:val="26"/>
              </w:rPr>
            </w:pPr>
            <w:r w:rsidRPr="00F50940">
              <w:rPr>
                <w:szCs w:val="26"/>
              </w:rPr>
              <w:t>Phê duyệt Kế hoạch cuộc kiểm toán</w:t>
            </w:r>
          </w:p>
          <w:p w14:paraId="58AD41F8" w14:textId="30D36936" w:rsidR="0037297E" w:rsidRPr="00E227DB" w:rsidRDefault="0037297E" w:rsidP="001531AE">
            <w:pPr>
              <w:widowControl w:val="0"/>
              <w:numPr>
                <w:ilvl w:val="0"/>
                <w:numId w:val="30"/>
              </w:numPr>
              <w:rPr>
                <w:szCs w:val="26"/>
              </w:rPr>
            </w:pPr>
            <w:r>
              <w:rPr>
                <w:szCs w:val="26"/>
              </w:rPr>
              <w:t>Theo dõi tình hình thực hiện kiến nghị của KT</w:t>
            </w:r>
          </w:p>
        </w:tc>
        <w:tc>
          <w:tcPr>
            <w:tcW w:w="758" w:type="pct"/>
            <w:tcBorders>
              <w:top w:val="single" w:sz="4" w:space="0" w:color="auto"/>
              <w:left w:val="single" w:sz="4" w:space="0" w:color="auto"/>
              <w:bottom w:val="single" w:sz="4" w:space="0" w:color="auto"/>
              <w:right w:val="single" w:sz="12" w:space="0" w:color="auto"/>
            </w:tcBorders>
            <w:vAlign w:val="center"/>
          </w:tcPr>
          <w:p w14:paraId="09C8A788" w14:textId="77777777" w:rsidR="0037297E" w:rsidRPr="00E227DB" w:rsidRDefault="0037297E" w:rsidP="0037297E">
            <w:pPr>
              <w:rPr>
                <w:szCs w:val="26"/>
              </w:rPr>
            </w:pPr>
          </w:p>
        </w:tc>
      </w:tr>
      <w:tr w:rsidR="0037297E" w:rsidRPr="00E227DB" w14:paraId="6A62A073"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78CD8A2"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15FC4E5" w14:textId="42606C4F" w:rsidR="0037297E" w:rsidRPr="00E227DB" w:rsidRDefault="0037297E" w:rsidP="0037297E">
            <w:pPr>
              <w:rPr>
                <w:szCs w:val="26"/>
              </w:rPr>
            </w:pPr>
            <w:r w:rsidRPr="00F50940">
              <w:rPr>
                <w:szCs w:val="26"/>
              </w:rPr>
              <w:t>Trưởng bộ phận kiểm toán</w:t>
            </w:r>
          </w:p>
        </w:tc>
        <w:tc>
          <w:tcPr>
            <w:tcW w:w="2457" w:type="pct"/>
            <w:tcBorders>
              <w:top w:val="single" w:sz="4" w:space="0" w:color="auto"/>
              <w:left w:val="single" w:sz="4" w:space="0" w:color="auto"/>
              <w:bottom w:val="single" w:sz="4" w:space="0" w:color="auto"/>
              <w:right w:val="single" w:sz="4" w:space="0" w:color="auto"/>
            </w:tcBorders>
            <w:vAlign w:val="center"/>
          </w:tcPr>
          <w:p w14:paraId="0827F310" w14:textId="77777777" w:rsidR="0037297E" w:rsidRDefault="0037297E" w:rsidP="001531AE">
            <w:pPr>
              <w:widowControl w:val="0"/>
              <w:numPr>
                <w:ilvl w:val="0"/>
                <w:numId w:val="30"/>
              </w:numPr>
              <w:jc w:val="both"/>
              <w:rPr>
                <w:szCs w:val="26"/>
              </w:rPr>
            </w:pPr>
            <w:r>
              <w:rPr>
                <w:szCs w:val="26"/>
              </w:rPr>
              <w:t>Xây dựng tiêu chí đánh giá rủi ro cấp độ tổ chức</w:t>
            </w:r>
          </w:p>
          <w:p w14:paraId="7FA4508D" w14:textId="77777777" w:rsidR="0037297E" w:rsidRDefault="0037297E" w:rsidP="001531AE">
            <w:pPr>
              <w:widowControl w:val="0"/>
              <w:numPr>
                <w:ilvl w:val="0"/>
                <w:numId w:val="30"/>
              </w:numPr>
              <w:jc w:val="both"/>
              <w:rPr>
                <w:szCs w:val="26"/>
              </w:rPr>
            </w:pPr>
            <w:r>
              <w:rPr>
                <w:szCs w:val="26"/>
              </w:rPr>
              <w:t>Đánh giá rủi ro phục vụ lập kế hoạch năm</w:t>
            </w:r>
          </w:p>
          <w:p w14:paraId="5DB323B6" w14:textId="77777777" w:rsidR="0037297E" w:rsidRPr="00F50940" w:rsidRDefault="0037297E" w:rsidP="001531AE">
            <w:pPr>
              <w:widowControl w:val="0"/>
              <w:numPr>
                <w:ilvl w:val="0"/>
                <w:numId w:val="30"/>
              </w:numPr>
              <w:jc w:val="both"/>
              <w:rPr>
                <w:szCs w:val="26"/>
              </w:rPr>
            </w:pPr>
            <w:r w:rsidRPr="00F50940">
              <w:rPr>
                <w:szCs w:val="26"/>
              </w:rPr>
              <w:t xml:space="preserve">Lập kế hoạch kiểm toán năm </w:t>
            </w:r>
          </w:p>
          <w:p w14:paraId="3C6DEBF0" w14:textId="77777777" w:rsidR="0037297E" w:rsidRPr="00F50940" w:rsidRDefault="0037297E" w:rsidP="001531AE">
            <w:pPr>
              <w:widowControl w:val="0"/>
              <w:numPr>
                <w:ilvl w:val="0"/>
                <w:numId w:val="30"/>
              </w:numPr>
              <w:jc w:val="both"/>
              <w:rPr>
                <w:szCs w:val="26"/>
              </w:rPr>
            </w:pPr>
            <w:r w:rsidRPr="00F50940">
              <w:rPr>
                <w:szCs w:val="26"/>
              </w:rPr>
              <w:t>Phân công người chịu trách nhiệm cuộc kiểm toán</w:t>
            </w:r>
          </w:p>
          <w:p w14:paraId="60012276" w14:textId="77777777" w:rsidR="0037297E" w:rsidRPr="00F50940" w:rsidRDefault="0037297E" w:rsidP="001531AE">
            <w:pPr>
              <w:widowControl w:val="0"/>
              <w:numPr>
                <w:ilvl w:val="0"/>
                <w:numId w:val="30"/>
              </w:numPr>
              <w:jc w:val="both"/>
              <w:rPr>
                <w:szCs w:val="26"/>
              </w:rPr>
            </w:pPr>
            <w:r w:rsidRPr="00F50940">
              <w:rPr>
                <w:szCs w:val="26"/>
              </w:rPr>
              <w:t>Theo dõi tiến độ thực hiện kế hoạch kiểm toán năm, tiến độ cuộc kiểm toán</w:t>
            </w:r>
          </w:p>
          <w:p w14:paraId="269405A0" w14:textId="77777777" w:rsidR="0037297E" w:rsidRPr="00F50940" w:rsidRDefault="0037297E" w:rsidP="001531AE">
            <w:pPr>
              <w:widowControl w:val="0"/>
              <w:numPr>
                <w:ilvl w:val="0"/>
                <w:numId w:val="30"/>
              </w:numPr>
              <w:jc w:val="both"/>
              <w:rPr>
                <w:szCs w:val="26"/>
              </w:rPr>
            </w:pPr>
            <w:r w:rsidRPr="00F50940">
              <w:rPr>
                <w:szCs w:val="26"/>
              </w:rPr>
              <w:t>Xem các Báo cáo kiểm toán</w:t>
            </w:r>
          </w:p>
          <w:p w14:paraId="17A88F2A" w14:textId="77777777" w:rsidR="0037297E" w:rsidRDefault="0037297E" w:rsidP="001531AE">
            <w:pPr>
              <w:widowControl w:val="0"/>
              <w:numPr>
                <w:ilvl w:val="0"/>
                <w:numId w:val="30"/>
              </w:numPr>
              <w:jc w:val="both"/>
              <w:rPr>
                <w:szCs w:val="26"/>
              </w:rPr>
            </w:pPr>
            <w:r w:rsidRPr="00F50940">
              <w:rPr>
                <w:szCs w:val="26"/>
              </w:rPr>
              <w:t>Theo dõi đánh giá chất lượng kiểm toán</w:t>
            </w:r>
          </w:p>
          <w:p w14:paraId="021183C0" w14:textId="3888EF09" w:rsidR="0037297E" w:rsidRPr="00E227DB" w:rsidRDefault="0037297E" w:rsidP="001531AE">
            <w:pPr>
              <w:widowControl w:val="0"/>
              <w:numPr>
                <w:ilvl w:val="0"/>
                <w:numId w:val="30"/>
              </w:numPr>
              <w:rPr>
                <w:szCs w:val="26"/>
              </w:rPr>
            </w:pPr>
            <w:r>
              <w:rPr>
                <w:szCs w:val="26"/>
              </w:rPr>
              <w:t>Theo dõi tình hình thực hiện kiến nghị của KT</w:t>
            </w:r>
          </w:p>
        </w:tc>
        <w:tc>
          <w:tcPr>
            <w:tcW w:w="758" w:type="pct"/>
            <w:tcBorders>
              <w:top w:val="single" w:sz="4" w:space="0" w:color="auto"/>
              <w:left w:val="single" w:sz="4" w:space="0" w:color="auto"/>
              <w:bottom w:val="single" w:sz="4" w:space="0" w:color="auto"/>
              <w:right w:val="single" w:sz="12" w:space="0" w:color="auto"/>
            </w:tcBorders>
            <w:vAlign w:val="center"/>
          </w:tcPr>
          <w:p w14:paraId="74F80848" w14:textId="77777777" w:rsidR="0037297E" w:rsidRPr="00E227DB" w:rsidRDefault="0037297E" w:rsidP="0037297E">
            <w:pPr>
              <w:rPr>
                <w:szCs w:val="26"/>
              </w:rPr>
            </w:pPr>
          </w:p>
        </w:tc>
      </w:tr>
      <w:tr w:rsidR="0037297E" w:rsidRPr="00E227DB" w14:paraId="27E5121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AB7673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90068D9" w14:textId="78470F9F" w:rsidR="0037297E" w:rsidRPr="00E227DB" w:rsidRDefault="0037297E" w:rsidP="0037297E">
            <w:pPr>
              <w:rPr>
                <w:szCs w:val="26"/>
              </w:rPr>
            </w:pPr>
            <w:r w:rsidRPr="00F50940">
              <w:rPr>
                <w:szCs w:val="26"/>
              </w:rPr>
              <w:t>Trưởng nhóm</w:t>
            </w:r>
            <w:r>
              <w:rPr>
                <w:szCs w:val="26"/>
              </w:rPr>
              <w:t>/đoàn</w:t>
            </w:r>
            <w:r w:rsidRPr="00F50940">
              <w:rPr>
                <w:szCs w:val="26"/>
              </w:rPr>
              <w:t xml:space="preserve"> kiểm toán</w:t>
            </w:r>
          </w:p>
        </w:tc>
        <w:tc>
          <w:tcPr>
            <w:tcW w:w="2457" w:type="pct"/>
            <w:tcBorders>
              <w:top w:val="single" w:sz="4" w:space="0" w:color="auto"/>
              <w:left w:val="single" w:sz="4" w:space="0" w:color="auto"/>
              <w:bottom w:val="single" w:sz="4" w:space="0" w:color="auto"/>
              <w:right w:val="single" w:sz="4" w:space="0" w:color="auto"/>
            </w:tcBorders>
            <w:vAlign w:val="center"/>
          </w:tcPr>
          <w:p w14:paraId="592F416B" w14:textId="77777777" w:rsidR="0037297E" w:rsidRPr="00F50940" w:rsidRDefault="0037297E" w:rsidP="001531AE">
            <w:pPr>
              <w:widowControl w:val="0"/>
              <w:numPr>
                <w:ilvl w:val="0"/>
                <w:numId w:val="30"/>
              </w:numPr>
              <w:jc w:val="both"/>
              <w:rPr>
                <w:szCs w:val="26"/>
              </w:rPr>
            </w:pPr>
            <w:r w:rsidRPr="00F50940">
              <w:rPr>
                <w:szCs w:val="26"/>
              </w:rPr>
              <w:t xml:space="preserve">Lập kế hoạch cuộc kiểm toán </w:t>
            </w:r>
          </w:p>
          <w:p w14:paraId="04ED8D0D" w14:textId="1C9EBDB3" w:rsidR="0037297E" w:rsidRPr="00F50940" w:rsidRDefault="0037297E" w:rsidP="001531AE">
            <w:pPr>
              <w:widowControl w:val="0"/>
              <w:numPr>
                <w:ilvl w:val="0"/>
                <w:numId w:val="30"/>
              </w:numPr>
              <w:jc w:val="both"/>
              <w:rPr>
                <w:szCs w:val="26"/>
              </w:rPr>
            </w:pPr>
            <w:r w:rsidRPr="00F50940">
              <w:rPr>
                <w:szCs w:val="26"/>
              </w:rPr>
              <w:t xml:space="preserve">Xác định và đánh giá rủi ro </w:t>
            </w:r>
            <w:r>
              <w:rPr>
                <w:szCs w:val="26"/>
              </w:rPr>
              <w:t>cấp độ quy trình</w:t>
            </w:r>
          </w:p>
          <w:p w14:paraId="2848E3C5" w14:textId="77777777" w:rsidR="0037297E" w:rsidRDefault="0037297E" w:rsidP="001531AE">
            <w:pPr>
              <w:widowControl w:val="0"/>
              <w:numPr>
                <w:ilvl w:val="0"/>
                <w:numId w:val="30"/>
              </w:numPr>
              <w:jc w:val="both"/>
              <w:rPr>
                <w:szCs w:val="26"/>
              </w:rPr>
            </w:pPr>
            <w:r w:rsidRPr="00F50940">
              <w:rPr>
                <w:szCs w:val="26"/>
              </w:rPr>
              <w:t>Xây dựng Chương trình kiểm toán</w:t>
            </w:r>
          </w:p>
          <w:p w14:paraId="0F56D150" w14:textId="77777777" w:rsidR="0037297E" w:rsidRPr="00F50940" w:rsidRDefault="0037297E" w:rsidP="001531AE">
            <w:pPr>
              <w:widowControl w:val="0"/>
              <w:numPr>
                <w:ilvl w:val="0"/>
                <w:numId w:val="30"/>
              </w:numPr>
              <w:jc w:val="both"/>
              <w:rPr>
                <w:szCs w:val="26"/>
              </w:rPr>
            </w:pPr>
            <w:r>
              <w:rPr>
                <w:szCs w:val="26"/>
              </w:rPr>
              <w:t>Phê duyệt giấy tờ làm việc của KTV</w:t>
            </w:r>
          </w:p>
          <w:p w14:paraId="10A8AE40" w14:textId="77777777" w:rsidR="0037297E" w:rsidRPr="00F50940" w:rsidRDefault="0037297E" w:rsidP="001531AE">
            <w:pPr>
              <w:widowControl w:val="0"/>
              <w:numPr>
                <w:ilvl w:val="0"/>
                <w:numId w:val="30"/>
              </w:numPr>
              <w:jc w:val="both"/>
              <w:rPr>
                <w:szCs w:val="26"/>
              </w:rPr>
            </w:pPr>
            <w:r w:rsidRPr="00F50940">
              <w:rPr>
                <w:szCs w:val="26"/>
              </w:rPr>
              <w:t>Tạo biên bản kiểm toán</w:t>
            </w:r>
          </w:p>
          <w:p w14:paraId="32318BF7" w14:textId="77777777" w:rsidR="0037297E" w:rsidRPr="00F50940" w:rsidRDefault="0037297E" w:rsidP="001531AE">
            <w:pPr>
              <w:widowControl w:val="0"/>
              <w:numPr>
                <w:ilvl w:val="0"/>
                <w:numId w:val="30"/>
              </w:numPr>
              <w:jc w:val="both"/>
              <w:rPr>
                <w:szCs w:val="26"/>
              </w:rPr>
            </w:pPr>
            <w:r w:rsidRPr="00F50940">
              <w:rPr>
                <w:szCs w:val="26"/>
              </w:rPr>
              <w:t>Theo dõi tiến độ cuộc kiểm toán</w:t>
            </w:r>
          </w:p>
          <w:p w14:paraId="31D35DD8" w14:textId="77777777" w:rsidR="0037297E" w:rsidRPr="00F50940" w:rsidRDefault="0037297E" w:rsidP="001531AE">
            <w:pPr>
              <w:widowControl w:val="0"/>
              <w:numPr>
                <w:ilvl w:val="0"/>
                <w:numId w:val="30"/>
              </w:numPr>
              <w:jc w:val="both"/>
              <w:rPr>
                <w:szCs w:val="26"/>
              </w:rPr>
            </w:pPr>
            <w:r w:rsidRPr="00F50940">
              <w:rPr>
                <w:szCs w:val="26"/>
              </w:rPr>
              <w:t>Tạo, xem báo cáo kiểm toán</w:t>
            </w:r>
          </w:p>
          <w:p w14:paraId="14C3FC84" w14:textId="77777777" w:rsidR="0037297E" w:rsidRDefault="0037297E" w:rsidP="001531AE">
            <w:pPr>
              <w:widowControl w:val="0"/>
              <w:numPr>
                <w:ilvl w:val="0"/>
                <w:numId w:val="30"/>
              </w:numPr>
              <w:jc w:val="both"/>
              <w:rPr>
                <w:szCs w:val="26"/>
              </w:rPr>
            </w:pPr>
            <w:r w:rsidRPr="00F50940">
              <w:rPr>
                <w:szCs w:val="26"/>
              </w:rPr>
              <w:t>Theo dõi việc thực hiện kiến nghị kiểm toán</w:t>
            </w:r>
          </w:p>
          <w:p w14:paraId="4FC33701" w14:textId="3DBB0DA6" w:rsidR="0037297E" w:rsidRPr="00E227DB" w:rsidRDefault="0037297E" w:rsidP="001531AE">
            <w:pPr>
              <w:widowControl w:val="0"/>
              <w:numPr>
                <w:ilvl w:val="0"/>
                <w:numId w:val="30"/>
              </w:numPr>
              <w:rPr>
                <w:szCs w:val="26"/>
              </w:rPr>
            </w:pPr>
            <w:r>
              <w:rPr>
                <w:szCs w:val="26"/>
              </w:rPr>
              <w:t>Đánh giá chất lượng kiểm toán</w:t>
            </w:r>
          </w:p>
        </w:tc>
        <w:tc>
          <w:tcPr>
            <w:tcW w:w="758" w:type="pct"/>
            <w:tcBorders>
              <w:top w:val="single" w:sz="4" w:space="0" w:color="auto"/>
              <w:left w:val="single" w:sz="4" w:space="0" w:color="auto"/>
              <w:bottom w:val="single" w:sz="4" w:space="0" w:color="auto"/>
              <w:right w:val="single" w:sz="12" w:space="0" w:color="auto"/>
            </w:tcBorders>
            <w:vAlign w:val="center"/>
          </w:tcPr>
          <w:p w14:paraId="0F2209F7" w14:textId="77777777" w:rsidR="0037297E" w:rsidRPr="00E227DB" w:rsidRDefault="0037297E" w:rsidP="0037297E">
            <w:pPr>
              <w:rPr>
                <w:szCs w:val="26"/>
              </w:rPr>
            </w:pPr>
          </w:p>
        </w:tc>
      </w:tr>
      <w:tr w:rsidR="0037297E" w:rsidRPr="00E227DB" w14:paraId="519958CD"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70BC14CC"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7A76D57C" w14:textId="4C076DE6" w:rsidR="0037297E" w:rsidRPr="00E227DB" w:rsidRDefault="0037297E" w:rsidP="0037297E">
            <w:pPr>
              <w:rPr>
                <w:szCs w:val="26"/>
              </w:rPr>
            </w:pPr>
            <w:r w:rsidRPr="00F50940">
              <w:rPr>
                <w:szCs w:val="26"/>
              </w:rPr>
              <w:t>Kiểm toán viên</w:t>
            </w:r>
          </w:p>
        </w:tc>
        <w:tc>
          <w:tcPr>
            <w:tcW w:w="2457" w:type="pct"/>
            <w:tcBorders>
              <w:top w:val="single" w:sz="4" w:space="0" w:color="auto"/>
              <w:left w:val="single" w:sz="4" w:space="0" w:color="auto"/>
              <w:bottom w:val="single" w:sz="4" w:space="0" w:color="auto"/>
              <w:right w:val="single" w:sz="4" w:space="0" w:color="auto"/>
            </w:tcBorders>
            <w:vAlign w:val="center"/>
          </w:tcPr>
          <w:p w14:paraId="540FED2A" w14:textId="07E3A77D" w:rsidR="0037297E" w:rsidRPr="00F50940" w:rsidRDefault="0037297E" w:rsidP="001531AE">
            <w:pPr>
              <w:widowControl w:val="0"/>
              <w:numPr>
                <w:ilvl w:val="0"/>
                <w:numId w:val="30"/>
              </w:numPr>
              <w:jc w:val="both"/>
              <w:rPr>
                <w:szCs w:val="26"/>
              </w:rPr>
            </w:pPr>
            <w:r w:rsidRPr="00F50940">
              <w:rPr>
                <w:szCs w:val="26"/>
              </w:rPr>
              <w:t xml:space="preserve">Xác định và đánh giá rủi ro </w:t>
            </w:r>
            <w:r>
              <w:rPr>
                <w:szCs w:val="26"/>
              </w:rPr>
              <w:t xml:space="preserve">cấp độ quy </w:t>
            </w:r>
            <w:r>
              <w:rPr>
                <w:szCs w:val="26"/>
              </w:rPr>
              <w:lastRenderedPageBreak/>
              <w:t>trình</w:t>
            </w:r>
          </w:p>
          <w:p w14:paraId="020A5195" w14:textId="77777777" w:rsidR="0037297E" w:rsidRPr="00F50940" w:rsidRDefault="0037297E" w:rsidP="001531AE">
            <w:pPr>
              <w:widowControl w:val="0"/>
              <w:numPr>
                <w:ilvl w:val="0"/>
                <w:numId w:val="30"/>
              </w:numPr>
              <w:jc w:val="both"/>
              <w:rPr>
                <w:szCs w:val="26"/>
              </w:rPr>
            </w:pPr>
            <w:r w:rsidRPr="00F50940">
              <w:rPr>
                <w:szCs w:val="26"/>
              </w:rPr>
              <w:t>Xây dựng thủ tục kiểm toán</w:t>
            </w:r>
          </w:p>
          <w:p w14:paraId="60E87521" w14:textId="77777777" w:rsidR="0037297E" w:rsidRPr="00F50940" w:rsidRDefault="0037297E" w:rsidP="001531AE">
            <w:pPr>
              <w:widowControl w:val="0"/>
              <w:numPr>
                <w:ilvl w:val="0"/>
                <w:numId w:val="30"/>
              </w:numPr>
              <w:jc w:val="both"/>
              <w:rPr>
                <w:szCs w:val="26"/>
              </w:rPr>
            </w:pPr>
            <w:r w:rsidRPr="00F50940">
              <w:rPr>
                <w:szCs w:val="26"/>
              </w:rPr>
              <w:t>Tạo các giấy tờ làm việc</w:t>
            </w:r>
          </w:p>
          <w:p w14:paraId="50E24F14" w14:textId="77777777" w:rsidR="0037297E" w:rsidRPr="00F50940" w:rsidRDefault="0037297E" w:rsidP="001531AE">
            <w:pPr>
              <w:widowControl w:val="0"/>
              <w:numPr>
                <w:ilvl w:val="0"/>
                <w:numId w:val="30"/>
              </w:numPr>
              <w:jc w:val="both"/>
              <w:rPr>
                <w:szCs w:val="26"/>
              </w:rPr>
            </w:pPr>
            <w:r w:rsidRPr="00F50940">
              <w:rPr>
                <w:szCs w:val="26"/>
              </w:rPr>
              <w:t>Ghi nhận các phát hiện kiểm toán</w:t>
            </w:r>
          </w:p>
          <w:p w14:paraId="150085D0" w14:textId="77777777" w:rsidR="0037297E" w:rsidRPr="00F50940" w:rsidRDefault="0037297E" w:rsidP="001531AE">
            <w:pPr>
              <w:widowControl w:val="0"/>
              <w:numPr>
                <w:ilvl w:val="0"/>
                <w:numId w:val="30"/>
              </w:numPr>
              <w:jc w:val="both"/>
              <w:rPr>
                <w:szCs w:val="26"/>
              </w:rPr>
            </w:pPr>
            <w:r w:rsidRPr="00F50940">
              <w:rPr>
                <w:szCs w:val="26"/>
              </w:rPr>
              <w:t>Đưa ra kiến nghị kiểm toán</w:t>
            </w:r>
          </w:p>
          <w:p w14:paraId="3BE8EE28" w14:textId="501A4458" w:rsidR="0037297E" w:rsidRPr="00E227DB" w:rsidRDefault="0037297E" w:rsidP="001531AE">
            <w:pPr>
              <w:widowControl w:val="0"/>
              <w:numPr>
                <w:ilvl w:val="0"/>
                <w:numId w:val="30"/>
              </w:numPr>
              <w:rPr>
                <w:szCs w:val="26"/>
              </w:rPr>
            </w:pPr>
            <w:r w:rsidRPr="00F50940">
              <w:rPr>
                <w:szCs w:val="26"/>
              </w:rPr>
              <w:t>Theo dõi việc thực hiện kiến nghị kiểm toán</w:t>
            </w:r>
          </w:p>
        </w:tc>
        <w:tc>
          <w:tcPr>
            <w:tcW w:w="758" w:type="pct"/>
            <w:tcBorders>
              <w:top w:val="single" w:sz="4" w:space="0" w:color="auto"/>
              <w:left w:val="single" w:sz="4" w:space="0" w:color="auto"/>
              <w:bottom w:val="single" w:sz="4" w:space="0" w:color="auto"/>
              <w:right w:val="single" w:sz="12" w:space="0" w:color="auto"/>
            </w:tcBorders>
            <w:vAlign w:val="center"/>
          </w:tcPr>
          <w:p w14:paraId="720554F6" w14:textId="77777777" w:rsidR="0037297E" w:rsidRPr="00E227DB" w:rsidRDefault="0037297E" w:rsidP="0037297E">
            <w:pPr>
              <w:rPr>
                <w:szCs w:val="26"/>
              </w:rPr>
            </w:pPr>
          </w:p>
        </w:tc>
      </w:tr>
      <w:tr w:rsidR="0037297E" w:rsidRPr="00E227DB" w14:paraId="69361426"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02F09EFF"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64104D0A" w14:textId="1ABCBE43" w:rsidR="0037297E" w:rsidRPr="00E227DB" w:rsidRDefault="0037297E" w:rsidP="0037297E">
            <w:pPr>
              <w:rPr>
                <w:szCs w:val="26"/>
              </w:rPr>
            </w:pPr>
            <w:r w:rsidRPr="00F50940">
              <w:rPr>
                <w:szCs w:val="26"/>
              </w:rPr>
              <w:t>Người dùng của đơn vị được KT</w:t>
            </w:r>
          </w:p>
        </w:tc>
        <w:tc>
          <w:tcPr>
            <w:tcW w:w="2457" w:type="pct"/>
            <w:tcBorders>
              <w:top w:val="single" w:sz="4" w:space="0" w:color="auto"/>
              <w:left w:val="single" w:sz="4" w:space="0" w:color="auto"/>
              <w:bottom w:val="single" w:sz="4" w:space="0" w:color="auto"/>
              <w:right w:val="single" w:sz="4" w:space="0" w:color="auto"/>
            </w:tcBorders>
            <w:vAlign w:val="center"/>
          </w:tcPr>
          <w:p w14:paraId="0CDDB1C5" w14:textId="77777777" w:rsidR="0037297E" w:rsidRDefault="0037297E" w:rsidP="001531AE">
            <w:pPr>
              <w:widowControl w:val="0"/>
              <w:numPr>
                <w:ilvl w:val="0"/>
                <w:numId w:val="30"/>
              </w:numPr>
              <w:rPr>
                <w:szCs w:val="26"/>
              </w:rPr>
            </w:pPr>
            <w:r w:rsidRPr="00F50940">
              <w:rPr>
                <w:szCs w:val="26"/>
              </w:rPr>
              <w:t>Cập nhật nội dung thực hiện kiến nghị</w:t>
            </w:r>
          </w:p>
          <w:p w14:paraId="60685F83" w14:textId="2FE8E1B6" w:rsidR="00716C20" w:rsidRPr="00E227DB" w:rsidRDefault="00716C20" w:rsidP="001531AE">
            <w:pPr>
              <w:widowControl w:val="0"/>
              <w:numPr>
                <w:ilvl w:val="0"/>
                <w:numId w:val="30"/>
              </w:numPr>
              <w:rPr>
                <w:szCs w:val="26"/>
              </w:rPr>
            </w:pPr>
            <w:r>
              <w:rPr>
                <w:szCs w:val="26"/>
              </w:rPr>
              <w:t>Cập</w:t>
            </w:r>
            <w:r>
              <w:rPr>
                <w:szCs w:val="26"/>
                <w:lang w:val="vi-VN"/>
              </w:rPr>
              <w:t xml:space="preserve"> nhật các tài liệu do kiểm toán yêu cầu cung cấp</w:t>
            </w:r>
          </w:p>
        </w:tc>
        <w:tc>
          <w:tcPr>
            <w:tcW w:w="758" w:type="pct"/>
            <w:tcBorders>
              <w:top w:val="single" w:sz="4" w:space="0" w:color="auto"/>
              <w:left w:val="single" w:sz="4" w:space="0" w:color="auto"/>
              <w:bottom w:val="single" w:sz="4" w:space="0" w:color="auto"/>
              <w:right w:val="single" w:sz="12" w:space="0" w:color="auto"/>
            </w:tcBorders>
            <w:vAlign w:val="center"/>
          </w:tcPr>
          <w:p w14:paraId="1F24FE22" w14:textId="77777777" w:rsidR="0037297E" w:rsidRPr="00E227DB" w:rsidRDefault="0037297E" w:rsidP="0037297E">
            <w:pPr>
              <w:rPr>
                <w:szCs w:val="26"/>
              </w:rPr>
            </w:pPr>
          </w:p>
        </w:tc>
      </w:tr>
      <w:tr w:rsidR="0037297E" w:rsidRPr="00E227DB" w14:paraId="2FFC405F" w14:textId="77777777" w:rsidTr="00C96052">
        <w:tc>
          <w:tcPr>
            <w:tcW w:w="379" w:type="pct"/>
            <w:tcBorders>
              <w:top w:val="single" w:sz="4" w:space="0" w:color="auto"/>
              <w:left w:val="single" w:sz="12" w:space="0" w:color="auto"/>
              <w:bottom w:val="single" w:sz="4" w:space="0" w:color="auto"/>
              <w:right w:val="single" w:sz="4" w:space="0" w:color="auto"/>
            </w:tcBorders>
            <w:vAlign w:val="center"/>
          </w:tcPr>
          <w:p w14:paraId="5AAFDFAD" w14:textId="77777777" w:rsidR="0037297E" w:rsidRPr="00E227DB" w:rsidRDefault="0037297E" w:rsidP="001531AE">
            <w:pPr>
              <w:numPr>
                <w:ilvl w:val="0"/>
                <w:numId w:val="29"/>
              </w:numPr>
              <w:jc w:val="both"/>
              <w:rPr>
                <w:szCs w:val="26"/>
              </w:rPr>
            </w:pPr>
          </w:p>
        </w:tc>
        <w:tc>
          <w:tcPr>
            <w:tcW w:w="1406" w:type="pct"/>
            <w:tcBorders>
              <w:top w:val="single" w:sz="4" w:space="0" w:color="auto"/>
              <w:left w:val="single" w:sz="4" w:space="0" w:color="auto"/>
              <w:bottom w:val="single" w:sz="4" w:space="0" w:color="auto"/>
              <w:right w:val="single" w:sz="4" w:space="0" w:color="auto"/>
            </w:tcBorders>
            <w:vAlign w:val="center"/>
          </w:tcPr>
          <w:p w14:paraId="2824E2F0" w14:textId="03777DBA" w:rsidR="0037297E" w:rsidRPr="00E227DB" w:rsidRDefault="00716C20" w:rsidP="0037297E">
            <w:pPr>
              <w:rPr>
                <w:szCs w:val="26"/>
              </w:rPr>
            </w:pPr>
            <w:r>
              <w:rPr>
                <w:szCs w:val="26"/>
              </w:rPr>
              <w:t>Quản</w:t>
            </w:r>
            <w:r>
              <w:rPr>
                <w:szCs w:val="26"/>
                <w:lang w:val="vi-VN"/>
              </w:rPr>
              <w:t xml:space="preserve"> trị hệ thống </w:t>
            </w:r>
          </w:p>
        </w:tc>
        <w:tc>
          <w:tcPr>
            <w:tcW w:w="2457" w:type="pct"/>
            <w:tcBorders>
              <w:top w:val="single" w:sz="4" w:space="0" w:color="auto"/>
              <w:left w:val="single" w:sz="4" w:space="0" w:color="auto"/>
              <w:bottom w:val="single" w:sz="4" w:space="0" w:color="auto"/>
              <w:right w:val="single" w:sz="4" w:space="0" w:color="auto"/>
            </w:tcBorders>
            <w:vAlign w:val="center"/>
          </w:tcPr>
          <w:p w14:paraId="098D89DD" w14:textId="45ED4A30" w:rsidR="0037297E" w:rsidRPr="00F50940" w:rsidRDefault="0037297E" w:rsidP="001531AE">
            <w:pPr>
              <w:widowControl w:val="0"/>
              <w:numPr>
                <w:ilvl w:val="0"/>
                <w:numId w:val="30"/>
              </w:numPr>
              <w:jc w:val="both"/>
              <w:rPr>
                <w:szCs w:val="26"/>
              </w:rPr>
            </w:pPr>
            <w:r w:rsidRPr="00F50940">
              <w:rPr>
                <w:szCs w:val="26"/>
              </w:rPr>
              <w:t xml:space="preserve">Quản lý người dùng, phân quyền người </w:t>
            </w:r>
            <w:r w:rsidR="00716C20">
              <w:rPr>
                <w:szCs w:val="26"/>
              </w:rPr>
              <w:t>dùng</w:t>
            </w:r>
            <w:r w:rsidR="00716C20">
              <w:rPr>
                <w:szCs w:val="26"/>
                <w:lang w:val="vi-VN"/>
              </w:rPr>
              <w:t>, danh mục dùng chung trên hệ thống</w:t>
            </w:r>
          </w:p>
          <w:p w14:paraId="15EE99E9" w14:textId="77777777" w:rsidR="0037297E" w:rsidRPr="00F50940" w:rsidRDefault="0037297E" w:rsidP="001531AE">
            <w:pPr>
              <w:widowControl w:val="0"/>
              <w:numPr>
                <w:ilvl w:val="0"/>
                <w:numId w:val="30"/>
              </w:numPr>
              <w:jc w:val="both"/>
              <w:rPr>
                <w:szCs w:val="26"/>
              </w:rPr>
            </w:pPr>
            <w:r w:rsidRPr="00F50940">
              <w:rPr>
                <w:szCs w:val="26"/>
              </w:rPr>
              <w:t>Quản lý tham số hệ thống</w:t>
            </w:r>
          </w:p>
          <w:p w14:paraId="2A22EB07" w14:textId="7D934314" w:rsidR="0037297E" w:rsidRPr="00E227DB" w:rsidRDefault="0037297E" w:rsidP="001531AE">
            <w:pPr>
              <w:widowControl w:val="0"/>
              <w:numPr>
                <w:ilvl w:val="0"/>
                <w:numId w:val="30"/>
              </w:numPr>
              <w:rPr>
                <w:szCs w:val="26"/>
              </w:rPr>
            </w:pPr>
            <w:r w:rsidRPr="00F50940">
              <w:rPr>
                <w:szCs w:val="26"/>
              </w:rPr>
              <w:t>Theo dõi nhật ký hệ thống</w:t>
            </w:r>
          </w:p>
        </w:tc>
        <w:tc>
          <w:tcPr>
            <w:tcW w:w="758" w:type="pct"/>
            <w:tcBorders>
              <w:top w:val="single" w:sz="4" w:space="0" w:color="auto"/>
              <w:left w:val="single" w:sz="4" w:space="0" w:color="auto"/>
              <w:bottom w:val="single" w:sz="4" w:space="0" w:color="auto"/>
              <w:right w:val="single" w:sz="12" w:space="0" w:color="auto"/>
            </w:tcBorders>
            <w:vAlign w:val="center"/>
          </w:tcPr>
          <w:p w14:paraId="189F3D38" w14:textId="77777777" w:rsidR="0037297E" w:rsidRPr="00E227DB" w:rsidRDefault="0037297E" w:rsidP="0037297E">
            <w:pPr>
              <w:rPr>
                <w:szCs w:val="26"/>
              </w:rPr>
            </w:pPr>
          </w:p>
        </w:tc>
      </w:tr>
    </w:tbl>
    <w:p w14:paraId="58266A13" w14:textId="7A765196" w:rsidR="00EE13CB" w:rsidRPr="0037297E" w:rsidRDefault="00EE13CB" w:rsidP="0037297E">
      <w:pPr>
        <w:rPr>
          <w:szCs w:val="26"/>
        </w:rPr>
      </w:pPr>
    </w:p>
    <w:p w14:paraId="54C050D7" w14:textId="77777777" w:rsidR="0096142C" w:rsidRPr="00E227DB" w:rsidRDefault="0096142C" w:rsidP="00B96544">
      <w:pPr>
        <w:pStyle w:val="tvHeading11"/>
      </w:pPr>
      <w:bookmarkStart w:id="39" w:name="_Toc87047274"/>
      <w:r w:rsidRPr="00E227DB">
        <w:t>Danh sách các chức năng</w:t>
      </w:r>
      <w:bookmarkEnd w:id="35"/>
      <w:bookmarkEnd w:id="36"/>
      <w:bookmarkEnd w:id="39"/>
    </w:p>
    <w:p w14:paraId="70EA1E32" w14:textId="77777777" w:rsidR="00F53D32" w:rsidRPr="00E227DB" w:rsidRDefault="00F53D32" w:rsidP="00E227DB">
      <w:pPr>
        <w:rPr>
          <w:szCs w:val="26"/>
        </w:rPr>
      </w:pPr>
      <w:r w:rsidRPr="00E227DB">
        <w:rPr>
          <w:szCs w:val="26"/>
        </w:rPr>
        <w:t>Các chức năng ở mức độ ưu tiên cao sẽ được ưu tiên phát triển trước.</w:t>
      </w:r>
    </w:p>
    <w:tbl>
      <w:tblPr>
        <w:tblW w:w="5000"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4A0" w:firstRow="1" w:lastRow="0" w:firstColumn="1" w:lastColumn="0" w:noHBand="0" w:noVBand="1"/>
      </w:tblPr>
      <w:tblGrid>
        <w:gridCol w:w="708"/>
        <w:gridCol w:w="1235"/>
        <w:gridCol w:w="4527"/>
        <w:gridCol w:w="1947"/>
        <w:gridCol w:w="1192"/>
      </w:tblGrid>
      <w:tr w:rsidR="002B7B7E" w:rsidRPr="00E227DB" w14:paraId="5EF17127" w14:textId="77777777" w:rsidTr="002B7B7E">
        <w:trPr>
          <w:tblHeader/>
        </w:trPr>
        <w:tc>
          <w:tcPr>
            <w:tcW w:w="368" w:type="pct"/>
            <w:tcBorders>
              <w:top w:val="single" w:sz="12" w:space="0" w:color="auto"/>
              <w:left w:val="single" w:sz="12" w:space="0" w:color="auto"/>
              <w:bottom w:val="single" w:sz="4" w:space="0" w:color="auto"/>
              <w:right w:val="single" w:sz="4" w:space="0" w:color="auto"/>
            </w:tcBorders>
            <w:shd w:val="clear" w:color="auto" w:fill="FFCC99"/>
            <w:vAlign w:val="center"/>
            <w:hideMark/>
          </w:tcPr>
          <w:p w14:paraId="6095590D"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STT</w:t>
            </w:r>
          </w:p>
        </w:tc>
        <w:tc>
          <w:tcPr>
            <w:tcW w:w="643" w:type="pct"/>
            <w:tcBorders>
              <w:top w:val="single" w:sz="12" w:space="0" w:color="auto"/>
              <w:left w:val="single" w:sz="4" w:space="0" w:color="auto"/>
              <w:bottom w:val="single" w:sz="4" w:space="0" w:color="auto"/>
              <w:right w:val="single" w:sz="4" w:space="0" w:color="auto"/>
            </w:tcBorders>
            <w:shd w:val="clear" w:color="auto" w:fill="FFCC99"/>
            <w:hideMark/>
          </w:tcPr>
          <w:p w14:paraId="5C862F59"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Mã hiệu yêu cầu</w:t>
            </w:r>
          </w:p>
        </w:tc>
        <w:tc>
          <w:tcPr>
            <w:tcW w:w="2356"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22D34B31"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Tên phân hệ chức năng</w:t>
            </w:r>
          </w:p>
        </w:tc>
        <w:tc>
          <w:tcPr>
            <w:tcW w:w="1013" w:type="pct"/>
            <w:tcBorders>
              <w:top w:val="single" w:sz="12" w:space="0" w:color="auto"/>
              <w:left w:val="single" w:sz="4" w:space="0" w:color="auto"/>
              <w:bottom w:val="single" w:sz="4" w:space="0" w:color="auto"/>
              <w:right w:val="single" w:sz="4" w:space="0" w:color="auto"/>
            </w:tcBorders>
            <w:shd w:val="clear" w:color="auto" w:fill="FFCC99"/>
            <w:vAlign w:val="center"/>
            <w:hideMark/>
          </w:tcPr>
          <w:p w14:paraId="1EF852D2"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Mức độ ưu tiên</w:t>
            </w:r>
          </w:p>
        </w:tc>
        <w:tc>
          <w:tcPr>
            <w:tcW w:w="620" w:type="pct"/>
            <w:tcBorders>
              <w:top w:val="single" w:sz="12" w:space="0" w:color="auto"/>
              <w:left w:val="single" w:sz="4" w:space="0" w:color="auto"/>
              <w:bottom w:val="single" w:sz="4" w:space="0" w:color="auto"/>
              <w:right w:val="single" w:sz="12" w:space="0" w:color="auto"/>
            </w:tcBorders>
            <w:shd w:val="clear" w:color="auto" w:fill="FFCC99"/>
            <w:hideMark/>
          </w:tcPr>
          <w:p w14:paraId="378E08B9" w14:textId="77777777" w:rsidR="002B7B7E" w:rsidRPr="00E227DB" w:rsidRDefault="002B7B7E" w:rsidP="00E227DB">
            <w:pPr>
              <w:pStyle w:val="tvTable-row1"/>
              <w:widowControl w:val="0"/>
              <w:spacing w:before="0" w:after="0"/>
              <w:jc w:val="left"/>
              <w:rPr>
                <w:color w:val="auto"/>
                <w:szCs w:val="26"/>
              </w:rPr>
            </w:pPr>
            <w:r w:rsidRPr="00E227DB">
              <w:rPr>
                <w:color w:val="auto"/>
                <w:szCs w:val="26"/>
              </w:rPr>
              <w:t>Nguồn cung YC</w:t>
            </w:r>
          </w:p>
        </w:tc>
      </w:tr>
      <w:tr w:rsidR="00AA58CD" w:rsidRPr="008A3B0D" w14:paraId="2F37083C"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6F8EDE1A"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56EB6BBA" w14:textId="244A8FF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UID01</w:t>
            </w:r>
          </w:p>
        </w:tc>
        <w:tc>
          <w:tcPr>
            <w:tcW w:w="2356" w:type="pct"/>
            <w:tcBorders>
              <w:top w:val="single" w:sz="4" w:space="0" w:color="auto"/>
              <w:left w:val="single" w:sz="4" w:space="0" w:color="auto"/>
              <w:bottom w:val="single" w:sz="4" w:space="0" w:color="auto"/>
              <w:right w:val="single" w:sz="4" w:space="0" w:color="auto"/>
            </w:tcBorders>
            <w:vAlign w:val="center"/>
          </w:tcPr>
          <w:p w14:paraId="2090A826" w14:textId="5B81F7D5"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Đánh giá rủi ro cấp độ tổ chức</w:t>
            </w:r>
          </w:p>
        </w:tc>
        <w:tc>
          <w:tcPr>
            <w:tcW w:w="1013" w:type="pct"/>
            <w:tcBorders>
              <w:top w:val="single" w:sz="4" w:space="0" w:color="auto"/>
              <w:left w:val="single" w:sz="4" w:space="0" w:color="auto"/>
              <w:bottom w:val="single" w:sz="4" w:space="0" w:color="auto"/>
              <w:right w:val="single" w:sz="4" w:space="0" w:color="auto"/>
            </w:tcBorders>
            <w:vAlign w:val="center"/>
          </w:tcPr>
          <w:p w14:paraId="688F6AA8" w14:textId="78B73E89"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0FB995A" w14:textId="77777777" w:rsidR="00AA58CD" w:rsidRPr="00397DFE" w:rsidRDefault="00AA58CD" w:rsidP="00AA58CD">
            <w:pPr>
              <w:widowControl w:val="0"/>
              <w:rPr>
                <w:szCs w:val="26"/>
                <w:lang w:val="nb-NO"/>
              </w:rPr>
            </w:pPr>
          </w:p>
        </w:tc>
      </w:tr>
      <w:tr w:rsidR="00AA58CD" w:rsidRPr="009A2416" w14:paraId="45DA02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3E8140E"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695620F8" w14:textId="383E508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UID02</w:t>
            </w:r>
          </w:p>
        </w:tc>
        <w:tc>
          <w:tcPr>
            <w:tcW w:w="2356" w:type="pct"/>
            <w:tcBorders>
              <w:top w:val="single" w:sz="4" w:space="0" w:color="auto"/>
              <w:left w:val="single" w:sz="4" w:space="0" w:color="auto"/>
              <w:bottom w:val="single" w:sz="4" w:space="0" w:color="auto"/>
              <w:right w:val="single" w:sz="4" w:space="0" w:color="auto"/>
            </w:tcBorders>
            <w:vAlign w:val="center"/>
          </w:tcPr>
          <w:p w14:paraId="283BB9AA" w14:textId="49A3852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Lập kế hoạch kiểm toán năm</w:t>
            </w:r>
          </w:p>
        </w:tc>
        <w:tc>
          <w:tcPr>
            <w:tcW w:w="1013" w:type="pct"/>
            <w:tcBorders>
              <w:top w:val="single" w:sz="4" w:space="0" w:color="auto"/>
              <w:left w:val="single" w:sz="4" w:space="0" w:color="auto"/>
              <w:bottom w:val="single" w:sz="4" w:space="0" w:color="auto"/>
              <w:right w:val="single" w:sz="4" w:space="0" w:color="auto"/>
            </w:tcBorders>
            <w:vAlign w:val="center"/>
          </w:tcPr>
          <w:p w14:paraId="164E73FF" w14:textId="1B80EE34"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5AC4AAD1" w14:textId="77777777" w:rsidR="00AA58CD" w:rsidRPr="00397DFE" w:rsidRDefault="00AA58CD" w:rsidP="00AA58CD">
            <w:pPr>
              <w:widowControl w:val="0"/>
              <w:rPr>
                <w:szCs w:val="26"/>
                <w:lang w:val="nb-NO"/>
              </w:rPr>
            </w:pPr>
          </w:p>
        </w:tc>
      </w:tr>
      <w:tr w:rsidR="00AA58CD" w:rsidRPr="009A2416" w14:paraId="083D0412"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34F09006"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0BD20C6D" w14:textId="63247D6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UID03</w:t>
            </w:r>
          </w:p>
        </w:tc>
        <w:tc>
          <w:tcPr>
            <w:tcW w:w="2356" w:type="pct"/>
            <w:tcBorders>
              <w:top w:val="single" w:sz="4" w:space="0" w:color="auto"/>
              <w:left w:val="single" w:sz="4" w:space="0" w:color="auto"/>
              <w:bottom w:val="single" w:sz="4" w:space="0" w:color="auto"/>
              <w:right w:val="single" w:sz="4" w:space="0" w:color="auto"/>
            </w:tcBorders>
            <w:vAlign w:val="center"/>
          </w:tcPr>
          <w:p w14:paraId="143367B3" w14:textId="09EC93B8"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Chuẩn bị cuộc kiểm toán</w:t>
            </w:r>
          </w:p>
        </w:tc>
        <w:tc>
          <w:tcPr>
            <w:tcW w:w="1013" w:type="pct"/>
            <w:tcBorders>
              <w:top w:val="single" w:sz="4" w:space="0" w:color="auto"/>
              <w:left w:val="single" w:sz="4" w:space="0" w:color="auto"/>
              <w:bottom w:val="single" w:sz="4" w:space="0" w:color="auto"/>
              <w:right w:val="single" w:sz="4" w:space="0" w:color="auto"/>
            </w:tcBorders>
            <w:vAlign w:val="center"/>
          </w:tcPr>
          <w:p w14:paraId="131DF70D" w14:textId="3C3EF86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7F9B69F6" w14:textId="77777777" w:rsidR="00AA58CD" w:rsidRPr="00397DFE" w:rsidRDefault="00AA58CD" w:rsidP="00AA58CD">
            <w:pPr>
              <w:widowControl w:val="0"/>
              <w:rPr>
                <w:szCs w:val="26"/>
                <w:lang w:val="nb-NO"/>
              </w:rPr>
            </w:pPr>
          </w:p>
        </w:tc>
      </w:tr>
      <w:tr w:rsidR="00AA58CD" w:rsidRPr="009A2416" w14:paraId="3C50E6FD" w14:textId="77777777" w:rsidTr="00C96052">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EF2874A"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193D082A" w14:textId="155EDDB4"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UID04</w:t>
            </w:r>
          </w:p>
        </w:tc>
        <w:tc>
          <w:tcPr>
            <w:tcW w:w="2356" w:type="pct"/>
            <w:tcBorders>
              <w:top w:val="single" w:sz="4" w:space="0" w:color="auto"/>
              <w:left w:val="single" w:sz="4" w:space="0" w:color="auto"/>
              <w:bottom w:val="single" w:sz="4" w:space="0" w:color="auto"/>
              <w:right w:val="single" w:sz="4" w:space="0" w:color="auto"/>
            </w:tcBorders>
            <w:vAlign w:val="center"/>
          </w:tcPr>
          <w:p w14:paraId="556EE469" w14:textId="736BF90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8315C8">
              <w:rPr>
                <w:rFonts w:ascii="Times New Roman" w:hAnsi="Times New Roman"/>
                <w:sz w:val="26"/>
                <w:szCs w:val="26"/>
                <w:lang w:val="nb-NO"/>
              </w:rPr>
              <w:t>Thực hiện cuộc kiểm toán</w:t>
            </w:r>
          </w:p>
        </w:tc>
        <w:tc>
          <w:tcPr>
            <w:tcW w:w="1013" w:type="pct"/>
            <w:tcBorders>
              <w:top w:val="single" w:sz="4" w:space="0" w:color="auto"/>
              <w:left w:val="single" w:sz="4" w:space="0" w:color="auto"/>
              <w:bottom w:val="single" w:sz="4" w:space="0" w:color="auto"/>
              <w:right w:val="single" w:sz="4" w:space="0" w:color="auto"/>
            </w:tcBorders>
            <w:vAlign w:val="center"/>
          </w:tcPr>
          <w:p w14:paraId="1A3D6FFB" w14:textId="35E45C63"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1FDAFDF" w14:textId="77777777" w:rsidR="00AA58CD" w:rsidRPr="00397DFE" w:rsidRDefault="00AA58CD" w:rsidP="00AA58CD">
            <w:pPr>
              <w:widowControl w:val="0"/>
              <w:rPr>
                <w:szCs w:val="26"/>
                <w:lang w:val="nb-NO"/>
              </w:rPr>
            </w:pPr>
          </w:p>
        </w:tc>
      </w:tr>
      <w:tr w:rsidR="00AA58CD" w:rsidRPr="009A2416" w14:paraId="39BADBBC"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6BA3DBF"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1DF86F4" w14:textId="084CDD9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UID05</w:t>
            </w:r>
          </w:p>
        </w:tc>
        <w:tc>
          <w:tcPr>
            <w:tcW w:w="2356" w:type="pct"/>
            <w:tcBorders>
              <w:top w:val="single" w:sz="4" w:space="0" w:color="auto"/>
              <w:left w:val="single" w:sz="4" w:space="0" w:color="auto"/>
              <w:bottom w:val="single" w:sz="4" w:space="0" w:color="auto"/>
              <w:right w:val="single" w:sz="4" w:space="0" w:color="auto"/>
            </w:tcBorders>
            <w:vAlign w:val="center"/>
          </w:tcPr>
          <w:p w14:paraId="67490BD1" w14:textId="07DDA175"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Báo cáo cuộc kiểm toán</w:t>
            </w:r>
          </w:p>
        </w:tc>
        <w:tc>
          <w:tcPr>
            <w:tcW w:w="1013" w:type="pct"/>
            <w:tcBorders>
              <w:top w:val="single" w:sz="4" w:space="0" w:color="auto"/>
              <w:left w:val="single" w:sz="4" w:space="0" w:color="auto"/>
              <w:bottom w:val="single" w:sz="4" w:space="0" w:color="auto"/>
              <w:right w:val="single" w:sz="4" w:space="0" w:color="auto"/>
            </w:tcBorders>
          </w:tcPr>
          <w:p w14:paraId="78572E35" w14:textId="07BBCDC5"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4394ACED" w14:textId="77777777" w:rsidR="00AA58CD" w:rsidRPr="00397DFE" w:rsidRDefault="00AA58CD" w:rsidP="00AA58CD">
            <w:pPr>
              <w:widowControl w:val="0"/>
              <w:rPr>
                <w:szCs w:val="26"/>
                <w:lang w:val="nb-NO"/>
              </w:rPr>
            </w:pPr>
          </w:p>
        </w:tc>
      </w:tr>
      <w:tr w:rsidR="00AA58CD" w:rsidRPr="00E227DB" w14:paraId="23C75464"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08C9AC1"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3D19C7B0" w14:textId="5C88959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UID06</w:t>
            </w:r>
          </w:p>
        </w:tc>
        <w:tc>
          <w:tcPr>
            <w:tcW w:w="2356" w:type="pct"/>
            <w:tcBorders>
              <w:top w:val="single" w:sz="4" w:space="0" w:color="auto"/>
              <w:left w:val="single" w:sz="4" w:space="0" w:color="auto"/>
              <w:bottom w:val="single" w:sz="4" w:space="0" w:color="auto"/>
              <w:right w:val="single" w:sz="4" w:space="0" w:color="auto"/>
            </w:tcBorders>
            <w:vAlign w:val="center"/>
          </w:tcPr>
          <w:p w14:paraId="210E8228" w14:textId="7EDFF169"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Theo dõi sau kiểm toán</w:t>
            </w:r>
          </w:p>
        </w:tc>
        <w:tc>
          <w:tcPr>
            <w:tcW w:w="1013" w:type="pct"/>
            <w:tcBorders>
              <w:top w:val="single" w:sz="4" w:space="0" w:color="auto"/>
              <w:left w:val="single" w:sz="4" w:space="0" w:color="auto"/>
              <w:bottom w:val="single" w:sz="4" w:space="0" w:color="auto"/>
              <w:right w:val="single" w:sz="4" w:space="0" w:color="auto"/>
            </w:tcBorders>
          </w:tcPr>
          <w:p w14:paraId="44A3FC7E" w14:textId="3EDA983F"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621A3DF2" w14:textId="77777777" w:rsidR="00AA58CD" w:rsidRPr="00E227DB" w:rsidRDefault="00AA58CD" w:rsidP="00AA58CD">
            <w:pPr>
              <w:widowControl w:val="0"/>
              <w:rPr>
                <w:szCs w:val="26"/>
              </w:rPr>
            </w:pPr>
          </w:p>
        </w:tc>
      </w:tr>
      <w:tr w:rsidR="00AA58CD" w:rsidRPr="009A2416" w14:paraId="7433BED1"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535C5B79"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192E25EC" w14:textId="77CF68B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UID07</w:t>
            </w:r>
          </w:p>
        </w:tc>
        <w:tc>
          <w:tcPr>
            <w:tcW w:w="2356" w:type="pct"/>
            <w:tcBorders>
              <w:top w:val="single" w:sz="4" w:space="0" w:color="auto"/>
              <w:left w:val="single" w:sz="4" w:space="0" w:color="auto"/>
              <w:bottom w:val="single" w:sz="4" w:space="0" w:color="auto"/>
              <w:right w:val="single" w:sz="4" w:space="0" w:color="auto"/>
            </w:tcBorders>
            <w:vAlign w:val="center"/>
          </w:tcPr>
          <w:p w14:paraId="1A7196F8" w14:textId="6AF07DDB"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8315C8">
              <w:rPr>
                <w:rFonts w:ascii="Times New Roman" w:hAnsi="Times New Roman"/>
                <w:sz w:val="26"/>
                <w:szCs w:val="26"/>
                <w:lang w:val="nb-NO"/>
              </w:rPr>
              <w:t>Đánh giá chất lượng kiểm toán</w:t>
            </w:r>
          </w:p>
        </w:tc>
        <w:tc>
          <w:tcPr>
            <w:tcW w:w="1013" w:type="pct"/>
            <w:tcBorders>
              <w:top w:val="single" w:sz="4" w:space="0" w:color="auto"/>
              <w:left w:val="single" w:sz="4" w:space="0" w:color="auto"/>
              <w:bottom w:val="single" w:sz="4" w:space="0" w:color="auto"/>
              <w:right w:val="single" w:sz="4" w:space="0" w:color="auto"/>
            </w:tcBorders>
          </w:tcPr>
          <w:p w14:paraId="12B95F78" w14:textId="76BE2CEA" w:rsidR="00AA58CD" w:rsidRPr="00397DFE" w:rsidRDefault="00AA58CD" w:rsidP="00AA58CD">
            <w:pPr>
              <w:widowControl w:val="0"/>
              <w:rPr>
                <w:szCs w:val="26"/>
                <w:lang w:val="nb-NO"/>
              </w:rPr>
            </w:pPr>
          </w:p>
        </w:tc>
        <w:tc>
          <w:tcPr>
            <w:tcW w:w="620" w:type="pct"/>
            <w:tcBorders>
              <w:top w:val="single" w:sz="4" w:space="0" w:color="auto"/>
              <w:left w:val="single" w:sz="4" w:space="0" w:color="auto"/>
              <w:bottom w:val="single" w:sz="4" w:space="0" w:color="auto"/>
              <w:right w:val="single" w:sz="12" w:space="0" w:color="auto"/>
            </w:tcBorders>
          </w:tcPr>
          <w:p w14:paraId="6C903AFC" w14:textId="77777777" w:rsidR="00AA58CD" w:rsidRPr="00397DFE" w:rsidRDefault="00AA58CD" w:rsidP="00AA58CD">
            <w:pPr>
              <w:widowControl w:val="0"/>
              <w:rPr>
                <w:szCs w:val="26"/>
                <w:lang w:val="nb-NO"/>
              </w:rPr>
            </w:pPr>
          </w:p>
        </w:tc>
      </w:tr>
      <w:tr w:rsidR="00AA58CD" w:rsidRPr="00E227DB" w14:paraId="1457BE2B"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02C6013" w14:textId="77777777" w:rsidR="00AA58CD" w:rsidRPr="00397DFE" w:rsidRDefault="00AA58CD" w:rsidP="001531AE">
            <w:pPr>
              <w:widowControl w:val="0"/>
              <w:numPr>
                <w:ilvl w:val="0"/>
                <w:numId w:val="31"/>
              </w:numPr>
              <w:jc w:val="both"/>
              <w:rPr>
                <w:szCs w:val="26"/>
                <w:lang w:val="nb-NO"/>
              </w:rPr>
            </w:pPr>
          </w:p>
        </w:tc>
        <w:tc>
          <w:tcPr>
            <w:tcW w:w="643" w:type="pct"/>
            <w:tcBorders>
              <w:top w:val="single" w:sz="4" w:space="0" w:color="auto"/>
              <w:left w:val="single" w:sz="4" w:space="0" w:color="auto"/>
              <w:bottom w:val="single" w:sz="4" w:space="0" w:color="auto"/>
              <w:right w:val="single" w:sz="4" w:space="0" w:color="auto"/>
            </w:tcBorders>
          </w:tcPr>
          <w:p w14:paraId="416E6E07" w14:textId="0B8EB802"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UID08</w:t>
            </w:r>
          </w:p>
        </w:tc>
        <w:tc>
          <w:tcPr>
            <w:tcW w:w="2356" w:type="pct"/>
            <w:tcBorders>
              <w:top w:val="single" w:sz="4" w:space="0" w:color="auto"/>
              <w:left w:val="single" w:sz="4" w:space="0" w:color="auto"/>
              <w:bottom w:val="single" w:sz="4" w:space="0" w:color="auto"/>
              <w:right w:val="single" w:sz="4" w:space="0" w:color="auto"/>
            </w:tcBorders>
            <w:vAlign w:val="center"/>
          </w:tcPr>
          <w:p w14:paraId="447FD411" w14:textId="7D35D607"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rPr>
              <w:t>Tiện ích</w:t>
            </w:r>
          </w:p>
        </w:tc>
        <w:tc>
          <w:tcPr>
            <w:tcW w:w="1013" w:type="pct"/>
            <w:tcBorders>
              <w:top w:val="single" w:sz="4" w:space="0" w:color="auto"/>
              <w:left w:val="single" w:sz="4" w:space="0" w:color="auto"/>
              <w:bottom w:val="single" w:sz="4" w:space="0" w:color="auto"/>
              <w:right w:val="single" w:sz="4" w:space="0" w:color="auto"/>
            </w:tcBorders>
          </w:tcPr>
          <w:p w14:paraId="76F76A03" w14:textId="63F7A0E7"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0CAAED21" w14:textId="77777777" w:rsidR="00AA58CD" w:rsidRPr="00E227DB" w:rsidRDefault="00AA58CD" w:rsidP="00AA58CD">
            <w:pPr>
              <w:widowControl w:val="0"/>
              <w:rPr>
                <w:szCs w:val="26"/>
              </w:rPr>
            </w:pPr>
          </w:p>
        </w:tc>
      </w:tr>
      <w:tr w:rsidR="00AA58CD" w:rsidRPr="00E227DB" w14:paraId="4EA55140" w14:textId="77777777" w:rsidTr="00260151">
        <w:trPr>
          <w:trHeight w:val="525"/>
        </w:trPr>
        <w:tc>
          <w:tcPr>
            <w:tcW w:w="368" w:type="pct"/>
            <w:tcBorders>
              <w:top w:val="single" w:sz="4" w:space="0" w:color="auto"/>
              <w:left w:val="single" w:sz="12" w:space="0" w:color="auto"/>
              <w:bottom w:val="single" w:sz="4" w:space="0" w:color="auto"/>
              <w:right w:val="single" w:sz="4" w:space="0" w:color="auto"/>
            </w:tcBorders>
            <w:vAlign w:val="center"/>
          </w:tcPr>
          <w:p w14:paraId="05272D6C" w14:textId="77777777" w:rsidR="00AA58CD" w:rsidRPr="00E227DB" w:rsidRDefault="00AA58CD" w:rsidP="001531AE">
            <w:pPr>
              <w:widowControl w:val="0"/>
              <w:numPr>
                <w:ilvl w:val="0"/>
                <w:numId w:val="31"/>
              </w:numPr>
              <w:jc w:val="both"/>
              <w:rPr>
                <w:szCs w:val="26"/>
              </w:rPr>
            </w:pPr>
          </w:p>
        </w:tc>
        <w:tc>
          <w:tcPr>
            <w:tcW w:w="643" w:type="pct"/>
            <w:tcBorders>
              <w:top w:val="single" w:sz="4" w:space="0" w:color="auto"/>
              <w:left w:val="single" w:sz="4" w:space="0" w:color="auto"/>
              <w:bottom w:val="single" w:sz="4" w:space="0" w:color="auto"/>
              <w:right w:val="single" w:sz="4" w:space="0" w:color="auto"/>
            </w:tcBorders>
          </w:tcPr>
          <w:p w14:paraId="4B064BBF" w14:textId="3A8BB2F3"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lang w:val="nb-NO"/>
              </w:rPr>
              <w:t>UID09</w:t>
            </w:r>
          </w:p>
        </w:tc>
        <w:tc>
          <w:tcPr>
            <w:tcW w:w="2356" w:type="pct"/>
            <w:tcBorders>
              <w:top w:val="single" w:sz="4" w:space="0" w:color="auto"/>
              <w:left w:val="single" w:sz="4" w:space="0" w:color="auto"/>
              <w:bottom w:val="single" w:sz="4" w:space="0" w:color="auto"/>
              <w:right w:val="single" w:sz="4" w:space="0" w:color="auto"/>
            </w:tcBorders>
            <w:vAlign w:val="center"/>
          </w:tcPr>
          <w:p w14:paraId="4B94AB1D" w14:textId="1C5CDE9C" w:rsidR="00AA58CD" w:rsidRPr="00AA58CD" w:rsidRDefault="00AA58CD" w:rsidP="00AA58CD">
            <w:pPr>
              <w:pStyle w:val="ListContinue2"/>
              <w:widowControl w:val="0"/>
              <w:spacing w:after="0"/>
              <w:ind w:left="0"/>
              <w:jc w:val="both"/>
              <w:rPr>
                <w:rFonts w:ascii="Times New Roman" w:hAnsi="Times New Roman"/>
                <w:sz w:val="26"/>
                <w:szCs w:val="26"/>
                <w:lang w:val="nb-NO"/>
              </w:rPr>
            </w:pPr>
            <w:r w:rsidRPr="00AA58CD">
              <w:rPr>
                <w:rFonts w:ascii="Times New Roman" w:hAnsi="Times New Roman"/>
                <w:sz w:val="26"/>
                <w:szCs w:val="26"/>
              </w:rPr>
              <w:t>Quản trị hệ thống</w:t>
            </w:r>
          </w:p>
        </w:tc>
        <w:tc>
          <w:tcPr>
            <w:tcW w:w="1013" w:type="pct"/>
            <w:tcBorders>
              <w:top w:val="single" w:sz="4" w:space="0" w:color="auto"/>
              <w:left w:val="single" w:sz="4" w:space="0" w:color="auto"/>
              <w:bottom w:val="single" w:sz="4" w:space="0" w:color="auto"/>
              <w:right w:val="single" w:sz="4" w:space="0" w:color="auto"/>
            </w:tcBorders>
          </w:tcPr>
          <w:p w14:paraId="21755160" w14:textId="15560AB8" w:rsidR="00AA58CD" w:rsidRPr="00AA58CD" w:rsidRDefault="00AA58CD" w:rsidP="00AA58CD">
            <w:pPr>
              <w:widowControl w:val="0"/>
              <w:rPr>
                <w:szCs w:val="26"/>
              </w:rPr>
            </w:pPr>
          </w:p>
        </w:tc>
        <w:tc>
          <w:tcPr>
            <w:tcW w:w="620" w:type="pct"/>
            <w:tcBorders>
              <w:top w:val="single" w:sz="4" w:space="0" w:color="auto"/>
              <w:left w:val="single" w:sz="4" w:space="0" w:color="auto"/>
              <w:bottom w:val="single" w:sz="4" w:space="0" w:color="auto"/>
              <w:right w:val="single" w:sz="12" w:space="0" w:color="auto"/>
            </w:tcBorders>
          </w:tcPr>
          <w:p w14:paraId="2CBFA18C" w14:textId="77777777" w:rsidR="00AA58CD" w:rsidRPr="00E227DB" w:rsidRDefault="00AA58CD" w:rsidP="00AA58CD">
            <w:pPr>
              <w:widowControl w:val="0"/>
              <w:rPr>
                <w:szCs w:val="26"/>
              </w:rPr>
            </w:pPr>
          </w:p>
        </w:tc>
      </w:tr>
    </w:tbl>
    <w:p w14:paraId="34CAAF81" w14:textId="77777777" w:rsidR="009051D4" w:rsidRDefault="009051D4" w:rsidP="009051D4"/>
    <w:p w14:paraId="5EBBB93C" w14:textId="77777777" w:rsidR="006B2CCB" w:rsidRPr="00E227DB" w:rsidRDefault="00920895" w:rsidP="00E227DB">
      <w:pPr>
        <w:pStyle w:val="Heading1"/>
        <w:rPr>
          <w:szCs w:val="26"/>
        </w:rPr>
      </w:pPr>
      <w:bookmarkStart w:id="40" w:name="_Toc87047275"/>
      <w:r w:rsidRPr="00E227DB">
        <w:rPr>
          <w:szCs w:val="26"/>
        </w:rPr>
        <w:t>QUY TRÌNH NGHIỆP VỤ</w:t>
      </w:r>
      <w:r w:rsidR="006B2CCB" w:rsidRPr="00E227DB">
        <w:rPr>
          <w:szCs w:val="26"/>
        </w:rPr>
        <w:t xml:space="preserve"> </w:t>
      </w:r>
      <w:bookmarkEnd w:id="37"/>
      <w:bookmarkEnd w:id="38"/>
      <w:r w:rsidR="00890BC9" w:rsidRPr="00E227DB">
        <w:rPr>
          <w:szCs w:val="26"/>
        </w:rPr>
        <w:t>TIN HỌC HÓA</w:t>
      </w:r>
      <w:bookmarkEnd w:id="40"/>
    </w:p>
    <w:p w14:paraId="62BE16AD" w14:textId="77777777" w:rsidR="00301549" w:rsidRPr="00E227DB" w:rsidRDefault="006975AD" w:rsidP="00403F03">
      <w:pPr>
        <w:pStyle w:val="tvHeading1"/>
        <w:numPr>
          <w:ilvl w:val="0"/>
          <w:numId w:val="23"/>
        </w:numPr>
        <w:rPr>
          <w:noProof/>
        </w:rPr>
      </w:pPr>
      <w:bookmarkStart w:id="41" w:name="_Toc87047276"/>
      <w:r w:rsidRPr="00E227DB">
        <w:rPr>
          <w:noProof/>
        </w:rPr>
        <w:lastRenderedPageBreak/>
        <w:t>Danh sách các quy trình</w:t>
      </w:r>
      <w:r w:rsidR="003E0862" w:rsidRPr="00E227DB">
        <w:rPr>
          <w:noProof/>
        </w:rPr>
        <w:t xml:space="preserve"> nghiệp vụ</w:t>
      </w:r>
      <w:bookmarkEnd w:id="41"/>
    </w:p>
    <w:tbl>
      <w:tblPr>
        <w:tblW w:w="4941" w:type="pct"/>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ook w:val="0000" w:firstRow="0" w:lastRow="0" w:firstColumn="0" w:lastColumn="0" w:noHBand="0" w:noVBand="0"/>
      </w:tblPr>
      <w:tblGrid>
        <w:gridCol w:w="716"/>
        <w:gridCol w:w="6991"/>
        <w:gridCol w:w="1789"/>
      </w:tblGrid>
      <w:tr w:rsidR="006B2CCB" w:rsidRPr="00E227DB" w14:paraId="5AA2F038" w14:textId="77777777" w:rsidTr="00123091">
        <w:trPr>
          <w:tblHeader/>
        </w:trPr>
        <w:tc>
          <w:tcPr>
            <w:tcW w:w="377" w:type="pct"/>
            <w:shd w:val="clear" w:color="auto" w:fill="FFCC99"/>
            <w:vAlign w:val="center"/>
          </w:tcPr>
          <w:p w14:paraId="3178C98F" w14:textId="77777777" w:rsidR="006B2CCB" w:rsidRPr="00E227DB" w:rsidRDefault="006B2CCB" w:rsidP="00E227DB">
            <w:pPr>
              <w:pStyle w:val="tvTable-row1"/>
              <w:spacing w:before="0" w:after="0"/>
              <w:jc w:val="both"/>
              <w:rPr>
                <w:color w:val="auto"/>
                <w:szCs w:val="26"/>
              </w:rPr>
            </w:pPr>
            <w:r w:rsidRPr="00E227DB">
              <w:rPr>
                <w:color w:val="auto"/>
                <w:szCs w:val="26"/>
              </w:rPr>
              <w:t>STT</w:t>
            </w:r>
          </w:p>
        </w:tc>
        <w:tc>
          <w:tcPr>
            <w:tcW w:w="3681" w:type="pct"/>
            <w:shd w:val="clear" w:color="auto" w:fill="FFCC99"/>
            <w:vAlign w:val="center"/>
          </w:tcPr>
          <w:p w14:paraId="01D93D35" w14:textId="77777777" w:rsidR="006B2CCB" w:rsidRPr="00E227DB" w:rsidRDefault="006B2CCB" w:rsidP="00E227DB">
            <w:pPr>
              <w:pStyle w:val="tvTable-row1"/>
              <w:spacing w:before="0" w:after="0"/>
              <w:jc w:val="both"/>
              <w:rPr>
                <w:color w:val="auto"/>
                <w:szCs w:val="26"/>
              </w:rPr>
            </w:pPr>
            <w:r w:rsidRPr="00E227DB">
              <w:rPr>
                <w:color w:val="auto"/>
                <w:szCs w:val="26"/>
              </w:rPr>
              <w:t>Tên quy trình</w:t>
            </w:r>
          </w:p>
        </w:tc>
        <w:tc>
          <w:tcPr>
            <w:tcW w:w="942" w:type="pct"/>
            <w:shd w:val="clear" w:color="auto" w:fill="FFCC99"/>
            <w:vAlign w:val="center"/>
          </w:tcPr>
          <w:p w14:paraId="060DCDF5" w14:textId="77777777" w:rsidR="006B2CCB" w:rsidRPr="00E227DB" w:rsidRDefault="006B2CCB" w:rsidP="00E227DB">
            <w:pPr>
              <w:pStyle w:val="tvTable-row1"/>
              <w:spacing w:before="0" w:after="0"/>
              <w:jc w:val="both"/>
              <w:rPr>
                <w:color w:val="auto"/>
                <w:szCs w:val="26"/>
              </w:rPr>
            </w:pPr>
            <w:r w:rsidRPr="00E227DB">
              <w:rPr>
                <w:color w:val="auto"/>
                <w:szCs w:val="26"/>
              </w:rPr>
              <w:t>Ghi chú</w:t>
            </w:r>
          </w:p>
        </w:tc>
      </w:tr>
      <w:tr w:rsidR="00AA58CD" w:rsidRPr="00E227DB" w14:paraId="3F45C45C" w14:textId="77777777" w:rsidTr="00123091">
        <w:trPr>
          <w:trHeight w:val="525"/>
        </w:trPr>
        <w:tc>
          <w:tcPr>
            <w:tcW w:w="377" w:type="pct"/>
            <w:vAlign w:val="center"/>
          </w:tcPr>
          <w:p w14:paraId="37E6785D" w14:textId="77777777" w:rsidR="00AA58CD" w:rsidRPr="00E227DB" w:rsidRDefault="00AA58CD" w:rsidP="00AA58CD">
            <w:pPr>
              <w:numPr>
                <w:ilvl w:val="0"/>
                <w:numId w:val="13"/>
              </w:numPr>
              <w:jc w:val="both"/>
              <w:rPr>
                <w:szCs w:val="26"/>
              </w:rPr>
            </w:pPr>
          </w:p>
        </w:tc>
        <w:tc>
          <w:tcPr>
            <w:tcW w:w="3681" w:type="pct"/>
            <w:vAlign w:val="center"/>
          </w:tcPr>
          <w:p w14:paraId="1FA46526" w14:textId="561BC0A8" w:rsidR="00AA58CD" w:rsidRPr="00E227DB" w:rsidRDefault="00AA58CD" w:rsidP="00AA58CD">
            <w:pPr>
              <w:rPr>
                <w:szCs w:val="26"/>
                <w:lang w:val="nb-NO"/>
              </w:rPr>
            </w:pPr>
            <w:r w:rsidRPr="00F50940">
              <w:rPr>
                <w:szCs w:val="26"/>
              </w:rPr>
              <w:t>Quy trình tổng quan về kiểm toán nội bộ</w:t>
            </w:r>
          </w:p>
        </w:tc>
        <w:tc>
          <w:tcPr>
            <w:tcW w:w="942" w:type="pct"/>
            <w:vAlign w:val="center"/>
          </w:tcPr>
          <w:p w14:paraId="00C922B9" w14:textId="77777777" w:rsidR="00AA58CD" w:rsidRPr="00E227DB" w:rsidRDefault="00AA58CD" w:rsidP="00AA58CD">
            <w:pPr>
              <w:rPr>
                <w:szCs w:val="26"/>
              </w:rPr>
            </w:pPr>
          </w:p>
        </w:tc>
      </w:tr>
      <w:tr w:rsidR="00AA58CD" w:rsidRPr="00E227DB" w14:paraId="4F4DBC12" w14:textId="77777777" w:rsidTr="00123091">
        <w:trPr>
          <w:trHeight w:val="525"/>
        </w:trPr>
        <w:tc>
          <w:tcPr>
            <w:tcW w:w="377" w:type="pct"/>
            <w:vAlign w:val="center"/>
          </w:tcPr>
          <w:p w14:paraId="71A98136" w14:textId="77777777" w:rsidR="00AA58CD" w:rsidRPr="00E227DB" w:rsidRDefault="00AA58CD" w:rsidP="00AA58CD">
            <w:pPr>
              <w:numPr>
                <w:ilvl w:val="0"/>
                <w:numId w:val="13"/>
              </w:numPr>
              <w:jc w:val="both"/>
              <w:rPr>
                <w:szCs w:val="26"/>
              </w:rPr>
            </w:pPr>
          </w:p>
        </w:tc>
        <w:tc>
          <w:tcPr>
            <w:tcW w:w="3681" w:type="pct"/>
            <w:vAlign w:val="center"/>
          </w:tcPr>
          <w:p w14:paraId="0ECED7D3" w14:textId="01BACD9E" w:rsidR="00AA58CD" w:rsidRPr="00E227DB" w:rsidRDefault="00AA58CD" w:rsidP="00AA58CD">
            <w:pPr>
              <w:rPr>
                <w:szCs w:val="26"/>
                <w:lang w:val="nb-NO"/>
              </w:rPr>
            </w:pPr>
            <w:r w:rsidRPr="00F50940">
              <w:rPr>
                <w:szCs w:val="26"/>
              </w:rPr>
              <w:t>Quy trình đánh giá rủi ro cấp độ tổ chức</w:t>
            </w:r>
          </w:p>
        </w:tc>
        <w:tc>
          <w:tcPr>
            <w:tcW w:w="942" w:type="pct"/>
            <w:vAlign w:val="center"/>
          </w:tcPr>
          <w:p w14:paraId="303A8003" w14:textId="77777777" w:rsidR="00AA58CD" w:rsidRPr="00E227DB" w:rsidRDefault="00AA58CD" w:rsidP="00AA58CD">
            <w:pPr>
              <w:rPr>
                <w:szCs w:val="26"/>
              </w:rPr>
            </w:pPr>
          </w:p>
        </w:tc>
      </w:tr>
      <w:tr w:rsidR="00AA58CD" w:rsidRPr="00E227DB" w14:paraId="6C5DECA4" w14:textId="77777777" w:rsidTr="00123091">
        <w:trPr>
          <w:trHeight w:val="525"/>
        </w:trPr>
        <w:tc>
          <w:tcPr>
            <w:tcW w:w="377" w:type="pct"/>
            <w:vAlign w:val="center"/>
          </w:tcPr>
          <w:p w14:paraId="6CD54FD1" w14:textId="77777777" w:rsidR="00AA58CD" w:rsidRPr="00E227DB" w:rsidRDefault="00AA58CD" w:rsidP="00AA58CD">
            <w:pPr>
              <w:numPr>
                <w:ilvl w:val="0"/>
                <w:numId w:val="13"/>
              </w:numPr>
              <w:jc w:val="both"/>
              <w:rPr>
                <w:szCs w:val="26"/>
              </w:rPr>
            </w:pPr>
          </w:p>
        </w:tc>
        <w:tc>
          <w:tcPr>
            <w:tcW w:w="3681" w:type="pct"/>
            <w:vAlign w:val="center"/>
          </w:tcPr>
          <w:p w14:paraId="4E63F1F2" w14:textId="766EDF0B" w:rsidR="00AA58CD" w:rsidRPr="00E227DB" w:rsidRDefault="00AA58CD" w:rsidP="00AA58CD">
            <w:pPr>
              <w:rPr>
                <w:szCs w:val="26"/>
                <w:lang w:val="nb-NO"/>
              </w:rPr>
            </w:pPr>
            <w:r w:rsidRPr="00F50940">
              <w:rPr>
                <w:szCs w:val="26"/>
                <w:lang w:val="nb-NO"/>
              </w:rPr>
              <w:t>Quy trình lập kế hoạch kiểm toán năm</w:t>
            </w:r>
          </w:p>
        </w:tc>
        <w:tc>
          <w:tcPr>
            <w:tcW w:w="942" w:type="pct"/>
            <w:vAlign w:val="center"/>
          </w:tcPr>
          <w:p w14:paraId="6B45B5D7" w14:textId="77777777" w:rsidR="00AA58CD" w:rsidRPr="00E227DB" w:rsidRDefault="00AA58CD" w:rsidP="00AA58CD">
            <w:pPr>
              <w:rPr>
                <w:szCs w:val="26"/>
              </w:rPr>
            </w:pPr>
          </w:p>
        </w:tc>
      </w:tr>
      <w:tr w:rsidR="00AA58CD" w:rsidRPr="00E227DB" w14:paraId="313FBC7C" w14:textId="77777777" w:rsidTr="00123091">
        <w:trPr>
          <w:trHeight w:val="525"/>
        </w:trPr>
        <w:tc>
          <w:tcPr>
            <w:tcW w:w="377" w:type="pct"/>
            <w:vAlign w:val="center"/>
          </w:tcPr>
          <w:p w14:paraId="660859AC" w14:textId="77777777" w:rsidR="00AA58CD" w:rsidRPr="00E227DB" w:rsidRDefault="00AA58CD" w:rsidP="00AA58CD">
            <w:pPr>
              <w:numPr>
                <w:ilvl w:val="0"/>
                <w:numId w:val="13"/>
              </w:numPr>
              <w:jc w:val="both"/>
              <w:rPr>
                <w:szCs w:val="26"/>
              </w:rPr>
            </w:pPr>
          </w:p>
        </w:tc>
        <w:tc>
          <w:tcPr>
            <w:tcW w:w="3681" w:type="pct"/>
            <w:vAlign w:val="center"/>
          </w:tcPr>
          <w:p w14:paraId="6964FE9D" w14:textId="166F8F21" w:rsidR="00AA58CD" w:rsidRPr="00E227DB" w:rsidRDefault="00AA58CD" w:rsidP="00AA58CD">
            <w:pPr>
              <w:rPr>
                <w:szCs w:val="26"/>
                <w:lang w:val="nb-NO"/>
              </w:rPr>
            </w:pPr>
            <w:r w:rsidRPr="00F50940">
              <w:rPr>
                <w:szCs w:val="26"/>
                <w:lang w:val="nb-NO"/>
              </w:rPr>
              <w:t>Quy trình chuẩn bị cuộc kiểm toán</w:t>
            </w:r>
          </w:p>
        </w:tc>
        <w:tc>
          <w:tcPr>
            <w:tcW w:w="942" w:type="pct"/>
            <w:vAlign w:val="center"/>
          </w:tcPr>
          <w:p w14:paraId="6288B2C9" w14:textId="77777777" w:rsidR="00AA58CD" w:rsidRPr="00E227DB" w:rsidRDefault="00AA58CD" w:rsidP="00AA58CD">
            <w:pPr>
              <w:rPr>
                <w:szCs w:val="26"/>
              </w:rPr>
            </w:pPr>
          </w:p>
        </w:tc>
      </w:tr>
      <w:tr w:rsidR="00AA58CD" w:rsidRPr="00E227DB" w14:paraId="34316060" w14:textId="77777777" w:rsidTr="00123091">
        <w:trPr>
          <w:trHeight w:val="525"/>
        </w:trPr>
        <w:tc>
          <w:tcPr>
            <w:tcW w:w="377" w:type="pct"/>
            <w:vAlign w:val="center"/>
          </w:tcPr>
          <w:p w14:paraId="752EB75D" w14:textId="77777777" w:rsidR="00AA58CD" w:rsidRPr="00E227DB" w:rsidRDefault="00AA58CD" w:rsidP="00AA58CD">
            <w:pPr>
              <w:numPr>
                <w:ilvl w:val="0"/>
                <w:numId w:val="13"/>
              </w:numPr>
              <w:jc w:val="both"/>
              <w:rPr>
                <w:szCs w:val="26"/>
              </w:rPr>
            </w:pPr>
          </w:p>
        </w:tc>
        <w:tc>
          <w:tcPr>
            <w:tcW w:w="3681" w:type="pct"/>
            <w:vAlign w:val="center"/>
          </w:tcPr>
          <w:p w14:paraId="1C3D4E38" w14:textId="50D29F35" w:rsidR="00AA58CD" w:rsidRPr="00E227DB" w:rsidRDefault="00AA58CD" w:rsidP="00AA58CD">
            <w:pPr>
              <w:rPr>
                <w:szCs w:val="26"/>
                <w:lang w:val="nb-NO"/>
              </w:rPr>
            </w:pPr>
            <w:r w:rsidRPr="00F50940">
              <w:rPr>
                <w:szCs w:val="26"/>
                <w:lang w:val="nb-NO"/>
              </w:rPr>
              <w:t>Quy trình lập chương trình kiểm toán</w:t>
            </w:r>
          </w:p>
        </w:tc>
        <w:tc>
          <w:tcPr>
            <w:tcW w:w="942" w:type="pct"/>
            <w:vAlign w:val="center"/>
          </w:tcPr>
          <w:p w14:paraId="76EE6F51" w14:textId="77777777" w:rsidR="00AA58CD" w:rsidRPr="00E227DB" w:rsidRDefault="00AA58CD" w:rsidP="00AA58CD">
            <w:pPr>
              <w:rPr>
                <w:szCs w:val="26"/>
              </w:rPr>
            </w:pPr>
          </w:p>
        </w:tc>
      </w:tr>
      <w:tr w:rsidR="00AA58CD" w:rsidRPr="00E227DB" w14:paraId="360FB2F4" w14:textId="77777777" w:rsidTr="00123091">
        <w:trPr>
          <w:trHeight w:val="525"/>
        </w:trPr>
        <w:tc>
          <w:tcPr>
            <w:tcW w:w="377" w:type="pct"/>
            <w:vAlign w:val="center"/>
          </w:tcPr>
          <w:p w14:paraId="654B16B8" w14:textId="77777777" w:rsidR="00AA58CD" w:rsidRPr="00E227DB" w:rsidRDefault="00AA58CD" w:rsidP="00AA58CD">
            <w:pPr>
              <w:numPr>
                <w:ilvl w:val="0"/>
                <w:numId w:val="13"/>
              </w:numPr>
              <w:jc w:val="both"/>
              <w:rPr>
                <w:szCs w:val="26"/>
              </w:rPr>
            </w:pPr>
          </w:p>
        </w:tc>
        <w:tc>
          <w:tcPr>
            <w:tcW w:w="3681" w:type="pct"/>
            <w:vAlign w:val="center"/>
          </w:tcPr>
          <w:p w14:paraId="0CB37480" w14:textId="3B329343" w:rsidR="00AA58CD" w:rsidRPr="00E227DB" w:rsidRDefault="00AA58CD" w:rsidP="00AA58CD">
            <w:pPr>
              <w:rPr>
                <w:szCs w:val="26"/>
                <w:lang w:val="nb-NO"/>
              </w:rPr>
            </w:pPr>
            <w:r w:rsidRPr="00F50940">
              <w:rPr>
                <w:szCs w:val="26"/>
                <w:lang w:val="nb-NO"/>
              </w:rPr>
              <w:t>Quy trình thực hiện cuộc kiểm toán</w:t>
            </w:r>
          </w:p>
        </w:tc>
        <w:tc>
          <w:tcPr>
            <w:tcW w:w="942" w:type="pct"/>
            <w:vAlign w:val="center"/>
          </w:tcPr>
          <w:p w14:paraId="5B891C4E" w14:textId="77777777" w:rsidR="00AA58CD" w:rsidRPr="00E227DB" w:rsidRDefault="00AA58CD" w:rsidP="00AA58CD">
            <w:pPr>
              <w:rPr>
                <w:szCs w:val="26"/>
              </w:rPr>
            </w:pPr>
          </w:p>
        </w:tc>
      </w:tr>
      <w:tr w:rsidR="00AA58CD" w:rsidRPr="00E227DB" w14:paraId="70895674" w14:textId="77777777" w:rsidTr="00123091">
        <w:trPr>
          <w:trHeight w:val="525"/>
        </w:trPr>
        <w:tc>
          <w:tcPr>
            <w:tcW w:w="377" w:type="pct"/>
            <w:vAlign w:val="center"/>
          </w:tcPr>
          <w:p w14:paraId="454C4946" w14:textId="77777777" w:rsidR="00AA58CD" w:rsidRPr="00E227DB" w:rsidRDefault="00AA58CD" w:rsidP="00AA58CD">
            <w:pPr>
              <w:numPr>
                <w:ilvl w:val="0"/>
                <w:numId w:val="13"/>
              </w:numPr>
              <w:jc w:val="both"/>
              <w:rPr>
                <w:szCs w:val="26"/>
              </w:rPr>
            </w:pPr>
          </w:p>
        </w:tc>
        <w:tc>
          <w:tcPr>
            <w:tcW w:w="3681" w:type="pct"/>
            <w:vAlign w:val="center"/>
          </w:tcPr>
          <w:p w14:paraId="1AA3DA9F" w14:textId="1E485778" w:rsidR="00AA58CD" w:rsidRPr="00E227DB" w:rsidRDefault="00AA58CD" w:rsidP="00AA58CD">
            <w:pPr>
              <w:rPr>
                <w:szCs w:val="26"/>
                <w:lang w:val="nb-NO"/>
              </w:rPr>
            </w:pPr>
            <w:r w:rsidRPr="00F50940">
              <w:rPr>
                <w:szCs w:val="26"/>
                <w:lang w:val="nb-NO"/>
              </w:rPr>
              <w:t>Quy trình lập báo cáo kết quả cuộc kiểm toán</w:t>
            </w:r>
          </w:p>
        </w:tc>
        <w:tc>
          <w:tcPr>
            <w:tcW w:w="942" w:type="pct"/>
            <w:vAlign w:val="center"/>
          </w:tcPr>
          <w:p w14:paraId="1B06D796" w14:textId="77777777" w:rsidR="00AA58CD" w:rsidRPr="00E227DB" w:rsidRDefault="00AA58CD" w:rsidP="00AA58CD">
            <w:pPr>
              <w:rPr>
                <w:szCs w:val="26"/>
              </w:rPr>
            </w:pPr>
          </w:p>
        </w:tc>
      </w:tr>
      <w:tr w:rsidR="00AA58CD" w:rsidRPr="00E227DB" w14:paraId="1D68EB5F" w14:textId="77777777" w:rsidTr="00123091">
        <w:trPr>
          <w:trHeight w:val="525"/>
        </w:trPr>
        <w:tc>
          <w:tcPr>
            <w:tcW w:w="377" w:type="pct"/>
            <w:vAlign w:val="center"/>
          </w:tcPr>
          <w:p w14:paraId="5FC68C7C" w14:textId="77777777" w:rsidR="00AA58CD" w:rsidRPr="00E227DB" w:rsidRDefault="00AA58CD" w:rsidP="00AA58CD">
            <w:pPr>
              <w:numPr>
                <w:ilvl w:val="0"/>
                <w:numId w:val="13"/>
              </w:numPr>
              <w:jc w:val="both"/>
              <w:rPr>
                <w:szCs w:val="26"/>
              </w:rPr>
            </w:pPr>
          </w:p>
        </w:tc>
        <w:tc>
          <w:tcPr>
            <w:tcW w:w="3681" w:type="pct"/>
            <w:vAlign w:val="center"/>
          </w:tcPr>
          <w:p w14:paraId="5F08640F" w14:textId="5850602C" w:rsidR="00AA58CD" w:rsidRPr="00E227DB" w:rsidRDefault="00AA58CD" w:rsidP="00AA58CD">
            <w:pPr>
              <w:rPr>
                <w:szCs w:val="26"/>
                <w:lang w:val="nb-NO"/>
              </w:rPr>
            </w:pPr>
            <w:r w:rsidRPr="00F50940">
              <w:rPr>
                <w:szCs w:val="26"/>
                <w:lang w:val="nb-NO"/>
              </w:rPr>
              <w:t>Quy trình theo dõi thực hiện kiến nghị sau kiểm toán</w:t>
            </w:r>
          </w:p>
        </w:tc>
        <w:tc>
          <w:tcPr>
            <w:tcW w:w="942" w:type="pct"/>
            <w:vAlign w:val="center"/>
          </w:tcPr>
          <w:p w14:paraId="5FF38CAE" w14:textId="77777777" w:rsidR="00AA58CD" w:rsidRPr="00E227DB" w:rsidRDefault="00AA58CD" w:rsidP="00AA58CD">
            <w:pPr>
              <w:rPr>
                <w:szCs w:val="26"/>
              </w:rPr>
            </w:pPr>
          </w:p>
        </w:tc>
      </w:tr>
      <w:tr w:rsidR="00AA58CD" w:rsidRPr="00E227DB" w14:paraId="07A5FC51" w14:textId="77777777" w:rsidTr="00123091">
        <w:trPr>
          <w:trHeight w:val="525"/>
        </w:trPr>
        <w:tc>
          <w:tcPr>
            <w:tcW w:w="377" w:type="pct"/>
            <w:vAlign w:val="center"/>
          </w:tcPr>
          <w:p w14:paraId="5D1A4E29" w14:textId="77777777" w:rsidR="00AA58CD" w:rsidRPr="00E227DB" w:rsidRDefault="00AA58CD" w:rsidP="00AA58CD">
            <w:pPr>
              <w:numPr>
                <w:ilvl w:val="0"/>
                <w:numId w:val="13"/>
              </w:numPr>
              <w:jc w:val="both"/>
              <w:rPr>
                <w:szCs w:val="26"/>
              </w:rPr>
            </w:pPr>
          </w:p>
        </w:tc>
        <w:tc>
          <w:tcPr>
            <w:tcW w:w="3681" w:type="pct"/>
            <w:vAlign w:val="center"/>
          </w:tcPr>
          <w:p w14:paraId="55357301" w14:textId="1E866010" w:rsidR="00AA58CD" w:rsidRPr="00E227DB" w:rsidRDefault="00AA58CD" w:rsidP="00AA58CD">
            <w:pPr>
              <w:rPr>
                <w:szCs w:val="26"/>
                <w:lang w:val="nb-NO"/>
              </w:rPr>
            </w:pPr>
            <w:r w:rsidRPr="00F50940">
              <w:rPr>
                <w:szCs w:val="26"/>
                <w:lang w:val="nb-NO"/>
              </w:rPr>
              <w:t xml:space="preserve">Quy trình kiểm soát chất lượng kiểm toán </w:t>
            </w:r>
          </w:p>
        </w:tc>
        <w:tc>
          <w:tcPr>
            <w:tcW w:w="942" w:type="pct"/>
            <w:vAlign w:val="center"/>
          </w:tcPr>
          <w:p w14:paraId="7E89CDB8" w14:textId="77777777" w:rsidR="00AA58CD" w:rsidRPr="00E227DB" w:rsidRDefault="00AA58CD" w:rsidP="00AA58CD">
            <w:pPr>
              <w:rPr>
                <w:szCs w:val="26"/>
              </w:rPr>
            </w:pPr>
          </w:p>
        </w:tc>
      </w:tr>
      <w:tr w:rsidR="00AA58CD" w:rsidRPr="00E227DB" w14:paraId="151B56B3" w14:textId="77777777" w:rsidTr="00123091">
        <w:trPr>
          <w:trHeight w:val="525"/>
        </w:trPr>
        <w:tc>
          <w:tcPr>
            <w:tcW w:w="377" w:type="pct"/>
            <w:vAlign w:val="center"/>
          </w:tcPr>
          <w:p w14:paraId="5947372E" w14:textId="77777777" w:rsidR="00AA58CD" w:rsidRPr="00E227DB" w:rsidRDefault="00AA58CD" w:rsidP="00AA58CD">
            <w:pPr>
              <w:numPr>
                <w:ilvl w:val="0"/>
                <w:numId w:val="13"/>
              </w:numPr>
              <w:jc w:val="both"/>
              <w:rPr>
                <w:szCs w:val="26"/>
              </w:rPr>
            </w:pPr>
          </w:p>
        </w:tc>
        <w:tc>
          <w:tcPr>
            <w:tcW w:w="3681" w:type="pct"/>
            <w:vAlign w:val="center"/>
          </w:tcPr>
          <w:p w14:paraId="1C1CC7DD" w14:textId="242004C1" w:rsidR="00AA58CD" w:rsidRPr="00E227DB" w:rsidRDefault="00AA58CD" w:rsidP="00AA58CD">
            <w:pPr>
              <w:rPr>
                <w:szCs w:val="26"/>
                <w:lang w:val="nb-NO"/>
              </w:rPr>
            </w:pPr>
            <w:r w:rsidRPr="00F50940">
              <w:rPr>
                <w:szCs w:val="26"/>
                <w:lang w:val="nb-NO"/>
              </w:rPr>
              <w:t>Quy trình lập báo cáo tổng kết hoạt động kiểm toán</w:t>
            </w:r>
          </w:p>
        </w:tc>
        <w:tc>
          <w:tcPr>
            <w:tcW w:w="942" w:type="pct"/>
            <w:vAlign w:val="center"/>
          </w:tcPr>
          <w:p w14:paraId="172C2F32" w14:textId="77777777" w:rsidR="00AA58CD" w:rsidRPr="00E227DB" w:rsidRDefault="00AA58CD" w:rsidP="00AA58CD">
            <w:pPr>
              <w:rPr>
                <w:szCs w:val="26"/>
              </w:rPr>
            </w:pPr>
          </w:p>
        </w:tc>
      </w:tr>
    </w:tbl>
    <w:p w14:paraId="63B8B4D1" w14:textId="71CA99C7" w:rsidR="006B2CCB" w:rsidRPr="00E227DB" w:rsidRDefault="003E0862" w:rsidP="00BD3636">
      <w:pPr>
        <w:pStyle w:val="tvHeading1"/>
        <w:rPr>
          <w:noProof/>
        </w:rPr>
      </w:pPr>
      <w:bookmarkStart w:id="42" w:name="_Toc87047277"/>
      <w:r w:rsidRPr="00E227DB">
        <w:rPr>
          <w:noProof/>
        </w:rPr>
        <w:t>Quy tr</w:t>
      </w:r>
      <w:r w:rsidR="00F65B64">
        <w:rPr>
          <w:noProof/>
        </w:rPr>
        <w:t xml:space="preserve">ình </w:t>
      </w:r>
      <w:r w:rsidR="00F65B64">
        <w:rPr>
          <w:noProof/>
          <w:lang w:val="en-US"/>
        </w:rPr>
        <w:t>Tổng quan về kiểm toán nội bộ</w:t>
      </w:r>
      <w:bookmarkEnd w:id="42"/>
    </w:p>
    <w:p w14:paraId="6600043A" w14:textId="77777777" w:rsidR="0058564D" w:rsidRPr="00273BE1" w:rsidRDefault="0058564D" w:rsidP="0058564D">
      <w:pPr>
        <w:pStyle w:val="ListDash"/>
      </w:pPr>
      <w:r>
        <w:rPr>
          <w:b/>
        </w:rPr>
        <w:t xml:space="preserve">Mô tả: </w:t>
      </w:r>
      <w:r>
        <w:t>quy trình tổng quan về các hoạt động kiểm toán nội bộ</w:t>
      </w:r>
    </w:p>
    <w:p w14:paraId="29AF1D55" w14:textId="77777777" w:rsidR="0058564D" w:rsidRDefault="0058564D" w:rsidP="0058564D">
      <w:pPr>
        <w:pStyle w:val="ListDash"/>
        <w:rPr>
          <w:b/>
        </w:rPr>
      </w:pPr>
      <w:r>
        <w:rPr>
          <w:b/>
        </w:rPr>
        <w:t>Đầu vào:</w:t>
      </w:r>
    </w:p>
    <w:p w14:paraId="3E050DCF" w14:textId="77777777" w:rsidR="0058564D" w:rsidRDefault="0058564D" w:rsidP="001531AE">
      <w:pPr>
        <w:pStyle w:val="ListParagraph"/>
        <w:numPr>
          <w:ilvl w:val="0"/>
          <w:numId w:val="45"/>
        </w:numPr>
      </w:pPr>
      <w:r>
        <w:t xml:space="preserve">Danh sách các đối tượng có thể được kiểm toán trong DN </w:t>
      </w:r>
    </w:p>
    <w:p w14:paraId="62EFA66C" w14:textId="77777777" w:rsidR="0058564D" w:rsidRDefault="0058564D" w:rsidP="001531AE">
      <w:pPr>
        <w:pStyle w:val="ListParagraph"/>
        <w:numPr>
          <w:ilvl w:val="0"/>
          <w:numId w:val="45"/>
        </w:numPr>
      </w:pPr>
      <w:r>
        <w:t>Danh mục tiêu chí đánh giá rủi ro cấp độ tổ chức</w:t>
      </w:r>
    </w:p>
    <w:p w14:paraId="1ED0707A" w14:textId="77777777" w:rsidR="0058564D" w:rsidRDefault="0058564D" w:rsidP="001531AE">
      <w:pPr>
        <w:pStyle w:val="ListParagraph"/>
        <w:numPr>
          <w:ilvl w:val="0"/>
          <w:numId w:val="45"/>
        </w:numPr>
      </w:pPr>
      <w:r>
        <w:t>Kết quả đánh giá rủi ro ở cấp độ tổ chức</w:t>
      </w:r>
    </w:p>
    <w:p w14:paraId="3D77B9BC" w14:textId="77777777" w:rsidR="0058564D" w:rsidRDefault="0058564D" w:rsidP="001531AE">
      <w:pPr>
        <w:pStyle w:val="ListParagraph"/>
        <w:numPr>
          <w:ilvl w:val="0"/>
          <w:numId w:val="45"/>
        </w:numPr>
      </w:pPr>
      <w:r>
        <w:t xml:space="preserve">Thông tin về chu kỳ kiểm toán, lịch sử đánh giá rủi ro </w:t>
      </w:r>
    </w:p>
    <w:p w14:paraId="351D2ABA" w14:textId="77777777" w:rsidR="0058564D" w:rsidRDefault="0058564D" w:rsidP="001531AE">
      <w:pPr>
        <w:pStyle w:val="ListParagraph"/>
        <w:numPr>
          <w:ilvl w:val="0"/>
          <w:numId w:val="45"/>
        </w:numPr>
      </w:pPr>
      <w:r>
        <w:t>Danh sách nhân sự của bộ phận KTNB</w:t>
      </w:r>
    </w:p>
    <w:p w14:paraId="3AFCFBB6" w14:textId="77777777" w:rsidR="0058564D" w:rsidRDefault="0058564D" w:rsidP="001531AE">
      <w:pPr>
        <w:pStyle w:val="ListParagraph"/>
        <w:numPr>
          <w:ilvl w:val="0"/>
          <w:numId w:val="45"/>
        </w:numPr>
      </w:pPr>
      <w:r>
        <w:t>Danh mục rủi ro cấp độ quy trình</w:t>
      </w:r>
    </w:p>
    <w:p w14:paraId="16513C4D" w14:textId="77777777" w:rsidR="0058564D" w:rsidRDefault="0058564D" w:rsidP="001531AE">
      <w:pPr>
        <w:pStyle w:val="ListParagraph"/>
        <w:numPr>
          <w:ilvl w:val="0"/>
          <w:numId w:val="45"/>
        </w:numPr>
      </w:pPr>
      <w:r>
        <w:t>Kết quả đánh giá rủi ro cấp độ quy trình</w:t>
      </w:r>
    </w:p>
    <w:p w14:paraId="45831EE1" w14:textId="77777777" w:rsidR="0058564D" w:rsidRDefault="0058564D" w:rsidP="001531AE">
      <w:pPr>
        <w:pStyle w:val="ListParagraph"/>
        <w:numPr>
          <w:ilvl w:val="0"/>
          <w:numId w:val="45"/>
        </w:numPr>
      </w:pPr>
      <w:r>
        <w:t>Danh mục kiểm soát, thủ tục kiểm toán các quy trình</w:t>
      </w:r>
    </w:p>
    <w:p w14:paraId="52446D76" w14:textId="77777777" w:rsidR="0058564D" w:rsidRDefault="0058564D" w:rsidP="001531AE">
      <w:pPr>
        <w:pStyle w:val="ListParagraph"/>
        <w:numPr>
          <w:ilvl w:val="0"/>
          <w:numId w:val="45"/>
        </w:numPr>
      </w:pPr>
      <w:r>
        <w:t>Thông tin các giấy tờ làm việc trong cuộc KT</w:t>
      </w:r>
    </w:p>
    <w:p w14:paraId="26282BE6" w14:textId="77777777" w:rsidR="0058564D" w:rsidRDefault="0058564D" w:rsidP="001531AE">
      <w:pPr>
        <w:pStyle w:val="ListParagraph"/>
        <w:numPr>
          <w:ilvl w:val="0"/>
          <w:numId w:val="45"/>
        </w:numPr>
      </w:pPr>
      <w:r>
        <w:t xml:space="preserve">Nội dung đánh giá kết quả KT của KTV </w:t>
      </w:r>
    </w:p>
    <w:p w14:paraId="6E28DCD6" w14:textId="77777777" w:rsidR="0058564D" w:rsidRDefault="0058564D" w:rsidP="001531AE">
      <w:pPr>
        <w:pStyle w:val="ListParagraph"/>
        <w:numPr>
          <w:ilvl w:val="0"/>
          <w:numId w:val="45"/>
        </w:numPr>
      </w:pPr>
      <w:r>
        <w:t>Danh sách các kiến nghị của KTV</w:t>
      </w:r>
    </w:p>
    <w:p w14:paraId="30ACE61E" w14:textId="77777777" w:rsidR="0058564D" w:rsidRDefault="0058564D" w:rsidP="001531AE">
      <w:pPr>
        <w:pStyle w:val="ListParagraph"/>
        <w:numPr>
          <w:ilvl w:val="0"/>
          <w:numId w:val="45"/>
        </w:numPr>
      </w:pPr>
      <w:r>
        <w:t>Tiêu chí đánh giá chất lượng KT</w:t>
      </w:r>
    </w:p>
    <w:p w14:paraId="7404E7C9" w14:textId="77777777" w:rsidR="0058564D" w:rsidRDefault="0058564D" w:rsidP="0058564D">
      <w:pPr>
        <w:pStyle w:val="ListDash"/>
        <w:rPr>
          <w:b/>
        </w:rPr>
      </w:pPr>
      <w:r>
        <w:rPr>
          <w:b/>
        </w:rPr>
        <w:t>Đầu ra:</w:t>
      </w:r>
    </w:p>
    <w:p w14:paraId="7B3CF085" w14:textId="77777777" w:rsidR="0058564D" w:rsidRDefault="0058564D" w:rsidP="001531AE">
      <w:pPr>
        <w:pStyle w:val="ListParagraph"/>
        <w:numPr>
          <w:ilvl w:val="0"/>
          <w:numId w:val="46"/>
        </w:numPr>
      </w:pPr>
      <w:r>
        <w:t>Kết quả đánh giá rủi ro cấp độ tổ chức</w:t>
      </w:r>
    </w:p>
    <w:p w14:paraId="6BE40ABC" w14:textId="77777777" w:rsidR="0058564D" w:rsidRDefault="0058564D" w:rsidP="001531AE">
      <w:pPr>
        <w:pStyle w:val="ListParagraph"/>
        <w:numPr>
          <w:ilvl w:val="0"/>
          <w:numId w:val="46"/>
        </w:numPr>
      </w:pPr>
      <w:r>
        <w:t>Kế hoạch kiểm toán năm</w:t>
      </w:r>
    </w:p>
    <w:p w14:paraId="267CC835" w14:textId="77777777" w:rsidR="0058564D" w:rsidRDefault="0058564D" w:rsidP="001531AE">
      <w:pPr>
        <w:pStyle w:val="ListParagraph"/>
        <w:numPr>
          <w:ilvl w:val="0"/>
          <w:numId w:val="46"/>
        </w:numPr>
      </w:pPr>
      <w:r>
        <w:t>Kế hoạch cuộc kiểm toán</w:t>
      </w:r>
    </w:p>
    <w:p w14:paraId="1C19611D" w14:textId="77777777" w:rsidR="0058564D" w:rsidRDefault="0058564D" w:rsidP="001531AE">
      <w:pPr>
        <w:pStyle w:val="ListParagraph"/>
        <w:numPr>
          <w:ilvl w:val="0"/>
          <w:numId w:val="46"/>
        </w:numPr>
      </w:pPr>
      <w:r>
        <w:lastRenderedPageBreak/>
        <w:t>Chương trình kiểm toán</w:t>
      </w:r>
    </w:p>
    <w:p w14:paraId="14AF506F" w14:textId="77777777" w:rsidR="0058564D" w:rsidRDefault="0058564D" w:rsidP="001531AE">
      <w:pPr>
        <w:pStyle w:val="ListParagraph"/>
        <w:numPr>
          <w:ilvl w:val="0"/>
          <w:numId w:val="46"/>
        </w:numPr>
      </w:pPr>
      <w:r>
        <w:t>Báo cáo cuộc kiểm toán</w:t>
      </w:r>
    </w:p>
    <w:p w14:paraId="24AD5CF6" w14:textId="77777777" w:rsidR="0058564D" w:rsidRDefault="0058564D" w:rsidP="001531AE">
      <w:pPr>
        <w:pStyle w:val="ListParagraph"/>
        <w:numPr>
          <w:ilvl w:val="0"/>
          <w:numId w:val="46"/>
        </w:numPr>
      </w:pPr>
      <w:r>
        <w:t>Biên bản kiểm toán</w:t>
      </w:r>
    </w:p>
    <w:p w14:paraId="29D40A68" w14:textId="77777777" w:rsidR="0058564D" w:rsidRDefault="0058564D" w:rsidP="001531AE">
      <w:pPr>
        <w:pStyle w:val="ListParagraph"/>
        <w:numPr>
          <w:ilvl w:val="0"/>
          <w:numId w:val="46"/>
        </w:numPr>
      </w:pPr>
      <w:r>
        <w:t>Kết quả thực hiện các kiến nghị của KTV</w:t>
      </w:r>
    </w:p>
    <w:p w14:paraId="46A004BC" w14:textId="77777777" w:rsidR="0058564D" w:rsidRDefault="0058564D" w:rsidP="001531AE">
      <w:pPr>
        <w:pStyle w:val="ListParagraph"/>
        <w:numPr>
          <w:ilvl w:val="0"/>
          <w:numId w:val="46"/>
        </w:numPr>
      </w:pPr>
      <w:r>
        <w:t>Kết quả đánh giá chất lượng KT</w:t>
      </w:r>
    </w:p>
    <w:p w14:paraId="03E268AE" w14:textId="77777777" w:rsidR="0058564D" w:rsidRDefault="0058564D" w:rsidP="001531AE">
      <w:pPr>
        <w:pStyle w:val="ListParagraph"/>
        <w:numPr>
          <w:ilvl w:val="0"/>
          <w:numId w:val="46"/>
        </w:numPr>
      </w:pPr>
      <w:r>
        <w:t>Báo cáo tình hình kiểm toán năm</w:t>
      </w:r>
    </w:p>
    <w:p w14:paraId="1FD6A086" w14:textId="77777777" w:rsidR="0058564D" w:rsidRDefault="0058564D" w:rsidP="0058564D">
      <w:pPr>
        <w:pStyle w:val="ListDash"/>
        <w:tabs>
          <w:tab w:val="clear" w:pos="357"/>
        </w:tabs>
        <w:ind w:left="357" w:firstLine="0"/>
        <w:rPr>
          <w:b/>
        </w:rPr>
      </w:pPr>
      <w:r>
        <w:rPr>
          <w:b/>
        </w:rPr>
        <w:t>Vai trò tham gia:</w:t>
      </w:r>
    </w:p>
    <w:p w14:paraId="07D8E8D5" w14:textId="77777777" w:rsidR="0058564D" w:rsidRPr="00EB09DF" w:rsidRDefault="0058564D" w:rsidP="001531AE">
      <w:pPr>
        <w:pStyle w:val="ListParagraph"/>
        <w:numPr>
          <w:ilvl w:val="0"/>
          <w:numId w:val="47"/>
        </w:numPr>
        <w:rPr>
          <w:b/>
        </w:rPr>
      </w:pPr>
      <w:r>
        <w:t>Trưởng bộ phận kiểm toán</w:t>
      </w:r>
    </w:p>
    <w:p w14:paraId="2768F70A" w14:textId="77777777" w:rsidR="0058564D" w:rsidRPr="00EB09DF" w:rsidRDefault="0058564D" w:rsidP="001531AE">
      <w:pPr>
        <w:pStyle w:val="ListParagraph"/>
        <w:numPr>
          <w:ilvl w:val="0"/>
          <w:numId w:val="47"/>
        </w:numPr>
        <w:rPr>
          <w:b/>
        </w:rPr>
      </w:pPr>
      <w:r>
        <w:t>Trưởng nhóm kiểm toán</w:t>
      </w:r>
    </w:p>
    <w:p w14:paraId="00DA154D" w14:textId="77777777" w:rsidR="0058564D" w:rsidRPr="00D1350B" w:rsidRDefault="0058564D" w:rsidP="001531AE">
      <w:pPr>
        <w:pStyle w:val="ListParagraph"/>
        <w:numPr>
          <w:ilvl w:val="0"/>
          <w:numId w:val="47"/>
        </w:numPr>
      </w:pPr>
      <w:r w:rsidRPr="00D1350B">
        <w:t>Kiểm toán viên</w:t>
      </w:r>
    </w:p>
    <w:p w14:paraId="496FD635" w14:textId="77777777" w:rsidR="0058564D" w:rsidRPr="00D1350B" w:rsidRDefault="0058564D" w:rsidP="001531AE">
      <w:pPr>
        <w:pStyle w:val="ListParagraph"/>
        <w:numPr>
          <w:ilvl w:val="0"/>
          <w:numId w:val="47"/>
        </w:numPr>
      </w:pPr>
      <w:r w:rsidRPr="00D1350B">
        <w:t>Đơn vị được kiểm toán</w:t>
      </w:r>
    </w:p>
    <w:p w14:paraId="627981AD" w14:textId="77777777" w:rsidR="0058564D" w:rsidRPr="00D1350B" w:rsidRDefault="0058564D" w:rsidP="001531AE">
      <w:pPr>
        <w:pStyle w:val="ListParagraph"/>
        <w:numPr>
          <w:ilvl w:val="0"/>
          <w:numId w:val="47"/>
        </w:numPr>
      </w:pPr>
      <w:r w:rsidRPr="00D1350B">
        <w:t>BL</w:t>
      </w:r>
      <w:r>
        <w:t>Đ</w:t>
      </w:r>
    </w:p>
    <w:p w14:paraId="6A70A7A8" w14:textId="77777777" w:rsidR="0058564D" w:rsidRPr="00F9701F" w:rsidRDefault="0058564D" w:rsidP="0058564D">
      <w:pPr>
        <w:pStyle w:val="ListDash"/>
        <w:rPr>
          <w:b/>
        </w:rPr>
      </w:pPr>
      <w:r w:rsidRPr="00F9701F">
        <w:rPr>
          <w:b/>
        </w:rPr>
        <w:t>Quy trình xử lý:</w:t>
      </w:r>
    </w:p>
    <w:p w14:paraId="7EDCC1C0" w14:textId="77777777" w:rsidR="0058564D" w:rsidRDefault="0058564D" w:rsidP="0058564D">
      <w:pPr>
        <w:jc w:val="both"/>
      </w:pPr>
      <w:r>
        <w:rPr>
          <w:noProof/>
        </w:rPr>
        <w:lastRenderedPageBreak/>
        <w:drawing>
          <wp:inline distT="0" distB="0" distL="0" distR="0" wp14:anchorId="027B3E80" wp14:editId="4D19722A">
            <wp:extent cx="5867400" cy="6591300"/>
            <wp:effectExtent l="0" t="0" r="0" b="12700"/>
            <wp:docPr id="1" name="Picture 1" descr="../../../../../Downloads/KTNB_Quy%20trinh-Tổ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Tổng%20"/>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867400" cy="6591300"/>
                    </a:xfrm>
                    <a:prstGeom prst="rect">
                      <a:avLst/>
                    </a:prstGeom>
                    <a:noFill/>
                    <a:ln>
                      <a:noFill/>
                    </a:ln>
                  </pic:spPr>
                </pic:pic>
              </a:graphicData>
            </a:graphic>
          </wp:inline>
        </w:drawing>
      </w:r>
      <w:r w:rsidRPr="00A47A0A">
        <w:t xml:space="preserve"> </w:t>
      </w:r>
    </w:p>
    <w:p w14:paraId="7601EE43" w14:textId="77777777" w:rsidR="0058564D" w:rsidRDefault="0058564D" w:rsidP="0058564D">
      <w:pPr>
        <w:jc w:val="both"/>
        <w:rPr>
          <w:b/>
        </w:rPr>
      </w:pPr>
      <w:r>
        <w:rPr>
          <w:b/>
        </w:rPr>
        <w:t>Mô tả quy trình:</w:t>
      </w:r>
    </w:p>
    <w:p w14:paraId="431E88EF" w14:textId="77777777" w:rsidR="0058564D" w:rsidRPr="00DB63C4" w:rsidRDefault="0058564D" w:rsidP="001531AE">
      <w:pPr>
        <w:pStyle w:val="ListParagraph"/>
        <w:numPr>
          <w:ilvl w:val="0"/>
          <w:numId w:val="30"/>
        </w:numPr>
        <w:ind w:left="357"/>
        <w:jc w:val="both"/>
      </w:pPr>
      <w:r w:rsidRPr="00DB63C4">
        <w:rPr>
          <w:b/>
        </w:rPr>
        <w:t>Bước 1</w:t>
      </w:r>
      <w:r>
        <w:t>: Bộ phận KTNB đánh giá rủi ro cấp độ tổ chức để xác định mức độ rủi ro của từng đối tượng có thể được kiểm toán trong DN.</w:t>
      </w:r>
    </w:p>
    <w:p w14:paraId="057817C3" w14:textId="77777777" w:rsidR="0058564D" w:rsidRDefault="0058564D" w:rsidP="001531AE">
      <w:pPr>
        <w:pStyle w:val="ListParagraph"/>
        <w:numPr>
          <w:ilvl w:val="0"/>
          <w:numId w:val="30"/>
        </w:numPr>
        <w:ind w:left="357"/>
        <w:jc w:val="both"/>
      </w:pPr>
      <w:r>
        <w:rPr>
          <w:b/>
        </w:rPr>
        <w:t>Bước 2</w:t>
      </w:r>
      <w:r w:rsidRPr="003328C3">
        <w:rPr>
          <w:b/>
        </w:rPr>
        <w:t xml:space="preserve">: </w:t>
      </w:r>
      <w:r>
        <w:t>Trưởng bộ phận kiểm toán căn cứ mục tiêu của doanh nghiệp, mức độ rủi ro của các đối tượng để xây dựng kế hoạch kiểm toán năm hoặc dựa trên yêu cầu từ BLĐ</w:t>
      </w:r>
    </w:p>
    <w:p w14:paraId="6B344CA2" w14:textId="77777777" w:rsidR="0058564D" w:rsidRPr="00F9701F" w:rsidRDefault="0058564D" w:rsidP="001531AE">
      <w:pPr>
        <w:pStyle w:val="ListParagraph"/>
        <w:numPr>
          <w:ilvl w:val="0"/>
          <w:numId w:val="30"/>
        </w:numPr>
        <w:ind w:left="357"/>
        <w:jc w:val="both"/>
        <w:rPr>
          <w:b/>
        </w:rPr>
      </w:pPr>
      <w:r>
        <w:rPr>
          <w:b/>
        </w:rPr>
        <w:t xml:space="preserve">Bước 3: </w:t>
      </w:r>
      <w:r>
        <w:t>Căn cứ kế hoạch kiểm toán năm đã được BLĐ duyệt, bộ phận KTNB chuẩn bị cho các cuộc kiểm toán diễn ra trong năm:</w:t>
      </w:r>
    </w:p>
    <w:p w14:paraId="506CD6EA" w14:textId="77777777" w:rsidR="0058564D" w:rsidRDefault="0058564D" w:rsidP="0058564D">
      <w:pPr>
        <w:pStyle w:val="ListParagraph"/>
        <w:ind w:left="357"/>
        <w:jc w:val="both"/>
      </w:pPr>
      <w:r>
        <w:t xml:space="preserve">Ở bước chuẩn bị, đoàn kiểm toán sẽ tìm hiểu thông tin về hoạt động tác nghiệp của đơn vị/phòng ban được kiểm toán, các rủi ro tiềm tàng, hoạt động kiểm soát của đơn vị từ đó xác định mục tiêu, phạm vi kiểm toán, thủ tục kiểm toán phù hợp, phân bổ nhân lực cho </w:t>
      </w:r>
      <w:r>
        <w:lastRenderedPageBreak/>
        <w:t>cuộc KT. Kết thúc bước Chuẩn bị, chương trình kiểm toán và bản kế hoạch cuộc kiểm toán được lập</w:t>
      </w:r>
    </w:p>
    <w:p w14:paraId="7A7DB6C8" w14:textId="77777777" w:rsidR="0058564D" w:rsidRPr="00421CE2" w:rsidRDefault="0058564D" w:rsidP="001531AE">
      <w:pPr>
        <w:pStyle w:val="ListParagraph"/>
        <w:numPr>
          <w:ilvl w:val="0"/>
          <w:numId w:val="30"/>
        </w:numPr>
        <w:ind w:left="357"/>
        <w:jc w:val="both"/>
        <w:rPr>
          <w:b/>
        </w:rPr>
      </w:pPr>
      <w:r>
        <w:rPr>
          <w:b/>
        </w:rPr>
        <w:t>Bước 4</w:t>
      </w:r>
      <w:r w:rsidRPr="002863E0">
        <w:rPr>
          <w:b/>
        </w:rPr>
        <w:t>:</w:t>
      </w:r>
      <w:r>
        <w:rPr>
          <w:b/>
        </w:rPr>
        <w:t xml:space="preserve"> </w:t>
      </w:r>
      <w:r>
        <w:t>Căn cứ kế hoạch và chương trình kiểm toán, KTV sẽ chọn mẫu và thực hiện các thủ tục kiểm toán, thu thập bằng chứng KT, ghi nhận kết quả thực hiện các thủ tục vào giấy tờ làm việc, đưa ra đánh giá về các phát hiện KT và kiến nghị khắc phục. Ngoài ra đoàn kiểm toán sẽ họp tổng kết với từng đơn vị được kiểm toán để lập biên bản kiểm toán.</w:t>
      </w:r>
    </w:p>
    <w:p w14:paraId="43DA0673" w14:textId="77777777" w:rsidR="0058564D" w:rsidRDefault="0058564D" w:rsidP="001531AE">
      <w:pPr>
        <w:pStyle w:val="ListParagraph"/>
        <w:numPr>
          <w:ilvl w:val="0"/>
          <w:numId w:val="30"/>
        </w:numPr>
        <w:ind w:left="357"/>
        <w:jc w:val="both"/>
      </w:pPr>
      <w:r>
        <w:rPr>
          <w:b/>
        </w:rPr>
        <w:t>Bước 5</w:t>
      </w:r>
      <w:r w:rsidRPr="00B217A7">
        <w:rPr>
          <w:b/>
        </w:rPr>
        <w:t>:</w:t>
      </w:r>
      <w:r>
        <w:t xml:space="preserve"> Đoàn kiểm toán lập báo cáo kết quả cuộc kiểm toán trình BLĐ phê duyệt và phát hành báo cáo chính thức sau khi được duyệt.</w:t>
      </w:r>
    </w:p>
    <w:p w14:paraId="1E3643EB" w14:textId="77777777" w:rsidR="0058564D" w:rsidRPr="00565307" w:rsidRDefault="0058564D" w:rsidP="001531AE">
      <w:pPr>
        <w:pStyle w:val="ListParagraph"/>
        <w:numPr>
          <w:ilvl w:val="0"/>
          <w:numId w:val="30"/>
        </w:numPr>
        <w:ind w:left="357"/>
        <w:jc w:val="both"/>
      </w:pPr>
      <w:r>
        <w:rPr>
          <w:b/>
        </w:rPr>
        <w:t>Bước 6</w:t>
      </w:r>
      <w:r w:rsidRPr="00341E23">
        <w:rPr>
          <w:b/>
        </w:rPr>
        <w:t>:</w:t>
      </w:r>
      <w:r>
        <w:rPr>
          <w:b/>
        </w:rPr>
        <w:t xml:space="preserve"> </w:t>
      </w:r>
      <w:r>
        <w:t xml:space="preserve">Bộ phận KTNB theo dõi kết quả thực hiện các kiến nghị kiểm toán, kiểm tra, đánh giá các bằng chứng khắc phục của đơn vị được kiểm toán và báo cáo BLĐ tình hình thực hiện </w:t>
      </w:r>
      <w:r w:rsidRPr="00421CE2">
        <w:rPr>
          <w:szCs w:val="26"/>
        </w:rPr>
        <w:t>kiến nghị kiểm toán</w:t>
      </w:r>
      <w:r>
        <w:rPr>
          <w:szCs w:val="26"/>
        </w:rPr>
        <w:t>.</w:t>
      </w:r>
    </w:p>
    <w:p w14:paraId="5382B749" w14:textId="77777777" w:rsidR="0058564D" w:rsidRPr="0058564D" w:rsidRDefault="0058564D" w:rsidP="001531AE">
      <w:pPr>
        <w:pStyle w:val="ListParagraph"/>
        <w:numPr>
          <w:ilvl w:val="0"/>
          <w:numId w:val="30"/>
        </w:numPr>
        <w:ind w:left="357"/>
        <w:jc w:val="both"/>
        <w:rPr>
          <w:b/>
        </w:rPr>
      </w:pPr>
      <w:r>
        <w:rPr>
          <w:b/>
        </w:rPr>
        <w:t>Bước 7</w:t>
      </w:r>
      <w:r w:rsidRPr="00B217A7">
        <w:rPr>
          <w:b/>
        </w:rPr>
        <w:t>:</w:t>
      </w:r>
      <w:r>
        <w:rPr>
          <w:b/>
        </w:rPr>
        <w:t xml:space="preserve"> </w:t>
      </w:r>
      <w:r>
        <w:t>Bộ phận KTNB đánh giá chất lượng kiểm toán theo các tiêu chí đã thiết lập từ trước bao gồm đánh giá cho từng cuộc KT và đánh giá tổng quan theo năm.</w:t>
      </w:r>
    </w:p>
    <w:p w14:paraId="22E086D8" w14:textId="7BE9CDA2" w:rsidR="00490273" w:rsidRPr="0058564D" w:rsidRDefault="0058564D" w:rsidP="001531AE">
      <w:pPr>
        <w:pStyle w:val="ListParagraph"/>
        <w:numPr>
          <w:ilvl w:val="0"/>
          <w:numId w:val="30"/>
        </w:numPr>
        <w:ind w:left="357"/>
        <w:jc w:val="both"/>
        <w:rPr>
          <w:b/>
        </w:rPr>
      </w:pPr>
      <w:r w:rsidRPr="0058564D">
        <w:rPr>
          <w:b/>
        </w:rPr>
        <w:t>Bước 8:</w:t>
      </w:r>
      <w:r>
        <w:t xml:space="preserve"> Trưởng bộ phận kiểm toán lập</w:t>
      </w:r>
      <w:r w:rsidRPr="00565307">
        <w:t xml:space="preserve"> báo cáo</w:t>
      </w:r>
      <w:r>
        <w:t xml:space="preserve"> tổng kết hoạt động kiểm toán năm để gửi BLĐ. </w:t>
      </w:r>
      <w:r w:rsidRPr="00565307">
        <w:t>Báo cáo kiểm toán hàng năm</w:t>
      </w:r>
      <w:r>
        <w:t xml:space="preserve"> sẽ tổng hợp thông tin về các cuộc</w:t>
      </w:r>
      <w:r w:rsidRPr="00565307">
        <w:t xml:space="preserve"> kiểm toán đã được thực hiện</w:t>
      </w:r>
      <w:r>
        <w:t xml:space="preserve"> so với kế hoạch đặt ra ban đầu</w:t>
      </w:r>
      <w:r w:rsidRPr="00565307">
        <w:t xml:space="preserve">; </w:t>
      </w:r>
      <w:r>
        <w:t xml:space="preserve">các sai phạm lớn đã phát hiện, tình </w:t>
      </w:r>
      <w:r w:rsidRPr="00995B05">
        <w:t xml:space="preserve">hình thực hiện các kiến nghị của </w:t>
      </w:r>
      <w:r>
        <w:t>kiểm</w:t>
      </w:r>
      <w:r w:rsidRPr="00995B05">
        <w:t xml:space="preserve"> toán nội bộ; </w:t>
      </w:r>
      <w:r w:rsidRPr="0058564D">
        <w:rPr>
          <w:lang w:val="vi-VN"/>
        </w:rPr>
        <w:t>đánh giá về hệ thống kiểm soát nội bộ liên quan đến hoạt động được kiểm toán và đề xuất nhằm hoàn thiện hệ thống kiểm soát nội bộ.</w:t>
      </w:r>
    </w:p>
    <w:p w14:paraId="1AA1C80A" w14:textId="53FAD5EA" w:rsidR="007A371F" w:rsidRPr="00F65B64" w:rsidRDefault="00146AC9" w:rsidP="00BD3636">
      <w:pPr>
        <w:pStyle w:val="tvHeading1"/>
      </w:pPr>
      <w:bookmarkStart w:id="43" w:name="_Toc87047278"/>
      <w:r w:rsidRPr="00E227DB">
        <w:t xml:space="preserve">Quy trình </w:t>
      </w:r>
      <w:r w:rsidR="00F65B64">
        <w:rPr>
          <w:lang w:val="en-US"/>
        </w:rPr>
        <w:t>Đánh giá rủi ro cho lập kế hoạch năm</w:t>
      </w:r>
      <w:bookmarkEnd w:id="43"/>
    </w:p>
    <w:p w14:paraId="552C370D" w14:textId="77777777" w:rsidR="0058564D" w:rsidRDefault="0058564D" w:rsidP="0058564D">
      <w:pPr>
        <w:jc w:val="both"/>
      </w:pPr>
      <w:r w:rsidRPr="00547483">
        <w:rPr>
          <w:b/>
        </w:rPr>
        <w:t>Mô tả:</w:t>
      </w:r>
      <w:r>
        <w:rPr>
          <w:b/>
        </w:rPr>
        <w:t xml:space="preserve"> </w:t>
      </w:r>
      <w:r>
        <w:t>là quy trình đánh giá rủi ro ở cấp độ tổ chức (cấp độ cao nhất) để xác định mức độ rủi ro của các đối tượng có thể được kiểm toán trong DN, phục vụ cho việc lập kế hoạch kiểm toán năm.</w:t>
      </w:r>
    </w:p>
    <w:p w14:paraId="1C48D726" w14:textId="77777777" w:rsidR="0058564D" w:rsidRDefault="0058564D" w:rsidP="0058564D">
      <w:pPr>
        <w:jc w:val="both"/>
        <w:rPr>
          <w:b/>
        </w:rPr>
      </w:pPr>
      <w:r w:rsidRPr="00EA2ECB">
        <w:rPr>
          <w:b/>
        </w:rPr>
        <w:t>Đầu vào:</w:t>
      </w:r>
    </w:p>
    <w:p w14:paraId="31729616" w14:textId="77777777" w:rsidR="0058564D" w:rsidRPr="00FA527A" w:rsidRDefault="0058564D" w:rsidP="001531AE">
      <w:pPr>
        <w:pStyle w:val="ListParagraph"/>
        <w:numPr>
          <w:ilvl w:val="0"/>
          <w:numId w:val="30"/>
        </w:numPr>
        <w:jc w:val="both"/>
        <w:rPr>
          <w:b/>
        </w:rPr>
      </w:pPr>
      <w:r>
        <w:t>Danh sách các đối tượng có thể được kiểm toán trong DN và thông tin cơ bản về hoạt động của từng đối tượng</w:t>
      </w:r>
    </w:p>
    <w:p w14:paraId="13F49633" w14:textId="77777777" w:rsidR="0058564D" w:rsidRPr="00B65818" w:rsidRDefault="0058564D" w:rsidP="001531AE">
      <w:pPr>
        <w:pStyle w:val="ListParagraph"/>
        <w:numPr>
          <w:ilvl w:val="0"/>
          <w:numId w:val="30"/>
        </w:numPr>
        <w:jc w:val="both"/>
        <w:rPr>
          <w:b/>
        </w:rPr>
      </w:pPr>
      <w:r>
        <w:t>Danh mục tiêu chí đánh giá rủi ro cấp độ tổ chức</w:t>
      </w:r>
    </w:p>
    <w:p w14:paraId="2932CB97" w14:textId="77777777" w:rsidR="0058564D" w:rsidRPr="00FA527A" w:rsidRDefault="0058564D" w:rsidP="001531AE">
      <w:pPr>
        <w:pStyle w:val="ListParagraph"/>
        <w:numPr>
          <w:ilvl w:val="0"/>
          <w:numId w:val="30"/>
        </w:numPr>
        <w:jc w:val="both"/>
        <w:rPr>
          <w:b/>
        </w:rPr>
      </w:pPr>
      <w:r>
        <w:t>Chu kỳ kiểm toán</w:t>
      </w:r>
    </w:p>
    <w:p w14:paraId="1CB92804" w14:textId="77777777" w:rsidR="0058564D" w:rsidRPr="00A7654B" w:rsidRDefault="0058564D" w:rsidP="001531AE">
      <w:pPr>
        <w:pStyle w:val="ListParagraph"/>
        <w:numPr>
          <w:ilvl w:val="0"/>
          <w:numId w:val="30"/>
        </w:numPr>
        <w:jc w:val="both"/>
        <w:rPr>
          <w:b/>
        </w:rPr>
      </w:pPr>
      <w:r>
        <w:t>Dữ liệu báo cáo về hoạt động của DN phục vụ đánh giá rủi ro định lượng</w:t>
      </w:r>
    </w:p>
    <w:p w14:paraId="0640D1DC" w14:textId="77777777" w:rsidR="0058564D" w:rsidRDefault="0058564D" w:rsidP="0058564D">
      <w:pPr>
        <w:jc w:val="both"/>
        <w:rPr>
          <w:b/>
        </w:rPr>
      </w:pPr>
      <w:r>
        <w:rPr>
          <w:b/>
        </w:rPr>
        <w:t>Đầu ra:</w:t>
      </w:r>
    </w:p>
    <w:p w14:paraId="7FBFA56E" w14:textId="77777777" w:rsidR="0058564D" w:rsidRPr="00647FF7" w:rsidRDefault="0058564D" w:rsidP="001531AE">
      <w:pPr>
        <w:pStyle w:val="ListParagraph"/>
        <w:numPr>
          <w:ilvl w:val="0"/>
          <w:numId w:val="30"/>
        </w:numPr>
        <w:jc w:val="both"/>
        <w:rPr>
          <w:b/>
        </w:rPr>
      </w:pPr>
      <w:r>
        <w:t>Xếp hạng mức độ rủi ro của các đối tượng có thể được KT</w:t>
      </w:r>
    </w:p>
    <w:p w14:paraId="763A7C39" w14:textId="77777777" w:rsidR="0058564D" w:rsidRDefault="0058564D" w:rsidP="0058564D">
      <w:pPr>
        <w:jc w:val="both"/>
        <w:rPr>
          <w:b/>
        </w:rPr>
      </w:pPr>
      <w:r>
        <w:rPr>
          <w:b/>
        </w:rPr>
        <w:t>Vai trò tham gia:</w:t>
      </w:r>
    </w:p>
    <w:p w14:paraId="3CBC7BF0" w14:textId="77777777" w:rsidR="0058564D" w:rsidRPr="00647FF7" w:rsidRDefault="0058564D" w:rsidP="001531AE">
      <w:pPr>
        <w:pStyle w:val="ListParagraph"/>
        <w:numPr>
          <w:ilvl w:val="0"/>
          <w:numId w:val="30"/>
        </w:numPr>
        <w:jc w:val="both"/>
        <w:rPr>
          <w:b/>
        </w:rPr>
      </w:pPr>
      <w:r>
        <w:t>Trưởng bộ phận KTNB</w:t>
      </w:r>
    </w:p>
    <w:p w14:paraId="25EB68F3" w14:textId="77777777" w:rsidR="0058564D" w:rsidRPr="00647FF7" w:rsidRDefault="0058564D" w:rsidP="001531AE">
      <w:pPr>
        <w:pStyle w:val="ListParagraph"/>
        <w:numPr>
          <w:ilvl w:val="0"/>
          <w:numId w:val="30"/>
        </w:numPr>
        <w:jc w:val="both"/>
        <w:rPr>
          <w:b/>
        </w:rPr>
      </w:pPr>
      <w:r>
        <w:t>Các KTV</w:t>
      </w:r>
    </w:p>
    <w:p w14:paraId="5326060C" w14:textId="77777777" w:rsidR="0058564D" w:rsidRDefault="0058564D" w:rsidP="0058564D">
      <w:pPr>
        <w:jc w:val="both"/>
        <w:rPr>
          <w:b/>
        </w:rPr>
      </w:pPr>
      <w:r>
        <w:rPr>
          <w:b/>
        </w:rPr>
        <w:t>Quy trình xử lý:</w:t>
      </w:r>
    </w:p>
    <w:p w14:paraId="74C2D70B" w14:textId="77777777" w:rsidR="0058564D" w:rsidRDefault="0058564D" w:rsidP="0058564D">
      <w:pPr>
        <w:jc w:val="both"/>
        <w:rPr>
          <w:b/>
        </w:rPr>
      </w:pPr>
      <w:r>
        <w:rPr>
          <w:noProof/>
        </w:rPr>
        <w:lastRenderedPageBreak/>
        <w:drawing>
          <wp:inline distT="0" distB="0" distL="0" distR="0" wp14:anchorId="4C6453F3" wp14:editId="3FF55FA7">
            <wp:extent cx="5863590" cy="6042660"/>
            <wp:effectExtent l="0" t="0" r="3810" b="2540"/>
            <wp:docPr id="5" name="Picture 5" descr="../../../../../Downloads/KTNB_Quy%20trinh-Đánh%20giá%20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wnloads/KTNB_Quy%20trinh-Đánh%20giá%20r"/>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63590" cy="6042660"/>
                    </a:xfrm>
                    <a:prstGeom prst="rect">
                      <a:avLst/>
                    </a:prstGeom>
                    <a:noFill/>
                    <a:ln>
                      <a:noFill/>
                    </a:ln>
                  </pic:spPr>
                </pic:pic>
              </a:graphicData>
            </a:graphic>
          </wp:inline>
        </w:drawing>
      </w:r>
    </w:p>
    <w:p w14:paraId="71C0B548" w14:textId="77777777" w:rsidR="0058564D" w:rsidRDefault="0058564D" w:rsidP="0058564D">
      <w:pPr>
        <w:jc w:val="both"/>
        <w:rPr>
          <w:b/>
        </w:rPr>
      </w:pPr>
      <w:r>
        <w:rPr>
          <w:b/>
        </w:rPr>
        <w:t>Mô tả quy trình:</w:t>
      </w:r>
    </w:p>
    <w:p w14:paraId="08F787C4" w14:textId="77777777" w:rsidR="0058564D" w:rsidRDefault="0058564D" w:rsidP="0058564D">
      <w:pPr>
        <w:keepLines/>
        <w:widowControl w:val="0"/>
        <w:numPr>
          <w:ilvl w:val="0"/>
          <w:numId w:val="16"/>
        </w:numPr>
        <w:ind w:left="360"/>
        <w:contextualSpacing/>
        <w:jc w:val="both"/>
        <w:rPr>
          <w:szCs w:val="26"/>
        </w:rPr>
      </w:pPr>
      <w:r>
        <w:rPr>
          <w:b/>
          <w:szCs w:val="26"/>
        </w:rPr>
        <w:t xml:space="preserve">Bước 1: </w:t>
      </w:r>
      <w:r w:rsidRPr="00500354">
        <w:rPr>
          <w:szCs w:val="26"/>
        </w:rPr>
        <w:t>Trưởng bộ phận KTNB</w:t>
      </w:r>
      <w:r>
        <w:rPr>
          <w:szCs w:val="26"/>
        </w:rPr>
        <w:t xml:space="preserve"> xây dựng bộ tiêu chí đánh giá rủi ro cấp độ tổ chức</w:t>
      </w:r>
    </w:p>
    <w:p w14:paraId="1B202061" w14:textId="77777777" w:rsidR="0058564D" w:rsidRPr="00E81E94" w:rsidRDefault="0058564D" w:rsidP="0058564D">
      <w:pPr>
        <w:keepLines/>
        <w:widowControl w:val="0"/>
        <w:numPr>
          <w:ilvl w:val="0"/>
          <w:numId w:val="16"/>
        </w:numPr>
        <w:ind w:left="360"/>
        <w:contextualSpacing/>
        <w:jc w:val="both"/>
        <w:rPr>
          <w:b/>
          <w:szCs w:val="26"/>
        </w:rPr>
      </w:pPr>
      <w:r w:rsidRPr="00E81E94">
        <w:rPr>
          <w:b/>
          <w:szCs w:val="26"/>
        </w:rPr>
        <w:t>Bước 2</w:t>
      </w:r>
      <w:r w:rsidRPr="00E81E94">
        <w:rPr>
          <w:szCs w:val="26"/>
        </w:rPr>
        <w:t>: Trưởng bộ phận KTNB và các KTV tạo hoặc cập nhật danh sách các đối tượng cần đánh giá rủi ro</w:t>
      </w:r>
      <w:r>
        <w:rPr>
          <w:szCs w:val="26"/>
        </w:rPr>
        <w:t>.</w:t>
      </w:r>
      <w:r w:rsidRPr="00E81E94">
        <w:rPr>
          <w:szCs w:val="26"/>
        </w:rPr>
        <w:t xml:space="preserve"> </w:t>
      </w:r>
    </w:p>
    <w:p w14:paraId="3A86E93A" w14:textId="77777777" w:rsidR="0058564D" w:rsidRPr="00B15E12" w:rsidRDefault="0058564D" w:rsidP="0058564D">
      <w:pPr>
        <w:keepLines/>
        <w:widowControl w:val="0"/>
        <w:numPr>
          <w:ilvl w:val="0"/>
          <w:numId w:val="16"/>
        </w:numPr>
        <w:ind w:left="360"/>
        <w:contextualSpacing/>
        <w:jc w:val="both"/>
        <w:rPr>
          <w:b/>
          <w:szCs w:val="26"/>
        </w:rPr>
      </w:pPr>
      <w:r>
        <w:rPr>
          <w:b/>
          <w:szCs w:val="26"/>
        </w:rPr>
        <w:t>Bước 3</w:t>
      </w:r>
      <w:r>
        <w:rPr>
          <w:szCs w:val="26"/>
        </w:rPr>
        <w:t>: Trưởng bộ phận KTNB và các KTV đánh giá rủi ro của tất cả các đối tượng có thể được kiểm toán: chấm điểm rủi ro định tính, điểm rủi ro định lượng có thể do hệ thống tự động chấm, và xếp hạng RR cho từng đối tượng</w:t>
      </w:r>
    </w:p>
    <w:p w14:paraId="64AE348E" w14:textId="77777777" w:rsidR="0058564D" w:rsidRPr="00C530EA" w:rsidRDefault="0058564D" w:rsidP="0058564D">
      <w:pPr>
        <w:keepLines/>
        <w:widowControl w:val="0"/>
        <w:numPr>
          <w:ilvl w:val="0"/>
          <w:numId w:val="16"/>
        </w:numPr>
        <w:ind w:left="360"/>
        <w:contextualSpacing/>
        <w:jc w:val="both"/>
        <w:rPr>
          <w:b/>
          <w:szCs w:val="26"/>
        </w:rPr>
      </w:pPr>
      <w:r>
        <w:rPr>
          <w:b/>
          <w:szCs w:val="26"/>
        </w:rPr>
        <w:t xml:space="preserve">Bước 4: </w:t>
      </w:r>
      <w:r>
        <w:rPr>
          <w:szCs w:val="26"/>
        </w:rPr>
        <w:t>hệ thống tự động tổng hợp kết quả đánh giá rủi ro của tất cả các đối tượng</w:t>
      </w:r>
    </w:p>
    <w:p w14:paraId="0A23074D" w14:textId="77777777" w:rsidR="0058564D" w:rsidRPr="00BC164A" w:rsidRDefault="0058564D" w:rsidP="0058564D">
      <w:pPr>
        <w:keepLines/>
        <w:widowControl w:val="0"/>
        <w:numPr>
          <w:ilvl w:val="0"/>
          <w:numId w:val="16"/>
        </w:numPr>
        <w:ind w:left="360"/>
        <w:contextualSpacing/>
        <w:jc w:val="both"/>
        <w:rPr>
          <w:b/>
          <w:szCs w:val="26"/>
        </w:rPr>
      </w:pPr>
      <w:r w:rsidRPr="004A7EFC">
        <w:rPr>
          <w:b/>
          <w:szCs w:val="26"/>
          <w:lang w:val="x-none" w:eastAsia="x-none"/>
        </w:rPr>
        <w:t xml:space="preserve">Bước </w:t>
      </w:r>
      <w:r>
        <w:rPr>
          <w:b/>
          <w:szCs w:val="26"/>
          <w:lang w:eastAsia="x-none"/>
        </w:rPr>
        <w:t>5</w:t>
      </w:r>
      <w:r w:rsidRPr="004A7EFC">
        <w:rPr>
          <w:b/>
          <w:szCs w:val="26"/>
          <w:lang w:val="x-none" w:eastAsia="x-none"/>
        </w:rPr>
        <w:t xml:space="preserve">: </w:t>
      </w:r>
      <w:r w:rsidRPr="007A1D5D">
        <w:rPr>
          <w:bCs/>
          <w:szCs w:val="26"/>
        </w:rPr>
        <w:t xml:space="preserve">Trưởng bộ phận kiểm toán </w:t>
      </w:r>
      <w:r>
        <w:rPr>
          <w:bCs/>
          <w:szCs w:val="26"/>
        </w:rPr>
        <w:t>xem xét điều chỉnh mức xếp hạng RR của các đối tượng. Nếu có điều chỉnh thì chuyển đến Bước 6, không điều chỉnh chuyển đến Bước 7.</w:t>
      </w:r>
    </w:p>
    <w:p w14:paraId="099737F6" w14:textId="77777777" w:rsidR="0058564D" w:rsidRDefault="0058564D" w:rsidP="0058564D">
      <w:pPr>
        <w:keepLines/>
        <w:widowControl w:val="0"/>
        <w:numPr>
          <w:ilvl w:val="0"/>
          <w:numId w:val="16"/>
        </w:numPr>
        <w:ind w:left="360"/>
        <w:contextualSpacing/>
        <w:jc w:val="both"/>
        <w:rPr>
          <w:b/>
          <w:szCs w:val="26"/>
        </w:rPr>
      </w:pPr>
      <w:r>
        <w:rPr>
          <w:b/>
          <w:szCs w:val="26"/>
          <w:lang w:val="x-none" w:eastAsia="x-none"/>
        </w:rPr>
        <w:t>Bước 6:</w:t>
      </w:r>
      <w:r>
        <w:rPr>
          <w:b/>
          <w:szCs w:val="26"/>
        </w:rPr>
        <w:t xml:space="preserve"> </w:t>
      </w:r>
      <w:r>
        <w:rPr>
          <w:szCs w:val="26"/>
        </w:rPr>
        <w:t>Trưởng KTNB điều chỉnh mức xếp hạng của đối tượng</w:t>
      </w:r>
    </w:p>
    <w:p w14:paraId="58ED4FE4" w14:textId="2D0DE858" w:rsidR="00F65B64" w:rsidRPr="0058564D" w:rsidRDefault="0058564D" w:rsidP="0058564D">
      <w:pPr>
        <w:keepLines/>
        <w:widowControl w:val="0"/>
        <w:numPr>
          <w:ilvl w:val="0"/>
          <w:numId w:val="16"/>
        </w:numPr>
        <w:ind w:left="360"/>
        <w:contextualSpacing/>
        <w:jc w:val="both"/>
        <w:rPr>
          <w:b/>
          <w:szCs w:val="26"/>
        </w:rPr>
      </w:pPr>
      <w:r w:rsidRPr="0058564D">
        <w:rPr>
          <w:b/>
          <w:szCs w:val="26"/>
          <w:lang w:val="x-none" w:eastAsia="x-none"/>
        </w:rPr>
        <w:lastRenderedPageBreak/>
        <w:t>Bước 7:</w:t>
      </w:r>
      <w:r w:rsidRPr="0058564D">
        <w:rPr>
          <w:b/>
          <w:szCs w:val="26"/>
        </w:rPr>
        <w:t xml:space="preserve"> </w:t>
      </w:r>
      <w:r w:rsidRPr="0058564D">
        <w:rPr>
          <w:szCs w:val="26"/>
        </w:rPr>
        <w:t xml:space="preserve">Trưởng KTNB thiết lập có/không đưa đối tượng vào kế hoạch KT năm, </w:t>
      </w:r>
      <w:r w:rsidRPr="0058564D">
        <w:rPr>
          <w:lang w:val="vi-VN"/>
        </w:rPr>
        <w:t>ưu tiên tập trung nguồn lực để kiểm toán các đối tượng có mức độ rủi ro cao.</w:t>
      </w:r>
    </w:p>
    <w:p w14:paraId="77EA1FA2" w14:textId="3FEE2F72" w:rsidR="00F05199" w:rsidRPr="00E227DB" w:rsidRDefault="00CC40DE" w:rsidP="00BD3636">
      <w:pPr>
        <w:pStyle w:val="tvHeading1"/>
      </w:pPr>
      <w:bookmarkStart w:id="44" w:name="_Toc87047279"/>
      <w:r w:rsidRPr="00E227DB">
        <w:rPr>
          <w:shd w:val="clear" w:color="auto" w:fill="FFFFFF"/>
        </w:rPr>
        <w:t xml:space="preserve">Quy trình </w:t>
      </w:r>
      <w:r w:rsidR="00F65B64">
        <w:rPr>
          <w:shd w:val="clear" w:color="auto" w:fill="FFFFFF"/>
          <w:lang w:val="en-US"/>
        </w:rPr>
        <w:t>Lập kế hoạch năm</w:t>
      </w:r>
      <w:bookmarkEnd w:id="44"/>
    </w:p>
    <w:p w14:paraId="339E94FF" w14:textId="77777777" w:rsidR="0058564D" w:rsidRPr="00CB63D8" w:rsidRDefault="0058564D" w:rsidP="0058564D">
      <w:pPr>
        <w:jc w:val="both"/>
      </w:pPr>
      <w:r w:rsidRPr="00CB63D8">
        <w:rPr>
          <w:b/>
        </w:rPr>
        <w:t>Mô tả:</w:t>
      </w:r>
      <w:r w:rsidRPr="00CB63D8">
        <w:t xml:space="preserve"> </w:t>
      </w:r>
      <w:r>
        <w:t xml:space="preserve">là quy trình lập kế hoạch kiểm toán hàng năm </w:t>
      </w:r>
      <w:r w:rsidRPr="00463629">
        <w:rPr>
          <w:b/>
        </w:rPr>
        <w:t>theo định hướng rủi ro</w:t>
      </w:r>
      <w:r>
        <w:t>, đây là kế hoạch về các hoạt động, các cuộc kiểm toán sẽ thực hiện trong năm tiếp theo</w:t>
      </w:r>
    </w:p>
    <w:p w14:paraId="65C6CD6E" w14:textId="77777777" w:rsidR="0058564D" w:rsidRPr="000F4F8B" w:rsidRDefault="0058564D" w:rsidP="0058564D">
      <w:pPr>
        <w:jc w:val="both"/>
        <w:rPr>
          <w:b/>
        </w:rPr>
      </w:pPr>
      <w:r w:rsidRPr="000F4F8B">
        <w:rPr>
          <w:b/>
        </w:rPr>
        <w:t xml:space="preserve">Đầu vào: </w:t>
      </w:r>
    </w:p>
    <w:p w14:paraId="16C3EA27" w14:textId="77777777" w:rsidR="0058564D" w:rsidRDefault="0058564D" w:rsidP="00403F03">
      <w:pPr>
        <w:pStyle w:val="ListParagraph"/>
        <w:numPr>
          <w:ilvl w:val="0"/>
          <w:numId w:val="19"/>
        </w:numPr>
        <w:jc w:val="both"/>
      </w:pPr>
      <w:r>
        <w:t>Kết quả đánh giá rủi ro cấp độ tổ chức</w:t>
      </w:r>
    </w:p>
    <w:p w14:paraId="74FA90F0" w14:textId="77777777" w:rsidR="0058564D" w:rsidRDefault="0058564D" w:rsidP="00403F03">
      <w:pPr>
        <w:pStyle w:val="ListParagraph"/>
        <w:numPr>
          <w:ilvl w:val="0"/>
          <w:numId w:val="19"/>
        </w:numPr>
        <w:jc w:val="both"/>
      </w:pPr>
      <w:r>
        <w:t>Thông tin về mục tiêu, chiến lược, chính sách của doanh nghiệp</w:t>
      </w:r>
    </w:p>
    <w:p w14:paraId="4B973EEC" w14:textId="77777777" w:rsidR="0058564D" w:rsidRDefault="0058564D" w:rsidP="00403F03">
      <w:pPr>
        <w:pStyle w:val="ListParagraph"/>
        <w:numPr>
          <w:ilvl w:val="0"/>
          <w:numId w:val="19"/>
        </w:numPr>
        <w:jc w:val="both"/>
      </w:pPr>
      <w:r>
        <w:t>T</w:t>
      </w:r>
      <w:r w:rsidRPr="00DD0FC4">
        <w:t>hông tin liên quan đến hoạt động cơ bản của đối tượn</w:t>
      </w:r>
      <w:r>
        <w:t xml:space="preserve">g có thể kiểm toán </w:t>
      </w:r>
    </w:p>
    <w:p w14:paraId="0455C7C5" w14:textId="77777777" w:rsidR="0058564D" w:rsidRPr="00C04055" w:rsidRDefault="0058564D" w:rsidP="00403F03">
      <w:pPr>
        <w:pStyle w:val="ListParagraph"/>
        <w:numPr>
          <w:ilvl w:val="0"/>
          <w:numId w:val="19"/>
        </w:numPr>
        <w:jc w:val="both"/>
        <w:rPr>
          <w:lang w:val="vi-VN"/>
        </w:rPr>
      </w:pPr>
      <w:r>
        <w:t>Danh sách nhân sự bộ phận KTNB</w:t>
      </w:r>
    </w:p>
    <w:p w14:paraId="69DD707C" w14:textId="77777777" w:rsidR="0058564D" w:rsidRPr="00025DD4" w:rsidRDefault="0058564D" w:rsidP="00403F03">
      <w:pPr>
        <w:pStyle w:val="ListParagraph"/>
        <w:numPr>
          <w:ilvl w:val="0"/>
          <w:numId w:val="19"/>
        </w:numPr>
        <w:jc w:val="both"/>
        <w:rPr>
          <w:lang w:val="vi-VN"/>
        </w:rPr>
      </w:pPr>
      <w:r w:rsidRPr="008315C8">
        <w:rPr>
          <w:lang w:val="vi-VN"/>
        </w:rPr>
        <w:t xml:space="preserve">Kỳ vọng, quyết định của BLĐ về vấn đề cần kiểm toán </w:t>
      </w:r>
    </w:p>
    <w:p w14:paraId="6F312D6B" w14:textId="77777777" w:rsidR="0058564D" w:rsidRPr="000F4F8B" w:rsidRDefault="0058564D" w:rsidP="0058564D">
      <w:pPr>
        <w:jc w:val="both"/>
        <w:rPr>
          <w:b/>
        </w:rPr>
      </w:pPr>
      <w:r w:rsidRPr="000F4F8B">
        <w:rPr>
          <w:b/>
        </w:rPr>
        <w:t>Đầu ra:</w:t>
      </w:r>
    </w:p>
    <w:p w14:paraId="4CA8630C" w14:textId="77777777" w:rsidR="0058564D" w:rsidRDefault="0058564D" w:rsidP="001531AE">
      <w:pPr>
        <w:pStyle w:val="ListParagraph"/>
        <w:numPr>
          <w:ilvl w:val="0"/>
          <w:numId w:val="39"/>
        </w:numPr>
        <w:jc w:val="both"/>
      </w:pPr>
      <w:r>
        <w:t>K</w:t>
      </w:r>
      <w:r w:rsidRPr="004A7EFC">
        <w:t>ế hoạch</w:t>
      </w:r>
      <w:r>
        <w:t xml:space="preserve"> kiểm toán năm gồm tối thiểu các thông tin: đối tượng KT, p</w:t>
      </w:r>
      <w:r w:rsidRPr="004A7EFC">
        <w:t xml:space="preserve">hạm vi </w:t>
      </w:r>
      <w:r>
        <w:t xml:space="preserve">KT, </w:t>
      </w:r>
      <w:r w:rsidRPr="004A7EFC">
        <w:t>thời gian</w:t>
      </w:r>
      <w:r>
        <w:t xml:space="preserve"> dự kiến thực hiện KT, phân bổ nguồn lực thực hiện các cuộc KT trong năm</w:t>
      </w:r>
      <w:r w:rsidRPr="004A7EFC">
        <w:t>.</w:t>
      </w:r>
    </w:p>
    <w:p w14:paraId="72ECA2E4" w14:textId="77777777" w:rsidR="0058564D" w:rsidRPr="000F4F8B" w:rsidRDefault="0058564D" w:rsidP="0058564D">
      <w:pPr>
        <w:jc w:val="both"/>
        <w:rPr>
          <w:b/>
        </w:rPr>
      </w:pPr>
      <w:r w:rsidRPr="000F4F8B">
        <w:rPr>
          <w:b/>
        </w:rPr>
        <w:t>Vai trò tham gia:</w:t>
      </w:r>
    </w:p>
    <w:p w14:paraId="7B31F55E" w14:textId="77777777" w:rsidR="0058564D" w:rsidRDefault="0058564D" w:rsidP="001531AE">
      <w:pPr>
        <w:pStyle w:val="ListParagraph"/>
        <w:numPr>
          <w:ilvl w:val="0"/>
          <w:numId w:val="39"/>
        </w:numPr>
        <w:jc w:val="both"/>
      </w:pPr>
      <w:r>
        <w:t>Trưởng bộ phận kiểm toán</w:t>
      </w:r>
    </w:p>
    <w:p w14:paraId="469F10C2" w14:textId="77777777" w:rsidR="0058564D" w:rsidRDefault="0058564D" w:rsidP="001531AE">
      <w:pPr>
        <w:pStyle w:val="ListParagraph"/>
        <w:numPr>
          <w:ilvl w:val="0"/>
          <w:numId w:val="39"/>
        </w:numPr>
        <w:jc w:val="both"/>
      </w:pPr>
      <w:r>
        <w:t>KTV</w:t>
      </w:r>
    </w:p>
    <w:p w14:paraId="5F52B4D2" w14:textId="77777777" w:rsidR="0058564D" w:rsidRDefault="0058564D" w:rsidP="001531AE">
      <w:pPr>
        <w:pStyle w:val="ListParagraph"/>
        <w:numPr>
          <w:ilvl w:val="0"/>
          <w:numId w:val="39"/>
        </w:numPr>
        <w:jc w:val="both"/>
      </w:pPr>
      <w:r>
        <w:t>BLĐ</w:t>
      </w:r>
    </w:p>
    <w:p w14:paraId="02EFCE09" w14:textId="77777777" w:rsidR="0058564D" w:rsidRPr="000F4F8B" w:rsidRDefault="0058564D" w:rsidP="0058564D">
      <w:pPr>
        <w:jc w:val="both"/>
        <w:rPr>
          <w:b/>
        </w:rPr>
      </w:pPr>
      <w:r w:rsidRPr="000F4F8B">
        <w:rPr>
          <w:b/>
        </w:rPr>
        <w:t>Quy trình xử lý:</w:t>
      </w:r>
    </w:p>
    <w:p w14:paraId="44BFD868" w14:textId="77777777" w:rsidR="0058564D" w:rsidRDefault="0058564D" w:rsidP="0058564D">
      <w:pPr>
        <w:keepLines/>
        <w:widowControl w:val="0"/>
        <w:jc w:val="both"/>
      </w:pPr>
      <w:r>
        <w:rPr>
          <w:noProof/>
        </w:rPr>
        <w:lastRenderedPageBreak/>
        <w:drawing>
          <wp:inline distT="0" distB="0" distL="0" distR="0" wp14:anchorId="7215419E" wp14:editId="34833A6B">
            <wp:extent cx="5867400" cy="8699500"/>
            <wp:effectExtent l="0" t="0" r="0" b="12700"/>
            <wp:docPr id="2" name="Picture 2" descr="../Downloads/KTNB_Quy%20trinh-Lập%20kế%20hoạch%20KT%20nă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ownloads/KTNB_Quy%20trinh-Lập%20kế%20hoạch%20KT%20năm.p"/>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67400" cy="8699500"/>
                    </a:xfrm>
                    <a:prstGeom prst="rect">
                      <a:avLst/>
                    </a:prstGeom>
                    <a:noFill/>
                    <a:ln>
                      <a:noFill/>
                    </a:ln>
                  </pic:spPr>
                </pic:pic>
              </a:graphicData>
            </a:graphic>
          </wp:inline>
        </w:drawing>
      </w:r>
      <w:r w:rsidRPr="000D0025">
        <w:t xml:space="preserve"> </w:t>
      </w:r>
    </w:p>
    <w:p w14:paraId="0EDDDCE9" w14:textId="77777777" w:rsidR="0058564D" w:rsidRDefault="0058564D" w:rsidP="0058564D">
      <w:pPr>
        <w:jc w:val="both"/>
        <w:rPr>
          <w:b/>
        </w:rPr>
      </w:pPr>
      <w:r w:rsidRPr="000F4F8B">
        <w:rPr>
          <w:b/>
        </w:rPr>
        <w:t>Mô tả quy trình:</w:t>
      </w:r>
    </w:p>
    <w:p w14:paraId="707099ED" w14:textId="77777777" w:rsidR="0058564D" w:rsidRPr="00500354" w:rsidRDefault="0058564D" w:rsidP="0058564D">
      <w:pPr>
        <w:keepLines/>
        <w:widowControl w:val="0"/>
        <w:numPr>
          <w:ilvl w:val="0"/>
          <w:numId w:val="16"/>
        </w:numPr>
        <w:ind w:left="360"/>
        <w:contextualSpacing/>
        <w:jc w:val="both"/>
        <w:rPr>
          <w:szCs w:val="26"/>
        </w:rPr>
      </w:pPr>
      <w:r>
        <w:rPr>
          <w:b/>
          <w:szCs w:val="26"/>
        </w:rPr>
        <w:lastRenderedPageBreak/>
        <w:t xml:space="preserve">Bước 1, 2: </w:t>
      </w:r>
      <w:r w:rsidRPr="00500354">
        <w:rPr>
          <w:szCs w:val="26"/>
        </w:rPr>
        <w:t>Trưởng bộ phận KTNB</w:t>
      </w:r>
      <w:r>
        <w:rPr>
          <w:szCs w:val="26"/>
        </w:rPr>
        <w:t xml:space="preserve"> tạo lập kế hoạch kiểm toán năm và thiết lập các thông tin chung về kế hoạch năm như tên, mục tiêu…</w:t>
      </w:r>
    </w:p>
    <w:p w14:paraId="2ACE1DA6" w14:textId="77777777" w:rsidR="0058564D" w:rsidRPr="00C530EA" w:rsidRDefault="0058564D" w:rsidP="0058564D">
      <w:pPr>
        <w:keepLines/>
        <w:widowControl w:val="0"/>
        <w:numPr>
          <w:ilvl w:val="0"/>
          <w:numId w:val="16"/>
        </w:numPr>
        <w:ind w:left="360"/>
        <w:contextualSpacing/>
        <w:jc w:val="both"/>
        <w:rPr>
          <w:b/>
          <w:szCs w:val="26"/>
        </w:rPr>
      </w:pPr>
      <w:r>
        <w:rPr>
          <w:b/>
          <w:szCs w:val="26"/>
        </w:rPr>
        <w:t>Bước 3</w:t>
      </w:r>
      <w:r>
        <w:rPr>
          <w:szCs w:val="26"/>
        </w:rPr>
        <w:t>: Trưởng bộ phận KTNB, KTV thiết lập các cuộc KT dự kiến thực hiện trong năm tới gồm danh sách các cuộc KT và thông tin sơ lược từng cuộc KT.</w:t>
      </w:r>
    </w:p>
    <w:p w14:paraId="40542938" w14:textId="77777777" w:rsidR="0058564D" w:rsidRPr="005C1943" w:rsidRDefault="0058564D" w:rsidP="0058564D">
      <w:pPr>
        <w:keepLines/>
        <w:widowControl w:val="0"/>
        <w:numPr>
          <w:ilvl w:val="0"/>
          <w:numId w:val="16"/>
        </w:numPr>
        <w:ind w:left="360"/>
        <w:contextualSpacing/>
        <w:jc w:val="both"/>
        <w:rPr>
          <w:b/>
          <w:szCs w:val="26"/>
        </w:rPr>
      </w:pPr>
      <w:r w:rsidRPr="004A7EFC">
        <w:rPr>
          <w:b/>
          <w:szCs w:val="26"/>
          <w:lang w:val="x-none" w:eastAsia="x-none"/>
        </w:rPr>
        <w:t xml:space="preserve">Bước </w:t>
      </w:r>
      <w:r>
        <w:rPr>
          <w:b/>
          <w:szCs w:val="26"/>
          <w:lang w:eastAsia="x-none"/>
        </w:rPr>
        <w:t>4</w:t>
      </w:r>
      <w:r w:rsidRPr="004A7EFC">
        <w:rPr>
          <w:b/>
          <w:szCs w:val="26"/>
          <w:lang w:val="x-none" w:eastAsia="x-none"/>
        </w:rPr>
        <w:t xml:space="preserve">: </w:t>
      </w:r>
      <w:r w:rsidRPr="007A1D5D">
        <w:rPr>
          <w:bCs/>
          <w:szCs w:val="26"/>
        </w:rPr>
        <w:t xml:space="preserve">Trưởng bộ phận </w:t>
      </w:r>
      <w:r>
        <w:rPr>
          <w:bCs/>
          <w:szCs w:val="26"/>
        </w:rPr>
        <w:t xml:space="preserve">KTNB gửi duyệt kế hoạch KT năm lên BLĐ, trường hợp BLĐ không truy cập sử dụng phần mềm thì thao tác này có thể thực hiện ngoài hệ thống, trưởng bộ phận KTNB cập nhật trạng thái tương ứng của kế hoạch trong phần mềm. </w:t>
      </w:r>
    </w:p>
    <w:p w14:paraId="77BE20DB" w14:textId="77777777" w:rsidR="0058564D" w:rsidRPr="00FE0025" w:rsidRDefault="0058564D" w:rsidP="0058564D">
      <w:pPr>
        <w:keepLines/>
        <w:widowControl w:val="0"/>
        <w:numPr>
          <w:ilvl w:val="0"/>
          <w:numId w:val="16"/>
        </w:numPr>
        <w:ind w:left="360"/>
        <w:contextualSpacing/>
        <w:jc w:val="both"/>
        <w:rPr>
          <w:b/>
          <w:szCs w:val="26"/>
        </w:rPr>
      </w:pPr>
      <w:r w:rsidRPr="00CB63D8">
        <w:rPr>
          <w:b/>
          <w:szCs w:val="26"/>
        </w:rPr>
        <w:t xml:space="preserve">Bước </w:t>
      </w:r>
      <w:r>
        <w:rPr>
          <w:b/>
          <w:szCs w:val="26"/>
        </w:rPr>
        <w:t>5,6</w:t>
      </w:r>
      <w:r w:rsidRPr="00CB63D8">
        <w:rPr>
          <w:b/>
          <w:szCs w:val="26"/>
        </w:rPr>
        <w:t xml:space="preserve">: </w:t>
      </w:r>
      <w:r>
        <w:rPr>
          <w:szCs w:val="26"/>
        </w:rPr>
        <w:t xml:space="preserve">BLĐ phê duyệt bản kế hoạch KT năm, </w:t>
      </w:r>
      <w:r>
        <w:rPr>
          <w:bCs/>
          <w:szCs w:val="26"/>
        </w:rPr>
        <w:t>trường hợp BLĐ không truy cập sử dụng phần mềm thì thao tác này có thể thực hiện ngoài hệ thống, trưởng bộ phận KTNB cập nhật trạng thái tương ứng của kế hoạch trong phần mềm.</w:t>
      </w:r>
    </w:p>
    <w:p w14:paraId="53FF77C1" w14:textId="77777777" w:rsidR="0058564D" w:rsidRPr="00BF126D" w:rsidRDefault="0058564D" w:rsidP="0058564D">
      <w:pPr>
        <w:keepLines/>
        <w:widowControl w:val="0"/>
        <w:numPr>
          <w:ilvl w:val="0"/>
          <w:numId w:val="16"/>
        </w:numPr>
        <w:ind w:left="360"/>
        <w:contextualSpacing/>
        <w:jc w:val="both"/>
        <w:rPr>
          <w:bCs/>
          <w:szCs w:val="26"/>
        </w:rPr>
      </w:pPr>
      <w:r>
        <w:rPr>
          <w:b/>
          <w:bCs/>
          <w:szCs w:val="26"/>
        </w:rPr>
        <w:t>Bước 7</w:t>
      </w:r>
      <w:r w:rsidRPr="004A7EFC">
        <w:rPr>
          <w:b/>
          <w:szCs w:val="26"/>
        </w:rPr>
        <w:t>:</w:t>
      </w:r>
      <w:r>
        <w:rPr>
          <w:b/>
          <w:szCs w:val="26"/>
        </w:rPr>
        <w:t xml:space="preserve"> </w:t>
      </w:r>
      <w:r>
        <w:rPr>
          <w:szCs w:val="26"/>
        </w:rPr>
        <w:t>Trưởng bộ phận KTNB định kỳ rà soát lại bản kế hoạch đã được phê duyệt, nếu cần điều chỉnh chuyển đến bước 8, nếu không điều chỉnh thì kết thúc.</w:t>
      </w:r>
    </w:p>
    <w:p w14:paraId="0AA20D3E" w14:textId="77777777" w:rsidR="0058564D" w:rsidRDefault="0058564D" w:rsidP="0058564D">
      <w:pPr>
        <w:keepLines/>
        <w:widowControl w:val="0"/>
        <w:numPr>
          <w:ilvl w:val="0"/>
          <w:numId w:val="16"/>
        </w:numPr>
        <w:ind w:left="360"/>
        <w:contextualSpacing/>
        <w:jc w:val="both"/>
        <w:rPr>
          <w:bCs/>
          <w:szCs w:val="26"/>
        </w:rPr>
      </w:pPr>
      <w:r>
        <w:rPr>
          <w:b/>
          <w:bCs/>
          <w:szCs w:val="26"/>
        </w:rPr>
        <w:t>Bước 8:</w:t>
      </w:r>
      <w:r>
        <w:rPr>
          <w:bCs/>
          <w:szCs w:val="26"/>
        </w:rPr>
        <w:t xml:space="preserve"> Trưởng bộ phận KTNB tạo phiên bản mới của bản kế hoạch, hệ thống lưu phiên bản cũ của bản kế hoạch</w:t>
      </w:r>
    </w:p>
    <w:p w14:paraId="01E2CF41" w14:textId="77777777" w:rsidR="0058564D" w:rsidRDefault="0058564D" w:rsidP="0058564D">
      <w:pPr>
        <w:keepLines/>
        <w:widowControl w:val="0"/>
        <w:numPr>
          <w:ilvl w:val="0"/>
          <w:numId w:val="16"/>
        </w:numPr>
        <w:ind w:left="360"/>
        <w:contextualSpacing/>
        <w:jc w:val="both"/>
        <w:rPr>
          <w:bCs/>
          <w:szCs w:val="26"/>
        </w:rPr>
      </w:pPr>
      <w:r>
        <w:rPr>
          <w:b/>
          <w:bCs/>
          <w:szCs w:val="26"/>
        </w:rPr>
        <w:t>Bước 9:</w:t>
      </w:r>
      <w:r>
        <w:rPr>
          <w:bCs/>
          <w:szCs w:val="26"/>
        </w:rPr>
        <w:t xml:space="preserve"> Trưởng KTNB nhập các thông tin điều chỉnh trên phiên bản mới của bản kế hoạch và trình duyệt lại BLĐ.</w:t>
      </w:r>
    </w:p>
    <w:p w14:paraId="4EC6BEED" w14:textId="0FF9EC16" w:rsidR="00197796" w:rsidRPr="0058564D" w:rsidRDefault="0058564D" w:rsidP="0058564D">
      <w:pPr>
        <w:keepLines/>
        <w:widowControl w:val="0"/>
        <w:numPr>
          <w:ilvl w:val="0"/>
          <w:numId w:val="16"/>
        </w:numPr>
        <w:ind w:left="360"/>
        <w:contextualSpacing/>
        <w:jc w:val="both"/>
        <w:rPr>
          <w:bCs/>
          <w:szCs w:val="26"/>
        </w:rPr>
      </w:pPr>
      <w:r w:rsidRPr="0058564D">
        <w:rPr>
          <w:b/>
          <w:bCs/>
          <w:szCs w:val="26"/>
        </w:rPr>
        <w:t>Bước 10:</w:t>
      </w:r>
      <w:r w:rsidRPr="0058564D">
        <w:rPr>
          <w:bCs/>
          <w:szCs w:val="26"/>
        </w:rPr>
        <w:t xml:space="preserve"> Nếu BLĐ duyệt phiên bản mới của kế hoạch năm, trưởng KTNB cập nhật trạng thái tương ứng trên phần mềm. Nếu BLĐ từ chối duyệt phiên bản mới, quay lại bước 9.</w:t>
      </w:r>
    </w:p>
    <w:p w14:paraId="3997795E" w14:textId="36F5521E" w:rsidR="007A371F" w:rsidRPr="00E227DB" w:rsidRDefault="007A371F" w:rsidP="00BD3636">
      <w:pPr>
        <w:pStyle w:val="tvHeading1"/>
        <w:rPr>
          <w:shd w:val="clear" w:color="auto" w:fill="FFFFFF"/>
        </w:rPr>
      </w:pPr>
      <w:bookmarkStart w:id="45" w:name="_Toc87047280"/>
      <w:r w:rsidRPr="00E227DB">
        <w:rPr>
          <w:shd w:val="clear" w:color="auto" w:fill="FFFFFF"/>
        </w:rPr>
        <w:t xml:space="preserve">Quy trình </w:t>
      </w:r>
      <w:r w:rsidR="00F65B64">
        <w:rPr>
          <w:shd w:val="clear" w:color="auto" w:fill="FFFFFF"/>
          <w:lang w:val="en-US"/>
        </w:rPr>
        <w:t>Chuẩn bị cuộc kiểm toán</w:t>
      </w:r>
      <w:bookmarkEnd w:id="45"/>
    </w:p>
    <w:p w14:paraId="7E6FE114"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sidRPr="00C45DC2">
        <w:rPr>
          <w:szCs w:val="26"/>
        </w:rPr>
        <w:t>là quy trình chuẩn bị cho 1 cuộc kiểm toán trong kế hoạch kiểm toán năm đã được duyệt</w:t>
      </w:r>
      <w:r>
        <w:rPr>
          <w:szCs w:val="26"/>
        </w:rPr>
        <w:t xml:space="preserve"> hoặc các cuộc kiểm toán đột suất, theo yêu cầu của BLĐ.</w:t>
      </w:r>
    </w:p>
    <w:p w14:paraId="251AA70A"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0A86FE55" w14:textId="77777777" w:rsidR="00CD392C" w:rsidRDefault="00CD392C" w:rsidP="00CD392C">
      <w:pPr>
        <w:pStyle w:val="ListParagraph"/>
        <w:numPr>
          <w:ilvl w:val="0"/>
          <w:numId w:val="16"/>
        </w:numPr>
        <w:spacing w:line="360" w:lineRule="auto"/>
        <w:jc w:val="both"/>
        <w:rPr>
          <w:szCs w:val="26"/>
        </w:rPr>
      </w:pPr>
      <w:r w:rsidRPr="009934CA">
        <w:rPr>
          <w:szCs w:val="26"/>
        </w:rPr>
        <w:t>Thông tin cuộc kiểm toán trong kế hoạch kiểm toán năm</w:t>
      </w:r>
    </w:p>
    <w:p w14:paraId="77D7B23B" w14:textId="77777777" w:rsidR="00CD392C" w:rsidRDefault="00CD392C" w:rsidP="00CD392C">
      <w:pPr>
        <w:pStyle w:val="ListParagraph"/>
        <w:numPr>
          <w:ilvl w:val="0"/>
          <w:numId w:val="16"/>
        </w:numPr>
        <w:spacing w:line="360" w:lineRule="auto"/>
        <w:jc w:val="both"/>
        <w:rPr>
          <w:szCs w:val="26"/>
        </w:rPr>
      </w:pPr>
      <w:r>
        <w:rPr>
          <w:szCs w:val="26"/>
        </w:rPr>
        <w:t>Yêu cầu đối với cuộc kiểm toán đột suất</w:t>
      </w:r>
    </w:p>
    <w:p w14:paraId="28DD79D8" w14:textId="77777777" w:rsidR="00CD392C" w:rsidRPr="009934CA" w:rsidRDefault="00CD392C" w:rsidP="00CD392C">
      <w:pPr>
        <w:pStyle w:val="ListParagraph"/>
        <w:numPr>
          <w:ilvl w:val="0"/>
          <w:numId w:val="16"/>
        </w:numPr>
        <w:spacing w:line="360" w:lineRule="auto"/>
        <w:jc w:val="both"/>
        <w:rPr>
          <w:szCs w:val="26"/>
        </w:rPr>
      </w:pPr>
      <w:r>
        <w:rPr>
          <w:szCs w:val="26"/>
        </w:rPr>
        <w:t>Thông tin về đơn vị/đối tượng được kiểm toán</w:t>
      </w:r>
    </w:p>
    <w:p w14:paraId="53982969" w14:textId="77777777" w:rsidR="00CD392C" w:rsidRDefault="00CD392C" w:rsidP="00CD392C">
      <w:pPr>
        <w:spacing w:line="360" w:lineRule="auto"/>
        <w:jc w:val="both"/>
        <w:rPr>
          <w:szCs w:val="26"/>
        </w:rPr>
      </w:pPr>
      <w:r w:rsidRPr="00047823">
        <w:rPr>
          <w:b/>
          <w:szCs w:val="26"/>
        </w:rPr>
        <w:t>Đầu ra:</w:t>
      </w:r>
    </w:p>
    <w:p w14:paraId="0F798819" w14:textId="77777777" w:rsidR="00CD392C" w:rsidRDefault="00CD392C" w:rsidP="00CD392C">
      <w:pPr>
        <w:pStyle w:val="ListParagraph"/>
        <w:numPr>
          <w:ilvl w:val="0"/>
          <w:numId w:val="16"/>
        </w:numPr>
        <w:spacing w:line="360" w:lineRule="auto"/>
        <w:jc w:val="both"/>
        <w:rPr>
          <w:szCs w:val="26"/>
        </w:rPr>
      </w:pPr>
      <w:r>
        <w:rPr>
          <w:szCs w:val="26"/>
        </w:rPr>
        <w:t>Kế hoạch cuộc kiểm toán đã thống nhất với đối tượng KT</w:t>
      </w:r>
    </w:p>
    <w:p w14:paraId="4466F096" w14:textId="77777777" w:rsidR="00CD392C" w:rsidRPr="006A762E" w:rsidRDefault="00CD392C" w:rsidP="00CD392C">
      <w:pPr>
        <w:pStyle w:val="ListParagraph"/>
        <w:numPr>
          <w:ilvl w:val="0"/>
          <w:numId w:val="16"/>
        </w:numPr>
        <w:spacing w:line="360" w:lineRule="auto"/>
        <w:jc w:val="both"/>
        <w:rPr>
          <w:szCs w:val="26"/>
        </w:rPr>
      </w:pPr>
      <w:r>
        <w:rPr>
          <w:szCs w:val="26"/>
        </w:rPr>
        <w:t>Chương trình kiểm toán kèm theo cuộc KT</w:t>
      </w:r>
    </w:p>
    <w:p w14:paraId="3C288B9A" w14:textId="77777777" w:rsidR="00CD392C" w:rsidRPr="00047823" w:rsidRDefault="00CD392C" w:rsidP="00CD392C">
      <w:pPr>
        <w:spacing w:line="360" w:lineRule="auto"/>
        <w:jc w:val="both"/>
        <w:rPr>
          <w:b/>
          <w:szCs w:val="26"/>
        </w:rPr>
      </w:pPr>
      <w:r w:rsidRPr="00047823">
        <w:rPr>
          <w:b/>
          <w:szCs w:val="26"/>
        </w:rPr>
        <w:t>Vai trò tham gia:</w:t>
      </w:r>
    </w:p>
    <w:p w14:paraId="7A805601" w14:textId="77777777" w:rsidR="00CD392C" w:rsidRDefault="00CD392C" w:rsidP="001531AE">
      <w:pPr>
        <w:pStyle w:val="ListParagraph"/>
        <w:numPr>
          <w:ilvl w:val="0"/>
          <w:numId w:val="41"/>
        </w:numPr>
        <w:spacing w:line="360" w:lineRule="auto"/>
        <w:jc w:val="both"/>
        <w:rPr>
          <w:color w:val="000000"/>
          <w:szCs w:val="26"/>
        </w:rPr>
      </w:pPr>
      <w:r>
        <w:rPr>
          <w:color w:val="000000"/>
          <w:szCs w:val="26"/>
        </w:rPr>
        <w:t>Trưởng đoàn KT</w:t>
      </w:r>
    </w:p>
    <w:p w14:paraId="28705402" w14:textId="77777777" w:rsidR="00CD392C" w:rsidRPr="00DE3BE1" w:rsidRDefault="00CD392C" w:rsidP="001531AE">
      <w:pPr>
        <w:pStyle w:val="ListParagraph"/>
        <w:numPr>
          <w:ilvl w:val="0"/>
          <w:numId w:val="41"/>
        </w:numPr>
        <w:spacing w:line="360" w:lineRule="auto"/>
        <w:jc w:val="both"/>
        <w:rPr>
          <w:color w:val="000000"/>
          <w:szCs w:val="26"/>
        </w:rPr>
      </w:pPr>
      <w:r w:rsidRPr="00DE3BE1">
        <w:rPr>
          <w:color w:val="000000"/>
          <w:szCs w:val="26"/>
        </w:rPr>
        <w:t>Trưởng nhóm kiểm toán</w:t>
      </w:r>
    </w:p>
    <w:p w14:paraId="78539D13" w14:textId="77777777" w:rsidR="00CD392C" w:rsidRPr="00DE3BE1" w:rsidRDefault="00CD392C" w:rsidP="001531AE">
      <w:pPr>
        <w:pStyle w:val="ListParagraph"/>
        <w:numPr>
          <w:ilvl w:val="0"/>
          <w:numId w:val="41"/>
        </w:numPr>
        <w:spacing w:line="360" w:lineRule="auto"/>
        <w:jc w:val="both"/>
        <w:rPr>
          <w:color w:val="000000"/>
          <w:szCs w:val="26"/>
        </w:rPr>
      </w:pPr>
      <w:r w:rsidRPr="00DE3BE1">
        <w:rPr>
          <w:color w:val="000000"/>
          <w:szCs w:val="26"/>
        </w:rPr>
        <w:t>Kiểm toán viên</w:t>
      </w:r>
    </w:p>
    <w:p w14:paraId="3ABDE5A0" w14:textId="77777777" w:rsidR="00CD392C" w:rsidRPr="00047823" w:rsidRDefault="00CD392C" w:rsidP="00CD392C">
      <w:pPr>
        <w:spacing w:line="360" w:lineRule="auto"/>
        <w:jc w:val="both"/>
        <w:rPr>
          <w:b/>
          <w:szCs w:val="26"/>
        </w:rPr>
      </w:pPr>
      <w:r w:rsidRPr="00047823">
        <w:rPr>
          <w:b/>
          <w:szCs w:val="26"/>
        </w:rPr>
        <w:t>Quy trình:</w:t>
      </w:r>
    </w:p>
    <w:p w14:paraId="221F118E" w14:textId="77777777" w:rsidR="00CD392C" w:rsidRPr="00047823" w:rsidRDefault="00CD392C" w:rsidP="00CD392C">
      <w:pPr>
        <w:spacing w:line="360" w:lineRule="auto"/>
        <w:jc w:val="both"/>
        <w:rPr>
          <w:b/>
          <w:szCs w:val="26"/>
        </w:rPr>
      </w:pPr>
      <w:r>
        <w:rPr>
          <w:noProof/>
        </w:rPr>
        <w:lastRenderedPageBreak/>
        <w:drawing>
          <wp:inline distT="0" distB="0" distL="0" distR="0" wp14:anchorId="7714C9D6" wp14:editId="73901644">
            <wp:extent cx="5857875" cy="8972550"/>
            <wp:effectExtent l="0" t="0" r="9525" b="0"/>
            <wp:docPr id="10" name="Picture 10" descr="../Downloads/KTNB_Quy%20trinh-Chuẩn%20bị%20cuộc%20KT%20(3).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Chuẩn%20bị%20cuộc%20KT%20(3).p"/>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857875" cy="8972550"/>
                    </a:xfrm>
                    <a:prstGeom prst="rect">
                      <a:avLst/>
                    </a:prstGeom>
                    <a:noFill/>
                    <a:ln>
                      <a:noFill/>
                    </a:ln>
                  </pic:spPr>
                </pic:pic>
              </a:graphicData>
            </a:graphic>
          </wp:inline>
        </w:drawing>
      </w:r>
      <w:r w:rsidRPr="005B74E6">
        <w:t xml:space="preserve"> </w:t>
      </w:r>
    </w:p>
    <w:p w14:paraId="1CF133AE" w14:textId="77777777" w:rsidR="00CD392C" w:rsidRPr="00047823" w:rsidRDefault="00CD392C" w:rsidP="00CD392C">
      <w:pPr>
        <w:spacing w:line="360" w:lineRule="auto"/>
        <w:jc w:val="both"/>
        <w:rPr>
          <w:b/>
          <w:szCs w:val="26"/>
        </w:rPr>
      </w:pPr>
      <w:r w:rsidRPr="00047823">
        <w:rPr>
          <w:b/>
          <w:szCs w:val="26"/>
        </w:rPr>
        <w:lastRenderedPageBreak/>
        <w:t>Mô tả quy trình:</w:t>
      </w:r>
    </w:p>
    <w:p w14:paraId="6C584B70" w14:textId="77777777" w:rsidR="00CD392C" w:rsidRPr="00C4427E" w:rsidRDefault="00CD392C" w:rsidP="001531AE">
      <w:pPr>
        <w:numPr>
          <w:ilvl w:val="0"/>
          <w:numId w:val="40"/>
        </w:numPr>
        <w:spacing w:line="360" w:lineRule="auto"/>
        <w:jc w:val="both"/>
        <w:rPr>
          <w:b/>
          <w:bCs/>
          <w:szCs w:val="26"/>
          <w:shd w:val="clear" w:color="auto" w:fill="FFFFFF"/>
        </w:rPr>
      </w:pPr>
      <w:r>
        <w:rPr>
          <w:b/>
          <w:bCs/>
          <w:szCs w:val="26"/>
          <w:shd w:val="clear" w:color="auto" w:fill="FFFFFF"/>
        </w:rPr>
        <w:t xml:space="preserve">Bước 1: </w:t>
      </w:r>
      <w:r>
        <w:rPr>
          <w:bCs/>
          <w:szCs w:val="26"/>
          <w:shd w:val="clear" w:color="auto" w:fill="FFFFFF"/>
        </w:rPr>
        <w:t>Trưởng đoàn/trưởng nhóm KT tạo kế hoạch cuộc KT nếu là các cuộc KT đột suất. Hệ thống tự động tạo kế hoạch cuộc KT nếu là cuộc KT theo kế năm đã duyệt.</w:t>
      </w:r>
    </w:p>
    <w:p w14:paraId="1252EE7E" w14:textId="77777777" w:rsidR="00CD392C" w:rsidRPr="00F41C30" w:rsidRDefault="00CD392C" w:rsidP="001531AE">
      <w:pPr>
        <w:numPr>
          <w:ilvl w:val="0"/>
          <w:numId w:val="40"/>
        </w:numPr>
        <w:spacing w:line="360" w:lineRule="auto"/>
        <w:jc w:val="both"/>
        <w:rPr>
          <w:b/>
          <w:bCs/>
          <w:szCs w:val="26"/>
          <w:shd w:val="clear" w:color="auto" w:fill="FFFFFF"/>
        </w:rPr>
      </w:pPr>
      <w:r>
        <w:rPr>
          <w:b/>
          <w:szCs w:val="26"/>
        </w:rPr>
        <w:t>Bước 2</w:t>
      </w:r>
      <w:r w:rsidRPr="00047823">
        <w:rPr>
          <w:b/>
          <w:szCs w:val="26"/>
        </w:rPr>
        <w:t xml:space="preserve">: </w:t>
      </w:r>
      <w:r>
        <w:rPr>
          <w:szCs w:val="26"/>
        </w:rPr>
        <w:t>Trưởng đoàn/trưởng nhóm KT cập nhật thông tin chung về cuộc KT như mục tiêu KT, dự kiến thời gian thực hiện, phạm vi KT…</w:t>
      </w:r>
    </w:p>
    <w:p w14:paraId="12941358" w14:textId="77777777" w:rsidR="00CD392C" w:rsidRPr="00DB0388" w:rsidRDefault="00CD392C" w:rsidP="001531AE">
      <w:pPr>
        <w:numPr>
          <w:ilvl w:val="0"/>
          <w:numId w:val="40"/>
        </w:numPr>
        <w:spacing w:line="360" w:lineRule="auto"/>
        <w:jc w:val="both"/>
        <w:rPr>
          <w:b/>
          <w:bCs/>
          <w:szCs w:val="26"/>
          <w:shd w:val="clear" w:color="auto" w:fill="FFFFFF"/>
        </w:rPr>
      </w:pPr>
      <w:r>
        <w:rPr>
          <w:b/>
          <w:bCs/>
          <w:szCs w:val="26"/>
          <w:shd w:val="clear" w:color="auto" w:fill="FFFFFF"/>
        </w:rPr>
        <w:t xml:space="preserve">Bước 3: </w:t>
      </w:r>
      <w:r w:rsidRPr="00DB0388">
        <w:rPr>
          <w:bCs/>
          <w:szCs w:val="26"/>
          <w:shd w:val="clear" w:color="auto" w:fill="FFFFFF"/>
        </w:rPr>
        <w:t>Trưởng đoàn/</w:t>
      </w:r>
      <w:r w:rsidRPr="00DB0388">
        <w:rPr>
          <w:szCs w:val="26"/>
        </w:rPr>
        <w:t xml:space="preserve"> </w:t>
      </w:r>
      <w:r>
        <w:rPr>
          <w:szCs w:val="26"/>
        </w:rPr>
        <w:t>trưởng nhóm KT lập danh sách các tài liệu cần đơn vị được kiểm toán cung cấp.</w:t>
      </w:r>
    </w:p>
    <w:p w14:paraId="55B6D9F4" w14:textId="77777777" w:rsidR="00CD392C" w:rsidRPr="00F77899" w:rsidRDefault="00CD392C" w:rsidP="001531AE">
      <w:pPr>
        <w:numPr>
          <w:ilvl w:val="0"/>
          <w:numId w:val="40"/>
        </w:numPr>
        <w:spacing w:line="360" w:lineRule="auto"/>
        <w:jc w:val="both"/>
        <w:rPr>
          <w:b/>
          <w:bCs/>
          <w:szCs w:val="26"/>
          <w:shd w:val="clear" w:color="auto" w:fill="FFFFFF"/>
        </w:rPr>
      </w:pPr>
      <w:r w:rsidRPr="00F41C30">
        <w:rPr>
          <w:b/>
          <w:szCs w:val="26"/>
        </w:rPr>
        <w:t xml:space="preserve">Bước </w:t>
      </w:r>
      <w:r>
        <w:rPr>
          <w:b/>
          <w:szCs w:val="26"/>
        </w:rPr>
        <w:t>4</w:t>
      </w:r>
      <w:r w:rsidRPr="00F41C30">
        <w:rPr>
          <w:b/>
          <w:szCs w:val="26"/>
        </w:rPr>
        <w:t>:</w:t>
      </w:r>
      <w:r>
        <w:rPr>
          <w:szCs w:val="26"/>
        </w:rPr>
        <w:t xml:space="preserve"> Trưởng đoàn/trưởng nhóm KT gửi thông báo (có thể qua email) về cuộc kiểm toán đến đơn vị được KT</w:t>
      </w:r>
      <w:r>
        <w:rPr>
          <w:bCs/>
          <w:szCs w:val="26"/>
          <w:shd w:val="clear" w:color="auto" w:fill="FFFFFF"/>
        </w:rPr>
        <w:t>. Nội dung</w:t>
      </w:r>
      <w:r>
        <w:rPr>
          <w:b/>
          <w:bCs/>
          <w:szCs w:val="26"/>
          <w:shd w:val="clear" w:color="auto" w:fill="FFFFFF"/>
        </w:rPr>
        <w:t xml:space="preserve"> </w:t>
      </w:r>
      <w:r>
        <w:rPr>
          <w:bCs/>
          <w:szCs w:val="26"/>
          <w:shd w:val="clear" w:color="auto" w:fill="FFFFFF"/>
        </w:rPr>
        <w:t xml:space="preserve">thông báo về mục tiêu, phạm vi KT, thời gian kiểm toán, thành phần đoàn kiểm toán, các tài liệu cần cung cấp cho đoàn KT </w:t>
      </w:r>
    </w:p>
    <w:p w14:paraId="62D44E50" w14:textId="77777777" w:rsidR="00CD392C" w:rsidRPr="0007553B" w:rsidRDefault="00CD392C" w:rsidP="00CD392C">
      <w:pPr>
        <w:numPr>
          <w:ilvl w:val="0"/>
          <w:numId w:val="16"/>
        </w:numPr>
        <w:spacing w:line="360" w:lineRule="auto"/>
        <w:ind w:left="360"/>
        <w:jc w:val="both"/>
        <w:rPr>
          <w:b/>
          <w:bCs/>
          <w:szCs w:val="26"/>
          <w:shd w:val="clear" w:color="auto" w:fill="FFFFFF"/>
        </w:rPr>
      </w:pPr>
      <w:r>
        <w:rPr>
          <w:b/>
          <w:bCs/>
          <w:szCs w:val="26"/>
          <w:shd w:val="clear" w:color="auto" w:fill="FFFFFF"/>
        </w:rPr>
        <w:t>Bước 5,6</w:t>
      </w:r>
      <w:r w:rsidRPr="00753BBB">
        <w:rPr>
          <w:b/>
          <w:bCs/>
          <w:szCs w:val="26"/>
          <w:shd w:val="clear" w:color="auto" w:fill="FFFFFF"/>
        </w:rPr>
        <w:t xml:space="preserve">: </w:t>
      </w:r>
      <w:r w:rsidRPr="00753BBB">
        <w:rPr>
          <w:bCs/>
          <w:szCs w:val="26"/>
          <w:shd w:val="clear" w:color="auto" w:fill="FFFFFF"/>
        </w:rPr>
        <w:t>Căn cứ các tài liệu mà đơn vị được KT cung cấp, đoàn KT tìm hiểu</w:t>
      </w:r>
      <w:r>
        <w:rPr>
          <w:bCs/>
          <w:szCs w:val="26"/>
          <w:shd w:val="clear" w:color="auto" w:fill="FFFFFF"/>
        </w:rPr>
        <w:t xml:space="preserve"> về hoạt động của </w:t>
      </w:r>
      <w:r w:rsidRPr="0007553B">
        <w:rPr>
          <w:bCs/>
          <w:szCs w:val="26"/>
          <w:shd w:val="clear" w:color="auto" w:fill="FFFFFF"/>
        </w:rPr>
        <w:t>đơn vị, đồng</w:t>
      </w:r>
      <w:r w:rsidRPr="00504542">
        <w:rPr>
          <w:bCs/>
          <w:szCs w:val="26"/>
          <w:shd w:val="clear" w:color="auto" w:fill="FFFFFF"/>
        </w:rPr>
        <w:t xml:space="preserve"> thời tìm hiểu</w:t>
      </w:r>
      <w:r>
        <w:rPr>
          <w:bCs/>
          <w:szCs w:val="26"/>
          <w:shd w:val="clear" w:color="auto" w:fill="FFFFFF"/>
        </w:rPr>
        <w:t xml:space="preserve"> các quan ngại của lãnh đạo đơn vị, </w:t>
      </w:r>
      <w:r w:rsidRPr="00504542">
        <w:rPr>
          <w:bCs/>
          <w:szCs w:val="26"/>
          <w:shd w:val="clear" w:color="auto" w:fill="FFFFFF"/>
        </w:rPr>
        <w:t>lịch sử các lần kiểm toán trước đây của đơn vị</w:t>
      </w:r>
      <w:r>
        <w:rPr>
          <w:bCs/>
          <w:szCs w:val="26"/>
          <w:shd w:val="clear" w:color="auto" w:fill="FFFFFF"/>
        </w:rPr>
        <w:t xml:space="preserve">, từ đó </w:t>
      </w:r>
      <w:r w:rsidRPr="0007553B">
        <w:rPr>
          <w:bCs/>
          <w:szCs w:val="26"/>
          <w:shd w:val="clear" w:color="auto" w:fill="FFFFFF"/>
        </w:rPr>
        <w:t xml:space="preserve">đưa ra đánh giá sơ bộ về các rủi ro chính của đơn </w:t>
      </w:r>
      <w:r>
        <w:rPr>
          <w:bCs/>
          <w:szCs w:val="26"/>
          <w:shd w:val="clear" w:color="auto" w:fill="FFFFFF"/>
        </w:rPr>
        <w:t xml:space="preserve">vị </w:t>
      </w:r>
      <w:r w:rsidRPr="0007553B">
        <w:rPr>
          <w:bCs/>
          <w:szCs w:val="26"/>
          <w:shd w:val="clear" w:color="auto" w:fill="FFFFFF"/>
        </w:rPr>
        <w:t>được KT. Kết quả đánh giá này sẽ được cập nhật vào bản kế hoạch cuộc KT.</w:t>
      </w:r>
    </w:p>
    <w:p w14:paraId="05CD49C1" w14:textId="77777777" w:rsidR="00CD392C" w:rsidRPr="00130220" w:rsidRDefault="00CD392C" w:rsidP="00CD392C">
      <w:pPr>
        <w:numPr>
          <w:ilvl w:val="0"/>
          <w:numId w:val="16"/>
        </w:numPr>
        <w:spacing w:line="360" w:lineRule="auto"/>
        <w:ind w:left="360"/>
        <w:jc w:val="both"/>
        <w:rPr>
          <w:b/>
          <w:bCs/>
          <w:szCs w:val="26"/>
          <w:shd w:val="clear" w:color="auto" w:fill="FFFFFF"/>
        </w:rPr>
      </w:pPr>
      <w:r>
        <w:rPr>
          <w:b/>
          <w:bCs/>
          <w:szCs w:val="26"/>
          <w:shd w:val="clear" w:color="auto" w:fill="FFFFFF"/>
        </w:rPr>
        <w:t xml:space="preserve">Bước 7: </w:t>
      </w:r>
      <w:r>
        <w:rPr>
          <w:bCs/>
          <w:szCs w:val="26"/>
          <w:shd w:val="clear" w:color="auto" w:fill="FFFFFF"/>
        </w:rPr>
        <w:t>Trưởng đoàn KT phân công công việc cho trưởng nhóm KT và các KTV phụ trách kiểm toán các quy trình trong phạm vi kiểm toán.</w:t>
      </w:r>
    </w:p>
    <w:p w14:paraId="2F9319CD" w14:textId="77777777" w:rsidR="00CD392C" w:rsidRPr="00D655EA" w:rsidRDefault="00CD392C" w:rsidP="00CD392C">
      <w:pPr>
        <w:numPr>
          <w:ilvl w:val="0"/>
          <w:numId w:val="16"/>
        </w:numPr>
        <w:spacing w:line="360" w:lineRule="auto"/>
        <w:ind w:left="360"/>
        <w:jc w:val="both"/>
        <w:rPr>
          <w:b/>
          <w:bCs/>
          <w:szCs w:val="26"/>
        </w:rPr>
      </w:pPr>
      <w:r w:rsidRPr="00130220">
        <w:rPr>
          <w:b/>
          <w:bCs/>
          <w:szCs w:val="26"/>
          <w:shd w:val="clear" w:color="auto" w:fill="FFFFFF"/>
        </w:rPr>
        <w:t xml:space="preserve">Bước 8: </w:t>
      </w:r>
      <w:r>
        <w:rPr>
          <w:bCs/>
          <w:szCs w:val="26"/>
          <w:shd w:val="clear" w:color="auto" w:fill="FFFFFF"/>
        </w:rPr>
        <w:t xml:space="preserve">Nhân sự đoàn KT tìm hiểu quy trình cần kiểm toán và lập chương trình KT cho mỗi quy trình. </w:t>
      </w:r>
      <w:r w:rsidRPr="00D655EA">
        <w:rPr>
          <w:bCs/>
          <w:i/>
          <w:szCs w:val="26"/>
          <w:shd w:val="clear" w:color="auto" w:fill="FFFFFF"/>
        </w:rPr>
        <w:t xml:space="preserve">Chi tiết xem quy trình </w:t>
      </w:r>
      <w:r>
        <w:rPr>
          <w:bCs/>
          <w:i/>
          <w:szCs w:val="26"/>
          <w:shd w:val="clear" w:color="auto" w:fill="FFFFFF"/>
        </w:rPr>
        <w:t>Lập chương trình kiểm toán.</w:t>
      </w:r>
    </w:p>
    <w:p w14:paraId="39519927" w14:textId="77777777" w:rsidR="00CD392C" w:rsidRPr="0068793A" w:rsidRDefault="00CD392C" w:rsidP="00CD392C">
      <w:pPr>
        <w:numPr>
          <w:ilvl w:val="0"/>
          <w:numId w:val="16"/>
        </w:numPr>
        <w:spacing w:line="360" w:lineRule="auto"/>
        <w:ind w:left="360"/>
        <w:jc w:val="both"/>
        <w:rPr>
          <w:b/>
          <w:bCs/>
          <w:szCs w:val="26"/>
        </w:rPr>
      </w:pPr>
      <w:r>
        <w:rPr>
          <w:b/>
          <w:bCs/>
          <w:szCs w:val="26"/>
        </w:rPr>
        <w:t>Bước 9</w:t>
      </w:r>
      <w:r w:rsidRPr="00FA2A65">
        <w:rPr>
          <w:b/>
          <w:bCs/>
          <w:szCs w:val="26"/>
        </w:rPr>
        <w:t xml:space="preserve">: </w:t>
      </w:r>
      <w:r w:rsidRPr="00D655EA">
        <w:rPr>
          <w:bCs/>
          <w:szCs w:val="26"/>
        </w:rPr>
        <w:t>Trưởng đoàn KT hoàn thiện kế hoạch cuộc KT</w:t>
      </w:r>
      <w:r>
        <w:rPr>
          <w:szCs w:val="26"/>
        </w:rPr>
        <w:t>, trình duyệt kế hoạch cuộc KT kèm theo chương trình KT lên trưởng KTNB</w:t>
      </w:r>
    </w:p>
    <w:p w14:paraId="34C33196" w14:textId="77777777" w:rsidR="00CD392C" w:rsidRDefault="00CD392C" w:rsidP="001531AE">
      <w:pPr>
        <w:numPr>
          <w:ilvl w:val="0"/>
          <w:numId w:val="40"/>
        </w:numPr>
        <w:spacing w:line="360" w:lineRule="auto"/>
        <w:jc w:val="both"/>
        <w:rPr>
          <w:b/>
          <w:bCs/>
          <w:szCs w:val="26"/>
        </w:rPr>
      </w:pPr>
      <w:r w:rsidRPr="002B5134">
        <w:rPr>
          <w:b/>
          <w:bCs/>
          <w:szCs w:val="26"/>
        </w:rPr>
        <w:t xml:space="preserve">Bước 10: </w:t>
      </w:r>
      <w:r w:rsidRPr="002B5134">
        <w:rPr>
          <w:bCs/>
          <w:szCs w:val="26"/>
        </w:rPr>
        <w:t xml:space="preserve">Trưởng KTNB xem xét phê duyệt kế hoạch cuộc KT, nếu không duyệt thì quay lại bước 9, nếu duyệt thì trình tiếp lên BLĐ chuyển đến bước 10. </w:t>
      </w:r>
    </w:p>
    <w:p w14:paraId="69FB1041" w14:textId="158F47D3" w:rsidR="009935CF" w:rsidRPr="00CD392C" w:rsidRDefault="00CD392C" w:rsidP="001531AE">
      <w:pPr>
        <w:numPr>
          <w:ilvl w:val="0"/>
          <w:numId w:val="40"/>
        </w:numPr>
        <w:spacing w:line="360" w:lineRule="auto"/>
        <w:jc w:val="both"/>
        <w:rPr>
          <w:b/>
          <w:bCs/>
          <w:szCs w:val="26"/>
        </w:rPr>
      </w:pPr>
      <w:r w:rsidRPr="00CD392C">
        <w:rPr>
          <w:b/>
          <w:bCs/>
          <w:szCs w:val="26"/>
        </w:rPr>
        <w:t xml:space="preserve">Bước 11: </w:t>
      </w:r>
      <w:r w:rsidRPr="00CD392C">
        <w:rPr>
          <w:bCs/>
          <w:szCs w:val="26"/>
        </w:rPr>
        <w:t>BLĐ xem xét phê duyệt kế hoạch cuộc KT, nếu duyệt thì kết thúc, không duyệt thì quay lại bước 10.</w:t>
      </w:r>
    </w:p>
    <w:p w14:paraId="5FAB778F" w14:textId="2DFD4FC0" w:rsidR="009935CF" w:rsidRDefault="009935CF" w:rsidP="00BD3636">
      <w:pPr>
        <w:pStyle w:val="tvHeading1"/>
      </w:pPr>
      <w:bookmarkStart w:id="46" w:name="_Toc28099337"/>
      <w:bookmarkStart w:id="47" w:name="_Toc87047281"/>
      <w:r w:rsidRPr="00E227DB">
        <w:t xml:space="preserve">Quy trình </w:t>
      </w:r>
      <w:bookmarkEnd w:id="46"/>
      <w:r w:rsidR="00155C7A">
        <w:rPr>
          <w:lang w:val="vi-VN"/>
        </w:rPr>
        <w:t>L</w:t>
      </w:r>
      <w:r w:rsidR="00F65B64">
        <w:t>ập chương trình kiểm toán</w:t>
      </w:r>
      <w:bookmarkEnd w:id="47"/>
    </w:p>
    <w:p w14:paraId="487DA238" w14:textId="77777777" w:rsidR="00CD392C" w:rsidRDefault="00CD392C" w:rsidP="00CD392C">
      <w:r w:rsidRPr="006C3E03">
        <w:rPr>
          <w:b/>
        </w:rPr>
        <w:t>Mô tả</w:t>
      </w:r>
      <w:r>
        <w:t>: là quy trình lập danh sách các công việc (thủ tục KT) mà KTV cần thực hiện trong cuộc KT. Mỗi quy trình cần KT sẽ có 1 chương trình KT tương ứng. Các thủ tục kiểm toán gắn liền với các chốt kiểm soát rủi ro trong mỗi quy trình.</w:t>
      </w:r>
    </w:p>
    <w:p w14:paraId="16C51916" w14:textId="77777777" w:rsidR="00CD392C" w:rsidRDefault="00CD392C" w:rsidP="00CD392C">
      <w:pPr>
        <w:rPr>
          <w:b/>
        </w:rPr>
      </w:pPr>
      <w:r w:rsidRPr="00016573">
        <w:rPr>
          <w:b/>
        </w:rPr>
        <w:t>Đầu vào:</w:t>
      </w:r>
    </w:p>
    <w:p w14:paraId="22601332" w14:textId="77777777" w:rsidR="00CD392C" w:rsidRPr="007951E1" w:rsidRDefault="00CD392C" w:rsidP="001531AE">
      <w:pPr>
        <w:pStyle w:val="ListParagraph"/>
        <w:numPr>
          <w:ilvl w:val="0"/>
          <w:numId w:val="40"/>
        </w:numPr>
        <w:rPr>
          <w:b/>
        </w:rPr>
      </w:pPr>
      <w:r>
        <w:t>Tài liệu mô tả quy trình hoạt động của đơn vị được kiểm toán</w:t>
      </w:r>
    </w:p>
    <w:p w14:paraId="5ACD3376" w14:textId="77777777" w:rsidR="00CD392C" w:rsidRPr="001D106D" w:rsidRDefault="00CD392C" w:rsidP="001531AE">
      <w:pPr>
        <w:pStyle w:val="ListParagraph"/>
        <w:numPr>
          <w:ilvl w:val="0"/>
          <w:numId w:val="40"/>
        </w:numPr>
        <w:rPr>
          <w:b/>
        </w:rPr>
      </w:pPr>
      <w:r>
        <w:t>Tài liệu được ban hành trong nội bộ DN mô tả các quy định, quy chế, hướng dẫn… thực hiện các công việc của đơn vị</w:t>
      </w:r>
    </w:p>
    <w:p w14:paraId="0D3C2EF4" w14:textId="77777777" w:rsidR="00CD392C" w:rsidRPr="007951E1" w:rsidRDefault="00CD392C" w:rsidP="001531AE">
      <w:pPr>
        <w:pStyle w:val="ListParagraph"/>
        <w:numPr>
          <w:ilvl w:val="0"/>
          <w:numId w:val="40"/>
        </w:numPr>
        <w:rPr>
          <w:b/>
        </w:rPr>
      </w:pPr>
      <w:r>
        <w:t>Phạm vi cuộc KT đã thiết lập trong kế hoạch cuộc KT</w:t>
      </w:r>
    </w:p>
    <w:p w14:paraId="58E20E7F" w14:textId="77777777" w:rsidR="00CD392C" w:rsidRDefault="00CD392C" w:rsidP="00CD392C">
      <w:pPr>
        <w:rPr>
          <w:b/>
        </w:rPr>
      </w:pPr>
      <w:r>
        <w:rPr>
          <w:b/>
        </w:rPr>
        <w:lastRenderedPageBreak/>
        <w:t>Đầu ra:</w:t>
      </w:r>
    </w:p>
    <w:p w14:paraId="7352FF64" w14:textId="77777777" w:rsidR="00CD392C" w:rsidRPr="00267014" w:rsidRDefault="00CD392C" w:rsidP="001531AE">
      <w:pPr>
        <w:pStyle w:val="ListParagraph"/>
        <w:numPr>
          <w:ilvl w:val="0"/>
          <w:numId w:val="40"/>
        </w:numPr>
        <w:rPr>
          <w:b/>
        </w:rPr>
      </w:pPr>
      <w:r>
        <w:t>Chương trình kiểm toán tương ứng với mỗi quy trình cần KT</w:t>
      </w:r>
    </w:p>
    <w:p w14:paraId="521C96B0" w14:textId="77777777" w:rsidR="00CD392C" w:rsidRDefault="00CD392C" w:rsidP="00CD392C">
      <w:pPr>
        <w:rPr>
          <w:b/>
        </w:rPr>
      </w:pPr>
      <w:r>
        <w:rPr>
          <w:b/>
        </w:rPr>
        <w:t>Vai trò thực hiện:</w:t>
      </w:r>
    </w:p>
    <w:p w14:paraId="2DCDC56A" w14:textId="77777777" w:rsidR="00CD392C" w:rsidRPr="00267014" w:rsidRDefault="00CD392C" w:rsidP="001531AE">
      <w:pPr>
        <w:pStyle w:val="ListParagraph"/>
        <w:numPr>
          <w:ilvl w:val="0"/>
          <w:numId w:val="40"/>
        </w:numPr>
      </w:pPr>
      <w:r w:rsidRPr="00267014">
        <w:t>Trưởng nhóm KT</w:t>
      </w:r>
    </w:p>
    <w:p w14:paraId="4A1B476D" w14:textId="77777777" w:rsidR="00CD392C" w:rsidRPr="00267014" w:rsidRDefault="00CD392C" w:rsidP="001531AE">
      <w:pPr>
        <w:pStyle w:val="ListParagraph"/>
        <w:numPr>
          <w:ilvl w:val="0"/>
          <w:numId w:val="40"/>
        </w:numPr>
      </w:pPr>
      <w:r w:rsidRPr="00267014">
        <w:t>KTV</w:t>
      </w:r>
    </w:p>
    <w:p w14:paraId="13900B39" w14:textId="77777777" w:rsidR="00CD392C" w:rsidRDefault="00CD392C" w:rsidP="00CD392C">
      <w:pPr>
        <w:rPr>
          <w:b/>
        </w:rPr>
      </w:pPr>
      <w:r>
        <w:rPr>
          <w:b/>
        </w:rPr>
        <w:t>Quy trình xử lý:</w:t>
      </w:r>
    </w:p>
    <w:p w14:paraId="180B4F65" w14:textId="77777777" w:rsidR="00CD392C" w:rsidRDefault="00CD392C" w:rsidP="00CD392C">
      <w:pPr>
        <w:rPr>
          <w:b/>
        </w:rPr>
      </w:pPr>
      <w:r>
        <w:rPr>
          <w:b/>
          <w:noProof/>
        </w:rPr>
        <w:drawing>
          <wp:inline distT="0" distB="0" distL="0" distR="0" wp14:anchorId="06F87C9C" wp14:editId="05D1283E">
            <wp:extent cx="5857875" cy="4762500"/>
            <wp:effectExtent l="0" t="0" r="9525" b="12700"/>
            <wp:docPr id="12" name="Picture 12" descr="../Downloads/KTNB_Quy%20trinh-Lập%20chương%20trình%20K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wnloads/KTNB_Quy%20trinh-Lập%20chương%20trình%20K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857875" cy="4762500"/>
                    </a:xfrm>
                    <a:prstGeom prst="rect">
                      <a:avLst/>
                    </a:prstGeom>
                    <a:noFill/>
                    <a:ln>
                      <a:noFill/>
                    </a:ln>
                  </pic:spPr>
                </pic:pic>
              </a:graphicData>
            </a:graphic>
          </wp:inline>
        </w:drawing>
      </w:r>
    </w:p>
    <w:p w14:paraId="04F18653" w14:textId="77777777" w:rsidR="00CD392C" w:rsidRPr="00016573" w:rsidRDefault="00CD392C" w:rsidP="00CD392C">
      <w:pPr>
        <w:rPr>
          <w:b/>
        </w:rPr>
      </w:pPr>
      <w:r>
        <w:rPr>
          <w:b/>
        </w:rPr>
        <w:t>Mô tả quy trình:</w:t>
      </w:r>
    </w:p>
    <w:p w14:paraId="40BACD35" w14:textId="77777777" w:rsidR="00CD392C" w:rsidRPr="00130220" w:rsidRDefault="00CD392C" w:rsidP="00CD392C">
      <w:pPr>
        <w:numPr>
          <w:ilvl w:val="0"/>
          <w:numId w:val="16"/>
        </w:numPr>
        <w:spacing w:line="360" w:lineRule="auto"/>
        <w:ind w:left="360"/>
        <w:jc w:val="both"/>
        <w:rPr>
          <w:bCs/>
          <w:szCs w:val="26"/>
          <w:shd w:val="clear" w:color="auto" w:fill="FFFFFF"/>
        </w:rPr>
      </w:pPr>
      <w:r w:rsidRPr="00130220">
        <w:rPr>
          <w:b/>
          <w:bCs/>
          <w:szCs w:val="26"/>
          <w:shd w:val="clear" w:color="auto" w:fill="FFFFFF"/>
        </w:rPr>
        <w:t>B</w:t>
      </w:r>
      <w:r>
        <w:rPr>
          <w:b/>
          <w:bCs/>
          <w:szCs w:val="26"/>
          <w:shd w:val="clear" w:color="auto" w:fill="FFFFFF"/>
        </w:rPr>
        <w:t>ước 1</w:t>
      </w:r>
      <w:r w:rsidRPr="00130220">
        <w:rPr>
          <w:b/>
          <w:bCs/>
          <w:szCs w:val="26"/>
          <w:shd w:val="clear" w:color="auto" w:fill="FFFFFF"/>
        </w:rPr>
        <w:t xml:space="preserve">: </w:t>
      </w:r>
      <w:r w:rsidRPr="00130220">
        <w:rPr>
          <w:bCs/>
          <w:szCs w:val="26"/>
          <w:shd w:val="clear" w:color="auto" w:fill="FFFFFF"/>
        </w:rPr>
        <w:t xml:space="preserve">KTV </w:t>
      </w:r>
      <w:r>
        <w:rPr>
          <w:bCs/>
          <w:szCs w:val="26"/>
          <w:shd w:val="clear" w:color="auto" w:fill="FFFFFF"/>
        </w:rPr>
        <w:t>tìm hiểu các quy trình hoạt động của đơn vị, xác định các rủi ro trong mỗi quy trình.</w:t>
      </w:r>
    </w:p>
    <w:p w14:paraId="595F46CA" w14:textId="77777777" w:rsidR="00CD392C" w:rsidRDefault="00CD392C" w:rsidP="00CD392C">
      <w:pPr>
        <w:numPr>
          <w:ilvl w:val="0"/>
          <w:numId w:val="16"/>
        </w:numPr>
        <w:spacing w:line="360" w:lineRule="auto"/>
        <w:ind w:left="360"/>
        <w:jc w:val="both"/>
        <w:rPr>
          <w:bCs/>
          <w:szCs w:val="26"/>
          <w:shd w:val="clear" w:color="auto" w:fill="FFFFFF"/>
        </w:rPr>
      </w:pPr>
      <w:r>
        <w:rPr>
          <w:b/>
          <w:bCs/>
          <w:szCs w:val="26"/>
          <w:shd w:val="clear" w:color="auto" w:fill="FFFFFF"/>
        </w:rPr>
        <w:t>Bước 2</w:t>
      </w:r>
      <w:r w:rsidRPr="00130220">
        <w:rPr>
          <w:b/>
          <w:bCs/>
          <w:szCs w:val="26"/>
          <w:shd w:val="clear" w:color="auto" w:fill="FFFFFF"/>
        </w:rPr>
        <w:t xml:space="preserve">: </w:t>
      </w:r>
      <w:r w:rsidRPr="00130220">
        <w:rPr>
          <w:bCs/>
          <w:szCs w:val="26"/>
          <w:shd w:val="clear" w:color="auto" w:fill="FFFFFF"/>
        </w:rPr>
        <w:t xml:space="preserve">KTV </w:t>
      </w:r>
      <w:r>
        <w:rPr>
          <w:bCs/>
          <w:szCs w:val="26"/>
          <w:shd w:val="clear" w:color="auto" w:fill="FFFFFF"/>
        </w:rPr>
        <w:t>căn cứ các quy định nội bộ, xác định các hoạt động kiểm soát hiện tại cho các rủi ro trong quy trình.</w:t>
      </w:r>
    </w:p>
    <w:p w14:paraId="372B99BC" w14:textId="77777777" w:rsidR="00CD392C" w:rsidRPr="00130220" w:rsidRDefault="00CD392C" w:rsidP="00CD392C">
      <w:pPr>
        <w:numPr>
          <w:ilvl w:val="0"/>
          <w:numId w:val="16"/>
        </w:numPr>
        <w:spacing w:line="360" w:lineRule="auto"/>
        <w:ind w:left="360"/>
        <w:jc w:val="both"/>
        <w:rPr>
          <w:bCs/>
          <w:szCs w:val="26"/>
          <w:shd w:val="clear" w:color="auto" w:fill="FFFFFF"/>
        </w:rPr>
      </w:pPr>
      <w:r>
        <w:rPr>
          <w:b/>
          <w:bCs/>
          <w:szCs w:val="26"/>
          <w:shd w:val="clear" w:color="auto" w:fill="FFFFFF"/>
        </w:rPr>
        <w:t>Bước 3:</w:t>
      </w:r>
      <w:r>
        <w:rPr>
          <w:bCs/>
          <w:szCs w:val="26"/>
          <w:shd w:val="clear" w:color="auto" w:fill="FFFFFF"/>
        </w:rPr>
        <w:t xml:space="preserve"> KTV đánh giá các rủi ro, xếp hạng mức rủi ro cho các rủi ro trong quy trình</w:t>
      </w:r>
    </w:p>
    <w:p w14:paraId="1EB59FC9" w14:textId="77777777" w:rsidR="00CD392C" w:rsidRPr="00410C69" w:rsidRDefault="00CD392C" w:rsidP="00CD392C">
      <w:pPr>
        <w:numPr>
          <w:ilvl w:val="0"/>
          <w:numId w:val="16"/>
        </w:numPr>
        <w:spacing w:line="360" w:lineRule="auto"/>
        <w:ind w:left="360"/>
        <w:jc w:val="both"/>
        <w:rPr>
          <w:b/>
          <w:bCs/>
          <w:szCs w:val="26"/>
          <w:shd w:val="clear" w:color="auto" w:fill="FFFFFF"/>
        </w:rPr>
      </w:pPr>
      <w:r w:rsidRPr="00410C69">
        <w:rPr>
          <w:b/>
          <w:bCs/>
          <w:szCs w:val="26"/>
          <w:shd w:val="clear" w:color="auto" w:fill="FFFFFF"/>
        </w:rPr>
        <w:t xml:space="preserve">Bước </w:t>
      </w:r>
      <w:r>
        <w:rPr>
          <w:b/>
          <w:bCs/>
          <w:szCs w:val="26"/>
          <w:shd w:val="clear" w:color="auto" w:fill="FFFFFF"/>
        </w:rPr>
        <w:t>4</w:t>
      </w:r>
      <w:r w:rsidRPr="00410C69">
        <w:rPr>
          <w:b/>
          <w:bCs/>
          <w:szCs w:val="26"/>
          <w:shd w:val="clear" w:color="auto" w:fill="FFFFFF"/>
        </w:rPr>
        <w:t xml:space="preserve">: </w:t>
      </w:r>
      <w:r>
        <w:rPr>
          <w:bCs/>
          <w:szCs w:val="26"/>
          <w:shd w:val="clear" w:color="auto" w:fill="FFFFFF"/>
        </w:rPr>
        <w:t xml:space="preserve">Với các rủi ro được đưa vào chương trình kiểm toán, KTV đề xuất các </w:t>
      </w:r>
      <w:r w:rsidRPr="00410C69">
        <w:rPr>
          <w:bCs/>
          <w:szCs w:val="26"/>
          <w:shd w:val="clear" w:color="auto" w:fill="FFFFFF"/>
        </w:rPr>
        <w:t>thủ tục kiểm toán</w:t>
      </w:r>
      <w:r>
        <w:rPr>
          <w:bCs/>
          <w:szCs w:val="26"/>
          <w:shd w:val="clear" w:color="auto" w:fill="FFFFFF"/>
        </w:rPr>
        <w:t xml:space="preserve"> để đánh giá hiệu quả của hoạt động kiểm soát rủi ro hiện tại.</w:t>
      </w:r>
    </w:p>
    <w:p w14:paraId="38BF975F" w14:textId="77777777" w:rsidR="00CD392C" w:rsidRPr="00B67DF0" w:rsidRDefault="00CD392C" w:rsidP="001531AE">
      <w:pPr>
        <w:numPr>
          <w:ilvl w:val="0"/>
          <w:numId w:val="40"/>
        </w:numPr>
        <w:spacing w:line="360" w:lineRule="auto"/>
        <w:jc w:val="both"/>
        <w:rPr>
          <w:bCs/>
          <w:szCs w:val="26"/>
        </w:rPr>
      </w:pPr>
      <w:r w:rsidRPr="00B67DF0">
        <w:rPr>
          <w:b/>
          <w:szCs w:val="26"/>
        </w:rPr>
        <w:t xml:space="preserve">Bước </w:t>
      </w:r>
      <w:r>
        <w:rPr>
          <w:b/>
          <w:szCs w:val="26"/>
        </w:rPr>
        <w:t>5</w:t>
      </w:r>
      <w:r w:rsidRPr="00B67DF0">
        <w:rPr>
          <w:szCs w:val="26"/>
        </w:rPr>
        <w:t xml:space="preserve">: </w:t>
      </w:r>
      <w:r w:rsidRPr="00B67DF0">
        <w:rPr>
          <w:bCs/>
          <w:szCs w:val="26"/>
        </w:rPr>
        <w:t>Trưởng nhóm kiểm toán</w:t>
      </w:r>
      <w:r>
        <w:rPr>
          <w:bCs/>
          <w:szCs w:val="26"/>
        </w:rPr>
        <w:t xml:space="preserve"> duyệt các thủ tục kiểm toán của KTV:</w:t>
      </w:r>
    </w:p>
    <w:p w14:paraId="291ED794" w14:textId="77777777" w:rsidR="00CD392C" w:rsidRPr="005B2C07" w:rsidRDefault="00CD392C" w:rsidP="00CD392C">
      <w:pPr>
        <w:spacing w:line="360" w:lineRule="auto"/>
        <w:ind w:left="360"/>
        <w:jc w:val="both"/>
        <w:rPr>
          <w:bCs/>
          <w:szCs w:val="26"/>
        </w:rPr>
      </w:pPr>
      <w:r w:rsidRPr="005B2C07">
        <w:rPr>
          <w:bCs/>
          <w:szCs w:val="26"/>
        </w:rPr>
        <w:t xml:space="preserve">Nếu thủ tục kiểm toán được duyệt -&gt; </w:t>
      </w:r>
      <w:r>
        <w:rPr>
          <w:bCs/>
          <w:szCs w:val="26"/>
        </w:rPr>
        <w:t>kết thúc</w:t>
      </w:r>
    </w:p>
    <w:p w14:paraId="1F4107DC" w14:textId="77777777" w:rsidR="00CD392C" w:rsidRDefault="00CD392C" w:rsidP="00CD392C">
      <w:pPr>
        <w:spacing w:line="360" w:lineRule="auto"/>
        <w:ind w:left="360"/>
        <w:jc w:val="both"/>
        <w:rPr>
          <w:b/>
          <w:bCs/>
          <w:szCs w:val="26"/>
        </w:rPr>
      </w:pPr>
      <w:r w:rsidRPr="005B2C07">
        <w:rPr>
          <w:bCs/>
          <w:szCs w:val="26"/>
        </w:rPr>
        <w:lastRenderedPageBreak/>
        <w:t xml:space="preserve">Nếu thủ tục kiểm toán bị từ chối -&gt; Quay lại </w:t>
      </w:r>
      <w:r>
        <w:rPr>
          <w:b/>
          <w:bCs/>
          <w:szCs w:val="26"/>
        </w:rPr>
        <w:t>Bước 4</w:t>
      </w:r>
    </w:p>
    <w:p w14:paraId="13F2F260" w14:textId="1CD73427" w:rsidR="00F65B64" w:rsidRPr="00E227DB" w:rsidRDefault="00CD392C" w:rsidP="00CD392C">
      <w:r w:rsidRPr="00A3363E">
        <w:rPr>
          <w:b/>
          <w:bCs/>
          <w:szCs w:val="26"/>
        </w:rPr>
        <w:t>Lưu ý:</w:t>
      </w:r>
      <w:r>
        <w:rPr>
          <w:bCs/>
          <w:szCs w:val="26"/>
        </w:rPr>
        <w:t xml:space="preserve"> Chương trình kiểm toán được hoàn thiện khi tất cả các thủ tục kiểm toán đều được phê duyệt.</w:t>
      </w:r>
    </w:p>
    <w:p w14:paraId="1344C80B" w14:textId="326F11F1" w:rsidR="00290063" w:rsidRDefault="00837B40" w:rsidP="00BD3636">
      <w:pPr>
        <w:pStyle w:val="tvHeading1"/>
      </w:pPr>
      <w:bookmarkStart w:id="48" w:name="_Toc87047282"/>
      <w:r w:rsidRPr="00E227DB">
        <w:t xml:space="preserve">Quy trình </w:t>
      </w:r>
      <w:r w:rsidR="00155C7A">
        <w:rPr>
          <w:lang w:val="vi-VN"/>
        </w:rPr>
        <w:t>T</w:t>
      </w:r>
      <w:r w:rsidR="00F65B64">
        <w:t>hực hiện cuộc kiểm toán</w:t>
      </w:r>
      <w:bookmarkEnd w:id="48"/>
    </w:p>
    <w:p w14:paraId="3DCACD42"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sidRPr="008B3180">
        <w:rPr>
          <w:szCs w:val="26"/>
        </w:rPr>
        <w:t>là quy trình thực hiện cuộc kiểm toán</w:t>
      </w:r>
      <w:r>
        <w:rPr>
          <w:szCs w:val="26"/>
        </w:rPr>
        <w:t xml:space="preserve"> tại thực địa của đơn vị được kiểm toán</w:t>
      </w:r>
      <w:r w:rsidRPr="008B3180">
        <w:rPr>
          <w:szCs w:val="26"/>
        </w:rPr>
        <w:t xml:space="preserve"> sau khi đã có kế hoạch </w:t>
      </w:r>
      <w:r>
        <w:rPr>
          <w:szCs w:val="26"/>
        </w:rPr>
        <w:t>cuộc kiểm toán và chương trình kiểm toán được phê duyệt.</w:t>
      </w:r>
    </w:p>
    <w:p w14:paraId="283137CB"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03361FEC" w14:textId="77777777" w:rsidR="00CD392C" w:rsidRDefault="00CD392C" w:rsidP="00CD392C">
      <w:pPr>
        <w:pStyle w:val="ListParagraph"/>
        <w:numPr>
          <w:ilvl w:val="0"/>
          <w:numId w:val="16"/>
        </w:numPr>
        <w:spacing w:line="360" w:lineRule="auto"/>
        <w:jc w:val="both"/>
        <w:rPr>
          <w:szCs w:val="26"/>
        </w:rPr>
      </w:pPr>
      <w:r w:rsidRPr="008B3180">
        <w:rPr>
          <w:szCs w:val="26"/>
        </w:rPr>
        <w:t xml:space="preserve">Kế hoạch </w:t>
      </w:r>
      <w:r>
        <w:rPr>
          <w:szCs w:val="26"/>
        </w:rPr>
        <w:t xml:space="preserve">cuộc </w:t>
      </w:r>
      <w:r w:rsidRPr="008B3180">
        <w:rPr>
          <w:szCs w:val="26"/>
        </w:rPr>
        <w:t xml:space="preserve">kiểm toán </w:t>
      </w:r>
      <w:r>
        <w:rPr>
          <w:szCs w:val="26"/>
        </w:rPr>
        <w:t>đã phê duyệt</w:t>
      </w:r>
    </w:p>
    <w:p w14:paraId="4E73448D" w14:textId="77777777" w:rsidR="00CD392C" w:rsidRPr="008B3180" w:rsidRDefault="00CD392C" w:rsidP="00CD392C">
      <w:pPr>
        <w:pStyle w:val="ListParagraph"/>
        <w:numPr>
          <w:ilvl w:val="0"/>
          <w:numId w:val="16"/>
        </w:numPr>
        <w:spacing w:line="360" w:lineRule="auto"/>
        <w:jc w:val="both"/>
        <w:rPr>
          <w:szCs w:val="26"/>
        </w:rPr>
      </w:pPr>
      <w:r>
        <w:rPr>
          <w:szCs w:val="26"/>
        </w:rPr>
        <w:t>Chương trình kiểm toán đã duyệt</w:t>
      </w:r>
    </w:p>
    <w:p w14:paraId="3719A852"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6E5B2D20" w14:textId="77777777" w:rsidR="00CD392C" w:rsidRDefault="00CD392C" w:rsidP="00CD392C">
      <w:pPr>
        <w:pStyle w:val="ListParagraph"/>
        <w:numPr>
          <w:ilvl w:val="0"/>
          <w:numId w:val="16"/>
        </w:numPr>
        <w:spacing w:line="360" w:lineRule="auto"/>
        <w:jc w:val="both"/>
        <w:rPr>
          <w:szCs w:val="26"/>
        </w:rPr>
      </w:pPr>
      <w:r>
        <w:rPr>
          <w:szCs w:val="26"/>
        </w:rPr>
        <w:t>Danh sách giấy tờ làm việc</w:t>
      </w:r>
    </w:p>
    <w:p w14:paraId="3ADF0E93" w14:textId="77777777" w:rsidR="00CD392C" w:rsidRDefault="00CD392C" w:rsidP="00CD392C">
      <w:pPr>
        <w:pStyle w:val="ListParagraph"/>
        <w:numPr>
          <w:ilvl w:val="0"/>
          <w:numId w:val="16"/>
        </w:numPr>
        <w:spacing w:line="360" w:lineRule="auto"/>
        <w:jc w:val="both"/>
        <w:rPr>
          <w:szCs w:val="26"/>
        </w:rPr>
      </w:pPr>
      <w:r w:rsidRPr="008B3180">
        <w:rPr>
          <w:szCs w:val="26"/>
        </w:rPr>
        <w:t>Tổng hợp</w:t>
      </w:r>
      <w:r>
        <w:rPr>
          <w:szCs w:val="26"/>
        </w:rPr>
        <w:t xml:space="preserve"> các phát hiện kiểm toán</w:t>
      </w:r>
    </w:p>
    <w:p w14:paraId="1A3EF140" w14:textId="77777777" w:rsidR="00CD392C" w:rsidRPr="008B3180" w:rsidRDefault="00CD392C" w:rsidP="00CD392C">
      <w:pPr>
        <w:pStyle w:val="ListParagraph"/>
        <w:numPr>
          <w:ilvl w:val="0"/>
          <w:numId w:val="16"/>
        </w:numPr>
        <w:spacing w:line="360" w:lineRule="auto"/>
        <w:jc w:val="both"/>
        <w:rPr>
          <w:szCs w:val="26"/>
        </w:rPr>
      </w:pPr>
      <w:r>
        <w:rPr>
          <w:szCs w:val="26"/>
        </w:rPr>
        <w:t>Biên bản kiểm toán</w:t>
      </w:r>
    </w:p>
    <w:p w14:paraId="7BB9E18A" w14:textId="77777777" w:rsidR="00CD392C" w:rsidRPr="00047823" w:rsidRDefault="00CD392C" w:rsidP="00CD392C">
      <w:pPr>
        <w:spacing w:line="360" w:lineRule="auto"/>
        <w:jc w:val="both"/>
        <w:rPr>
          <w:b/>
          <w:szCs w:val="26"/>
        </w:rPr>
      </w:pPr>
      <w:r w:rsidRPr="00047823">
        <w:rPr>
          <w:b/>
          <w:szCs w:val="26"/>
        </w:rPr>
        <w:t>Vai trò tham gia:</w:t>
      </w:r>
    </w:p>
    <w:p w14:paraId="250E5B4D" w14:textId="77777777" w:rsidR="00CD392C" w:rsidRPr="008B3180" w:rsidRDefault="00CD392C" w:rsidP="00CD392C">
      <w:pPr>
        <w:pStyle w:val="ListParagraph"/>
        <w:numPr>
          <w:ilvl w:val="0"/>
          <w:numId w:val="16"/>
        </w:numPr>
        <w:spacing w:line="360" w:lineRule="auto"/>
        <w:jc w:val="both"/>
        <w:rPr>
          <w:szCs w:val="26"/>
        </w:rPr>
      </w:pPr>
      <w:r w:rsidRPr="008B3180">
        <w:rPr>
          <w:szCs w:val="26"/>
        </w:rPr>
        <w:t>Kiểm toán viên</w:t>
      </w:r>
    </w:p>
    <w:p w14:paraId="32D16FAA" w14:textId="77777777" w:rsidR="00CD392C" w:rsidRDefault="00CD392C" w:rsidP="00CD392C">
      <w:pPr>
        <w:pStyle w:val="ListParagraph"/>
        <w:numPr>
          <w:ilvl w:val="0"/>
          <w:numId w:val="16"/>
        </w:numPr>
        <w:spacing w:line="360" w:lineRule="auto"/>
        <w:jc w:val="both"/>
        <w:rPr>
          <w:szCs w:val="26"/>
        </w:rPr>
      </w:pPr>
      <w:r w:rsidRPr="008B3180">
        <w:rPr>
          <w:szCs w:val="26"/>
        </w:rPr>
        <w:t>Trưởng nhóm kiểm toán</w:t>
      </w:r>
    </w:p>
    <w:p w14:paraId="27B5ACAB" w14:textId="77777777" w:rsidR="00CD392C" w:rsidRPr="00047823" w:rsidRDefault="00CD392C" w:rsidP="00CD392C">
      <w:pPr>
        <w:spacing w:line="360" w:lineRule="auto"/>
        <w:jc w:val="both"/>
        <w:rPr>
          <w:b/>
          <w:szCs w:val="26"/>
        </w:rPr>
      </w:pPr>
      <w:r w:rsidRPr="00047823">
        <w:rPr>
          <w:b/>
          <w:szCs w:val="26"/>
        </w:rPr>
        <w:t>Quy trình:</w:t>
      </w:r>
    </w:p>
    <w:p w14:paraId="7FADE2C6" w14:textId="77777777" w:rsidR="00CD392C" w:rsidRDefault="00CD392C" w:rsidP="00CD392C">
      <w:pPr>
        <w:spacing w:line="360" w:lineRule="auto"/>
        <w:jc w:val="both"/>
      </w:pPr>
      <w:r>
        <w:rPr>
          <w:noProof/>
        </w:rPr>
        <w:lastRenderedPageBreak/>
        <w:drawing>
          <wp:inline distT="0" distB="0" distL="0" distR="0" wp14:anchorId="3E6D9BC9" wp14:editId="0DFE3774">
            <wp:extent cx="5863590" cy="8974455"/>
            <wp:effectExtent l="0" t="0" r="3810" b="0"/>
            <wp:docPr id="7" name="Picture 7" descr="../../../../../Downloads/KTNB_Quy%20trinh-Thực%20hiện%20cu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ownloads/KTNB_Quy%20trinh-Thực%20hiện%20cu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863590" cy="8974455"/>
                    </a:xfrm>
                    <a:prstGeom prst="rect">
                      <a:avLst/>
                    </a:prstGeom>
                    <a:noFill/>
                    <a:ln>
                      <a:noFill/>
                    </a:ln>
                  </pic:spPr>
                </pic:pic>
              </a:graphicData>
            </a:graphic>
          </wp:inline>
        </w:drawing>
      </w:r>
    </w:p>
    <w:p w14:paraId="4CE1D125" w14:textId="77777777" w:rsidR="00CD392C" w:rsidRPr="00047823" w:rsidRDefault="00CD392C" w:rsidP="00CD392C">
      <w:pPr>
        <w:spacing w:line="360" w:lineRule="auto"/>
        <w:jc w:val="both"/>
        <w:rPr>
          <w:b/>
          <w:szCs w:val="26"/>
        </w:rPr>
      </w:pPr>
      <w:r w:rsidRPr="00047823">
        <w:rPr>
          <w:b/>
          <w:szCs w:val="26"/>
        </w:rPr>
        <w:lastRenderedPageBreak/>
        <w:t>Mô tả quy trình:</w:t>
      </w:r>
    </w:p>
    <w:p w14:paraId="0E21652A" w14:textId="77777777" w:rsidR="00CD392C" w:rsidRPr="00EA3989" w:rsidRDefault="00CD392C" w:rsidP="001531AE">
      <w:pPr>
        <w:pStyle w:val="ListParagraph"/>
        <w:numPr>
          <w:ilvl w:val="0"/>
          <w:numId w:val="40"/>
        </w:numPr>
        <w:jc w:val="both"/>
        <w:rPr>
          <w:szCs w:val="26"/>
        </w:rPr>
      </w:pPr>
      <w:r w:rsidRPr="00EA3989">
        <w:rPr>
          <w:b/>
          <w:szCs w:val="26"/>
        </w:rPr>
        <w:t xml:space="preserve">Bước 1: </w:t>
      </w:r>
      <w:r w:rsidRPr="00EA3989">
        <w:rPr>
          <w:szCs w:val="26"/>
        </w:rPr>
        <w:t xml:space="preserve">KTV chọn mẫu kiểm toán, tiếp tục chuyển đến </w:t>
      </w:r>
      <w:r w:rsidRPr="00EA3989">
        <w:rPr>
          <w:b/>
          <w:szCs w:val="26"/>
        </w:rPr>
        <w:t>Bước 2</w:t>
      </w:r>
    </w:p>
    <w:p w14:paraId="3232C53D" w14:textId="77777777" w:rsidR="00CD392C" w:rsidRPr="00EA3989" w:rsidRDefault="00CD392C" w:rsidP="00CD392C">
      <w:pPr>
        <w:pStyle w:val="ListParagraph"/>
        <w:ind w:left="360"/>
        <w:jc w:val="both"/>
        <w:rPr>
          <w:szCs w:val="26"/>
        </w:rPr>
      </w:pPr>
      <w:r w:rsidRPr="00EA3989">
        <w:rPr>
          <w:szCs w:val="26"/>
        </w:rPr>
        <w:t>Nếu đơn vị được KT tự phát hiện ra các vấn đề kiểm toán thì KTV</w:t>
      </w:r>
      <w:r w:rsidRPr="00EA3989">
        <w:rPr>
          <w:b/>
          <w:szCs w:val="26"/>
        </w:rPr>
        <w:t xml:space="preserve"> </w:t>
      </w:r>
      <w:r w:rsidRPr="00EA3989">
        <w:rPr>
          <w:szCs w:val="26"/>
        </w:rPr>
        <w:t xml:space="preserve">sẽ đánh giá các vấn đề phát hiện được, chuyển đến </w:t>
      </w:r>
      <w:r w:rsidRPr="00EA3989">
        <w:rPr>
          <w:b/>
          <w:szCs w:val="26"/>
        </w:rPr>
        <w:t xml:space="preserve">Bước </w:t>
      </w:r>
      <w:r>
        <w:rPr>
          <w:b/>
          <w:szCs w:val="26"/>
        </w:rPr>
        <w:t>3</w:t>
      </w:r>
    </w:p>
    <w:p w14:paraId="60C58BDA" w14:textId="77777777" w:rsidR="00CD392C" w:rsidRPr="00EA3989" w:rsidRDefault="00CD392C" w:rsidP="001531AE">
      <w:pPr>
        <w:numPr>
          <w:ilvl w:val="0"/>
          <w:numId w:val="40"/>
        </w:numPr>
        <w:spacing w:line="360" w:lineRule="auto"/>
        <w:jc w:val="both"/>
        <w:rPr>
          <w:b/>
          <w:szCs w:val="26"/>
        </w:rPr>
      </w:pPr>
      <w:r w:rsidRPr="00EA3989">
        <w:rPr>
          <w:b/>
          <w:szCs w:val="26"/>
        </w:rPr>
        <w:t xml:space="preserve">Bước 2: </w:t>
      </w:r>
      <w:r w:rsidRPr="00EA3989">
        <w:rPr>
          <w:bCs/>
          <w:szCs w:val="26"/>
        </w:rPr>
        <w:t>KTV thực hiện các thủ tục kiểm toán t</w:t>
      </w:r>
      <w:r>
        <w:rPr>
          <w:bCs/>
          <w:szCs w:val="26"/>
        </w:rPr>
        <w:t>heo</w:t>
      </w:r>
      <w:r w:rsidRPr="00EA3989">
        <w:rPr>
          <w:bCs/>
          <w:szCs w:val="26"/>
        </w:rPr>
        <w:t xml:space="preserve"> chương trình kiểm toán đã xây dựng</w:t>
      </w:r>
    </w:p>
    <w:p w14:paraId="15930A1B" w14:textId="77777777" w:rsidR="00CD392C" w:rsidRPr="00EA3989" w:rsidRDefault="00CD392C" w:rsidP="001531AE">
      <w:pPr>
        <w:pStyle w:val="ListParagraph"/>
        <w:numPr>
          <w:ilvl w:val="0"/>
          <w:numId w:val="40"/>
        </w:numPr>
        <w:jc w:val="both"/>
        <w:rPr>
          <w:szCs w:val="26"/>
        </w:rPr>
      </w:pPr>
      <w:r w:rsidRPr="00EA3989">
        <w:rPr>
          <w:b/>
          <w:szCs w:val="26"/>
        </w:rPr>
        <w:t xml:space="preserve">Bước 3: </w:t>
      </w:r>
      <w:r w:rsidRPr="00EA3989">
        <w:rPr>
          <w:szCs w:val="26"/>
        </w:rPr>
        <w:t xml:space="preserve">KTV </w:t>
      </w:r>
      <w:r>
        <w:rPr>
          <w:szCs w:val="26"/>
        </w:rPr>
        <w:t>lập giấy tờ làm việc ghi nhận kết quả thực hiện các thủ tục KT</w:t>
      </w:r>
      <w:r w:rsidRPr="00EA3989">
        <w:rPr>
          <w:szCs w:val="26"/>
        </w:rPr>
        <w:t xml:space="preserve"> </w:t>
      </w:r>
    </w:p>
    <w:p w14:paraId="44F77477" w14:textId="77777777" w:rsidR="00CD392C" w:rsidRPr="00EA3989" w:rsidRDefault="00CD392C" w:rsidP="001531AE">
      <w:pPr>
        <w:numPr>
          <w:ilvl w:val="0"/>
          <w:numId w:val="40"/>
        </w:numPr>
        <w:spacing w:line="360" w:lineRule="auto"/>
        <w:jc w:val="both"/>
        <w:rPr>
          <w:bCs/>
          <w:szCs w:val="26"/>
        </w:rPr>
      </w:pPr>
      <w:r w:rsidRPr="00EA3989">
        <w:rPr>
          <w:b/>
          <w:szCs w:val="26"/>
        </w:rPr>
        <w:t xml:space="preserve">Bước 4: </w:t>
      </w:r>
      <w:r>
        <w:rPr>
          <w:szCs w:val="26"/>
        </w:rPr>
        <w:t xml:space="preserve">KTV ghi nhận </w:t>
      </w:r>
      <w:r w:rsidRPr="00EA3989">
        <w:rPr>
          <w:szCs w:val="26"/>
        </w:rPr>
        <w:t xml:space="preserve">các phát hiện kiểm </w:t>
      </w:r>
      <w:r>
        <w:rPr>
          <w:szCs w:val="26"/>
        </w:rPr>
        <w:t>toán trong quá trình thực hiện thủ tục kiểm toán vào giấy tờ làm việc, các phát hiện không có bằng chứng KT cũng được ghi nhận</w:t>
      </w:r>
    </w:p>
    <w:p w14:paraId="643BDE15" w14:textId="77777777" w:rsidR="00CD392C" w:rsidRPr="009762D9" w:rsidRDefault="00CD392C" w:rsidP="001531AE">
      <w:pPr>
        <w:numPr>
          <w:ilvl w:val="0"/>
          <w:numId w:val="40"/>
        </w:numPr>
        <w:spacing w:line="360" w:lineRule="auto"/>
        <w:jc w:val="both"/>
        <w:rPr>
          <w:b/>
          <w:szCs w:val="26"/>
        </w:rPr>
      </w:pPr>
      <w:r>
        <w:rPr>
          <w:b/>
          <w:szCs w:val="26"/>
        </w:rPr>
        <w:t xml:space="preserve">Bước 5: </w:t>
      </w:r>
      <w:r>
        <w:rPr>
          <w:szCs w:val="26"/>
        </w:rPr>
        <w:t xml:space="preserve">KTV gửi duyệt giấy tờ làm việc, chuyển đến </w:t>
      </w:r>
      <w:r w:rsidRPr="009762D9">
        <w:rPr>
          <w:b/>
          <w:szCs w:val="26"/>
        </w:rPr>
        <w:t>Bước 7</w:t>
      </w:r>
    </w:p>
    <w:p w14:paraId="67C3B833" w14:textId="77777777" w:rsidR="00CD392C" w:rsidRPr="009762D9" w:rsidRDefault="00CD392C" w:rsidP="001531AE">
      <w:pPr>
        <w:numPr>
          <w:ilvl w:val="0"/>
          <w:numId w:val="40"/>
        </w:numPr>
        <w:spacing w:line="360" w:lineRule="auto"/>
        <w:jc w:val="both"/>
        <w:rPr>
          <w:b/>
          <w:szCs w:val="26"/>
        </w:rPr>
      </w:pPr>
      <w:r>
        <w:rPr>
          <w:b/>
          <w:szCs w:val="26"/>
        </w:rPr>
        <w:t xml:space="preserve">Bước 6: </w:t>
      </w:r>
      <w:r>
        <w:rPr>
          <w:szCs w:val="26"/>
        </w:rPr>
        <w:t>KTV đồng thời phát triển phát hiện KT:</w:t>
      </w:r>
      <w:r>
        <w:rPr>
          <w:b/>
          <w:szCs w:val="26"/>
        </w:rPr>
        <w:t xml:space="preserve"> </w:t>
      </w:r>
      <w:r w:rsidRPr="009762D9">
        <w:rPr>
          <w:bCs/>
          <w:szCs w:val="26"/>
        </w:rPr>
        <w:t>đánh giá ảnh hưởng</w:t>
      </w:r>
      <w:r>
        <w:rPr>
          <w:bCs/>
          <w:szCs w:val="26"/>
        </w:rPr>
        <w:t>, nguyên nhân</w:t>
      </w:r>
      <w:r w:rsidRPr="009762D9">
        <w:rPr>
          <w:bCs/>
          <w:szCs w:val="26"/>
        </w:rPr>
        <w:t xml:space="preserve"> </w:t>
      </w:r>
      <w:r>
        <w:rPr>
          <w:bCs/>
          <w:szCs w:val="26"/>
        </w:rPr>
        <w:t xml:space="preserve">gốc rễ </w:t>
      </w:r>
      <w:r w:rsidRPr="009762D9">
        <w:rPr>
          <w:bCs/>
          <w:szCs w:val="26"/>
        </w:rPr>
        <w:t xml:space="preserve">của các phát hiện </w:t>
      </w:r>
      <w:r>
        <w:rPr>
          <w:bCs/>
          <w:szCs w:val="26"/>
        </w:rPr>
        <w:t>KT</w:t>
      </w:r>
      <w:r w:rsidRPr="009762D9">
        <w:rPr>
          <w:bCs/>
          <w:szCs w:val="26"/>
        </w:rPr>
        <w:t>,</w:t>
      </w:r>
      <w:r>
        <w:rPr>
          <w:bCs/>
          <w:szCs w:val="26"/>
        </w:rPr>
        <w:t xml:space="preserve"> mức độ rủi ro của phát hiện,</w:t>
      </w:r>
      <w:r w:rsidRPr="009762D9">
        <w:rPr>
          <w:bCs/>
          <w:szCs w:val="26"/>
        </w:rPr>
        <w:t xml:space="preserve"> </w:t>
      </w:r>
      <w:r>
        <w:rPr>
          <w:bCs/>
          <w:szCs w:val="26"/>
        </w:rPr>
        <w:t xml:space="preserve">từ đó đưa ra các kiến nghị khắc phục phòng ngừa. Chuyển đến </w:t>
      </w:r>
      <w:r w:rsidRPr="000D3EA6">
        <w:rPr>
          <w:b/>
          <w:bCs/>
          <w:szCs w:val="26"/>
        </w:rPr>
        <w:t>bước 8</w:t>
      </w:r>
    </w:p>
    <w:p w14:paraId="5A7E5DEF" w14:textId="77777777" w:rsidR="00CD392C" w:rsidRDefault="00CD392C" w:rsidP="001531AE">
      <w:pPr>
        <w:numPr>
          <w:ilvl w:val="0"/>
          <w:numId w:val="40"/>
        </w:numPr>
        <w:spacing w:line="360" w:lineRule="auto"/>
        <w:jc w:val="both"/>
        <w:rPr>
          <w:bCs/>
          <w:szCs w:val="26"/>
        </w:rPr>
      </w:pPr>
      <w:r w:rsidRPr="006D6763">
        <w:rPr>
          <w:b/>
          <w:szCs w:val="26"/>
        </w:rPr>
        <w:t xml:space="preserve">Bước </w:t>
      </w:r>
      <w:r>
        <w:rPr>
          <w:b/>
          <w:szCs w:val="26"/>
        </w:rPr>
        <w:t>7</w:t>
      </w:r>
      <w:r w:rsidRPr="006D6763">
        <w:rPr>
          <w:b/>
          <w:szCs w:val="26"/>
        </w:rPr>
        <w:t xml:space="preserve">: </w:t>
      </w:r>
      <w:r>
        <w:rPr>
          <w:szCs w:val="26"/>
        </w:rPr>
        <w:t>Trưởng</w:t>
      </w:r>
      <w:r w:rsidRPr="006D6763">
        <w:rPr>
          <w:szCs w:val="26"/>
        </w:rPr>
        <w:t xml:space="preserve"> </w:t>
      </w:r>
      <w:r>
        <w:rPr>
          <w:szCs w:val="26"/>
        </w:rPr>
        <w:t>đoàn KT/</w:t>
      </w:r>
      <w:r w:rsidRPr="006D6763">
        <w:rPr>
          <w:szCs w:val="26"/>
        </w:rPr>
        <w:t xml:space="preserve">nhóm KT </w:t>
      </w:r>
      <w:r>
        <w:rPr>
          <w:szCs w:val="26"/>
        </w:rPr>
        <w:t xml:space="preserve">phê duyệt giấy tờ làm việc của KTV, chuyển đến </w:t>
      </w:r>
      <w:r w:rsidRPr="0048386E">
        <w:rPr>
          <w:szCs w:val="26"/>
        </w:rPr>
        <w:t>Bước 8, nếu không duyệt quay lại bước 3</w:t>
      </w:r>
    </w:p>
    <w:p w14:paraId="3CE678C2" w14:textId="77777777" w:rsidR="00CD392C" w:rsidRDefault="00CD392C" w:rsidP="001531AE">
      <w:pPr>
        <w:numPr>
          <w:ilvl w:val="0"/>
          <w:numId w:val="40"/>
        </w:numPr>
        <w:spacing w:line="360" w:lineRule="auto"/>
        <w:jc w:val="both"/>
        <w:rPr>
          <w:bCs/>
          <w:szCs w:val="26"/>
        </w:rPr>
      </w:pPr>
      <w:r>
        <w:rPr>
          <w:b/>
          <w:szCs w:val="26"/>
        </w:rPr>
        <w:t>Bước 8:</w:t>
      </w:r>
      <w:r>
        <w:rPr>
          <w:bCs/>
          <w:szCs w:val="26"/>
        </w:rPr>
        <w:t xml:space="preserve"> KTV gửi duyệt phát triển phát hiện KT</w:t>
      </w:r>
    </w:p>
    <w:p w14:paraId="7F9E100F" w14:textId="77777777" w:rsidR="00CD392C" w:rsidRDefault="00CD392C" w:rsidP="001531AE">
      <w:pPr>
        <w:numPr>
          <w:ilvl w:val="0"/>
          <w:numId w:val="40"/>
        </w:numPr>
        <w:spacing w:line="360" w:lineRule="auto"/>
        <w:jc w:val="both"/>
        <w:rPr>
          <w:bCs/>
          <w:szCs w:val="26"/>
        </w:rPr>
      </w:pPr>
      <w:r>
        <w:rPr>
          <w:b/>
          <w:szCs w:val="26"/>
        </w:rPr>
        <w:t>Bước 9:</w:t>
      </w:r>
      <w:r>
        <w:rPr>
          <w:bCs/>
          <w:szCs w:val="26"/>
        </w:rPr>
        <w:t xml:space="preserve"> Trưởng đoàn/nhóm KT duyệt phát triển phát hiện, chuyển đến bước 10, nếu không duyệt quay lại bước 6</w:t>
      </w:r>
    </w:p>
    <w:p w14:paraId="65E9F24A" w14:textId="734D82C1" w:rsidR="00F65B64" w:rsidRPr="00CD392C" w:rsidRDefault="00CD392C" w:rsidP="001531AE">
      <w:pPr>
        <w:numPr>
          <w:ilvl w:val="0"/>
          <w:numId w:val="40"/>
        </w:numPr>
        <w:spacing w:line="360" w:lineRule="auto"/>
        <w:jc w:val="both"/>
        <w:rPr>
          <w:bCs/>
          <w:szCs w:val="26"/>
        </w:rPr>
      </w:pPr>
      <w:r w:rsidRPr="00CD392C">
        <w:rPr>
          <w:b/>
          <w:szCs w:val="26"/>
        </w:rPr>
        <w:t>Bước 10:</w:t>
      </w:r>
      <w:r w:rsidRPr="00CD392C">
        <w:rPr>
          <w:bCs/>
          <w:szCs w:val="26"/>
        </w:rPr>
        <w:t xml:space="preserve"> Trưởng đoàn/nhóm KT lập biên bản kiểm toán, cập nhật trạng thái biên bản sau khi họp kết thúc KT với đơn vị được KT.</w:t>
      </w:r>
    </w:p>
    <w:p w14:paraId="05F89E47" w14:textId="1CA64443" w:rsidR="00F65B64" w:rsidRPr="00F65B64" w:rsidRDefault="00F65B64" w:rsidP="00BD3636">
      <w:pPr>
        <w:pStyle w:val="tvHeading1"/>
      </w:pPr>
      <w:bookmarkStart w:id="49" w:name="_Toc87047283"/>
      <w:r>
        <w:rPr>
          <w:lang w:val="en-US"/>
        </w:rPr>
        <w:t>Quy trình Báo cáo kết quả cuộc kiểm toàn</w:t>
      </w:r>
      <w:bookmarkEnd w:id="49"/>
    </w:p>
    <w:p w14:paraId="29C7FE7B"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Pr>
          <w:szCs w:val="26"/>
        </w:rPr>
        <w:t xml:space="preserve">là quy trình lập </w:t>
      </w:r>
      <w:r w:rsidRPr="002E3E61">
        <w:rPr>
          <w:szCs w:val="26"/>
        </w:rPr>
        <w:t>báo cáo</w:t>
      </w:r>
      <w:r>
        <w:rPr>
          <w:szCs w:val="26"/>
        </w:rPr>
        <w:t xml:space="preserve"> kết quả cuộc kiểm toán: tổng hợp các phát hiện trọng yếu, các vấn đề có rủi ro cao, đưa ra mức xếp hạng kiểm toán, kết luận của KTNB đối với quy trình kiểm soát được KT, trình bày kế hoạch khắc phục các phát hiện kiểm toán</w:t>
      </w:r>
    </w:p>
    <w:p w14:paraId="787A8F1E"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10D17B52" w14:textId="77777777" w:rsidR="00CD392C" w:rsidRDefault="00CD392C" w:rsidP="001531AE">
      <w:pPr>
        <w:pStyle w:val="ListParagraph"/>
        <w:numPr>
          <w:ilvl w:val="0"/>
          <w:numId w:val="42"/>
        </w:numPr>
        <w:spacing w:line="360" w:lineRule="auto"/>
        <w:jc w:val="both"/>
        <w:rPr>
          <w:szCs w:val="26"/>
        </w:rPr>
      </w:pPr>
      <w:r>
        <w:rPr>
          <w:szCs w:val="26"/>
        </w:rPr>
        <w:t>Kế hoạch cuộc kiểm toán</w:t>
      </w:r>
    </w:p>
    <w:p w14:paraId="4F74B15C" w14:textId="77777777" w:rsidR="00CD392C" w:rsidRDefault="00CD392C" w:rsidP="001531AE">
      <w:pPr>
        <w:pStyle w:val="ListParagraph"/>
        <w:numPr>
          <w:ilvl w:val="0"/>
          <w:numId w:val="42"/>
        </w:numPr>
        <w:spacing w:line="360" w:lineRule="auto"/>
        <w:jc w:val="both"/>
        <w:rPr>
          <w:szCs w:val="26"/>
        </w:rPr>
      </w:pPr>
      <w:r w:rsidRPr="003142B3">
        <w:rPr>
          <w:szCs w:val="26"/>
        </w:rPr>
        <w:t xml:space="preserve">Tổng hợp </w:t>
      </w:r>
      <w:r>
        <w:rPr>
          <w:szCs w:val="26"/>
        </w:rPr>
        <w:t>các phát hiện kiểm toán</w:t>
      </w:r>
    </w:p>
    <w:p w14:paraId="4AC4F595" w14:textId="77777777" w:rsidR="00CD392C" w:rsidRPr="003142B3" w:rsidRDefault="00CD392C" w:rsidP="001531AE">
      <w:pPr>
        <w:pStyle w:val="ListParagraph"/>
        <w:numPr>
          <w:ilvl w:val="0"/>
          <w:numId w:val="42"/>
        </w:numPr>
        <w:spacing w:line="360" w:lineRule="auto"/>
        <w:jc w:val="both"/>
        <w:rPr>
          <w:szCs w:val="26"/>
        </w:rPr>
      </w:pPr>
      <w:r>
        <w:rPr>
          <w:szCs w:val="26"/>
        </w:rPr>
        <w:t>Biên bản kiểm toán</w:t>
      </w:r>
    </w:p>
    <w:p w14:paraId="010E22D5"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165B06B8" w14:textId="77777777" w:rsidR="00CD392C" w:rsidRPr="003142B3" w:rsidRDefault="00CD392C" w:rsidP="001531AE">
      <w:pPr>
        <w:pStyle w:val="ListParagraph"/>
        <w:numPr>
          <w:ilvl w:val="0"/>
          <w:numId w:val="42"/>
        </w:numPr>
        <w:spacing w:line="360" w:lineRule="auto"/>
        <w:jc w:val="both"/>
        <w:rPr>
          <w:szCs w:val="26"/>
        </w:rPr>
      </w:pPr>
      <w:r w:rsidRPr="003142B3">
        <w:rPr>
          <w:szCs w:val="26"/>
        </w:rPr>
        <w:t xml:space="preserve">Báo cáo </w:t>
      </w:r>
      <w:r>
        <w:rPr>
          <w:szCs w:val="26"/>
        </w:rPr>
        <w:t xml:space="preserve">kết quả cuộc </w:t>
      </w:r>
      <w:r w:rsidRPr="003142B3">
        <w:rPr>
          <w:szCs w:val="26"/>
        </w:rPr>
        <w:t>kiểm toán</w:t>
      </w:r>
    </w:p>
    <w:p w14:paraId="3D1D834F" w14:textId="77777777" w:rsidR="00CD392C" w:rsidRPr="00047823" w:rsidRDefault="00CD392C" w:rsidP="00CD392C">
      <w:pPr>
        <w:spacing w:line="360" w:lineRule="auto"/>
        <w:jc w:val="both"/>
        <w:rPr>
          <w:b/>
          <w:szCs w:val="26"/>
        </w:rPr>
      </w:pPr>
      <w:r w:rsidRPr="00047823">
        <w:rPr>
          <w:b/>
          <w:szCs w:val="26"/>
        </w:rPr>
        <w:t>Vai trò tham gia:</w:t>
      </w:r>
    </w:p>
    <w:p w14:paraId="30433119" w14:textId="77777777" w:rsidR="00CD392C" w:rsidRPr="003142B3" w:rsidRDefault="00CD392C" w:rsidP="001531AE">
      <w:pPr>
        <w:pStyle w:val="ListParagraph"/>
        <w:numPr>
          <w:ilvl w:val="0"/>
          <w:numId w:val="42"/>
        </w:numPr>
        <w:spacing w:line="360" w:lineRule="auto"/>
        <w:jc w:val="both"/>
        <w:rPr>
          <w:szCs w:val="26"/>
        </w:rPr>
      </w:pPr>
      <w:r w:rsidRPr="003142B3">
        <w:rPr>
          <w:szCs w:val="26"/>
        </w:rPr>
        <w:t>Trưởng bộ phận kiểm toán</w:t>
      </w:r>
    </w:p>
    <w:p w14:paraId="1CBF6181" w14:textId="77777777" w:rsidR="00CD392C" w:rsidRDefault="00CD392C" w:rsidP="001531AE">
      <w:pPr>
        <w:pStyle w:val="ListParagraph"/>
        <w:numPr>
          <w:ilvl w:val="0"/>
          <w:numId w:val="42"/>
        </w:numPr>
        <w:spacing w:line="360" w:lineRule="auto"/>
        <w:jc w:val="both"/>
        <w:rPr>
          <w:szCs w:val="26"/>
        </w:rPr>
      </w:pPr>
      <w:r>
        <w:rPr>
          <w:szCs w:val="26"/>
        </w:rPr>
        <w:t>Trưởng đoàn KT</w:t>
      </w:r>
    </w:p>
    <w:p w14:paraId="750C4809" w14:textId="77777777" w:rsidR="00CD392C" w:rsidRPr="003142B3" w:rsidRDefault="00CD392C" w:rsidP="001531AE">
      <w:pPr>
        <w:pStyle w:val="ListParagraph"/>
        <w:numPr>
          <w:ilvl w:val="0"/>
          <w:numId w:val="42"/>
        </w:numPr>
        <w:spacing w:line="360" w:lineRule="auto"/>
        <w:jc w:val="both"/>
        <w:rPr>
          <w:szCs w:val="26"/>
        </w:rPr>
      </w:pPr>
      <w:r w:rsidRPr="003142B3">
        <w:rPr>
          <w:szCs w:val="26"/>
        </w:rPr>
        <w:lastRenderedPageBreak/>
        <w:t>Trưởng nhóm kiểm toán</w:t>
      </w:r>
    </w:p>
    <w:p w14:paraId="7334679E" w14:textId="77777777" w:rsidR="00CD392C" w:rsidRPr="003142B3" w:rsidRDefault="00CD392C" w:rsidP="001531AE">
      <w:pPr>
        <w:pStyle w:val="ListParagraph"/>
        <w:numPr>
          <w:ilvl w:val="0"/>
          <w:numId w:val="42"/>
        </w:numPr>
        <w:spacing w:line="360" w:lineRule="auto"/>
        <w:jc w:val="both"/>
        <w:rPr>
          <w:szCs w:val="26"/>
        </w:rPr>
      </w:pPr>
      <w:r w:rsidRPr="003142B3">
        <w:rPr>
          <w:szCs w:val="26"/>
        </w:rPr>
        <w:t>Kiểm toán viên</w:t>
      </w:r>
    </w:p>
    <w:p w14:paraId="3C781D66" w14:textId="77777777" w:rsidR="00CD392C" w:rsidRDefault="00CD392C" w:rsidP="00CD392C">
      <w:pPr>
        <w:spacing w:line="360" w:lineRule="auto"/>
        <w:jc w:val="both"/>
        <w:rPr>
          <w:b/>
          <w:szCs w:val="26"/>
        </w:rPr>
      </w:pPr>
      <w:r w:rsidRPr="00047823">
        <w:rPr>
          <w:b/>
          <w:szCs w:val="26"/>
        </w:rPr>
        <w:t>Quy trình:</w:t>
      </w:r>
    </w:p>
    <w:p w14:paraId="670C956A" w14:textId="77777777" w:rsidR="00CD392C" w:rsidRDefault="00CD392C" w:rsidP="00CD392C">
      <w:pPr>
        <w:spacing w:line="360" w:lineRule="auto"/>
        <w:jc w:val="both"/>
      </w:pPr>
      <w:r>
        <w:rPr>
          <w:noProof/>
        </w:rPr>
        <w:drawing>
          <wp:inline distT="0" distB="0" distL="0" distR="0" wp14:anchorId="602D0D00" wp14:editId="3B589FE1">
            <wp:extent cx="5863590" cy="4854575"/>
            <wp:effectExtent l="0" t="0" r="3810" b="0"/>
            <wp:docPr id="11" name="Picture 11" descr="../../../../../Downloads/KTNB_Quy%20trinh-Lập%20báo%20cáo%2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ownloads/KTNB_Quy%20trinh-Lập%20báo%20cáo%20c"/>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863590" cy="4854575"/>
                    </a:xfrm>
                    <a:prstGeom prst="rect">
                      <a:avLst/>
                    </a:prstGeom>
                    <a:noFill/>
                    <a:ln>
                      <a:noFill/>
                    </a:ln>
                  </pic:spPr>
                </pic:pic>
              </a:graphicData>
            </a:graphic>
          </wp:inline>
        </w:drawing>
      </w:r>
    </w:p>
    <w:p w14:paraId="68CCE8A9" w14:textId="77777777" w:rsidR="00CD392C" w:rsidRPr="00047823" w:rsidRDefault="00CD392C" w:rsidP="00CD392C">
      <w:pPr>
        <w:spacing w:line="360" w:lineRule="auto"/>
        <w:jc w:val="both"/>
        <w:rPr>
          <w:b/>
          <w:szCs w:val="26"/>
        </w:rPr>
      </w:pPr>
      <w:r w:rsidRPr="00047823">
        <w:rPr>
          <w:b/>
          <w:szCs w:val="26"/>
        </w:rPr>
        <w:t>Mô tả quy trình:</w:t>
      </w:r>
    </w:p>
    <w:p w14:paraId="18067D7A" w14:textId="77777777" w:rsidR="00CD392C" w:rsidRPr="002E3E61" w:rsidRDefault="00CD392C" w:rsidP="001531AE">
      <w:pPr>
        <w:pStyle w:val="ListParagraph"/>
        <w:numPr>
          <w:ilvl w:val="0"/>
          <w:numId w:val="40"/>
        </w:numPr>
        <w:spacing w:line="360" w:lineRule="auto"/>
        <w:jc w:val="both"/>
        <w:rPr>
          <w:b/>
          <w:szCs w:val="26"/>
        </w:rPr>
      </w:pPr>
      <w:r w:rsidRPr="002E3E61">
        <w:rPr>
          <w:b/>
          <w:szCs w:val="26"/>
        </w:rPr>
        <w:t xml:space="preserve">Bước 1: </w:t>
      </w:r>
      <w:r>
        <w:rPr>
          <w:szCs w:val="26"/>
        </w:rPr>
        <w:t>Trưởng đoàn/trưởng nhóm KT tạo báo cáo cuộc KT</w:t>
      </w:r>
    </w:p>
    <w:p w14:paraId="4C08823E" w14:textId="77777777" w:rsidR="00CD392C" w:rsidRPr="002E3E61" w:rsidRDefault="00CD392C" w:rsidP="001531AE">
      <w:pPr>
        <w:pStyle w:val="ListParagraph"/>
        <w:numPr>
          <w:ilvl w:val="0"/>
          <w:numId w:val="40"/>
        </w:numPr>
        <w:spacing w:line="360" w:lineRule="auto"/>
        <w:jc w:val="both"/>
        <w:rPr>
          <w:b/>
          <w:szCs w:val="26"/>
        </w:rPr>
      </w:pPr>
      <w:r>
        <w:rPr>
          <w:b/>
          <w:szCs w:val="26"/>
        </w:rPr>
        <w:t xml:space="preserve">Bước 2: </w:t>
      </w:r>
      <w:r>
        <w:rPr>
          <w:szCs w:val="26"/>
        </w:rPr>
        <w:t>Trưởng đoàn/trưởng nhóm KT cập nhật nội dung báo cáo: căn cứ các phát hiện của KT đưa ra đánh giá hiệu quả của từng quy trình được KT, xếp hạng KT đối với từng đơn vị được KT và đối với cả cuộc KT</w:t>
      </w:r>
    </w:p>
    <w:p w14:paraId="7D7964F4" w14:textId="77777777" w:rsidR="00CD392C" w:rsidRPr="002E3E61" w:rsidRDefault="00CD392C" w:rsidP="001531AE">
      <w:pPr>
        <w:pStyle w:val="ListParagraph"/>
        <w:numPr>
          <w:ilvl w:val="0"/>
          <w:numId w:val="40"/>
        </w:numPr>
        <w:spacing w:line="360" w:lineRule="auto"/>
        <w:jc w:val="both"/>
        <w:rPr>
          <w:b/>
          <w:szCs w:val="26"/>
        </w:rPr>
      </w:pPr>
      <w:r>
        <w:rPr>
          <w:b/>
          <w:szCs w:val="26"/>
        </w:rPr>
        <w:t xml:space="preserve">Bước 3: </w:t>
      </w:r>
      <w:r>
        <w:rPr>
          <w:szCs w:val="26"/>
        </w:rPr>
        <w:t>Trưởng đoàn/trưởng nhóm KT gửi duyệt báo cáo kiểm toán lên trưởng KTNB</w:t>
      </w:r>
    </w:p>
    <w:p w14:paraId="05CD7586" w14:textId="77777777" w:rsidR="00CD392C" w:rsidRPr="00CD392C" w:rsidRDefault="00CD392C" w:rsidP="001531AE">
      <w:pPr>
        <w:pStyle w:val="ListParagraph"/>
        <w:numPr>
          <w:ilvl w:val="0"/>
          <w:numId w:val="40"/>
        </w:numPr>
        <w:spacing w:line="360" w:lineRule="auto"/>
        <w:jc w:val="both"/>
        <w:rPr>
          <w:b/>
          <w:szCs w:val="26"/>
        </w:rPr>
      </w:pPr>
      <w:r>
        <w:rPr>
          <w:b/>
          <w:szCs w:val="26"/>
        </w:rPr>
        <w:t xml:space="preserve">Bước 4: </w:t>
      </w:r>
      <w:r>
        <w:rPr>
          <w:szCs w:val="26"/>
        </w:rPr>
        <w:t>Trưởng bộ phận KTNB phê duyệt báo cáo kết quả KT, chuyển đến bước 5, nếu không phê duyệt quay lại bước 2</w:t>
      </w:r>
    </w:p>
    <w:p w14:paraId="31957065" w14:textId="62A24211" w:rsidR="00F65B64" w:rsidRPr="00CD392C" w:rsidRDefault="00CD392C" w:rsidP="001531AE">
      <w:pPr>
        <w:pStyle w:val="ListParagraph"/>
        <w:numPr>
          <w:ilvl w:val="0"/>
          <w:numId w:val="40"/>
        </w:numPr>
        <w:spacing w:line="360" w:lineRule="auto"/>
        <w:jc w:val="both"/>
        <w:rPr>
          <w:b/>
          <w:szCs w:val="26"/>
        </w:rPr>
      </w:pPr>
      <w:r w:rsidRPr="00CD392C">
        <w:rPr>
          <w:b/>
          <w:szCs w:val="26"/>
        </w:rPr>
        <w:t xml:space="preserve">Bước 5: </w:t>
      </w:r>
      <w:r w:rsidRPr="00CD392C">
        <w:rPr>
          <w:szCs w:val="26"/>
        </w:rPr>
        <w:t>Trưởng đoàn/trưởng nhóm KT phát hành báo cáo kiểm toán, gửi đến đơn vị được kiểm toán và các bên liên quan.</w:t>
      </w:r>
    </w:p>
    <w:p w14:paraId="44FA74F0" w14:textId="04996CD0" w:rsidR="00F65B64" w:rsidRPr="00F65B64" w:rsidRDefault="00F65B64" w:rsidP="00BD3636">
      <w:pPr>
        <w:pStyle w:val="tvHeading1"/>
      </w:pPr>
      <w:bookmarkStart w:id="50" w:name="_Toc87047284"/>
      <w:r>
        <w:rPr>
          <w:lang w:val="en-US"/>
        </w:rPr>
        <w:t xml:space="preserve">Quy trình </w:t>
      </w:r>
      <w:r w:rsidR="00155C7A">
        <w:rPr>
          <w:lang w:val="vi-VN"/>
        </w:rPr>
        <w:t>T</w:t>
      </w:r>
      <w:r>
        <w:rPr>
          <w:lang w:val="en-US"/>
        </w:rPr>
        <w:t>heo dõi thực hiện kiến nghị sau kiểm toàn</w:t>
      </w:r>
      <w:bookmarkEnd w:id="50"/>
    </w:p>
    <w:p w14:paraId="754B5013" w14:textId="77777777" w:rsidR="00CD392C" w:rsidRDefault="00CD392C" w:rsidP="00CD392C">
      <w:pPr>
        <w:spacing w:line="360" w:lineRule="auto"/>
        <w:jc w:val="both"/>
        <w:rPr>
          <w:szCs w:val="26"/>
        </w:rPr>
      </w:pPr>
      <w:r w:rsidRPr="00047823">
        <w:rPr>
          <w:b/>
          <w:szCs w:val="26"/>
        </w:rPr>
        <w:lastRenderedPageBreak/>
        <w:t>Mô tả:</w:t>
      </w:r>
      <w:r w:rsidRPr="00047823">
        <w:rPr>
          <w:szCs w:val="26"/>
        </w:rPr>
        <w:t xml:space="preserve"> </w:t>
      </w:r>
      <w:r w:rsidRPr="00243CCA">
        <w:rPr>
          <w:szCs w:val="26"/>
        </w:rPr>
        <w:t xml:space="preserve">là </w:t>
      </w:r>
      <w:r>
        <w:rPr>
          <w:szCs w:val="26"/>
        </w:rPr>
        <w:t>quy trình theo dõi đơn vị được kiểm toán thực hiện các kiến nghị của KTNB sau cuộc kiểm toán</w:t>
      </w:r>
    </w:p>
    <w:p w14:paraId="654BE056"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2AEA31C3" w14:textId="77777777" w:rsidR="00CD392C" w:rsidRPr="00234D66" w:rsidRDefault="00CD392C" w:rsidP="001531AE">
      <w:pPr>
        <w:pStyle w:val="ListParagraph"/>
        <w:numPr>
          <w:ilvl w:val="0"/>
          <w:numId w:val="44"/>
        </w:numPr>
        <w:spacing w:line="360" w:lineRule="auto"/>
        <w:jc w:val="both"/>
        <w:rPr>
          <w:szCs w:val="26"/>
        </w:rPr>
      </w:pPr>
      <w:r>
        <w:rPr>
          <w:szCs w:val="26"/>
        </w:rPr>
        <w:t>Kiến nghị của KTV đối với các phát hiện KT đã được duyệt</w:t>
      </w:r>
    </w:p>
    <w:p w14:paraId="7583DC9B"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5EB30D2F" w14:textId="77777777" w:rsidR="00CD392C" w:rsidRPr="00234D66" w:rsidRDefault="00CD392C" w:rsidP="001531AE">
      <w:pPr>
        <w:pStyle w:val="ListParagraph"/>
        <w:numPr>
          <w:ilvl w:val="0"/>
          <w:numId w:val="44"/>
        </w:numPr>
        <w:spacing w:line="360" w:lineRule="auto"/>
        <w:jc w:val="both"/>
        <w:rPr>
          <w:szCs w:val="26"/>
        </w:rPr>
      </w:pPr>
      <w:r>
        <w:rPr>
          <w:szCs w:val="26"/>
        </w:rPr>
        <w:t>Cập nhật trạng thái thực hiện kiến nghị</w:t>
      </w:r>
    </w:p>
    <w:p w14:paraId="160DAD0D" w14:textId="77777777" w:rsidR="00CD392C" w:rsidRPr="00047823" w:rsidRDefault="00CD392C" w:rsidP="00CD392C">
      <w:pPr>
        <w:spacing w:line="360" w:lineRule="auto"/>
        <w:jc w:val="both"/>
        <w:rPr>
          <w:b/>
          <w:szCs w:val="26"/>
        </w:rPr>
      </w:pPr>
      <w:r w:rsidRPr="00047823">
        <w:rPr>
          <w:b/>
          <w:szCs w:val="26"/>
        </w:rPr>
        <w:t>Vai trò tham gia:</w:t>
      </w:r>
    </w:p>
    <w:p w14:paraId="25B4918F" w14:textId="77777777" w:rsidR="00CD392C" w:rsidRPr="00243CCA" w:rsidRDefault="00CD392C" w:rsidP="001531AE">
      <w:pPr>
        <w:pStyle w:val="ListParagraph"/>
        <w:numPr>
          <w:ilvl w:val="0"/>
          <w:numId w:val="43"/>
        </w:numPr>
        <w:spacing w:line="360" w:lineRule="auto"/>
        <w:jc w:val="both"/>
        <w:rPr>
          <w:szCs w:val="26"/>
        </w:rPr>
      </w:pPr>
      <w:r w:rsidRPr="00243CCA">
        <w:rPr>
          <w:szCs w:val="26"/>
        </w:rPr>
        <w:t>Trưởng bộ phận kiểm toán</w:t>
      </w:r>
    </w:p>
    <w:p w14:paraId="1B40D984" w14:textId="77777777" w:rsidR="00CD392C" w:rsidRDefault="00CD392C" w:rsidP="001531AE">
      <w:pPr>
        <w:pStyle w:val="ListParagraph"/>
        <w:numPr>
          <w:ilvl w:val="0"/>
          <w:numId w:val="43"/>
        </w:numPr>
        <w:spacing w:line="360" w:lineRule="auto"/>
        <w:jc w:val="both"/>
        <w:rPr>
          <w:szCs w:val="26"/>
        </w:rPr>
      </w:pPr>
      <w:r>
        <w:rPr>
          <w:szCs w:val="26"/>
        </w:rPr>
        <w:t>Trưởng đoàn KT</w:t>
      </w:r>
    </w:p>
    <w:p w14:paraId="21E56A22" w14:textId="77777777" w:rsidR="00CD392C" w:rsidRPr="00243CCA" w:rsidRDefault="00CD392C" w:rsidP="001531AE">
      <w:pPr>
        <w:pStyle w:val="ListParagraph"/>
        <w:numPr>
          <w:ilvl w:val="0"/>
          <w:numId w:val="43"/>
        </w:numPr>
        <w:spacing w:line="360" w:lineRule="auto"/>
        <w:jc w:val="both"/>
        <w:rPr>
          <w:szCs w:val="26"/>
        </w:rPr>
      </w:pPr>
      <w:r w:rsidRPr="00243CCA">
        <w:rPr>
          <w:szCs w:val="26"/>
        </w:rPr>
        <w:t>Trưởng nhóm kiểm toán</w:t>
      </w:r>
    </w:p>
    <w:p w14:paraId="79255145" w14:textId="77777777" w:rsidR="00CD392C" w:rsidRDefault="00CD392C" w:rsidP="001531AE">
      <w:pPr>
        <w:pStyle w:val="ListParagraph"/>
        <w:numPr>
          <w:ilvl w:val="0"/>
          <w:numId w:val="43"/>
        </w:numPr>
        <w:spacing w:line="360" w:lineRule="auto"/>
        <w:jc w:val="both"/>
        <w:rPr>
          <w:szCs w:val="26"/>
        </w:rPr>
      </w:pPr>
      <w:r w:rsidRPr="00243CCA">
        <w:rPr>
          <w:szCs w:val="26"/>
        </w:rPr>
        <w:t>Kiểm toán viên</w:t>
      </w:r>
    </w:p>
    <w:p w14:paraId="27ABC9BE" w14:textId="77777777" w:rsidR="00CD392C" w:rsidRPr="003142B3" w:rsidRDefault="00CD392C" w:rsidP="001531AE">
      <w:pPr>
        <w:pStyle w:val="ListParagraph"/>
        <w:numPr>
          <w:ilvl w:val="0"/>
          <w:numId w:val="43"/>
        </w:numPr>
        <w:spacing w:line="360" w:lineRule="auto"/>
        <w:jc w:val="both"/>
        <w:rPr>
          <w:szCs w:val="26"/>
        </w:rPr>
      </w:pPr>
      <w:r w:rsidRPr="003142B3">
        <w:rPr>
          <w:szCs w:val="26"/>
        </w:rPr>
        <w:t>Đơn vị được kiểm toán</w:t>
      </w:r>
    </w:p>
    <w:p w14:paraId="0467334D" w14:textId="77777777" w:rsidR="00CD392C" w:rsidRDefault="00CD392C" w:rsidP="00CD392C">
      <w:pPr>
        <w:spacing w:line="360" w:lineRule="auto"/>
        <w:jc w:val="both"/>
      </w:pPr>
      <w:r>
        <w:rPr>
          <w:b/>
          <w:szCs w:val="26"/>
        </w:rPr>
        <w:t>Quy trình:</w:t>
      </w:r>
    </w:p>
    <w:p w14:paraId="0627CA12" w14:textId="77777777" w:rsidR="00CD392C" w:rsidRPr="0044317C" w:rsidRDefault="00CD392C" w:rsidP="00CD392C">
      <w:pPr>
        <w:spacing w:line="360" w:lineRule="auto"/>
        <w:jc w:val="both"/>
        <w:rPr>
          <w:szCs w:val="26"/>
        </w:rPr>
      </w:pPr>
      <w:r>
        <w:rPr>
          <w:noProof/>
          <w:szCs w:val="26"/>
        </w:rPr>
        <w:lastRenderedPageBreak/>
        <w:drawing>
          <wp:inline distT="0" distB="0" distL="0" distR="0" wp14:anchorId="2FC3707C" wp14:editId="77BF1A76">
            <wp:extent cx="5867400" cy="7594600"/>
            <wp:effectExtent l="0" t="0" r="0" b="0"/>
            <wp:docPr id="13" name="Picture 13" descr="../../../../../Downloads/KTNB_Quy%20trinh-Theo%20dõi%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ownloads/KTNB_Quy%20trinh-Theo%20dõi%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867400" cy="7594600"/>
                    </a:xfrm>
                    <a:prstGeom prst="rect">
                      <a:avLst/>
                    </a:prstGeom>
                    <a:noFill/>
                    <a:ln>
                      <a:noFill/>
                    </a:ln>
                  </pic:spPr>
                </pic:pic>
              </a:graphicData>
            </a:graphic>
          </wp:inline>
        </w:drawing>
      </w:r>
    </w:p>
    <w:p w14:paraId="3F7FD7C0" w14:textId="77777777" w:rsidR="00CD392C" w:rsidRPr="00EA3CA8" w:rsidRDefault="00CD392C" w:rsidP="00CD392C">
      <w:pPr>
        <w:spacing w:line="360" w:lineRule="auto"/>
        <w:jc w:val="both"/>
        <w:rPr>
          <w:szCs w:val="26"/>
        </w:rPr>
      </w:pPr>
      <w:r w:rsidRPr="00047823">
        <w:rPr>
          <w:b/>
          <w:szCs w:val="26"/>
        </w:rPr>
        <w:t>Mô tả quy trình:</w:t>
      </w:r>
    </w:p>
    <w:p w14:paraId="2684B7F8" w14:textId="77777777" w:rsidR="00CD392C" w:rsidRPr="00B16603" w:rsidRDefault="00CD392C" w:rsidP="001531AE">
      <w:pPr>
        <w:pStyle w:val="ListParagraph"/>
        <w:numPr>
          <w:ilvl w:val="0"/>
          <w:numId w:val="40"/>
        </w:numPr>
        <w:spacing w:line="360" w:lineRule="auto"/>
        <w:jc w:val="both"/>
        <w:rPr>
          <w:szCs w:val="26"/>
        </w:rPr>
      </w:pPr>
      <w:r w:rsidRPr="00B16603">
        <w:rPr>
          <w:b/>
          <w:szCs w:val="26"/>
        </w:rPr>
        <w:t xml:space="preserve">Bước 1: </w:t>
      </w:r>
      <w:r w:rsidRPr="00B16603">
        <w:rPr>
          <w:szCs w:val="26"/>
        </w:rPr>
        <w:t>Đơn vị được kiểm toán hoàn thành các công việc khắc phục</w:t>
      </w:r>
      <w:r>
        <w:rPr>
          <w:szCs w:val="26"/>
        </w:rPr>
        <w:t xml:space="preserve"> theo kiến nghị kiểm toán, cập nhật kết quả thực hiện vào phần mềm. Trường hợp kiến nghị của KT không còn được áp dụng, chuyển đển </w:t>
      </w:r>
      <w:r w:rsidRPr="003E125D">
        <w:rPr>
          <w:b/>
          <w:szCs w:val="26"/>
        </w:rPr>
        <w:t>bước 8</w:t>
      </w:r>
    </w:p>
    <w:p w14:paraId="4C92690E" w14:textId="77777777" w:rsidR="00CD392C" w:rsidRPr="003E125D" w:rsidRDefault="00CD392C" w:rsidP="001531AE">
      <w:pPr>
        <w:pStyle w:val="ListParagraph"/>
        <w:numPr>
          <w:ilvl w:val="0"/>
          <w:numId w:val="40"/>
        </w:numPr>
        <w:spacing w:line="360" w:lineRule="auto"/>
        <w:jc w:val="both"/>
        <w:rPr>
          <w:b/>
          <w:szCs w:val="26"/>
        </w:rPr>
      </w:pPr>
      <w:r w:rsidRPr="003E125D">
        <w:rPr>
          <w:b/>
          <w:szCs w:val="26"/>
        </w:rPr>
        <w:t>Bước 2:</w:t>
      </w:r>
      <w:r>
        <w:rPr>
          <w:b/>
          <w:szCs w:val="26"/>
        </w:rPr>
        <w:t xml:space="preserve"> </w:t>
      </w:r>
      <w:r>
        <w:rPr>
          <w:szCs w:val="26"/>
        </w:rPr>
        <w:t>Đơn vị được KT gửi kết quả thực hiện kiến nghị lên cho KTV đánh giá</w:t>
      </w:r>
    </w:p>
    <w:p w14:paraId="27D50E43" w14:textId="77777777" w:rsidR="00CD392C" w:rsidRDefault="00CD392C" w:rsidP="001531AE">
      <w:pPr>
        <w:pStyle w:val="ListParagraph"/>
        <w:numPr>
          <w:ilvl w:val="0"/>
          <w:numId w:val="40"/>
        </w:numPr>
        <w:spacing w:line="360" w:lineRule="auto"/>
        <w:jc w:val="both"/>
        <w:rPr>
          <w:szCs w:val="26"/>
        </w:rPr>
      </w:pPr>
      <w:r w:rsidRPr="00B16603">
        <w:rPr>
          <w:b/>
          <w:szCs w:val="26"/>
        </w:rPr>
        <w:lastRenderedPageBreak/>
        <w:t>B</w:t>
      </w:r>
      <w:r>
        <w:rPr>
          <w:b/>
          <w:szCs w:val="26"/>
        </w:rPr>
        <w:t>ước 3</w:t>
      </w:r>
      <w:r w:rsidRPr="00B16603">
        <w:rPr>
          <w:b/>
          <w:szCs w:val="26"/>
        </w:rPr>
        <w:t xml:space="preserve">: </w:t>
      </w:r>
      <w:r>
        <w:rPr>
          <w:szCs w:val="26"/>
        </w:rPr>
        <w:t xml:space="preserve">KTV đánh giá kết quả thực hiện kiến nghị </w:t>
      </w:r>
      <w:r w:rsidRPr="00B16603">
        <w:rPr>
          <w:szCs w:val="26"/>
        </w:rPr>
        <w:t xml:space="preserve">của đơn vị </w:t>
      </w:r>
      <w:r>
        <w:rPr>
          <w:szCs w:val="26"/>
        </w:rPr>
        <w:t>được KT, tiếp tục chuyển lên trưởng đoàn KT đánh giá</w:t>
      </w:r>
    </w:p>
    <w:p w14:paraId="3390E174" w14:textId="77777777" w:rsidR="00CD392C" w:rsidRDefault="00CD392C" w:rsidP="001531AE">
      <w:pPr>
        <w:pStyle w:val="ListParagraph"/>
        <w:numPr>
          <w:ilvl w:val="0"/>
          <w:numId w:val="40"/>
        </w:numPr>
        <w:spacing w:line="360" w:lineRule="auto"/>
        <w:jc w:val="both"/>
        <w:rPr>
          <w:szCs w:val="26"/>
        </w:rPr>
      </w:pPr>
      <w:r>
        <w:rPr>
          <w:b/>
          <w:szCs w:val="26"/>
        </w:rPr>
        <w:t>Bước 4:</w:t>
      </w:r>
      <w:r>
        <w:rPr>
          <w:szCs w:val="26"/>
        </w:rPr>
        <w:t xml:space="preserve"> Trưởng đoàn KT đánh giá kết quả thực hiện kiến nghị </w:t>
      </w:r>
      <w:r w:rsidRPr="00B16603">
        <w:rPr>
          <w:szCs w:val="26"/>
        </w:rPr>
        <w:t xml:space="preserve">của đơn vị </w:t>
      </w:r>
      <w:r>
        <w:rPr>
          <w:szCs w:val="26"/>
        </w:rPr>
        <w:t>được KT, với các vấn đề rủi ro cao, tiếp tục chuyển lên trưởng KTNB đánh giá</w:t>
      </w:r>
    </w:p>
    <w:p w14:paraId="5825F30F" w14:textId="77777777" w:rsidR="00CD392C" w:rsidRPr="00AD1109" w:rsidRDefault="00CD392C" w:rsidP="001531AE">
      <w:pPr>
        <w:pStyle w:val="ListParagraph"/>
        <w:numPr>
          <w:ilvl w:val="0"/>
          <w:numId w:val="40"/>
        </w:numPr>
        <w:spacing w:line="360" w:lineRule="auto"/>
        <w:jc w:val="both"/>
        <w:rPr>
          <w:szCs w:val="26"/>
        </w:rPr>
      </w:pPr>
      <w:r>
        <w:rPr>
          <w:b/>
          <w:szCs w:val="26"/>
        </w:rPr>
        <w:t>Bước 5, 6:</w:t>
      </w:r>
      <w:r>
        <w:rPr>
          <w:szCs w:val="26"/>
        </w:rPr>
        <w:t xml:space="preserve"> Trưởng KTNB đánh giá kết quả thực hiện kiến nghị </w:t>
      </w:r>
      <w:r w:rsidRPr="00B16603">
        <w:rPr>
          <w:szCs w:val="26"/>
        </w:rPr>
        <w:t xml:space="preserve">của đơn vị </w:t>
      </w:r>
      <w:r>
        <w:rPr>
          <w:szCs w:val="26"/>
        </w:rPr>
        <w:t xml:space="preserve">được KT. </w:t>
      </w:r>
    </w:p>
    <w:p w14:paraId="42D62150" w14:textId="77777777" w:rsidR="00CD392C" w:rsidRDefault="00CD392C" w:rsidP="001531AE">
      <w:pPr>
        <w:pStyle w:val="ListParagraph"/>
        <w:numPr>
          <w:ilvl w:val="0"/>
          <w:numId w:val="40"/>
        </w:numPr>
        <w:spacing w:line="360" w:lineRule="auto"/>
        <w:jc w:val="both"/>
        <w:rPr>
          <w:szCs w:val="26"/>
        </w:rPr>
      </w:pPr>
      <w:r>
        <w:rPr>
          <w:b/>
          <w:szCs w:val="26"/>
        </w:rPr>
        <w:t>Bước 7</w:t>
      </w:r>
      <w:r w:rsidRPr="00AD1109">
        <w:rPr>
          <w:szCs w:val="26"/>
        </w:rPr>
        <w:t>:</w:t>
      </w:r>
      <w:r>
        <w:rPr>
          <w:szCs w:val="26"/>
        </w:rPr>
        <w:t xml:space="preserve"> Trưởng KTNB/trưởng đoàn KT (tuỳ thuộc người đánh giá cuối cùng) xem xét đóng vấn đề kiến nghị, nếu không đóng vấn đề quay lại bước 1</w:t>
      </w:r>
    </w:p>
    <w:p w14:paraId="564147E5" w14:textId="706A8DFD" w:rsidR="00F65B64" w:rsidRPr="00CD392C" w:rsidRDefault="00CD392C" w:rsidP="001531AE">
      <w:pPr>
        <w:pStyle w:val="ListParagraph"/>
        <w:numPr>
          <w:ilvl w:val="0"/>
          <w:numId w:val="40"/>
        </w:numPr>
        <w:spacing w:line="360" w:lineRule="auto"/>
        <w:jc w:val="both"/>
        <w:rPr>
          <w:szCs w:val="26"/>
        </w:rPr>
      </w:pPr>
      <w:r w:rsidRPr="00CD392C">
        <w:rPr>
          <w:b/>
          <w:szCs w:val="26"/>
        </w:rPr>
        <w:t>Bước 8</w:t>
      </w:r>
      <w:r w:rsidRPr="00CD392C">
        <w:rPr>
          <w:szCs w:val="26"/>
        </w:rPr>
        <w:t>: Trưởng KTNB/trưởng đoàn KT đóng vấn đề kiến nghị</w:t>
      </w:r>
    </w:p>
    <w:p w14:paraId="041D27BC" w14:textId="17F5C84D" w:rsidR="00F65B64" w:rsidRPr="00F65B64" w:rsidRDefault="00F65B64" w:rsidP="00BD3636">
      <w:pPr>
        <w:pStyle w:val="tvHeading1"/>
      </w:pPr>
      <w:bookmarkStart w:id="51" w:name="_Toc87047285"/>
      <w:r>
        <w:rPr>
          <w:lang w:val="en-US"/>
        </w:rPr>
        <w:t>Quy trình Kiểm soát chất lượng kiểm toàn</w:t>
      </w:r>
      <w:bookmarkEnd w:id="51"/>
    </w:p>
    <w:p w14:paraId="7B7B65CD" w14:textId="77777777" w:rsidR="00CD392C" w:rsidRPr="00652D28" w:rsidRDefault="00CD392C" w:rsidP="00CD392C">
      <w:pPr>
        <w:jc w:val="both"/>
        <w:rPr>
          <w:b/>
        </w:rPr>
      </w:pPr>
      <w:bookmarkStart w:id="52" w:name="_Hlk40189124"/>
      <w:r w:rsidRPr="00652D28">
        <w:rPr>
          <w:b/>
          <w:szCs w:val="26"/>
        </w:rPr>
        <w:t>Mô tả:</w:t>
      </w:r>
      <w:r w:rsidRPr="00652D28">
        <w:rPr>
          <w:szCs w:val="26"/>
        </w:rPr>
        <w:t xml:space="preserve"> là quy trình kiểm soát chất lượng công việc của bộ phận KTNB dựa trên các chỉ tiêu đánh giá được thiết lập từ trước và dựa trên mức độ hoàn thành các công việc trong cuộc KT</w:t>
      </w:r>
    </w:p>
    <w:p w14:paraId="47FD5ECF" w14:textId="77777777" w:rsidR="00CD392C" w:rsidRDefault="00CD392C" w:rsidP="00CD392C">
      <w:pPr>
        <w:spacing w:line="360" w:lineRule="auto"/>
        <w:jc w:val="both"/>
        <w:rPr>
          <w:szCs w:val="26"/>
        </w:rPr>
      </w:pPr>
      <w:r w:rsidRPr="00047823">
        <w:rPr>
          <w:b/>
          <w:szCs w:val="26"/>
        </w:rPr>
        <w:t>Đầu vào:</w:t>
      </w:r>
      <w:r w:rsidRPr="00047823">
        <w:rPr>
          <w:szCs w:val="26"/>
        </w:rPr>
        <w:t xml:space="preserve"> </w:t>
      </w:r>
    </w:p>
    <w:p w14:paraId="5E2B166C" w14:textId="77777777" w:rsidR="00CD392C" w:rsidRDefault="00CD392C" w:rsidP="001531AE">
      <w:pPr>
        <w:pStyle w:val="ListParagraph"/>
        <w:numPr>
          <w:ilvl w:val="0"/>
          <w:numId w:val="44"/>
        </w:numPr>
        <w:spacing w:line="360" w:lineRule="auto"/>
        <w:jc w:val="both"/>
        <w:rPr>
          <w:szCs w:val="26"/>
        </w:rPr>
      </w:pPr>
      <w:r>
        <w:rPr>
          <w:szCs w:val="26"/>
        </w:rPr>
        <w:t>Hệ thống KPI đo lường hiệu quả hoạt động KTNB</w:t>
      </w:r>
    </w:p>
    <w:p w14:paraId="3608044D" w14:textId="77777777" w:rsidR="00CD392C" w:rsidRDefault="00CD392C" w:rsidP="001531AE">
      <w:pPr>
        <w:pStyle w:val="ListParagraph"/>
        <w:numPr>
          <w:ilvl w:val="0"/>
          <w:numId w:val="44"/>
        </w:numPr>
        <w:spacing w:line="360" w:lineRule="auto"/>
        <w:jc w:val="both"/>
        <w:rPr>
          <w:szCs w:val="26"/>
        </w:rPr>
      </w:pPr>
      <w:r>
        <w:rPr>
          <w:szCs w:val="26"/>
        </w:rPr>
        <w:t>Danh sách các công việc cuộc kiểm toán</w:t>
      </w:r>
    </w:p>
    <w:p w14:paraId="6C99DA5B" w14:textId="77777777" w:rsidR="00CD392C" w:rsidRPr="00C74FD4" w:rsidRDefault="00CD392C" w:rsidP="00CD392C">
      <w:pPr>
        <w:spacing w:line="360" w:lineRule="auto"/>
        <w:jc w:val="both"/>
        <w:rPr>
          <w:szCs w:val="26"/>
        </w:rPr>
      </w:pPr>
      <w:r>
        <w:rPr>
          <w:b/>
          <w:szCs w:val="26"/>
        </w:rPr>
        <w:t>Đầu</w:t>
      </w:r>
      <w:r w:rsidRPr="00C74FD4">
        <w:rPr>
          <w:b/>
          <w:szCs w:val="26"/>
        </w:rPr>
        <w:t xml:space="preserve"> ra:</w:t>
      </w:r>
      <w:r w:rsidRPr="00C74FD4">
        <w:rPr>
          <w:szCs w:val="26"/>
        </w:rPr>
        <w:t xml:space="preserve"> </w:t>
      </w:r>
    </w:p>
    <w:p w14:paraId="655AD3D6" w14:textId="77777777" w:rsidR="00CD392C" w:rsidRDefault="00CD392C" w:rsidP="001531AE">
      <w:pPr>
        <w:pStyle w:val="ListParagraph"/>
        <w:numPr>
          <w:ilvl w:val="0"/>
          <w:numId w:val="44"/>
        </w:numPr>
        <w:spacing w:line="360" w:lineRule="auto"/>
        <w:jc w:val="both"/>
        <w:rPr>
          <w:szCs w:val="26"/>
        </w:rPr>
      </w:pPr>
      <w:r>
        <w:rPr>
          <w:szCs w:val="26"/>
        </w:rPr>
        <w:t>Kết quả đánh giá theo KPI</w:t>
      </w:r>
    </w:p>
    <w:p w14:paraId="687D9F77" w14:textId="77777777" w:rsidR="00CD392C" w:rsidRPr="00234D66" w:rsidRDefault="00CD392C" w:rsidP="001531AE">
      <w:pPr>
        <w:pStyle w:val="ListParagraph"/>
        <w:numPr>
          <w:ilvl w:val="0"/>
          <w:numId w:val="44"/>
        </w:numPr>
        <w:spacing w:line="360" w:lineRule="auto"/>
        <w:jc w:val="both"/>
        <w:rPr>
          <w:szCs w:val="26"/>
        </w:rPr>
      </w:pPr>
      <w:r>
        <w:rPr>
          <w:szCs w:val="26"/>
        </w:rPr>
        <w:t>Danh mục các công việc đã hoàn thành trong cuộc kiểm toán</w:t>
      </w:r>
    </w:p>
    <w:p w14:paraId="365B998F" w14:textId="77777777" w:rsidR="00CD392C" w:rsidRPr="00047823" w:rsidRDefault="00CD392C" w:rsidP="00CD392C">
      <w:pPr>
        <w:spacing w:line="360" w:lineRule="auto"/>
        <w:jc w:val="both"/>
        <w:rPr>
          <w:b/>
          <w:szCs w:val="26"/>
        </w:rPr>
      </w:pPr>
      <w:r w:rsidRPr="00047823">
        <w:rPr>
          <w:b/>
          <w:szCs w:val="26"/>
        </w:rPr>
        <w:t>Vai trò tham gia:</w:t>
      </w:r>
    </w:p>
    <w:p w14:paraId="731ECA0E" w14:textId="77777777" w:rsidR="00CD392C" w:rsidRPr="00243CCA" w:rsidRDefault="00CD392C" w:rsidP="001531AE">
      <w:pPr>
        <w:pStyle w:val="ListParagraph"/>
        <w:numPr>
          <w:ilvl w:val="0"/>
          <w:numId w:val="43"/>
        </w:numPr>
        <w:spacing w:line="360" w:lineRule="auto"/>
        <w:jc w:val="both"/>
        <w:rPr>
          <w:szCs w:val="26"/>
        </w:rPr>
      </w:pPr>
      <w:r w:rsidRPr="00243CCA">
        <w:rPr>
          <w:szCs w:val="26"/>
        </w:rPr>
        <w:t>Trưởng bộ phận kiểm toán</w:t>
      </w:r>
    </w:p>
    <w:p w14:paraId="7F3A6362" w14:textId="77777777" w:rsidR="00CD392C" w:rsidRDefault="00CD392C" w:rsidP="001531AE">
      <w:pPr>
        <w:pStyle w:val="ListParagraph"/>
        <w:numPr>
          <w:ilvl w:val="0"/>
          <w:numId w:val="43"/>
        </w:numPr>
        <w:spacing w:line="360" w:lineRule="auto"/>
        <w:jc w:val="both"/>
        <w:rPr>
          <w:szCs w:val="26"/>
        </w:rPr>
      </w:pPr>
      <w:r w:rsidRPr="00243CCA">
        <w:rPr>
          <w:szCs w:val="26"/>
        </w:rPr>
        <w:t>Trưởng nhóm kiểm toán</w:t>
      </w:r>
    </w:p>
    <w:p w14:paraId="7E03A0CE" w14:textId="77777777" w:rsidR="00CD392C" w:rsidRPr="00243CCA" w:rsidRDefault="00CD392C" w:rsidP="001531AE">
      <w:pPr>
        <w:pStyle w:val="ListParagraph"/>
        <w:numPr>
          <w:ilvl w:val="0"/>
          <w:numId w:val="43"/>
        </w:numPr>
        <w:spacing w:line="360" w:lineRule="auto"/>
        <w:jc w:val="both"/>
        <w:rPr>
          <w:szCs w:val="26"/>
        </w:rPr>
      </w:pPr>
      <w:r>
        <w:rPr>
          <w:szCs w:val="26"/>
        </w:rPr>
        <w:t>Trưởng đoàn KT</w:t>
      </w:r>
    </w:p>
    <w:p w14:paraId="6C3D08ED" w14:textId="77777777" w:rsidR="00CD392C" w:rsidRPr="00243CCA" w:rsidRDefault="00CD392C" w:rsidP="001531AE">
      <w:pPr>
        <w:pStyle w:val="ListParagraph"/>
        <w:numPr>
          <w:ilvl w:val="0"/>
          <w:numId w:val="43"/>
        </w:numPr>
        <w:spacing w:line="360" w:lineRule="auto"/>
        <w:jc w:val="both"/>
        <w:rPr>
          <w:szCs w:val="26"/>
        </w:rPr>
      </w:pPr>
      <w:r w:rsidRPr="00243CCA">
        <w:rPr>
          <w:szCs w:val="26"/>
        </w:rPr>
        <w:t>Kiểm toán viên</w:t>
      </w:r>
    </w:p>
    <w:p w14:paraId="7C8C634E" w14:textId="77777777" w:rsidR="00CD392C" w:rsidRDefault="00CD392C" w:rsidP="00CD392C">
      <w:pPr>
        <w:spacing w:line="360" w:lineRule="auto"/>
        <w:jc w:val="both"/>
        <w:rPr>
          <w:b/>
          <w:szCs w:val="26"/>
        </w:rPr>
      </w:pPr>
      <w:r>
        <w:rPr>
          <w:b/>
          <w:szCs w:val="26"/>
        </w:rPr>
        <w:t>Quy trình</w:t>
      </w:r>
    </w:p>
    <w:bookmarkEnd w:id="52"/>
    <w:p w14:paraId="30CAA73D" w14:textId="77777777" w:rsidR="00CD392C" w:rsidRPr="003142B3" w:rsidRDefault="00CD392C" w:rsidP="00CD392C">
      <w:pPr>
        <w:spacing w:line="360" w:lineRule="auto"/>
        <w:jc w:val="both"/>
        <w:rPr>
          <w:szCs w:val="26"/>
        </w:rPr>
      </w:pPr>
      <w:r>
        <w:rPr>
          <w:noProof/>
          <w:szCs w:val="26"/>
        </w:rPr>
        <w:lastRenderedPageBreak/>
        <w:drawing>
          <wp:inline distT="0" distB="0" distL="0" distR="0" wp14:anchorId="0E388F18" wp14:editId="2AD63382">
            <wp:extent cx="5934075" cy="2552700"/>
            <wp:effectExtent l="0" t="0" r="9525" b="12700"/>
            <wp:docPr id="17" name="Picture 17" descr="../Downloads/KTNB_Quy%20trinh-Kiểm%20soát%20chất%20lượng%20(1).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ownloads/KTNB_Quy%20trinh-Kiểm%20soát%20chất%20lượng%20(1).p"/>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14:paraId="697EAB65" w14:textId="77777777" w:rsidR="00CD392C" w:rsidRPr="00047823" w:rsidRDefault="00CD392C" w:rsidP="00CD392C">
      <w:pPr>
        <w:spacing w:line="360" w:lineRule="auto"/>
        <w:jc w:val="both"/>
        <w:rPr>
          <w:b/>
          <w:szCs w:val="26"/>
        </w:rPr>
      </w:pPr>
      <w:r w:rsidRPr="00047823">
        <w:rPr>
          <w:b/>
          <w:szCs w:val="26"/>
        </w:rPr>
        <w:t>Mô tả quy trình:</w:t>
      </w:r>
    </w:p>
    <w:p w14:paraId="02D7457A" w14:textId="77777777" w:rsidR="00CD392C" w:rsidRDefault="00CD392C" w:rsidP="001531AE">
      <w:pPr>
        <w:pStyle w:val="ListParagraph"/>
        <w:numPr>
          <w:ilvl w:val="0"/>
          <w:numId w:val="40"/>
        </w:numPr>
        <w:spacing w:line="360" w:lineRule="auto"/>
        <w:jc w:val="both"/>
        <w:rPr>
          <w:szCs w:val="26"/>
        </w:rPr>
      </w:pPr>
      <w:r w:rsidRPr="002E3E61">
        <w:rPr>
          <w:b/>
          <w:szCs w:val="26"/>
        </w:rPr>
        <w:t xml:space="preserve">Bước 1: </w:t>
      </w:r>
      <w:r>
        <w:rPr>
          <w:szCs w:val="26"/>
        </w:rPr>
        <w:t>Các nhân sự bộ phận KTNB thiết lập các chỉ tiêu đánh giá chất lượng hoạt động KTNB, thiết lập các chuẩn mực KTNB cần tuân thủ</w:t>
      </w:r>
    </w:p>
    <w:p w14:paraId="4B11FE53" w14:textId="3871DA7A" w:rsidR="00F65B64" w:rsidRPr="00CD392C" w:rsidRDefault="00CD392C" w:rsidP="001531AE">
      <w:pPr>
        <w:pStyle w:val="ListParagraph"/>
        <w:numPr>
          <w:ilvl w:val="0"/>
          <w:numId w:val="40"/>
        </w:numPr>
        <w:spacing w:line="360" w:lineRule="auto"/>
        <w:jc w:val="both"/>
        <w:rPr>
          <w:szCs w:val="26"/>
        </w:rPr>
      </w:pPr>
      <w:r w:rsidRPr="00CD392C">
        <w:rPr>
          <w:b/>
          <w:szCs w:val="26"/>
        </w:rPr>
        <w:t xml:space="preserve">Bước 2: </w:t>
      </w:r>
      <w:r w:rsidRPr="00CD392C">
        <w:rPr>
          <w:szCs w:val="26"/>
        </w:rPr>
        <w:t>Các nhân sự bộ phận KTNB đánh giá theo các chỉ tiêu, các chuẩn mực đã thiết lập, đánh giá các đầu mục công việc đã hoàn thành trên danh mục các công việc của cuộc KT</w:t>
      </w:r>
    </w:p>
    <w:p w14:paraId="6331B1B1" w14:textId="2152AFF4" w:rsidR="00F65B64" w:rsidRPr="00F65B64" w:rsidRDefault="00F65B64" w:rsidP="00BD3636">
      <w:pPr>
        <w:pStyle w:val="tvHeading1"/>
      </w:pPr>
      <w:bookmarkStart w:id="53" w:name="_Toc87047286"/>
      <w:r>
        <w:rPr>
          <w:lang w:val="en-US"/>
        </w:rPr>
        <w:t>Quy trình Báo cáo tổng kết hoạt động kiểm toàn năm</w:t>
      </w:r>
      <w:bookmarkEnd w:id="53"/>
    </w:p>
    <w:p w14:paraId="3FD34D2D" w14:textId="77777777" w:rsidR="00CD392C" w:rsidRDefault="00CD392C" w:rsidP="00CD392C">
      <w:pPr>
        <w:spacing w:line="360" w:lineRule="auto"/>
        <w:jc w:val="both"/>
        <w:rPr>
          <w:szCs w:val="26"/>
        </w:rPr>
      </w:pPr>
      <w:r w:rsidRPr="00047823">
        <w:rPr>
          <w:b/>
          <w:szCs w:val="26"/>
        </w:rPr>
        <w:t>Mô tả:</w:t>
      </w:r>
      <w:r w:rsidRPr="00047823">
        <w:rPr>
          <w:szCs w:val="26"/>
        </w:rPr>
        <w:t xml:space="preserve"> </w:t>
      </w:r>
      <w:r>
        <w:rPr>
          <w:szCs w:val="26"/>
        </w:rPr>
        <w:t>là quy trình lập báo cáo tổng hợp hoạt động kiểm toán trong năm để báo cáo cho BLD của doanh nghiệp</w:t>
      </w:r>
    </w:p>
    <w:p w14:paraId="28448713" w14:textId="77777777" w:rsidR="00CD392C" w:rsidRDefault="00CD392C" w:rsidP="00CD392C">
      <w:pPr>
        <w:spacing w:line="360" w:lineRule="auto"/>
        <w:jc w:val="both"/>
        <w:rPr>
          <w:b/>
          <w:szCs w:val="26"/>
        </w:rPr>
      </w:pPr>
      <w:r w:rsidRPr="00047823">
        <w:rPr>
          <w:b/>
          <w:szCs w:val="26"/>
        </w:rPr>
        <w:t>Đầu vào:</w:t>
      </w:r>
    </w:p>
    <w:p w14:paraId="67FEA191" w14:textId="77777777" w:rsidR="00CD392C" w:rsidRDefault="00CD392C" w:rsidP="001531AE">
      <w:pPr>
        <w:pStyle w:val="ListParagraph"/>
        <w:numPr>
          <w:ilvl w:val="0"/>
          <w:numId w:val="44"/>
        </w:numPr>
        <w:spacing w:line="360" w:lineRule="auto"/>
        <w:jc w:val="both"/>
        <w:rPr>
          <w:szCs w:val="26"/>
        </w:rPr>
      </w:pPr>
      <w:r>
        <w:rPr>
          <w:szCs w:val="26"/>
        </w:rPr>
        <w:t>Kế hoạch kiểm toán năm</w:t>
      </w:r>
    </w:p>
    <w:p w14:paraId="2E892453" w14:textId="77777777" w:rsidR="00CD392C" w:rsidRDefault="00CD392C" w:rsidP="001531AE">
      <w:pPr>
        <w:pStyle w:val="ListParagraph"/>
        <w:numPr>
          <w:ilvl w:val="0"/>
          <w:numId w:val="44"/>
        </w:numPr>
        <w:spacing w:line="360" w:lineRule="auto"/>
        <w:jc w:val="both"/>
        <w:rPr>
          <w:szCs w:val="26"/>
        </w:rPr>
      </w:pPr>
      <w:r>
        <w:rPr>
          <w:szCs w:val="26"/>
        </w:rPr>
        <w:t>Báo cáo kết quả các cuộc kiểm toán</w:t>
      </w:r>
    </w:p>
    <w:p w14:paraId="5E43462A" w14:textId="77777777" w:rsidR="00CD392C" w:rsidRPr="00B44321" w:rsidRDefault="00CD392C" w:rsidP="001531AE">
      <w:pPr>
        <w:pStyle w:val="ListParagraph"/>
        <w:numPr>
          <w:ilvl w:val="0"/>
          <w:numId w:val="44"/>
        </w:numPr>
        <w:spacing w:line="360" w:lineRule="auto"/>
        <w:jc w:val="both"/>
        <w:rPr>
          <w:szCs w:val="26"/>
        </w:rPr>
      </w:pPr>
      <w:r>
        <w:rPr>
          <w:szCs w:val="26"/>
        </w:rPr>
        <w:t>T</w:t>
      </w:r>
      <w:r w:rsidRPr="00B44321">
        <w:rPr>
          <w:szCs w:val="26"/>
        </w:rPr>
        <w:t xml:space="preserve">ình hình thực hiện các kiến nghị </w:t>
      </w:r>
      <w:r>
        <w:rPr>
          <w:szCs w:val="26"/>
        </w:rPr>
        <w:t xml:space="preserve">của </w:t>
      </w:r>
      <w:r w:rsidRPr="00B44321">
        <w:rPr>
          <w:szCs w:val="26"/>
        </w:rPr>
        <w:t>kiểm toán</w:t>
      </w:r>
    </w:p>
    <w:p w14:paraId="55E79412" w14:textId="77777777" w:rsidR="00CD392C" w:rsidRDefault="00CD392C" w:rsidP="001531AE">
      <w:pPr>
        <w:pStyle w:val="ListParagraph"/>
        <w:numPr>
          <w:ilvl w:val="0"/>
          <w:numId w:val="44"/>
        </w:numPr>
        <w:spacing w:line="360" w:lineRule="auto"/>
        <w:jc w:val="both"/>
        <w:rPr>
          <w:szCs w:val="26"/>
        </w:rPr>
      </w:pPr>
      <w:r>
        <w:rPr>
          <w:szCs w:val="26"/>
        </w:rPr>
        <w:t>Đánh giá chất lượng các cuộc kiểm toán</w:t>
      </w:r>
    </w:p>
    <w:p w14:paraId="30285613" w14:textId="77777777" w:rsidR="00CD392C" w:rsidRDefault="00CD392C" w:rsidP="00CD392C">
      <w:pPr>
        <w:spacing w:line="360" w:lineRule="auto"/>
        <w:jc w:val="both"/>
        <w:rPr>
          <w:szCs w:val="26"/>
        </w:rPr>
      </w:pPr>
      <w:r w:rsidRPr="00047823">
        <w:rPr>
          <w:b/>
          <w:szCs w:val="26"/>
        </w:rPr>
        <w:t>Đầu ra:</w:t>
      </w:r>
      <w:r w:rsidRPr="00047823">
        <w:rPr>
          <w:szCs w:val="26"/>
        </w:rPr>
        <w:t xml:space="preserve"> </w:t>
      </w:r>
    </w:p>
    <w:p w14:paraId="167AE116" w14:textId="77777777" w:rsidR="00CD392C" w:rsidRPr="00AB4F75" w:rsidRDefault="00CD392C" w:rsidP="001531AE">
      <w:pPr>
        <w:pStyle w:val="ListParagraph"/>
        <w:numPr>
          <w:ilvl w:val="0"/>
          <w:numId w:val="44"/>
        </w:numPr>
        <w:spacing w:line="360" w:lineRule="auto"/>
        <w:jc w:val="both"/>
        <w:rPr>
          <w:szCs w:val="26"/>
        </w:rPr>
      </w:pPr>
      <w:r>
        <w:rPr>
          <w:szCs w:val="26"/>
        </w:rPr>
        <w:t>Báo cáo tổng kết hoạt động kiểm toán năm.</w:t>
      </w:r>
    </w:p>
    <w:p w14:paraId="0319B5BA" w14:textId="77777777" w:rsidR="00CD392C" w:rsidRDefault="00CD392C" w:rsidP="00CD392C">
      <w:pPr>
        <w:spacing w:line="360" w:lineRule="auto"/>
        <w:jc w:val="both"/>
        <w:rPr>
          <w:b/>
          <w:szCs w:val="26"/>
        </w:rPr>
      </w:pPr>
      <w:r w:rsidRPr="00047823">
        <w:rPr>
          <w:b/>
          <w:szCs w:val="26"/>
        </w:rPr>
        <w:t>Vai trò tham gia:</w:t>
      </w:r>
    </w:p>
    <w:p w14:paraId="0C5D64E9" w14:textId="77777777" w:rsidR="00CD392C" w:rsidRPr="00641762" w:rsidRDefault="00CD392C" w:rsidP="001531AE">
      <w:pPr>
        <w:pStyle w:val="ListParagraph"/>
        <w:numPr>
          <w:ilvl w:val="0"/>
          <w:numId w:val="44"/>
        </w:numPr>
        <w:spacing w:line="360" w:lineRule="auto"/>
        <w:jc w:val="both"/>
        <w:rPr>
          <w:szCs w:val="26"/>
        </w:rPr>
      </w:pPr>
      <w:r>
        <w:rPr>
          <w:szCs w:val="26"/>
        </w:rPr>
        <w:t>Trường bộ phận kiểm toán</w:t>
      </w:r>
    </w:p>
    <w:p w14:paraId="75F4E4EF" w14:textId="77777777" w:rsidR="00CD392C" w:rsidRDefault="00CD392C" w:rsidP="00CD392C">
      <w:pPr>
        <w:spacing w:line="360" w:lineRule="auto"/>
        <w:jc w:val="both"/>
        <w:rPr>
          <w:b/>
          <w:szCs w:val="26"/>
        </w:rPr>
      </w:pPr>
      <w:r>
        <w:rPr>
          <w:b/>
          <w:szCs w:val="26"/>
        </w:rPr>
        <w:t>Quy trình xử lý:</w:t>
      </w:r>
    </w:p>
    <w:p w14:paraId="4EFF8EB0" w14:textId="77777777" w:rsidR="00CD392C" w:rsidRPr="00641762" w:rsidRDefault="00CD392C" w:rsidP="00CD392C">
      <w:pPr>
        <w:spacing w:line="360" w:lineRule="auto"/>
        <w:jc w:val="both"/>
        <w:rPr>
          <w:szCs w:val="26"/>
        </w:rPr>
      </w:pPr>
      <w:r>
        <w:rPr>
          <w:noProof/>
          <w:szCs w:val="26"/>
        </w:rPr>
        <w:lastRenderedPageBreak/>
        <w:drawing>
          <wp:inline distT="0" distB="0" distL="0" distR="0" wp14:anchorId="6ED9FCCB" wp14:editId="3BC3E465">
            <wp:extent cx="5867400" cy="5410200"/>
            <wp:effectExtent l="0" t="0" r="0" b="0"/>
            <wp:docPr id="20" name="Picture 20" descr="../Downloads/KTNB_Quy%20trinh-Báo%20cáo%20tình%20hình%20KT%20n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ownloads/KTNB_Quy%20trinh-Báo%20cáo%20tình%20hình%20KT%20năm"/>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867400" cy="5410200"/>
                    </a:xfrm>
                    <a:prstGeom prst="rect">
                      <a:avLst/>
                    </a:prstGeom>
                    <a:noFill/>
                    <a:ln>
                      <a:noFill/>
                    </a:ln>
                  </pic:spPr>
                </pic:pic>
              </a:graphicData>
            </a:graphic>
          </wp:inline>
        </w:drawing>
      </w:r>
    </w:p>
    <w:p w14:paraId="3D11D9D1" w14:textId="77777777" w:rsidR="00CD392C" w:rsidRDefault="00CD392C" w:rsidP="00CD392C">
      <w:pPr>
        <w:spacing w:line="360" w:lineRule="auto"/>
        <w:jc w:val="both"/>
        <w:rPr>
          <w:b/>
          <w:szCs w:val="26"/>
        </w:rPr>
      </w:pPr>
      <w:r>
        <w:rPr>
          <w:b/>
          <w:szCs w:val="26"/>
        </w:rPr>
        <w:t>Mô tả quy trình:</w:t>
      </w:r>
    </w:p>
    <w:p w14:paraId="70DE05A2" w14:textId="77777777" w:rsidR="00CD392C" w:rsidRDefault="00CD392C" w:rsidP="001531AE">
      <w:pPr>
        <w:pStyle w:val="ListParagraph"/>
        <w:numPr>
          <w:ilvl w:val="0"/>
          <w:numId w:val="40"/>
        </w:numPr>
        <w:spacing w:line="360" w:lineRule="auto"/>
        <w:jc w:val="both"/>
        <w:rPr>
          <w:b/>
        </w:rPr>
      </w:pPr>
      <w:r>
        <w:rPr>
          <w:b/>
        </w:rPr>
        <w:t>Bước 1:</w:t>
      </w:r>
      <w:r w:rsidRPr="00B41857">
        <w:t xml:space="preserve"> </w:t>
      </w:r>
      <w:r w:rsidRPr="00724A9C">
        <w:t>Trưởng KTNB</w:t>
      </w:r>
      <w:r>
        <w:t xml:space="preserve"> tạo báo cáo tổng kết hoạt động năm</w:t>
      </w:r>
    </w:p>
    <w:p w14:paraId="108B0879" w14:textId="77777777" w:rsidR="00CD392C" w:rsidRPr="00AD5B8A" w:rsidRDefault="00CD392C" w:rsidP="001531AE">
      <w:pPr>
        <w:pStyle w:val="ListParagraph"/>
        <w:numPr>
          <w:ilvl w:val="0"/>
          <w:numId w:val="40"/>
        </w:numPr>
        <w:spacing w:line="360" w:lineRule="auto"/>
        <w:jc w:val="both"/>
        <w:rPr>
          <w:b/>
        </w:rPr>
      </w:pPr>
      <w:r>
        <w:rPr>
          <w:b/>
        </w:rPr>
        <w:t>Bước 2</w:t>
      </w:r>
      <w:r w:rsidRPr="00AD5B8A">
        <w:rPr>
          <w:b/>
        </w:rPr>
        <w:t xml:space="preserve">: </w:t>
      </w:r>
      <w:r w:rsidRPr="00724A9C">
        <w:t>Trưởng KTNB</w:t>
      </w:r>
      <w:r>
        <w:rPr>
          <w:b/>
        </w:rPr>
        <w:t xml:space="preserve"> </w:t>
      </w:r>
      <w:r w:rsidRPr="00B41857">
        <w:t>nhập thông tin đánh</w:t>
      </w:r>
      <w:r>
        <w:t xml:space="preserve"> giá tổng quan về sự đầy đủ, phù hợp và hiệu quả của hệ thống kiểm soát nội bộ của DN</w:t>
      </w:r>
      <w:r w:rsidRPr="00AD5B8A">
        <w:t xml:space="preserve">, các vấn đề rủi ro </w:t>
      </w:r>
      <w:r>
        <w:t xml:space="preserve">hiện tại </w:t>
      </w:r>
    </w:p>
    <w:p w14:paraId="40D0BDBC" w14:textId="77777777" w:rsidR="00CD392C" w:rsidRPr="009D241E" w:rsidRDefault="00CD392C" w:rsidP="001531AE">
      <w:pPr>
        <w:pStyle w:val="ListParagraph"/>
        <w:numPr>
          <w:ilvl w:val="0"/>
          <w:numId w:val="40"/>
        </w:numPr>
        <w:spacing w:line="360" w:lineRule="auto"/>
        <w:jc w:val="both"/>
        <w:rPr>
          <w:b/>
        </w:rPr>
      </w:pPr>
      <w:r>
        <w:rPr>
          <w:b/>
        </w:rPr>
        <w:t xml:space="preserve">Bước 3: </w:t>
      </w:r>
      <w:r w:rsidRPr="00724A9C">
        <w:t>Trưởng KTNB</w:t>
      </w:r>
      <w:r>
        <w:rPr>
          <w:b/>
        </w:rPr>
        <w:t xml:space="preserve"> </w:t>
      </w:r>
      <w:r w:rsidRPr="00B41857">
        <w:t>nhập đánh giá</w:t>
      </w:r>
      <w:r w:rsidRPr="009D241E">
        <w:t xml:space="preserve"> </w:t>
      </w:r>
      <w:r>
        <w:t>tình hình thực hiện Kế hoạch kiểm toán nội bộ năm, bao gồm: các cuộc kiểm toán theo kế hoạch, các cuộc kiểm toán đã phát hành báo cáo, các cuộc kiểm toán chưa thực hiện và lý do</w:t>
      </w:r>
    </w:p>
    <w:p w14:paraId="230B9C7B" w14:textId="77777777" w:rsidR="00CD392C" w:rsidRPr="009D241E" w:rsidRDefault="00CD392C" w:rsidP="001531AE">
      <w:pPr>
        <w:pStyle w:val="ListParagraph"/>
        <w:numPr>
          <w:ilvl w:val="0"/>
          <w:numId w:val="40"/>
        </w:numPr>
        <w:spacing w:line="360" w:lineRule="auto"/>
        <w:jc w:val="both"/>
        <w:rPr>
          <w:b/>
        </w:rPr>
      </w:pPr>
      <w:r>
        <w:rPr>
          <w:b/>
        </w:rPr>
        <w:t xml:space="preserve">Bước 4: </w:t>
      </w:r>
      <w:r>
        <w:t>Hệ thống tự động tổng hợp</w:t>
      </w:r>
      <w:r w:rsidRPr="009D241E">
        <w:t xml:space="preserve"> </w:t>
      </w:r>
      <w:r>
        <w:t>kết quả các cuộc KT đã thực hiện: số lượng các phát hiện kiểm toán, mức xếp hạng kiểm toán của từng cuộc KT</w:t>
      </w:r>
    </w:p>
    <w:p w14:paraId="116B94F3" w14:textId="77777777" w:rsidR="00CD392C" w:rsidRPr="00CD392C" w:rsidRDefault="00CD392C" w:rsidP="001531AE">
      <w:pPr>
        <w:pStyle w:val="ListParagraph"/>
        <w:numPr>
          <w:ilvl w:val="0"/>
          <w:numId w:val="40"/>
        </w:numPr>
        <w:spacing w:line="360" w:lineRule="auto"/>
        <w:jc w:val="both"/>
        <w:rPr>
          <w:b/>
        </w:rPr>
      </w:pPr>
      <w:r>
        <w:rPr>
          <w:b/>
        </w:rPr>
        <w:t xml:space="preserve">Bước 5: </w:t>
      </w:r>
      <w:r w:rsidRPr="00CB6BF8">
        <w:t>Hệ thống tự động t</w:t>
      </w:r>
      <w:r>
        <w:t xml:space="preserve">ổng hợp các phát hiện kiểm toán trọng yếu, các sai phạm đã phát hiện </w:t>
      </w:r>
    </w:p>
    <w:p w14:paraId="7C34D77D" w14:textId="5D39E74E" w:rsidR="00F65B64" w:rsidRPr="00CD392C" w:rsidRDefault="00CD392C" w:rsidP="001531AE">
      <w:pPr>
        <w:pStyle w:val="ListParagraph"/>
        <w:numPr>
          <w:ilvl w:val="0"/>
          <w:numId w:val="40"/>
        </w:numPr>
        <w:spacing w:line="360" w:lineRule="auto"/>
        <w:jc w:val="both"/>
        <w:rPr>
          <w:b/>
        </w:rPr>
      </w:pPr>
      <w:r w:rsidRPr="00CD392C">
        <w:rPr>
          <w:b/>
        </w:rPr>
        <w:t xml:space="preserve">Bước 6: </w:t>
      </w:r>
      <w:r w:rsidRPr="00400509">
        <w:t>Hệ thống tự động</w:t>
      </w:r>
      <w:r w:rsidRPr="00CD392C">
        <w:rPr>
          <w:b/>
        </w:rPr>
        <w:t xml:space="preserve"> </w:t>
      </w:r>
      <w:r w:rsidRPr="006162DE">
        <w:t>thống kê số lượng</w:t>
      </w:r>
      <w:r w:rsidRPr="00CD392C">
        <w:rPr>
          <w:b/>
        </w:rPr>
        <w:t xml:space="preserve"> </w:t>
      </w:r>
      <w:r>
        <w:t>kiến nghị của KTNB</w:t>
      </w:r>
    </w:p>
    <w:p w14:paraId="0F5C7A1B" w14:textId="77777777" w:rsidR="008E2D7B" w:rsidRPr="002F4F88" w:rsidRDefault="00DE554A" w:rsidP="00021372">
      <w:pPr>
        <w:pStyle w:val="Heading1"/>
        <w:rPr>
          <w:szCs w:val="26"/>
        </w:rPr>
      </w:pPr>
      <w:r w:rsidRPr="002F4F88">
        <w:rPr>
          <w:szCs w:val="26"/>
        </w:rPr>
        <w:br w:type="page"/>
      </w:r>
      <w:bookmarkStart w:id="54" w:name="_Toc87047287"/>
      <w:r w:rsidR="00A86CF3" w:rsidRPr="002F4F88">
        <w:rPr>
          <w:szCs w:val="26"/>
        </w:rPr>
        <w:lastRenderedPageBreak/>
        <w:t>YÊU CẦU CHỨC NĂNG</w:t>
      </w:r>
      <w:bookmarkEnd w:id="54"/>
    </w:p>
    <w:p w14:paraId="69C5042B" w14:textId="77777777" w:rsidR="004C64EC" w:rsidRPr="002F4F88" w:rsidRDefault="004C64EC" w:rsidP="00403F03">
      <w:pPr>
        <w:pStyle w:val="tvHeading1"/>
        <w:numPr>
          <w:ilvl w:val="0"/>
          <w:numId w:val="22"/>
        </w:numPr>
      </w:pPr>
      <w:bookmarkStart w:id="55" w:name="_Toc87047288"/>
      <w:r w:rsidRPr="002F4F88">
        <w:t>Yêu cầu chung</w:t>
      </w:r>
      <w:bookmarkEnd w:id="55"/>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805"/>
        <w:gridCol w:w="1890"/>
        <w:gridCol w:w="6934"/>
      </w:tblGrid>
      <w:tr w:rsidR="004C64EC" w:rsidRPr="002F4F88" w14:paraId="61D890B8" w14:textId="77777777" w:rsidTr="00C96052">
        <w:tc>
          <w:tcPr>
            <w:tcW w:w="805" w:type="dxa"/>
            <w:shd w:val="clear" w:color="auto" w:fill="auto"/>
          </w:tcPr>
          <w:p w14:paraId="463DE5D3" w14:textId="77777777" w:rsidR="004C64EC" w:rsidRPr="002F4F88" w:rsidRDefault="004C64EC" w:rsidP="00021372">
            <w:pPr>
              <w:keepLines/>
              <w:widowControl w:val="0"/>
              <w:jc w:val="both"/>
              <w:rPr>
                <w:b/>
                <w:bCs/>
                <w:szCs w:val="26"/>
              </w:rPr>
            </w:pPr>
            <w:r w:rsidRPr="002F4F88">
              <w:rPr>
                <w:b/>
                <w:bCs/>
                <w:szCs w:val="26"/>
              </w:rPr>
              <w:t>STT</w:t>
            </w:r>
          </w:p>
        </w:tc>
        <w:tc>
          <w:tcPr>
            <w:tcW w:w="1890" w:type="dxa"/>
            <w:shd w:val="clear" w:color="auto" w:fill="auto"/>
          </w:tcPr>
          <w:p w14:paraId="4FA6A153" w14:textId="77777777" w:rsidR="004C64EC" w:rsidRPr="002F4F88" w:rsidRDefault="004C64EC" w:rsidP="00021372">
            <w:pPr>
              <w:keepLines/>
              <w:widowControl w:val="0"/>
              <w:jc w:val="both"/>
              <w:rPr>
                <w:b/>
                <w:bCs/>
                <w:szCs w:val="26"/>
              </w:rPr>
            </w:pPr>
            <w:r w:rsidRPr="002F4F88">
              <w:rPr>
                <w:b/>
                <w:bCs/>
                <w:szCs w:val="26"/>
              </w:rPr>
              <w:t>Chức năng</w:t>
            </w:r>
          </w:p>
        </w:tc>
        <w:tc>
          <w:tcPr>
            <w:tcW w:w="6934" w:type="dxa"/>
            <w:shd w:val="clear" w:color="auto" w:fill="auto"/>
          </w:tcPr>
          <w:p w14:paraId="4687C68B" w14:textId="77777777" w:rsidR="004C64EC" w:rsidRPr="002F4F88" w:rsidRDefault="004C64EC" w:rsidP="00021372">
            <w:pPr>
              <w:keepLines/>
              <w:widowControl w:val="0"/>
              <w:jc w:val="both"/>
              <w:rPr>
                <w:b/>
                <w:bCs/>
                <w:szCs w:val="26"/>
              </w:rPr>
            </w:pPr>
            <w:r w:rsidRPr="002F4F88">
              <w:rPr>
                <w:b/>
                <w:bCs/>
                <w:szCs w:val="26"/>
              </w:rPr>
              <w:t>Mô tả</w:t>
            </w:r>
          </w:p>
        </w:tc>
      </w:tr>
      <w:tr w:rsidR="004C64EC" w:rsidRPr="002F4F88" w14:paraId="3778B740" w14:textId="77777777" w:rsidTr="00C96052">
        <w:tc>
          <w:tcPr>
            <w:tcW w:w="805" w:type="dxa"/>
            <w:shd w:val="clear" w:color="auto" w:fill="auto"/>
          </w:tcPr>
          <w:p w14:paraId="4C34D4F6"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21DAAD59" w14:textId="77777777" w:rsidR="004C64EC" w:rsidRPr="002F4F88" w:rsidRDefault="004C64EC" w:rsidP="00021372">
            <w:pPr>
              <w:keepLines/>
              <w:widowControl w:val="0"/>
              <w:rPr>
                <w:szCs w:val="26"/>
              </w:rPr>
            </w:pPr>
            <w:r w:rsidRPr="002F4F88">
              <w:rPr>
                <w:szCs w:val="26"/>
              </w:rPr>
              <w:t>Đính kèm file</w:t>
            </w:r>
          </w:p>
        </w:tc>
        <w:tc>
          <w:tcPr>
            <w:tcW w:w="6934" w:type="dxa"/>
            <w:shd w:val="clear" w:color="auto" w:fill="auto"/>
          </w:tcPr>
          <w:p w14:paraId="5D38E9D9" w14:textId="77777777" w:rsidR="003A25F9" w:rsidRPr="002F4F88" w:rsidRDefault="003A25F9" w:rsidP="00403F03">
            <w:pPr>
              <w:keepLines/>
              <w:widowControl w:val="0"/>
              <w:numPr>
                <w:ilvl w:val="0"/>
                <w:numId w:val="18"/>
              </w:numPr>
              <w:rPr>
                <w:szCs w:val="26"/>
              </w:rPr>
            </w:pPr>
            <w:r w:rsidRPr="002F4F88">
              <w:rPr>
                <w:szCs w:val="26"/>
              </w:rPr>
              <w:t>Cho phép chọn nhiều file để đính kèm</w:t>
            </w:r>
          </w:p>
          <w:p w14:paraId="6B7024B6" w14:textId="682934C7" w:rsidR="004C64EC" w:rsidRPr="00B26B52" w:rsidRDefault="004C64EC">
            <w:pPr>
              <w:keepLines/>
              <w:widowControl w:val="0"/>
              <w:numPr>
                <w:ilvl w:val="0"/>
                <w:numId w:val="18"/>
              </w:numPr>
              <w:rPr>
                <w:szCs w:val="26"/>
              </w:rPr>
            </w:pPr>
            <w:r w:rsidRPr="002F4F88">
              <w:rPr>
                <w:szCs w:val="26"/>
              </w:rPr>
              <w:t>Cho phép đính kèm file định dạng word (doc, docx), excel (xls, xlsx), pdf</w:t>
            </w:r>
            <w:r w:rsidR="00B976B6">
              <w:rPr>
                <w:szCs w:val="26"/>
              </w:rPr>
              <w:t xml:space="preserve">, </w:t>
            </w:r>
            <w:r w:rsidR="00B976B6" w:rsidRPr="004B5AF5">
              <w:rPr>
                <w:color w:val="000000"/>
                <w:szCs w:val="26"/>
              </w:rPr>
              <w:t>file ảnh</w:t>
            </w:r>
            <w:r w:rsidR="00B976B6">
              <w:rPr>
                <w:color w:val="000000"/>
                <w:szCs w:val="26"/>
              </w:rPr>
              <w:t xml:space="preserve"> (jpg, png, jpeg</w:t>
            </w:r>
            <w:r w:rsidR="00784D1D">
              <w:rPr>
                <w:color w:val="000000"/>
                <w:szCs w:val="26"/>
                <w:lang w:val="vi-VN"/>
              </w:rPr>
              <w:t>)</w:t>
            </w:r>
            <w:r w:rsidR="00B976B6">
              <w:rPr>
                <w:color w:val="000000"/>
                <w:szCs w:val="26"/>
              </w:rPr>
              <w:t xml:space="preserve">, </w:t>
            </w:r>
            <w:r w:rsidR="00BB0533">
              <w:rPr>
                <w:color w:val="000000"/>
                <w:szCs w:val="26"/>
              </w:rPr>
              <w:t>video</w:t>
            </w:r>
            <w:r w:rsidR="00BB0533">
              <w:rPr>
                <w:color w:val="000000"/>
                <w:szCs w:val="26"/>
                <w:lang w:val="vi-VN"/>
              </w:rPr>
              <w:t>/âm thanh (mp3, mp4), rar,</w:t>
            </w:r>
            <w:r w:rsidR="00C5318D">
              <w:rPr>
                <w:color w:val="000000"/>
                <w:szCs w:val="26"/>
                <w:lang w:val="vi-VN"/>
              </w:rPr>
              <w:t xml:space="preserve"> </w:t>
            </w:r>
            <w:r w:rsidR="00B976B6" w:rsidRPr="004B5AF5">
              <w:rPr>
                <w:color w:val="000000"/>
                <w:szCs w:val="26"/>
              </w:rPr>
              <w:t>zip</w:t>
            </w:r>
          </w:p>
          <w:p w14:paraId="741DD4C6" w14:textId="0D047773" w:rsidR="00B46D5F" w:rsidRPr="00FF1F6E" w:rsidRDefault="00B26B52">
            <w:pPr>
              <w:keepLines/>
              <w:widowControl w:val="0"/>
              <w:numPr>
                <w:ilvl w:val="0"/>
                <w:numId w:val="18"/>
              </w:numPr>
              <w:rPr>
                <w:rFonts w:ascii="Symbol" w:hAnsi="Symbol"/>
                <w:szCs w:val="26"/>
              </w:rPr>
            </w:pPr>
            <w:r>
              <w:rPr>
                <w:color w:val="000000"/>
                <w:szCs w:val="26"/>
              </w:rPr>
              <w:t>Dung lượng file tối đa cho phép được thiết lập ở tham số hệ thống</w:t>
            </w:r>
          </w:p>
        </w:tc>
      </w:tr>
      <w:tr w:rsidR="004C64EC" w:rsidRPr="002F4F88" w14:paraId="59B40C02" w14:textId="77777777" w:rsidTr="00C96052">
        <w:tc>
          <w:tcPr>
            <w:tcW w:w="805" w:type="dxa"/>
            <w:shd w:val="clear" w:color="auto" w:fill="auto"/>
          </w:tcPr>
          <w:p w14:paraId="39EDE320"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762F04C9"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04D77BC6" w14:textId="5D42291B" w:rsidR="004C64EC" w:rsidRPr="002F4F88" w:rsidRDefault="004C64EC" w:rsidP="001531AE">
            <w:pPr>
              <w:keepLines/>
              <w:widowControl w:val="0"/>
              <w:numPr>
                <w:ilvl w:val="0"/>
                <w:numId w:val="24"/>
              </w:numPr>
              <w:rPr>
                <w:szCs w:val="26"/>
              </w:rPr>
            </w:pPr>
            <w:r w:rsidRPr="002F4F88">
              <w:rPr>
                <w:szCs w:val="26"/>
              </w:rPr>
              <w:t>Khi việc xử lý các tác vụ có độ trễ nhất định, hệ thống cần hiển thị thông báo</w:t>
            </w:r>
            <w:r w:rsidR="002D5F20">
              <w:rPr>
                <w:szCs w:val="26"/>
                <w:lang w:val="vi-VN"/>
              </w:rPr>
              <w:t>/biểu tượng</w:t>
            </w:r>
            <w:r w:rsidRPr="002F4F88">
              <w:rPr>
                <w:szCs w:val="26"/>
              </w:rPr>
              <w:t xml:space="preserve"> cho người dùng biết rằng hệ thống vẫn đang hoạt động</w:t>
            </w:r>
            <w:r w:rsidR="002D5F20">
              <w:rPr>
                <w:szCs w:val="26"/>
                <w:lang w:val="vi-VN"/>
              </w:rPr>
              <w:t>, đang xử lý</w:t>
            </w:r>
          </w:p>
        </w:tc>
      </w:tr>
      <w:tr w:rsidR="004C64EC" w:rsidRPr="002F4F88" w14:paraId="37CFB82C" w14:textId="77777777" w:rsidTr="00C96052">
        <w:tc>
          <w:tcPr>
            <w:tcW w:w="805" w:type="dxa"/>
            <w:shd w:val="clear" w:color="auto" w:fill="auto"/>
          </w:tcPr>
          <w:p w14:paraId="6B3D8197"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31A16808"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1820BD38" w14:textId="77777777" w:rsidR="004C64EC" w:rsidRDefault="004C64EC" w:rsidP="001531AE">
            <w:pPr>
              <w:keepLines/>
              <w:widowControl w:val="0"/>
              <w:numPr>
                <w:ilvl w:val="0"/>
                <w:numId w:val="24"/>
              </w:numPr>
              <w:rPr>
                <w:szCs w:val="26"/>
              </w:rPr>
            </w:pPr>
            <w:r w:rsidRPr="002F4F88">
              <w:rPr>
                <w:szCs w:val="26"/>
              </w:rPr>
              <w:t>Khuôn dạng hiển thị ngày DD/MM/YYYY</w:t>
            </w:r>
          </w:p>
          <w:p w14:paraId="3B07DDAB" w14:textId="77777777" w:rsidR="0024411A" w:rsidRPr="002F4F88" w:rsidRDefault="0024411A" w:rsidP="001531AE">
            <w:pPr>
              <w:keepLines/>
              <w:widowControl w:val="0"/>
              <w:numPr>
                <w:ilvl w:val="0"/>
                <w:numId w:val="24"/>
              </w:numPr>
              <w:rPr>
                <w:szCs w:val="26"/>
              </w:rPr>
            </w:pPr>
            <w:r>
              <w:rPr>
                <w:szCs w:val="26"/>
              </w:rPr>
              <w:t>Cho phép chọn trên lịch hoặc nhập tay</w:t>
            </w:r>
          </w:p>
        </w:tc>
      </w:tr>
      <w:tr w:rsidR="004C64EC" w:rsidRPr="002F4F88" w14:paraId="5B8E7838" w14:textId="77777777" w:rsidTr="00C96052">
        <w:tc>
          <w:tcPr>
            <w:tcW w:w="805" w:type="dxa"/>
            <w:shd w:val="clear" w:color="auto" w:fill="auto"/>
          </w:tcPr>
          <w:p w14:paraId="36D93BAA" w14:textId="77777777" w:rsidR="004C64EC" w:rsidRPr="002F4F88" w:rsidRDefault="004C64EC" w:rsidP="001531AE">
            <w:pPr>
              <w:pStyle w:val="ColorfulList-Accent12"/>
              <w:keepLines/>
              <w:widowControl w:val="0"/>
              <w:numPr>
                <w:ilvl w:val="0"/>
                <w:numId w:val="28"/>
              </w:numPr>
              <w:jc w:val="both"/>
              <w:rPr>
                <w:szCs w:val="26"/>
              </w:rPr>
            </w:pPr>
          </w:p>
        </w:tc>
        <w:tc>
          <w:tcPr>
            <w:tcW w:w="1890" w:type="dxa"/>
            <w:shd w:val="clear" w:color="auto" w:fill="auto"/>
          </w:tcPr>
          <w:p w14:paraId="46D2ADC4" w14:textId="77777777" w:rsidR="004C64EC" w:rsidRPr="002F4F88" w:rsidRDefault="004C64EC" w:rsidP="00021372">
            <w:pPr>
              <w:keepLines/>
              <w:widowControl w:val="0"/>
              <w:rPr>
                <w:szCs w:val="26"/>
              </w:rPr>
            </w:pPr>
            <w:r w:rsidRPr="002F4F88">
              <w:rPr>
                <w:szCs w:val="26"/>
              </w:rPr>
              <w:t>Tất cả các chức năng</w:t>
            </w:r>
          </w:p>
        </w:tc>
        <w:tc>
          <w:tcPr>
            <w:tcW w:w="6934" w:type="dxa"/>
            <w:shd w:val="clear" w:color="auto" w:fill="auto"/>
          </w:tcPr>
          <w:p w14:paraId="1B611D36" w14:textId="77777777" w:rsidR="004C64EC" w:rsidRPr="002F4F88" w:rsidRDefault="004C64EC" w:rsidP="001531AE">
            <w:pPr>
              <w:keepLines/>
              <w:widowControl w:val="0"/>
              <w:numPr>
                <w:ilvl w:val="0"/>
                <w:numId w:val="24"/>
              </w:numPr>
              <w:rPr>
                <w:szCs w:val="26"/>
              </w:rPr>
            </w:pPr>
            <w:r w:rsidRPr="002F4F88">
              <w:rPr>
                <w:szCs w:val="26"/>
              </w:rPr>
              <w:t xml:space="preserve">Khi thêm mới các đối tượng, các bản ghi, hệ thống tự động lưu </w:t>
            </w:r>
            <w:r w:rsidRPr="00B84072">
              <w:rPr>
                <w:b/>
                <w:szCs w:val="26"/>
              </w:rPr>
              <w:t>Ngày tạo, Người tạo</w:t>
            </w:r>
            <w:r w:rsidRPr="002F4F88">
              <w:rPr>
                <w:szCs w:val="26"/>
              </w:rPr>
              <w:t xml:space="preserve">. </w:t>
            </w:r>
          </w:p>
          <w:p w14:paraId="77AA4E65" w14:textId="77777777" w:rsidR="004C64EC" w:rsidRPr="002F4F88" w:rsidRDefault="004C64EC" w:rsidP="001531AE">
            <w:pPr>
              <w:keepLines/>
              <w:widowControl w:val="0"/>
              <w:numPr>
                <w:ilvl w:val="0"/>
                <w:numId w:val="24"/>
              </w:numPr>
              <w:rPr>
                <w:szCs w:val="26"/>
              </w:rPr>
            </w:pPr>
            <w:r w:rsidRPr="002F4F88">
              <w:rPr>
                <w:szCs w:val="26"/>
              </w:rPr>
              <w:t xml:space="preserve">Khi chỉnh sửa thông tin các đối tượng, các bản ghi, hệ thống tự động lưu thông tin </w:t>
            </w:r>
            <w:r w:rsidRPr="00B84072">
              <w:rPr>
                <w:b/>
                <w:szCs w:val="26"/>
              </w:rPr>
              <w:t>Người sửa, Ngày sửa</w:t>
            </w:r>
            <w:r w:rsidRPr="002F4F88">
              <w:rPr>
                <w:szCs w:val="26"/>
              </w:rPr>
              <w:t xml:space="preserve"> </w:t>
            </w:r>
          </w:p>
        </w:tc>
      </w:tr>
      <w:tr w:rsidR="008429C8" w:rsidRPr="002F4F88" w14:paraId="6779FBDB" w14:textId="77777777" w:rsidTr="00C96052">
        <w:tc>
          <w:tcPr>
            <w:tcW w:w="805" w:type="dxa"/>
            <w:shd w:val="clear" w:color="auto" w:fill="auto"/>
          </w:tcPr>
          <w:p w14:paraId="65EC6F19" w14:textId="77777777" w:rsidR="008429C8" w:rsidRPr="002F4F88" w:rsidRDefault="008429C8" w:rsidP="001531AE">
            <w:pPr>
              <w:pStyle w:val="ColorfulList-Accent12"/>
              <w:keepLines/>
              <w:widowControl w:val="0"/>
              <w:numPr>
                <w:ilvl w:val="0"/>
                <w:numId w:val="28"/>
              </w:numPr>
              <w:jc w:val="both"/>
              <w:rPr>
                <w:szCs w:val="26"/>
              </w:rPr>
            </w:pPr>
          </w:p>
        </w:tc>
        <w:tc>
          <w:tcPr>
            <w:tcW w:w="1890" w:type="dxa"/>
            <w:shd w:val="clear" w:color="auto" w:fill="auto"/>
          </w:tcPr>
          <w:p w14:paraId="3A6EECD2" w14:textId="66ECD425" w:rsidR="008429C8" w:rsidRPr="002F4F88" w:rsidRDefault="008429C8" w:rsidP="00021372">
            <w:pPr>
              <w:keepLines/>
              <w:widowControl w:val="0"/>
              <w:rPr>
                <w:szCs w:val="26"/>
              </w:rPr>
            </w:pPr>
            <w:r w:rsidRPr="002F4F88">
              <w:rPr>
                <w:szCs w:val="26"/>
              </w:rPr>
              <w:t>Tất cả các chức năng</w:t>
            </w:r>
          </w:p>
        </w:tc>
        <w:tc>
          <w:tcPr>
            <w:tcW w:w="6934" w:type="dxa"/>
            <w:shd w:val="clear" w:color="auto" w:fill="auto"/>
          </w:tcPr>
          <w:p w14:paraId="4C800CDB" w14:textId="1267CF68" w:rsidR="008429C8" w:rsidRPr="002F4F88" w:rsidRDefault="00925C12" w:rsidP="001531AE">
            <w:pPr>
              <w:keepLines/>
              <w:widowControl w:val="0"/>
              <w:numPr>
                <w:ilvl w:val="0"/>
                <w:numId w:val="24"/>
              </w:numPr>
              <w:rPr>
                <w:szCs w:val="26"/>
              </w:rPr>
            </w:pPr>
            <w:r>
              <w:rPr>
                <w:szCs w:val="26"/>
              </w:rPr>
              <w:t>Trừ</w:t>
            </w:r>
            <w:r>
              <w:rPr>
                <w:szCs w:val="26"/>
                <w:lang w:val="vi-VN"/>
              </w:rPr>
              <w:t xml:space="preserve"> thao tác xem và tìm kiếm, h</w:t>
            </w:r>
            <w:r w:rsidR="008429C8">
              <w:rPr>
                <w:szCs w:val="26"/>
              </w:rPr>
              <w:t>ệ</w:t>
            </w:r>
            <w:r w:rsidR="008429C8">
              <w:rPr>
                <w:szCs w:val="26"/>
                <w:lang w:val="vi-VN"/>
              </w:rPr>
              <w:t xml:space="preserve"> thống ghi log </w:t>
            </w:r>
            <w:r>
              <w:rPr>
                <w:szCs w:val="26"/>
                <w:lang w:val="vi-VN"/>
              </w:rPr>
              <w:t xml:space="preserve">tất cả các </w:t>
            </w:r>
            <w:r w:rsidR="008429C8">
              <w:rPr>
                <w:szCs w:val="26"/>
                <w:lang w:val="vi-VN"/>
              </w:rPr>
              <w:t xml:space="preserve">thao tác </w:t>
            </w:r>
            <w:r>
              <w:rPr>
                <w:szCs w:val="26"/>
                <w:lang w:val="vi-VN"/>
              </w:rPr>
              <w:t>còn lại của người dùng</w:t>
            </w:r>
            <w:r w:rsidR="007D10D7">
              <w:rPr>
                <w:szCs w:val="26"/>
                <w:lang w:val="vi-VN"/>
              </w:rPr>
              <w:t xml:space="preserve"> tại chức năng Nhật ký hệ thống</w:t>
            </w:r>
          </w:p>
        </w:tc>
      </w:tr>
      <w:tr w:rsidR="00C87B48" w:rsidRPr="009A2416" w14:paraId="2C021E03" w14:textId="77777777" w:rsidTr="00C96052">
        <w:tc>
          <w:tcPr>
            <w:tcW w:w="805" w:type="dxa"/>
            <w:shd w:val="clear" w:color="auto" w:fill="auto"/>
          </w:tcPr>
          <w:p w14:paraId="1E0CF9C6" w14:textId="77777777" w:rsidR="00C87B48" w:rsidRPr="002F4F88" w:rsidRDefault="00C87B48" w:rsidP="001531AE">
            <w:pPr>
              <w:pStyle w:val="ColorfulList-Accent12"/>
              <w:keepLines/>
              <w:widowControl w:val="0"/>
              <w:numPr>
                <w:ilvl w:val="0"/>
                <w:numId w:val="28"/>
              </w:numPr>
              <w:jc w:val="both"/>
              <w:rPr>
                <w:szCs w:val="26"/>
              </w:rPr>
            </w:pPr>
          </w:p>
        </w:tc>
        <w:tc>
          <w:tcPr>
            <w:tcW w:w="1890" w:type="dxa"/>
            <w:shd w:val="clear" w:color="auto" w:fill="auto"/>
          </w:tcPr>
          <w:p w14:paraId="72D6EEDA" w14:textId="3654A925" w:rsidR="00C87B48" w:rsidRPr="00C87B48" w:rsidRDefault="00C87B48" w:rsidP="00021372">
            <w:pPr>
              <w:keepLines/>
              <w:widowControl w:val="0"/>
              <w:rPr>
                <w:szCs w:val="26"/>
                <w:lang w:val="vi-VN"/>
              </w:rPr>
            </w:pPr>
            <w:r>
              <w:rPr>
                <w:szCs w:val="26"/>
                <w:lang w:val="vi-VN"/>
              </w:rPr>
              <w:t>Màn hình thêm mới/sửa/xem</w:t>
            </w:r>
          </w:p>
        </w:tc>
        <w:tc>
          <w:tcPr>
            <w:tcW w:w="6934" w:type="dxa"/>
            <w:shd w:val="clear" w:color="auto" w:fill="auto"/>
          </w:tcPr>
          <w:p w14:paraId="4E939D2B" w14:textId="79F11A0F" w:rsidR="00C87B48" w:rsidRDefault="00C87B48" w:rsidP="00C87B48">
            <w:pPr>
              <w:keepLines/>
              <w:widowControl w:val="0"/>
              <w:numPr>
                <w:ilvl w:val="0"/>
                <w:numId w:val="24"/>
              </w:numPr>
              <w:rPr>
                <w:szCs w:val="26"/>
                <w:lang w:val="vi-VN"/>
              </w:rPr>
            </w:pPr>
            <w:r>
              <w:rPr>
                <w:szCs w:val="26"/>
                <w:lang w:val="vi-VN"/>
              </w:rPr>
              <w:t>Nếu có yêu cầu cụ thể mở form trên cửa sổ pop up thì hiển thị dạng pop up</w:t>
            </w:r>
          </w:p>
          <w:p w14:paraId="3F371CC6" w14:textId="77777777" w:rsidR="00C87B48" w:rsidRDefault="00C87B48" w:rsidP="00C87B48">
            <w:pPr>
              <w:keepLines/>
              <w:widowControl w:val="0"/>
              <w:numPr>
                <w:ilvl w:val="0"/>
                <w:numId w:val="24"/>
              </w:numPr>
              <w:rPr>
                <w:szCs w:val="26"/>
                <w:lang w:val="vi-VN"/>
              </w:rPr>
            </w:pPr>
            <w:r>
              <w:rPr>
                <w:szCs w:val="26"/>
                <w:lang w:val="vi-VN"/>
              </w:rPr>
              <w:t>Nếu không yêu cầu gì thì mặc định hiển thị form thêm mới/sửa/xem trên full màn hình của cửa sổ (tab) mà user đang thao tác</w:t>
            </w:r>
          </w:p>
          <w:p w14:paraId="3A961DCD" w14:textId="270AA5E9" w:rsidR="00A84BC3" w:rsidRPr="00C87B48" w:rsidRDefault="00A84BC3" w:rsidP="00C87B48">
            <w:pPr>
              <w:keepLines/>
              <w:widowControl w:val="0"/>
              <w:numPr>
                <w:ilvl w:val="0"/>
                <w:numId w:val="24"/>
              </w:numPr>
              <w:rPr>
                <w:szCs w:val="26"/>
                <w:lang w:val="vi-VN"/>
              </w:rPr>
            </w:pPr>
            <w:r>
              <w:rPr>
                <w:szCs w:val="26"/>
                <w:lang w:val="vi-VN"/>
              </w:rPr>
              <w:t>Ký hiệu * cạnh tên các trường nhập liệu trên form thêm mới/sửa đánh dấu các trường bắt buộc nhập</w:t>
            </w:r>
          </w:p>
        </w:tc>
      </w:tr>
      <w:tr w:rsidR="00ED19F5" w:rsidRPr="009A2416" w14:paraId="0FFAC725" w14:textId="77777777" w:rsidTr="00C96052">
        <w:tc>
          <w:tcPr>
            <w:tcW w:w="805" w:type="dxa"/>
            <w:shd w:val="clear" w:color="auto" w:fill="auto"/>
          </w:tcPr>
          <w:p w14:paraId="177EA4D4" w14:textId="77777777" w:rsidR="00ED19F5" w:rsidRPr="00B32BA6" w:rsidRDefault="00ED19F5" w:rsidP="001531AE">
            <w:pPr>
              <w:pStyle w:val="ColorfulList-Accent12"/>
              <w:keepLines/>
              <w:widowControl w:val="0"/>
              <w:numPr>
                <w:ilvl w:val="0"/>
                <w:numId w:val="28"/>
              </w:numPr>
              <w:jc w:val="both"/>
              <w:rPr>
                <w:szCs w:val="26"/>
                <w:lang w:val="vi-VN"/>
              </w:rPr>
            </w:pPr>
          </w:p>
        </w:tc>
        <w:tc>
          <w:tcPr>
            <w:tcW w:w="1890" w:type="dxa"/>
            <w:shd w:val="clear" w:color="auto" w:fill="auto"/>
          </w:tcPr>
          <w:p w14:paraId="708604C5" w14:textId="44662ABE" w:rsidR="00ED19F5" w:rsidRDefault="00ED19F5" w:rsidP="00021372">
            <w:pPr>
              <w:keepLines/>
              <w:widowControl w:val="0"/>
              <w:rPr>
                <w:szCs w:val="26"/>
                <w:lang w:val="vi-VN"/>
              </w:rPr>
            </w:pPr>
            <w:r>
              <w:rPr>
                <w:szCs w:val="26"/>
                <w:lang w:val="vi-VN"/>
              </w:rPr>
              <w:t>Xoá bản ghi</w:t>
            </w:r>
          </w:p>
        </w:tc>
        <w:tc>
          <w:tcPr>
            <w:tcW w:w="6934" w:type="dxa"/>
            <w:shd w:val="clear" w:color="auto" w:fill="auto"/>
          </w:tcPr>
          <w:p w14:paraId="36C912B6" w14:textId="77777777" w:rsidR="00ED19F5" w:rsidRDefault="00ED19F5" w:rsidP="00C87B48">
            <w:pPr>
              <w:keepLines/>
              <w:widowControl w:val="0"/>
              <w:numPr>
                <w:ilvl w:val="0"/>
                <w:numId w:val="24"/>
              </w:numPr>
              <w:rPr>
                <w:szCs w:val="26"/>
                <w:lang w:val="vi-VN"/>
              </w:rPr>
            </w:pPr>
            <w:r>
              <w:rPr>
                <w:szCs w:val="26"/>
                <w:lang w:val="vi-VN"/>
              </w:rPr>
              <w:t xml:space="preserve">Hệ thống hiển thị pop up yêu cầu xác nhận </w:t>
            </w:r>
            <w:r w:rsidR="00963BC6">
              <w:rPr>
                <w:szCs w:val="26"/>
                <w:lang w:val="vi-VN"/>
              </w:rPr>
              <w:t>xoá:</w:t>
            </w:r>
          </w:p>
          <w:p w14:paraId="08B4939A" w14:textId="77777777" w:rsidR="00963BC6" w:rsidRDefault="00963BC6" w:rsidP="00963BC6">
            <w:pPr>
              <w:keepLines/>
              <w:widowControl w:val="0"/>
              <w:ind w:left="360"/>
              <w:rPr>
                <w:szCs w:val="26"/>
                <w:lang w:val="vi-VN"/>
              </w:rPr>
            </w:pPr>
            <w:r>
              <w:rPr>
                <w:szCs w:val="26"/>
                <w:lang w:val="vi-VN"/>
              </w:rPr>
              <w:t xml:space="preserve">“Bạn có chắc chắn muốn xoá bản ghi?” kèm theo tên của bản ghi cần </w:t>
            </w:r>
            <w:r w:rsidR="008D3B29">
              <w:rPr>
                <w:szCs w:val="26"/>
                <w:lang w:val="vi-VN"/>
              </w:rPr>
              <w:t>xoá.</w:t>
            </w:r>
          </w:p>
          <w:p w14:paraId="6071FCC4" w14:textId="241C57FB" w:rsidR="008D3B29" w:rsidRDefault="008D3B29" w:rsidP="00963BC6">
            <w:pPr>
              <w:keepLines/>
              <w:widowControl w:val="0"/>
              <w:ind w:left="360"/>
              <w:rPr>
                <w:szCs w:val="26"/>
                <w:lang w:val="vi-VN"/>
              </w:rPr>
            </w:pPr>
            <w:r>
              <w:rPr>
                <w:szCs w:val="26"/>
                <w:lang w:val="vi-VN"/>
              </w:rPr>
              <w:t>Ví dụ xoá người dùng thì hiển tên tài khoản người dùng muốn xoá trên pop up</w:t>
            </w:r>
          </w:p>
        </w:tc>
      </w:tr>
      <w:tr w:rsidR="001A10A6" w:rsidRPr="009A2416" w14:paraId="27FAA6BC" w14:textId="77777777" w:rsidTr="00C96052">
        <w:tc>
          <w:tcPr>
            <w:tcW w:w="805" w:type="dxa"/>
            <w:shd w:val="clear" w:color="auto" w:fill="auto"/>
          </w:tcPr>
          <w:p w14:paraId="2ADF55C4" w14:textId="77777777" w:rsidR="001A10A6" w:rsidRPr="00ED19F5" w:rsidRDefault="001A10A6" w:rsidP="001531AE">
            <w:pPr>
              <w:pStyle w:val="ColorfulList-Accent12"/>
              <w:keepLines/>
              <w:widowControl w:val="0"/>
              <w:numPr>
                <w:ilvl w:val="0"/>
                <w:numId w:val="28"/>
              </w:numPr>
              <w:jc w:val="both"/>
              <w:rPr>
                <w:szCs w:val="26"/>
                <w:lang w:val="vi-VN"/>
              </w:rPr>
            </w:pPr>
          </w:p>
        </w:tc>
        <w:tc>
          <w:tcPr>
            <w:tcW w:w="1890" w:type="dxa"/>
            <w:shd w:val="clear" w:color="auto" w:fill="auto"/>
          </w:tcPr>
          <w:p w14:paraId="54EA0297" w14:textId="3CE04FBB" w:rsidR="001A10A6" w:rsidRDefault="001A10A6" w:rsidP="00021372">
            <w:pPr>
              <w:keepLines/>
              <w:widowControl w:val="0"/>
              <w:rPr>
                <w:szCs w:val="26"/>
                <w:lang w:val="vi-VN"/>
              </w:rPr>
            </w:pPr>
            <w:r>
              <w:rPr>
                <w:szCs w:val="26"/>
                <w:lang w:val="vi-VN"/>
              </w:rPr>
              <w:t>Trường nhập liệu dạng dropdown list</w:t>
            </w:r>
          </w:p>
        </w:tc>
        <w:tc>
          <w:tcPr>
            <w:tcW w:w="6934" w:type="dxa"/>
            <w:shd w:val="clear" w:color="auto" w:fill="auto"/>
          </w:tcPr>
          <w:p w14:paraId="3057F408" w14:textId="77777777" w:rsidR="001A10A6" w:rsidRDefault="007A42B2" w:rsidP="00C87B48">
            <w:pPr>
              <w:keepLines/>
              <w:widowControl w:val="0"/>
              <w:numPr>
                <w:ilvl w:val="0"/>
                <w:numId w:val="24"/>
              </w:numPr>
              <w:rPr>
                <w:szCs w:val="26"/>
                <w:lang w:val="vi-VN"/>
              </w:rPr>
            </w:pPr>
            <w:r>
              <w:rPr>
                <w:szCs w:val="26"/>
                <w:lang w:val="vi-VN"/>
              </w:rPr>
              <w:t>Cho phép nhập từ khoá tìm kiếm dữ liệu trên dropdown list  để user dễ dàng tìm kiếm được phương án muốn lựa chọn</w:t>
            </w:r>
          </w:p>
          <w:p w14:paraId="30723226" w14:textId="54390512" w:rsidR="00F715A8" w:rsidRDefault="00F715A8" w:rsidP="00C87B48">
            <w:pPr>
              <w:keepLines/>
              <w:widowControl w:val="0"/>
              <w:numPr>
                <w:ilvl w:val="0"/>
                <w:numId w:val="24"/>
              </w:numPr>
              <w:rPr>
                <w:szCs w:val="26"/>
                <w:lang w:val="vi-VN"/>
              </w:rPr>
            </w:pPr>
            <w:r>
              <w:rPr>
                <w:szCs w:val="26"/>
                <w:lang w:val="vi-VN"/>
              </w:rPr>
              <w:lastRenderedPageBreak/>
              <w:t>Trường hợp cho phép chọn nhiều lựa chọn trên droplist thì hiển thị checkbox cạnh mỗi lựa chọn</w:t>
            </w:r>
          </w:p>
        </w:tc>
      </w:tr>
      <w:tr w:rsidR="007D10D7" w:rsidRPr="009A2416" w14:paraId="1340C20B" w14:textId="77777777" w:rsidTr="00C96052">
        <w:tc>
          <w:tcPr>
            <w:tcW w:w="805" w:type="dxa"/>
            <w:shd w:val="clear" w:color="auto" w:fill="auto"/>
          </w:tcPr>
          <w:p w14:paraId="62B3AD88" w14:textId="77777777" w:rsidR="007D10D7" w:rsidRPr="00ED19F5" w:rsidRDefault="007D10D7" w:rsidP="001531AE">
            <w:pPr>
              <w:pStyle w:val="ColorfulList-Accent12"/>
              <w:keepLines/>
              <w:widowControl w:val="0"/>
              <w:numPr>
                <w:ilvl w:val="0"/>
                <w:numId w:val="28"/>
              </w:numPr>
              <w:jc w:val="both"/>
              <w:rPr>
                <w:szCs w:val="26"/>
                <w:lang w:val="vi-VN"/>
              </w:rPr>
            </w:pPr>
          </w:p>
        </w:tc>
        <w:tc>
          <w:tcPr>
            <w:tcW w:w="1890" w:type="dxa"/>
            <w:shd w:val="clear" w:color="auto" w:fill="auto"/>
          </w:tcPr>
          <w:p w14:paraId="221531EB" w14:textId="4AC3E089" w:rsidR="007D10D7" w:rsidRDefault="007D10D7" w:rsidP="00021372">
            <w:pPr>
              <w:keepLines/>
              <w:widowControl w:val="0"/>
              <w:rPr>
                <w:szCs w:val="26"/>
                <w:lang w:val="vi-VN"/>
              </w:rPr>
            </w:pPr>
            <w:r>
              <w:rPr>
                <w:szCs w:val="26"/>
                <w:lang w:val="vi-VN"/>
              </w:rPr>
              <w:t>Trường nhập liệu</w:t>
            </w:r>
          </w:p>
        </w:tc>
        <w:tc>
          <w:tcPr>
            <w:tcW w:w="6934" w:type="dxa"/>
            <w:shd w:val="clear" w:color="auto" w:fill="auto"/>
          </w:tcPr>
          <w:p w14:paraId="2228D359" w14:textId="2E1C6D01" w:rsidR="007D10D7" w:rsidRDefault="007D10D7" w:rsidP="00C87B48">
            <w:pPr>
              <w:keepLines/>
              <w:widowControl w:val="0"/>
              <w:numPr>
                <w:ilvl w:val="0"/>
                <w:numId w:val="24"/>
              </w:numPr>
              <w:rPr>
                <w:szCs w:val="26"/>
                <w:lang w:val="vi-VN"/>
              </w:rPr>
            </w:pPr>
            <w:r>
              <w:rPr>
                <w:szCs w:val="26"/>
                <w:lang w:val="vi-VN"/>
              </w:rPr>
              <w:t xml:space="preserve">Các trường nhập liệu trên các form thêm mới/sửa nếu không có mô tả </w:t>
            </w:r>
            <w:r w:rsidR="00FA2C56">
              <w:rPr>
                <w:szCs w:val="26"/>
                <w:lang w:val="vi-VN"/>
              </w:rPr>
              <w:t>yêu cầu cụ thể thì mặc định là nhập text</w:t>
            </w:r>
          </w:p>
        </w:tc>
      </w:tr>
      <w:tr w:rsidR="00C45CA1" w:rsidRPr="009A2416" w14:paraId="6C84D6CE" w14:textId="77777777" w:rsidTr="00C96052">
        <w:tc>
          <w:tcPr>
            <w:tcW w:w="805" w:type="dxa"/>
            <w:shd w:val="clear" w:color="auto" w:fill="auto"/>
          </w:tcPr>
          <w:p w14:paraId="40A1A25A" w14:textId="77777777" w:rsidR="00C45CA1" w:rsidRPr="00F715A8" w:rsidRDefault="00C45CA1" w:rsidP="001531AE">
            <w:pPr>
              <w:pStyle w:val="ColorfulList-Accent12"/>
              <w:keepLines/>
              <w:widowControl w:val="0"/>
              <w:numPr>
                <w:ilvl w:val="0"/>
                <w:numId w:val="28"/>
              </w:numPr>
              <w:jc w:val="both"/>
              <w:rPr>
                <w:szCs w:val="26"/>
                <w:lang w:val="vi-VN"/>
              </w:rPr>
            </w:pPr>
          </w:p>
        </w:tc>
        <w:tc>
          <w:tcPr>
            <w:tcW w:w="1890" w:type="dxa"/>
            <w:shd w:val="clear" w:color="auto" w:fill="auto"/>
          </w:tcPr>
          <w:p w14:paraId="13DE1F27" w14:textId="06F9C63D" w:rsidR="00C45CA1" w:rsidRDefault="00C45CA1" w:rsidP="00021372">
            <w:pPr>
              <w:keepLines/>
              <w:widowControl w:val="0"/>
              <w:rPr>
                <w:szCs w:val="26"/>
                <w:lang w:val="vi-VN"/>
              </w:rPr>
            </w:pPr>
            <w:r>
              <w:rPr>
                <w:szCs w:val="26"/>
                <w:lang w:val="vi-VN"/>
              </w:rPr>
              <w:t>Điều kiện tìm kiếm</w:t>
            </w:r>
          </w:p>
        </w:tc>
        <w:tc>
          <w:tcPr>
            <w:tcW w:w="6934" w:type="dxa"/>
            <w:shd w:val="clear" w:color="auto" w:fill="auto"/>
          </w:tcPr>
          <w:p w14:paraId="4B5DE772" w14:textId="1DEF26E1" w:rsidR="00C45CA1" w:rsidRDefault="005A641C" w:rsidP="00C87B48">
            <w:pPr>
              <w:keepLines/>
              <w:widowControl w:val="0"/>
              <w:numPr>
                <w:ilvl w:val="0"/>
                <w:numId w:val="24"/>
              </w:numPr>
              <w:rPr>
                <w:szCs w:val="26"/>
                <w:lang w:val="vi-VN"/>
              </w:rPr>
            </w:pPr>
            <w:r>
              <w:rPr>
                <w:szCs w:val="26"/>
                <w:lang w:val="vi-VN"/>
              </w:rPr>
              <w:t xml:space="preserve">Với các điều kiện tìm kiếm cho </w:t>
            </w:r>
            <w:r w:rsidR="00DE32AC">
              <w:rPr>
                <w:szCs w:val="26"/>
                <w:lang w:val="vi-VN"/>
              </w:rPr>
              <w:t>phép nhập text từ khoá tìm kiếm thì thực hiện tìm kiếm tương đối</w:t>
            </w:r>
          </w:p>
        </w:tc>
      </w:tr>
    </w:tbl>
    <w:p w14:paraId="42012D8B" w14:textId="26B9397E" w:rsidR="00810BF1" w:rsidRPr="002F4F88" w:rsidRDefault="00A306C2" w:rsidP="00403F03">
      <w:pPr>
        <w:pStyle w:val="tvHeading1"/>
        <w:numPr>
          <w:ilvl w:val="0"/>
          <w:numId w:val="22"/>
        </w:numPr>
      </w:pPr>
      <w:bookmarkStart w:id="56" w:name="_Toc87047289"/>
      <w:r>
        <w:rPr>
          <w:lang w:val="en-US"/>
        </w:rPr>
        <w:t>Quản trị h</w:t>
      </w:r>
      <w:r w:rsidR="00810BF1" w:rsidRPr="002F4F88">
        <w:t>ệ thống</w:t>
      </w:r>
      <w:bookmarkEnd w:id="56"/>
    </w:p>
    <w:p w14:paraId="423CF73A" w14:textId="26E23C49" w:rsidR="00DA287D" w:rsidRPr="002F4F88" w:rsidRDefault="00DA287D" w:rsidP="00B96544">
      <w:pPr>
        <w:pStyle w:val="tvHeading11"/>
      </w:pPr>
      <w:bookmarkStart w:id="57" w:name="_Toc87047290"/>
      <w:r w:rsidRPr="002F4F88">
        <w:t xml:space="preserve">Quản </w:t>
      </w:r>
      <w:r w:rsidR="00A306C2">
        <w:rPr>
          <w:lang w:val="en-US"/>
        </w:rPr>
        <w:t>lý người dùng</w:t>
      </w:r>
      <w:bookmarkEnd w:id="57"/>
    </w:p>
    <w:p w14:paraId="37E53BB8" w14:textId="77777777" w:rsidR="00DA287D" w:rsidRPr="002F4F88" w:rsidRDefault="00DA287D" w:rsidP="008057EC">
      <w:pPr>
        <w:pStyle w:val="tvHeading111"/>
      </w:pPr>
      <w:bookmarkStart w:id="58" w:name="_Toc87047291"/>
      <w:r w:rsidRPr="002F4F88">
        <w:t>Người dùng</w:t>
      </w:r>
      <w:bookmarkEnd w:id="58"/>
    </w:p>
    <w:p w14:paraId="7030DEE7" w14:textId="10468646" w:rsidR="003C2DB6" w:rsidRPr="002F4F88" w:rsidRDefault="003C2DB6" w:rsidP="004A3ECC">
      <w:r w:rsidRPr="004A3ECC">
        <w:rPr>
          <w:b/>
          <w:bCs/>
          <w:szCs w:val="26"/>
        </w:rPr>
        <w:t>Mục đích:</w:t>
      </w:r>
      <w:r w:rsidRPr="002F4F88">
        <w:rPr>
          <w:b/>
          <w:szCs w:val="26"/>
        </w:rPr>
        <w:t xml:space="preserve"> </w:t>
      </w:r>
      <w:r w:rsidR="009D0F43" w:rsidRPr="002F4F88">
        <w:rPr>
          <w:szCs w:val="26"/>
        </w:rPr>
        <w:t>Quản lý thông tin người dùng, cho phép khai báo người dùng mới trên hệ thống, gán người dùng vào 1 nhóm xác định, phân quyền chức năng, đặt lại mật khẩu người dùng</w:t>
      </w:r>
      <w:r w:rsidR="009D0F43">
        <w:rPr>
          <w:szCs w:val="26"/>
        </w:rPr>
        <w:t>.</w:t>
      </w:r>
    </w:p>
    <w:p w14:paraId="1DE434B0" w14:textId="1049DB35" w:rsidR="003C2DB6" w:rsidRPr="002F4F88" w:rsidRDefault="00987FF1" w:rsidP="004A3ECC">
      <w:r w:rsidRPr="004A3ECC">
        <w:rPr>
          <w:b/>
          <w:bCs/>
          <w:szCs w:val="26"/>
        </w:rPr>
        <w:t>Vai trò thực hiện:</w:t>
      </w:r>
      <w:r w:rsidR="003C2DB6" w:rsidRPr="002F4F88">
        <w:rPr>
          <w:szCs w:val="26"/>
        </w:rPr>
        <w:t xml:space="preserve"> </w:t>
      </w:r>
      <w:r w:rsidR="00EE677E">
        <w:rPr>
          <w:szCs w:val="26"/>
        </w:rPr>
        <w:t>Quản trị hệ thống</w:t>
      </w:r>
    </w:p>
    <w:p w14:paraId="56C605A6" w14:textId="77777777" w:rsidR="003C2DB6" w:rsidRPr="002F4F88" w:rsidRDefault="00987FF1" w:rsidP="004A3ECC">
      <w:r w:rsidRPr="004A3ECC">
        <w:rPr>
          <w:b/>
          <w:bCs/>
          <w:szCs w:val="26"/>
        </w:rPr>
        <w:t>Mô tả yêu cầu</w:t>
      </w:r>
      <w:r w:rsidR="00623514" w:rsidRPr="004A3ECC">
        <w:rPr>
          <w:b/>
          <w:bCs/>
          <w:szCs w:val="26"/>
        </w:rPr>
        <w:t>:</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C2DB6" w:rsidRPr="002F4F88" w14:paraId="1C1ECA59" w14:textId="77777777" w:rsidTr="00951E9B">
        <w:trPr>
          <w:trHeight w:val="449"/>
          <w:tblHeader/>
        </w:trPr>
        <w:tc>
          <w:tcPr>
            <w:tcW w:w="817" w:type="dxa"/>
            <w:shd w:val="clear" w:color="auto" w:fill="auto"/>
          </w:tcPr>
          <w:p w14:paraId="05D3969D" w14:textId="77777777" w:rsidR="003C2DB6" w:rsidRPr="002F4F88" w:rsidRDefault="003C2DB6" w:rsidP="00021372">
            <w:pPr>
              <w:keepLines/>
              <w:widowControl w:val="0"/>
              <w:jc w:val="both"/>
              <w:rPr>
                <w:b/>
                <w:bCs/>
                <w:szCs w:val="26"/>
              </w:rPr>
            </w:pPr>
            <w:r w:rsidRPr="002F4F88">
              <w:rPr>
                <w:b/>
                <w:bCs/>
                <w:szCs w:val="26"/>
              </w:rPr>
              <w:t>STT</w:t>
            </w:r>
          </w:p>
        </w:tc>
        <w:tc>
          <w:tcPr>
            <w:tcW w:w="1877" w:type="dxa"/>
            <w:shd w:val="clear" w:color="auto" w:fill="auto"/>
          </w:tcPr>
          <w:p w14:paraId="2145A854" w14:textId="77777777" w:rsidR="003C2DB6" w:rsidRPr="002F4F88" w:rsidRDefault="003C2DB6" w:rsidP="00021372">
            <w:pPr>
              <w:keepLines/>
              <w:widowControl w:val="0"/>
              <w:jc w:val="both"/>
              <w:rPr>
                <w:b/>
                <w:bCs/>
                <w:szCs w:val="26"/>
              </w:rPr>
            </w:pPr>
            <w:r w:rsidRPr="002F4F88">
              <w:rPr>
                <w:b/>
                <w:bCs/>
                <w:szCs w:val="26"/>
              </w:rPr>
              <w:t>Chức năng</w:t>
            </w:r>
          </w:p>
        </w:tc>
        <w:tc>
          <w:tcPr>
            <w:tcW w:w="6912" w:type="dxa"/>
            <w:shd w:val="clear" w:color="auto" w:fill="auto"/>
          </w:tcPr>
          <w:p w14:paraId="08576733" w14:textId="77777777" w:rsidR="003C2DB6" w:rsidRPr="002F4F88" w:rsidRDefault="003C2DB6" w:rsidP="00021372">
            <w:pPr>
              <w:keepLines/>
              <w:widowControl w:val="0"/>
              <w:jc w:val="both"/>
              <w:rPr>
                <w:b/>
                <w:bCs/>
                <w:szCs w:val="26"/>
              </w:rPr>
            </w:pPr>
            <w:r w:rsidRPr="002F4F88">
              <w:rPr>
                <w:b/>
                <w:bCs/>
                <w:szCs w:val="26"/>
              </w:rPr>
              <w:t>Mô tả</w:t>
            </w:r>
          </w:p>
        </w:tc>
      </w:tr>
      <w:tr w:rsidR="003C2DB6" w:rsidRPr="002F4F88" w14:paraId="23010043" w14:textId="77777777" w:rsidTr="005C029C">
        <w:tc>
          <w:tcPr>
            <w:tcW w:w="817" w:type="dxa"/>
            <w:shd w:val="clear" w:color="auto" w:fill="auto"/>
          </w:tcPr>
          <w:p w14:paraId="6445825C" w14:textId="77777777" w:rsidR="003C2DB6" w:rsidRPr="002F4F88" w:rsidRDefault="003C2DB6" w:rsidP="001531AE">
            <w:pPr>
              <w:keepLines/>
              <w:widowControl w:val="0"/>
              <w:numPr>
                <w:ilvl w:val="0"/>
                <w:numId w:val="25"/>
              </w:numPr>
              <w:jc w:val="both"/>
              <w:rPr>
                <w:szCs w:val="26"/>
              </w:rPr>
            </w:pPr>
          </w:p>
          <w:p w14:paraId="59A6EEF1" w14:textId="77777777" w:rsidR="003C2DB6" w:rsidRPr="002F4F88" w:rsidRDefault="003C2DB6" w:rsidP="00021372">
            <w:pPr>
              <w:keepLines/>
              <w:widowControl w:val="0"/>
              <w:jc w:val="both"/>
              <w:rPr>
                <w:szCs w:val="26"/>
              </w:rPr>
            </w:pPr>
          </w:p>
        </w:tc>
        <w:tc>
          <w:tcPr>
            <w:tcW w:w="1877" w:type="dxa"/>
            <w:shd w:val="clear" w:color="auto" w:fill="auto"/>
          </w:tcPr>
          <w:p w14:paraId="7429867D" w14:textId="4BD25CA8" w:rsidR="003C2DB6" w:rsidRPr="00951E9B" w:rsidRDefault="009D0F43" w:rsidP="00021372">
            <w:pPr>
              <w:keepLines/>
              <w:widowControl w:val="0"/>
              <w:rPr>
                <w:szCs w:val="26"/>
                <w:lang w:val="vi-VN"/>
              </w:rPr>
            </w:pPr>
            <w:r>
              <w:rPr>
                <w:szCs w:val="26"/>
              </w:rPr>
              <w:t>Thêm mới</w:t>
            </w:r>
            <w:r w:rsidR="00951E9B">
              <w:rPr>
                <w:szCs w:val="26"/>
                <w:lang w:val="vi-VN"/>
              </w:rPr>
              <w:t xml:space="preserve"> người dùng</w:t>
            </w:r>
          </w:p>
        </w:tc>
        <w:tc>
          <w:tcPr>
            <w:tcW w:w="6912" w:type="dxa"/>
            <w:shd w:val="clear" w:color="auto" w:fill="auto"/>
          </w:tcPr>
          <w:p w14:paraId="646C59B6" w14:textId="74A62ED9" w:rsidR="003C2DB6" w:rsidRPr="009C6EC5" w:rsidRDefault="00EE677E" w:rsidP="00CF402B">
            <w:pPr>
              <w:pStyle w:val="NormalIndent"/>
              <w:keepNext w:val="0"/>
              <w:keepLines/>
              <w:widowControl w:val="0"/>
              <w:numPr>
                <w:ilvl w:val="0"/>
                <w:numId w:val="15"/>
              </w:numPr>
              <w:spacing w:before="0" w:after="0" w:line="312" w:lineRule="auto"/>
              <w:jc w:val="left"/>
              <w:rPr>
                <w:snapToGrid/>
                <w:color w:val="auto"/>
                <w:szCs w:val="26"/>
                <w:lang w:val="vi-VN"/>
              </w:rPr>
            </w:pPr>
            <w:r w:rsidRPr="00AB05E0">
              <w:rPr>
                <w:snapToGrid/>
                <w:color w:val="auto"/>
                <w:szCs w:val="26"/>
                <w:lang w:val="vi-VN"/>
              </w:rPr>
              <w:t>Cho phép</w:t>
            </w:r>
            <w:r w:rsidR="00E56456" w:rsidRPr="00AB05E0">
              <w:rPr>
                <w:snapToGrid/>
                <w:color w:val="auto"/>
                <w:szCs w:val="26"/>
                <w:lang w:val="vi-VN"/>
              </w:rPr>
              <w:t xml:space="preserve"> NSD</w:t>
            </w:r>
            <w:r w:rsidRPr="00AB05E0">
              <w:rPr>
                <w:snapToGrid/>
                <w:color w:val="auto"/>
                <w:szCs w:val="26"/>
                <w:lang w:val="vi-VN"/>
              </w:rPr>
              <w:t xml:space="preserve"> khai báo </w:t>
            </w:r>
            <w:r w:rsidR="00AB05E0">
              <w:rPr>
                <w:snapToGrid/>
                <w:color w:val="auto"/>
                <w:szCs w:val="26"/>
                <w:lang w:val="vi-VN"/>
              </w:rPr>
              <w:t>mới tài khoản</w:t>
            </w:r>
            <w:r w:rsidRPr="00AB05E0">
              <w:rPr>
                <w:snapToGrid/>
                <w:color w:val="auto"/>
                <w:szCs w:val="26"/>
                <w:lang w:val="vi-VN"/>
              </w:rPr>
              <w:t xml:space="preserve"> người dùng</w:t>
            </w:r>
            <w:r w:rsidR="009C6EC5">
              <w:rPr>
                <w:snapToGrid/>
                <w:color w:val="auto"/>
                <w:szCs w:val="26"/>
                <w:lang w:val="vi-VN"/>
              </w:rPr>
              <w:t xml:space="preserve">, </w:t>
            </w:r>
            <w:r w:rsidR="00E56456" w:rsidRPr="009C6EC5">
              <w:rPr>
                <w:snapToGrid/>
                <w:color w:val="auto"/>
                <w:szCs w:val="26"/>
                <w:lang w:val="vi-VN"/>
              </w:rPr>
              <w:t>nhập các thông tin</w:t>
            </w:r>
            <w:r w:rsidRPr="009C6EC5">
              <w:rPr>
                <w:snapToGrid/>
                <w:color w:val="auto"/>
                <w:szCs w:val="26"/>
                <w:lang w:val="vi-VN"/>
              </w:rPr>
              <w:t>:</w:t>
            </w:r>
          </w:p>
          <w:p w14:paraId="2349A0B9" w14:textId="2A6064EE" w:rsidR="00EE677E" w:rsidRDefault="00EE677E"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Họ và tên</w:t>
            </w:r>
            <w:r>
              <w:rPr>
                <w:snapToGrid/>
                <w:color w:val="auto"/>
                <w:szCs w:val="26"/>
              </w:rPr>
              <w:t>*</w:t>
            </w:r>
          </w:p>
          <w:p w14:paraId="0F6BFC4C" w14:textId="77777777" w:rsidR="00A47828" w:rsidRDefault="00EE677E"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T</w:t>
            </w:r>
            <w:r w:rsidR="00204C0F" w:rsidRPr="001F41B3">
              <w:rPr>
                <w:b/>
                <w:bCs/>
                <w:snapToGrid/>
                <w:color w:val="auto"/>
                <w:szCs w:val="26"/>
              </w:rPr>
              <w:t>ên</w:t>
            </w:r>
            <w:r w:rsidR="00204C0F" w:rsidRPr="001F41B3">
              <w:rPr>
                <w:b/>
                <w:bCs/>
                <w:snapToGrid/>
                <w:color w:val="auto"/>
                <w:szCs w:val="26"/>
                <w:lang w:val="vi-VN"/>
              </w:rPr>
              <w:t xml:space="preserve"> </w:t>
            </w:r>
            <w:r w:rsidRPr="001F41B3">
              <w:rPr>
                <w:b/>
                <w:bCs/>
                <w:snapToGrid/>
                <w:color w:val="auto"/>
                <w:szCs w:val="26"/>
              </w:rPr>
              <w:t>đăng nhập</w:t>
            </w:r>
            <w:r>
              <w:rPr>
                <w:snapToGrid/>
                <w:color w:val="auto"/>
                <w:szCs w:val="26"/>
              </w:rPr>
              <w:t>*</w:t>
            </w:r>
            <w:r w:rsidR="00FF5BC5">
              <w:rPr>
                <w:snapToGrid/>
                <w:color w:val="auto"/>
                <w:szCs w:val="26"/>
              </w:rPr>
              <w:t>: tên đăng nhập không được phép trùng</w:t>
            </w:r>
          </w:p>
          <w:p w14:paraId="4F0CC797" w14:textId="0926ACA7" w:rsidR="00EE677E" w:rsidRDefault="00A47828" w:rsidP="001531AE">
            <w:pPr>
              <w:pStyle w:val="NormalIndent"/>
              <w:keepNext w:val="0"/>
              <w:keepLines/>
              <w:widowControl w:val="0"/>
              <w:numPr>
                <w:ilvl w:val="0"/>
                <w:numId w:val="48"/>
              </w:numPr>
              <w:spacing w:before="0" w:after="0" w:line="312" w:lineRule="auto"/>
              <w:jc w:val="left"/>
              <w:rPr>
                <w:snapToGrid/>
                <w:color w:val="auto"/>
                <w:szCs w:val="26"/>
              </w:rPr>
            </w:pPr>
            <w:r w:rsidRPr="00A47828">
              <w:rPr>
                <w:b/>
                <w:bCs/>
                <w:snapToGrid/>
                <w:color w:val="auto"/>
                <w:szCs w:val="26"/>
              </w:rPr>
              <w:t>Mật</w:t>
            </w:r>
            <w:r w:rsidRPr="00A47828">
              <w:rPr>
                <w:b/>
                <w:bCs/>
                <w:snapToGrid/>
                <w:color w:val="auto"/>
                <w:szCs w:val="26"/>
                <w:lang w:val="vi-VN"/>
              </w:rPr>
              <w:t xml:space="preserve"> khẩu</w:t>
            </w:r>
            <w:r>
              <w:rPr>
                <w:snapToGrid/>
                <w:color w:val="auto"/>
                <w:szCs w:val="26"/>
                <w:lang w:val="vi-VN"/>
              </w:rPr>
              <w:t>*</w:t>
            </w:r>
          </w:p>
          <w:p w14:paraId="44C5704F" w14:textId="16D2E202" w:rsidR="00E64E30" w:rsidRDefault="00E64E30" w:rsidP="001531AE">
            <w:pPr>
              <w:pStyle w:val="NormalIndent"/>
              <w:keepNext w:val="0"/>
              <w:keepLines/>
              <w:widowControl w:val="0"/>
              <w:numPr>
                <w:ilvl w:val="0"/>
                <w:numId w:val="48"/>
              </w:numPr>
              <w:spacing w:before="0" w:after="0" w:line="312" w:lineRule="auto"/>
              <w:jc w:val="left"/>
              <w:rPr>
                <w:snapToGrid/>
                <w:color w:val="auto"/>
                <w:szCs w:val="26"/>
              </w:rPr>
            </w:pPr>
            <w:r w:rsidRPr="001F41B3">
              <w:rPr>
                <w:b/>
                <w:bCs/>
                <w:snapToGrid/>
                <w:color w:val="auto"/>
                <w:szCs w:val="26"/>
              </w:rPr>
              <w:t>Email</w:t>
            </w:r>
            <w:r>
              <w:rPr>
                <w:snapToGrid/>
                <w:color w:val="auto"/>
                <w:szCs w:val="26"/>
              </w:rPr>
              <w:t>*</w:t>
            </w:r>
          </w:p>
          <w:p w14:paraId="6A460260" w14:textId="77777777" w:rsidR="00233D5D" w:rsidRPr="00233D5D" w:rsidRDefault="00EC1C50" w:rsidP="001531AE">
            <w:pPr>
              <w:pStyle w:val="NormalIndent"/>
              <w:keepNext w:val="0"/>
              <w:keepLines/>
              <w:widowControl w:val="0"/>
              <w:numPr>
                <w:ilvl w:val="0"/>
                <w:numId w:val="48"/>
              </w:numPr>
              <w:spacing w:before="0" w:after="0" w:line="312" w:lineRule="auto"/>
              <w:jc w:val="left"/>
              <w:rPr>
                <w:snapToGrid/>
                <w:color w:val="auto"/>
                <w:szCs w:val="26"/>
              </w:rPr>
            </w:pPr>
            <w:r w:rsidRPr="00EC1C50">
              <w:rPr>
                <w:b/>
                <w:bCs/>
                <w:snapToGrid/>
                <w:color w:val="auto"/>
                <w:szCs w:val="26"/>
              </w:rPr>
              <w:t>Loại</w:t>
            </w:r>
            <w:r w:rsidRPr="00EC1C50">
              <w:rPr>
                <w:b/>
                <w:bCs/>
                <w:snapToGrid/>
                <w:color w:val="auto"/>
                <w:szCs w:val="26"/>
                <w:lang w:val="vi-VN"/>
              </w:rPr>
              <w:t xml:space="preserve"> người dùng</w:t>
            </w:r>
            <w:r>
              <w:rPr>
                <w:snapToGrid/>
                <w:color w:val="auto"/>
                <w:szCs w:val="26"/>
                <w:lang w:val="vi-VN"/>
              </w:rPr>
              <w:t>*</w:t>
            </w:r>
            <w:r w:rsidR="008052D0">
              <w:rPr>
                <w:snapToGrid/>
                <w:color w:val="auto"/>
                <w:szCs w:val="26"/>
                <w:lang w:val="vi-VN"/>
              </w:rPr>
              <w:t xml:space="preserve">: chọn </w:t>
            </w:r>
            <w:r w:rsidR="00233D5D">
              <w:rPr>
                <w:snapToGrid/>
                <w:color w:val="auto"/>
                <w:szCs w:val="26"/>
                <w:lang w:val="vi-VN"/>
              </w:rPr>
              <w:t>1 trong 3 loại sau:</w:t>
            </w:r>
          </w:p>
          <w:p w14:paraId="48E3CAFD" w14:textId="089A7666" w:rsidR="00233D5D" w:rsidRPr="00233D5D" w:rsidRDefault="008052D0"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 xml:space="preserve">Kiểm toán nội </w:t>
            </w:r>
            <w:r w:rsidR="0050717B">
              <w:rPr>
                <w:snapToGrid/>
                <w:color w:val="auto"/>
                <w:szCs w:val="26"/>
                <w:lang w:val="vi-VN"/>
              </w:rPr>
              <w:t>bộ</w:t>
            </w:r>
          </w:p>
          <w:p w14:paraId="02F3F742" w14:textId="137349D2" w:rsidR="00233D5D" w:rsidRPr="00233D5D" w:rsidRDefault="00233D5D"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Đơn vị được kiểm toán</w:t>
            </w:r>
          </w:p>
          <w:p w14:paraId="3335290A" w14:textId="28BCEDDD" w:rsidR="00EC1C50" w:rsidRDefault="0050717B" w:rsidP="00911D8A">
            <w:pPr>
              <w:pStyle w:val="NormalIndent"/>
              <w:keepNext w:val="0"/>
              <w:keepLines/>
              <w:widowControl w:val="0"/>
              <w:numPr>
                <w:ilvl w:val="0"/>
                <w:numId w:val="134"/>
              </w:numPr>
              <w:spacing w:before="0" w:after="0" w:line="312" w:lineRule="auto"/>
              <w:jc w:val="left"/>
              <w:rPr>
                <w:snapToGrid/>
                <w:color w:val="auto"/>
                <w:szCs w:val="26"/>
              </w:rPr>
            </w:pPr>
            <w:r>
              <w:rPr>
                <w:snapToGrid/>
                <w:color w:val="auto"/>
                <w:szCs w:val="26"/>
                <w:lang w:val="vi-VN"/>
              </w:rPr>
              <w:t>Khác</w:t>
            </w:r>
          </w:p>
          <w:p w14:paraId="2D0F0488" w14:textId="57BF60B6" w:rsidR="00A47182" w:rsidRPr="00A47182" w:rsidRDefault="00A47182" w:rsidP="001531AE">
            <w:pPr>
              <w:pStyle w:val="NormalIndent"/>
              <w:keepNext w:val="0"/>
              <w:keepLines/>
              <w:widowControl w:val="0"/>
              <w:numPr>
                <w:ilvl w:val="0"/>
                <w:numId w:val="48"/>
              </w:numPr>
              <w:spacing w:before="0" w:after="0" w:line="312" w:lineRule="auto"/>
              <w:jc w:val="left"/>
              <w:rPr>
                <w:snapToGrid/>
                <w:color w:val="auto"/>
                <w:szCs w:val="26"/>
              </w:rPr>
            </w:pPr>
            <w:r>
              <w:rPr>
                <w:b/>
                <w:bCs/>
                <w:snapToGrid/>
                <w:color w:val="auto"/>
                <w:szCs w:val="26"/>
              </w:rPr>
              <w:t>Vai</w:t>
            </w:r>
            <w:r>
              <w:rPr>
                <w:b/>
                <w:bCs/>
                <w:snapToGrid/>
                <w:color w:val="auto"/>
                <w:szCs w:val="26"/>
                <w:lang w:val="vi-VN"/>
              </w:rPr>
              <w:t xml:space="preserve"> trò: </w:t>
            </w:r>
            <w:r w:rsidRPr="00A47182">
              <w:rPr>
                <w:snapToGrid/>
                <w:color w:val="auto"/>
                <w:szCs w:val="26"/>
                <w:lang w:val="vi-VN"/>
              </w:rPr>
              <w:t>chọn trên danh sách vai trò, cho phép chọn nhiều</w:t>
            </w:r>
            <w:r w:rsidR="00A94C6A">
              <w:rPr>
                <w:snapToGrid/>
                <w:color w:val="auto"/>
                <w:szCs w:val="26"/>
                <w:lang w:val="vi-VN"/>
              </w:rPr>
              <w:t xml:space="preserve">, </w:t>
            </w:r>
            <w:r w:rsidR="00F8546E">
              <w:rPr>
                <w:snapToGrid/>
                <w:color w:val="auto"/>
                <w:szCs w:val="26"/>
                <w:lang w:val="vi-VN"/>
              </w:rPr>
              <w:t>người dùng được gán vai trò nào thì sẽ được thực hiện các quyền thuộc vai trò đó</w:t>
            </w:r>
          </w:p>
          <w:p w14:paraId="57CD0C61" w14:textId="147D4EB9" w:rsidR="00E64E30" w:rsidRPr="00E64E30" w:rsidRDefault="002F016F" w:rsidP="001531AE">
            <w:pPr>
              <w:pStyle w:val="NormalIndent"/>
              <w:keepNext w:val="0"/>
              <w:keepLines/>
              <w:widowControl w:val="0"/>
              <w:numPr>
                <w:ilvl w:val="0"/>
                <w:numId w:val="48"/>
              </w:numPr>
              <w:spacing w:before="0" w:after="0" w:line="312" w:lineRule="auto"/>
              <w:jc w:val="left"/>
              <w:rPr>
                <w:snapToGrid/>
                <w:color w:val="auto"/>
                <w:szCs w:val="26"/>
              </w:rPr>
            </w:pPr>
            <w:r w:rsidRPr="005D3734">
              <w:rPr>
                <w:b/>
                <w:bCs/>
                <w:snapToGrid/>
                <w:color w:val="auto"/>
                <w:szCs w:val="26"/>
              </w:rPr>
              <w:t>Nhóm</w:t>
            </w:r>
            <w:r w:rsidRPr="005D3734">
              <w:rPr>
                <w:b/>
                <w:bCs/>
                <w:snapToGrid/>
                <w:color w:val="auto"/>
                <w:szCs w:val="26"/>
                <w:lang w:val="vi-VN"/>
              </w:rPr>
              <w:t xml:space="preserve"> người dùng</w:t>
            </w:r>
            <w:r w:rsidR="00E64E30">
              <w:rPr>
                <w:snapToGrid/>
                <w:color w:val="auto"/>
                <w:szCs w:val="26"/>
              </w:rPr>
              <w:t xml:space="preserve">: </w:t>
            </w:r>
            <w:r w:rsidR="002221BF">
              <w:rPr>
                <w:snapToGrid/>
                <w:color w:val="auto"/>
                <w:szCs w:val="26"/>
                <w:lang w:val="vi-VN"/>
              </w:rPr>
              <w:t>c</w:t>
            </w:r>
            <w:r w:rsidR="00E64E30">
              <w:rPr>
                <w:snapToGrid/>
                <w:color w:val="auto"/>
                <w:szCs w:val="26"/>
              </w:rPr>
              <w:t xml:space="preserve">họn trên danh sách nhóm </w:t>
            </w:r>
            <w:r>
              <w:rPr>
                <w:snapToGrid/>
                <w:color w:val="auto"/>
                <w:szCs w:val="26"/>
              </w:rPr>
              <w:t>người</w:t>
            </w:r>
            <w:r>
              <w:rPr>
                <w:snapToGrid/>
                <w:color w:val="auto"/>
                <w:szCs w:val="26"/>
                <w:lang w:val="vi-VN"/>
              </w:rPr>
              <w:t xml:space="preserve"> dùng,</w:t>
            </w:r>
            <w:r w:rsidR="00E64E30">
              <w:rPr>
                <w:snapToGrid/>
                <w:color w:val="auto"/>
                <w:szCs w:val="26"/>
              </w:rPr>
              <w:t xml:space="preserve"> cho phép chọn nhiều nhóm</w:t>
            </w:r>
            <w:r w:rsidR="00F8546E">
              <w:rPr>
                <w:snapToGrid/>
                <w:color w:val="auto"/>
                <w:szCs w:val="26"/>
                <w:lang w:val="vi-VN"/>
              </w:rPr>
              <w:t xml:space="preserve">, người dùng thuộc nhóm nào thì sẽ được kế thừa các quyền của </w:t>
            </w:r>
            <w:r w:rsidR="00F857BF">
              <w:rPr>
                <w:snapToGrid/>
                <w:color w:val="auto"/>
                <w:szCs w:val="26"/>
                <w:lang w:val="vi-VN"/>
              </w:rPr>
              <w:t>nhóm đó</w:t>
            </w:r>
          </w:p>
          <w:p w14:paraId="72457689" w14:textId="7EFFB0E4" w:rsidR="00E64E30" w:rsidRDefault="00EE6B03" w:rsidP="001531AE">
            <w:pPr>
              <w:pStyle w:val="NormalIndent"/>
              <w:keepNext w:val="0"/>
              <w:keepLines/>
              <w:widowControl w:val="0"/>
              <w:numPr>
                <w:ilvl w:val="0"/>
                <w:numId w:val="48"/>
              </w:numPr>
              <w:spacing w:before="0" w:after="0" w:line="312" w:lineRule="auto"/>
              <w:jc w:val="left"/>
              <w:rPr>
                <w:snapToGrid/>
                <w:color w:val="auto"/>
                <w:szCs w:val="26"/>
              </w:rPr>
            </w:pPr>
            <w:r w:rsidRPr="005D3734">
              <w:rPr>
                <w:b/>
                <w:bCs/>
                <w:snapToGrid/>
                <w:color w:val="auto"/>
                <w:szCs w:val="26"/>
              </w:rPr>
              <w:t>Trạng thái</w:t>
            </w:r>
            <w:r>
              <w:rPr>
                <w:snapToGrid/>
                <w:color w:val="auto"/>
                <w:szCs w:val="26"/>
              </w:rPr>
              <w:t>: Chọn Hoạt động/ Khóa, mặc định là Hoạt động.</w:t>
            </w:r>
          </w:p>
          <w:p w14:paraId="751689E8" w14:textId="01FE0845" w:rsidR="00D16156" w:rsidRDefault="00D16156" w:rsidP="00D1615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Sau khi thêm mới thành công người dùng, hệ thống gửi thông tin tài khoản đăng nhập qua email đến người dùng</w:t>
            </w:r>
            <w:r w:rsidR="00CB759D">
              <w:rPr>
                <w:snapToGrid/>
                <w:color w:val="auto"/>
                <w:szCs w:val="26"/>
              </w:rPr>
              <w:t>:</w:t>
            </w:r>
          </w:p>
          <w:p w14:paraId="30B12FD2" w14:textId="28065029"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Link truy cập hệ thống</w:t>
            </w:r>
          </w:p>
          <w:p w14:paraId="362A59C9" w14:textId="08CEED2D"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lastRenderedPageBreak/>
              <w:t>Họ và tên</w:t>
            </w:r>
          </w:p>
          <w:p w14:paraId="056D8E0D" w14:textId="014D2E24"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T</w:t>
            </w:r>
            <w:r w:rsidR="00026DF8">
              <w:rPr>
                <w:snapToGrid/>
                <w:color w:val="auto"/>
                <w:szCs w:val="26"/>
              </w:rPr>
              <w:t>ên</w:t>
            </w:r>
            <w:r>
              <w:rPr>
                <w:snapToGrid/>
                <w:color w:val="auto"/>
                <w:szCs w:val="26"/>
              </w:rPr>
              <w:t xml:space="preserve"> đăng nhập</w:t>
            </w:r>
          </w:p>
          <w:p w14:paraId="616A5A69" w14:textId="1B4B84D7" w:rsidR="00CB759D" w:rsidRDefault="00CB759D" w:rsidP="001531AE">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Mật khẩu</w:t>
            </w:r>
          </w:p>
          <w:p w14:paraId="38DA1FC1" w14:textId="2F2AB95C" w:rsidR="00AF2C22" w:rsidRPr="00984F8B" w:rsidRDefault="00CB759D" w:rsidP="00984F8B">
            <w:pPr>
              <w:pStyle w:val="NormalIndent"/>
              <w:keepNext w:val="0"/>
              <w:keepLines/>
              <w:widowControl w:val="0"/>
              <w:numPr>
                <w:ilvl w:val="0"/>
                <w:numId w:val="49"/>
              </w:numPr>
              <w:spacing w:before="0" w:after="0" w:line="312" w:lineRule="auto"/>
              <w:jc w:val="left"/>
              <w:rPr>
                <w:snapToGrid/>
                <w:color w:val="auto"/>
                <w:szCs w:val="26"/>
              </w:rPr>
            </w:pPr>
            <w:r>
              <w:rPr>
                <w:snapToGrid/>
                <w:color w:val="auto"/>
                <w:szCs w:val="26"/>
              </w:rPr>
              <w:t>Email</w:t>
            </w:r>
          </w:p>
        </w:tc>
      </w:tr>
      <w:tr w:rsidR="00951E9B" w:rsidRPr="009A2416" w14:paraId="54C5EEA9" w14:textId="77777777" w:rsidTr="005C029C">
        <w:tc>
          <w:tcPr>
            <w:tcW w:w="817" w:type="dxa"/>
            <w:shd w:val="clear" w:color="auto" w:fill="auto"/>
          </w:tcPr>
          <w:p w14:paraId="3D585D91" w14:textId="77777777" w:rsidR="00951E9B" w:rsidRPr="002F4F88" w:rsidRDefault="00951E9B" w:rsidP="00951E9B">
            <w:pPr>
              <w:keepLines/>
              <w:widowControl w:val="0"/>
              <w:numPr>
                <w:ilvl w:val="0"/>
                <w:numId w:val="25"/>
              </w:numPr>
              <w:jc w:val="both"/>
              <w:rPr>
                <w:szCs w:val="26"/>
              </w:rPr>
            </w:pPr>
          </w:p>
        </w:tc>
        <w:tc>
          <w:tcPr>
            <w:tcW w:w="1877" w:type="dxa"/>
            <w:shd w:val="clear" w:color="auto" w:fill="auto"/>
          </w:tcPr>
          <w:p w14:paraId="020A6397" w14:textId="10FCDF0E" w:rsidR="00951E9B" w:rsidRPr="00951E9B" w:rsidRDefault="00951E9B" w:rsidP="00951E9B">
            <w:pPr>
              <w:keepLines/>
              <w:widowControl w:val="0"/>
              <w:rPr>
                <w:szCs w:val="26"/>
                <w:lang w:val="vi-VN"/>
              </w:rPr>
            </w:pPr>
            <w:r>
              <w:rPr>
                <w:szCs w:val="26"/>
              </w:rPr>
              <w:t>Sửa người</w:t>
            </w:r>
            <w:r>
              <w:rPr>
                <w:szCs w:val="26"/>
                <w:lang w:val="vi-VN"/>
              </w:rPr>
              <w:t xml:space="preserve"> dùng</w:t>
            </w:r>
          </w:p>
        </w:tc>
        <w:tc>
          <w:tcPr>
            <w:tcW w:w="6912" w:type="dxa"/>
            <w:shd w:val="clear" w:color="auto" w:fill="auto"/>
          </w:tcPr>
          <w:p w14:paraId="1F17A5A4" w14:textId="0799ECF2" w:rsidR="00951E9B" w:rsidRPr="002275A3" w:rsidRDefault="00951E9B" w:rsidP="00951E9B">
            <w:pPr>
              <w:numPr>
                <w:ilvl w:val="0"/>
                <w:numId w:val="15"/>
              </w:numPr>
              <w:rPr>
                <w:szCs w:val="26"/>
                <w:lang w:val="vi-VN"/>
              </w:rPr>
            </w:pPr>
            <w:r w:rsidRPr="002275A3">
              <w:rPr>
                <w:szCs w:val="26"/>
                <w:lang w:val="vi-VN"/>
              </w:rPr>
              <w:t>Cho phép NSD sửa các thông tin người dùng trên hệ th</w:t>
            </w:r>
            <w:r w:rsidR="002275A3" w:rsidRPr="002275A3">
              <w:rPr>
                <w:szCs w:val="26"/>
                <w:lang w:val="vi-VN"/>
              </w:rPr>
              <w:t>ống</w:t>
            </w:r>
          </w:p>
          <w:p w14:paraId="693A52BA" w14:textId="6E6CEB9D" w:rsidR="00951E9B" w:rsidRPr="002275A3" w:rsidRDefault="00951E9B" w:rsidP="00951E9B">
            <w:pPr>
              <w:numPr>
                <w:ilvl w:val="0"/>
                <w:numId w:val="15"/>
              </w:numPr>
              <w:rPr>
                <w:szCs w:val="26"/>
                <w:lang w:val="vi-VN"/>
              </w:rPr>
            </w:pPr>
            <w:r w:rsidRPr="002275A3">
              <w:rPr>
                <w:szCs w:val="26"/>
                <w:lang w:val="vi-VN"/>
              </w:rPr>
              <w:t>Không cho phép sửa T</w:t>
            </w:r>
            <w:r w:rsidR="002275A3">
              <w:rPr>
                <w:szCs w:val="26"/>
                <w:lang w:val="vi-VN"/>
              </w:rPr>
              <w:t>ên</w:t>
            </w:r>
            <w:r w:rsidRPr="002275A3">
              <w:rPr>
                <w:szCs w:val="26"/>
                <w:lang w:val="vi-VN"/>
              </w:rPr>
              <w:t xml:space="preserve"> đăng nhập</w:t>
            </w:r>
            <w:r w:rsidR="003B3A76">
              <w:rPr>
                <w:szCs w:val="26"/>
                <w:lang w:val="vi-VN"/>
              </w:rPr>
              <w:t xml:space="preserve">, </w:t>
            </w:r>
            <w:r w:rsidR="00EB1898">
              <w:rPr>
                <w:szCs w:val="26"/>
                <w:lang w:val="vi-VN"/>
              </w:rPr>
              <w:t xml:space="preserve">Mật khẩu, </w:t>
            </w:r>
            <w:r w:rsidR="00A55C34">
              <w:rPr>
                <w:szCs w:val="26"/>
                <w:lang w:val="vi-VN"/>
              </w:rPr>
              <w:t>Loại người dùng</w:t>
            </w:r>
          </w:p>
          <w:p w14:paraId="639B3826" w14:textId="5962F68F" w:rsidR="005F3169" w:rsidRPr="00A55C34" w:rsidRDefault="00951E9B" w:rsidP="00A55C34">
            <w:pPr>
              <w:pStyle w:val="NormalIndent"/>
              <w:keepNext w:val="0"/>
              <w:keepLines/>
              <w:widowControl w:val="0"/>
              <w:numPr>
                <w:ilvl w:val="0"/>
                <w:numId w:val="15"/>
              </w:numPr>
              <w:spacing w:before="0" w:after="0" w:line="312" w:lineRule="auto"/>
              <w:jc w:val="left"/>
              <w:rPr>
                <w:snapToGrid/>
                <w:color w:val="auto"/>
                <w:szCs w:val="26"/>
                <w:lang w:val="vi-VN"/>
              </w:rPr>
            </w:pPr>
            <w:r w:rsidRPr="00270F10">
              <w:rPr>
                <w:szCs w:val="26"/>
                <w:lang w:val="vi-VN"/>
              </w:rPr>
              <w:t xml:space="preserve">Trường hợp sửa trạng thái người dùng từ </w:t>
            </w:r>
            <w:r w:rsidRPr="00270F10">
              <w:rPr>
                <w:b/>
                <w:szCs w:val="26"/>
                <w:lang w:val="vi-VN"/>
              </w:rPr>
              <w:t>Hoạt động</w:t>
            </w:r>
            <w:r w:rsidRPr="00270F10">
              <w:rPr>
                <w:szCs w:val="26"/>
                <w:lang w:val="vi-VN"/>
              </w:rPr>
              <w:t xml:space="preserve"> sang </w:t>
            </w:r>
            <w:r w:rsidRPr="00270F10">
              <w:rPr>
                <w:b/>
                <w:szCs w:val="26"/>
                <w:lang w:val="vi-VN"/>
              </w:rPr>
              <w:t>khóa</w:t>
            </w:r>
            <w:r w:rsidRPr="00270F10">
              <w:rPr>
                <w:szCs w:val="26"/>
                <w:lang w:val="vi-VN"/>
              </w:rPr>
              <w:t>: tài khoản người dùng sẽ không đăng nhập được vào hệ thống.</w:t>
            </w:r>
          </w:p>
        </w:tc>
      </w:tr>
      <w:tr w:rsidR="003C2DB6" w:rsidRPr="002F4F88" w14:paraId="42DC665C" w14:textId="77777777" w:rsidTr="005C029C">
        <w:tc>
          <w:tcPr>
            <w:tcW w:w="817" w:type="dxa"/>
            <w:shd w:val="clear" w:color="auto" w:fill="auto"/>
          </w:tcPr>
          <w:p w14:paraId="7873D950" w14:textId="77777777" w:rsidR="003C2DB6" w:rsidRPr="005F3169" w:rsidRDefault="003C2DB6" w:rsidP="001531AE">
            <w:pPr>
              <w:keepLines/>
              <w:widowControl w:val="0"/>
              <w:numPr>
                <w:ilvl w:val="0"/>
                <w:numId w:val="25"/>
              </w:numPr>
              <w:rPr>
                <w:szCs w:val="26"/>
                <w:lang w:val="vi-VN"/>
              </w:rPr>
            </w:pPr>
          </w:p>
        </w:tc>
        <w:tc>
          <w:tcPr>
            <w:tcW w:w="1877" w:type="dxa"/>
            <w:shd w:val="clear" w:color="auto" w:fill="auto"/>
          </w:tcPr>
          <w:p w14:paraId="0F64BD23" w14:textId="49A7A882" w:rsidR="003C2DB6" w:rsidRPr="002F4F88" w:rsidRDefault="00E2129E" w:rsidP="00021372">
            <w:pPr>
              <w:keepLines/>
              <w:widowControl w:val="0"/>
              <w:rPr>
                <w:szCs w:val="26"/>
              </w:rPr>
            </w:pPr>
            <w:r>
              <w:rPr>
                <w:szCs w:val="26"/>
              </w:rPr>
              <w:t>Xem chi tiết</w:t>
            </w:r>
          </w:p>
        </w:tc>
        <w:tc>
          <w:tcPr>
            <w:tcW w:w="6912" w:type="dxa"/>
            <w:shd w:val="clear" w:color="auto" w:fill="auto"/>
          </w:tcPr>
          <w:p w14:paraId="31AC87A4" w14:textId="6BB507F9" w:rsidR="003C2DB6" w:rsidRPr="002F4F88" w:rsidRDefault="00A53571">
            <w:pPr>
              <w:numPr>
                <w:ilvl w:val="0"/>
                <w:numId w:val="15"/>
              </w:numPr>
              <w:rPr>
                <w:szCs w:val="26"/>
              </w:rPr>
            </w:pPr>
            <w:r>
              <w:rPr>
                <w:szCs w:val="26"/>
              </w:rPr>
              <w:t>Cho phép xem chi tiết các thông tin người dùng. Thông tin hiển thị đúng như lần cập nhật cuối c</w:t>
            </w:r>
            <w:r w:rsidR="00FF5BC5">
              <w:rPr>
                <w:szCs w:val="26"/>
              </w:rPr>
              <w:t>ù</w:t>
            </w:r>
            <w:r>
              <w:rPr>
                <w:szCs w:val="26"/>
              </w:rPr>
              <w:t>ng. Đồng thời, hiển thị thông tin: người tạo, ngày tạo, người sửa, ngày sửa</w:t>
            </w:r>
          </w:p>
        </w:tc>
      </w:tr>
      <w:tr w:rsidR="003C2DB6" w:rsidRPr="002F4F88" w14:paraId="4C7E7A8D" w14:textId="77777777" w:rsidTr="005C029C">
        <w:tc>
          <w:tcPr>
            <w:tcW w:w="817" w:type="dxa"/>
            <w:shd w:val="clear" w:color="auto" w:fill="auto"/>
          </w:tcPr>
          <w:p w14:paraId="075B079D" w14:textId="77777777" w:rsidR="003C2DB6" w:rsidRPr="002F4F88" w:rsidRDefault="003C2DB6" w:rsidP="001531AE">
            <w:pPr>
              <w:keepLines/>
              <w:widowControl w:val="0"/>
              <w:numPr>
                <w:ilvl w:val="0"/>
                <w:numId w:val="25"/>
              </w:numPr>
              <w:jc w:val="both"/>
              <w:rPr>
                <w:szCs w:val="26"/>
              </w:rPr>
            </w:pPr>
          </w:p>
        </w:tc>
        <w:tc>
          <w:tcPr>
            <w:tcW w:w="1877" w:type="dxa"/>
            <w:shd w:val="clear" w:color="auto" w:fill="auto"/>
          </w:tcPr>
          <w:p w14:paraId="4A3FD58C" w14:textId="2CBC56ED" w:rsidR="003C2DB6" w:rsidRPr="002F4F88" w:rsidRDefault="008C7606" w:rsidP="00021372">
            <w:pPr>
              <w:keepLines/>
              <w:widowControl w:val="0"/>
              <w:rPr>
                <w:szCs w:val="26"/>
              </w:rPr>
            </w:pPr>
            <w:r>
              <w:rPr>
                <w:szCs w:val="26"/>
              </w:rPr>
              <w:t>Xóa người dùng</w:t>
            </w:r>
          </w:p>
        </w:tc>
        <w:tc>
          <w:tcPr>
            <w:tcW w:w="6912" w:type="dxa"/>
            <w:shd w:val="clear" w:color="auto" w:fill="auto"/>
          </w:tcPr>
          <w:p w14:paraId="65FDBC33" w14:textId="29F8E819" w:rsidR="003C2DB6" w:rsidRDefault="008C7606" w:rsidP="00CF402B">
            <w:pPr>
              <w:keepLines/>
              <w:widowControl w:val="0"/>
              <w:numPr>
                <w:ilvl w:val="0"/>
                <w:numId w:val="15"/>
              </w:numPr>
              <w:rPr>
                <w:szCs w:val="26"/>
              </w:rPr>
            </w:pPr>
            <w:r>
              <w:rPr>
                <w:szCs w:val="26"/>
              </w:rPr>
              <w:t xml:space="preserve">Cho phép xóa người dùng chưa thao tác tạo dữ liệu trên hệ thống. </w:t>
            </w:r>
          </w:p>
          <w:p w14:paraId="4CECD77B" w14:textId="304809E8" w:rsidR="00E56456" w:rsidRDefault="00E56456" w:rsidP="008315C8">
            <w:pPr>
              <w:pStyle w:val="ListParagraph"/>
              <w:keepLines/>
              <w:widowControl w:val="0"/>
              <w:numPr>
                <w:ilvl w:val="0"/>
                <w:numId w:val="15"/>
              </w:numPr>
              <w:rPr>
                <w:szCs w:val="26"/>
              </w:rPr>
            </w:pPr>
            <w:r>
              <w:rPr>
                <w:szCs w:val="26"/>
              </w:rPr>
              <w:t xml:space="preserve">Hệ thống hiển thị popup yêu cầu xác nhận xóa “Bạn có chắc chắn muốn xóa </w:t>
            </w:r>
            <w:r w:rsidR="00553043">
              <w:rPr>
                <w:szCs w:val="26"/>
              </w:rPr>
              <w:t>bản</w:t>
            </w:r>
            <w:r w:rsidR="00553043">
              <w:rPr>
                <w:szCs w:val="26"/>
                <w:lang w:val="vi-VN"/>
              </w:rPr>
              <w:t xml:space="preserve"> ghi này</w:t>
            </w:r>
            <w:r>
              <w:rPr>
                <w:szCs w:val="26"/>
              </w:rPr>
              <w:t>?</w:t>
            </w:r>
            <w:r w:rsidR="00553043">
              <w:rPr>
                <w:szCs w:val="26"/>
                <w:lang w:val="vi-VN"/>
              </w:rPr>
              <w:t xml:space="preserve"> kèm theo tên đăng nhập người dùng</w:t>
            </w:r>
            <w:r>
              <w:rPr>
                <w:szCs w:val="26"/>
              </w:rPr>
              <w:t>”. NSD chọn có/ Không:</w:t>
            </w:r>
          </w:p>
          <w:p w14:paraId="42CCD9DD" w14:textId="037E364A" w:rsidR="00E56456" w:rsidRDefault="00E56456" w:rsidP="00911D8A">
            <w:pPr>
              <w:pStyle w:val="ListParagraph"/>
              <w:keepLines/>
              <w:widowControl w:val="0"/>
              <w:numPr>
                <w:ilvl w:val="0"/>
                <w:numId w:val="128"/>
              </w:numPr>
              <w:rPr>
                <w:szCs w:val="26"/>
              </w:rPr>
            </w:pPr>
            <w:r>
              <w:rPr>
                <w:szCs w:val="26"/>
              </w:rPr>
              <w:t>Nếu chọn có, hệ thống thực hiện xóa người dùng đã chọn.</w:t>
            </w:r>
          </w:p>
          <w:p w14:paraId="54A3EB65" w14:textId="1385F148" w:rsidR="00E56456" w:rsidRPr="00C43DE4" w:rsidRDefault="00E56456" w:rsidP="00911D8A">
            <w:pPr>
              <w:pStyle w:val="ListParagraph"/>
              <w:keepLines/>
              <w:widowControl w:val="0"/>
              <w:numPr>
                <w:ilvl w:val="0"/>
                <w:numId w:val="128"/>
              </w:numPr>
              <w:rPr>
                <w:szCs w:val="26"/>
              </w:rPr>
            </w:pPr>
            <w:r>
              <w:rPr>
                <w:szCs w:val="26"/>
              </w:rPr>
              <w:t>Nếu chọn không, hệ thống hủy bỏ thao tác xóa người dùng đã chọn.</w:t>
            </w:r>
          </w:p>
          <w:p w14:paraId="5151DC55" w14:textId="58710FE0" w:rsidR="008C7606" w:rsidRPr="002F4F88" w:rsidRDefault="008C7606" w:rsidP="00CF402B">
            <w:pPr>
              <w:keepLines/>
              <w:widowControl w:val="0"/>
              <w:numPr>
                <w:ilvl w:val="0"/>
                <w:numId w:val="15"/>
              </w:numPr>
              <w:rPr>
                <w:szCs w:val="26"/>
              </w:rPr>
            </w:pPr>
            <w:r>
              <w:rPr>
                <w:szCs w:val="26"/>
              </w:rPr>
              <w:t>Không cho phép xóa người dùng</w:t>
            </w:r>
            <w:r w:rsidR="00A54E02">
              <w:rPr>
                <w:szCs w:val="26"/>
              </w:rPr>
              <w:t xml:space="preserve"> đã</w:t>
            </w:r>
            <w:r w:rsidR="00B85A5F">
              <w:rPr>
                <w:szCs w:val="26"/>
              </w:rPr>
              <w:t xml:space="preserve"> thao tác</w:t>
            </w:r>
            <w:r>
              <w:rPr>
                <w:szCs w:val="26"/>
              </w:rPr>
              <w:t xml:space="preserve"> tạo dữ liệu trên hệ thống</w:t>
            </w:r>
            <w:r w:rsidR="00A54E02">
              <w:rPr>
                <w:szCs w:val="26"/>
              </w:rPr>
              <w:t>, hệ thống hiển thị cảnh báo</w:t>
            </w:r>
            <w:r w:rsidR="00FF5BC5">
              <w:rPr>
                <w:szCs w:val="26"/>
              </w:rPr>
              <w:t xml:space="preserve"> “Người dùng đã thao tác tạo dữ liệu trên hệ thống”</w:t>
            </w:r>
          </w:p>
        </w:tc>
      </w:tr>
      <w:tr w:rsidR="008B005F" w:rsidRPr="002F4F88" w14:paraId="2E92F96F" w14:textId="77777777" w:rsidTr="005C029C">
        <w:tc>
          <w:tcPr>
            <w:tcW w:w="817" w:type="dxa"/>
            <w:shd w:val="clear" w:color="auto" w:fill="auto"/>
          </w:tcPr>
          <w:p w14:paraId="0FFF24ED" w14:textId="77777777" w:rsidR="008B005F" w:rsidRPr="002F4F88" w:rsidRDefault="008B005F" w:rsidP="001531AE">
            <w:pPr>
              <w:keepLines/>
              <w:widowControl w:val="0"/>
              <w:numPr>
                <w:ilvl w:val="0"/>
                <w:numId w:val="25"/>
              </w:numPr>
              <w:jc w:val="both"/>
              <w:rPr>
                <w:szCs w:val="26"/>
              </w:rPr>
            </w:pPr>
          </w:p>
        </w:tc>
        <w:tc>
          <w:tcPr>
            <w:tcW w:w="1877" w:type="dxa"/>
            <w:shd w:val="clear" w:color="auto" w:fill="auto"/>
          </w:tcPr>
          <w:p w14:paraId="4A38480D" w14:textId="169B2B7E" w:rsidR="008B005F" w:rsidRDefault="008B005F" w:rsidP="00021372">
            <w:pPr>
              <w:keepLines/>
              <w:widowControl w:val="0"/>
              <w:rPr>
                <w:szCs w:val="26"/>
              </w:rPr>
            </w:pPr>
            <w:r>
              <w:rPr>
                <w:szCs w:val="26"/>
              </w:rPr>
              <w:t>Tìm kiếm</w:t>
            </w:r>
          </w:p>
        </w:tc>
        <w:tc>
          <w:tcPr>
            <w:tcW w:w="6912" w:type="dxa"/>
            <w:shd w:val="clear" w:color="auto" w:fill="auto"/>
          </w:tcPr>
          <w:p w14:paraId="2A612373" w14:textId="0E2C64F7" w:rsidR="008B005F" w:rsidRDefault="008B005F" w:rsidP="008B005F">
            <w:pPr>
              <w:keepLines/>
              <w:widowControl w:val="0"/>
              <w:numPr>
                <w:ilvl w:val="0"/>
                <w:numId w:val="15"/>
              </w:numPr>
              <w:rPr>
                <w:szCs w:val="26"/>
              </w:rPr>
            </w:pPr>
            <w:r>
              <w:rPr>
                <w:szCs w:val="26"/>
              </w:rPr>
              <w:t>Danh sách người dùng hiển thị các thông tin</w:t>
            </w:r>
            <w:r w:rsidR="004A46E6">
              <w:rPr>
                <w:szCs w:val="26"/>
                <w:lang w:val="vi-VN"/>
              </w:rPr>
              <w:t xml:space="preserve"> theo thứ tự sa</w:t>
            </w:r>
            <w:r w:rsidR="00EB3F4F">
              <w:rPr>
                <w:szCs w:val="26"/>
                <w:lang w:val="vi-VN"/>
              </w:rPr>
              <w:t>u</w:t>
            </w:r>
            <w:r>
              <w:rPr>
                <w:szCs w:val="26"/>
              </w:rPr>
              <w:t xml:space="preserve">: </w:t>
            </w:r>
          </w:p>
          <w:p w14:paraId="45D0D68C" w14:textId="77777777" w:rsidR="008B005F" w:rsidRDefault="008B005F" w:rsidP="001531AE">
            <w:pPr>
              <w:pStyle w:val="ListParagraph"/>
              <w:keepLines/>
              <w:widowControl w:val="0"/>
              <w:numPr>
                <w:ilvl w:val="0"/>
                <w:numId w:val="50"/>
              </w:numPr>
              <w:rPr>
                <w:szCs w:val="26"/>
              </w:rPr>
            </w:pPr>
            <w:r>
              <w:rPr>
                <w:szCs w:val="26"/>
              </w:rPr>
              <w:t>STT</w:t>
            </w:r>
          </w:p>
          <w:p w14:paraId="5FCC658C" w14:textId="4198D36E" w:rsidR="008B005F" w:rsidRDefault="004A46E6" w:rsidP="001531AE">
            <w:pPr>
              <w:pStyle w:val="ListParagraph"/>
              <w:keepLines/>
              <w:widowControl w:val="0"/>
              <w:numPr>
                <w:ilvl w:val="0"/>
                <w:numId w:val="50"/>
              </w:numPr>
              <w:rPr>
                <w:szCs w:val="26"/>
              </w:rPr>
            </w:pPr>
            <w:r>
              <w:rPr>
                <w:szCs w:val="26"/>
              </w:rPr>
              <w:t>Tên</w:t>
            </w:r>
            <w:r>
              <w:rPr>
                <w:szCs w:val="26"/>
                <w:lang w:val="vi-VN"/>
              </w:rPr>
              <w:t xml:space="preserve"> </w:t>
            </w:r>
            <w:r w:rsidR="008B005F">
              <w:rPr>
                <w:szCs w:val="26"/>
              </w:rPr>
              <w:t>đăng nhập</w:t>
            </w:r>
          </w:p>
          <w:p w14:paraId="3ED34566" w14:textId="77777777" w:rsidR="008B005F" w:rsidRDefault="008B005F" w:rsidP="001531AE">
            <w:pPr>
              <w:pStyle w:val="ListParagraph"/>
              <w:keepLines/>
              <w:widowControl w:val="0"/>
              <w:numPr>
                <w:ilvl w:val="0"/>
                <w:numId w:val="50"/>
              </w:numPr>
              <w:rPr>
                <w:szCs w:val="26"/>
              </w:rPr>
            </w:pPr>
            <w:r>
              <w:rPr>
                <w:szCs w:val="26"/>
              </w:rPr>
              <w:t>Họ và tên</w:t>
            </w:r>
          </w:p>
          <w:p w14:paraId="6BE6A44B" w14:textId="74ABCE9F" w:rsidR="008B005F" w:rsidRDefault="008B005F" w:rsidP="001531AE">
            <w:pPr>
              <w:pStyle w:val="ListParagraph"/>
              <w:keepLines/>
              <w:widowControl w:val="0"/>
              <w:numPr>
                <w:ilvl w:val="0"/>
                <w:numId w:val="50"/>
              </w:numPr>
              <w:rPr>
                <w:szCs w:val="26"/>
              </w:rPr>
            </w:pPr>
            <w:r>
              <w:rPr>
                <w:szCs w:val="26"/>
              </w:rPr>
              <w:t>Trạng thái</w:t>
            </w:r>
          </w:p>
          <w:p w14:paraId="7E22AAC9" w14:textId="3C93B49A" w:rsidR="001349C3" w:rsidRDefault="001349C3" w:rsidP="001531AE">
            <w:pPr>
              <w:pStyle w:val="ListParagraph"/>
              <w:keepLines/>
              <w:widowControl w:val="0"/>
              <w:numPr>
                <w:ilvl w:val="0"/>
                <w:numId w:val="50"/>
              </w:numPr>
              <w:rPr>
                <w:szCs w:val="26"/>
              </w:rPr>
            </w:pPr>
            <w:r>
              <w:rPr>
                <w:szCs w:val="26"/>
              </w:rPr>
              <w:t>Loại</w:t>
            </w:r>
            <w:r>
              <w:rPr>
                <w:szCs w:val="26"/>
                <w:lang w:val="vi-VN"/>
              </w:rPr>
              <w:t xml:space="preserve"> người dùng</w:t>
            </w:r>
          </w:p>
          <w:p w14:paraId="085C9302" w14:textId="252DC908" w:rsidR="008B005F" w:rsidRDefault="008B005F" w:rsidP="001531AE">
            <w:pPr>
              <w:pStyle w:val="ListParagraph"/>
              <w:keepLines/>
              <w:widowControl w:val="0"/>
              <w:numPr>
                <w:ilvl w:val="0"/>
                <w:numId w:val="50"/>
              </w:numPr>
              <w:rPr>
                <w:szCs w:val="26"/>
              </w:rPr>
            </w:pPr>
            <w:r>
              <w:rPr>
                <w:szCs w:val="26"/>
              </w:rPr>
              <w:t>Đơn vị/ phòng ban</w:t>
            </w:r>
          </w:p>
          <w:p w14:paraId="6E5CCA5D" w14:textId="77777777" w:rsidR="008B005F" w:rsidRDefault="008B005F" w:rsidP="008B005F">
            <w:pPr>
              <w:pStyle w:val="ListParagraph"/>
              <w:keepLines/>
              <w:widowControl w:val="0"/>
              <w:numPr>
                <w:ilvl w:val="0"/>
                <w:numId w:val="15"/>
              </w:numPr>
              <w:rPr>
                <w:szCs w:val="26"/>
              </w:rPr>
            </w:pPr>
            <w:r>
              <w:rPr>
                <w:szCs w:val="26"/>
              </w:rPr>
              <w:t>Danh sách được sắp xếp theo thời gian tạo. Ngày mới nhất lên đầu.</w:t>
            </w:r>
          </w:p>
          <w:p w14:paraId="3B946F88" w14:textId="367B0F75" w:rsidR="000303F9" w:rsidRDefault="000303F9" w:rsidP="008B005F">
            <w:pPr>
              <w:pStyle w:val="ListParagraph"/>
              <w:keepLines/>
              <w:widowControl w:val="0"/>
              <w:numPr>
                <w:ilvl w:val="0"/>
                <w:numId w:val="15"/>
              </w:numPr>
              <w:rPr>
                <w:szCs w:val="26"/>
              </w:rPr>
            </w:pPr>
            <w:r>
              <w:rPr>
                <w:szCs w:val="26"/>
              </w:rPr>
              <w:lastRenderedPageBreak/>
              <w:t xml:space="preserve">Cho phép tìm kiếm trên </w:t>
            </w:r>
            <w:r w:rsidR="00D50099">
              <w:rPr>
                <w:szCs w:val="26"/>
              </w:rPr>
              <w:t xml:space="preserve">danh sách người dùng theo </w:t>
            </w:r>
            <w:r w:rsidR="00635CB5">
              <w:rPr>
                <w:szCs w:val="26"/>
              </w:rPr>
              <w:t>các tiêu chí:</w:t>
            </w:r>
          </w:p>
          <w:p w14:paraId="1A5E8A8E" w14:textId="5341D11E" w:rsidR="00635CB5" w:rsidRDefault="00193696" w:rsidP="001531AE">
            <w:pPr>
              <w:pStyle w:val="ListParagraph"/>
              <w:keepLines/>
              <w:widowControl w:val="0"/>
              <w:numPr>
                <w:ilvl w:val="0"/>
                <w:numId w:val="51"/>
              </w:numPr>
              <w:rPr>
                <w:szCs w:val="26"/>
              </w:rPr>
            </w:pPr>
            <w:r>
              <w:rPr>
                <w:szCs w:val="26"/>
              </w:rPr>
              <w:t>T</w:t>
            </w:r>
            <w:r w:rsidR="00EB3F4F">
              <w:rPr>
                <w:szCs w:val="26"/>
              </w:rPr>
              <w:t>ên</w:t>
            </w:r>
            <w:r>
              <w:rPr>
                <w:szCs w:val="26"/>
              </w:rPr>
              <w:t xml:space="preserve"> đăng nhập</w:t>
            </w:r>
          </w:p>
          <w:p w14:paraId="3015527F" w14:textId="77777777" w:rsidR="00193696" w:rsidRDefault="00193696" w:rsidP="001531AE">
            <w:pPr>
              <w:pStyle w:val="ListParagraph"/>
              <w:keepLines/>
              <w:widowControl w:val="0"/>
              <w:numPr>
                <w:ilvl w:val="0"/>
                <w:numId w:val="51"/>
              </w:numPr>
              <w:rPr>
                <w:szCs w:val="26"/>
              </w:rPr>
            </w:pPr>
            <w:r>
              <w:rPr>
                <w:szCs w:val="26"/>
              </w:rPr>
              <w:t>Họ và tên</w:t>
            </w:r>
          </w:p>
          <w:p w14:paraId="5A8F1854" w14:textId="77777777" w:rsidR="00193696" w:rsidRDefault="00193696" w:rsidP="001531AE">
            <w:pPr>
              <w:pStyle w:val="ListParagraph"/>
              <w:keepLines/>
              <w:widowControl w:val="0"/>
              <w:numPr>
                <w:ilvl w:val="0"/>
                <w:numId w:val="51"/>
              </w:numPr>
              <w:rPr>
                <w:szCs w:val="26"/>
              </w:rPr>
            </w:pPr>
            <w:r>
              <w:rPr>
                <w:szCs w:val="26"/>
              </w:rPr>
              <w:t>Trạng thái</w:t>
            </w:r>
          </w:p>
          <w:p w14:paraId="359E2E0B" w14:textId="77777777" w:rsidR="00193696" w:rsidRDefault="00193696">
            <w:pPr>
              <w:pStyle w:val="ListParagraph"/>
              <w:keepLines/>
              <w:widowControl w:val="0"/>
              <w:numPr>
                <w:ilvl w:val="0"/>
                <w:numId w:val="51"/>
              </w:numPr>
              <w:rPr>
                <w:szCs w:val="26"/>
              </w:rPr>
            </w:pPr>
            <w:r>
              <w:rPr>
                <w:szCs w:val="26"/>
              </w:rPr>
              <w:t>Đơn vị/ phòng ban</w:t>
            </w:r>
          </w:p>
          <w:p w14:paraId="6C30FE26" w14:textId="7BDCBEFA" w:rsidR="001349C3" w:rsidRPr="00C43DE4" w:rsidRDefault="001349C3">
            <w:pPr>
              <w:pStyle w:val="ListParagraph"/>
              <w:keepLines/>
              <w:widowControl w:val="0"/>
              <w:numPr>
                <w:ilvl w:val="0"/>
                <w:numId w:val="51"/>
              </w:numPr>
              <w:rPr>
                <w:szCs w:val="26"/>
              </w:rPr>
            </w:pPr>
            <w:r>
              <w:rPr>
                <w:szCs w:val="26"/>
              </w:rPr>
              <w:t>Loại</w:t>
            </w:r>
            <w:r>
              <w:rPr>
                <w:szCs w:val="26"/>
                <w:lang w:val="vi-VN"/>
              </w:rPr>
              <w:t xml:space="preserve"> người dùng</w:t>
            </w:r>
          </w:p>
        </w:tc>
      </w:tr>
      <w:tr w:rsidR="000B022C" w:rsidRPr="002F4F88" w14:paraId="119CF566" w14:textId="77777777" w:rsidTr="005C029C">
        <w:tc>
          <w:tcPr>
            <w:tcW w:w="817" w:type="dxa"/>
            <w:shd w:val="clear" w:color="auto" w:fill="auto"/>
          </w:tcPr>
          <w:p w14:paraId="510838CE" w14:textId="77777777" w:rsidR="000B022C" w:rsidRPr="002F4F88" w:rsidRDefault="000B022C" w:rsidP="000B022C">
            <w:pPr>
              <w:keepLines/>
              <w:widowControl w:val="0"/>
              <w:numPr>
                <w:ilvl w:val="0"/>
                <w:numId w:val="25"/>
              </w:numPr>
              <w:jc w:val="both"/>
              <w:rPr>
                <w:szCs w:val="26"/>
              </w:rPr>
            </w:pPr>
          </w:p>
        </w:tc>
        <w:tc>
          <w:tcPr>
            <w:tcW w:w="1877" w:type="dxa"/>
            <w:shd w:val="clear" w:color="auto" w:fill="auto"/>
          </w:tcPr>
          <w:p w14:paraId="437817F2" w14:textId="41C8C7CC" w:rsidR="000B022C" w:rsidRPr="003B3A76" w:rsidRDefault="000B022C" w:rsidP="000B022C">
            <w:pPr>
              <w:keepLines/>
              <w:widowControl w:val="0"/>
              <w:rPr>
                <w:szCs w:val="26"/>
                <w:lang w:val="vi-VN"/>
              </w:rPr>
            </w:pPr>
            <w:r>
              <w:rPr>
                <w:szCs w:val="26"/>
              </w:rPr>
              <w:t>Thiết lập lại mật khẩu</w:t>
            </w:r>
          </w:p>
        </w:tc>
        <w:tc>
          <w:tcPr>
            <w:tcW w:w="6912" w:type="dxa"/>
            <w:shd w:val="clear" w:color="auto" w:fill="auto"/>
          </w:tcPr>
          <w:p w14:paraId="00DF56E7" w14:textId="1BD7877B" w:rsidR="000B022C" w:rsidRPr="000B022C" w:rsidRDefault="000B022C" w:rsidP="000B022C">
            <w:pPr>
              <w:pStyle w:val="ListParagraph"/>
              <w:keepLines/>
              <w:widowControl w:val="0"/>
              <w:numPr>
                <w:ilvl w:val="0"/>
                <w:numId w:val="15"/>
              </w:numPr>
              <w:jc w:val="both"/>
              <w:rPr>
                <w:szCs w:val="26"/>
                <w:lang w:val="vi-VN"/>
              </w:rPr>
            </w:pPr>
            <w:r w:rsidRPr="000B022C">
              <w:rPr>
                <w:szCs w:val="26"/>
                <w:lang w:val="vi-VN"/>
              </w:rPr>
              <w:t xml:space="preserve">Cho phép </w:t>
            </w:r>
            <w:r w:rsidR="00D523EB">
              <w:rPr>
                <w:szCs w:val="26"/>
                <w:lang w:val="vi-VN"/>
              </w:rPr>
              <w:t xml:space="preserve">đặt lại </w:t>
            </w:r>
            <w:r>
              <w:rPr>
                <w:szCs w:val="26"/>
                <w:lang w:val="vi-VN"/>
              </w:rPr>
              <w:t>mật khẩu</w:t>
            </w:r>
            <w:r w:rsidR="00D523EB">
              <w:rPr>
                <w:szCs w:val="26"/>
                <w:lang w:val="vi-VN"/>
              </w:rPr>
              <w:t xml:space="preserve"> </w:t>
            </w:r>
            <w:r w:rsidRPr="000B022C">
              <w:rPr>
                <w:szCs w:val="26"/>
                <w:lang w:val="vi-VN"/>
              </w:rPr>
              <w:t>cho người dùng,</w:t>
            </w:r>
            <w:r w:rsidR="00D523EB">
              <w:rPr>
                <w:szCs w:val="26"/>
                <w:lang w:val="vi-VN"/>
              </w:rPr>
              <w:t xml:space="preserve"> hệ thống hiển thị pop up để</w:t>
            </w:r>
            <w:r w:rsidRPr="000B022C">
              <w:rPr>
                <w:szCs w:val="26"/>
                <w:lang w:val="vi-VN"/>
              </w:rPr>
              <w:t xml:space="preserve"> nhập các thông tin:</w:t>
            </w:r>
          </w:p>
          <w:p w14:paraId="131593BE" w14:textId="674BFCEF" w:rsidR="000B022C" w:rsidRPr="008C5FBA" w:rsidRDefault="000B022C" w:rsidP="000B022C">
            <w:pPr>
              <w:pStyle w:val="ListParagraph"/>
              <w:keepLines/>
              <w:widowControl w:val="0"/>
              <w:numPr>
                <w:ilvl w:val="0"/>
                <w:numId w:val="52"/>
              </w:numPr>
              <w:jc w:val="both"/>
              <w:rPr>
                <w:szCs w:val="26"/>
                <w:lang w:val="vi-VN"/>
              </w:rPr>
            </w:pPr>
            <w:r w:rsidRPr="008C5FBA">
              <w:rPr>
                <w:szCs w:val="26"/>
                <w:lang w:val="vi-VN"/>
              </w:rPr>
              <w:t>T</w:t>
            </w:r>
            <w:r w:rsidR="008C5FBA" w:rsidRPr="008C5FBA">
              <w:rPr>
                <w:szCs w:val="26"/>
                <w:lang w:val="vi-VN"/>
              </w:rPr>
              <w:t>ên</w:t>
            </w:r>
            <w:r w:rsidR="008C5FBA">
              <w:rPr>
                <w:szCs w:val="26"/>
                <w:lang w:val="vi-VN"/>
              </w:rPr>
              <w:t xml:space="preserve"> đăng nhập: hiển thị tên đăng nhập của user được chọn</w:t>
            </w:r>
            <w:r w:rsidR="00985F65">
              <w:rPr>
                <w:szCs w:val="26"/>
                <w:lang w:val="vi-VN"/>
              </w:rPr>
              <w:t>, read-</w:t>
            </w:r>
            <w:r w:rsidR="001C1EA9">
              <w:rPr>
                <w:szCs w:val="26"/>
                <w:lang w:val="vi-VN"/>
              </w:rPr>
              <w:t xml:space="preserve">only </w:t>
            </w:r>
          </w:p>
          <w:p w14:paraId="34AA3811" w14:textId="77777777" w:rsidR="000B022C" w:rsidRDefault="000B022C" w:rsidP="000B022C">
            <w:pPr>
              <w:pStyle w:val="ListParagraph"/>
              <w:keepLines/>
              <w:widowControl w:val="0"/>
              <w:numPr>
                <w:ilvl w:val="0"/>
                <w:numId w:val="52"/>
              </w:numPr>
              <w:jc w:val="both"/>
              <w:rPr>
                <w:szCs w:val="26"/>
              </w:rPr>
            </w:pPr>
            <w:r>
              <w:rPr>
                <w:szCs w:val="26"/>
              </w:rPr>
              <w:t>Mật khẩu mới*</w:t>
            </w:r>
          </w:p>
          <w:p w14:paraId="4F14CE53" w14:textId="77777777" w:rsidR="000B022C" w:rsidRDefault="000B022C" w:rsidP="000B022C">
            <w:pPr>
              <w:pStyle w:val="ListParagraph"/>
              <w:keepLines/>
              <w:widowControl w:val="0"/>
              <w:numPr>
                <w:ilvl w:val="0"/>
                <w:numId w:val="52"/>
              </w:numPr>
              <w:jc w:val="both"/>
              <w:rPr>
                <w:szCs w:val="26"/>
              </w:rPr>
            </w:pPr>
            <w:r w:rsidRPr="000B022C">
              <w:rPr>
                <w:szCs w:val="26"/>
              </w:rPr>
              <w:t>Nhập lại mật khẩu mới*</w:t>
            </w:r>
          </w:p>
          <w:p w14:paraId="713B78FA" w14:textId="1A4E7658" w:rsidR="008C5FBA" w:rsidRPr="008C5FBA" w:rsidRDefault="008C5FBA" w:rsidP="008C5FBA">
            <w:pPr>
              <w:pStyle w:val="ListParagraph"/>
              <w:keepLines/>
              <w:widowControl w:val="0"/>
              <w:numPr>
                <w:ilvl w:val="0"/>
                <w:numId w:val="15"/>
              </w:numPr>
              <w:jc w:val="both"/>
              <w:rPr>
                <w:szCs w:val="26"/>
                <w:lang w:val="vi-VN"/>
              </w:rPr>
            </w:pPr>
            <w:r>
              <w:rPr>
                <w:szCs w:val="26"/>
                <w:lang w:val="vi-VN"/>
              </w:rPr>
              <w:t>Hệ thống gửi email thông báo mật khẩu mới cho người dùng</w:t>
            </w:r>
          </w:p>
        </w:tc>
      </w:tr>
      <w:tr w:rsidR="00D523EB" w:rsidRPr="009A2416" w14:paraId="1797BEA7" w14:textId="77777777" w:rsidTr="005C029C">
        <w:tc>
          <w:tcPr>
            <w:tcW w:w="817" w:type="dxa"/>
            <w:shd w:val="clear" w:color="auto" w:fill="auto"/>
          </w:tcPr>
          <w:p w14:paraId="14930733" w14:textId="77777777" w:rsidR="00D523EB" w:rsidRPr="002F4F88" w:rsidRDefault="00D523EB" w:rsidP="000B022C">
            <w:pPr>
              <w:keepLines/>
              <w:widowControl w:val="0"/>
              <w:numPr>
                <w:ilvl w:val="0"/>
                <w:numId w:val="25"/>
              </w:numPr>
              <w:jc w:val="both"/>
              <w:rPr>
                <w:szCs w:val="26"/>
              </w:rPr>
            </w:pPr>
          </w:p>
        </w:tc>
        <w:tc>
          <w:tcPr>
            <w:tcW w:w="1877" w:type="dxa"/>
            <w:shd w:val="clear" w:color="auto" w:fill="auto"/>
          </w:tcPr>
          <w:p w14:paraId="6787EBEB" w14:textId="7478AB7F" w:rsidR="00D523EB" w:rsidRPr="0083257E" w:rsidRDefault="0083257E" w:rsidP="000B022C">
            <w:pPr>
              <w:keepLines/>
              <w:widowControl w:val="0"/>
              <w:rPr>
                <w:szCs w:val="26"/>
                <w:lang w:val="vi-VN"/>
              </w:rPr>
            </w:pPr>
            <w:r>
              <w:rPr>
                <w:szCs w:val="26"/>
                <w:lang w:val="vi-VN"/>
              </w:rPr>
              <w:t>Cập nhật nơi làm việc</w:t>
            </w:r>
          </w:p>
        </w:tc>
        <w:tc>
          <w:tcPr>
            <w:tcW w:w="6912" w:type="dxa"/>
            <w:shd w:val="clear" w:color="auto" w:fill="auto"/>
          </w:tcPr>
          <w:p w14:paraId="43F6C3A2" w14:textId="2A3A00AF" w:rsidR="002A6BBE" w:rsidRPr="002A6BBE" w:rsidRDefault="00683F3F" w:rsidP="008325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nơi làm việc của người dùng, </w:t>
            </w:r>
            <w:r w:rsidR="009F42E8">
              <w:rPr>
                <w:snapToGrid/>
                <w:color w:val="auto"/>
                <w:szCs w:val="26"/>
                <w:lang w:val="vi-VN"/>
              </w:rPr>
              <w:t>nhập các thông tin:</w:t>
            </w:r>
          </w:p>
          <w:p w14:paraId="4DF8D089" w14:textId="595AEA92" w:rsidR="00C25AB2" w:rsidRPr="001C1EA9" w:rsidRDefault="00985F65" w:rsidP="009F42E8">
            <w:pPr>
              <w:pStyle w:val="ListParagraph"/>
              <w:keepLines/>
              <w:widowControl w:val="0"/>
              <w:numPr>
                <w:ilvl w:val="0"/>
                <w:numId w:val="51"/>
              </w:numPr>
              <w:rPr>
                <w:szCs w:val="26"/>
                <w:lang w:val="vi-VN"/>
              </w:rPr>
            </w:pPr>
            <w:r w:rsidRPr="001C1EA9">
              <w:rPr>
                <w:szCs w:val="26"/>
                <w:lang w:val="vi-VN"/>
              </w:rPr>
              <w:t>Tên</w:t>
            </w:r>
            <w:r>
              <w:rPr>
                <w:szCs w:val="26"/>
                <w:lang w:val="vi-VN"/>
              </w:rPr>
              <w:t xml:space="preserve"> đăng nhập:</w:t>
            </w:r>
            <w:r w:rsidR="001C1EA9">
              <w:rPr>
                <w:szCs w:val="26"/>
                <w:lang w:val="vi-VN"/>
              </w:rPr>
              <w:t xml:space="preserve"> hiển thị tên đăng nhập của user được chọn, read-only</w:t>
            </w:r>
          </w:p>
          <w:p w14:paraId="727B0D9E" w14:textId="07B1E05C"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Đơn vị/ Phòng ban</w:t>
            </w:r>
            <w:r w:rsidRPr="00B32BA6">
              <w:rPr>
                <w:szCs w:val="26"/>
                <w:lang w:val="vi-VN"/>
              </w:rPr>
              <w:t>*: chọn 1 trong danh sách phòng ban/ đơn vị của doanh nghiệp. Hiển thị danh sách phân cấp Đơn vị/Phòng ban ở pop up, cho phép tìm kiếm trên danh sách</w:t>
            </w:r>
          </w:p>
          <w:p w14:paraId="75C64CBF" w14:textId="599AFF1E" w:rsidR="0083257E" w:rsidRPr="00B32BA6" w:rsidRDefault="0083257E" w:rsidP="009F42E8">
            <w:pPr>
              <w:pStyle w:val="ListParagraph"/>
              <w:keepLines/>
              <w:widowControl w:val="0"/>
              <w:numPr>
                <w:ilvl w:val="0"/>
                <w:numId w:val="51"/>
              </w:numPr>
              <w:rPr>
                <w:szCs w:val="26"/>
                <w:lang w:val="vi-VN"/>
              </w:rPr>
            </w:pPr>
            <w:r w:rsidRPr="00B32BA6">
              <w:rPr>
                <w:b/>
                <w:bCs/>
                <w:szCs w:val="26"/>
                <w:lang w:val="vi-VN"/>
              </w:rPr>
              <w:t>Ngày bắt đầu làm việc</w:t>
            </w:r>
            <w:r w:rsidRPr="00B32BA6">
              <w:rPr>
                <w:szCs w:val="26"/>
                <w:lang w:val="vi-VN"/>
              </w:rPr>
              <w:t>*</w:t>
            </w:r>
            <w:r w:rsidR="006429FD">
              <w:rPr>
                <w:szCs w:val="26"/>
                <w:lang w:val="vi-VN"/>
              </w:rPr>
              <w:t>: ngày bắt đầu làm việc tại đơn vị/phòng ban</w:t>
            </w:r>
          </w:p>
          <w:p w14:paraId="64727FA5" w14:textId="06E4AC39" w:rsidR="00D523EB" w:rsidRPr="000B022C" w:rsidRDefault="00C25AB2" w:rsidP="0083257E">
            <w:pPr>
              <w:pStyle w:val="ListParagraph"/>
              <w:keepLines/>
              <w:widowControl w:val="0"/>
              <w:numPr>
                <w:ilvl w:val="0"/>
                <w:numId w:val="15"/>
              </w:numPr>
              <w:jc w:val="both"/>
              <w:rPr>
                <w:szCs w:val="26"/>
                <w:lang w:val="vi-VN"/>
              </w:rPr>
            </w:pPr>
            <w:r>
              <w:rPr>
                <w:szCs w:val="26"/>
                <w:lang w:val="vi-VN"/>
              </w:rPr>
              <w:t xml:space="preserve">Sau khi cập nhật thành công, </w:t>
            </w:r>
            <w:r w:rsidR="00984F8B">
              <w:rPr>
                <w:szCs w:val="26"/>
                <w:lang w:val="vi-VN"/>
              </w:rPr>
              <w:t xml:space="preserve">hệ thống ghi nhận lịch sử công tác của người dùng vào chức năng </w:t>
            </w:r>
            <w:r w:rsidR="00984F8B" w:rsidRPr="001013C0">
              <w:rPr>
                <w:i/>
                <w:iCs/>
                <w:color w:val="0070C0"/>
                <w:szCs w:val="26"/>
                <w:lang w:val="vi-VN"/>
              </w:rPr>
              <w:t>Lịch sử công tác (mục 2.1.5)</w:t>
            </w:r>
            <w:r w:rsidR="00984F8B">
              <w:rPr>
                <w:szCs w:val="26"/>
                <w:lang w:val="vi-VN"/>
              </w:rPr>
              <w:t xml:space="preserve">: ghi nhận </w:t>
            </w:r>
            <w:r w:rsidR="003E21D2">
              <w:rPr>
                <w:szCs w:val="26"/>
                <w:lang w:val="vi-VN"/>
              </w:rPr>
              <w:t xml:space="preserve">tên đăng nhập, họ tên, </w:t>
            </w:r>
            <w:r w:rsidR="00984F8B">
              <w:rPr>
                <w:szCs w:val="26"/>
                <w:lang w:val="vi-VN"/>
              </w:rPr>
              <w:t>đơn vị/phòng ban làm việc</w:t>
            </w:r>
            <w:r w:rsidR="003E21D2">
              <w:rPr>
                <w:szCs w:val="26"/>
                <w:lang w:val="vi-VN"/>
              </w:rPr>
              <w:t xml:space="preserve">, </w:t>
            </w:r>
            <w:r w:rsidR="00984F8B">
              <w:rPr>
                <w:szCs w:val="26"/>
                <w:lang w:val="vi-VN"/>
              </w:rPr>
              <w:t>ngày bắt đầu làm việc</w:t>
            </w:r>
            <w:r w:rsidR="001013C0">
              <w:rPr>
                <w:szCs w:val="26"/>
                <w:lang w:val="vi-VN"/>
              </w:rPr>
              <w:t>, ngày cập nhật nơi làm việc</w:t>
            </w:r>
          </w:p>
        </w:tc>
      </w:tr>
    </w:tbl>
    <w:p w14:paraId="431E456E" w14:textId="00CC4D3D" w:rsidR="003C2DB6" w:rsidRPr="002F054C" w:rsidRDefault="003C2DB6" w:rsidP="00021372">
      <w:pPr>
        <w:keepLines/>
        <w:widowControl w:val="0"/>
        <w:jc w:val="both"/>
        <w:rPr>
          <w:b/>
          <w:szCs w:val="26"/>
          <w:lang w:val="vi-VN"/>
        </w:rPr>
      </w:pPr>
      <w:r w:rsidRPr="002F054C">
        <w:rPr>
          <w:b/>
          <w:szCs w:val="26"/>
          <w:lang w:val="vi-VN"/>
        </w:rPr>
        <w:t>Yêu cầu đặc biệt/Điều kiện ràng buộc:</w:t>
      </w:r>
    </w:p>
    <w:p w14:paraId="38BBD236" w14:textId="53C7634A"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Hệ thống yêu cầu thay đổi mật khẩu ở lần đăng nhập đầu tiên của người dùng và tối thiểu 90 ngày phải thay đổi mật khẩu 1 lần.</w:t>
      </w:r>
    </w:p>
    <w:p w14:paraId="2338F3F0" w14:textId="20FAFB83" w:rsidR="00EA33AB" w:rsidRPr="00F90C2D" w:rsidRDefault="00EA33AB" w:rsidP="00EA33AB">
      <w:pPr>
        <w:pStyle w:val="ListParagraph"/>
        <w:keepLines/>
        <w:widowControl w:val="0"/>
        <w:numPr>
          <w:ilvl w:val="0"/>
          <w:numId w:val="15"/>
        </w:numPr>
        <w:jc w:val="both"/>
        <w:rPr>
          <w:b/>
          <w:szCs w:val="26"/>
          <w:lang w:val="vi-VN"/>
        </w:rPr>
      </w:pPr>
      <w:r w:rsidRPr="00F90C2D">
        <w:rPr>
          <w:szCs w:val="26"/>
          <w:lang w:val="vi-VN"/>
        </w:rPr>
        <w:t>Yêu cầu đối với mật khẩu:</w:t>
      </w:r>
    </w:p>
    <w:p w14:paraId="578F9F1D" w14:textId="28DA75BB" w:rsidR="00EA33AB" w:rsidRPr="00F90C2D" w:rsidRDefault="00EA33AB" w:rsidP="001531AE">
      <w:pPr>
        <w:pStyle w:val="ListParagraph"/>
        <w:keepLines/>
        <w:widowControl w:val="0"/>
        <w:numPr>
          <w:ilvl w:val="0"/>
          <w:numId w:val="53"/>
        </w:numPr>
        <w:jc w:val="both"/>
        <w:rPr>
          <w:b/>
          <w:szCs w:val="26"/>
          <w:lang w:val="vi-VN"/>
        </w:rPr>
      </w:pPr>
      <w:r w:rsidRPr="00F90C2D">
        <w:rPr>
          <w:szCs w:val="26"/>
          <w:lang w:val="vi-VN"/>
        </w:rPr>
        <w:t>Có tối thiểu 6 ký tự (số ký tự tối thiểu được thiết lập ở phần T</w:t>
      </w:r>
      <w:r w:rsidR="000A1F16" w:rsidRPr="00F90C2D">
        <w:rPr>
          <w:szCs w:val="26"/>
          <w:lang w:val="vi-VN"/>
        </w:rPr>
        <w:t>ham số hệ thống)</w:t>
      </w:r>
    </w:p>
    <w:p w14:paraId="5FE35D40" w14:textId="65583A40" w:rsidR="000A1F16" w:rsidRPr="00F90C2D" w:rsidRDefault="000A1F16" w:rsidP="001531AE">
      <w:pPr>
        <w:pStyle w:val="ListParagraph"/>
        <w:keepLines/>
        <w:widowControl w:val="0"/>
        <w:numPr>
          <w:ilvl w:val="0"/>
          <w:numId w:val="53"/>
        </w:numPr>
        <w:jc w:val="both"/>
        <w:rPr>
          <w:b/>
          <w:szCs w:val="26"/>
          <w:lang w:val="vi-VN"/>
        </w:rPr>
      </w:pPr>
      <w:r w:rsidRPr="00F90C2D">
        <w:rPr>
          <w:szCs w:val="26"/>
          <w:lang w:val="vi-VN"/>
        </w:rPr>
        <w:t>Gồm tối thiểu 3 trong 4 loại ký tự sau: chữ cái viết hoa ( A-Z), chữ cái viết thường ( a-z), chữ số (0-9), các ký tự khác trên bàn phím máy tính (~, !,…)</w:t>
      </w:r>
      <w:r w:rsidR="004757B5" w:rsidRPr="00F90C2D">
        <w:rPr>
          <w:szCs w:val="26"/>
          <w:lang w:val="vi-VN"/>
        </w:rPr>
        <w:t>.</w:t>
      </w:r>
    </w:p>
    <w:p w14:paraId="01A99867" w14:textId="77777777" w:rsidR="00FF5BC5" w:rsidRPr="00F90C2D" w:rsidRDefault="00FF5BC5" w:rsidP="00FF5BC5">
      <w:pPr>
        <w:pStyle w:val="NormalIndent"/>
        <w:keepNext w:val="0"/>
        <w:widowControl w:val="0"/>
        <w:numPr>
          <w:ilvl w:val="0"/>
          <w:numId w:val="15"/>
        </w:numPr>
        <w:spacing w:before="0" w:after="0" w:line="312" w:lineRule="auto"/>
        <w:ind w:left="387" w:hanging="387"/>
        <w:rPr>
          <w:szCs w:val="26"/>
          <w:lang w:val="vi-VN"/>
        </w:rPr>
      </w:pPr>
      <w:r w:rsidRPr="00F90C2D">
        <w:rPr>
          <w:szCs w:val="26"/>
          <w:lang w:val="vi-VN"/>
        </w:rPr>
        <w:lastRenderedPageBreak/>
        <w:t>Quyền của người dùng bao gồm:</w:t>
      </w:r>
    </w:p>
    <w:p w14:paraId="62486934" w14:textId="6A7B57BD"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 xml:space="preserve">Các quyền </w:t>
      </w:r>
      <w:r w:rsidR="008D3CB4">
        <w:rPr>
          <w:szCs w:val="26"/>
          <w:lang w:val="vi-VN"/>
        </w:rPr>
        <w:t xml:space="preserve">(vai trò) </w:t>
      </w:r>
      <w:r w:rsidRPr="00F90C2D">
        <w:rPr>
          <w:szCs w:val="26"/>
          <w:lang w:val="vi-VN"/>
        </w:rPr>
        <w:t>được phân riêng cho người dùng đó</w:t>
      </w:r>
    </w:p>
    <w:p w14:paraId="0EF8DC2B" w14:textId="77777777" w:rsidR="00FF5BC5" w:rsidRPr="00F90C2D" w:rsidRDefault="00FF5BC5" w:rsidP="00FF5BC5">
      <w:pPr>
        <w:pStyle w:val="NormalIndent"/>
        <w:keepNext w:val="0"/>
        <w:keepLines/>
        <w:widowControl w:val="0"/>
        <w:numPr>
          <w:ilvl w:val="0"/>
          <w:numId w:val="56"/>
        </w:numPr>
        <w:spacing w:before="0" w:after="0" w:line="312" w:lineRule="auto"/>
        <w:jc w:val="left"/>
        <w:rPr>
          <w:szCs w:val="26"/>
          <w:lang w:val="vi-VN"/>
        </w:rPr>
      </w:pPr>
      <w:r w:rsidRPr="00F90C2D">
        <w:rPr>
          <w:szCs w:val="26"/>
          <w:lang w:val="vi-VN"/>
        </w:rPr>
        <w:t>Quyền được kế thừa từ các nhóm người dùng chứa người dùng đó</w:t>
      </w:r>
    </w:p>
    <w:p w14:paraId="5CC13C99" w14:textId="6F5C4EC0" w:rsidR="00DF0C9B" w:rsidRDefault="00DF0C9B" w:rsidP="008057EC">
      <w:pPr>
        <w:pStyle w:val="tvHeading111"/>
      </w:pPr>
      <w:bookmarkStart w:id="59" w:name="_Toc87047292"/>
      <w:r w:rsidRPr="00DF0C9B">
        <w:t>Nhóm</w:t>
      </w:r>
      <w:r w:rsidR="00D00857">
        <w:t xml:space="preserve"> người dùng</w:t>
      </w:r>
      <w:bookmarkEnd w:id="59"/>
    </w:p>
    <w:p w14:paraId="28A62EA3" w14:textId="4F04E65E" w:rsidR="00D74197" w:rsidRPr="00B26EE6" w:rsidRDefault="00D74197" w:rsidP="00D74197">
      <w:pPr>
        <w:rPr>
          <w:lang w:val="vi-VN"/>
        </w:rPr>
      </w:pPr>
      <w:r w:rsidRPr="004A3ECC">
        <w:rPr>
          <w:b/>
          <w:bCs/>
          <w:szCs w:val="26"/>
        </w:rPr>
        <w:t>Mục đích:</w:t>
      </w:r>
      <w:r w:rsidRPr="002F4F88">
        <w:rPr>
          <w:b/>
          <w:szCs w:val="26"/>
        </w:rPr>
        <w:t xml:space="preserve"> </w:t>
      </w:r>
      <w:r w:rsidR="00D33BEC" w:rsidRPr="002F4F88">
        <w:rPr>
          <w:szCs w:val="26"/>
        </w:rPr>
        <w:t xml:space="preserve">Quản lý thông tin các nhóm người dùng trên hệ thống, phân bổ người dùng vào nhóm và phân quyền cho các nhóm người </w:t>
      </w:r>
      <w:r w:rsidR="00B26EE6">
        <w:rPr>
          <w:szCs w:val="26"/>
        </w:rPr>
        <w:t>dùng</w:t>
      </w:r>
      <w:r w:rsidR="00B26EE6">
        <w:rPr>
          <w:szCs w:val="26"/>
          <w:lang w:val="vi-VN"/>
        </w:rPr>
        <w:t>. Việc phân quyền thông qua nhóm người dùng giúp phân quyền/thay đổi quyền cho nhiều người dùng cùng lúc.</w:t>
      </w:r>
    </w:p>
    <w:p w14:paraId="0A57DFFC" w14:textId="77777777" w:rsidR="00D74197" w:rsidRPr="00B26EE6" w:rsidRDefault="00D74197" w:rsidP="00D74197">
      <w:pPr>
        <w:rPr>
          <w:lang w:val="vi-VN"/>
        </w:rPr>
      </w:pPr>
      <w:r w:rsidRPr="00B26EE6">
        <w:rPr>
          <w:b/>
          <w:bCs/>
          <w:szCs w:val="26"/>
          <w:lang w:val="vi-VN"/>
        </w:rPr>
        <w:t>Vai trò thực hiện:</w:t>
      </w:r>
      <w:r w:rsidRPr="00B26EE6">
        <w:rPr>
          <w:szCs w:val="26"/>
          <w:lang w:val="vi-VN"/>
        </w:rPr>
        <w:t xml:space="preserve"> Quản trị hệ thống</w:t>
      </w:r>
    </w:p>
    <w:p w14:paraId="683885EF"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612E1B44" w14:textId="77777777" w:rsidTr="00260151">
        <w:trPr>
          <w:trHeight w:val="449"/>
        </w:trPr>
        <w:tc>
          <w:tcPr>
            <w:tcW w:w="817" w:type="dxa"/>
            <w:shd w:val="clear" w:color="auto" w:fill="auto"/>
          </w:tcPr>
          <w:p w14:paraId="5B77154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2788E34"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65F41DF5"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67F593B0" w14:textId="77777777" w:rsidTr="00260151">
        <w:tc>
          <w:tcPr>
            <w:tcW w:w="817" w:type="dxa"/>
            <w:shd w:val="clear" w:color="auto" w:fill="auto"/>
          </w:tcPr>
          <w:p w14:paraId="5EEFA3B0" w14:textId="77777777" w:rsidR="00D74197" w:rsidRPr="002F4F88" w:rsidRDefault="00D74197" w:rsidP="001531AE">
            <w:pPr>
              <w:pStyle w:val="ListParagraph"/>
              <w:numPr>
                <w:ilvl w:val="0"/>
                <w:numId w:val="54"/>
              </w:numPr>
            </w:pPr>
          </w:p>
        </w:tc>
        <w:tc>
          <w:tcPr>
            <w:tcW w:w="1877" w:type="dxa"/>
            <w:shd w:val="clear" w:color="auto" w:fill="auto"/>
          </w:tcPr>
          <w:p w14:paraId="2A676D1B" w14:textId="125A827D" w:rsidR="00D74197" w:rsidRPr="002F4F88" w:rsidRDefault="00D33BEC" w:rsidP="00260151">
            <w:pPr>
              <w:keepLines/>
              <w:widowControl w:val="0"/>
              <w:rPr>
                <w:szCs w:val="26"/>
              </w:rPr>
            </w:pPr>
            <w:r>
              <w:rPr>
                <w:szCs w:val="26"/>
              </w:rPr>
              <w:t>Thêm mới</w:t>
            </w:r>
          </w:p>
        </w:tc>
        <w:tc>
          <w:tcPr>
            <w:tcW w:w="6912" w:type="dxa"/>
            <w:shd w:val="clear" w:color="auto" w:fill="auto"/>
          </w:tcPr>
          <w:p w14:paraId="5B6F24E4" w14:textId="5423ED74" w:rsidR="00D74197" w:rsidRPr="00893252" w:rsidRDefault="00893252" w:rsidP="00260151">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Cho phép</w:t>
            </w:r>
            <w:r w:rsidR="000F0B54">
              <w:rPr>
                <w:szCs w:val="26"/>
              </w:rPr>
              <w:t xml:space="preserve"> NSD</w:t>
            </w:r>
            <w:r w:rsidRPr="002F4F88">
              <w:rPr>
                <w:szCs w:val="26"/>
              </w:rPr>
              <w:t xml:space="preserve"> khai báo </w:t>
            </w:r>
            <w:r w:rsidR="002458B9">
              <w:rPr>
                <w:szCs w:val="26"/>
              </w:rPr>
              <w:t>mới</w:t>
            </w:r>
            <w:r w:rsidRPr="002F4F88">
              <w:rPr>
                <w:szCs w:val="26"/>
              </w:rPr>
              <w:t xml:space="preserve"> nhóm người dùng trên hệ thống</w:t>
            </w:r>
            <w:r w:rsidR="002458B9">
              <w:rPr>
                <w:szCs w:val="26"/>
                <w:lang w:val="vi-VN"/>
              </w:rPr>
              <w:t>, nhập</w:t>
            </w:r>
            <w:r w:rsidR="000F0B54">
              <w:rPr>
                <w:szCs w:val="26"/>
              </w:rPr>
              <w:t xml:space="preserve"> các thông tin</w:t>
            </w:r>
            <w:r>
              <w:rPr>
                <w:szCs w:val="26"/>
              </w:rPr>
              <w:t>:</w:t>
            </w:r>
          </w:p>
          <w:p w14:paraId="6C5B4472"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Tên nhóm</w:t>
            </w:r>
            <w:r>
              <w:rPr>
                <w:snapToGrid/>
                <w:color w:val="auto"/>
                <w:szCs w:val="26"/>
              </w:rPr>
              <w:t>*</w:t>
            </w:r>
          </w:p>
          <w:p w14:paraId="26C7B5CF" w14:textId="0FA51A92"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Mô tả</w:t>
            </w:r>
            <w:r w:rsidR="002458B9">
              <w:rPr>
                <w:snapToGrid/>
                <w:color w:val="auto"/>
                <w:szCs w:val="26"/>
                <w:lang w:val="vi-VN"/>
              </w:rPr>
              <w:t>: cho phép nhập 1 đoạn text</w:t>
            </w:r>
          </w:p>
          <w:p w14:paraId="17233E98" w14:textId="77777777" w:rsidR="00893252" w:rsidRDefault="00893252"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Trạng thái</w:t>
            </w:r>
            <w:r>
              <w:rPr>
                <w:snapToGrid/>
                <w:color w:val="auto"/>
                <w:szCs w:val="26"/>
              </w:rPr>
              <w:t>: Chọn Hoạt động/ Khóa. Mặc định trạng thái là Hoạt động.</w:t>
            </w:r>
          </w:p>
          <w:p w14:paraId="46A7EE34" w14:textId="1D074FCF" w:rsidR="008B0AFE" w:rsidRPr="008B0AFE" w:rsidRDefault="008B0AFE" w:rsidP="001531AE">
            <w:pPr>
              <w:pStyle w:val="NormalIndent"/>
              <w:keepNext w:val="0"/>
              <w:keepLines/>
              <w:widowControl w:val="0"/>
              <w:numPr>
                <w:ilvl w:val="0"/>
                <w:numId w:val="55"/>
              </w:numPr>
              <w:spacing w:before="0" w:after="0" w:line="312" w:lineRule="auto"/>
              <w:jc w:val="left"/>
              <w:rPr>
                <w:snapToGrid/>
                <w:color w:val="auto"/>
                <w:szCs w:val="26"/>
              </w:rPr>
            </w:pPr>
            <w:r w:rsidRPr="005E08B6">
              <w:rPr>
                <w:b/>
                <w:bCs/>
                <w:snapToGrid/>
                <w:color w:val="auto"/>
                <w:szCs w:val="26"/>
              </w:rPr>
              <w:t>Phân bổ người dùng</w:t>
            </w:r>
            <w:r>
              <w:rPr>
                <w:snapToGrid/>
                <w:color w:val="auto"/>
                <w:szCs w:val="26"/>
              </w:rPr>
              <w:t xml:space="preserve">: cho phép chọn nhiều người dùng phân bổ vào nhóm. Danh sách </w:t>
            </w:r>
            <w:r w:rsidR="00D82F19">
              <w:rPr>
                <w:snapToGrid/>
                <w:color w:val="auto"/>
                <w:szCs w:val="26"/>
              </w:rPr>
              <w:t>người</w:t>
            </w:r>
            <w:r w:rsidR="00D82F19">
              <w:rPr>
                <w:snapToGrid/>
                <w:color w:val="auto"/>
                <w:szCs w:val="26"/>
                <w:lang w:val="vi-VN"/>
              </w:rPr>
              <w:t xml:space="preserve"> dùng </w:t>
            </w:r>
            <w:r>
              <w:rPr>
                <w:snapToGrid/>
                <w:color w:val="auto"/>
                <w:szCs w:val="26"/>
              </w:rPr>
              <w:t xml:space="preserve">lấy từ mục </w:t>
            </w:r>
            <w:r w:rsidR="00742D53" w:rsidRPr="00742D53">
              <w:rPr>
                <w:i/>
                <w:snapToGrid/>
                <w:color w:val="0000FF"/>
                <w:szCs w:val="26"/>
              </w:rPr>
              <w:t>2.1.1.</w:t>
            </w:r>
            <w:r w:rsidR="00742D53">
              <w:rPr>
                <w:i/>
                <w:snapToGrid/>
                <w:color w:val="0000FF"/>
                <w:szCs w:val="26"/>
              </w:rPr>
              <w:t xml:space="preserve"> </w:t>
            </w:r>
            <w:r w:rsidRPr="008B0AFE">
              <w:rPr>
                <w:i/>
                <w:snapToGrid/>
                <w:color w:val="0000FF"/>
                <w:szCs w:val="26"/>
              </w:rPr>
              <w:t xml:space="preserve">Quản lý người </w:t>
            </w:r>
            <w:r w:rsidR="00E4738F">
              <w:rPr>
                <w:i/>
                <w:snapToGrid/>
                <w:color w:val="0000FF"/>
                <w:szCs w:val="26"/>
              </w:rPr>
              <w:t>dùng</w:t>
            </w:r>
            <w:r w:rsidR="00E4738F">
              <w:rPr>
                <w:i/>
                <w:snapToGrid/>
                <w:color w:val="0000FF"/>
                <w:szCs w:val="26"/>
                <w:lang w:val="vi-VN"/>
              </w:rPr>
              <w:t xml:space="preserve">, </w:t>
            </w:r>
            <w:r w:rsidR="00E4738F" w:rsidRPr="005E08B6">
              <w:rPr>
                <w:snapToGrid/>
                <w:color w:val="auto"/>
                <w:szCs w:val="26"/>
              </w:rPr>
              <w:t>hiển thị trên pop up</w:t>
            </w:r>
            <w:r w:rsidR="000F267F">
              <w:rPr>
                <w:snapToGrid/>
                <w:color w:val="auto"/>
                <w:szCs w:val="26"/>
                <w:lang w:val="vi-VN"/>
              </w:rPr>
              <w:t>,</w:t>
            </w:r>
            <w:r w:rsidR="00E4738F" w:rsidRPr="005E08B6">
              <w:rPr>
                <w:snapToGrid/>
                <w:color w:val="auto"/>
                <w:szCs w:val="26"/>
              </w:rPr>
              <w:t xml:space="preserve"> cho phép tìm </w:t>
            </w:r>
            <w:r w:rsidR="005E08B6">
              <w:rPr>
                <w:snapToGrid/>
                <w:color w:val="auto"/>
                <w:szCs w:val="26"/>
              </w:rPr>
              <w:t>kiếm</w:t>
            </w:r>
            <w:r w:rsidR="005E08B6">
              <w:rPr>
                <w:snapToGrid/>
                <w:color w:val="auto"/>
                <w:szCs w:val="26"/>
                <w:lang w:val="vi-VN"/>
              </w:rPr>
              <w:t xml:space="preserve"> theo Họ và tên và Đơn vị/Phòng ban</w:t>
            </w:r>
          </w:p>
          <w:p w14:paraId="1C8E8297" w14:textId="77777777" w:rsidR="007213AA" w:rsidRPr="007213AA" w:rsidRDefault="005E08B6" w:rsidP="001531AE">
            <w:pPr>
              <w:pStyle w:val="NormalIndent"/>
              <w:keepNext w:val="0"/>
              <w:keepLines/>
              <w:widowControl w:val="0"/>
              <w:numPr>
                <w:ilvl w:val="0"/>
                <w:numId w:val="55"/>
              </w:numPr>
              <w:spacing w:before="0" w:after="0" w:line="312" w:lineRule="auto"/>
              <w:jc w:val="left"/>
              <w:rPr>
                <w:snapToGrid/>
                <w:color w:val="auto"/>
                <w:szCs w:val="26"/>
              </w:rPr>
            </w:pPr>
            <w:r>
              <w:rPr>
                <w:b/>
                <w:bCs/>
                <w:snapToGrid/>
                <w:color w:val="000000" w:themeColor="text1"/>
                <w:szCs w:val="26"/>
              </w:rPr>
              <w:t>Vai</w:t>
            </w:r>
            <w:r>
              <w:rPr>
                <w:b/>
                <w:bCs/>
                <w:snapToGrid/>
                <w:color w:val="000000" w:themeColor="text1"/>
                <w:szCs w:val="26"/>
                <w:lang w:val="vi-VN"/>
              </w:rPr>
              <w:t xml:space="preserve"> trò</w:t>
            </w:r>
            <w:r w:rsidR="008B0AFE">
              <w:rPr>
                <w:snapToGrid/>
                <w:color w:val="000000" w:themeColor="text1"/>
                <w:szCs w:val="26"/>
              </w:rPr>
              <w:t xml:space="preserve">: Chọn </w:t>
            </w:r>
            <w:r w:rsidR="00D82F19">
              <w:rPr>
                <w:snapToGrid/>
                <w:color w:val="000000" w:themeColor="text1"/>
                <w:szCs w:val="26"/>
              </w:rPr>
              <w:t>nhiều</w:t>
            </w:r>
            <w:r w:rsidR="00D82F19">
              <w:rPr>
                <w:snapToGrid/>
                <w:color w:val="000000" w:themeColor="text1"/>
                <w:szCs w:val="26"/>
                <w:lang w:val="vi-VN"/>
              </w:rPr>
              <w:t xml:space="preserve"> vai trò trong danh sách các vai trò của hệ thống</w:t>
            </w:r>
            <w:r w:rsidR="008B0AFE">
              <w:rPr>
                <w:snapToGrid/>
                <w:color w:val="000000" w:themeColor="text1"/>
                <w:szCs w:val="26"/>
              </w:rPr>
              <w:t xml:space="preserve"> mục </w:t>
            </w:r>
            <w:r w:rsidR="00742D53" w:rsidRPr="00742D53">
              <w:rPr>
                <w:i/>
                <w:snapToGrid/>
                <w:color w:val="0000FF"/>
                <w:szCs w:val="26"/>
              </w:rPr>
              <w:t>2.1.</w:t>
            </w:r>
            <w:r w:rsidR="00777D5A">
              <w:rPr>
                <w:i/>
                <w:snapToGrid/>
                <w:color w:val="0000FF"/>
                <w:szCs w:val="26"/>
              </w:rPr>
              <w:t>4</w:t>
            </w:r>
            <w:r w:rsidR="00742D53">
              <w:rPr>
                <w:i/>
                <w:snapToGrid/>
                <w:color w:val="0000FF"/>
                <w:szCs w:val="26"/>
              </w:rPr>
              <w:t xml:space="preserve">. </w:t>
            </w:r>
            <w:r w:rsidR="008B0AFE" w:rsidRPr="008B0AFE">
              <w:rPr>
                <w:i/>
                <w:snapToGrid/>
                <w:color w:val="0000FF"/>
                <w:szCs w:val="26"/>
              </w:rPr>
              <w:t xml:space="preserve">Quản lý </w:t>
            </w:r>
            <w:r w:rsidR="00D82F19">
              <w:rPr>
                <w:i/>
                <w:snapToGrid/>
                <w:color w:val="0000FF"/>
                <w:szCs w:val="26"/>
              </w:rPr>
              <w:t>vai</w:t>
            </w:r>
            <w:r w:rsidR="00D82F19">
              <w:rPr>
                <w:i/>
                <w:snapToGrid/>
                <w:color w:val="0000FF"/>
                <w:szCs w:val="26"/>
                <w:lang w:val="vi-VN"/>
              </w:rPr>
              <w:t xml:space="preserve"> trò</w:t>
            </w:r>
            <w:r w:rsidR="007213AA">
              <w:rPr>
                <w:i/>
                <w:snapToGrid/>
                <w:color w:val="0000FF"/>
                <w:szCs w:val="26"/>
                <w:lang w:val="vi-VN"/>
              </w:rPr>
              <w:t xml:space="preserve">. </w:t>
            </w:r>
          </w:p>
          <w:p w14:paraId="4F04030B" w14:textId="64217FAD" w:rsidR="008B0AFE" w:rsidRPr="008B0AFE" w:rsidRDefault="007213AA" w:rsidP="007213AA">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Người dùng thuộc nhóm được kế thừa tất cả các quyền </w:t>
            </w:r>
            <w:r>
              <w:rPr>
                <w:szCs w:val="26"/>
                <w:lang w:val="vi-VN"/>
              </w:rPr>
              <w:t xml:space="preserve">(vài trò) </w:t>
            </w:r>
            <w:r w:rsidRPr="002F4F88">
              <w:rPr>
                <w:szCs w:val="26"/>
              </w:rPr>
              <w:t>phân cho nhóm đó</w:t>
            </w:r>
          </w:p>
        </w:tc>
      </w:tr>
      <w:tr w:rsidR="00D41C0D" w:rsidRPr="002F4F88" w14:paraId="44BFF79A" w14:textId="77777777" w:rsidTr="00260151">
        <w:tc>
          <w:tcPr>
            <w:tcW w:w="817" w:type="dxa"/>
            <w:shd w:val="clear" w:color="auto" w:fill="auto"/>
          </w:tcPr>
          <w:p w14:paraId="0303571D" w14:textId="77777777" w:rsidR="00D41C0D" w:rsidRPr="002F4F88" w:rsidRDefault="00D41C0D" w:rsidP="00D41C0D">
            <w:pPr>
              <w:pStyle w:val="ListParagraph"/>
              <w:numPr>
                <w:ilvl w:val="0"/>
                <w:numId w:val="54"/>
              </w:numPr>
            </w:pPr>
          </w:p>
        </w:tc>
        <w:tc>
          <w:tcPr>
            <w:tcW w:w="1877" w:type="dxa"/>
            <w:shd w:val="clear" w:color="auto" w:fill="auto"/>
          </w:tcPr>
          <w:p w14:paraId="32319F38" w14:textId="420CE1A4" w:rsidR="00D41C0D" w:rsidRDefault="00D41C0D" w:rsidP="00D41C0D">
            <w:pPr>
              <w:keepLines/>
              <w:widowControl w:val="0"/>
              <w:rPr>
                <w:szCs w:val="26"/>
              </w:rPr>
            </w:pPr>
            <w:r>
              <w:rPr>
                <w:szCs w:val="26"/>
              </w:rPr>
              <w:t xml:space="preserve">Sửa </w:t>
            </w:r>
          </w:p>
        </w:tc>
        <w:tc>
          <w:tcPr>
            <w:tcW w:w="6912" w:type="dxa"/>
            <w:shd w:val="clear" w:color="auto" w:fill="auto"/>
          </w:tcPr>
          <w:p w14:paraId="2C63F557" w14:textId="307E539F"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ho phép NSD sửa các thông tin nhóm người dùng, thêm người dùng vào nhóm hoặc loại bỏ người dùng khỏi nhóm, thêm</w:t>
            </w:r>
            <w:r>
              <w:rPr>
                <w:snapToGrid/>
                <w:color w:val="auto"/>
                <w:szCs w:val="26"/>
                <w:lang w:val="vi-VN"/>
              </w:rPr>
              <w:t>/bớt vai trò của nhóm</w:t>
            </w:r>
            <w:r>
              <w:rPr>
                <w:snapToGrid/>
                <w:color w:val="auto"/>
                <w:szCs w:val="26"/>
              </w:rPr>
              <w:t xml:space="preserve"> người dùng.</w:t>
            </w:r>
          </w:p>
          <w:p w14:paraId="11C7E3D9" w14:textId="77777777" w:rsidR="00D41C0D" w:rsidRDefault="00D41C0D" w:rsidP="00D41C0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Khi thay đổi trạng thái của nhóm người dùng, thì không làm thay đổi trạng thái của người dùng trong nhóm đó. </w:t>
            </w:r>
          </w:p>
          <w:p w14:paraId="34B5FD37" w14:textId="7AFDFBFE" w:rsidR="00D41C0D" w:rsidRPr="002F4F88" w:rsidRDefault="00D41C0D" w:rsidP="00D41C0D">
            <w:pPr>
              <w:pStyle w:val="NormalIndent"/>
              <w:keepNext w:val="0"/>
              <w:keepLines/>
              <w:widowControl w:val="0"/>
              <w:numPr>
                <w:ilvl w:val="0"/>
                <w:numId w:val="15"/>
              </w:numPr>
              <w:spacing w:before="0" w:after="0" w:line="312" w:lineRule="auto"/>
              <w:jc w:val="left"/>
              <w:rPr>
                <w:szCs w:val="26"/>
              </w:rPr>
            </w:pPr>
            <w:r>
              <w:rPr>
                <w:snapToGrid/>
                <w:color w:val="auto"/>
                <w:szCs w:val="26"/>
              </w:rPr>
              <w:t xml:space="preserve">Thay đổi trạng thái nhóm người dùng từ </w:t>
            </w:r>
            <w:r w:rsidRPr="007E424C">
              <w:rPr>
                <w:b/>
                <w:snapToGrid/>
                <w:color w:val="auto"/>
                <w:szCs w:val="26"/>
              </w:rPr>
              <w:t>Hoạt động</w:t>
            </w:r>
            <w:r>
              <w:rPr>
                <w:snapToGrid/>
                <w:color w:val="auto"/>
                <w:szCs w:val="26"/>
              </w:rPr>
              <w:t xml:space="preserve"> sang </w:t>
            </w:r>
            <w:r w:rsidRPr="007E424C">
              <w:rPr>
                <w:b/>
                <w:snapToGrid/>
                <w:color w:val="auto"/>
                <w:szCs w:val="26"/>
              </w:rPr>
              <w:t>Khóa</w:t>
            </w:r>
            <w:r>
              <w:rPr>
                <w:snapToGrid/>
                <w:color w:val="auto"/>
                <w:szCs w:val="26"/>
              </w:rPr>
              <w:t xml:space="preserve">: hệ thống vô hiệu tất cả các quyền </w:t>
            </w:r>
            <w:r w:rsidR="00253A8C">
              <w:rPr>
                <w:snapToGrid/>
                <w:color w:val="auto"/>
                <w:szCs w:val="26"/>
                <w:lang w:val="vi-VN"/>
              </w:rPr>
              <w:t xml:space="preserve">(vai trò) </w:t>
            </w:r>
            <w:r>
              <w:rPr>
                <w:snapToGrid/>
                <w:color w:val="auto"/>
                <w:szCs w:val="26"/>
              </w:rPr>
              <w:t>đã được phân cho nhóm đó. Người dùng thuộc nhóm không được thực hiện các quyền của nhóm đó.</w:t>
            </w:r>
          </w:p>
        </w:tc>
      </w:tr>
      <w:tr w:rsidR="00D74197" w:rsidRPr="002F4F88" w14:paraId="440ADC91" w14:textId="77777777" w:rsidTr="00260151">
        <w:tc>
          <w:tcPr>
            <w:tcW w:w="817" w:type="dxa"/>
            <w:shd w:val="clear" w:color="auto" w:fill="auto"/>
          </w:tcPr>
          <w:p w14:paraId="14F92AF2" w14:textId="77777777" w:rsidR="00D74197" w:rsidRPr="002F4F88" w:rsidRDefault="00D74197" w:rsidP="001531AE">
            <w:pPr>
              <w:pStyle w:val="ListParagraph"/>
              <w:numPr>
                <w:ilvl w:val="0"/>
                <w:numId w:val="54"/>
              </w:numPr>
            </w:pPr>
          </w:p>
        </w:tc>
        <w:tc>
          <w:tcPr>
            <w:tcW w:w="1877" w:type="dxa"/>
            <w:shd w:val="clear" w:color="auto" w:fill="auto"/>
          </w:tcPr>
          <w:p w14:paraId="35F1459B" w14:textId="6D8481D1" w:rsidR="00D74197" w:rsidRPr="002F4F88" w:rsidRDefault="001B1DDA" w:rsidP="00260151">
            <w:pPr>
              <w:keepLines/>
              <w:widowControl w:val="0"/>
              <w:rPr>
                <w:szCs w:val="26"/>
              </w:rPr>
            </w:pPr>
            <w:r>
              <w:rPr>
                <w:szCs w:val="26"/>
              </w:rPr>
              <w:t>Xem chi tiết</w:t>
            </w:r>
          </w:p>
        </w:tc>
        <w:tc>
          <w:tcPr>
            <w:tcW w:w="6912" w:type="dxa"/>
            <w:shd w:val="clear" w:color="auto" w:fill="auto"/>
          </w:tcPr>
          <w:p w14:paraId="04080DED" w14:textId="459E3BBD" w:rsidR="00D74197" w:rsidRPr="002F4F88" w:rsidRDefault="00E51268"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các thông tin nhóm người dùng. Thông tin hiển thị đúng như lần cập nhật cuối cũng. Đồng thời hiển thị các thông tin: Ngày tạo, Người tạo, Ngày sửa, Người sửa.</w:t>
            </w:r>
          </w:p>
        </w:tc>
      </w:tr>
      <w:tr w:rsidR="00947767" w:rsidRPr="009A2416" w14:paraId="58DB21CF" w14:textId="77777777" w:rsidTr="00260151">
        <w:tc>
          <w:tcPr>
            <w:tcW w:w="817" w:type="dxa"/>
            <w:shd w:val="clear" w:color="auto" w:fill="auto"/>
          </w:tcPr>
          <w:p w14:paraId="4EF228B9" w14:textId="77777777" w:rsidR="00947767" w:rsidRPr="002F4F88" w:rsidRDefault="00947767" w:rsidP="001531AE">
            <w:pPr>
              <w:pStyle w:val="ListParagraph"/>
              <w:numPr>
                <w:ilvl w:val="0"/>
                <w:numId w:val="54"/>
              </w:numPr>
            </w:pPr>
          </w:p>
        </w:tc>
        <w:tc>
          <w:tcPr>
            <w:tcW w:w="1877" w:type="dxa"/>
            <w:shd w:val="clear" w:color="auto" w:fill="auto"/>
          </w:tcPr>
          <w:p w14:paraId="3B111953" w14:textId="4B94062C" w:rsidR="00947767" w:rsidRDefault="00947767" w:rsidP="00260151">
            <w:pPr>
              <w:keepLines/>
              <w:widowControl w:val="0"/>
              <w:rPr>
                <w:szCs w:val="26"/>
              </w:rPr>
            </w:pPr>
            <w:r>
              <w:rPr>
                <w:szCs w:val="26"/>
              </w:rPr>
              <w:t>Xóa</w:t>
            </w:r>
          </w:p>
        </w:tc>
        <w:tc>
          <w:tcPr>
            <w:tcW w:w="6912" w:type="dxa"/>
            <w:shd w:val="clear" w:color="auto" w:fill="auto"/>
          </w:tcPr>
          <w:p w14:paraId="7DD5929B" w14:textId="39899863" w:rsidR="00947767" w:rsidRDefault="0094776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nhóm người dùng.</w:t>
            </w:r>
          </w:p>
          <w:p w14:paraId="6EA7DA17" w14:textId="452C989F" w:rsidR="000F0B54" w:rsidRPr="00B32BA6" w:rsidRDefault="000F0B54" w:rsidP="0026015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Hệ thống hiển thị popup yêu cầu xác nhận xóa nhóm người dùng “</w:t>
            </w:r>
            <w:r w:rsidRPr="00AA5D9A">
              <w:rPr>
                <w:i/>
                <w:iCs/>
                <w:snapToGrid/>
                <w:color w:val="auto"/>
                <w:szCs w:val="26"/>
              </w:rPr>
              <w:t xml:space="preserve">Bạn có chắc chắn muốn xóa </w:t>
            </w:r>
            <w:r w:rsidR="00472EE3" w:rsidRPr="00AA5D9A">
              <w:rPr>
                <w:i/>
                <w:iCs/>
                <w:snapToGrid/>
                <w:color w:val="auto"/>
                <w:szCs w:val="26"/>
              </w:rPr>
              <w:t>bản</w:t>
            </w:r>
            <w:r w:rsidR="00472EE3" w:rsidRPr="00AA5D9A">
              <w:rPr>
                <w:i/>
                <w:iCs/>
                <w:snapToGrid/>
                <w:color w:val="auto"/>
                <w:szCs w:val="26"/>
                <w:lang w:val="vi-VN"/>
              </w:rPr>
              <w:t xml:space="preserve"> ghi này</w:t>
            </w:r>
            <w:r w:rsidRPr="00AA5D9A">
              <w:rPr>
                <w:i/>
                <w:iCs/>
                <w:snapToGrid/>
                <w:color w:val="auto"/>
                <w:szCs w:val="26"/>
              </w:rPr>
              <w:t>?</w:t>
            </w:r>
            <w:r w:rsidR="00472EE3" w:rsidRPr="00AA5D9A">
              <w:rPr>
                <w:i/>
                <w:iCs/>
                <w:snapToGrid/>
                <w:color w:val="auto"/>
                <w:szCs w:val="26"/>
                <w:lang w:val="vi-VN"/>
              </w:rPr>
              <w:t xml:space="preserve"> Kèm theo tên nhóm người dùng</w:t>
            </w:r>
            <w:r w:rsidRPr="00B32BA6">
              <w:rPr>
                <w:snapToGrid/>
                <w:color w:val="auto"/>
                <w:szCs w:val="26"/>
                <w:lang w:val="vi-VN"/>
              </w:rPr>
              <w:t>”. NSD chọn Có/ Không:</w:t>
            </w:r>
          </w:p>
          <w:p w14:paraId="44F3686C" w14:textId="1AB39090"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có, hệ thống thực hiện xóa nhóm người dùng đã chọn.</w:t>
            </w:r>
          </w:p>
          <w:p w14:paraId="5EC85B39" w14:textId="12BAB6FB" w:rsidR="000F0B54" w:rsidRPr="00B32BA6" w:rsidRDefault="000F0B54" w:rsidP="00911D8A">
            <w:pPr>
              <w:pStyle w:val="NormalIndent"/>
              <w:keepNext w:val="0"/>
              <w:keepLines/>
              <w:widowControl w:val="0"/>
              <w:numPr>
                <w:ilvl w:val="0"/>
                <w:numId w:val="129"/>
              </w:numPr>
              <w:spacing w:before="0" w:after="0" w:line="312" w:lineRule="auto"/>
              <w:jc w:val="left"/>
              <w:rPr>
                <w:snapToGrid/>
                <w:color w:val="auto"/>
                <w:szCs w:val="26"/>
                <w:lang w:val="vi-VN"/>
              </w:rPr>
            </w:pPr>
            <w:r w:rsidRPr="00B32BA6">
              <w:rPr>
                <w:snapToGrid/>
                <w:color w:val="auto"/>
                <w:szCs w:val="26"/>
                <w:lang w:val="vi-VN"/>
              </w:rPr>
              <w:t>Nếu chọn không, hệ thống hủy bỏ thao tác xóa nhóm người dùng đã chọn</w:t>
            </w:r>
          </w:p>
          <w:p w14:paraId="1A055002" w14:textId="3C079486" w:rsidR="00947767" w:rsidRPr="00B32BA6" w:rsidRDefault="00947767" w:rsidP="00260151">
            <w:pPr>
              <w:pStyle w:val="NormalIndent"/>
              <w:keepNext w:val="0"/>
              <w:keepLines/>
              <w:widowControl w:val="0"/>
              <w:numPr>
                <w:ilvl w:val="0"/>
                <w:numId w:val="15"/>
              </w:numPr>
              <w:spacing w:before="0" w:after="0" w:line="312" w:lineRule="auto"/>
              <w:jc w:val="left"/>
              <w:rPr>
                <w:snapToGrid/>
                <w:color w:val="auto"/>
                <w:szCs w:val="26"/>
                <w:lang w:val="vi-VN"/>
              </w:rPr>
            </w:pPr>
            <w:r w:rsidRPr="00B32BA6">
              <w:rPr>
                <w:snapToGrid/>
                <w:color w:val="auto"/>
                <w:szCs w:val="26"/>
                <w:lang w:val="vi-VN"/>
              </w:rPr>
              <w:t xml:space="preserve">Không cho phép xóa nhóm người dùng đang chứa người dùng, </w:t>
            </w:r>
            <w:r w:rsidR="00286C4C" w:rsidRPr="00B32BA6">
              <w:rPr>
                <w:snapToGrid/>
                <w:color w:val="auto"/>
                <w:szCs w:val="26"/>
                <w:lang w:val="vi-VN"/>
              </w:rPr>
              <w:t>sau</w:t>
            </w:r>
            <w:r w:rsidR="00286C4C">
              <w:rPr>
                <w:snapToGrid/>
                <w:color w:val="auto"/>
                <w:szCs w:val="26"/>
                <w:lang w:val="vi-VN"/>
              </w:rPr>
              <w:t xml:space="preserve"> khi NSD xác nhận xoá, </w:t>
            </w:r>
            <w:r w:rsidRPr="00B32BA6">
              <w:rPr>
                <w:snapToGrid/>
                <w:color w:val="auto"/>
                <w:szCs w:val="26"/>
                <w:lang w:val="vi-VN"/>
              </w:rPr>
              <w:t>hệ thống hiển thị cảnh báo</w:t>
            </w:r>
            <w:r w:rsidR="0024088E" w:rsidRPr="00B32BA6">
              <w:rPr>
                <w:snapToGrid/>
                <w:color w:val="auto"/>
                <w:szCs w:val="26"/>
                <w:lang w:val="vi-VN"/>
              </w:rPr>
              <w:t xml:space="preserve"> “</w:t>
            </w:r>
            <w:r w:rsidR="0024088E" w:rsidRPr="00AA5D9A">
              <w:rPr>
                <w:i/>
                <w:iCs/>
                <w:snapToGrid/>
                <w:color w:val="auto"/>
                <w:szCs w:val="26"/>
                <w:lang w:val="vi-VN"/>
              </w:rPr>
              <w:t xml:space="preserve">Nhóm người dùng đang chứa người dùng, </w:t>
            </w:r>
            <w:r w:rsidR="00E01D74" w:rsidRPr="00AA5D9A">
              <w:rPr>
                <w:i/>
                <w:iCs/>
                <w:snapToGrid/>
                <w:color w:val="auto"/>
                <w:szCs w:val="26"/>
                <w:lang w:val="vi-VN"/>
              </w:rPr>
              <w:t>bạn không thể xoá</w:t>
            </w:r>
            <w:r w:rsidR="0024088E" w:rsidRPr="00B32BA6">
              <w:rPr>
                <w:snapToGrid/>
                <w:color w:val="auto"/>
                <w:szCs w:val="26"/>
                <w:lang w:val="vi-VN"/>
              </w:rPr>
              <w:t>”</w:t>
            </w:r>
            <w:r w:rsidRPr="00B32BA6">
              <w:rPr>
                <w:snapToGrid/>
                <w:color w:val="auto"/>
                <w:szCs w:val="26"/>
                <w:lang w:val="vi-VN"/>
              </w:rPr>
              <w:t>.</w:t>
            </w:r>
          </w:p>
        </w:tc>
      </w:tr>
      <w:tr w:rsidR="00F2242D" w:rsidRPr="002F4F88" w14:paraId="185140B6" w14:textId="77777777" w:rsidTr="00260151">
        <w:tc>
          <w:tcPr>
            <w:tcW w:w="817" w:type="dxa"/>
            <w:shd w:val="clear" w:color="auto" w:fill="auto"/>
          </w:tcPr>
          <w:p w14:paraId="666FD626" w14:textId="77777777" w:rsidR="00F2242D" w:rsidRPr="00B32BA6" w:rsidRDefault="00F2242D" w:rsidP="001531AE">
            <w:pPr>
              <w:pStyle w:val="ListParagraph"/>
              <w:numPr>
                <w:ilvl w:val="0"/>
                <w:numId w:val="54"/>
              </w:numPr>
              <w:rPr>
                <w:lang w:val="vi-VN"/>
              </w:rPr>
            </w:pPr>
          </w:p>
        </w:tc>
        <w:tc>
          <w:tcPr>
            <w:tcW w:w="1877" w:type="dxa"/>
            <w:shd w:val="clear" w:color="auto" w:fill="auto"/>
          </w:tcPr>
          <w:p w14:paraId="6B774C30" w14:textId="47E1C60D" w:rsidR="00F2242D" w:rsidRDefault="00F2242D" w:rsidP="00260151">
            <w:pPr>
              <w:keepLines/>
              <w:widowControl w:val="0"/>
              <w:rPr>
                <w:szCs w:val="26"/>
              </w:rPr>
            </w:pPr>
            <w:r>
              <w:rPr>
                <w:szCs w:val="26"/>
              </w:rPr>
              <w:t>Tìm kiếm</w:t>
            </w:r>
          </w:p>
        </w:tc>
        <w:tc>
          <w:tcPr>
            <w:tcW w:w="6912" w:type="dxa"/>
            <w:shd w:val="clear" w:color="auto" w:fill="auto"/>
          </w:tcPr>
          <w:p w14:paraId="79EFBD23" w14:textId="3E3286E4" w:rsidR="00F2242D" w:rsidRDefault="008F41CD"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nhóm người dùng hiển thị các thông tin</w:t>
            </w:r>
            <w:r w:rsidR="0048464B">
              <w:rPr>
                <w:snapToGrid/>
                <w:color w:val="auto"/>
                <w:szCs w:val="26"/>
                <w:lang w:val="vi-VN"/>
              </w:rPr>
              <w:t xml:space="preserve"> theo thứ tự sau</w:t>
            </w:r>
            <w:r>
              <w:rPr>
                <w:snapToGrid/>
                <w:color w:val="auto"/>
                <w:szCs w:val="26"/>
              </w:rPr>
              <w:t>:</w:t>
            </w:r>
          </w:p>
          <w:p w14:paraId="42734596"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STT</w:t>
            </w:r>
          </w:p>
          <w:p w14:paraId="6D3434AF"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Tên nhóm</w:t>
            </w:r>
          </w:p>
          <w:p w14:paraId="47F7558B"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Trạng thái: Hoạt động/ Khóa</w:t>
            </w:r>
          </w:p>
          <w:p w14:paraId="5BBA2B02" w14:textId="77777777" w:rsidR="008F41CD" w:rsidRDefault="008F41CD" w:rsidP="001531AE">
            <w:pPr>
              <w:pStyle w:val="NormalIndent"/>
              <w:keepNext w:val="0"/>
              <w:keepLines/>
              <w:widowControl w:val="0"/>
              <w:numPr>
                <w:ilvl w:val="0"/>
                <w:numId w:val="57"/>
              </w:numPr>
              <w:spacing w:before="0" w:after="0" w:line="312" w:lineRule="auto"/>
              <w:jc w:val="left"/>
              <w:rPr>
                <w:snapToGrid/>
                <w:color w:val="auto"/>
                <w:szCs w:val="26"/>
              </w:rPr>
            </w:pPr>
            <w:r>
              <w:rPr>
                <w:snapToGrid/>
                <w:color w:val="auto"/>
                <w:szCs w:val="26"/>
              </w:rPr>
              <w:t>Mô tả</w:t>
            </w:r>
          </w:p>
          <w:p w14:paraId="3A0D79F0" w14:textId="58A374E0"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866E2A">
              <w:rPr>
                <w:snapToGrid/>
                <w:color w:val="auto"/>
                <w:szCs w:val="26"/>
              </w:rPr>
              <w:t>ngày</w:t>
            </w:r>
            <w:r w:rsidR="00866E2A">
              <w:rPr>
                <w:snapToGrid/>
                <w:color w:val="auto"/>
                <w:szCs w:val="26"/>
                <w:lang w:val="vi-VN"/>
              </w:rPr>
              <w:t xml:space="preserve"> tạo</w:t>
            </w:r>
          </w:p>
          <w:p w14:paraId="6D425432" w14:textId="77777777" w:rsidR="008F41CD" w:rsidRDefault="008F41CD" w:rsidP="008F41C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nhóm theo tiêu chí:</w:t>
            </w:r>
          </w:p>
          <w:p w14:paraId="32238A1F"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Tên nhóm</w:t>
            </w:r>
          </w:p>
          <w:p w14:paraId="05D56D41" w14:textId="77777777" w:rsidR="008F41CD" w:rsidRDefault="008F41CD" w:rsidP="001531AE">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Trạng thái</w:t>
            </w:r>
          </w:p>
          <w:p w14:paraId="5AB2CC37" w14:textId="739B3D58" w:rsidR="008F41CD" w:rsidRPr="0024088E" w:rsidRDefault="008F41CD">
            <w:pPr>
              <w:pStyle w:val="NormalIndent"/>
              <w:keepNext w:val="0"/>
              <w:keepLines/>
              <w:widowControl w:val="0"/>
              <w:numPr>
                <w:ilvl w:val="0"/>
                <w:numId w:val="58"/>
              </w:numPr>
              <w:spacing w:before="0" w:after="0" w:line="312" w:lineRule="auto"/>
              <w:jc w:val="left"/>
              <w:rPr>
                <w:snapToGrid/>
                <w:color w:val="auto"/>
                <w:szCs w:val="26"/>
              </w:rPr>
            </w:pPr>
            <w:r>
              <w:rPr>
                <w:snapToGrid/>
                <w:color w:val="auto"/>
                <w:szCs w:val="26"/>
              </w:rPr>
              <w:t>Mô tả</w:t>
            </w:r>
          </w:p>
        </w:tc>
      </w:tr>
    </w:tbl>
    <w:p w14:paraId="42E11175" w14:textId="08439E5B" w:rsidR="00D74197" w:rsidRDefault="00D74197" w:rsidP="00D74197">
      <w:r w:rsidRPr="002F4F88">
        <w:rPr>
          <w:b/>
          <w:szCs w:val="26"/>
        </w:rPr>
        <w:t>Yêu cầu đặc biệt/Điều kiện ràng buộc:</w:t>
      </w:r>
      <w:r w:rsidR="0064253A">
        <w:rPr>
          <w:b/>
          <w:szCs w:val="26"/>
        </w:rPr>
        <w:t xml:space="preserve"> N/A</w:t>
      </w:r>
    </w:p>
    <w:p w14:paraId="2EA4C670" w14:textId="53CEACF8" w:rsidR="00D74197" w:rsidRDefault="00A46D60" w:rsidP="008057EC">
      <w:pPr>
        <w:pStyle w:val="tvHeading111"/>
      </w:pPr>
      <w:bookmarkStart w:id="60" w:name="_Toc87047293"/>
      <w:r>
        <w:t>Vai trò</w:t>
      </w:r>
      <w:bookmarkEnd w:id="60"/>
    </w:p>
    <w:p w14:paraId="54270BBF" w14:textId="79A2F7B3" w:rsidR="00D74197" w:rsidRPr="002F4F88" w:rsidRDefault="00D74197" w:rsidP="00D74197">
      <w:r w:rsidRPr="004A3ECC">
        <w:rPr>
          <w:b/>
          <w:bCs/>
          <w:szCs w:val="26"/>
        </w:rPr>
        <w:t>Mục đích:</w:t>
      </w:r>
      <w:r w:rsidRPr="002F4F88">
        <w:rPr>
          <w:b/>
          <w:szCs w:val="26"/>
        </w:rPr>
        <w:t xml:space="preserve"> </w:t>
      </w:r>
      <w:r w:rsidR="00947767" w:rsidRPr="002F4F88">
        <w:rPr>
          <w:szCs w:val="26"/>
        </w:rPr>
        <w:t>Quản lý các vai trò (nhóm quyền) trên hệ thống, thiết lập quyền thực hiện các chức năng tương ứng với từng vai trò</w:t>
      </w:r>
      <w:r w:rsidR="0037573A">
        <w:rPr>
          <w:szCs w:val="26"/>
        </w:rPr>
        <w:t>.</w:t>
      </w:r>
    </w:p>
    <w:p w14:paraId="78FA803D" w14:textId="77777777" w:rsidR="00D74197" w:rsidRPr="002F4F88" w:rsidRDefault="00D74197" w:rsidP="00D74197">
      <w:r w:rsidRPr="004A3ECC">
        <w:rPr>
          <w:b/>
          <w:bCs/>
          <w:szCs w:val="26"/>
        </w:rPr>
        <w:t>Vai trò thực hiện:</w:t>
      </w:r>
      <w:r w:rsidRPr="002F4F88">
        <w:rPr>
          <w:szCs w:val="26"/>
        </w:rPr>
        <w:t xml:space="preserve"> </w:t>
      </w:r>
      <w:r>
        <w:rPr>
          <w:szCs w:val="26"/>
        </w:rPr>
        <w:t>Quản trị hệ thống</w:t>
      </w:r>
    </w:p>
    <w:p w14:paraId="3D16ACE8"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04FE21E5" w14:textId="77777777" w:rsidTr="00260151">
        <w:trPr>
          <w:trHeight w:val="449"/>
        </w:trPr>
        <w:tc>
          <w:tcPr>
            <w:tcW w:w="817" w:type="dxa"/>
            <w:shd w:val="clear" w:color="auto" w:fill="auto"/>
          </w:tcPr>
          <w:p w14:paraId="29F406CA"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11B54A4E"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72F03A6B"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06523D33" w14:textId="77777777" w:rsidTr="00260151">
        <w:tc>
          <w:tcPr>
            <w:tcW w:w="817" w:type="dxa"/>
            <w:shd w:val="clear" w:color="auto" w:fill="auto"/>
          </w:tcPr>
          <w:p w14:paraId="24670DF5" w14:textId="77777777" w:rsidR="00D74197" w:rsidRPr="002F4F88" w:rsidRDefault="00D74197" w:rsidP="001531AE">
            <w:pPr>
              <w:pStyle w:val="ListParagraph"/>
              <w:numPr>
                <w:ilvl w:val="0"/>
                <w:numId w:val="59"/>
              </w:numPr>
            </w:pPr>
          </w:p>
        </w:tc>
        <w:tc>
          <w:tcPr>
            <w:tcW w:w="1877" w:type="dxa"/>
            <w:shd w:val="clear" w:color="auto" w:fill="auto"/>
          </w:tcPr>
          <w:p w14:paraId="208F3996" w14:textId="009F2110" w:rsidR="003F304F" w:rsidRPr="002F4F88" w:rsidRDefault="003F304F" w:rsidP="00260151">
            <w:pPr>
              <w:keepLines/>
              <w:widowControl w:val="0"/>
              <w:rPr>
                <w:szCs w:val="26"/>
              </w:rPr>
            </w:pPr>
            <w:r>
              <w:rPr>
                <w:szCs w:val="26"/>
              </w:rPr>
              <w:t>Thêm mới</w:t>
            </w:r>
          </w:p>
        </w:tc>
        <w:tc>
          <w:tcPr>
            <w:tcW w:w="6912" w:type="dxa"/>
            <w:shd w:val="clear" w:color="auto" w:fill="auto"/>
          </w:tcPr>
          <w:p w14:paraId="07CDB0A1" w14:textId="0B0AD134" w:rsidR="00CE4022" w:rsidRDefault="00CE4022" w:rsidP="00CE402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vai trò (nhóm quyền) trên hệ thống</w:t>
            </w:r>
            <w:r w:rsidR="005C14B7">
              <w:rPr>
                <w:snapToGrid/>
                <w:color w:val="auto"/>
                <w:szCs w:val="26"/>
                <w:lang w:val="vi-VN"/>
              </w:rPr>
              <w:t xml:space="preserve">, </w:t>
            </w:r>
            <w:r>
              <w:rPr>
                <w:snapToGrid/>
                <w:color w:val="auto"/>
                <w:szCs w:val="26"/>
              </w:rPr>
              <w:t>nhập các thông tin sau:</w:t>
            </w:r>
          </w:p>
          <w:p w14:paraId="6B439739" w14:textId="77777777" w:rsid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r w:rsidRPr="00E3205A">
              <w:rPr>
                <w:b/>
                <w:bCs/>
                <w:snapToGrid/>
                <w:color w:val="auto"/>
                <w:szCs w:val="26"/>
              </w:rPr>
              <w:t>Tên vai trò</w:t>
            </w:r>
            <w:r>
              <w:rPr>
                <w:snapToGrid/>
                <w:color w:val="auto"/>
                <w:szCs w:val="26"/>
              </w:rPr>
              <w:t>*</w:t>
            </w:r>
          </w:p>
          <w:p w14:paraId="79101F30" w14:textId="77777777" w:rsidR="00593C1C" w:rsidRPr="00E3205A" w:rsidRDefault="00593C1C" w:rsidP="001531AE">
            <w:pPr>
              <w:pStyle w:val="NormalIndent"/>
              <w:keepNext w:val="0"/>
              <w:keepLines/>
              <w:widowControl w:val="0"/>
              <w:numPr>
                <w:ilvl w:val="0"/>
                <w:numId w:val="60"/>
              </w:numPr>
              <w:spacing w:before="0" w:after="0" w:line="312" w:lineRule="auto"/>
              <w:jc w:val="left"/>
              <w:rPr>
                <w:b/>
                <w:bCs/>
                <w:snapToGrid/>
                <w:color w:val="auto"/>
                <w:szCs w:val="26"/>
              </w:rPr>
            </w:pPr>
            <w:r w:rsidRPr="00E3205A">
              <w:rPr>
                <w:b/>
                <w:bCs/>
                <w:snapToGrid/>
                <w:color w:val="auto"/>
                <w:szCs w:val="26"/>
              </w:rPr>
              <w:t>Mô tả</w:t>
            </w:r>
          </w:p>
          <w:p w14:paraId="31A0F135" w14:textId="5792D3B3" w:rsidR="00593C1C" w:rsidRPr="00CE4022" w:rsidRDefault="00593C1C" w:rsidP="001531AE">
            <w:pPr>
              <w:pStyle w:val="NormalIndent"/>
              <w:keepNext w:val="0"/>
              <w:keepLines/>
              <w:widowControl w:val="0"/>
              <w:numPr>
                <w:ilvl w:val="0"/>
                <w:numId w:val="60"/>
              </w:numPr>
              <w:spacing w:before="0" w:after="0" w:line="312" w:lineRule="auto"/>
              <w:jc w:val="left"/>
              <w:rPr>
                <w:snapToGrid/>
                <w:color w:val="auto"/>
                <w:szCs w:val="26"/>
              </w:rPr>
            </w:pPr>
            <w:r w:rsidRPr="00E3205A">
              <w:rPr>
                <w:b/>
                <w:bCs/>
                <w:snapToGrid/>
                <w:color w:val="auto"/>
                <w:szCs w:val="26"/>
              </w:rPr>
              <w:t>Trạng thái:</w:t>
            </w:r>
            <w:r>
              <w:rPr>
                <w:snapToGrid/>
                <w:color w:val="auto"/>
                <w:szCs w:val="26"/>
              </w:rPr>
              <w:t xml:space="preserve"> Chọn Hoạt động/ Khóa. Mặc định </w:t>
            </w:r>
            <w:r w:rsidR="005C14B7">
              <w:rPr>
                <w:snapToGrid/>
                <w:color w:val="auto"/>
                <w:szCs w:val="26"/>
              </w:rPr>
              <w:t>là</w:t>
            </w:r>
            <w:r>
              <w:rPr>
                <w:snapToGrid/>
                <w:color w:val="auto"/>
                <w:szCs w:val="26"/>
              </w:rPr>
              <w:t xml:space="preserve"> Hoạt động.</w:t>
            </w:r>
          </w:p>
        </w:tc>
      </w:tr>
      <w:tr w:rsidR="00644568" w:rsidRPr="002F4F88" w14:paraId="7E9F6310" w14:textId="77777777" w:rsidTr="00260151">
        <w:tc>
          <w:tcPr>
            <w:tcW w:w="817" w:type="dxa"/>
            <w:shd w:val="clear" w:color="auto" w:fill="auto"/>
          </w:tcPr>
          <w:p w14:paraId="2BAE2BAE" w14:textId="77777777" w:rsidR="00644568" w:rsidRPr="002F4F88" w:rsidRDefault="00644568" w:rsidP="00644568">
            <w:pPr>
              <w:pStyle w:val="ListParagraph"/>
              <w:numPr>
                <w:ilvl w:val="0"/>
                <w:numId w:val="59"/>
              </w:numPr>
            </w:pPr>
          </w:p>
        </w:tc>
        <w:tc>
          <w:tcPr>
            <w:tcW w:w="1877" w:type="dxa"/>
            <w:shd w:val="clear" w:color="auto" w:fill="auto"/>
          </w:tcPr>
          <w:p w14:paraId="53CE8B60" w14:textId="38CF661B" w:rsidR="00644568" w:rsidRDefault="00644568" w:rsidP="00644568">
            <w:pPr>
              <w:keepLines/>
              <w:widowControl w:val="0"/>
              <w:rPr>
                <w:szCs w:val="26"/>
              </w:rPr>
            </w:pPr>
            <w:r>
              <w:rPr>
                <w:szCs w:val="26"/>
              </w:rPr>
              <w:t xml:space="preserve">Sửa </w:t>
            </w:r>
          </w:p>
        </w:tc>
        <w:tc>
          <w:tcPr>
            <w:tcW w:w="6912" w:type="dxa"/>
            <w:shd w:val="clear" w:color="auto" w:fill="auto"/>
          </w:tcPr>
          <w:p w14:paraId="35C5C18F" w14:textId="27B6FAB5" w:rsidR="00644568" w:rsidRDefault="00644568" w:rsidP="0064456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C</w:t>
            </w:r>
            <w:r>
              <w:rPr>
                <w:snapToGrid/>
                <w:color w:val="auto"/>
                <w:szCs w:val="26"/>
              </w:rPr>
              <w:t>ho phép NSD sửa các</w:t>
            </w:r>
            <w:r>
              <w:rPr>
                <w:snapToGrid/>
                <w:color w:val="auto"/>
                <w:szCs w:val="26"/>
                <w:lang w:val="vi-VN"/>
              </w:rPr>
              <w:t xml:space="preserve"> </w:t>
            </w:r>
            <w:r>
              <w:rPr>
                <w:snapToGrid/>
                <w:color w:val="auto"/>
                <w:szCs w:val="26"/>
              </w:rPr>
              <w:t>thông tin của vai trò</w:t>
            </w:r>
          </w:p>
        </w:tc>
      </w:tr>
      <w:tr w:rsidR="00D74197" w:rsidRPr="002F4F88" w14:paraId="6E71DCD2" w14:textId="77777777" w:rsidTr="00260151">
        <w:tc>
          <w:tcPr>
            <w:tcW w:w="817" w:type="dxa"/>
            <w:shd w:val="clear" w:color="auto" w:fill="auto"/>
          </w:tcPr>
          <w:p w14:paraId="1C0270D2" w14:textId="77777777" w:rsidR="00D74197" w:rsidRPr="002F4F88" w:rsidRDefault="00D74197" w:rsidP="001531AE">
            <w:pPr>
              <w:pStyle w:val="ListParagraph"/>
              <w:numPr>
                <w:ilvl w:val="0"/>
                <w:numId w:val="59"/>
              </w:numPr>
            </w:pPr>
          </w:p>
        </w:tc>
        <w:tc>
          <w:tcPr>
            <w:tcW w:w="1877" w:type="dxa"/>
            <w:shd w:val="clear" w:color="auto" w:fill="auto"/>
          </w:tcPr>
          <w:p w14:paraId="24AEF0F9" w14:textId="6590E2B2" w:rsidR="00D74197" w:rsidRPr="002F4F88" w:rsidRDefault="003F304F" w:rsidP="00260151">
            <w:pPr>
              <w:keepLines/>
              <w:widowControl w:val="0"/>
              <w:rPr>
                <w:szCs w:val="26"/>
              </w:rPr>
            </w:pPr>
            <w:r>
              <w:rPr>
                <w:szCs w:val="26"/>
              </w:rPr>
              <w:t>Xem chi tiết</w:t>
            </w:r>
          </w:p>
        </w:tc>
        <w:tc>
          <w:tcPr>
            <w:tcW w:w="6912" w:type="dxa"/>
            <w:shd w:val="clear" w:color="auto" w:fill="auto"/>
          </w:tcPr>
          <w:p w14:paraId="665F3B46" w14:textId="7F869389" w:rsidR="00D74197" w:rsidRPr="002F4F88" w:rsidRDefault="0026015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w:t>
            </w:r>
            <w:r w:rsidR="004C3976">
              <w:rPr>
                <w:snapToGrid/>
                <w:color w:val="auto"/>
                <w:szCs w:val="26"/>
              </w:rPr>
              <w:t>NSD xem chi tiết thông tin vai trò. Thông tin hiển thị đúng như lần cập nhật cuối cùng. Đồng thời, hiển thị các thông tin Người tạo, Ngày tạo, Người sửa, Ngày sửa.</w:t>
            </w:r>
          </w:p>
        </w:tc>
      </w:tr>
      <w:tr w:rsidR="0016701F" w:rsidRPr="002F4F88" w14:paraId="1D5580E9" w14:textId="77777777" w:rsidTr="00260151">
        <w:tc>
          <w:tcPr>
            <w:tcW w:w="817" w:type="dxa"/>
            <w:shd w:val="clear" w:color="auto" w:fill="auto"/>
          </w:tcPr>
          <w:p w14:paraId="6211B36A" w14:textId="77777777" w:rsidR="0016701F" w:rsidRPr="002F4F88" w:rsidRDefault="0016701F" w:rsidP="001531AE">
            <w:pPr>
              <w:pStyle w:val="ListParagraph"/>
              <w:numPr>
                <w:ilvl w:val="0"/>
                <w:numId w:val="59"/>
              </w:numPr>
            </w:pPr>
          </w:p>
        </w:tc>
        <w:tc>
          <w:tcPr>
            <w:tcW w:w="1877" w:type="dxa"/>
            <w:shd w:val="clear" w:color="auto" w:fill="auto"/>
          </w:tcPr>
          <w:p w14:paraId="5C1CE164" w14:textId="5E66B8AD" w:rsidR="0016701F" w:rsidRPr="002F4F88" w:rsidRDefault="003F304F" w:rsidP="00260151">
            <w:pPr>
              <w:keepLines/>
              <w:widowControl w:val="0"/>
              <w:rPr>
                <w:szCs w:val="26"/>
              </w:rPr>
            </w:pPr>
            <w:r>
              <w:rPr>
                <w:szCs w:val="26"/>
              </w:rPr>
              <w:t>Xóa</w:t>
            </w:r>
          </w:p>
        </w:tc>
        <w:tc>
          <w:tcPr>
            <w:tcW w:w="6912" w:type="dxa"/>
            <w:shd w:val="clear" w:color="auto" w:fill="auto"/>
          </w:tcPr>
          <w:p w14:paraId="32D9CA77" w14:textId="3AF5BE99" w:rsidR="00D7493B"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xóa vai trò</w:t>
            </w:r>
          </w:p>
          <w:p w14:paraId="271D950F" w14:textId="33F77D6D" w:rsidR="00B44037" w:rsidRDefault="00B44037"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vai trò “</w:t>
            </w:r>
            <w:r w:rsidRPr="00E3205A">
              <w:rPr>
                <w:i/>
                <w:iCs/>
                <w:snapToGrid/>
                <w:color w:val="auto"/>
                <w:szCs w:val="26"/>
              </w:rPr>
              <w:t xml:space="preserve">Bạn có chắc chắn muốn xóa </w:t>
            </w:r>
            <w:r w:rsidR="00127EC0" w:rsidRPr="00E3205A">
              <w:rPr>
                <w:i/>
                <w:iCs/>
                <w:snapToGrid/>
                <w:color w:val="auto"/>
                <w:szCs w:val="26"/>
              </w:rPr>
              <w:t>bản</w:t>
            </w:r>
            <w:r w:rsidR="00127EC0" w:rsidRPr="00E3205A">
              <w:rPr>
                <w:i/>
                <w:iCs/>
                <w:snapToGrid/>
                <w:color w:val="auto"/>
                <w:szCs w:val="26"/>
                <w:lang w:val="vi-VN"/>
              </w:rPr>
              <w:t xml:space="preserve"> ghi này? Kèm theo tên vai trò</w:t>
            </w:r>
            <w:r w:rsidRPr="00127EC0">
              <w:rPr>
                <w:snapToGrid/>
                <w:color w:val="auto"/>
                <w:szCs w:val="26"/>
                <w:lang w:val="vi-VN"/>
              </w:rPr>
              <w:t xml:space="preserve">”. </w:t>
            </w:r>
            <w:r>
              <w:rPr>
                <w:snapToGrid/>
                <w:color w:val="auto"/>
                <w:szCs w:val="26"/>
              </w:rPr>
              <w:t>NSD chọn có/ không:</w:t>
            </w:r>
          </w:p>
          <w:p w14:paraId="056BD075" w14:textId="77777777" w:rsidR="00B44037" w:rsidRDefault="00B44037" w:rsidP="00911D8A">
            <w:pPr>
              <w:pStyle w:val="NormalIndent"/>
              <w:keepNext w:val="0"/>
              <w:keepLines/>
              <w:widowControl w:val="0"/>
              <w:numPr>
                <w:ilvl w:val="0"/>
                <w:numId w:val="130"/>
              </w:numPr>
              <w:spacing w:before="0" w:after="0" w:line="312" w:lineRule="auto"/>
              <w:jc w:val="left"/>
              <w:rPr>
                <w:snapToGrid/>
                <w:color w:val="auto"/>
                <w:szCs w:val="26"/>
              </w:rPr>
            </w:pPr>
            <w:r>
              <w:rPr>
                <w:snapToGrid/>
                <w:color w:val="auto"/>
                <w:szCs w:val="26"/>
              </w:rPr>
              <w:t>Nếu chọn có, hệ thống thực hiện xóa vai trò đã chọn</w:t>
            </w:r>
          </w:p>
          <w:p w14:paraId="7EA7D2EF" w14:textId="0D089B9E" w:rsidR="0016701F" w:rsidRDefault="00B44037" w:rsidP="00911D8A">
            <w:pPr>
              <w:pStyle w:val="NormalIndent"/>
              <w:keepNext w:val="0"/>
              <w:keepLines/>
              <w:widowControl w:val="0"/>
              <w:numPr>
                <w:ilvl w:val="0"/>
                <w:numId w:val="130"/>
              </w:numPr>
              <w:spacing w:before="0" w:after="0" w:line="312" w:lineRule="auto"/>
              <w:jc w:val="left"/>
              <w:rPr>
                <w:snapToGrid/>
                <w:color w:val="auto"/>
                <w:szCs w:val="26"/>
              </w:rPr>
            </w:pPr>
            <w:r>
              <w:rPr>
                <w:snapToGrid/>
                <w:color w:val="auto"/>
                <w:szCs w:val="26"/>
              </w:rPr>
              <w:t>Nếu chọn không, hệ thống hủy bỏ thao tác xóa vai trò đã chọn.</w:t>
            </w:r>
          </w:p>
          <w:p w14:paraId="5AFFAB25" w14:textId="0EFE8CE0" w:rsidR="008B672E" w:rsidRPr="002F4F88"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vai trò đang được gán cho người dùng/ nhóm người dùng.</w:t>
            </w:r>
          </w:p>
        </w:tc>
      </w:tr>
      <w:tr w:rsidR="0016701F" w:rsidRPr="002F4F88" w14:paraId="2AECD2A8" w14:textId="77777777" w:rsidTr="00260151">
        <w:tc>
          <w:tcPr>
            <w:tcW w:w="817" w:type="dxa"/>
            <w:shd w:val="clear" w:color="auto" w:fill="auto"/>
          </w:tcPr>
          <w:p w14:paraId="79FFE9D1" w14:textId="77777777" w:rsidR="0016701F" w:rsidRPr="002F4F88" w:rsidRDefault="0016701F" w:rsidP="001531AE">
            <w:pPr>
              <w:pStyle w:val="ListParagraph"/>
              <w:numPr>
                <w:ilvl w:val="0"/>
                <w:numId w:val="59"/>
              </w:numPr>
            </w:pPr>
          </w:p>
        </w:tc>
        <w:tc>
          <w:tcPr>
            <w:tcW w:w="1877" w:type="dxa"/>
            <w:shd w:val="clear" w:color="auto" w:fill="auto"/>
          </w:tcPr>
          <w:p w14:paraId="69B9F720" w14:textId="1C5DFF87" w:rsidR="0016701F" w:rsidRPr="002F4F88" w:rsidRDefault="003F304F" w:rsidP="00260151">
            <w:pPr>
              <w:keepLines/>
              <w:widowControl w:val="0"/>
              <w:rPr>
                <w:szCs w:val="26"/>
              </w:rPr>
            </w:pPr>
            <w:r>
              <w:rPr>
                <w:szCs w:val="26"/>
              </w:rPr>
              <w:t>Tìm kiếm</w:t>
            </w:r>
          </w:p>
        </w:tc>
        <w:tc>
          <w:tcPr>
            <w:tcW w:w="6912" w:type="dxa"/>
            <w:shd w:val="clear" w:color="auto" w:fill="auto"/>
          </w:tcPr>
          <w:p w14:paraId="79AC7491" w14:textId="50C78124" w:rsidR="0016701F" w:rsidRDefault="008B672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vai trò hiển thị các thông tin</w:t>
            </w:r>
            <w:r w:rsidR="009E039F">
              <w:rPr>
                <w:snapToGrid/>
                <w:color w:val="auto"/>
                <w:szCs w:val="26"/>
                <w:lang w:val="vi-VN"/>
              </w:rPr>
              <w:t xml:space="preserve"> theo thứ tự sau</w:t>
            </w:r>
            <w:r>
              <w:rPr>
                <w:snapToGrid/>
                <w:color w:val="auto"/>
                <w:szCs w:val="26"/>
              </w:rPr>
              <w:t>:</w:t>
            </w:r>
          </w:p>
          <w:p w14:paraId="15B464F0"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STT</w:t>
            </w:r>
          </w:p>
          <w:p w14:paraId="15A11D91"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Tên vai trò</w:t>
            </w:r>
          </w:p>
          <w:p w14:paraId="31E91D4E"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Trạng thái: Hoạt động/ Khóa</w:t>
            </w:r>
          </w:p>
          <w:p w14:paraId="22A0FE74" w14:textId="77777777" w:rsidR="008B672E" w:rsidRDefault="008B672E" w:rsidP="001531AE">
            <w:pPr>
              <w:pStyle w:val="NormalIndent"/>
              <w:keepNext w:val="0"/>
              <w:keepLines/>
              <w:widowControl w:val="0"/>
              <w:numPr>
                <w:ilvl w:val="0"/>
                <w:numId w:val="61"/>
              </w:numPr>
              <w:spacing w:before="0" w:after="0" w:line="312" w:lineRule="auto"/>
              <w:jc w:val="left"/>
              <w:rPr>
                <w:snapToGrid/>
                <w:color w:val="auto"/>
                <w:szCs w:val="26"/>
              </w:rPr>
            </w:pPr>
            <w:r>
              <w:rPr>
                <w:snapToGrid/>
                <w:color w:val="auto"/>
                <w:szCs w:val="26"/>
              </w:rPr>
              <w:t>Mô tả</w:t>
            </w:r>
          </w:p>
          <w:p w14:paraId="104CBFED" w14:textId="02E5953C"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9E039F">
              <w:rPr>
                <w:snapToGrid/>
                <w:color w:val="auto"/>
                <w:szCs w:val="26"/>
              </w:rPr>
              <w:t>ngày</w:t>
            </w:r>
            <w:r w:rsidR="009E039F">
              <w:rPr>
                <w:snapToGrid/>
                <w:color w:val="auto"/>
                <w:szCs w:val="26"/>
                <w:lang w:val="vi-VN"/>
              </w:rPr>
              <w:t xml:space="preserve"> tạo</w:t>
            </w:r>
          </w:p>
          <w:p w14:paraId="7BB7D7EE" w14:textId="77777777" w:rsidR="008B672E" w:rsidRDefault="008B672E" w:rsidP="008B672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90EEA34"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Tên vai trò</w:t>
            </w:r>
          </w:p>
          <w:p w14:paraId="2F1F84C2" w14:textId="77777777" w:rsid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Trạng thái</w:t>
            </w:r>
          </w:p>
          <w:p w14:paraId="1E4A7EBD" w14:textId="68D0CE5C" w:rsidR="008B672E" w:rsidRPr="008B672E" w:rsidRDefault="008B672E" w:rsidP="001531AE">
            <w:pPr>
              <w:pStyle w:val="NormalIndent"/>
              <w:keepNext w:val="0"/>
              <w:keepLines/>
              <w:widowControl w:val="0"/>
              <w:numPr>
                <w:ilvl w:val="0"/>
                <w:numId w:val="62"/>
              </w:numPr>
              <w:spacing w:before="0" w:after="0" w:line="312" w:lineRule="auto"/>
              <w:jc w:val="left"/>
              <w:rPr>
                <w:snapToGrid/>
                <w:color w:val="auto"/>
                <w:szCs w:val="26"/>
              </w:rPr>
            </w:pPr>
            <w:r>
              <w:rPr>
                <w:snapToGrid/>
                <w:color w:val="auto"/>
                <w:szCs w:val="26"/>
              </w:rPr>
              <w:t>Mô tả</w:t>
            </w:r>
          </w:p>
        </w:tc>
      </w:tr>
      <w:tr w:rsidR="003F304F" w:rsidRPr="009A2416" w14:paraId="6439C637" w14:textId="77777777" w:rsidTr="00260151">
        <w:tc>
          <w:tcPr>
            <w:tcW w:w="817" w:type="dxa"/>
            <w:shd w:val="clear" w:color="auto" w:fill="auto"/>
          </w:tcPr>
          <w:p w14:paraId="620557E4" w14:textId="77777777" w:rsidR="003F304F" w:rsidRPr="002F4F88" w:rsidRDefault="003F304F" w:rsidP="001531AE">
            <w:pPr>
              <w:pStyle w:val="ListParagraph"/>
              <w:numPr>
                <w:ilvl w:val="0"/>
                <w:numId w:val="59"/>
              </w:numPr>
            </w:pPr>
          </w:p>
        </w:tc>
        <w:tc>
          <w:tcPr>
            <w:tcW w:w="1877" w:type="dxa"/>
            <w:shd w:val="clear" w:color="auto" w:fill="auto"/>
          </w:tcPr>
          <w:p w14:paraId="0209A30B" w14:textId="7C00FFC0" w:rsidR="003F304F" w:rsidRDefault="003F304F" w:rsidP="00260151">
            <w:pPr>
              <w:keepLines/>
              <w:widowControl w:val="0"/>
              <w:rPr>
                <w:szCs w:val="26"/>
              </w:rPr>
            </w:pPr>
            <w:r>
              <w:rPr>
                <w:szCs w:val="26"/>
              </w:rPr>
              <w:t>Phân quyền chức năng</w:t>
            </w:r>
          </w:p>
        </w:tc>
        <w:tc>
          <w:tcPr>
            <w:tcW w:w="6912" w:type="dxa"/>
            <w:shd w:val="clear" w:color="auto" w:fill="auto"/>
          </w:tcPr>
          <w:p w14:paraId="04CA7E19" w14:textId="43A638EB" w:rsidR="008B672E" w:rsidRDefault="008B672E" w:rsidP="008B672E">
            <w:pPr>
              <w:keepLines/>
              <w:widowControl w:val="0"/>
              <w:numPr>
                <w:ilvl w:val="0"/>
                <w:numId w:val="15"/>
              </w:numPr>
              <w:contextualSpacing/>
              <w:rPr>
                <w:szCs w:val="26"/>
              </w:rPr>
            </w:pPr>
            <w:r>
              <w:rPr>
                <w:szCs w:val="26"/>
              </w:rPr>
              <w:t xml:space="preserve">Cho phép thiết lập hoặc thay đổi các quyền thực hiện các chức năng </w:t>
            </w:r>
            <w:r w:rsidR="007E0F49">
              <w:rPr>
                <w:szCs w:val="26"/>
              </w:rPr>
              <w:t>của</w:t>
            </w:r>
            <w:r w:rsidR="007E0F49">
              <w:rPr>
                <w:szCs w:val="26"/>
                <w:lang w:val="vi-VN"/>
              </w:rPr>
              <w:t xml:space="preserve"> từng </w:t>
            </w:r>
            <w:r>
              <w:rPr>
                <w:szCs w:val="26"/>
              </w:rPr>
              <w:t>vai trò:</w:t>
            </w:r>
          </w:p>
          <w:p w14:paraId="67542BE5" w14:textId="49E928C7" w:rsidR="008B672E" w:rsidRPr="00551E6B" w:rsidRDefault="008B672E" w:rsidP="001531AE">
            <w:pPr>
              <w:pStyle w:val="NormalIndent"/>
              <w:keepNext w:val="0"/>
              <w:keepLines/>
              <w:widowControl w:val="0"/>
              <w:numPr>
                <w:ilvl w:val="0"/>
                <w:numId w:val="63"/>
              </w:numPr>
              <w:spacing w:before="0" w:after="0" w:line="312" w:lineRule="auto"/>
              <w:rPr>
                <w:szCs w:val="26"/>
                <w:lang w:val="vi-VN"/>
              </w:rPr>
            </w:pPr>
            <w:r w:rsidRPr="002F4F88">
              <w:rPr>
                <w:szCs w:val="26"/>
              </w:rPr>
              <w:t xml:space="preserve">Hệ thống hiển thị danh sách các quyền trên hệ thống </w:t>
            </w:r>
            <w:r w:rsidR="007E0F49">
              <w:rPr>
                <w:szCs w:val="26"/>
              </w:rPr>
              <w:t>phân</w:t>
            </w:r>
            <w:r w:rsidR="007E0F49">
              <w:rPr>
                <w:szCs w:val="26"/>
                <w:lang w:val="vi-VN"/>
              </w:rPr>
              <w:t xml:space="preserve"> cấp </w:t>
            </w:r>
            <w:r w:rsidRPr="002F4F88">
              <w:rPr>
                <w:szCs w:val="26"/>
              </w:rPr>
              <w:t>dạng cây có checkbox để tích chọn quyền gán cho vai trò</w:t>
            </w:r>
            <w:r>
              <w:rPr>
                <w:szCs w:val="26"/>
              </w:rPr>
              <w:t>.</w:t>
            </w:r>
            <w:r w:rsidR="00551E6B">
              <w:rPr>
                <w:szCs w:val="26"/>
                <w:lang w:val="vi-VN"/>
              </w:rPr>
              <w:t xml:space="preserve"> Phân cấp quyền chi tiết đến từng nút chức n</w:t>
            </w:r>
            <w:r w:rsidR="002B0733">
              <w:rPr>
                <w:szCs w:val="26"/>
                <w:lang w:val="vi-VN"/>
              </w:rPr>
              <w:t>ăng.</w:t>
            </w:r>
          </w:p>
          <w:p w14:paraId="2324CD7B" w14:textId="77777777" w:rsidR="008B672E" w:rsidRPr="00B32BA6" w:rsidRDefault="008B672E" w:rsidP="001531AE">
            <w:pPr>
              <w:pStyle w:val="NormalIndent"/>
              <w:keepNext w:val="0"/>
              <w:keepLines/>
              <w:widowControl w:val="0"/>
              <w:numPr>
                <w:ilvl w:val="0"/>
                <w:numId w:val="63"/>
              </w:numPr>
              <w:spacing w:before="0" w:after="0" w:line="312" w:lineRule="auto"/>
              <w:rPr>
                <w:szCs w:val="26"/>
                <w:lang w:val="vi-VN"/>
              </w:rPr>
            </w:pPr>
            <w:r w:rsidRPr="00B32BA6">
              <w:rPr>
                <w:szCs w:val="26"/>
                <w:lang w:val="vi-VN"/>
              </w:rPr>
              <w:t>Khi tích chọn quyền cấp cha thì hệ thống tự động tích chọn các quyền cấp con</w:t>
            </w:r>
          </w:p>
          <w:p w14:paraId="46C08EF9" w14:textId="55EBA0A1" w:rsidR="003F304F" w:rsidRPr="00B32BA6" w:rsidRDefault="008B672E" w:rsidP="008B672E">
            <w:pPr>
              <w:pStyle w:val="NormalIndent"/>
              <w:keepNext w:val="0"/>
              <w:keepLines/>
              <w:widowControl w:val="0"/>
              <w:numPr>
                <w:ilvl w:val="0"/>
                <w:numId w:val="15"/>
              </w:numPr>
              <w:spacing w:before="0" w:after="0" w:line="312" w:lineRule="auto"/>
              <w:jc w:val="left"/>
              <w:rPr>
                <w:snapToGrid/>
                <w:color w:val="auto"/>
                <w:szCs w:val="26"/>
                <w:lang w:val="vi-VN"/>
              </w:rPr>
            </w:pPr>
            <w:r w:rsidRPr="00B32BA6">
              <w:rPr>
                <w:szCs w:val="26"/>
                <w:lang w:val="vi-VN"/>
              </w:rPr>
              <w:lastRenderedPageBreak/>
              <w:t>Khi thay đổi quyền của vai trò thì người dùng và nhóm người dùng đang được gán cho vai trò đó cũng sẽ thay đổi theo quyền tương ứng.</w:t>
            </w:r>
          </w:p>
        </w:tc>
      </w:tr>
    </w:tbl>
    <w:p w14:paraId="71711D5C" w14:textId="79AE90E4" w:rsidR="00D74197" w:rsidRPr="00B32BA6" w:rsidRDefault="00D74197" w:rsidP="00D74197">
      <w:pPr>
        <w:rPr>
          <w:lang w:val="vi-VN"/>
        </w:rPr>
      </w:pPr>
      <w:r w:rsidRPr="00B32BA6">
        <w:rPr>
          <w:b/>
          <w:szCs w:val="26"/>
          <w:lang w:val="vi-VN"/>
        </w:rPr>
        <w:lastRenderedPageBreak/>
        <w:t>Yêu cầu đặc biệt/Điều kiện ràng buộc:</w:t>
      </w:r>
      <w:r w:rsidR="008B672E" w:rsidRPr="00B32BA6">
        <w:rPr>
          <w:b/>
          <w:szCs w:val="26"/>
          <w:lang w:val="vi-VN"/>
        </w:rPr>
        <w:t xml:space="preserve"> N/A</w:t>
      </w:r>
    </w:p>
    <w:p w14:paraId="72088CCC" w14:textId="77777777" w:rsidR="00B20620" w:rsidRPr="008057EC" w:rsidRDefault="00B20620" w:rsidP="008057EC">
      <w:pPr>
        <w:pStyle w:val="tvHeading111"/>
      </w:pPr>
      <w:bookmarkStart w:id="61" w:name="_Toc87047294"/>
      <w:r w:rsidRPr="008057EC">
        <w:t>Lịch sử công tác</w:t>
      </w:r>
      <w:bookmarkEnd w:id="61"/>
      <w:r w:rsidRPr="008057EC">
        <w:t xml:space="preserve"> </w:t>
      </w:r>
    </w:p>
    <w:p w14:paraId="4D0E6EB0" w14:textId="77777777" w:rsidR="00B20620" w:rsidRPr="00C6184E" w:rsidRDefault="00B20620" w:rsidP="00B20620">
      <w:pPr>
        <w:rPr>
          <w:lang w:val="vi-VN"/>
        </w:rPr>
      </w:pPr>
      <w:r w:rsidRPr="004A3ECC">
        <w:rPr>
          <w:b/>
          <w:bCs/>
          <w:szCs w:val="26"/>
        </w:rPr>
        <w:t>Mục đích:</w:t>
      </w:r>
      <w:r w:rsidRPr="002F4F88">
        <w:rPr>
          <w:b/>
          <w:szCs w:val="26"/>
        </w:rPr>
        <w:t xml:space="preserve"> </w:t>
      </w:r>
      <w:r w:rsidRPr="002F4F88">
        <w:rPr>
          <w:szCs w:val="26"/>
        </w:rPr>
        <w:t xml:space="preserve">Quản lý </w:t>
      </w:r>
      <w:r>
        <w:rPr>
          <w:szCs w:val="26"/>
        </w:rPr>
        <w:t>quá</w:t>
      </w:r>
      <w:r>
        <w:rPr>
          <w:szCs w:val="26"/>
          <w:lang w:val="vi-VN"/>
        </w:rPr>
        <w:t xml:space="preserve"> trình công tác, luân chuyển làm việc qua các phòng ban của người dùng, hỗ trợ cho việc hiển thị đúng dữ liệu lịch sử liên quan khi người dùng thay đổi phòng ban làm việc, đặc biệt là người dùng thuộc các đơn vị được kiểm toán.</w:t>
      </w:r>
    </w:p>
    <w:p w14:paraId="3DB92417" w14:textId="77777777" w:rsidR="00B20620" w:rsidRPr="00401BAA" w:rsidRDefault="00B20620" w:rsidP="00B20620">
      <w:pPr>
        <w:rPr>
          <w:lang w:val="vi-VN"/>
        </w:rPr>
      </w:pPr>
      <w:r w:rsidRPr="00401BAA">
        <w:rPr>
          <w:b/>
          <w:bCs/>
          <w:szCs w:val="26"/>
          <w:lang w:val="vi-VN"/>
        </w:rPr>
        <w:t>Vai trò thực hiện:</w:t>
      </w:r>
      <w:r w:rsidRPr="00401BAA">
        <w:rPr>
          <w:szCs w:val="26"/>
          <w:lang w:val="vi-VN"/>
        </w:rPr>
        <w:t xml:space="preserve"> Quản trị hệ thống</w:t>
      </w:r>
    </w:p>
    <w:p w14:paraId="02AA4B25" w14:textId="77777777" w:rsidR="00B20620" w:rsidRPr="002F4F88" w:rsidRDefault="00B20620" w:rsidP="00B20620">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20620" w:rsidRPr="002F4F88" w14:paraId="66470720" w14:textId="77777777" w:rsidTr="00F80107">
        <w:trPr>
          <w:trHeight w:val="449"/>
        </w:trPr>
        <w:tc>
          <w:tcPr>
            <w:tcW w:w="817" w:type="dxa"/>
            <w:shd w:val="clear" w:color="auto" w:fill="auto"/>
          </w:tcPr>
          <w:p w14:paraId="5A11742D" w14:textId="77777777" w:rsidR="00B20620" w:rsidRPr="002F4F88" w:rsidRDefault="00B20620" w:rsidP="00F80107">
            <w:pPr>
              <w:keepLines/>
              <w:widowControl w:val="0"/>
              <w:jc w:val="both"/>
              <w:rPr>
                <w:b/>
                <w:bCs/>
                <w:szCs w:val="26"/>
              </w:rPr>
            </w:pPr>
            <w:r w:rsidRPr="002F4F88">
              <w:rPr>
                <w:b/>
                <w:bCs/>
                <w:szCs w:val="26"/>
              </w:rPr>
              <w:t>STT</w:t>
            </w:r>
          </w:p>
        </w:tc>
        <w:tc>
          <w:tcPr>
            <w:tcW w:w="1877" w:type="dxa"/>
            <w:shd w:val="clear" w:color="auto" w:fill="auto"/>
          </w:tcPr>
          <w:p w14:paraId="6AA2C2DB" w14:textId="77777777" w:rsidR="00B20620" w:rsidRPr="002F4F88" w:rsidRDefault="00B20620" w:rsidP="00F80107">
            <w:pPr>
              <w:keepLines/>
              <w:widowControl w:val="0"/>
              <w:jc w:val="both"/>
              <w:rPr>
                <w:b/>
                <w:bCs/>
                <w:szCs w:val="26"/>
              </w:rPr>
            </w:pPr>
            <w:r w:rsidRPr="002F4F88">
              <w:rPr>
                <w:b/>
                <w:bCs/>
                <w:szCs w:val="26"/>
              </w:rPr>
              <w:t>Chức năng</w:t>
            </w:r>
          </w:p>
        </w:tc>
        <w:tc>
          <w:tcPr>
            <w:tcW w:w="6912" w:type="dxa"/>
            <w:shd w:val="clear" w:color="auto" w:fill="auto"/>
          </w:tcPr>
          <w:p w14:paraId="011A3A9B" w14:textId="77777777" w:rsidR="00B20620" w:rsidRPr="002F4F88" w:rsidRDefault="00B20620" w:rsidP="00F80107">
            <w:pPr>
              <w:keepLines/>
              <w:widowControl w:val="0"/>
              <w:jc w:val="both"/>
              <w:rPr>
                <w:b/>
                <w:bCs/>
                <w:szCs w:val="26"/>
              </w:rPr>
            </w:pPr>
            <w:r w:rsidRPr="002F4F88">
              <w:rPr>
                <w:b/>
                <w:bCs/>
                <w:szCs w:val="26"/>
              </w:rPr>
              <w:t>Mô tả</w:t>
            </w:r>
          </w:p>
        </w:tc>
      </w:tr>
      <w:tr w:rsidR="00B20620" w:rsidRPr="002F4F88" w14:paraId="00885EFB" w14:textId="77777777" w:rsidTr="00F80107">
        <w:tc>
          <w:tcPr>
            <w:tcW w:w="817" w:type="dxa"/>
            <w:shd w:val="clear" w:color="auto" w:fill="auto"/>
          </w:tcPr>
          <w:p w14:paraId="71B28040" w14:textId="77777777" w:rsidR="00B20620" w:rsidRPr="002F4F88" w:rsidRDefault="00B20620" w:rsidP="00911D8A">
            <w:pPr>
              <w:pStyle w:val="ListParagraph"/>
              <w:numPr>
                <w:ilvl w:val="0"/>
                <w:numId w:val="115"/>
              </w:numPr>
            </w:pPr>
          </w:p>
        </w:tc>
        <w:tc>
          <w:tcPr>
            <w:tcW w:w="1877" w:type="dxa"/>
            <w:shd w:val="clear" w:color="auto" w:fill="auto"/>
          </w:tcPr>
          <w:p w14:paraId="67EEFA4E" w14:textId="77777777" w:rsidR="00B20620" w:rsidRDefault="00B20620" w:rsidP="00F80107">
            <w:pPr>
              <w:keepLines/>
              <w:widowControl w:val="0"/>
              <w:rPr>
                <w:szCs w:val="26"/>
              </w:rPr>
            </w:pPr>
            <w:r>
              <w:rPr>
                <w:szCs w:val="26"/>
              </w:rPr>
              <w:t>Tìm kiếm</w:t>
            </w:r>
          </w:p>
        </w:tc>
        <w:tc>
          <w:tcPr>
            <w:tcW w:w="6912" w:type="dxa"/>
            <w:shd w:val="clear" w:color="auto" w:fill="auto"/>
          </w:tcPr>
          <w:p w14:paraId="56056145"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lịch sử công tác người dùng hiển thị các thông tin:</w:t>
            </w:r>
          </w:p>
          <w:p w14:paraId="2394C2D7" w14:textId="3E7616BA" w:rsidR="001854CB" w:rsidRDefault="001854CB"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Tên</w:t>
            </w:r>
            <w:r>
              <w:rPr>
                <w:snapToGrid/>
                <w:color w:val="auto"/>
                <w:szCs w:val="26"/>
                <w:lang w:val="vi-VN"/>
              </w:rPr>
              <w:t xml:space="preserve"> đăng nhập</w:t>
            </w:r>
          </w:p>
          <w:p w14:paraId="708F932A" w14:textId="2B317651" w:rsidR="00BC3B88" w:rsidRP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Họ</w:t>
            </w:r>
            <w:r>
              <w:rPr>
                <w:snapToGrid/>
                <w:color w:val="auto"/>
                <w:szCs w:val="26"/>
                <w:lang w:val="vi-VN"/>
              </w:rPr>
              <w:t xml:space="preserve"> và tên</w:t>
            </w:r>
          </w:p>
          <w:p w14:paraId="3A604F13" w14:textId="70F5B5C7" w:rsidR="00BC3B88"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vị/Phòng ban</w:t>
            </w:r>
          </w:p>
          <w:p w14:paraId="2771733A" w14:textId="6B806EF2" w:rsidR="00B20620" w:rsidRDefault="00BC3B88" w:rsidP="00911D8A">
            <w:pPr>
              <w:pStyle w:val="NormalIndent"/>
              <w:keepNext w:val="0"/>
              <w:keepLines/>
              <w:widowControl w:val="0"/>
              <w:numPr>
                <w:ilvl w:val="0"/>
                <w:numId w:val="116"/>
              </w:numPr>
              <w:spacing w:before="0" w:after="0" w:line="312" w:lineRule="auto"/>
              <w:jc w:val="left"/>
              <w:rPr>
                <w:snapToGrid/>
                <w:color w:val="auto"/>
                <w:szCs w:val="26"/>
              </w:rPr>
            </w:pPr>
            <w:r>
              <w:rPr>
                <w:snapToGrid/>
                <w:color w:val="auto"/>
                <w:szCs w:val="26"/>
              </w:rPr>
              <w:t>Ngày</w:t>
            </w:r>
            <w:r>
              <w:rPr>
                <w:snapToGrid/>
                <w:color w:val="auto"/>
                <w:szCs w:val="26"/>
                <w:lang w:val="vi-VN"/>
              </w:rPr>
              <w:t xml:space="preserve"> bắt đầu làm việc</w:t>
            </w:r>
          </w:p>
          <w:p w14:paraId="3EC31C4E" w14:textId="037E6A2A"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hiển thị theo </w:t>
            </w:r>
            <w:r w:rsidR="003E4242">
              <w:rPr>
                <w:snapToGrid/>
                <w:color w:val="auto"/>
                <w:szCs w:val="26"/>
              </w:rPr>
              <w:t>ngày</w:t>
            </w:r>
            <w:r w:rsidR="003E4242">
              <w:rPr>
                <w:snapToGrid/>
                <w:color w:val="auto"/>
                <w:szCs w:val="26"/>
                <w:lang w:val="vi-VN"/>
              </w:rPr>
              <w:t xml:space="preserve"> cập nhật nơi làm việc của người dùng</w:t>
            </w:r>
            <w:r w:rsidR="00AD359D">
              <w:rPr>
                <w:snapToGrid/>
                <w:color w:val="auto"/>
                <w:szCs w:val="26"/>
                <w:lang w:val="vi-VN"/>
              </w:rPr>
              <w:t>: từ mới đến cũ</w:t>
            </w:r>
          </w:p>
          <w:p w14:paraId="5E21A324" w14:textId="77777777" w:rsidR="00B20620" w:rsidRDefault="00B20620" w:rsidP="00F8010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B7C8EDE" w14:textId="5FE8E0C9" w:rsidR="00B20620" w:rsidRDefault="00B20620" w:rsidP="00911D8A">
            <w:pPr>
              <w:pStyle w:val="NormalIndent"/>
              <w:keepNext w:val="0"/>
              <w:keepLines/>
              <w:widowControl w:val="0"/>
              <w:numPr>
                <w:ilvl w:val="0"/>
                <w:numId w:val="117"/>
              </w:numPr>
              <w:spacing w:before="0" w:after="0" w:line="312" w:lineRule="auto"/>
              <w:jc w:val="left"/>
              <w:rPr>
                <w:snapToGrid/>
                <w:color w:val="auto"/>
                <w:szCs w:val="26"/>
              </w:rPr>
            </w:pPr>
            <w:r>
              <w:rPr>
                <w:snapToGrid/>
                <w:color w:val="auto"/>
                <w:szCs w:val="26"/>
              </w:rPr>
              <w:t>T</w:t>
            </w:r>
            <w:r w:rsidR="00AD359D">
              <w:rPr>
                <w:snapToGrid/>
                <w:color w:val="auto"/>
                <w:szCs w:val="26"/>
              </w:rPr>
              <w:t>ên</w:t>
            </w:r>
            <w:r w:rsidR="00AD359D">
              <w:rPr>
                <w:snapToGrid/>
                <w:color w:val="auto"/>
                <w:szCs w:val="26"/>
                <w:lang w:val="vi-VN"/>
              </w:rPr>
              <w:t xml:space="preserve"> đăng nhập</w:t>
            </w:r>
          </w:p>
          <w:p w14:paraId="0481BEFB" w14:textId="77777777" w:rsidR="00B20620" w:rsidRPr="0083558A" w:rsidRDefault="00B20620" w:rsidP="00911D8A">
            <w:pPr>
              <w:pStyle w:val="NormalIndent"/>
              <w:keepNext w:val="0"/>
              <w:keepLines/>
              <w:widowControl w:val="0"/>
              <w:numPr>
                <w:ilvl w:val="0"/>
                <w:numId w:val="117"/>
              </w:numPr>
              <w:spacing w:before="0" w:after="0" w:line="312" w:lineRule="auto"/>
              <w:jc w:val="left"/>
              <w:rPr>
                <w:snapToGrid/>
                <w:color w:val="auto"/>
                <w:szCs w:val="26"/>
              </w:rPr>
            </w:pPr>
            <w:r>
              <w:rPr>
                <w:snapToGrid/>
                <w:color w:val="auto"/>
                <w:szCs w:val="26"/>
              </w:rPr>
              <w:t>Đơn vị/ phòng ban</w:t>
            </w:r>
          </w:p>
        </w:tc>
      </w:tr>
    </w:tbl>
    <w:p w14:paraId="0AB074B7" w14:textId="77777777" w:rsidR="00B20620" w:rsidRDefault="00B20620" w:rsidP="00B20620">
      <w:r w:rsidRPr="002F4F88">
        <w:rPr>
          <w:b/>
          <w:szCs w:val="26"/>
        </w:rPr>
        <w:t>Yêu cầu đặc biệt/Điều kiện ràng buộc:</w:t>
      </w:r>
      <w:r>
        <w:rPr>
          <w:b/>
          <w:szCs w:val="26"/>
        </w:rPr>
        <w:t xml:space="preserve"> N/A</w:t>
      </w:r>
    </w:p>
    <w:p w14:paraId="739AD024" w14:textId="1B76AE34" w:rsidR="004A4096" w:rsidRDefault="004A4096" w:rsidP="008057EC">
      <w:pPr>
        <w:pStyle w:val="tvHeading111"/>
      </w:pPr>
      <w:bookmarkStart w:id="62" w:name="_Toc87047295"/>
      <w:r>
        <w:t>Đăng nhập, thay đổi mật khẩu, quên mật khẩu</w:t>
      </w:r>
      <w:bookmarkEnd w:id="62"/>
    </w:p>
    <w:p w14:paraId="209AB29F" w14:textId="00EEB771" w:rsidR="004A4096" w:rsidRPr="002F4F88" w:rsidRDefault="004A4096" w:rsidP="004A4096">
      <w:r w:rsidRPr="004A3ECC">
        <w:rPr>
          <w:b/>
          <w:bCs/>
          <w:szCs w:val="26"/>
        </w:rPr>
        <w:t>Mục đích:</w:t>
      </w:r>
      <w:r w:rsidRPr="002F4F88">
        <w:rPr>
          <w:b/>
          <w:szCs w:val="26"/>
        </w:rPr>
        <w:t xml:space="preserve"> </w:t>
      </w:r>
      <w:r>
        <w:rPr>
          <w:szCs w:val="26"/>
        </w:rPr>
        <w:t>C</w:t>
      </w:r>
      <w:r w:rsidRPr="002F4F88">
        <w:rPr>
          <w:szCs w:val="26"/>
        </w:rPr>
        <w:t>ho phép NSD đăng nhập vào hệ thống, đổi mật khẩu, xử lý quên mật khẩu</w:t>
      </w:r>
      <w:r>
        <w:rPr>
          <w:szCs w:val="26"/>
        </w:rPr>
        <w:t>.</w:t>
      </w:r>
    </w:p>
    <w:p w14:paraId="69C3435E" w14:textId="1C9B71D9" w:rsidR="004A4096" w:rsidRPr="002F4F88" w:rsidRDefault="004A4096" w:rsidP="004A4096">
      <w:r w:rsidRPr="004A3ECC">
        <w:rPr>
          <w:b/>
          <w:bCs/>
          <w:szCs w:val="26"/>
        </w:rPr>
        <w:t>Vai trò thực hiện:</w:t>
      </w:r>
      <w:r w:rsidRPr="002F4F88">
        <w:rPr>
          <w:szCs w:val="26"/>
        </w:rPr>
        <w:t xml:space="preserve"> </w:t>
      </w:r>
      <w:r w:rsidR="00675BEE">
        <w:rPr>
          <w:szCs w:val="26"/>
        </w:rPr>
        <w:t>tất cả NSD</w:t>
      </w:r>
    </w:p>
    <w:p w14:paraId="02FC638A" w14:textId="77777777" w:rsidR="004A4096" w:rsidRPr="002F4F88" w:rsidRDefault="004A4096" w:rsidP="004A409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4096" w:rsidRPr="002F4F88" w14:paraId="07CD0E23" w14:textId="77777777" w:rsidTr="004E2D74">
        <w:trPr>
          <w:trHeight w:val="449"/>
        </w:trPr>
        <w:tc>
          <w:tcPr>
            <w:tcW w:w="817" w:type="dxa"/>
            <w:shd w:val="clear" w:color="auto" w:fill="auto"/>
          </w:tcPr>
          <w:p w14:paraId="27835850" w14:textId="77777777" w:rsidR="004A4096" w:rsidRPr="002F4F88" w:rsidRDefault="004A4096" w:rsidP="004E2D74">
            <w:pPr>
              <w:keepLines/>
              <w:widowControl w:val="0"/>
              <w:jc w:val="both"/>
              <w:rPr>
                <w:b/>
                <w:bCs/>
                <w:szCs w:val="26"/>
              </w:rPr>
            </w:pPr>
            <w:r w:rsidRPr="002F4F88">
              <w:rPr>
                <w:b/>
                <w:bCs/>
                <w:szCs w:val="26"/>
              </w:rPr>
              <w:t>STT</w:t>
            </w:r>
          </w:p>
        </w:tc>
        <w:tc>
          <w:tcPr>
            <w:tcW w:w="1877" w:type="dxa"/>
            <w:shd w:val="clear" w:color="auto" w:fill="auto"/>
          </w:tcPr>
          <w:p w14:paraId="74DFAADC" w14:textId="77777777" w:rsidR="004A4096" w:rsidRPr="002F4F88" w:rsidRDefault="004A4096" w:rsidP="004E2D74">
            <w:pPr>
              <w:keepLines/>
              <w:widowControl w:val="0"/>
              <w:jc w:val="both"/>
              <w:rPr>
                <w:b/>
                <w:bCs/>
                <w:szCs w:val="26"/>
              </w:rPr>
            </w:pPr>
            <w:r w:rsidRPr="002F4F88">
              <w:rPr>
                <w:b/>
                <w:bCs/>
                <w:szCs w:val="26"/>
              </w:rPr>
              <w:t>Chức năng</w:t>
            </w:r>
          </w:p>
        </w:tc>
        <w:tc>
          <w:tcPr>
            <w:tcW w:w="6912" w:type="dxa"/>
            <w:shd w:val="clear" w:color="auto" w:fill="auto"/>
          </w:tcPr>
          <w:p w14:paraId="43AABACC" w14:textId="77777777" w:rsidR="004A4096" w:rsidRPr="002F4F88" w:rsidRDefault="004A4096" w:rsidP="004E2D74">
            <w:pPr>
              <w:keepLines/>
              <w:widowControl w:val="0"/>
              <w:jc w:val="both"/>
              <w:rPr>
                <w:b/>
                <w:bCs/>
                <w:szCs w:val="26"/>
              </w:rPr>
            </w:pPr>
            <w:r w:rsidRPr="002F4F88">
              <w:rPr>
                <w:b/>
                <w:bCs/>
                <w:szCs w:val="26"/>
              </w:rPr>
              <w:t>Mô tả</w:t>
            </w:r>
          </w:p>
        </w:tc>
      </w:tr>
      <w:tr w:rsidR="00637ACB" w:rsidRPr="002F4F88" w14:paraId="10721ECA" w14:textId="77777777" w:rsidTr="004E2D74">
        <w:tc>
          <w:tcPr>
            <w:tcW w:w="817" w:type="dxa"/>
            <w:shd w:val="clear" w:color="auto" w:fill="auto"/>
          </w:tcPr>
          <w:p w14:paraId="60A40903" w14:textId="77777777" w:rsidR="00637ACB" w:rsidRPr="002F4F88" w:rsidRDefault="00637ACB" w:rsidP="00A915DF">
            <w:pPr>
              <w:pStyle w:val="ListParagraph"/>
              <w:numPr>
                <w:ilvl w:val="0"/>
                <w:numId w:val="64"/>
              </w:numPr>
            </w:pPr>
          </w:p>
        </w:tc>
        <w:tc>
          <w:tcPr>
            <w:tcW w:w="1877" w:type="dxa"/>
            <w:shd w:val="clear" w:color="auto" w:fill="auto"/>
          </w:tcPr>
          <w:p w14:paraId="0FFAB00E" w14:textId="5AF0150E" w:rsidR="00637ACB" w:rsidRPr="002F4F88" w:rsidRDefault="00637ACB" w:rsidP="00637ACB">
            <w:pPr>
              <w:keepLines/>
              <w:widowControl w:val="0"/>
              <w:rPr>
                <w:szCs w:val="26"/>
              </w:rPr>
            </w:pPr>
            <w:r w:rsidRPr="002F4F88">
              <w:rPr>
                <w:szCs w:val="26"/>
              </w:rPr>
              <w:t>Đăng nhập</w:t>
            </w:r>
          </w:p>
        </w:tc>
        <w:tc>
          <w:tcPr>
            <w:tcW w:w="6912" w:type="dxa"/>
            <w:shd w:val="clear" w:color="auto" w:fill="auto"/>
          </w:tcPr>
          <w:p w14:paraId="017F6726" w14:textId="77777777" w:rsidR="00531E33" w:rsidRPr="00531E33" w:rsidRDefault="00103BED" w:rsidP="00531E33">
            <w:pPr>
              <w:keepLines/>
              <w:widowControl w:val="0"/>
              <w:numPr>
                <w:ilvl w:val="0"/>
                <w:numId w:val="15"/>
              </w:numPr>
              <w:contextualSpacing/>
              <w:rPr>
                <w:b/>
                <w:bCs/>
                <w:szCs w:val="26"/>
              </w:rPr>
            </w:pPr>
            <w:r>
              <w:rPr>
                <w:szCs w:val="26"/>
                <w:lang w:val="vi-VN"/>
              </w:rPr>
              <w:t>N</w:t>
            </w:r>
            <w:r w:rsidR="00637ACB" w:rsidRPr="002F4F88">
              <w:rPr>
                <w:szCs w:val="26"/>
              </w:rPr>
              <w:t xml:space="preserve">gười dùng đăng nhập với tài khoản </w:t>
            </w:r>
            <w:r w:rsidR="00531E33">
              <w:rPr>
                <w:szCs w:val="26"/>
              </w:rPr>
              <w:t>và</w:t>
            </w:r>
            <w:r w:rsidR="00531E33">
              <w:rPr>
                <w:szCs w:val="26"/>
                <w:lang w:val="vi-VN"/>
              </w:rPr>
              <w:t xml:space="preserve"> mật khẩu </w:t>
            </w:r>
            <w:r w:rsidR="00637ACB" w:rsidRPr="002F4F88">
              <w:rPr>
                <w:szCs w:val="26"/>
              </w:rPr>
              <w:t>được cấp và gửi qua email</w:t>
            </w:r>
          </w:p>
          <w:p w14:paraId="11BEBD87" w14:textId="3406BCA2" w:rsidR="00637ACB" w:rsidRPr="00531E33" w:rsidRDefault="00637ACB" w:rsidP="00531E33">
            <w:pPr>
              <w:keepLines/>
              <w:widowControl w:val="0"/>
              <w:numPr>
                <w:ilvl w:val="0"/>
                <w:numId w:val="15"/>
              </w:numPr>
              <w:contextualSpacing/>
              <w:rPr>
                <w:b/>
                <w:bCs/>
                <w:szCs w:val="26"/>
              </w:rPr>
            </w:pPr>
            <w:r w:rsidRPr="00531E33">
              <w:rPr>
                <w:szCs w:val="26"/>
              </w:rPr>
              <w:t xml:space="preserve">Hệ thống nhắc đổi mật khẩu ở lần đăng nhập đầu tiên </w:t>
            </w:r>
          </w:p>
          <w:p w14:paraId="5D79AF0B" w14:textId="77777777" w:rsidR="00637ACB" w:rsidRPr="002F4F88" w:rsidRDefault="00637ACB" w:rsidP="00637ACB">
            <w:pPr>
              <w:keepLines/>
              <w:widowControl w:val="0"/>
              <w:numPr>
                <w:ilvl w:val="0"/>
                <w:numId w:val="15"/>
              </w:numPr>
              <w:contextualSpacing/>
              <w:rPr>
                <w:b/>
                <w:bCs/>
                <w:szCs w:val="26"/>
              </w:rPr>
            </w:pPr>
            <w:r w:rsidRPr="002F4F88">
              <w:rPr>
                <w:szCs w:val="26"/>
              </w:rPr>
              <w:t xml:space="preserve">Tài khoản bị </w:t>
            </w:r>
            <w:r w:rsidRPr="002F4F88">
              <w:rPr>
                <w:b/>
                <w:bCs/>
                <w:szCs w:val="26"/>
              </w:rPr>
              <w:t>khóa</w:t>
            </w:r>
            <w:r w:rsidRPr="002F4F88">
              <w:rPr>
                <w:szCs w:val="26"/>
              </w:rPr>
              <w:t xml:space="preserve"> khi đăng nhập, hệ thống hiển thị cảnh báo “</w:t>
            </w:r>
            <w:r w:rsidRPr="002F4F88">
              <w:rPr>
                <w:i/>
                <w:iCs/>
                <w:szCs w:val="26"/>
              </w:rPr>
              <w:t>Tài khoản bị khóa</w:t>
            </w:r>
            <w:r w:rsidRPr="002F4F88">
              <w:rPr>
                <w:szCs w:val="26"/>
              </w:rPr>
              <w:t>”</w:t>
            </w:r>
          </w:p>
          <w:p w14:paraId="1F40B525" w14:textId="203D326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NSD nhập sai thông tin tài khoản, hệ thống báo lỗi “</w:t>
            </w:r>
            <w:r w:rsidRPr="009F3457">
              <w:rPr>
                <w:i/>
                <w:szCs w:val="26"/>
              </w:rPr>
              <w:t>Tài khoản người dùng hoặc mật khẩu nhập không chính xác</w:t>
            </w:r>
            <w:r w:rsidRPr="002F4F88">
              <w:rPr>
                <w:szCs w:val="26"/>
              </w:rPr>
              <w:t>”</w:t>
            </w:r>
            <w:r>
              <w:rPr>
                <w:szCs w:val="26"/>
              </w:rPr>
              <w:t>.</w:t>
            </w:r>
          </w:p>
        </w:tc>
      </w:tr>
      <w:tr w:rsidR="00637ACB" w:rsidRPr="002F4F88" w14:paraId="11186695" w14:textId="77777777" w:rsidTr="004E2D74">
        <w:tc>
          <w:tcPr>
            <w:tcW w:w="817" w:type="dxa"/>
            <w:shd w:val="clear" w:color="auto" w:fill="auto"/>
          </w:tcPr>
          <w:p w14:paraId="0513F6C4" w14:textId="77777777" w:rsidR="00637ACB" w:rsidRPr="002F4F88" w:rsidRDefault="00637ACB" w:rsidP="00A915DF">
            <w:pPr>
              <w:pStyle w:val="ListParagraph"/>
              <w:numPr>
                <w:ilvl w:val="0"/>
                <w:numId w:val="64"/>
              </w:numPr>
            </w:pPr>
          </w:p>
        </w:tc>
        <w:tc>
          <w:tcPr>
            <w:tcW w:w="1877" w:type="dxa"/>
            <w:shd w:val="clear" w:color="auto" w:fill="auto"/>
          </w:tcPr>
          <w:p w14:paraId="69EE6656" w14:textId="66C296F7" w:rsidR="00637ACB" w:rsidRPr="002F4F88" w:rsidRDefault="00637ACB" w:rsidP="00637ACB">
            <w:pPr>
              <w:keepLines/>
              <w:widowControl w:val="0"/>
              <w:rPr>
                <w:szCs w:val="26"/>
              </w:rPr>
            </w:pPr>
            <w:r w:rsidRPr="002F4F88">
              <w:rPr>
                <w:szCs w:val="26"/>
              </w:rPr>
              <w:t>Đổi mật khẩu</w:t>
            </w:r>
          </w:p>
        </w:tc>
        <w:tc>
          <w:tcPr>
            <w:tcW w:w="6912" w:type="dxa"/>
            <w:shd w:val="clear" w:color="auto" w:fill="auto"/>
          </w:tcPr>
          <w:p w14:paraId="522678DE" w14:textId="77777777" w:rsidR="00637ACB" w:rsidRPr="002F4F88" w:rsidRDefault="00637ACB" w:rsidP="00637ACB">
            <w:pPr>
              <w:keepLines/>
              <w:widowControl w:val="0"/>
              <w:numPr>
                <w:ilvl w:val="0"/>
                <w:numId w:val="15"/>
              </w:numPr>
              <w:contextualSpacing/>
              <w:rPr>
                <w:szCs w:val="26"/>
              </w:rPr>
            </w:pPr>
            <w:r w:rsidRPr="002F4F88">
              <w:rPr>
                <w:szCs w:val="26"/>
              </w:rPr>
              <w:t xml:space="preserve">Khi đổi mật khẩu, NSD nhập các thông tin: </w:t>
            </w:r>
          </w:p>
          <w:p w14:paraId="28F7AF25" w14:textId="77777777" w:rsidR="00637ACB" w:rsidRPr="002F4F88" w:rsidRDefault="00637ACB" w:rsidP="00A915DF">
            <w:pPr>
              <w:keepLines/>
              <w:widowControl w:val="0"/>
              <w:numPr>
                <w:ilvl w:val="0"/>
                <w:numId w:val="65"/>
              </w:numPr>
              <w:contextualSpacing/>
              <w:rPr>
                <w:szCs w:val="26"/>
              </w:rPr>
            </w:pPr>
            <w:r w:rsidRPr="002F4F88">
              <w:rPr>
                <w:szCs w:val="26"/>
              </w:rPr>
              <w:t>Mật khẩu cũ*</w:t>
            </w:r>
          </w:p>
          <w:p w14:paraId="4106F7C2" w14:textId="77777777" w:rsidR="00637ACB" w:rsidRPr="002F4F88" w:rsidRDefault="00637ACB" w:rsidP="00A915DF">
            <w:pPr>
              <w:keepLines/>
              <w:widowControl w:val="0"/>
              <w:numPr>
                <w:ilvl w:val="0"/>
                <w:numId w:val="65"/>
              </w:numPr>
              <w:contextualSpacing/>
              <w:rPr>
                <w:szCs w:val="26"/>
              </w:rPr>
            </w:pPr>
            <w:r w:rsidRPr="002F4F88">
              <w:rPr>
                <w:szCs w:val="26"/>
              </w:rPr>
              <w:t>Mật khẩu mới*</w:t>
            </w:r>
          </w:p>
          <w:p w14:paraId="435B94BC" w14:textId="77777777" w:rsidR="00637ACB" w:rsidRPr="002F4F88" w:rsidRDefault="00637ACB" w:rsidP="00A915DF">
            <w:pPr>
              <w:keepLines/>
              <w:widowControl w:val="0"/>
              <w:numPr>
                <w:ilvl w:val="0"/>
                <w:numId w:val="65"/>
              </w:numPr>
              <w:contextualSpacing/>
              <w:rPr>
                <w:szCs w:val="26"/>
              </w:rPr>
            </w:pPr>
            <w:r w:rsidRPr="002F4F88">
              <w:rPr>
                <w:szCs w:val="26"/>
              </w:rPr>
              <w:t>Nhập lại mật khẩu mới*</w:t>
            </w:r>
          </w:p>
          <w:p w14:paraId="2B65C02C" w14:textId="77777777" w:rsidR="00637ACB" w:rsidRDefault="00637ACB" w:rsidP="00637ACB">
            <w:pPr>
              <w:keepLines/>
              <w:widowControl w:val="0"/>
              <w:numPr>
                <w:ilvl w:val="0"/>
                <w:numId w:val="15"/>
              </w:numPr>
              <w:contextualSpacing/>
              <w:rPr>
                <w:szCs w:val="26"/>
              </w:rPr>
            </w:pPr>
            <w:r w:rsidRPr="002F4F88">
              <w:rPr>
                <w:szCs w:val="26"/>
              </w:rPr>
              <w:t xml:space="preserve">Hệ thống nhắc đổi mật khẩu sau 90 ngày kể từ lần đăng nhập cuối cùng. </w:t>
            </w:r>
          </w:p>
          <w:p w14:paraId="79D8E6BA" w14:textId="798A2395"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Pr>
                <w:szCs w:val="26"/>
              </w:rPr>
              <w:t>Hệ thống gửi email thông báo mật khẩu mới cho người dùng</w:t>
            </w:r>
          </w:p>
        </w:tc>
      </w:tr>
      <w:tr w:rsidR="00637ACB" w:rsidRPr="002F4F88" w14:paraId="1C31E3DF" w14:textId="77777777" w:rsidTr="004E2D74">
        <w:tc>
          <w:tcPr>
            <w:tcW w:w="817" w:type="dxa"/>
            <w:shd w:val="clear" w:color="auto" w:fill="auto"/>
          </w:tcPr>
          <w:p w14:paraId="70242317" w14:textId="77777777" w:rsidR="00637ACB" w:rsidRPr="002F4F88" w:rsidRDefault="00637ACB" w:rsidP="00A915DF">
            <w:pPr>
              <w:pStyle w:val="ListParagraph"/>
              <w:numPr>
                <w:ilvl w:val="0"/>
                <w:numId w:val="64"/>
              </w:numPr>
            </w:pPr>
          </w:p>
        </w:tc>
        <w:tc>
          <w:tcPr>
            <w:tcW w:w="1877" w:type="dxa"/>
            <w:shd w:val="clear" w:color="auto" w:fill="auto"/>
          </w:tcPr>
          <w:p w14:paraId="356315B4" w14:textId="438415E5" w:rsidR="00637ACB" w:rsidRPr="002F4F88" w:rsidRDefault="00637ACB" w:rsidP="00637ACB">
            <w:pPr>
              <w:keepLines/>
              <w:widowControl w:val="0"/>
              <w:rPr>
                <w:szCs w:val="26"/>
              </w:rPr>
            </w:pPr>
            <w:r w:rsidRPr="002F4F88">
              <w:rPr>
                <w:szCs w:val="26"/>
              </w:rPr>
              <w:t>Đăng xuất</w:t>
            </w:r>
          </w:p>
        </w:tc>
        <w:tc>
          <w:tcPr>
            <w:tcW w:w="6912" w:type="dxa"/>
            <w:shd w:val="clear" w:color="auto" w:fill="auto"/>
          </w:tcPr>
          <w:p w14:paraId="3D48DB51" w14:textId="77777777" w:rsidR="00637ACB" w:rsidRPr="002F4F88" w:rsidRDefault="00637ACB" w:rsidP="00637ACB">
            <w:pPr>
              <w:keepLines/>
              <w:widowControl w:val="0"/>
              <w:numPr>
                <w:ilvl w:val="0"/>
                <w:numId w:val="15"/>
              </w:numPr>
              <w:contextualSpacing/>
              <w:rPr>
                <w:szCs w:val="26"/>
              </w:rPr>
            </w:pPr>
            <w:r w:rsidRPr="002F4F88">
              <w:rPr>
                <w:szCs w:val="26"/>
              </w:rPr>
              <w:t>Cho phép NSD đăng xuất khỏi hệ thống</w:t>
            </w:r>
          </w:p>
          <w:p w14:paraId="3544670B" w14:textId="2F128632" w:rsidR="00637ACB" w:rsidRPr="002F4F88" w:rsidRDefault="00637ACB" w:rsidP="00637ACB">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Khi đăng xuất, hệ thống hiển thị pop up xác nhận “</w:t>
            </w:r>
            <w:r w:rsidRPr="002F4F88">
              <w:rPr>
                <w:i/>
                <w:iCs/>
                <w:szCs w:val="26"/>
              </w:rPr>
              <w:t>Bạn muốn thoát khỏi chương trình?</w:t>
            </w:r>
          </w:p>
        </w:tc>
      </w:tr>
    </w:tbl>
    <w:p w14:paraId="40FF9171" w14:textId="783F9912" w:rsidR="004A4096" w:rsidRDefault="004A4096" w:rsidP="004A4096">
      <w:pPr>
        <w:rPr>
          <w:b/>
          <w:szCs w:val="26"/>
          <w:lang w:val="vi-VN"/>
        </w:rPr>
      </w:pPr>
      <w:r w:rsidRPr="002F4F88">
        <w:rPr>
          <w:b/>
          <w:szCs w:val="26"/>
        </w:rPr>
        <w:t>Yêu cầu đặc biệt/Điều kiện ràng buộc:</w:t>
      </w:r>
      <w:r w:rsidR="00531E33">
        <w:rPr>
          <w:b/>
          <w:szCs w:val="26"/>
          <w:lang w:val="vi-VN"/>
        </w:rPr>
        <w:t xml:space="preserve"> N/A</w:t>
      </w:r>
    </w:p>
    <w:p w14:paraId="4B68D5B8" w14:textId="5FB4ABB3" w:rsidR="00653A97" w:rsidRPr="00757B29" w:rsidRDefault="00653A97" w:rsidP="00653A97">
      <w:pPr>
        <w:pStyle w:val="tvHeading11"/>
      </w:pPr>
      <w:bookmarkStart w:id="63" w:name="_Toc87047296"/>
      <w:r>
        <w:rPr>
          <w:lang w:val="en-US"/>
        </w:rPr>
        <w:t>Quản lý hệ thống</w:t>
      </w:r>
      <w:bookmarkEnd w:id="63"/>
    </w:p>
    <w:p w14:paraId="3D41F482" w14:textId="32EF954F" w:rsidR="00D74197" w:rsidRDefault="00D74197" w:rsidP="008057EC">
      <w:pPr>
        <w:pStyle w:val="tvHeading111"/>
      </w:pPr>
      <w:bookmarkStart w:id="64" w:name="_Toc87047297"/>
      <w:r>
        <w:t>Tham số hệ thống</w:t>
      </w:r>
      <w:bookmarkEnd w:id="64"/>
    </w:p>
    <w:p w14:paraId="0021C767" w14:textId="2139D8C2" w:rsidR="00C354A6" w:rsidRPr="002F4F88" w:rsidRDefault="00C354A6" w:rsidP="00C354A6">
      <w:r w:rsidRPr="004A3ECC">
        <w:rPr>
          <w:b/>
          <w:bCs/>
          <w:szCs w:val="26"/>
        </w:rPr>
        <w:t>Mục đích:</w:t>
      </w:r>
      <w:r w:rsidRPr="002F4F88">
        <w:rPr>
          <w:b/>
          <w:szCs w:val="26"/>
        </w:rPr>
        <w:t xml:space="preserve"> </w:t>
      </w:r>
      <w:r w:rsidR="00DF61B1" w:rsidRPr="00DF61B1">
        <w:rPr>
          <w:szCs w:val="26"/>
        </w:rPr>
        <w:t>Quản lý</w:t>
      </w:r>
      <w:r w:rsidR="00845590">
        <w:rPr>
          <w:szCs w:val="26"/>
        </w:rPr>
        <w:t xml:space="preserve"> thông tin các</w:t>
      </w:r>
      <w:r w:rsidR="00DF61B1" w:rsidRPr="00DF61B1">
        <w:rPr>
          <w:szCs w:val="26"/>
        </w:rPr>
        <w:t xml:space="preserve"> th</w:t>
      </w:r>
      <w:r w:rsidR="00DF61B1">
        <w:rPr>
          <w:szCs w:val="26"/>
        </w:rPr>
        <w:t xml:space="preserve">am số </w:t>
      </w:r>
      <w:r w:rsidR="00E113A7">
        <w:rPr>
          <w:szCs w:val="26"/>
        </w:rPr>
        <w:t>dùng</w:t>
      </w:r>
      <w:r w:rsidR="00E113A7">
        <w:rPr>
          <w:szCs w:val="26"/>
          <w:lang w:val="vi-VN"/>
        </w:rPr>
        <w:t xml:space="preserve"> chung trên</w:t>
      </w:r>
      <w:r w:rsidR="00DF61B1">
        <w:rPr>
          <w:szCs w:val="26"/>
        </w:rPr>
        <w:t xml:space="preserve"> hệ thống</w:t>
      </w:r>
    </w:p>
    <w:p w14:paraId="2AEB68F3" w14:textId="77777777" w:rsidR="00C354A6" w:rsidRPr="002F4F88" w:rsidRDefault="00C354A6" w:rsidP="00C354A6">
      <w:r w:rsidRPr="004A3ECC">
        <w:rPr>
          <w:b/>
          <w:bCs/>
          <w:szCs w:val="26"/>
        </w:rPr>
        <w:t>Vai trò thực hiện:</w:t>
      </w:r>
      <w:r w:rsidRPr="002F4F88">
        <w:rPr>
          <w:szCs w:val="26"/>
        </w:rPr>
        <w:t xml:space="preserve"> </w:t>
      </w:r>
      <w:r>
        <w:rPr>
          <w:szCs w:val="26"/>
        </w:rPr>
        <w:t>Quản trị hệ thống</w:t>
      </w:r>
    </w:p>
    <w:p w14:paraId="24260467" w14:textId="77777777" w:rsidR="00C354A6" w:rsidRPr="002F4F88" w:rsidRDefault="00C354A6" w:rsidP="00C354A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C354A6" w:rsidRPr="002F4F88" w14:paraId="2389C51E" w14:textId="77777777" w:rsidTr="004E2D74">
        <w:trPr>
          <w:trHeight w:val="449"/>
        </w:trPr>
        <w:tc>
          <w:tcPr>
            <w:tcW w:w="817" w:type="dxa"/>
            <w:shd w:val="clear" w:color="auto" w:fill="auto"/>
          </w:tcPr>
          <w:p w14:paraId="6183A846" w14:textId="77777777" w:rsidR="00C354A6" w:rsidRPr="002F4F88" w:rsidRDefault="00C354A6" w:rsidP="004E2D74">
            <w:pPr>
              <w:keepLines/>
              <w:widowControl w:val="0"/>
              <w:jc w:val="both"/>
              <w:rPr>
                <w:b/>
                <w:bCs/>
                <w:szCs w:val="26"/>
              </w:rPr>
            </w:pPr>
            <w:r w:rsidRPr="002F4F88">
              <w:rPr>
                <w:b/>
                <w:bCs/>
                <w:szCs w:val="26"/>
              </w:rPr>
              <w:t>STT</w:t>
            </w:r>
          </w:p>
        </w:tc>
        <w:tc>
          <w:tcPr>
            <w:tcW w:w="1877" w:type="dxa"/>
            <w:shd w:val="clear" w:color="auto" w:fill="auto"/>
          </w:tcPr>
          <w:p w14:paraId="12DB82DD" w14:textId="77777777" w:rsidR="00C354A6" w:rsidRPr="002F4F88" w:rsidRDefault="00C354A6" w:rsidP="004E2D74">
            <w:pPr>
              <w:keepLines/>
              <w:widowControl w:val="0"/>
              <w:jc w:val="both"/>
              <w:rPr>
                <w:b/>
                <w:bCs/>
                <w:szCs w:val="26"/>
              </w:rPr>
            </w:pPr>
            <w:r w:rsidRPr="002F4F88">
              <w:rPr>
                <w:b/>
                <w:bCs/>
                <w:szCs w:val="26"/>
              </w:rPr>
              <w:t>Chức năng</w:t>
            </w:r>
          </w:p>
        </w:tc>
        <w:tc>
          <w:tcPr>
            <w:tcW w:w="6912" w:type="dxa"/>
            <w:shd w:val="clear" w:color="auto" w:fill="auto"/>
          </w:tcPr>
          <w:p w14:paraId="0A380E50" w14:textId="77777777" w:rsidR="00C354A6" w:rsidRPr="002F4F88" w:rsidRDefault="00C354A6" w:rsidP="004E2D74">
            <w:pPr>
              <w:keepLines/>
              <w:widowControl w:val="0"/>
              <w:jc w:val="both"/>
              <w:rPr>
                <w:b/>
                <w:bCs/>
                <w:szCs w:val="26"/>
              </w:rPr>
            </w:pPr>
            <w:r w:rsidRPr="002F4F88">
              <w:rPr>
                <w:b/>
                <w:bCs/>
                <w:szCs w:val="26"/>
              </w:rPr>
              <w:t>Mô tả</w:t>
            </w:r>
          </w:p>
        </w:tc>
      </w:tr>
      <w:tr w:rsidR="00C354A6" w:rsidRPr="002F4F88" w14:paraId="051688DF" w14:textId="77777777" w:rsidTr="004E2D74">
        <w:tc>
          <w:tcPr>
            <w:tcW w:w="817" w:type="dxa"/>
            <w:shd w:val="clear" w:color="auto" w:fill="auto"/>
          </w:tcPr>
          <w:p w14:paraId="6A77F752" w14:textId="77777777" w:rsidR="00C354A6" w:rsidRPr="002F4F88" w:rsidRDefault="00C354A6" w:rsidP="00A915DF">
            <w:pPr>
              <w:pStyle w:val="ListParagraph"/>
              <w:numPr>
                <w:ilvl w:val="0"/>
                <w:numId w:val="66"/>
              </w:numPr>
            </w:pPr>
          </w:p>
        </w:tc>
        <w:tc>
          <w:tcPr>
            <w:tcW w:w="1877" w:type="dxa"/>
            <w:shd w:val="clear" w:color="auto" w:fill="auto"/>
          </w:tcPr>
          <w:p w14:paraId="1757E932" w14:textId="139E1AAC" w:rsidR="00C354A6" w:rsidRPr="002F4F88" w:rsidRDefault="00CC1BF5" w:rsidP="004E2D74">
            <w:pPr>
              <w:keepLines/>
              <w:widowControl w:val="0"/>
              <w:rPr>
                <w:szCs w:val="26"/>
              </w:rPr>
            </w:pPr>
            <w:r>
              <w:rPr>
                <w:szCs w:val="26"/>
              </w:rPr>
              <w:t>Xem</w:t>
            </w:r>
            <w:r w:rsidR="0099618A">
              <w:rPr>
                <w:szCs w:val="26"/>
              </w:rPr>
              <w:t xml:space="preserve"> danh sách</w:t>
            </w:r>
          </w:p>
        </w:tc>
        <w:tc>
          <w:tcPr>
            <w:tcW w:w="6912" w:type="dxa"/>
            <w:shd w:val="clear" w:color="auto" w:fill="auto"/>
          </w:tcPr>
          <w:p w14:paraId="5B9FA749" w14:textId="77777777" w:rsidR="00C354A6" w:rsidRDefault="0099618A"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tham số hiển thị các thông tin:</w:t>
            </w:r>
          </w:p>
          <w:p w14:paraId="6A0830F3"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STT</w:t>
            </w:r>
          </w:p>
          <w:p w14:paraId="2206B21C" w14:textId="06E8A649"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Phân hệ</w:t>
            </w:r>
            <w:r w:rsidR="00453185">
              <w:rPr>
                <w:snapToGrid/>
                <w:color w:val="auto"/>
                <w:szCs w:val="26"/>
                <w:lang w:val="vi-VN"/>
              </w:rPr>
              <w:t xml:space="preserve">: </w:t>
            </w:r>
            <w:r w:rsidR="00E113A7">
              <w:rPr>
                <w:snapToGrid/>
                <w:color w:val="auto"/>
                <w:szCs w:val="26"/>
                <w:lang w:val="vi-VN"/>
              </w:rPr>
              <w:t xml:space="preserve">tên </w:t>
            </w:r>
            <w:r w:rsidR="00453185">
              <w:rPr>
                <w:snapToGrid/>
                <w:color w:val="auto"/>
                <w:szCs w:val="26"/>
                <w:lang w:val="vi-VN"/>
              </w:rPr>
              <w:t>phân hệ chức năng sử dụng tham số</w:t>
            </w:r>
          </w:p>
          <w:p w14:paraId="2838ED57" w14:textId="2A0B7874" w:rsidR="0099618A" w:rsidRDefault="00453185"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lang w:val="vi-VN"/>
              </w:rPr>
              <w:t>T</w:t>
            </w:r>
            <w:r w:rsidR="0099618A">
              <w:rPr>
                <w:snapToGrid/>
                <w:color w:val="auto"/>
                <w:szCs w:val="26"/>
              </w:rPr>
              <w:t>ham số</w:t>
            </w:r>
          </w:p>
          <w:p w14:paraId="70D6AE5C" w14:textId="77777777" w:rsidR="0099618A"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Giá trị</w:t>
            </w:r>
          </w:p>
          <w:p w14:paraId="2299E5ED" w14:textId="333872FD" w:rsidR="0099618A" w:rsidRPr="002F4F88" w:rsidRDefault="0099618A" w:rsidP="00A915DF">
            <w:pPr>
              <w:pStyle w:val="NormalIndent"/>
              <w:keepNext w:val="0"/>
              <w:keepLines/>
              <w:widowControl w:val="0"/>
              <w:numPr>
                <w:ilvl w:val="0"/>
                <w:numId w:val="67"/>
              </w:numPr>
              <w:spacing w:before="0" w:after="0" w:line="312" w:lineRule="auto"/>
              <w:jc w:val="left"/>
              <w:rPr>
                <w:snapToGrid/>
                <w:color w:val="auto"/>
                <w:szCs w:val="26"/>
              </w:rPr>
            </w:pPr>
            <w:r>
              <w:rPr>
                <w:snapToGrid/>
                <w:color w:val="auto"/>
                <w:szCs w:val="26"/>
              </w:rPr>
              <w:t>Ghi chú</w:t>
            </w:r>
          </w:p>
        </w:tc>
      </w:tr>
      <w:tr w:rsidR="00E113A7" w:rsidRPr="002F4F88" w14:paraId="7B981913" w14:textId="77777777" w:rsidTr="004E2D74">
        <w:tc>
          <w:tcPr>
            <w:tcW w:w="817" w:type="dxa"/>
            <w:shd w:val="clear" w:color="auto" w:fill="auto"/>
          </w:tcPr>
          <w:p w14:paraId="623AB7F0" w14:textId="77777777" w:rsidR="00E113A7" w:rsidRPr="002F4F88" w:rsidRDefault="00E113A7" w:rsidP="00A915DF">
            <w:pPr>
              <w:pStyle w:val="ListParagraph"/>
              <w:numPr>
                <w:ilvl w:val="0"/>
                <w:numId w:val="66"/>
              </w:numPr>
            </w:pPr>
          </w:p>
        </w:tc>
        <w:tc>
          <w:tcPr>
            <w:tcW w:w="1877" w:type="dxa"/>
            <w:shd w:val="clear" w:color="auto" w:fill="auto"/>
          </w:tcPr>
          <w:p w14:paraId="01AF4D9B" w14:textId="54FEC93D" w:rsidR="00E113A7" w:rsidRDefault="00E113A7" w:rsidP="00E113A7">
            <w:pPr>
              <w:keepLines/>
              <w:widowControl w:val="0"/>
              <w:rPr>
                <w:szCs w:val="26"/>
              </w:rPr>
            </w:pPr>
            <w:r>
              <w:rPr>
                <w:szCs w:val="26"/>
              </w:rPr>
              <w:t>Cập nhật</w:t>
            </w:r>
          </w:p>
        </w:tc>
        <w:tc>
          <w:tcPr>
            <w:tcW w:w="6912" w:type="dxa"/>
            <w:shd w:val="clear" w:color="auto" w:fill="auto"/>
          </w:tcPr>
          <w:p w14:paraId="4D7B1847" w14:textId="3974195A"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cập nhật thông tin tham số</w:t>
            </w:r>
            <w:r w:rsidR="00012898">
              <w:rPr>
                <w:snapToGrid/>
                <w:color w:val="auto"/>
                <w:szCs w:val="26"/>
                <w:lang w:val="vi-VN"/>
              </w:rPr>
              <w:t xml:space="preserve">: chỉ được cập nhật </w:t>
            </w:r>
            <w:r>
              <w:rPr>
                <w:snapToGrid/>
                <w:color w:val="auto"/>
                <w:szCs w:val="26"/>
              </w:rPr>
              <w:t>giá trị tham số, ghi chú.</w:t>
            </w:r>
          </w:p>
          <w:p w14:paraId="3D40D780" w14:textId="065F43F2" w:rsidR="00E113A7" w:rsidRDefault="00E113A7" w:rsidP="00E113A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cập nhật thông tin Phân hệ và Tên tham số </w:t>
            </w:r>
          </w:p>
        </w:tc>
      </w:tr>
      <w:tr w:rsidR="00C354A6" w:rsidRPr="002F4F88" w14:paraId="185D6BD3" w14:textId="77777777" w:rsidTr="004E2D74">
        <w:tc>
          <w:tcPr>
            <w:tcW w:w="817" w:type="dxa"/>
            <w:shd w:val="clear" w:color="auto" w:fill="auto"/>
          </w:tcPr>
          <w:p w14:paraId="4C8D8956" w14:textId="77777777" w:rsidR="00C354A6" w:rsidRPr="002F4F88" w:rsidRDefault="00C354A6" w:rsidP="00A915DF">
            <w:pPr>
              <w:pStyle w:val="ListParagraph"/>
              <w:numPr>
                <w:ilvl w:val="0"/>
                <w:numId w:val="66"/>
              </w:numPr>
            </w:pPr>
          </w:p>
        </w:tc>
        <w:tc>
          <w:tcPr>
            <w:tcW w:w="1877" w:type="dxa"/>
            <w:shd w:val="clear" w:color="auto" w:fill="auto"/>
          </w:tcPr>
          <w:p w14:paraId="6CDA762A" w14:textId="4F2D2C9A" w:rsidR="00C354A6" w:rsidRPr="002F4F88" w:rsidRDefault="00CC1BF5" w:rsidP="004E2D74">
            <w:pPr>
              <w:keepLines/>
              <w:widowControl w:val="0"/>
              <w:rPr>
                <w:szCs w:val="26"/>
              </w:rPr>
            </w:pPr>
            <w:r>
              <w:rPr>
                <w:szCs w:val="26"/>
              </w:rPr>
              <w:t>Tìm kiếm</w:t>
            </w:r>
          </w:p>
        </w:tc>
        <w:tc>
          <w:tcPr>
            <w:tcW w:w="6912" w:type="dxa"/>
            <w:shd w:val="clear" w:color="auto" w:fill="auto"/>
          </w:tcPr>
          <w:p w14:paraId="0AEAC6DD" w14:textId="77777777" w:rsidR="002D4A32" w:rsidRPr="002F4F88" w:rsidRDefault="002D4A32" w:rsidP="002D4A32">
            <w:pPr>
              <w:numPr>
                <w:ilvl w:val="0"/>
                <w:numId w:val="15"/>
              </w:numPr>
              <w:rPr>
                <w:szCs w:val="26"/>
              </w:rPr>
            </w:pPr>
            <w:r w:rsidRPr="002F4F88">
              <w:rPr>
                <w:szCs w:val="26"/>
              </w:rPr>
              <w:t>Cho phép tìm kiếm trên danh sách các tham số theo tiêu chí:</w:t>
            </w:r>
          </w:p>
          <w:p w14:paraId="5EA2B3A7" w14:textId="3BDF6A87" w:rsidR="002D4A32" w:rsidRDefault="002D4A32" w:rsidP="00A915DF">
            <w:pPr>
              <w:pStyle w:val="ColorfulList-Accent12"/>
              <w:keepLines/>
              <w:widowControl w:val="0"/>
              <w:numPr>
                <w:ilvl w:val="0"/>
                <w:numId w:val="68"/>
              </w:numPr>
              <w:rPr>
                <w:szCs w:val="26"/>
              </w:rPr>
            </w:pPr>
            <w:r w:rsidRPr="002F4F88">
              <w:rPr>
                <w:szCs w:val="26"/>
              </w:rPr>
              <w:t>Tham số</w:t>
            </w:r>
          </w:p>
          <w:p w14:paraId="13F425DE" w14:textId="5FDDE4E3" w:rsidR="00C354A6" w:rsidRPr="002D4A32" w:rsidRDefault="002D4A32" w:rsidP="00A915DF">
            <w:pPr>
              <w:pStyle w:val="ColorfulList-Accent12"/>
              <w:keepLines/>
              <w:widowControl w:val="0"/>
              <w:numPr>
                <w:ilvl w:val="0"/>
                <w:numId w:val="68"/>
              </w:numPr>
              <w:rPr>
                <w:szCs w:val="26"/>
              </w:rPr>
            </w:pPr>
            <w:r w:rsidRPr="002D4A32">
              <w:rPr>
                <w:szCs w:val="26"/>
              </w:rPr>
              <w:t>Phân hệ chức năng</w:t>
            </w:r>
          </w:p>
        </w:tc>
      </w:tr>
      <w:tr w:rsidR="00CC1BF5" w:rsidRPr="002F4F88" w14:paraId="5E2EF3C2" w14:textId="77777777" w:rsidTr="004E2D74">
        <w:tc>
          <w:tcPr>
            <w:tcW w:w="817" w:type="dxa"/>
            <w:shd w:val="clear" w:color="auto" w:fill="auto"/>
          </w:tcPr>
          <w:p w14:paraId="385B2B8F" w14:textId="77777777" w:rsidR="00CC1BF5" w:rsidRPr="002F4F88" w:rsidRDefault="00CC1BF5" w:rsidP="00A915DF">
            <w:pPr>
              <w:pStyle w:val="ListParagraph"/>
              <w:numPr>
                <w:ilvl w:val="0"/>
                <w:numId w:val="66"/>
              </w:numPr>
            </w:pPr>
          </w:p>
        </w:tc>
        <w:tc>
          <w:tcPr>
            <w:tcW w:w="1877" w:type="dxa"/>
            <w:shd w:val="clear" w:color="auto" w:fill="auto"/>
          </w:tcPr>
          <w:p w14:paraId="1CA2E957" w14:textId="64F49485" w:rsidR="00CC1BF5" w:rsidRDefault="00CC1BF5" w:rsidP="004E2D74">
            <w:pPr>
              <w:keepLines/>
              <w:widowControl w:val="0"/>
              <w:rPr>
                <w:szCs w:val="26"/>
              </w:rPr>
            </w:pPr>
            <w:r>
              <w:rPr>
                <w:szCs w:val="26"/>
              </w:rPr>
              <w:t>Reset tham số</w:t>
            </w:r>
          </w:p>
        </w:tc>
        <w:tc>
          <w:tcPr>
            <w:tcW w:w="6912" w:type="dxa"/>
            <w:shd w:val="clear" w:color="auto" w:fill="auto"/>
          </w:tcPr>
          <w:p w14:paraId="30DE60A9" w14:textId="145FC843" w:rsidR="00CC1BF5" w:rsidRPr="002F4F88" w:rsidRDefault="002D4A32" w:rsidP="002D4A32">
            <w:pPr>
              <w:pStyle w:val="NormalIndent"/>
              <w:keepNext w:val="0"/>
              <w:keepLines/>
              <w:widowControl w:val="0"/>
              <w:numPr>
                <w:ilvl w:val="0"/>
                <w:numId w:val="15"/>
              </w:numPr>
              <w:spacing w:before="0" w:after="0" w:line="312" w:lineRule="auto"/>
              <w:jc w:val="left"/>
              <w:rPr>
                <w:snapToGrid/>
                <w:color w:val="auto"/>
                <w:szCs w:val="26"/>
              </w:rPr>
            </w:pPr>
            <w:r>
              <w:rPr>
                <w:szCs w:val="26"/>
              </w:rPr>
              <w:t>Cho phép NSD xóa tất cả các Giá trị, ghi chú hiện tại của tham số về giá trị mặc định tham số.</w:t>
            </w:r>
          </w:p>
        </w:tc>
      </w:tr>
    </w:tbl>
    <w:p w14:paraId="52FE3DA4" w14:textId="1CA1BFAF" w:rsidR="00C354A6" w:rsidRPr="00012898" w:rsidRDefault="00C354A6" w:rsidP="00C354A6">
      <w:pPr>
        <w:rPr>
          <w:b/>
          <w:szCs w:val="26"/>
          <w:lang w:val="vi-VN"/>
        </w:rPr>
      </w:pPr>
      <w:r w:rsidRPr="002F4F88">
        <w:rPr>
          <w:b/>
          <w:szCs w:val="26"/>
        </w:rPr>
        <w:t>Yêu cầu đặc biệt/Điều kiện ràng buộc:</w:t>
      </w:r>
      <w:r w:rsidR="00012898">
        <w:rPr>
          <w:b/>
          <w:szCs w:val="26"/>
          <w:lang w:val="vi-VN"/>
        </w:rPr>
        <w:t xml:space="preserve"> N/A</w:t>
      </w:r>
    </w:p>
    <w:p w14:paraId="1AEF104C" w14:textId="6B4C04C0" w:rsidR="00293E21" w:rsidRPr="00FF6CF6" w:rsidRDefault="00293E21" w:rsidP="00FF6CF6">
      <w:pPr>
        <w:rPr>
          <w:szCs w:val="26"/>
          <w:lang w:val="vi-VN"/>
        </w:rPr>
      </w:pPr>
      <w:r w:rsidRPr="00B32BA6">
        <w:rPr>
          <w:szCs w:val="26"/>
          <w:lang w:val="vi-VN"/>
        </w:rPr>
        <w:t>Danh sách các tham số trên hệ thống</w:t>
      </w:r>
      <w:r w:rsidR="00FF6CF6">
        <w:rPr>
          <w:szCs w:val="26"/>
          <w:lang w:val="vi-VN"/>
        </w:rPr>
        <w:t>:</w:t>
      </w:r>
    </w:p>
    <w:tbl>
      <w:tblPr>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686"/>
        <w:gridCol w:w="1152"/>
        <w:gridCol w:w="2268"/>
        <w:gridCol w:w="2098"/>
        <w:gridCol w:w="3430"/>
      </w:tblGrid>
      <w:tr w:rsidR="0057602D" w:rsidRPr="003C59EE" w14:paraId="5220F5FF" w14:textId="77777777" w:rsidTr="0057602D">
        <w:trPr>
          <w:tblHeader/>
        </w:trPr>
        <w:tc>
          <w:tcPr>
            <w:tcW w:w="686" w:type="dxa"/>
            <w:shd w:val="clear" w:color="auto" w:fill="BFBFBF"/>
          </w:tcPr>
          <w:p w14:paraId="6050E56F" w14:textId="77777777" w:rsidR="0057602D" w:rsidRPr="003C59EE" w:rsidRDefault="0057602D" w:rsidP="00293E21">
            <w:pPr>
              <w:keepLines/>
              <w:widowControl w:val="0"/>
              <w:rPr>
                <w:b/>
                <w:bCs/>
                <w:sz w:val="24"/>
              </w:rPr>
            </w:pPr>
            <w:r w:rsidRPr="003C59EE">
              <w:rPr>
                <w:b/>
                <w:bCs/>
                <w:sz w:val="24"/>
              </w:rPr>
              <w:lastRenderedPageBreak/>
              <w:t>TT</w:t>
            </w:r>
          </w:p>
        </w:tc>
        <w:tc>
          <w:tcPr>
            <w:tcW w:w="1152" w:type="dxa"/>
            <w:shd w:val="clear" w:color="auto" w:fill="BFBFBF"/>
          </w:tcPr>
          <w:p w14:paraId="1A7ECB83" w14:textId="77777777" w:rsidR="0057602D" w:rsidRPr="003C59EE" w:rsidRDefault="0057602D" w:rsidP="00293E21">
            <w:pPr>
              <w:keepLines/>
              <w:widowControl w:val="0"/>
              <w:rPr>
                <w:b/>
                <w:bCs/>
                <w:sz w:val="24"/>
              </w:rPr>
            </w:pPr>
            <w:r w:rsidRPr="003C59EE">
              <w:rPr>
                <w:b/>
                <w:bCs/>
                <w:sz w:val="24"/>
              </w:rPr>
              <w:t>Phân hệ</w:t>
            </w:r>
          </w:p>
        </w:tc>
        <w:tc>
          <w:tcPr>
            <w:tcW w:w="2268" w:type="dxa"/>
            <w:shd w:val="clear" w:color="auto" w:fill="BFBFBF"/>
          </w:tcPr>
          <w:p w14:paraId="0D52218E" w14:textId="77777777" w:rsidR="0057602D" w:rsidRPr="003C59EE" w:rsidRDefault="0057602D" w:rsidP="00293E21">
            <w:pPr>
              <w:keepLines/>
              <w:widowControl w:val="0"/>
              <w:rPr>
                <w:b/>
                <w:bCs/>
                <w:sz w:val="24"/>
              </w:rPr>
            </w:pPr>
            <w:r w:rsidRPr="003C59EE">
              <w:rPr>
                <w:b/>
                <w:bCs/>
                <w:sz w:val="24"/>
              </w:rPr>
              <w:t>Tham số</w:t>
            </w:r>
          </w:p>
        </w:tc>
        <w:tc>
          <w:tcPr>
            <w:tcW w:w="2098" w:type="dxa"/>
            <w:shd w:val="clear" w:color="auto" w:fill="BFBFBF"/>
          </w:tcPr>
          <w:p w14:paraId="22DE0A92" w14:textId="77777777" w:rsidR="0057602D" w:rsidRPr="003C59EE" w:rsidRDefault="0057602D" w:rsidP="00293E21">
            <w:pPr>
              <w:keepLines/>
              <w:widowControl w:val="0"/>
              <w:rPr>
                <w:b/>
                <w:bCs/>
                <w:sz w:val="24"/>
              </w:rPr>
            </w:pPr>
            <w:r w:rsidRPr="003C59EE">
              <w:rPr>
                <w:b/>
                <w:bCs/>
                <w:sz w:val="24"/>
              </w:rPr>
              <w:t xml:space="preserve">Giá trị </w:t>
            </w:r>
          </w:p>
        </w:tc>
        <w:tc>
          <w:tcPr>
            <w:tcW w:w="3430" w:type="dxa"/>
            <w:shd w:val="clear" w:color="auto" w:fill="BFBFBF"/>
          </w:tcPr>
          <w:p w14:paraId="60204C6E" w14:textId="77777777" w:rsidR="0057602D" w:rsidRPr="003C59EE" w:rsidRDefault="0057602D" w:rsidP="00293E21">
            <w:pPr>
              <w:keepLines/>
              <w:widowControl w:val="0"/>
              <w:rPr>
                <w:b/>
                <w:bCs/>
                <w:sz w:val="24"/>
              </w:rPr>
            </w:pPr>
            <w:r w:rsidRPr="003C59EE">
              <w:rPr>
                <w:b/>
                <w:bCs/>
                <w:sz w:val="24"/>
              </w:rPr>
              <w:t>Ghi chú</w:t>
            </w:r>
          </w:p>
        </w:tc>
      </w:tr>
      <w:tr w:rsidR="0057602D" w:rsidRPr="003C59EE" w14:paraId="57FE7862" w14:textId="77777777" w:rsidTr="005F1FB4">
        <w:trPr>
          <w:trHeight w:val="725"/>
        </w:trPr>
        <w:tc>
          <w:tcPr>
            <w:tcW w:w="686" w:type="dxa"/>
            <w:shd w:val="clear" w:color="auto" w:fill="auto"/>
          </w:tcPr>
          <w:p w14:paraId="63427C35" w14:textId="77777777" w:rsidR="0057602D" w:rsidRPr="003C59EE" w:rsidRDefault="0057602D" w:rsidP="00911D8A">
            <w:pPr>
              <w:pStyle w:val="ColorfulList-Accent12"/>
              <w:keepLines/>
              <w:widowControl w:val="0"/>
              <w:numPr>
                <w:ilvl w:val="0"/>
                <w:numId w:val="131"/>
              </w:numPr>
              <w:rPr>
                <w:sz w:val="24"/>
              </w:rPr>
            </w:pPr>
          </w:p>
        </w:tc>
        <w:tc>
          <w:tcPr>
            <w:tcW w:w="1152" w:type="dxa"/>
            <w:shd w:val="clear" w:color="auto" w:fill="auto"/>
          </w:tcPr>
          <w:p w14:paraId="08A3E75B" w14:textId="3271CB93" w:rsidR="0057602D" w:rsidRDefault="0057602D" w:rsidP="0089066F">
            <w:pPr>
              <w:keepLines/>
              <w:widowControl w:val="0"/>
              <w:rPr>
                <w:sz w:val="24"/>
              </w:rPr>
            </w:pPr>
            <w:r>
              <w:rPr>
                <w:sz w:val="24"/>
              </w:rPr>
              <w:t>Hệ thống</w:t>
            </w:r>
          </w:p>
        </w:tc>
        <w:tc>
          <w:tcPr>
            <w:tcW w:w="2268" w:type="dxa"/>
            <w:shd w:val="clear" w:color="auto" w:fill="auto"/>
          </w:tcPr>
          <w:p w14:paraId="12EF4954" w14:textId="3F7B498F" w:rsidR="0057602D" w:rsidRDefault="0057602D" w:rsidP="0089066F">
            <w:pPr>
              <w:keepLines/>
              <w:widowControl w:val="0"/>
              <w:rPr>
                <w:sz w:val="24"/>
              </w:rPr>
            </w:pPr>
            <w:r w:rsidRPr="003C59EE">
              <w:rPr>
                <w:sz w:val="24"/>
              </w:rPr>
              <w:t>MAIL_SERVER</w:t>
            </w:r>
          </w:p>
        </w:tc>
        <w:tc>
          <w:tcPr>
            <w:tcW w:w="2098" w:type="dxa"/>
            <w:shd w:val="clear" w:color="auto" w:fill="auto"/>
          </w:tcPr>
          <w:p w14:paraId="00DCE8FF" w14:textId="6645C68B" w:rsidR="0057602D" w:rsidRDefault="0057602D" w:rsidP="0089066F">
            <w:pPr>
              <w:keepLines/>
              <w:widowControl w:val="0"/>
              <w:rPr>
                <w:sz w:val="24"/>
              </w:rPr>
            </w:pPr>
          </w:p>
        </w:tc>
        <w:tc>
          <w:tcPr>
            <w:tcW w:w="3430" w:type="dxa"/>
            <w:shd w:val="clear" w:color="auto" w:fill="auto"/>
          </w:tcPr>
          <w:p w14:paraId="66F8205D" w14:textId="28D69CCC" w:rsidR="0057602D" w:rsidRDefault="0057602D" w:rsidP="0089066F">
            <w:pPr>
              <w:keepLines/>
              <w:widowControl w:val="0"/>
              <w:rPr>
                <w:sz w:val="24"/>
              </w:rPr>
            </w:pPr>
            <w:r w:rsidRPr="003C59EE">
              <w:rPr>
                <w:sz w:val="24"/>
              </w:rPr>
              <w:t xml:space="preserve">Server mail để gửi </w:t>
            </w:r>
            <w:r w:rsidR="005F1FB4">
              <w:rPr>
                <w:sz w:val="24"/>
              </w:rPr>
              <w:t>email</w:t>
            </w:r>
            <w:r w:rsidR="005F1FB4">
              <w:rPr>
                <w:sz w:val="24"/>
                <w:lang w:val="vi-VN"/>
              </w:rPr>
              <w:t xml:space="preserve"> </w:t>
            </w:r>
            <w:r w:rsidRPr="003C59EE">
              <w:rPr>
                <w:sz w:val="24"/>
              </w:rPr>
              <w:t>thông báo cho người dùng</w:t>
            </w:r>
          </w:p>
        </w:tc>
      </w:tr>
      <w:tr w:rsidR="00BF1EB0" w:rsidRPr="003C59EE" w14:paraId="1A388DDB" w14:textId="77777777" w:rsidTr="00F80107">
        <w:trPr>
          <w:trHeight w:val="267"/>
        </w:trPr>
        <w:tc>
          <w:tcPr>
            <w:tcW w:w="686" w:type="dxa"/>
            <w:shd w:val="clear" w:color="auto" w:fill="auto"/>
          </w:tcPr>
          <w:p w14:paraId="08FD59D5" w14:textId="77777777" w:rsidR="00BF1EB0" w:rsidRPr="003C59EE" w:rsidRDefault="00BF1EB0" w:rsidP="00911D8A">
            <w:pPr>
              <w:pStyle w:val="ColorfulList-Accent12"/>
              <w:keepLines/>
              <w:widowControl w:val="0"/>
              <w:numPr>
                <w:ilvl w:val="0"/>
                <w:numId w:val="131"/>
              </w:numPr>
              <w:rPr>
                <w:sz w:val="24"/>
              </w:rPr>
            </w:pPr>
          </w:p>
        </w:tc>
        <w:tc>
          <w:tcPr>
            <w:tcW w:w="1152" w:type="dxa"/>
            <w:shd w:val="clear" w:color="auto" w:fill="auto"/>
          </w:tcPr>
          <w:p w14:paraId="7A6BF44D" w14:textId="06035252" w:rsidR="00BF1EB0" w:rsidRDefault="00BF1EB0" w:rsidP="0089066F">
            <w:pPr>
              <w:keepLines/>
              <w:widowControl w:val="0"/>
              <w:rPr>
                <w:sz w:val="24"/>
              </w:rPr>
            </w:pPr>
            <w:r>
              <w:rPr>
                <w:sz w:val="24"/>
              </w:rPr>
              <w:t>Hệ thống</w:t>
            </w:r>
          </w:p>
        </w:tc>
        <w:tc>
          <w:tcPr>
            <w:tcW w:w="2268" w:type="dxa"/>
            <w:shd w:val="clear" w:color="auto" w:fill="auto"/>
          </w:tcPr>
          <w:p w14:paraId="1A882975" w14:textId="7B6443AB" w:rsidR="00BF1EB0" w:rsidRPr="00BF1EB0" w:rsidRDefault="00BF1EB0" w:rsidP="0089066F">
            <w:pPr>
              <w:keepLines/>
              <w:widowControl w:val="0"/>
              <w:rPr>
                <w:sz w:val="24"/>
                <w:lang w:val="vi-VN"/>
              </w:rPr>
            </w:pPr>
            <w:r w:rsidRPr="003C59EE">
              <w:rPr>
                <w:sz w:val="24"/>
              </w:rPr>
              <w:t>MAIL_</w:t>
            </w:r>
            <w:r>
              <w:rPr>
                <w:sz w:val="24"/>
              </w:rPr>
              <w:t>PORT</w:t>
            </w:r>
          </w:p>
        </w:tc>
        <w:tc>
          <w:tcPr>
            <w:tcW w:w="2098" w:type="dxa"/>
            <w:shd w:val="clear" w:color="auto" w:fill="auto"/>
          </w:tcPr>
          <w:p w14:paraId="74AB2E2A" w14:textId="77777777" w:rsidR="00BF1EB0" w:rsidRDefault="00BF1EB0" w:rsidP="0089066F">
            <w:pPr>
              <w:keepLines/>
              <w:widowControl w:val="0"/>
              <w:rPr>
                <w:sz w:val="24"/>
              </w:rPr>
            </w:pPr>
          </w:p>
        </w:tc>
        <w:tc>
          <w:tcPr>
            <w:tcW w:w="3430" w:type="dxa"/>
            <w:shd w:val="clear" w:color="auto" w:fill="auto"/>
          </w:tcPr>
          <w:p w14:paraId="6616F818" w14:textId="0FA4CD79" w:rsidR="00BF1EB0" w:rsidRPr="00BF1EB0" w:rsidRDefault="00BF1EB0" w:rsidP="0089066F">
            <w:pPr>
              <w:keepLines/>
              <w:widowControl w:val="0"/>
              <w:rPr>
                <w:sz w:val="24"/>
                <w:lang w:val="vi-VN"/>
              </w:rPr>
            </w:pPr>
            <w:r>
              <w:rPr>
                <w:sz w:val="24"/>
                <w:lang w:val="vi-VN"/>
              </w:rPr>
              <w:t>P</w:t>
            </w:r>
            <w:r w:rsidR="00B46ADC">
              <w:rPr>
                <w:sz w:val="24"/>
                <w:lang w:val="vi-VN"/>
              </w:rPr>
              <w:t xml:space="preserve">ort </w:t>
            </w:r>
            <w:r w:rsidR="00F80107">
              <w:rPr>
                <w:sz w:val="24"/>
                <w:lang w:val="vi-VN"/>
              </w:rPr>
              <w:t>gửi mail của hệ thống</w:t>
            </w:r>
          </w:p>
        </w:tc>
      </w:tr>
      <w:tr w:rsidR="005F1FB4" w:rsidRPr="003C59EE" w14:paraId="13A5A07A" w14:textId="77777777" w:rsidTr="00420EF5">
        <w:trPr>
          <w:trHeight w:val="409"/>
        </w:trPr>
        <w:tc>
          <w:tcPr>
            <w:tcW w:w="686" w:type="dxa"/>
            <w:shd w:val="clear" w:color="auto" w:fill="auto"/>
          </w:tcPr>
          <w:p w14:paraId="3DBB9AA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6128BF8C" w14:textId="19BEB996" w:rsidR="005F1FB4" w:rsidRDefault="005F1FB4" w:rsidP="005F1FB4">
            <w:pPr>
              <w:keepLines/>
              <w:widowControl w:val="0"/>
              <w:rPr>
                <w:sz w:val="24"/>
              </w:rPr>
            </w:pPr>
            <w:r w:rsidRPr="003C59EE">
              <w:rPr>
                <w:sz w:val="24"/>
              </w:rPr>
              <w:t>Hệ thống</w:t>
            </w:r>
          </w:p>
        </w:tc>
        <w:tc>
          <w:tcPr>
            <w:tcW w:w="2268" w:type="dxa"/>
            <w:shd w:val="clear" w:color="auto" w:fill="auto"/>
          </w:tcPr>
          <w:p w14:paraId="7349579D" w14:textId="44951986" w:rsidR="005F1FB4" w:rsidRPr="003C59EE" w:rsidRDefault="005F1FB4" w:rsidP="005F1FB4">
            <w:pPr>
              <w:keepLines/>
              <w:widowControl w:val="0"/>
              <w:rPr>
                <w:sz w:val="24"/>
              </w:rPr>
            </w:pPr>
            <w:r w:rsidRPr="003C59EE">
              <w:rPr>
                <w:sz w:val="24"/>
              </w:rPr>
              <w:t>MAIL_PASSWORD</w:t>
            </w:r>
          </w:p>
        </w:tc>
        <w:tc>
          <w:tcPr>
            <w:tcW w:w="2098" w:type="dxa"/>
            <w:shd w:val="clear" w:color="auto" w:fill="auto"/>
          </w:tcPr>
          <w:p w14:paraId="5FB3289B" w14:textId="77777777" w:rsidR="005F1FB4" w:rsidRDefault="005F1FB4" w:rsidP="005F1FB4">
            <w:pPr>
              <w:keepLines/>
              <w:widowControl w:val="0"/>
              <w:rPr>
                <w:sz w:val="24"/>
              </w:rPr>
            </w:pPr>
          </w:p>
        </w:tc>
        <w:tc>
          <w:tcPr>
            <w:tcW w:w="3430" w:type="dxa"/>
            <w:shd w:val="clear" w:color="auto" w:fill="auto"/>
          </w:tcPr>
          <w:p w14:paraId="7729A4D6" w14:textId="17CCEF07" w:rsidR="005F1FB4" w:rsidRPr="00CB7136" w:rsidRDefault="00CB7136" w:rsidP="005F1FB4">
            <w:pPr>
              <w:keepLines/>
              <w:widowControl w:val="0"/>
              <w:rPr>
                <w:sz w:val="24"/>
                <w:lang w:val="vi-VN"/>
              </w:rPr>
            </w:pPr>
            <w:r>
              <w:rPr>
                <w:sz w:val="24"/>
                <w:lang w:val="vi-VN"/>
              </w:rPr>
              <w:t>M</w:t>
            </w:r>
            <w:r>
              <w:rPr>
                <w:sz w:val="24"/>
              </w:rPr>
              <w:t>ật</w:t>
            </w:r>
            <w:r>
              <w:rPr>
                <w:sz w:val="24"/>
                <w:lang w:val="vi-VN"/>
              </w:rPr>
              <w:t xml:space="preserve"> khẩu mail</w:t>
            </w:r>
          </w:p>
        </w:tc>
      </w:tr>
      <w:tr w:rsidR="005F1FB4" w:rsidRPr="003C59EE" w14:paraId="25D67BEA" w14:textId="77777777" w:rsidTr="00420EF5">
        <w:trPr>
          <w:trHeight w:val="416"/>
        </w:trPr>
        <w:tc>
          <w:tcPr>
            <w:tcW w:w="686" w:type="dxa"/>
            <w:shd w:val="clear" w:color="auto" w:fill="auto"/>
          </w:tcPr>
          <w:p w14:paraId="1885163B"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44B2A382" w14:textId="620E5DB8" w:rsidR="005F1FB4" w:rsidRPr="003C59EE" w:rsidRDefault="005F1FB4" w:rsidP="005F1FB4">
            <w:pPr>
              <w:keepLines/>
              <w:widowControl w:val="0"/>
              <w:rPr>
                <w:sz w:val="24"/>
              </w:rPr>
            </w:pPr>
            <w:r w:rsidRPr="003C59EE">
              <w:rPr>
                <w:sz w:val="24"/>
              </w:rPr>
              <w:t>Hệ thống</w:t>
            </w:r>
          </w:p>
        </w:tc>
        <w:tc>
          <w:tcPr>
            <w:tcW w:w="2268" w:type="dxa"/>
            <w:shd w:val="clear" w:color="auto" w:fill="auto"/>
          </w:tcPr>
          <w:p w14:paraId="14379669" w14:textId="2B320C69" w:rsidR="005F1FB4" w:rsidRPr="00420EF5" w:rsidRDefault="005F1FB4" w:rsidP="005F1FB4">
            <w:pPr>
              <w:keepLines/>
              <w:widowControl w:val="0"/>
              <w:rPr>
                <w:sz w:val="24"/>
                <w:lang w:val="vi-VN"/>
              </w:rPr>
            </w:pPr>
            <w:r w:rsidRPr="003C59EE">
              <w:rPr>
                <w:sz w:val="24"/>
              </w:rPr>
              <w:t>MAIL_</w:t>
            </w:r>
            <w:r w:rsidR="00420EF5">
              <w:rPr>
                <w:sz w:val="24"/>
              </w:rPr>
              <w:t>FROM</w:t>
            </w:r>
          </w:p>
        </w:tc>
        <w:tc>
          <w:tcPr>
            <w:tcW w:w="2098" w:type="dxa"/>
            <w:shd w:val="clear" w:color="auto" w:fill="auto"/>
          </w:tcPr>
          <w:p w14:paraId="3391E800" w14:textId="77777777" w:rsidR="005F1FB4" w:rsidRDefault="005F1FB4" w:rsidP="005F1FB4">
            <w:pPr>
              <w:keepLines/>
              <w:widowControl w:val="0"/>
              <w:rPr>
                <w:sz w:val="24"/>
              </w:rPr>
            </w:pPr>
          </w:p>
        </w:tc>
        <w:tc>
          <w:tcPr>
            <w:tcW w:w="3430" w:type="dxa"/>
            <w:shd w:val="clear" w:color="auto" w:fill="auto"/>
          </w:tcPr>
          <w:p w14:paraId="7F7E2821" w14:textId="2F66C629" w:rsidR="005F1FB4" w:rsidRPr="003C59EE" w:rsidRDefault="005F1FB4" w:rsidP="005F1FB4">
            <w:pPr>
              <w:keepLines/>
              <w:widowControl w:val="0"/>
              <w:rPr>
                <w:sz w:val="24"/>
              </w:rPr>
            </w:pPr>
            <w:r w:rsidRPr="003C59EE">
              <w:rPr>
                <w:sz w:val="24"/>
              </w:rPr>
              <w:t>Địa chỉ mail gửi đi của hệ thống</w:t>
            </w:r>
          </w:p>
        </w:tc>
      </w:tr>
      <w:tr w:rsidR="005F1FB4" w:rsidRPr="003C59EE" w14:paraId="399C3BF0" w14:textId="77777777" w:rsidTr="00917F36">
        <w:trPr>
          <w:trHeight w:val="341"/>
        </w:trPr>
        <w:tc>
          <w:tcPr>
            <w:tcW w:w="686" w:type="dxa"/>
            <w:shd w:val="clear" w:color="auto" w:fill="auto"/>
          </w:tcPr>
          <w:p w14:paraId="48DAE967" w14:textId="77777777" w:rsidR="005F1FB4" w:rsidRPr="003C59EE" w:rsidRDefault="005F1FB4" w:rsidP="00911D8A">
            <w:pPr>
              <w:pStyle w:val="ColorfulList-Accent12"/>
              <w:keepLines/>
              <w:widowControl w:val="0"/>
              <w:numPr>
                <w:ilvl w:val="0"/>
                <w:numId w:val="131"/>
              </w:numPr>
              <w:rPr>
                <w:sz w:val="24"/>
              </w:rPr>
            </w:pPr>
          </w:p>
        </w:tc>
        <w:tc>
          <w:tcPr>
            <w:tcW w:w="1152" w:type="dxa"/>
            <w:shd w:val="clear" w:color="auto" w:fill="auto"/>
          </w:tcPr>
          <w:p w14:paraId="1138ECE9" w14:textId="2467528A" w:rsidR="005F1FB4" w:rsidRPr="003C59EE" w:rsidRDefault="005F1FB4" w:rsidP="005F1FB4">
            <w:pPr>
              <w:keepLines/>
              <w:widowControl w:val="0"/>
              <w:rPr>
                <w:sz w:val="24"/>
              </w:rPr>
            </w:pPr>
            <w:r>
              <w:rPr>
                <w:sz w:val="24"/>
              </w:rPr>
              <w:t>Hệ thống</w:t>
            </w:r>
          </w:p>
        </w:tc>
        <w:tc>
          <w:tcPr>
            <w:tcW w:w="2268" w:type="dxa"/>
            <w:shd w:val="clear" w:color="auto" w:fill="auto"/>
          </w:tcPr>
          <w:p w14:paraId="4FE56DFA" w14:textId="059B76C9" w:rsidR="005F1FB4" w:rsidRPr="00917F36" w:rsidRDefault="005F1FB4" w:rsidP="005F1FB4">
            <w:pPr>
              <w:keepLines/>
              <w:widowControl w:val="0"/>
              <w:rPr>
                <w:sz w:val="24"/>
                <w:lang w:val="vi-VN"/>
              </w:rPr>
            </w:pPr>
            <w:r w:rsidRPr="003C59EE">
              <w:rPr>
                <w:sz w:val="24"/>
              </w:rPr>
              <w:t>PAS</w:t>
            </w:r>
            <w:r w:rsidR="00917F36">
              <w:rPr>
                <w:sz w:val="24"/>
              </w:rPr>
              <w:t>S</w:t>
            </w:r>
            <w:r w:rsidR="00917F36">
              <w:rPr>
                <w:sz w:val="24"/>
                <w:lang w:val="vi-VN"/>
              </w:rPr>
              <w:t>_</w:t>
            </w:r>
            <w:r w:rsidR="00917F36">
              <w:rPr>
                <w:sz w:val="24"/>
              </w:rPr>
              <w:t>LEN</w:t>
            </w:r>
            <w:r w:rsidR="00917F36">
              <w:rPr>
                <w:sz w:val="24"/>
                <w:lang w:val="vi-VN"/>
              </w:rPr>
              <w:t>G</w:t>
            </w:r>
          </w:p>
        </w:tc>
        <w:tc>
          <w:tcPr>
            <w:tcW w:w="2098" w:type="dxa"/>
            <w:shd w:val="clear" w:color="auto" w:fill="auto"/>
          </w:tcPr>
          <w:p w14:paraId="2FB8E6AA" w14:textId="1C602442" w:rsidR="005F1FB4" w:rsidRDefault="005F1FB4" w:rsidP="005F1FB4">
            <w:pPr>
              <w:keepLines/>
              <w:widowControl w:val="0"/>
              <w:rPr>
                <w:sz w:val="24"/>
              </w:rPr>
            </w:pPr>
            <w:r>
              <w:rPr>
                <w:sz w:val="24"/>
              </w:rPr>
              <w:t>6</w:t>
            </w:r>
          </w:p>
        </w:tc>
        <w:tc>
          <w:tcPr>
            <w:tcW w:w="3430" w:type="dxa"/>
            <w:shd w:val="clear" w:color="auto" w:fill="auto"/>
          </w:tcPr>
          <w:p w14:paraId="6375CF3D" w14:textId="237201F7" w:rsidR="005F1FB4" w:rsidRPr="00917F36" w:rsidRDefault="00917F36" w:rsidP="005F1FB4">
            <w:pPr>
              <w:keepLines/>
              <w:widowControl w:val="0"/>
              <w:rPr>
                <w:sz w:val="24"/>
                <w:lang w:val="vi-VN"/>
              </w:rPr>
            </w:pPr>
            <w:r>
              <w:rPr>
                <w:sz w:val="24"/>
                <w:lang w:val="vi-VN"/>
              </w:rPr>
              <w:t>Độ dài mật khẩu tối thiểu</w:t>
            </w:r>
          </w:p>
        </w:tc>
      </w:tr>
      <w:tr w:rsidR="00F80107" w:rsidRPr="003C59EE" w14:paraId="003AAA0E" w14:textId="77777777" w:rsidTr="005F1FB4">
        <w:trPr>
          <w:trHeight w:val="725"/>
        </w:trPr>
        <w:tc>
          <w:tcPr>
            <w:tcW w:w="686" w:type="dxa"/>
            <w:shd w:val="clear" w:color="auto" w:fill="auto"/>
          </w:tcPr>
          <w:p w14:paraId="10751B45" w14:textId="77777777" w:rsidR="00F80107" w:rsidRPr="003C59EE" w:rsidRDefault="00F80107" w:rsidP="00911D8A">
            <w:pPr>
              <w:pStyle w:val="ColorfulList-Accent12"/>
              <w:keepLines/>
              <w:widowControl w:val="0"/>
              <w:numPr>
                <w:ilvl w:val="0"/>
                <w:numId w:val="131"/>
              </w:numPr>
              <w:rPr>
                <w:sz w:val="24"/>
              </w:rPr>
            </w:pPr>
          </w:p>
        </w:tc>
        <w:tc>
          <w:tcPr>
            <w:tcW w:w="1152" w:type="dxa"/>
            <w:shd w:val="clear" w:color="auto" w:fill="auto"/>
          </w:tcPr>
          <w:p w14:paraId="77A3E47B" w14:textId="7EB2DDB4" w:rsidR="00F80107" w:rsidRDefault="00F80107" w:rsidP="005F1FB4">
            <w:pPr>
              <w:keepLines/>
              <w:widowControl w:val="0"/>
              <w:rPr>
                <w:sz w:val="24"/>
              </w:rPr>
            </w:pPr>
            <w:r>
              <w:rPr>
                <w:sz w:val="24"/>
              </w:rPr>
              <w:t>Hệ thống</w:t>
            </w:r>
          </w:p>
        </w:tc>
        <w:tc>
          <w:tcPr>
            <w:tcW w:w="2268" w:type="dxa"/>
            <w:shd w:val="clear" w:color="auto" w:fill="auto"/>
          </w:tcPr>
          <w:p w14:paraId="65812849" w14:textId="515D801A" w:rsidR="00F80107" w:rsidRPr="00F80107" w:rsidRDefault="00F80107" w:rsidP="005F1FB4">
            <w:pPr>
              <w:keepLines/>
              <w:widowControl w:val="0"/>
              <w:rPr>
                <w:sz w:val="24"/>
                <w:lang w:val="vi-VN"/>
              </w:rPr>
            </w:pPr>
            <w:r>
              <w:rPr>
                <w:sz w:val="24"/>
                <w:lang w:val="vi-VN"/>
              </w:rPr>
              <w:t>FILESIZE</w:t>
            </w:r>
          </w:p>
        </w:tc>
        <w:tc>
          <w:tcPr>
            <w:tcW w:w="2098" w:type="dxa"/>
            <w:shd w:val="clear" w:color="auto" w:fill="auto"/>
          </w:tcPr>
          <w:p w14:paraId="26F35E0D" w14:textId="77777777" w:rsidR="00F80107" w:rsidRDefault="00F80107" w:rsidP="005F1FB4">
            <w:pPr>
              <w:keepLines/>
              <w:widowControl w:val="0"/>
              <w:rPr>
                <w:sz w:val="24"/>
              </w:rPr>
            </w:pPr>
          </w:p>
        </w:tc>
        <w:tc>
          <w:tcPr>
            <w:tcW w:w="3430" w:type="dxa"/>
            <w:shd w:val="clear" w:color="auto" w:fill="auto"/>
          </w:tcPr>
          <w:p w14:paraId="616BD0EB" w14:textId="2FB3C4B6" w:rsidR="00F80107" w:rsidRPr="00F80107" w:rsidRDefault="00F80107" w:rsidP="005F1FB4">
            <w:pPr>
              <w:keepLines/>
              <w:widowControl w:val="0"/>
              <w:rPr>
                <w:sz w:val="24"/>
                <w:lang w:val="vi-VN"/>
              </w:rPr>
            </w:pPr>
            <w:r>
              <w:rPr>
                <w:sz w:val="24"/>
                <w:lang w:val="vi-VN"/>
              </w:rPr>
              <w:t>Dung lượng file tối đa cho phép upload</w:t>
            </w:r>
          </w:p>
        </w:tc>
      </w:tr>
    </w:tbl>
    <w:p w14:paraId="440D2580" w14:textId="4EC73C6B" w:rsidR="00D74197" w:rsidRDefault="00D74197" w:rsidP="008057EC">
      <w:pPr>
        <w:pStyle w:val="tvHeading111"/>
      </w:pPr>
      <w:bookmarkStart w:id="65" w:name="_Toc87047298"/>
      <w:r>
        <w:t>Log hệ thống</w:t>
      </w:r>
      <w:bookmarkEnd w:id="65"/>
    </w:p>
    <w:p w14:paraId="2D2D9928" w14:textId="7EE6C1DD" w:rsidR="00D74197" w:rsidRPr="002F4F88" w:rsidRDefault="00D74197" w:rsidP="00D74197">
      <w:r w:rsidRPr="004A3ECC">
        <w:rPr>
          <w:b/>
          <w:bCs/>
          <w:szCs w:val="26"/>
        </w:rPr>
        <w:t>Mục đích:</w:t>
      </w:r>
      <w:r w:rsidRPr="002F4F88">
        <w:rPr>
          <w:b/>
          <w:szCs w:val="26"/>
        </w:rPr>
        <w:t xml:space="preserve"> </w:t>
      </w:r>
      <w:r w:rsidR="00E029FC" w:rsidRPr="00E029FC">
        <w:rPr>
          <w:szCs w:val="26"/>
        </w:rPr>
        <w:t xml:space="preserve">Quản lý </w:t>
      </w:r>
      <w:r w:rsidR="00E029FC">
        <w:rPr>
          <w:szCs w:val="26"/>
        </w:rPr>
        <w:t xml:space="preserve">nhật ký thao tác </w:t>
      </w:r>
      <w:r w:rsidR="00C51F93">
        <w:rPr>
          <w:szCs w:val="26"/>
        </w:rPr>
        <w:t>của người dùng trên hệ thống</w:t>
      </w:r>
    </w:p>
    <w:p w14:paraId="4959522C" w14:textId="77777777" w:rsidR="00D74197" w:rsidRPr="002F4F88" w:rsidRDefault="00D74197" w:rsidP="00D74197">
      <w:r w:rsidRPr="004A3ECC">
        <w:rPr>
          <w:b/>
          <w:bCs/>
          <w:szCs w:val="26"/>
        </w:rPr>
        <w:t>Vai trò thực hiện:</w:t>
      </w:r>
      <w:r w:rsidRPr="002F4F88">
        <w:rPr>
          <w:szCs w:val="26"/>
        </w:rPr>
        <w:t xml:space="preserve"> </w:t>
      </w:r>
      <w:r>
        <w:rPr>
          <w:szCs w:val="26"/>
        </w:rPr>
        <w:t>Quản trị hệ thống</w:t>
      </w:r>
    </w:p>
    <w:p w14:paraId="02B23622" w14:textId="77777777" w:rsidR="00D74197" w:rsidRPr="002F4F88" w:rsidRDefault="00D74197" w:rsidP="00D74197">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74197" w:rsidRPr="002F4F88" w14:paraId="417B373D" w14:textId="77777777" w:rsidTr="00260151">
        <w:trPr>
          <w:trHeight w:val="449"/>
        </w:trPr>
        <w:tc>
          <w:tcPr>
            <w:tcW w:w="817" w:type="dxa"/>
            <w:shd w:val="clear" w:color="auto" w:fill="auto"/>
          </w:tcPr>
          <w:p w14:paraId="09D36928" w14:textId="77777777" w:rsidR="00D74197" w:rsidRPr="002F4F88" w:rsidRDefault="00D74197" w:rsidP="00260151">
            <w:pPr>
              <w:keepLines/>
              <w:widowControl w:val="0"/>
              <w:jc w:val="both"/>
              <w:rPr>
                <w:b/>
                <w:bCs/>
                <w:szCs w:val="26"/>
              </w:rPr>
            </w:pPr>
            <w:r w:rsidRPr="002F4F88">
              <w:rPr>
                <w:b/>
                <w:bCs/>
                <w:szCs w:val="26"/>
              </w:rPr>
              <w:t>STT</w:t>
            </w:r>
          </w:p>
        </w:tc>
        <w:tc>
          <w:tcPr>
            <w:tcW w:w="1877" w:type="dxa"/>
            <w:shd w:val="clear" w:color="auto" w:fill="auto"/>
          </w:tcPr>
          <w:p w14:paraId="0E75DCDB" w14:textId="77777777" w:rsidR="00D74197" w:rsidRPr="002F4F88" w:rsidRDefault="00D74197" w:rsidP="00260151">
            <w:pPr>
              <w:keepLines/>
              <w:widowControl w:val="0"/>
              <w:jc w:val="both"/>
              <w:rPr>
                <w:b/>
                <w:bCs/>
                <w:szCs w:val="26"/>
              </w:rPr>
            </w:pPr>
            <w:r w:rsidRPr="002F4F88">
              <w:rPr>
                <w:b/>
                <w:bCs/>
                <w:szCs w:val="26"/>
              </w:rPr>
              <w:t>Chức năng</w:t>
            </w:r>
          </w:p>
        </w:tc>
        <w:tc>
          <w:tcPr>
            <w:tcW w:w="6912" w:type="dxa"/>
            <w:shd w:val="clear" w:color="auto" w:fill="auto"/>
          </w:tcPr>
          <w:p w14:paraId="5AA6864E" w14:textId="77777777" w:rsidR="00D74197" w:rsidRPr="002F4F88" w:rsidRDefault="00D74197" w:rsidP="00260151">
            <w:pPr>
              <w:keepLines/>
              <w:widowControl w:val="0"/>
              <w:jc w:val="both"/>
              <w:rPr>
                <w:b/>
                <w:bCs/>
                <w:szCs w:val="26"/>
              </w:rPr>
            </w:pPr>
            <w:r w:rsidRPr="002F4F88">
              <w:rPr>
                <w:b/>
                <w:bCs/>
                <w:szCs w:val="26"/>
              </w:rPr>
              <w:t>Mô tả</w:t>
            </w:r>
          </w:p>
        </w:tc>
      </w:tr>
      <w:tr w:rsidR="00D74197" w:rsidRPr="002F4F88" w14:paraId="6C72EA6C" w14:textId="77777777" w:rsidTr="00260151">
        <w:tc>
          <w:tcPr>
            <w:tcW w:w="817" w:type="dxa"/>
            <w:shd w:val="clear" w:color="auto" w:fill="auto"/>
          </w:tcPr>
          <w:p w14:paraId="2F02F9AD" w14:textId="77777777" w:rsidR="00D74197" w:rsidRPr="002F4F88" w:rsidRDefault="00D74197" w:rsidP="00A915DF">
            <w:pPr>
              <w:pStyle w:val="ListParagraph"/>
              <w:numPr>
                <w:ilvl w:val="0"/>
                <w:numId w:val="69"/>
              </w:numPr>
            </w:pPr>
          </w:p>
        </w:tc>
        <w:tc>
          <w:tcPr>
            <w:tcW w:w="1877" w:type="dxa"/>
            <w:shd w:val="clear" w:color="auto" w:fill="auto"/>
          </w:tcPr>
          <w:p w14:paraId="20312583" w14:textId="106FD50A" w:rsidR="00D74197" w:rsidRPr="002F4F88" w:rsidRDefault="00675BEE" w:rsidP="00260151">
            <w:pPr>
              <w:keepLines/>
              <w:widowControl w:val="0"/>
              <w:rPr>
                <w:szCs w:val="26"/>
              </w:rPr>
            </w:pPr>
            <w:r>
              <w:rPr>
                <w:szCs w:val="26"/>
              </w:rPr>
              <w:t>Xem danh sách</w:t>
            </w:r>
          </w:p>
        </w:tc>
        <w:tc>
          <w:tcPr>
            <w:tcW w:w="6912" w:type="dxa"/>
            <w:shd w:val="clear" w:color="auto" w:fill="auto"/>
          </w:tcPr>
          <w:p w14:paraId="7078F6E1" w14:textId="07F31ACF" w:rsidR="00D74197" w:rsidRDefault="00675BEE"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xem nhật ký hệ thống, danh sách </w:t>
            </w:r>
            <w:r w:rsidR="00B97DAD">
              <w:rPr>
                <w:snapToGrid/>
                <w:color w:val="auto"/>
                <w:szCs w:val="26"/>
              </w:rPr>
              <w:t>bản</w:t>
            </w:r>
            <w:r w:rsidR="00B97DAD">
              <w:rPr>
                <w:snapToGrid/>
                <w:color w:val="auto"/>
                <w:szCs w:val="26"/>
                <w:lang w:val="vi-VN"/>
              </w:rPr>
              <w:t xml:space="preserve"> ghi </w:t>
            </w:r>
            <w:r>
              <w:rPr>
                <w:snapToGrid/>
                <w:color w:val="auto"/>
                <w:szCs w:val="26"/>
              </w:rPr>
              <w:t>hiển thị các thông tin:</w:t>
            </w:r>
          </w:p>
          <w:p w14:paraId="52F0F56C" w14:textId="35E1E021"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STT</w:t>
            </w:r>
          </w:p>
          <w:p w14:paraId="43F46768" w14:textId="5E9B60AA" w:rsidR="00EB1CBE" w:rsidRDefault="00EB1CB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Module: tên module chức năng</w:t>
            </w:r>
          </w:p>
          <w:p w14:paraId="488AABDF" w14:textId="0C080D97" w:rsidR="00B97DAD" w:rsidRP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lang w:val="vi-VN"/>
              </w:rPr>
              <w:t>Tên đăng nhập</w:t>
            </w:r>
          </w:p>
          <w:p w14:paraId="4CB6E306" w14:textId="21FA4BDE" w:rsidR="00B97DAD" w:rsidRDefault="00B97DAD"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Thao tác thực hiện (VD: thê</w:t>
            </w:r>
            <w:r>
              <w:rPr>
                <w:snapToGrid/>
                <w:color w:val="auto"/>
                <w:szCs w:val="26"/>
                <w:lang w:val="vi-VN"/>
              </w:rPr>
              <w:t>m mới người dùng</w:t>
            </w:r>
            <w:r>
              <w:rPr>
                <w:snapToGrid/>
                <w:color w:val="auto"/>
                <w:szCs w:val="26"/>
              </w:rPr>
              <w:t>)</w:t>
            </w:r>
          </w:p>
          <w:p w14:paraId="66A618F1" w14:textId="0FBC455C" w:rsidR="00675BEE" w:rsidRDefault="00675BEE" w:rsidP="00A915DF">
            <w:pPr>
              <w:pStyle w:val="NormalIndent"/>
              <w:keepNext w:val="0"/>
              <w:keepLines/>
              <w:widowControl w:val="0"/>
              <w:numPr>
                <w:ilvl w:val="0"/>
                <w:numId w:val="70"/>
              </w:numPr>
              <w:spacing w:before="0" w:after="0" w:line="312" w:lineRule="auto"/>
              <w:jc w:val="left"/>
              <w:rPr>
                <w:snapToGrid/>
                <w:color w:val="auto"/>
                <w:szCs w:val="26"/>
              </w:rPr>
            </w:pPr>
            <w:r>
              <w:rPr>
                <w:snapToGrid/>
                <w:color w:val="auto"/>
                <w:szCs w:val="26"/>
              </w:rPr>
              <w:t>Thời gian</w:t>
            </w:r>
            <w:r w:rsidR="00EE5A9E">
              <w:rPr>
                <w:snapToGrid/>
                <w:color w:val="auto"/>
                <w:szCs w:val="26"/>
              </w:rPr>
              <w:t xml:space="preserve"> </w:t>
            </w:r>
            <w:r w:rsidR="00B97DAD">
              <w:rPr>
                <w:snapToGrid/>
                <w:color w:val="auto"/>
                <w:szCs w:val="26"/>
              </w:rPr>
              <w:t>thực</w:t>
            </w:r>
            <w:r w:rsidR="00B97DAD">
              <w:rPr>
                <w:snapToGrid/>
                <w:color w:val="auto"/>
                <w:szCs w:val="26"/>
                <w:lang w:val="vi-VN"/>
              </w:rPr>
              <w:t xml:space="preserve"> hiện</w:t>
            </w:r>
            <w:r>
              <w:rPr>
                <w:snapToGrid/>
                <w:color w:val="auto"/>
                <w:szCs w:val="26"/>
              </w:rPr>
              <w:t>: dd/MM/yyyy hh:mm:ss</w:t>
            </w:r>
          </w:p>
          <w:p w14:paraId="1878C6E4" w14:textId="388375D9" w:rsidR="00F2245F" w:rsidRPr="002F4F88" w:rsidRDefault="00F2245F" w:rsidP="00F2245F">
            <w:pPr>
              <w:pStyle w:val="NormalIndent"/>
              <w:keepNext w:val="0"/>
              <w:keepLines/>
              <w:widowControl w:val="0"/>
              <w:numPr>
                <w:ilvl w:val="0"/>
                <w:numId w:val="15"/>
              </w:numPr>
              <w:spacing w:before="0" w:after="0" w:line="312" w:lineRule="auto"/>
              <w:jc w:val="left"/>
              <w:rPr>
                <w:snapToGrid/>
                <w:color w:val="auto"/>
                <w:szCs w:val="26"/>
              </w:rPr>
            </w:pPr>
            <w:r>
              <w:rPr>
                <w:szCs w:val="26"/>
              </w:rPr>
              <w:t xml:space="preserve">Hệ thống lưu log tất cả các thao tác chức năng của người </w:t>
            </w:r>
            <w:r w:rsidR="00054E76">
              <w:rPr>
                <w:szCs w:val="26"/>
              </w:rPr>
              <w:t>dung</w:t>
            </w:r>
            <w:r w:rsidR="00054E76">
              <w:rPr>
                <w:szCs w:val="26"/>
                <w:lang w:val="vi-VN"/>
              </w:rPr>
              <w:t>, trừ thao tác xem và tìm kiếm</w:t>
            </w:r>
          </w:p>
        </w:tc>
      </w:tr>
      <w:tr w:rsidR="00D74197" w:rsidRPr="002F4F88" w14:paraId="4392AEB7" w14:textId="77777777" w:rsidTr="00260151">
        <w:tc>
          <w:tcPr>
            <w:tcW w:w="817" w:type="dxa"/>
            <w:shd w:val="clear" w:color="auto" w:fill="auto"/>
          </w:tcPr>
          <w:p w14:paraId="0F982A06" w14:textId="77777777" w:rsidR="00D74197" w:rsidRPr="002F4F88" w:rsidRDefault="00D74197" w:rsidP="00A915DF">
            <w:pPr>
              <w:pStyle w:val="ListParagraph"/>
              <w:numPr>
                <w:ilvl w:val="0"/>
                <w:numId w:val="69"/>
              </w:numPr>
            </w:pPr>
          </w:p>
        </w:tc>
        <w:tc>
          <w:tcPr>
            <w:tcW w:w="1877" w:type="dxa"/>
            <w:shd w:val="clear" w:color="auto" w:fill="auto"/>
          </w:tcPr>
          <w:p w14:paraId="5B90D429" w14:textId="7E22697A" w:rsidR="00D74197" w:rsidRPr="002F4F88" w:rsidRDefault="00675BEE" w:rsidP="00260151">
            <w:pPr>
              <w:keepLines/>
              <w:widowControl w:val="0"/>
              <w:rPr>
                <w:szCs w:val="26"/>
              </w:rPr>
            </w:pPr>
            <w:r>
              <w:rPr>
                <w:szCs w:val="26"/>
              </w:rPr>
              <w:t>Tìm kiếm</w:t>
            </w:r>
          </w:p>
        </w:tc>
        <w:tc>
          <w:tcPr>
            <w:tcW w:w="6912" w:type="dxa"/>
            <w:shd w:val="clear" w:color="auto" w:fill="auto"/>
          </w:tcPr>
          <w:p w14:paraId="192C6FFF" w14:textId="77777777" w:rsidR="00D74197" w:rsidRDefault="00C62611" w:rsidP="00260151">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nhật ký hệ thống theo các tiêu chí:</w:t>
            </w:r>
          </w:p>
          <w:p w14:paraId="621A0590" w14:textId="37024E75" w:rsidR="00C62611"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T</w:t>
            </w:r>
            <w:r w:rsidR="00B97DAD">
              <w:rPr>
                <w:snapToGrid/>
                <w:color w:val="auto"/>
                <w:szCs w:val="26"/>
              </w:rPr>
              <w:t>ên</w:t>
            </w:r>
            <w:r w:rsidR="00B97DAD">
              <w:rPr>
                <w:snapToGrid/>
                <w:color w:val="auto"/>
                <w:szCs w:val="26"/>
                <w:lang w:val="vi-VN"/>
              </w:rPr>
              <w:t xml:space="preserve"> đăng nhập</w:t>
            </w:r>
          </w:p>
          <w:p w14:paraId="7C0A9B70" w14:textId="23F74860" w:rsidR="00EE5A9E" w:rsidRDefault="0035319C"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lang w:val="vi-VN"/>
              </w:rPr>
              <w:t>T</w:t>
            </w:r>
            <w:r w:rsidR="00EE5A9E">
              <w:rPr>
                <w:snapToGrid/>
                <w:color w:val="auto"/>
                <w:szCs w:val="26"/>
              </w:rPr>
              <w:t>ừ ngày- đến ngày</w:t>
            </w:r>
          </w:p>
          <w:p w14:paraId="5E281AA2" w14:textId="353E1B46" w:rsidR="00EE5A9E" w:rsidRPr="002F4F88" w:rsidRDefault="00EE5A9E" w:rsidP="00A915DF">
            <w:pPr>
              <w:pStyle w:val="NormalIndent"/>
              <w:keepNext w:val="0"/>
              <w:keepLines/>
              <w:widowControl w:val="0"/>
              <w:numPr>
                <w:ilvl w:val="0"/>
                <w:numId w:val="71"/>
              </w:numPr>
              <w:spacing w:before="0" w:after="0" w:line="312" w:lineRule="auto"/>
              <w:jc w:val="left"/>
              <w:rPr>
                <w:snapToGrid/>
                <w:color w:val="auto"/>
                <w:szCs w:val="26"/>
              </w:rPr>
            </w:pPr>
            <w:r>
              <w:rPr>
                <w:snapToGrid/>
                <w:color w:val="auto"/>
                <w:szCs w:val="26"/>
              </w:rPr>
              <w:t>Module</w:t>
            </w:r>
          </w:p>
        </w:tc>
      </w:tr>
      <w:tr w:rsidR="00D74197" w:rsidRPr="009A2416" w14:paraId="39A0CC14" w14:textId="77777777" w:rsidTr="00260151">
        <w:tc>
          <w:tcPr>
            <w:tcW w:w="817" w:type="dxa"/>
            <w:shd w:val="clear" w:color="auto" w:fill="auto"/>
          </w:tcPr>
          <w:p w14:paraId="6D45719A" w14:textId="77777777" w:rsidR="00D74197" w:rsidRPr="002F4F88" w:rsidRDefault="00D74197" w:rsidP="00A915DF">
            <w:pPr>
              <w:pStyle w:val="ListParagraph"/>
              <w:numPr>
                <w:ilvl w:val="0"/>
                <w:numId w:val="69"/>
              </w:numPr>
            </w:pPr>
          </w:p>
        </w:tc>
        <w:tc>
          <w:tcPr>
            <w:tcW w:w="1877" w:type="dxa"/>
            <w:shd w:val="clear" w:color="auto" w:fill="auto"/>
          </w:tcPr>
          <w:p w14:paraId="1C2419F5" w14:textId="36014BE1" w:rsidR="00D74197" w:rsidRPr="0035319C" w:rsidRDefault="00675BEE" w:rsidP="00260151">
            <w:pPr>
              <w:keepLines/>
              <w:widowControl w:val="0"/>
              <w:rPr>
                <w:szCs w:val="26"/>
                <w:lang w:val="vi-VN"/>
              </w:rPr>
            </w:pPr>
            <w:r>
              <w:rPr>
                <w:szCs w:val="26"/>
              </w:rPr>
              <w:t xml:space="preserve">Xóa </w:t>
            </w:r>
            <w:r w:rsidR="0035319C">
              <w:rPr>
                <w:szCs w:val="26"/>
              </w:rPr>
              <w:t>log</w:t>
            </w:r>
          </w:p>
        </w:tc>
        <w:tc>
          <w:tcPr>
            <w:tcW w:w="6912" w:type="dxa"/>
            <w:shd w:val="clear" w:color="auto" w:fill="auto"/>
          </w:tcPr>
          <w:p w14:paraId="30048CF8" w14:textId="1E1A7B14" w:rsidR="00D74197" w:rsidRPr="0035319C" w:rsidRDefault="00EE5A9E" w:rsidP="00260151">
            <w:pPr>
              <w:pStyle w:val="NormalIndent"/>
              <w:keepNext w:val="0"/>
              <w:keepLines/>
              <w:widowControl w:val="0"/>
              <w:numPr>
                <w:ilvl w:val="0"/>
                <w:numId w:val="15"/>
              </w:numPr>
              <w:spacing w:before="0" w:after="0" w:line="312" w:lineRule="auto"/>
              <w:jc w:val="left"/>
              <w:rPr>
                <w:snapToGrid/>
                <w:color w:val="auto"/>
                <w:szCs w:val="26"/>
                <w:lang w:val="vi-VN"/>
              </w:rPr>
            </w:pPr>
            <w:r w:rsidRPr="0035319C">
              <w:rPr>
                <w:szCs w:val="26"/>
                <w:lang w:val="vi-VN"/>
              </w:rPr>
              <w:t>Cho phép xóa vết thao tác của người dùng: xóa từng bản ghi hoặc xóa nhiều bản ghi cùng lúc</w:t>
            </w:r>
          </w:p>
        </w:tc>
      </w:tr>
    </w:tbl>
    <w:p w14:paraId="51A94A98" w14:textId="1F3A8A0B" w:rsidR="000E7C59" w:rsidRPr="00B32BA6" w:rsidRDefault="00D74197" w:rsidP="00D74197">
      <w:pPr>
        <w:rPr>
          <w:b/>
          <w:szCs w:val="26"/>
          <w:lang w:val="vi-VN"/>
        </w:rPr>
      </w:pPr>
      <w:r w:rsidRPr="00B32BA6">
        <w:rPr>
          <w:b/>
          <w:szCs w:val="26"/>
          <w:lang w:val="vi-VN"/>
        </w:rPr>
        <w:t>Yêu cầu đặc biệt/Điều kiện ràng buộc:</w:t>
      </w:r>
      <w:r w:rsidR="00EE5A9E" w:rsidRPr="00B32BA6">
        <w:rPr>
          <w:b/>
          <w:szCs w:val="26"/>
          <w:lang w:val="vi-VN"/>
        </w:rPr>
        <w:t xml:space="preserve"> N/A</w:t>
      </w:r>
    </w:p>
    <w:p w14:paraId="339FE2C0" w14:textId="2E7A8899" w:rsidR="000E7C59" w:rsidRPr="00633EB9" w:rsidRDefault="000E7C59" w:rsidP="000E7C59">
      <w:pPr>
        <w:pStyle w:val="tvHeading11"/>
      </w:pPr>
      <w:bookmarkStart w:id="66" w:name="_Toc87047299"/>
      <w:r>
        <w:rPr>
          <w:lang w:val="en-US"/>
        </w:rPr>
        <w:t>Quản lý danh mục</w:t>
      </w:r>
      <w:bookmarkEnd w:id="66"/>
    </w:p>
    <w:p w14:paraId="3EA49343" w14:textId="3E748AD3" w:rsidR="00633EB9" w:rsidRPr="00270CC6" w:rsidRDefault="005511D8" w:rsidP="008057EC">
      <w:pPr>
        <w:pStyle w:val="tvHeading111"/>
      </w:pPr>
      <w:bookmarkStart w:id="67" w:name="_Toc87047300"/>
      <w:r>
        <w:t>Loại</w:t>
      </w:r>
      <w:r>
        <w:rPr>
          <w:lang w:val="vi-VN"/>
        </w:rPr>
        <w:t xml:space="preserve"> </w:t>
      </w:r>
      <w:r w:rsidR="00EA6A9A">
        <w:rPr>
          <w:lang w:val="vi-VN"/>
        </w:rPr>
        <w:t>đơn vị</w:t>
      </w:r>
      <w:bookmarkEnd w:id="67"/>
    </w:p>
    <w:p w14:paraId="13707C47" w14:textId="62F2D96E" w:rsidR="00270CC6" w:rsidRPr="002F4F88" w:rsidRDefault="00270CC6" w:rsidP="00270CC6">
      <w:r w:rsidRPr="004A3ECC">
        <w:rPr>
          <w:b/>
          <w:bCs/>
          <w:szCs w:val="26"/>
        </w:rPr>
        <w:t>Mục đích:</w:t>
      </w:r>
      <w:r w:rsidR="005511D8">
        <w:rPr>
          <w:b/>
          <w:szCs w:val="26"/>
          <w:lang w:val="vi-VN"/>
        </w:rPr>
        <w:t xml:space="preserve"> </w:t>
      </w:r>
      <w:r w:rsidR="005511D8" w:rsidRPr="005511D8">
        <w:rPr>
          <w:bCs/>
          <w:szCs w:val="26"/>
          <w:lang w:val="vi-VN"/>
        </w:rPr>
        <w:t xml:space="preserve">phân </w:t>
      </w:r>
      <w:r w:rsidR="005511D8">
        <w:rPr>
          <w:bCs/>
          <w:szCs w:val="26"/>
          <w:lang w:val="vi-VN"/>
        </w:rPr>
        <w:t xml:space="preserve">loại </w:t>
      </w:r>
      <w:r w:rsidR="00EA6A9A">
        <w:rPr>
          <w:bCs/>
          <w:szCs w:val="26"/>
          <w:lang w:val="vi-VN"/>
        </w:rPr>
        <w:t>đơn vị</w:t>
      </w:r>
      <w:r w:rsidR="00F73323">
        <w:rPr>
          <w:bCs/>
          <w:szCs w:val="26"/>
          <w:lang w:val="vi-VN"/>
        </w:rPr>
        <w:t xml:space="preserve"> có thể được kiểm toán, đặc biệt là các đơn vị trong doanh nghiệp có </w:t>
      </w:r>
      <w:r w:rsidR="00AF11BE">
        <w:rPr>
          <w:bCs/>
          <w:szCs w:val="26"/>
          <w:lang w:val="vi-VN"/>
        </w:rPr>
        <w:t>mô hình tổ chức và hoạt động giống nhau</w:t>
      </w:r>
      <w:r w:rsidR="004228F1">
        <w:rPr>
          <w:bCs/>
          <w:szCs w:val="26"/>
          <w:lang w:val="vi-VN"/>
        </w:rPr>
        <w:t xml:space="preserve"> ví dụ: khối, chi nhánh, phòng giao dịch, văn phòng đại diện,…</w:t>
      </w:r>
    </w:p>
    <w:p w14:paraId="5D5C5A5A" w14:textId="77777777" w:rsidR="00270CC6" w:rsidRPr="002F4F88" w:rsidRDefault="00270CC6" w:rsidP="00270CC6">
      <w:r w:rsidRPr="004A3ECC">
        <w:rPr>
          <w:b/>
          <w:bCs/>
          <w:szCs w:val="26"/>
        </w:rPr>
        <w:lastRenderedPageBreak/>
        <w:t>Vai trò thực hiện:</w:t>
      </w:r>
      <w:r w:rsidRPr="002F4F88">
        <w:rPr>
          <w:szCs w:val="26"/>
        </w:rPr>
        <w:t xml:space="preserve"> </w:t>
      </w:r>
      <w:r>
        <w:rPr>
          <w:szCs w:val="26"/>
        </w:rPr>
        <w:t>Quản trị hệ thống</w:t>
      </w:r>
    </w:p>
    <w:p w14:paraId="3B030F21" w14:textId="77777777" w:rsidR="00270CC6" w:rsidRPr="002F4F88" w:rsidRDefault="00270CC6" w:rsidP="00270CC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70CC6" w:rsidRPr="002F4F88" w14:paraId="7B2A4DE2" w14:textId="77777777" w:rsidTr="004E2D74">
        <w:trPr>
          <w:trHeight w:val="449"/>
        </w:trPr>
        <w:tc>
          <w:tcPr>
            <w:tcW w:w="817" w:type="dxa"/>
            <w:shd w:val="clear" w:color="auto" w:fill="auto"/>
          </w:tcPr>
          <w:p w14:paraId="7F68360F" w14:textId="77777777" w:rsidR="00270CC6" w:rsidRPr="002F4F88" w:rsidRDefault="00270CC6" w:rsidP="004E2D74">
            <w:pPr>
              <w:keepLines/>
              <w:widowControl w:val="0"/>
              <w:jc w:val="both"/>
              <w:rPr>
                <w:b/>
                <w:bCs/>
                <w:szCs w:val="26"/>
              </w:rPr>
            </w:pPr>
            <w:r w:rsidRPr="002F4F88">
              <w:rPr>
                <w:b/>
                <w:bCs/>
                <w:szCs w:val="26"/>
              </w:rPr>
              <w:t>STT</w:t>
            </w:r>
          </w:p>
        </w:tc>
        <w:tc>
          <w:tcPr>
            <w:tcW w:w="1877" w:type="dxa"/>
            <w:shd w:val="clear" w:color="auto" w:fill="auto"/>
          </w:tcPr>
          <w:p w14:paraId="5BEECBD1" w14:textId="77777777" w:rsidR="00270CC6" w:rsidRPr="002F4F88" w:rsidRDefault="00270CC6" w:rsidP="004E2D74">
            <w:pPr>
              <w:keepLines/>
              <w:widowControl w:val="0"/>
              <w:jc w:val="both"/>
              <w:rPr>
                <w:b/>
                <w:bCs/>
                <w:szCs w:val="26"/>
              </w:rPr>
            </w:pPr>
            <w:r w:rsidRPr="002F4F88">
              <w:rPr>
                <w:b/>
                <w:bCs/>
                <w:szCs w:val="26"/>
              </w:rPr>
              <w:t>Chức năng</w:t>
            </w:r>
          </w:p>
        </w:tc>
        <w:tc>
          <w:tcPr>
            <w:tcW w:w="6912" w:type="dxa"/>
            <w:shd w:val="clear" w:color="auto" w:fill="auto"/>
          </w:tcPr>
          <w:p w14:paraId="730E0031" w14:textId="77777777" w:rsidR="00270CC6" w:rsidRPr="002F4F88" w:rsidRDefault="00270CC6" w:rsidP="004E2D74">
            <w:pPr>
              <w:keepLines/>
              <w:widowControl w:val="0"/>
              <w:jc w:val="both"/>
              <w:rPr>
                <w:b/>
                <w:bCs/>
                <w:szCs w:val="26"/>
              </w:rPr>
            </w:pPr>
            <w:r w:rsidRPr="002F4F88">
              <w:rPr>
                <w:b/>
                <w:bCs/>
                <w:szCs w:val="26"/>
              </w:rPr>
              <w:t>Mô tả</w:t>
            </w:r>
          </w:p>
        </w:tc>
      </w:tr>
      <w:tr w:rsidR="00270CC6" w:rsidRPr="002F4F88" w14:paraId="3F636597" w14:textId="77777777" w:rsidTr="004E2D74">
        <w:tc>
          <w:tcPr>
            <w:tcW w:w="817" w:type="dxa"/>
            <w:shd w:val="clear" w:color="auto" w:fill="auto"/>
          </w:tcPr>
          <w:p w14:paraId="20FAE17F" w14:textId="77777777" w:rsidR="00270CC6" w:rsidRPr="002F4F88" w:rsidRDefault="00270CC6" w:rsidP="00A915DF">
            <w:pPr>
              <w:pStyle w:val="ListParagraph"/>
              <w:numPr>
                <w:ilvl w:val="0"/>
                <w:numId w:val="72"/>
              </w:numPr>
            </w:pPr>
          </w:p>
        </w:tc>
        <w:tc>
          <w:tcPr>
            <w:tcW w:w="1877" w:type="dxa"/>
            <w:shd w:val="clear" w:color="auto" w:fill="auto"/>
          </w:tcPr>
          <w:p w14:paraId="53A98B7E" w14:textId="17B126AE" w:rsidR="00270CC6" w:rsidRPr="002F4F88" w:rsidRDefault="00F10CD4" w:rsidP="004E2D74">
            <w:pPr>
              <w:keepLines/>
              <w:widowControl w:val="0"/>
              <w:rPr>
                <w:szCs w:val="26"/>
              </w:rPr>
            </w:pPr>
            <w:r>
              <w:rPr>
                <w:szCs w:val="26"/>
              </w:rPr>
              <w:t>Thêm mới</w:t>
            </w:r>
          </w:p>
        </w:tc>
        <w:tc>
          <w:tcPr>
            <w:tcW w:w="6912" w:type="dxa"/>
            <w:shd w:val="clear" w:color="auto" w:fill="auto"/>
          </w:tcPr>
          <w:p w14:paraId="681453CF" w14:textId="3C4647E9" w:rsidR="00270CC6" w:rsidRDefault="00F10CD4" w:rsidP="004E2D7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AF11BE">
              <w:rPr>
                <w:snapToGrid/>
                <w:color w:val="auto"/>
                <w:szCs w:val="26"/>
              </w:rPr>
              <w:t>thêm</w:t>
            </w:r>
            <w:r w:rsidR="00AF11BE">
              <w:rPr>
                <w:snapToGrid/>
                <w:color w:val="auto"/>
                <w:szCs w:val="26"/>
                <w:lang w:val="vi-VN"/>
              </w:rPr>
              <w:t xml:space="preserve"> mới loại </w:t>
            </w:r>
            <w:r w:rsidR="004C6057">
              <w:rPr>
                <w:snapToGrid/>
                <w:color w:val="auto"/>
                <w:szCs w:val="26"/>
                <w:lang w:val="vi-VN"/>
              </w:rPr>
              <w:t>đơn vị</w:t>
            </w:r>
            <w:r w:rsidR="009A3365">
              <w:rPr>
                <w:snapToGrid/>
                <w:color w:val="auto"/>
                <w:szCs w:val="26"/>
                <w:lang w:val="vi-VN"/>
              </w:rPr>
              <w:t xml:space="preserve">, </w:t>
            </w:r>
            <w:r w:rsidR="00BE3467">
              <w:rPr>
                <w:snapToGrid/>
                <w:color w:val="auto"/>
                <w:szCs w:val="26"/>
              </w:rPr>
              <w:t>nhập các thông tin:</w:t>
            </w:r>
          </w:p>
          <w:p w14:paraId="4432C83D" w14:textId="1AD177B3" w:rsidR="00BE3467" w:rsidRDefault="00AF11BE"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432E25">
              <w:rPr>
                <w:b/>
                <w:bCs/>
                <w:snapToGrid/>
                <w:color w:val="auto"/>
                <w:szCs w:val="26"/>
                <w:lang w:val="vi-VN"/>
              </w:rPr>
              <w:t>đơn vị</w:t>
            </w:r>
            <w:r>
              <w:rPr>
                <w:snapToGrid/>
                <w:color w:val="auto"/>
                <w:szCs w:val="26"/>
                <w:lang w:val="vi-VN"/>
              </w:rPr>
              <w:t xml:space="preserve">* </w:t>
            </w:r>
          </w:p>
          <w:p w14:paraId="2B846C55" w14:textId="287FCFF9" w:rsidR="00BE3467" w:rsidRDefault="00BE3467"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xml:space="preserve">: </w:t>
            </w:r>
            <w:r w:rsidR="009A3365">
              <w:rPr>
                <w:snapToGrid/>
                <w:color w:val="auto"/>
                <w:szCs w:val="26"/>
              </w:rPr>
              <w:t>chọn</w:t>
            </w:r>
            <w:r w:rsidR="009A3365">
              <w:rPr>
                <w:snapToGrid/>
                <w:color w:val="auto"/>
                <w:szCs w:val="26"/>
                <w:lang w:val="vi-VN"/>
              </w:rPr>
              <w:t xml:space="preserve"> </w:t>
            </w:r>
            <w:r>
              <w:rPr>
                <w:snapToGrid/>
                <w:color w:val="auto"/>
                <w:szCs w:val="26"/>
              </w:rPr>
              <w:t xml:space="preserve">Sử dụng/ Không sử dụng. Mặc định </w:t>
            </w:r>
            <w:r w:rsidR="009A3365">
              <w:rPr>
                <w:snapToGrid/>
                <w:color w:val="auto"/>
                <w:szCs w:val="26"/>
              </w:rPr>
              <w:t>là</w:t>
            </w:r>
            <w:r>
              <w:rPr>
                <w:snapToGrid/>
                <w:color w:val="auto"/>
                <w:szCs w:val="26"/>
              </w:rPr>
              <w:t xml:space="preserve"> Sử dụng</w:t>
            </w:r>
          </w:p>
          <w:p w14:paraId="68E007C2" w14:textId="423EDE46" w:rsidR="00AF11BE" w:rsidRPr="009A3365" w:rsidRDefault="00DB2F6D"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2A59501E" w14:textId="5F50E0F0" w:rsidR="00022CC4" w:rsidRPr="00BE3467" w:rsidRDefault="00022CC4" w:rsidP="00022CC4">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9A3365">
              <w:rPr>
                <w:szCs w:val="26"/>
              </w:rPr>
              <w:t>loại</w:t>
            </w:r>
            <w:r w:rsidR="009A3365">
              <w:rPr>
                <w:szCs w:val="26"/>
                <w:lang w:val="vi-VN"/>
              </w:rPr>
              <w:t xml:space="preserve"> đ</w:t>
            </w:r>
            <w:r w:rsidR="00432E25">
              <w:rPr>
                <w:szCs w:val="26"/>
                <w:lang w:val="vi-VN"/>
              </w:rPr>
              <w:t>ơn vị</w:t>
            </w:r>
            <w:r w:rsidR="009A3365">
              <w:rPr>
                <w:szCs w:val="26"/>
                <w:lang w:val="vi-VN"/>
              </w:rPr>
              <w:t xml:space="preserve"> đó</w:t>
            </w:r>
            <w:r w:rsidRPr="002F4F88">
              <w:rPr>
                <w:szCs w:val="26"/>
              </w:rPr>
              <w:t xml:space="preserve"> không được sử dụng ở các chức năng khác trên hệ thống</w:t>
            </w:r>
            <w:r>
              <w:rPr>
                <w:szCs w:val="26"/>
              </w:rPr>
              <w:t>.</w:t>
            </w:r>
          </w:p>
        </w:tc>
      </w:tr>
      <w:tr w:rsidR="009A3365" w:rsidRPr="002F4F88" w14:paraId="079A0F09" w14:textId="77777777" w:rsidTr="004E2D74">
        <w:tc>
          <w:tcPr>
            <w:tcW w:w="817" w:type="dxa"/>
            <w:shd w:val="clear" w:color="auto" w:fill="auto"/>
          </w:tcPr>
          <w:p w14:paraId="34CDE0F8" w14:textId="77777777" w:rsidR="009A3365" w:rsidRPr="002F4F88" w:rsidRDefault="009A3365" w:rsidP="00A915DF">
            <w:pPr>
              <w:pStyle w:val="ListParagraph"/>
              <w:numPr>
                <w:ilvl w:val="0"/>
                <w:numId w:val="72"/>
              </w:numPr>
            </w:pPr>
          </w:p>
        </w:tc>
        <w:tc>
          <w:tcPr>
            <w:tcW w:w="1877" w:type="dxa"/>
            <w:shd w:val="clear" w:color="auto" w:fill="auto"/>
          </w:tcPr>
          <w:p w14:paraId="593C4F07" w14:textId="21C46AD2" w:rsidR="009A3365" w:rsidRDefault="009A3365" w:rsidP="009A3365">
            <w:pPr>
              <w:keepLines/>
              <w:widowControl w:val="0"/>
              <w:rPr>
                <w:szCs w:val="26"/>
              </w:rPr>
            </w:pPr>
            <w:r>
              <w:rPr>
                <w:szCs w:val="26"/>
              </w:rPr>
              <w:t>Sửa thông tin</w:t>
            </w:r>
          </w:p>
        </w:tc>
        <w:tc>
          <w:tcPr>
            <w:tcW w:w="6912" w:type="dxa"/>
            <w:shd w:val="clear" w:color="auto" w:fill="auto"/>
          </w:tcPr>
          <w:p w14:paraId="644D361E" w14:textId="79D63BD6" w:rsidR="009A3365" w:rsidRP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432E25">
              <w:rPr>
                <w:szCs w:val="26"/>
              </w:rPr>
              <w:t>loại</w:t>
            </w:r>
            <w:r w:rsidR="00432E25">
              <w:rPr>
                <w:szCs w:val="26"/>
                <w:lang w:val="vi-VN"/>
              </w:rPr>
              <w:t xml:space="preserve"> đơn vị</w:t>
            </w:r>
          </w:p>
          <w:p w14:paraId="79B09D93" w14:textId="7AB82F53" w:rsidR="009A3365" w:rsidRDefault="009A3365" w:rsidP="009A336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là Sử dụng thành không sử dụng, thì loại</w:t>
            </w:r>
            <w:r>
              <w:rPr>
                <w:snapToGrid/>
                <w:color w:val="auto"/>
                <w:szCs w:val="26"/>
                <w:lang w:val="vi-VN"/>
              </w:rPr>
              <w:t xml:space="preserve"> </w:t>
            </w:r>
            <w:r w:rsidR="00432E25">
              <w:rPr>
                <w:szCs w:val="26"/>
                <w:lang w:val="vi-VN"/>
              </w:rPr>
              <w:t xml:space="preserve">đơn vị </w:t>
            </w:r>
            <w:r>
              <w:rPr>
                <w:snapToGrid/>
                <w:color w:val="auto"/>
                <w:szCs w:val="26"/>
              </w:rPr>
              <w:t>không được sử dụng ở các chức năng khác trên hệ thống.</w:t>
            </w:r>
          </w:p>
        </w:tc>
      </w:tr>
      <w:tr w:rsidR="00270CC6" w:rsidRPr="002F4F88" w14:paraId="775D867F" w14:textId="77777777" w:rsidTr="004E2D74">
        <w:tc>
          <w:tcPr>
            <w:tcW w:w="817" w:type="dxa"/>
            <w:shd w:val="clear" w:color="auto" w:fill="auto"/>
          </w:tcPr>
          <w:p w14:paraId="633D31C3" w14:textId="77777777" w:rsidR="00270CC6" w:rsidRPr="002F4F88" w:rsidRDefault="00270CC6" w:rsidP="00A915DF">
            <w:pPr>
              <w:pStyle w:val="ListParagraph"/>
              <w:numPr>
                <w:ilvl w:val="0"/>
                <w:numId w:val="72"/>
              </w:numPr>
            </w:pPr>
          </w:p>
        </w:tc>
        <w:tc>
          <w:tcPr>
            <w:tcW w:w="1877" w:type="dxa"/>
            <w:shd w:val="clear" w:color="auto" w:fill="auto"/>
          </w:tcPr>
          <w:p w14:paraId="3DAAF2DC" w14:textId="12638557" w:rsidR="00270CC6" w:rsidRPr="002F4F88" w:rsidRDefault="00F10CD4" w:rsidP="004E2D74">
            <w:pPr>
              <w:keepLines/>
              <w:widowControl w:val="0"/>
              <w:rPr>
                <w:szCs w:val="26"/>
              </w:rPr>
            </w:pPr>
            <w:r>
              <w:rPr>
                <w:szCs w:val="26"/>
              </w:rPr>
              <w:t>Xem chi tiết</w:t>
            </w:r>
          </w:p>
        </w:tc>
        <w:tc>
          <w:tcPr>
            <w:tcW w:w="6912" w:type="dxa"/>
            <w:shd w:val="clear" w:color="auto" w:fill="auto"/>
          </w:tcPr>
          <w:p w14:paraId="6233C6C6" w14:textId="1EFD7A9B" w:rsidR="00270CC6" w:rsidRPr="002F4F88" w:rsidRDefault="00D14C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22CC4">
              <w:rPr>
                <w:snapToGrid/>
                <w:color w:val="auto"/>
                <w:szCs w:val="26"/>
              </w:rPr>
              <w:t xml:space="preserve">ho phép NSD xem chi tiết </w:t>
            </w:r>
            <w:r w:rsidR="00432E25">
              <w:rPr>
                <w:szCs w:val="26"/>
              </w:rPr>
              <w:t>loại</w:t>
            </w:r>
            <w:r w:rsidR="00432E25">
              <w:rPr>
                <w:szCs w:val="26"/>
                <w:lang w:val="vi-VN"/>
              </w:rPr>
              <w:t xml:space="preserve"> đơn vị</w:t>
            </w:r>
            <w:r w:rsidR="00022CC4">
              <w:rPr>
                <w:snapToGrid/>
                <w:color w:val="auto"/>
                <w:szCs w:val="26"/>
              </w:rPr>
              <w:t>. Thông tin hiển thị đúng với thông tin lần cập nhật cuối cùng. Đồng thời, hệ thống hiển thị các thông tin: Người tạo, Ngày tạo, Người sửa, Ngày sửa.</w:t>
            </w:r>
          </w:p>
        </w:tc>
      </w:tr>
      <w:tr w:rsidR="00AB1C93" w:rsidRPr="002F4F88" w14:paraId="41FA3E6B" w14:textId="77777777" w:rsidTr="004E2D74">
        <w:tc>
          <w:tcPr>
            <w:tcW w:w="817" w:type="dxa"/>
            <w:shd w:val="clear" w:color="auto" w:fill="auto"/>
          </w:tcPr>
          <w:p w14:paraId="4B033584" w14:textId="77777777" w:rsidR="00AB1C93" w:rsidRPr="002F4F88" w:rsidRDefault="00AB1C93" w:rsidP="00A915DF">
            <w:pPr>
              <w:pStyle w:val="ListParagraph"/>
              <w:numPr>
                <w:ilvl w:val="0"/>
                <w:numId w:val="72"/>
              </w:numPr>
            </w:pPr>
          </w:p>
        </w:tc>
        <w:tc>
          <w:tcPr>
            <w:tcW w:w="1877" w:type="dxa"/>
            <w:shd w:val="clear" w:color="auto" w:fill="auto"/>
          </w:tcPr>
          <w:p w14:paraId="5528E4BD" w14:textId="6E720F51" w:rsidR="00AB1C93" w:rsidRPr="002F4F88" w:rsidRDefault="00AB1C93" w:rsidP="00AB1C93">
            <w:pPr>
              <w:keepLines/>
              <w:widowControl w:val="0"/>
              <w:rPr>
                <w:szCs w:val="26"/>
              </w:rPr>
            </w:pPr>
            <w:r>
              <w:t>Xóa</w:t>
            </w:r>
          </w:p>
        </w:tc>
        <w:tc>
          <w:tcPr>
            <w:tcW w:w="6912" w:type="dxa"/>
            <w:shd w:val="clear" w:color="auto" w:fill="auto"/>
          </w:tcPr>
          <w:p w14:paraId="155D63A8" w14:textId="4C73DD0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432E25">
              <w:rPr>
                <w:szCs w:val="26"/>
              </w:rPr>
              <w:t>loại</w:t>
            </w:r>
            <w:r w:rsidR="00432E25">
              <w:rPr>
                <w:szCs w:val="26"/>
                <w:lang w:val="vi-VN"/>
              </w:rPr>
              <w:t xml:space="preserve"> đơn vị </w:t>
            </w:r>
            <w:r>
              <w:rPr>
                <w:bCs/>
                <w:szCs w:val="26"/>
              </w:rPr>
              <w:t>trên hệ thống.</w:t>
            </w:r>
          </w:p>
          <w:p w14:paraId="3AC4DB2E" w14:textId="228535E2"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27B05">
              <w:rPr>
                <w:szCs w:val="26"/>
              </w:rPr>
              <w:t>popup</w:t>
            </w:r>
            <w:r>
              <w:rPr>
                <w:bCs/>
                <w:szCs w:val="26"/>
              </w:rPr>
              <w:t xml:space="preserve"> yêu cầu xác nhận “</w:t>
            </w:r>
            <w:r w:rsidRPr="002B61A0">
              <w:rPr>
                <w:bCs/>
                <w:i/>
                <w:iCs/>
                <w:szCs w:val="26"/>
              </w:rPr>
              <w:t xml:space="preserve">Bạn có chắc chắn muốn xóa </w:t>
            </w:r>
            <w:r w:rsidR="00B66DEE" w:rsidRPr="002B61A0">
              <w:rPr>
                <w:bCs/>
                <w:i/>
                <w:iCs/>
                <w:szCs w:val="26"/>
              </w:rPr>
              <w:t>bản</w:t>
            </w:r>
            <w:r w:rsidR="00B66DEE" w:rsidRPr="002B61A0">
              <w:rPr>
                <w:bCs/>
                <w:i/>
                <w:iCs/>
                <w:szCs w:val="26"/>
                <w:lang w:val="vi-VN"/>
              </w:rPr>
              <w:t xml:space="preserve"> ghi này</w:t>
            </w:r>
            <w:r w:rsidRPr="002B61A0">
              <w:rPr>
                <w:bCs/>
                <w:i/>
                <w:iCs/>
                <w:szCs w:val="26"/>
              </w:rPr>
              <w:t>?</w:t>
            </w:r>
            <w:r w:rsidR="00B66DEE" w:rsidRPr="002B61A0">
              <w:rPr>
                <w:bCs/>
                <w:i/>
                <w:iCs/>
                <w:szCs w:val="26"/>
                <w:lang w:val="vi-VN"/>
              </w:rPr>
              <w:t xml:space="preserve"> kèm theo tên </w:t>
            </w:r>
            <w:r w:rsidR="00432E25" w:rsidRPr="002B61A0">
              <w:rPr>
                <w:i/>
                <w:iCs/>
                <w:szCs w:val="26"/>
              </w:rPr>
              <w:t>loại</w:t>
            </w:r>
            <w:r w:rsidR="00432E25" w:rsidRPr="002B61A0">
              <w:rPr>
                <w:i/>
                <w:iCs/>
                <w:szCs w:val="26"/>
                <w:lang w:val="vi-VN"/>
              </w:rPr>
              <w:t xml:space="preserve"> đơn vị</w:t>
            </w:r>
            <w:r>
              <w:rPr>
                <w:bCs/>
                <w:szCs w:val="26"/>
              </w:rPr>
              <w:t>”. NSD chọn Có/ Không:</w:t>
            </w:r>
          </w:p>
          <w:p w14:paraId="2D194190" w14:textId="64F1AAEA" w:rsidR="00AB1C93" w:rsidRDefault="00AB1C9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432E25">
              <w:rPr>
                <w:szCs w:val="26"/>
              </w:rPr>
              <w:t>loại</w:t>
            </w:r>
            <w:r w:rsidR="00432E25">
              <w:rPr>
                <w:szCs w:val="26"/>
                <w:lang w:val="vi-VN"/>
              </w:rPr>
              <w:t xml:space="preserve"> đơn vị</w:t>
            </w:r>
            <w:r>
              <w:rPr>
                <w:bCs/>
                <w:szCs w:val="26"/>
              </w:rPr>
              <w:t>.</w:t>
            </w:r>
          </w:p>
          <w:p w14:paraId="3CF50096" w14:textId="28D202FC" w:rsidR="00AB1C93" w:rsidRDefault="00AB1C9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1CDC140F" w14:textId="7ECB12B4" w:rsidR="00AB1C93" w:rsidRPr="002F4F88" w:rsidRDefault="00AB1C93" w:rsidP="00AB1C93">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B2F6D">
              <w:rPr>
                <w:szCs w:val="26"/>
              </w:rPr>
              <w:t>loại</w:t>
            </w:r>
            <w:r w:rsidR="00DB2F6D">
              <w:rPr>
                <w:szCs w:val="26"/>
                <w:lang w:val="vi-VN"/>
              </w:rPr>
              <w:t xml:space="preserve"> đơn vị </w:t>
            </w:r>
            <w:r>
              <w:rPr>
                <w:bCs/>
                <w:szCs w:val="26"/>
              </w:rPr>
              <w:t xml:space="preserve">đang </w:t>
            </w:r>
            <w:r w:rsidR="009A7CBC">
              <w:rPr>
                <w:bCs/>
                <w:szCs w:val="26"/>
              </w:rPr>
              <w:t>có</w:t>
            </w:r>
            <w:r w:rsidR="009A7CBC">
              <w:rPr>
                <w:bCs/>
                <w:szCs w:val="26"/>
                <w:lang w:val="vi-VN"/>
              </w:rPr>
              <w:t xml:space="preserve"> </w:t>
            </w:r>
            <w:r w:rsidR="00DB7863">
              <w:rPr>
                <w:bCs/>
                <w:szCs w:val="26"/>
                <w:lang w:val="vi-VN"/>
              </w:rPr>
              <w:t>đơn vị liên quan, hệ thống hiển thị cảnh báo “</w:t>
            </w:r>
            <w:r w:rsidR="002B61A0" w:rsidRPr="002B61A0">
              <w:rPr>
                <w:bCs/>
                <w:i/>
                <w:iCs/>
                <w:szCs w:val="26"/>
                <w:lang w:val="vi-VN"/>
              </w:rPr>
              <w:t>Tồn tại đơn vị liên quan đến loại đơn vị này, bạn không thể xoá</w:t>
            </w:r>
            <w:r w:rsidR="002B61A0">
              <w:rPr>
                <w:bCs/>
                <w:szCs w:val="26"/>
                <w:lang w:val="vi-VN"/>
              </w:rPr>
              <w:t>”</w:t>
            </w:r>
          </w:p>
        </w:tc>
      </w:tr>
      <w:tr w:rsidR="00AB1C93" w:rsidRPr="002F4F88" w14:paraId="55A261F6" w14:textId="77777777" w:rsidTr="004E2D74">
        <w:tc>
          <w:tcPr>
            <w:tcW w:w="817" w:type="dxa"/>
            <w:shd w:val="clear" w:color="auto" w:fill="auto"/>
          </w:tcPr>
          <w:p w14:paraId="78FDB8F8" w14:textId="77777777" w:rsidR="00AB1C93" w:rsidRPr="002F4F88" w:rsidRDefault="00AB1C93" w:rsidP="00A915DF">
            <w:pPr>
              <w:pStyle w:val="ListParagraph"/>
              <w:numPr>
                <w:ilvl w:val="0"/>
                <w:numId w:val="72"/>
              </w:numPr>
            </w:pPr>
          </w:p>
        </w:tc>
        <w:tc>
          <w:tcPr>
            <w:tcW w:w="1877" w:type="dxa"/>
            <w:shd w:val="clear" w:color="auto" w:fill="auto"/>
          </w:tcPr>
          <w:p w14:paraId="38ADF4F6" w14:textId="2BC9BEC6" w:rsidR="00AB1C93" w:rsidRPr="002F4F88" w:rsidRDefault="00AB1C93" w:rsidP="00AB1C93">
            <w:pPr>
              <w:keepLines/>
              <w:widowControl w:val="0"/>
              <w:rPr>
                <w:szCs w:val="26"/>
              </w:rPr>
            </w:pPr>
            <w:r>
              <w:t>Tìm kiếm</w:t>
            </w:r>
          </w:p>
        </w:tc>
        <w:tc>
          <w:tcPr>
            <w:tcW w:w="6912" w:type="dxa"/>
            <w:shd w:val="clear" w:color="auto" w:fill="auto"/>
          </w:tcPr>
          <w:p w14:paraId="5B99F22C" w14:textId="08CB4CC0"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2F6D">
              <w:rPr>
                <w:szCs w:val="26"/>
              </w:rPr>
              <w:t>loại</w:t>
            </w:r>
            <w:r w:rsidR="00DB2F6D">
              <w:rPr>
                <w:szCs w:val="26"/>
                <w:lang w:val="vi-VN"/>
              </w:rPr>
              <w:t xml:space="preserve"> đơn vị </w:t>
            </w:r>
            <w:r>
              <w:rPr>
                <w:bCs/>
                <w:szCs w:val="26"/>
              </w:rPr>
              <w:t>hiển thị các thông tin:</w:t>
            </w:r>
          </w:p>
          <w:p w14:paraId="3BEC6351"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76AAF263" w14:textId="00B90BA2"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DB2F6D">
              <w:rPr>
                <w:szCs w:val="26"/>
                <w:lang w:val="vi-VN"/>
              </w:rPr>
              <w:t>đơn vị</w:t>
            </w:r>
          </w:p>
          <w:p w14:paraId="1721C99C" w14:textId="77777777" w:rsidR="00AB1C93" w:rsidRDefault="00AB1C93"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06403314" w14:textId="079D1FB5" w:rsidR="00AB1C93" w:rsidRDefault="00DB2F6D"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sidR="00AB1C93">
              <w:rPr>
                <w:bCs/>
                <w:szCs w:val="26"/>
              </w:rPr>
              <w:t>tả</w:t>
            </w:r>
          </w:p>
          <w:p w14:paraId="67F42BBA" w14:textId="767F2B9A"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2F6D">
              <w:rPr>
                <w:szCs w:val="26"/>
              </w:rPr>
              <w:t>loại</w:t>
            </w:r>
            <w:r w:rsidR="00DB2F6D">
              <w:rPr>
                <w:szCs w:val="26"/>
                <w:lang w:val="vi-VN"/>
              </w:rPr>
              <w:t xml:space="preserve"> đơn vị </w:t>
            </w:r>
            <w:r>
              <w:rPr>
                <w:bCs/>
                <w:szCs w:val="26"/>
              </w:rPr>
              <w:t>được sắp xếp theo ngày tạo. Ngày mới nhất lên đầu.</w:t>
            </w:r>
          </w:p>
          <w:p w14:paraId="1D3E77E2" w14:textId="5CF0212F" w:rsidR="00AB1C93" w:rsidRDefault="00AB1C93" w:rsidP="00AB1C93">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0089CF81" w14:textId="05C006CA" w:rsidR="00AB1C93" w:rsidRDefault="00AB1C93"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DB2F6D">
              <w:rPr>
                <w:szCs w:val="26"/>
                <w:lang w:val="vi-VN"/>
              </w:rPr>
              <w:t>đơn vị</w:t>
            </w:r>
          </w:p>
          <w:p w14:paraId="049B51EB" w14:textId="32D122BC" w:rsidR="00AB1C93" w:rsidRPr="002F4F88" w:rsidRDefault="00AB1C93"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lastRenderedPageBreak/>
              <w:t>Trạng thái</w:t>
            </w:r>
          </w:p>
        </w:tc>
      </w:tr>
    </w:tbl>
    <w:p w14:paraId="0266684F" w14:textId="2E9C315A" w:rsidR="00270CC6" w:rsidRDefault="00270CC6" w:rsidP="00270CC6">
      <w:pPr>
        <w:rPr>
          <w:b/>
          <w:szCs w:val="26"/>
        </w:rPr>
      </w:pPr>
      <w:r w:rsidRPr="002F4F88">
        <w:rPr>
          <w:b/>
          <w:szCs w:val="26"/>
        </w:rPr>
        <w:lastRenderedPageBreak/>
        <w:t>Yêu cầu đặc biệt/Điều kiện ràng buộc:</w:t>
      </w:r>
      <w:r w:rsidR="006C6009">
        <w:rPr>
          <w:b/>
          <w:szCs w:val="26"/>
        </w:rPr>
        <w:t xml:space="preserve"> N/A</w:t>
      </w:r>
    </w:p>
    <w:p w14:paraId="391E07F6" w14:textId="513ED8BC" w:rsidR="002D7C27" w:rsidRPr="00035D83" w:rsidRDefault="002D7C27" w:rsidP="008057EC">
      <w:pPr>
        <w:pStyle w:val="tvHeading111"/>
      </w:pPr>
      <w:bookmarkStart w:id="68" w:name="_Toc87047301"/>
      <w:r w:rsidRPr="002D7C27">
        <w:t xml:space="preserve">Mức </w:t>
      </w:r>
      <w:r w:rsidR="00035D83">
        <w:t>độ</w:t>
      </w:r>
      <w:r w:rsidR="00035D83">
        <w:rPr>
          <w:lang w:val="vi-VN"/>
        </w:rPr>
        <w:t xml:space="preserve"> rủi ro</w:t>
      </w:r>
      <w:bookmarkEnd w:id="68"/>
    </w:p>
    <w:p w14:paraId="652F1469" w14:textId="7984F8E9" w:rsidR="00035D83" w:rsidRPr="002F4F88" w:rsidRDefault="00035D83" w:rsidP="00035D83">
      <w:r w:rsidRPr="004A3ECC">
        <w:rPr>
          <w:b/>
          <w:bCs/>
          <w:szCs w:val="26"/>
        </w:rPr>
        <w:t>Mục đích:</w:t>
      </w:r>
      <w:r>
        <w:rPr>
          <w:b/>
          <w:szCs w:val="26"/>
          <w:lang w:val="vi-VN"/>
        </w:rPr>
        <w:t xml:space="preserve"> </w:t>
      </w:r>
      <w:r w:rsidRPr="00035D83">
        <w:rPr>
          <w:bCs/>
          <w:szCs w:val="26"/>
          <w:lang w:val="vi-VN"/>
        </w:rPr>
        <w:t>quản lý các cấp độ rủi ro</w:t>
      </w:r>
      <w:r>
        <w:rPr>
          <w:bCs/>
          <w:szCs w:val="26"/>
          <w:lang w:val="vi-VN"/>
        </w:rPr>
        <w:t xml:space="preserve"> </w:t>
      </w:r>
      <w:r w:rsidR="00A16C4D">
        <w:rPr>
          <w:bCs/>
          <w:szCs w:val="26"/>
          <w:lang w:val="vi-VN"/>
        </w:rPr>
        <w:t xml:space="preserve">(nghiêm trọng, cao, trung bình, thấp) </w:t>
      </w:r>
      <w:r>
        <w:rPr>
          <w:bCs/>
          <w:szCs w:val="26"/>
          <w:lang w:val="vi-VN"/>
        </w:rPr>
        <w:t xml:space="preserve">được sử dụng </w:t>
      </w:r>
      <w:r w:rsidR="00F5250D">
        <w:rPr>
          <w:bCs/>
          <w:szCs w:val="26"/>
          <w:lang w:val="vi-VN"/>
        </w:rPr>
        <w:t xml:space="preserve">để phân loại rủi ro </w:t>
      </w:r>
      <w:r w:rsidR="009E407F">
        <w:rPr>
          <w:bCs/>
          <w:szCs w:val="26"/>
          <w:lang w:val="vi-VN"/>
        </w:rPr>
        <w:t>ở chức năng đánh giá rủi ro cấp độ tổ chức</w:t>
      </w:r>
      <w:r w:rsidR="00F5250D">
        <w:rPr>
          <w:bCs/>
          <w:szCs w:val="26"/>
          <w:lang w:val="vi-VN"/>
        </w:rPr>
        <w:t xml:space="preserve">, </w:t>
      </w:r>
      <w:r w:rsidR="009E407F">
        <w:rPr>
          <w:bCs/>
          <w:szCs w:val="26"/>
          <w:lang w:val="vi-VN"/>
        </w:rPr>
        <w:t xml:space="preserve">đánh giá rủi ro cấp độ quy </w:t>
      </w:r>
      <w:r w:rsidR="00F5250D">
        <w:rPr>
          <w:bCs/>
          <w:szCs w:val="26"/>
          <w:lang w:val="vi-VN"/>
        </w:rPr>
        <w:t>trình và để phân loại phát hiện kiểm toán ở chức năng phát triển phát hiện</w:t>
      </w:r>
      <w:r w:rsidR="009E407F">
        <w:rPr>
          <w:bCs/>
          <w:szCs w:val="26"/>
          <w:lang w:val="vi-VN"/>
        </w:rPr>
        <w:t xml:space="preserve"> </w:t>
      </w:r>
      <w:r>
        <w:rPr>
          <w:b/>
          <w:szCs w:val="26"/>
          <w:lang w:val="vi-VN"/>
        </w:rPr>
        <w:t xml:space="preserve"> </w:t>
      </w:r>
    </w:p>
    <w:p w14:paraId="5A2EDA6F" w14:textId="77777777" w:rsidR="00035D83" w:rsidRPr="002F4F88" w:rsidRDefault="00035D83" w:rsidP="00035D83">
      <w:r w:rsidRPr="004A3ECC">
        <w:rPr>
          <w:b/>
          <w:bCs/>
          <w:szCs w:val="26"/>
        </w:rPr>
        <w:t>Vai trò thực hiện:</w:t>
      </w:r>
      <w:r w:rsidRPr="002F4F88">
        <w:rPr>
          <w:szCs w:val="26"/>
        </w:rPr>
        <w:t xml:space="preserve"> </w:t>
      </w:r>
      <w:r>
        <w:rPr>
          <w:szCs w:val="26"/>
        </w:rPr>
        <w:t>Quản trị hệ thống</w:t>
      </w:r>
    </w:p>
    <w:p w14:paraId="527EA971" w14:textId="77777777" w:rsidR="00035D83" w:rsidRPr="002F4F88" w:rsidRDefault="00035D83" w:rsidP="00035D83">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35D83" w:rsidRPr="002F4F88" w14:paraId="1A7E64BE" w14:textId="77777777" w:rsidTr="00F90C2D">
        <w:trPr>
          <w:trHeight w:val="449"/>
        </w:trPr>
        <w:tc>
          <w:tcPr>
            <w:tcW w:w="817" w:type="dxa"/>
            <w:shd w:val="clear" w:color="auto" w:fill="auto"/>
          </w:tcPr>
          <w:p w14:paraId="60373B13" w14:textId="77777777" w:rsidR="00035D83" w:rsidRPr="002F4F88" w:rsidRDefault="00035D83" w:rsidP="00F90C2D">
            <w:pPr>
              <w:keepLines/>
              <w:widowControl w:val="0"/>
              <w:jc w:val="both"/>
              <w:rPr>
                <w:b/>
                <w:bCs/>
                <w:szCs w:val="26"/>
              </w:rPr>
            </w:pPr>
            <w:r w:rsidRPr="002F4F88">
              <w:rPr>
                <w:b/>
                <w:bCs/>
                <w:szCs w:val="26"/>
              </w:rPr>
              <w:t>STT</w:t>
            </w:r>
          </w:p>
        </w:tc>
        <w:tc>
          <w:tcPr>
            <w:tcW w:w="1877" w:type="dxa"/>
            <w:shd w:val="clear" w:color="auto" w:fill="auto"/>
          </w:tcPr>
          <w:p w14:paraId="41E23EBD" w14:textId="77777777" w:rsidR="00035D83" w:rsidRPr="002F4F88" w:rsidRDefault="00035D83" w:rsidP="00F90C2D">
            <w:pPr>
              <w:keepLines/>
              <w:widowControl w:val="0"/>
              <w:jc w:val="both"/>
              <w:rPr>
                <w:b/>
                <w:bCs/>
                <w:szCs w:val="26"/>
              </w:rPr>
            </w:pPr>
            <w:r w:rsidRPr="002F4F88">
              <w:rPr>
                <w:b/>
                <w:bCs/>
                <w:szCs w:val="26"/>
              </w:rPr>
              <w:t>Chức năng</w:t>
            </w:r>
          </w:p>
        </w:tc>
        <w:tc>
          <w:tcPr>
            <w:tcW w:w="6912" w:type="dxa"/>
            <w:shd w:val="clear" w:color="auto" w:fill="auto"/>
          </w:tcPr>
          <w:p w14:paraId="1F8DB5A6" w14:textId="77777777" w:rsidR="00035D83" w:rsidRPr="002F4F88" w:rsidRDefault="00035D83" w:rsidP="00F90C2D">
            <w:pPr>
              <w:keepLines/>
              <w:widowControl w:val="0"/>
              <w:jc w:val="both"/>
              <w:rPr>
                <w:b/>
                <w:bCs/>
                <w:szCs w:val="26"/>
              </w:rPr>
            </w:pPr>
            <w:r w:rsidRPr="002F4F88">
              <w:rPr>
                <w:b/>
                <w:bCs/>
                <w:szCs w:val="26"/>
              </w:rPr>
              <w:t>Mô tả</w:t>
            </w:r>
          </w:p>
        </w:tc>
      </w:tr>
      <w:tr w:rsidR="00035D83" w:rsidRPr="002F4F88" w14:paraId="36A68EF5" w14:textId="77777777" w:rsidTr="00F90C2D">
        <w:tc>
          <w:tcPr>
            <w:tcW w:w="817" w:type="dxa"/>
            <w:shd w:val="clear" w:color="auto" w:fill="auto"/>
          </w:tcPr>
          <w:p w14:paraId="7DEB92C7" w14:textId="77777777" w:rsidR="00035D83" w:rsidRPr="002F4F88" w:rsidRDefault="00035D83" w:rsidP="00911D8A">
            <w:pPr>
              <w:pStyle w:val="ListParagraph"/>
              <w:numPr>
                <w:ilvl w:val="0"/>
                <w:numId w:val="135"/>
              </w:numPr>
            </w:pPr>
          </w:p>
        </w:tc>
        <w:tc>
          <w:tcPr>
            <w:tcW w:w="1877" w:type="dxa"/>
            <w:shd w:val="clear" w:color="auto" w:fill="auto"/>
          </w:tcPr>
          <w:p w14:paraId="516AE09E" w14:textId="77777777" w:rsidR="00035D83" w:rsidRPr="002F4F88" w:rsidRDefault="00035D83" w:rsidP="00F90C2D">
            <w:pPr>
              <w:keepLines/>
              <w:widowControl w:val="0"/>
              <w:rPr>
                <w:szCs w:val="26"/>
              </w:rPr>
            </w:pPr>
            <w:r>
              <w:rPr>
                <w:szCs w:val="26"/>
              </w:rPr>
              <w:t>Thêm mới</w:t>
            </w:r>
          </w:p>
        </w:tc>
        <w:tc>
          <w:tcPr>
            <w:tcW w:w="6912" w:type="dxa"/>
            <w:shd w:val="clear" w:color="auto" w:fill="auto"/>
          </w:tcPr>
          <w:p w14:paraId="0C37DED9" w14:textId="50AB5B18" w:rsidR="00035D83"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w:t>
            </w:r>
            <w:r w:rsidR="00653F0A">
              <w:rPr>
                <w:snapToGrid/>
                <w:color w:val="auto"/>
                <w:szCs w:val="26"/>
                <w:lang w:val="vi-VN"/>
              </w:rPr>
              <w:t xml:space="preserve"> mức độ rủi ro</w:t>
            </w:r>
            <w:r>
              <w:rPr>
                <w:snapToGrid/>
                <w:color w:val="auto"/>
                <w:szCs w:val="26"/>
                <w:lang w:val="vi-VN"/>
              </w:rPr>
              <w:t xml:space="preserve">, </w:t>
            </w:r>
            <w:r>
              <w:rPr>
                <w:snapToGrid/>
                <w:color w:val="auto"/>
                <w:szCs w:val="26"/>
              </w:rPr>
              <w:t>nhập các thông tin:</w:t>
            </w:r>
          </w:p>
          <w:p w14:paraId="566CEF51" w14:textId="1204AF5A" w:rsidR="00035D83" w:rsidRDefault="00653F0A" w:rsidP="00A915DF">
            <w:pPr>
              <w:pStyle w:val="NormalIndent"/>
              <w:keepNext w:val="0"/>
              <w:keepLines/>
              <w:widowControl w:val="0"/>
              <w:numPr>
                <w:ilvl w:val="0"/>
                <w:numId w:val="73"/>
              </w:numPr>
              <w:spacing w:before="0" w:after="0" w:line="312" w:lineRule="auto"/>
              <w:jc w:val="left"/>
              <w:rPr>
                <w:snapToGrid/>
                <w:color w:val="auto"/>
                <w:szCs w:val="26"/>
              </w:rPr>
            </w:pPr>
            <w:r>
              <w:rPr>
                <w:b/>
                <w:bCs/>
                <w:snapToGrid/>
                <w:color w:val="auto"/>
                <w:szCs w:val="26"/>
              </w:rPr>
              <w:t>Mức</w:t>
            </w:r>
            <w:r>
              <w:rPr>
                <w:b/>
                <w:bCs/>
                <w:snapToGrid/>
                <w:color w:val="auto"/>
                <w:szCs w:val="26"/>
                <w:lang w:val="vi-VN"/>
              </w:rPr>
              <w:t xml:space="preserve"> độ rủi ro</w:t>
            </w:r>
            <w:r w:rsidR="00035D83">
              <w:rPr>
                <w:snapToGrid/>
                <w:color w:val="auto"/>
                <w:szCs w:val="26"/>
                <w:lang w:val="vi-VN"/>
              </w:rPr>
              <w:t xml:space="preserve">* </w:t>
            </w:r>
          </w:p>
          <w:p w14:paraId="2C25D104" w14:textId="77777777" w:rsidR="00035D83" w:rsidRDefault="00035D83"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41D05115" w14:textId="77777777" w:rsidR="00035D83" w:rsidRPr="009A3365" w:rsidRDefault="00035D83"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6FC3692B" w14:textId="30FE207B" w:rsidR="00035D83" w:rsidRPr="00BE3467" w:rsidRDefault="00035D83"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E407F1">
              <w:rPr>
                <w:szCs w:val="26"/>
              </w:rPr>
              <w:t>mức</w:t>
            </w:r>
            <w:r w:rsidR="00E407F1">
              <w:rPr>
                <w:szCs w:val="26"/>
                <w:lang w:val="vi-VN"/>
              </w:rPr>
              <w:t xml:space="preserve"> độ rủi ro</w:t>
            </w:r>
            <w:r>
              <w:rPr>
                <w:szCs w:val="26"/>
                <w:lang w:val="vi-VN"/>
              </w:rPr>
              <w:t xml:space="preserve"> đó</w:t>
            </w:r>
            <w:r w:rsidRPr="002F4F88">
              <w:rPr>
                <w:szCs w:val="26"/>
              </w:rPr>
              <w:t xml:space="preserve"> không được sử dụng ở các chức năng khác trên hệ thống</w:t>
            </w:r>
            <w:r>
              <w:rPr>
                <w:szCs w:val="26"/>
              </w:rPr>
              <w:t>.</w:t>
            </w:r>
          </w:p>
        </w:tc>
      </w:tr>
      <w:tr w:rsidR="00035D83" w:rsidRPr="002F4F88" w14:paraId="3E12C7E8" w14:textId="77777777" w:rsidTr="00F90C2D">
        <w:tc>
          <w:tcPr>
            <w:tcW w:w="817" w:type="dxa"/>
            <w:shd w:val="clear" w:color="auto" w:fill="auto"/>
          </w:tcPr>
          <w:p w14:paraId="2EC71C0E" w14:textId="77777777" w:rsidR="00035D83" w:rsidRPr="002F4F88" w:rsidRDefault="00035D83" w:rsidP="00911D8A">
            <w:pPr>
              <w:pStyle w:val="ListParagraph"/>
              <w:numPr>
                <w:ilvl w:val="0"/>
                <w:numId w:val="135"/>
              </w:numPr>
            </w:pPr>
          </w:p>
        </w:tc>
        <w:tc>
          <w:tcPr>
            <w:tcW w:w="1877" w:type="dxa"/>
            <w:shd w:val="clear" w:color="auto" w:fill="auto"/>
          </w:tcPr>
          <w:p w14:paraId="278C10C4" w14:textId="77777777" w:rsidR="00035D83" w:rsidRDefault="00035D83" w:rsidP="00F90C2D">
            <w:pPr>
              <w:keepLines/>
              <w:widowControl w:val="0"/>
              <w:rPr>
                <w:szCs w:val="26"/>
              </w:rPr>
            </w:pPr>
            <w:r>
              <w:rPr>
                <w:szCs w:val="26"/>
              </w:rPr>
              <w:t>Sửa thông tin</w:t>
            </w:r>
          </w:p>
        </w:tc>
        <w:tc>
          <w:tcPr>
            <w:tcW w:w="6912" w:type="dxa"/>
            <w:shd w:val="clear" w:color="auto" w:fill="auto"/>
          </w:tcPr>
          <w:p w14:paraId="436BF436" w14:textId="5A13BFBB" w:rsidR="00035D83" w:rsidRPr="009A3365"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A16C4D">
              <w:rPr>
                <w:snapToGrid/>
                <w:color w:val="auto"/>
                <w:szCs w:val="26"/>
                <w:lang w:val="vi-VN"/>
              </w:rPr>
              <w:t>mức độ rủi ro</w:t>
            </w:r>
          </w:p>
          <w:p w14:paraId="1F84A09F" w14:textId="22BCC3B6" w:rsidR="00035D83" w:rsidRDefault="00D768FD"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w:t>
            </w:r>
            <w:r>
              <w:rPr>
                <w:szCs w:val="26"/>
              </w:rPr>
              <w:t>sửa</w:t>
            </w:r>
            <w:r>
              <w:rPr>
                <w:szCs w:val="26"/>
                <w:lang w:val="vi-VN"/>
              </w:rPr>
              <w:t xml:space="preserve"> </w:t>
            </w:r>
            <w:r w:rsidRPr="002F4F88">
              <w:rPr>
                <w:szCs w:val="26"/>
              </w:rPr>
              <w:t xml:space="preserve">trạng thái là không sử dụng, </w:t>
            </w:r>
            <w:r>
              <w:rPr>
                <w:szCs w:val="26"/>
              </w:rPr>
              <w:t>mức</w:t>
            </w:r>
            <w:r>
              <w:rPr>
                <w:szCs w:val="26"/>
                <w:lang w:val="vi-VN"/>
              </w:rPr>
              <w:t xml:space="preserve"> độ rủi ro đó</w:t>
            </w:r>
            <w:r w:rsidRPr="002F4F88">
              <w:rPr>
                <w:szCs w:val="26"/>
              </w:rPr>
              <w:t xml:space="preserve"> không được sử dụng ở các chức năng khác trên hệ thống</w:t>
            </w:r>
          </w:p>
        </w:tc>
      </w:tr>
      <w:tr w:rsidR="00035D83" w:rsidRPr="002F4F88" w14:paraId="56EA0F40" w14:textId="77777777" w:rsidTr="00F90C2D">
        <w:tc>
          <w:tcPr>
            <w:tcW w:w="817" w:type="dxa"/>
            <w:shd w:val="clear" w:color="auto" w:fill="auto"/>
          </w:tcPr>
          <w:p w14:paraId="718BE871" w14:textId="77777777" w:rsidR="00035D83" w:rsidRPr="002F4F88" w:rsidRDefault="00035D83" w:rsidP="00911D8A">
            <w:pPr>
              <w:pStyle w:val="ListParagraph"/>
              <w:numPr>
                <w:ilvl w:val="0"/>
                <w:numId w:val="135"/>
              </w:numPr>
            </w:pPr>
          </w:p>
        </w:tc>
        <w:tc>
          <w:tcPr>
            <w:tcW w:w="1877" w:type="dxa"/>
            <w:shd w:val="clear" w:color="auto" w:fill="auto"/>
          </w:tcPr>
          <w:p w14:paraId="1F613D1A" w14:textId="77777777" w:rsidR="00035D83" w:rsidRPr="002F4F88" w:rsidRDefault="00035D83" w:rsidP="00F90C2D">
            <w:pPr>
              <w:keepLines/>
              <w:widowControl w:val="0"/>
              <w:rPr>
                <w:szCs w:val="26"/>
              </w:rPr>
            </w:pPr>
            <w:r>
              <w:rPr>
                <w:szCs w:val="26"/>
              </w:rPr>
              <w:t>Xem chi tiết</w:t>
            </w:r>
          </w:p>
        </w:tc>
        <w:tc>
          <w:tcPr>
            <w:tcW w:w="6912" w:type="dxa"/>
            <w:shd w:val="clear" w:color="auto" w:fill="auto"/>
          </w:tcPr>
          <w:p w14:paraId="7071C045" w14:textId="0E0566D8"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D768FD">
              <w:rPr>
                <w:snapToGrid/>
                <w:color w:val="auto"/>
                <w:szCs w:val="26"/>
                <w:lang w:val="vi-VN"/>
              </w:rPr>
              <w:t>mức độ rủi ro</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035D83" w:rsidRPr="002F4F88" w14:paraId="78E630F7" w14:textId="77777777" w:rsidTr="00F90C2D">
        <w:tc>
          <w:tcPr>
            <w:tcW w:w="817" w:type="dxa"/>
            <w:shd w:val="clear" w:color="auto" w:fill="auto"/>
          </w:tcPr>
          <w:p w14:paraId="6C57F193" w14:textId="77777777" w:rsidR="00035D83" w:rsidRPr="002F4F88" w:rsidRDefault="00035D83" w:rsidP="00911D8A">
            <w:pPr>
              <w:pStyle w:val="ListParagraph"/>
              <w:numPr>
                <w:ilvl w:val="0"/>
                <w:numId w:val="135"/>
              </w:numPr>
            </w:pPr>
          </w:p>
        </w:tc>
        <w:tc>
          <w:tcPr>
            <w:tcW w:w="1877" w:type="dxa"/>
            <w:shd w:val="clear" w:color="auto" w:fill="auto"/>
          </w:tcPr>
          <w:p w14:paraId="04DB80C1" w14:textId="77777777" w:rsidR="00035D83" w:rsidRPr="002F4F88" w:rsidRDefault="00035D83" w:rsidP="00F90C2D">
            <w:pPr>
              <w:keepLines/>
              <w:widowControl w:val="0"/>
              <w:rPr>
                <w:szCs w:val="26"/>
              </w:rPr>
            </w:pPr>
            <w:r>
              <w:t>Xóa</w:t>
            </w:r>
          </w:p>
        </w:tc>
        <w:tc>
          <w:tcPr>
            <w:tcW w:w="6912" w:type="dxa"/>
            <w:shd w:val="clear" w:color="auto" w:fill="auto"/>
          </w:tcPr>
          <w:p w14:paraId="73E71266" w14:textId="4711403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D768FD">
              <w:rPr>
                <w:snapToGrid/>
                <w:color w:val="auto"/>
                <w:szCs w:val="26"/>
                <w:lang w:val="vi-VN"/>
              </w:rPr>
              <w:t>mức độ rủi ro</w:t>
            </w:r>
            <w:r w:rsidR="00D768FD">
              <w:rPr>
                <w:bCs/>
                <w:szCs w:val="26"/>
              </w:rPr>
              <w:t xml:space="preserve"> </w:t>
            </w:r>
            <w:r>
              <w:rPr>
                <w:bCs/>
                <w:szCs w:val="26"/>
              </w:rPr>
              <w:t>trên hệ thống.</w:t>
            </w:r>
          </w:p>
          <w:p w14:paraId="02B9CC4B" w14:textId="2B6EE130"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4C6057">
              <w:rPr>
                <w:szCs w:val="26"/>
              </w:rPr>
              <w:t>popup yêu</w:t>
            </w:r>
            <w:r>
              <w:rPr>
                <w:bCs/>
                <w:szCs w:val="26"/>
              </w:rPr>
              <w:t xml:space="preserve">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768FD" w:rsidRPr="004C6057">
              <w:rPr>
                <w:bCs/>
                <w:i/>
                <w:iCs/>
                <w:szCs w:val="26"/>
                <w:lang w:val="vi-VN"/>
              </w:rPr>
              <w:t>mức độ rủi ro</w:t>
            </w:r>
            <w:r>
              <w:rPr>
                <w:bCs/>
                <w:szCs w:val="26"/>
              </w:rPr>
              <w:t>”. NSD chọn Có/ Không:</w:t>
            </w:r>
          </w:p>
          <w:p w14:paraId="2CDF08D4" w14:textId="3C89C75E" w:rsidR="00035D83" w:rsidRDefault="00035D8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D768FD">
              <w:rPr>
                <w:snapToGrid/>
                <w:color w:val="auto"/>
                <w:szCs w:val="26"/>
                <w:lang w:val="vi-VN"/>
              </w:rPr>
              <w:t>mức độ rủi ro</w:t>
            </w:r>
            <w:r>
              <w:rPr>
                <w:bCs/>
                <w:szCs w:val="26"/>
              </w:rPr>
              <w:t>.</w:t>
            </w:r>
          </w:p>
          <w:p w14:paraId="03626D9C" w14:textId="77777777" w:rsidR="00035D83" w:rsidRDefault="00035D83"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7213B3D0" w14:textId="7BB107B1" w:rsidR="00035D83" w:rsidRPr="002F4F88" w:rsidRDefault="00035D83"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768FD">
              <w:rPr>
                <w:snapToGrid/>
                <w:color w:val="auto"/>
                <w:szCs w:val="26"/>
                <w:lang w:val="vi-VN"/>
              </w:rPr>
              <w:t>mức độ rủi ro</w:t>
            </w:r>
            <w:r w:rsidR="00D768FD">
              <w:rPr>
                <w:bCs/>
                <w:szCs w:val="26"/>
              </w:rPr>
              <w:t xml:space="preserve"> </w:t>
            </w:r>
            <w:r>
              <w:rPr>
                <w:bCs/>
                <w:szCs w:val="26"/>
              </w:rPr>
              <w:t xml:space="preserve">đang </w:t>
            </w:r>
            <w:r w:rsidR="009F7C3D">
              <w:rPr>
                <w:bCs/>
                <w:szCs w:val="26"/>
              </w:rPr>
              <w:t>có</w:t>
            </w:r>
            <w:r w:rsidR="009F7C3D">
              <w:rPr>
                <w:bCs/>
                <w:szCs w:val="26"/>
                <w:lang w:val="vi-VN"/>
              </w:rPr>
              <w:t xml:space="preserve"> dữ liệu ràng buộc ở</w:t>
            </w:r>
            <w:r>
              <w:rPr>
                <w:bCs/>
                <w:szCs w:val="26"/>
              </w:rPr>
              <w:t xml:space="preserve"> chức năng khác trên hệ thống bao</w:t>
            </w:r>
            <w:r>
              <w:rPr>
                <w:bCs/>
                <w:szCs w:val="26"/>
                <w:lang w:val="vi-VN"/>
              </w:rPr>
              <w:t xml:space="preserve"> gồm:</w:t>
            </w:r>
            <w:r>
              <w:rPr>
                <w:bCs/>
                <w:szCs w:val="26"/>
              </w:rPr>
              <w:t xml:space="preserve"> </w:t>
            </w:r>
            <w:r w:rsidR="00EF7C26">
              <w:rPr>
                <w:bCs/>
                <w:szCs w:val="26"/>
              </w:rPr>
              <w:t>đánh</w:t>
            </w:r>
            <w:r w:rsidR="00EF7C26">
              <w:rPr>
                <w:bCs/>
                <w:szCs w:val="26"/>
                <w:lang w:val="vi-VN"/>
              </w:rPr>
              <w:t xml:space="preserve"> giá rủi ro cấp độ tổ chức, đánh giá rủi ro cấp độ quy trình, phát triển phát hiện</w:t>
            </w:r>
            <w:r w:rsidR="00AA6F83">
              <w:rPr>
                <w:bCs/>
                <w:szCs w:val="26"/>
                <w:lang w:val="vi-VN"/>
              </w:rPr>
              <w:t>, hệ thống hiển thi cảnh báo “</w:t>
            </w:r>
            <w:r w:rsidR="00AA6F83" w:rsidRPr="002B61A0">
              <w:rPr>
                <w:bCs/>
                <w:i/>
                <w:iCs/>
                <w:szCs w:val="26"/>
                <w:lang w:val="vi-VN"/>
              </w:rPr>
              <w:t xml:space="preserve">Tồn tại </w:t>
            </w:r>
            <w:r w:rsidR="00952E2E">
              <w:rPr>
                <w:bCs/>
                <w:i/>
                <w:iCs/>
                <w:szCs w:val="26"/>
                <w:lang w:val="vi-VN"/>
              </w:rPr>
              <w:t xml:space="preserve">dữ liệu liên quan </w:t>
            </w:r>
            <w:r w:rsidR="00AA6F83" w:rsidRPr="002B61A0">
              <w:rPr>
                <w:bCs/>
                <w:i/>
                <w:iCs/>
                <w:szCs w:val="26"/>
                <w:lang w:val="vi-VN"/>
              </w:rPr>
              <w:t xml:space="preserve">đến </w:t>
            </w:r>
            <w:r w:rsidR="00952E2E">
              <w:rPr>
                <w:bCs/>
                <w:i/>
                <w:iCs/>
                <w:szCs w:val="26"/>
                <w:lang w:val="vi-VN"/>
              </w:rPr>
              <w:t>mức độ rủi ro</w:t>
            </w:r>
            <w:r w:rsidR="00AA6F83" w:rsidRPr="002B61A0">
              <w:rPr>
                <w:bCs/>
                <w:i/>
                <w:iCs/>
                <w:szCs w:val="26"/>
                <w:lang w:val="vi-VN"/>
              </w:rPr>
              <w:t xml:space="preserve"> này, bạn không thể xoá</w:t>
            </w:r>
          </w:p>
        </w:tc>
      </w:tr>
      <w:tr w:rsidR="00035D83" w:rsidRPr="002F4F88" w14:paraId="1C63FA43" w14:textId="77777777" w:rsidTr="00F90C2D">
        <w:tc>
          <w:tcPr>
            <w:tcW w:w="817" w:type="dxa"/>
            <w:shd w:val="clear" w:color="auto" w:fill="auto"/>
          </w:tcPr>
          <w:p w14:paraId="31F15E0E" w14:textId="77777777" w:rsidR="00035D83" w:rsidRPr="002F4F88" w:rsidRDefault="00035D83" w:rsidP="00911D8A">
            <w:pPr>
              <w:pStyle w:val="ListParagraph"/>
              <w:numPr>
                <w:ilvl w:val="0"/>
                <w:numId w:val="135"/>
              </w:numPr>
            </w:pPr>
          </w:p>
        </w:tc>
        <w:tc>
          <w:tcPr>
            <w:tcW w:w="1877" w:type="dxa"/>
            <w:shd w:val="clear" w:color="auto" w:fill="auto"/>
          </w:tcPr>
          <w:p w14:paraId="13B20F56" w14:textId="77777777" w:rsidR="00035D83" w:rsidRPr="002F4F88" w:rsidRDefault="00035D83" w:rsidP="00F90C2D">
            <w:pPr>
              <w:keepLines/>
              <w:widowControl w:val="0"/>
              <w:rPr>
                <w:szCs w:val="26"/>
              </w:rPr>
            </w:pPr>
            <w:r>
              <w:t>Tìm kiếm</w:t>
            </w:r>
          </w:p>
        </w:tc>
        <w:tc>
          <w:tcPr>
            <w:tcW w:w="6912" w:type="dxa"/>
            <w:shd w:val="clear" w:color="auto" w:fill="auto"/>
          </w:tcPr>
          <w:p w14:paraId="31031E53" w14:textId="69A170DC"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EF7C26">
              <w:rPr>
                <w:bCs/>
                <w:szCs w:val="26"/>
              </w:rPr>
              <w:t>các</w:t>
            </w:r>
            <w:r w:rsidR="00EF7C26">
              <w:rPr>
                <w:bCs/>
                <w:szCs w:val="26"/>
                <w:lang w:val="vi-VN"/>
              </w:rPr>
              <w:t xml:space="preserve"> </w:t>
            </w:r>
            <w:r w:rsidR="00EF7C26">
              <w:rPr>
                <w:snapToGrid/>
                <w:color w:val="auto"/>
                <w:szCs w:val="26"/>
                <w:lang w:val="vi-VN"/>
              </w:rPr>
              <w:t>mức độ rủi ro</w:t>
            </w:r>
            <w:r w:rsidR="00EF7C26">
              <w:rPr>
                <w:bCs/>
                <w:szCs w:val="26"/>
              </w:rPr>
              <w:t xml:space="preserve"> </w:t>
            </w:r>
            <w:r>
              <w:rPr>
                <w:bCs/>
                <w:szCs w:val="26"/>
              </w:rPr>
              <w:t>hiển thị các thông tin:</w:t>
            </w:r>
          </w:p>
          <w:p w14:paraId="5FAF25F3"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lastRenderedPageBreak/>
              <w:t>STT</w:t>
            </w:r>
          </w:p>
          <w:p w14:paraId="5D4FC646" w14:textId="13B4C4B9" w:rsidR="00035D83" w:rsidRDefault="00EF7C26" w:rsidP="00911D8A">
            <w:pPr>
              <w:pStyle w:val="NormalIndent"/>
              <w:keepNext w:val="0"/>
              <w:keepLines/>
              <w:widowControl w:val="0"/>
              <w:numPr>
                <w:ilvl w:val="0"/>
                <w:numId w:val="118"/>
              </w:numPr>
              <w:spacing w:before="0" w:after="0" w:line="312" w:lineRule="auto"/>
              <w:jc w:val="left"/>
              <w:rPr>
                <w:bCs/>
                <w:szCs w:val="26"/>
              </w:rPr>
            </w:pPr>
            <w:r>
              <w:rPr>
                <w:bCs/>
                <w:szCs w:val="26"/>
              </w:rPr>
              <w:t>Mức</w:t>
            </w:r>
            <w:r>
              <w:rPr>
                <w:bCs/>
                <w:szCs w:val="26"/>
                <w:lang w:val="vi-VN"/>
              </w:rPr>
              <w:t xml:space="preserve"> độ rủi ro</w:t>
            </w:r>
          </w:p>
          <w:p w14:paraId="587653F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4E7FA064" w14:textId="77777777" w:rsidR="00035D83" w:rsidRDefault="00035D83"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1138F39F" w14:textId="4AA7AFFB"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952E2E">
              <w:rPr>
                <w:bCs/>
                <w:szCs w:val="26"/>
              </w:rPr>
              <w:t>mức</w:t>
            </w:r>
            <w:r w:rsidR="00952E2E">
              <w:rPr>
                <w:bCs/>
                <w:szCs w:val="26"/>
                <w:lang w:val="vi-VN"/>
              </w:rPr>
              <w:t xml:space="preserve"> độ rủi ro</w:t>
            </w:r>
            <w:r>
              <w:rPr>
                <w:szCs w:val="26"/>
                <w:lang w:val="vi-VN"/>
              </w:rPr>
              <w:t xml:space="preserve"> </w:t>
            </w:r>
            <w:r>
              <w:rPr>
                <w:bCs/>
                <w:szCs w:val="26"/>
              </w:rPr>
              <w:t>được sắp xếp theo ngày tạo. Ngày mới nhất lên đầu.</w:t>
            </w:r>
          </w:p>
          <w:p w14:paraId="50E6E5B0" w14:textId="77777777" w:rsidR="00035D83" w:rsidRDefault="00035D83"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4506835A" w14:textId="77744C5E" w:rsidR="00035D83" w:rsidRDefault="00EF7C26" w:rsidP="00911D8A">
            <w:pPr>
              <w:pStyle w:val="NormalIndent"/>
              <w:keepNext w:val="0"/>
              <w:keepLines/>
              <w:widowControl w:val="0"/>
              <w:numPr>
                <w:ilvl w:val="0"/>
                <w:numId w:val="119"/>
              </w:numPr>
              <w:spacing w:before="0" w:after="0" w:line="312" w:lineRule="auto"/>
              <w:jc w:val="left"/>
              <w:rPr>
                <w:bCs/>
                <w:szCs w:val="26"/>
              </w:rPr>
            </w:pPr>
            <w:r>
              <w:rPr>
                <w:bCs/>
                <w:szCs w:val="26"/>
              </w:rPr>
              <w:t>Mức</w:t>
            </w:r>
            <w:r>
              <w:rPr>
                <w:bCs/>
                <w:szCs w:val="26"/>
                <w:lang w:val="vi-VN"/>
              </w:rPr>
              <w:t xml:space="preserve"> độ rủi ro</w:t>
            </w:r>
          </w:p>
          <w:p w14:paraId="25E9FB8C" w14:textId="77777777" w:rsidR="00035D83" w:rsidRPr="002F4F88" w:rsidRDefault="00035D83"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42848BFF" w14:textId="77777777" w:rsidR="00035D83" w:rsidRDefault="00035D83" w:rsidP="00035D83">
      <w:pPr>
        <w:rPr>
          <w:b/>
          <w:szCs w:val="26"/>
        </w:rPr>
      </w:pPr>
      <w:r w:rsidRPr="002F4F88">
        <w:rPr>
          <w:b/>
          <w:szCs w:val="26"/>
        </w:rPr>
        <w:lastRenderedPageBreak/>
        <w:t>Yêu cầu đặc biệt/Điều kiện ràng buộc:</w:t>
      </w:r>
      <w:r>
        <w:rPr>
          <w:b/>
          <w:szCs w:val="26"/>
        </w:rPr>
        <w:t xml:space="preserve"> N/A</w:t>
      </w:r>
    </w:p>
    <w:p w14:paraId="730D8FBE" w14:textId="1E5A5360" w:rsidR="00035D83" w:rsidRDefault="009E4A30" w:rsidP="008057EC">
      <w:pPr>
        <w:pStyle w:val="tvHeading111"/>
      </w:pPr>
      <w:bookmarkStart w:id="69" w:name="_Toc87047302"/>
      <w:r w:rsidRPr="009E4A30">
        <w:t>Loại phát hiện</w:t>
      </w:r>
      <w:bookmarkEnd w:id="69"/>
    </w:p>
    <w:p w14:paraId="7AE9D156" w14:textId="33AF7A3F" w:rsidR="00A626C5" w:rsidRPr="002F4F88" w:rsidRDefault="00A626C5" w:rsidP="00A626C5">
      <w:r w:rsidRPr="004A3ECC">
        <w:rPr>
          <w:b/>
          <w:bCs/>
          <w:szCs w:val="26"/>
        </w:rPr>
        <w:t>Mục đích:</w:t>
      </w:r>
      <w:r>
        <w:rPr>
          <w:b/>
          <w:szCs w:val="26"/>
          <w:lang w:val="vi-VN"/>
        </w:rPr>
        <w:t xml:space="preserve"> </w:t>
      </w:r>
      <w:r w:rsidRPr="005511D8">
        <w:rPr>
          <w:bCs/>
          <w:szCs w:val="26"/>
          <w:lang w:val="vi-VN"/>
        </w:rPr>
        <w:t xml:space="preserve">phân </w:t>
      </w:r>
      <w:r>
        <w:rPr>
          <w:bCs/>
          <w:szCs w:val="26"/>
          <w:lang w:val="vi-VN"/>
        </w:rPr>
        <w:t xml:space="preserve">loại </w:t>
      </w:r>
      <w:r w:rsidR="004440FD">
        <w:rPr>
          <w:bCs/>
          <w:szCs w:val="26"/>
          <w:lang w:val="vi-VN"/>
        </w:rPr>
        <w:t xml:space="preserve">các phát hiện của kiểm toán phục vụ mục đích tra cứu và thống kê, được sử dụng ở chức </w:t>
      </w:r>
      <w:r w:rsidR="00951E21">
        <w:rPr>
          <w:bCs/>
          <w:szCs w:val="26"/>
          <w:lang w:val="vi-VN"/>
        </w:rPr>
        <w:t>năng phát triển phát hiện kiểm toán</w:t>
      </w:r>
    </w:p>
    <w:p w14:paraId="7710C6ED" w14:textId="77777777" w:rsidR="00A626C5" w:rsidRPr="002F4F88" w:rsidRDefault="00A626C5" w:rsidP="00A626C5">
      <w:r w:rsidRPr="004A3ECC">
        <w:rPr>
          <w:b/>
          <w:bCs/>
          <w:szCs w:val="26"/>
        </w:rPr>
        <w:t>Vai trò thực hiện:</w:t>
      </w:r>
      <w:r w:rsidRPr="002F4F88">
        <w:rPr>
          <w:szCs w:val="26"/>
        </w:rPr>
        <w:t xml:space="preserve"> </w:t>
      </w:r>
      <w:r>
        <w:rPr>
          <w:szCs w:val="26"/>
        </w:rPr>
        <w:t>Quản trị hệ thống</w:t>
      </w:r>
    </w:p>
    <w:p w14:paraId="59AC6782" w14:textId="77777777" w:rsidR="00A626C5" w:rsidRPr="002F4F88" w:rsidRDefault="00A626C5" w:rsidP="00A626C5">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626C5" w:rsidRPr="002F4F88" w14:paraId="290DC5A1" w14:textId="77777777" w:rsidTr="00F90C2D">
        <w:trPr>
          <w:trHeight w:val="449"/>
        </w:trPr>
        <w:tc>
          <w:tcPr>
            <w:tcW w:w="817" w:type="dxa"/>
            <w:shd w:val="clear" w:color="auto" w:fill="auto"/>
          </w:tcPr>
          <w:p w14:paraId="460BD858" w14:textId="77777777" w:rsidR="00A626C5" w:rsidRPr="002F4F88" w:rsidRDefault="00A626C5" w:rsidP="00F90C2D">
            <w:pPr>
              <w:keepLines/>
              <w:widowControl w:val="0"/>
              <w:jc w:val="both"/>
              <w:rPr>
                <w:b/>
                <w:bCs/>
                <w:szCs w:val="26"/>
              </w:rPr>
            </w:pPr>
            <w:r w:rsidRPr="002F4F88">
              <w:rPr>
                <w:b/>
                <w:bCs/>
                <w:szCs w:val="26"/>
              </w:rPr>
              <w:t>STT</w:t>
            </w:r>
          </w:p>
        </w:tc>
        <w:tc>
          <w:tcPr>
            <w:tcW w:w="1877" w:type="dxa"/>
            <w:shd w:val="clear" w:color="auto" w:fill="auto"/>
          </w:tcPr>
          <w:p w14:paraId="4F7773F2" w14:textId="77777777" w:rsidR="00A626C5" w:rsidRPr="002F4F88" w:rsidRDefault="00A626C5" w:rsidP="00F90C2D">
            <w:pPr>
              <w:keepLines/>
              <w:widowControl w:val="0"/>
              <w:jc w:val="both"/>
              <w:rPr>
                <w:b/>
                <w:bCs/>
                <w:szCs w:val="26"/>
              </w:rPr>
            </w:pPr>
            <w:r w:rsidRPr="002F4F88">
              <w:rPr>
                <w:b/>
                <w:bCs/>
                <w:szCs w:val="26"/>
              </w:rPr>
              <w:t>Chức năng</w:t>
            </w:r>
          </w:p>
        </w:tc>
        <w:tc>
          <w:tcPr>
            <w:tcW w:w="6912" w:type="dxa"/>
            <w:shd w:val="clear" w:color="auto" w:fill="auto"/>
          </w:tcPr>
          <w:p w14:paraId="34A7EBCC" w14:textId="77777777" w:rsidR="00A626C5" w:rsidRPr="002F4F88" w:rsidRDefault="00A626C5" w:rsidP="00F90C2D">
            <w:pPr>
              <w:keepLines/>
              <w:widowControl w:val="0"/>
              <w:jc w:val="both"/>
              <w:rPr>
                <w:b/>
                <w:bCs/>
                <w:szCs w:val="26"/>
              </w:rPr>
            </w:pPr>
            <w:r w:rsidRPr="002F4F88">
              <w:rPr>
                <w:b/>
                <w:bCs/>
                <w:szCs w:val="26"/>
              </w:rPr>
              <w:t>Mô tả</w:t>
            </w:r>
          </w:p>
        </w:tc>
      </w:tr>
      <w:tr w:rsidR="00A626C5" w:rsidRPr="002F4F88" w14:paraId="0AF21D7F" w14:textId="77777777" w:rsidTr="00F90C2D">
        <w:tc>
          <w:tcPr>
            <w:tcW w:w="817" w:type="dxa"/>
            <w:shd w:val="clear" w:color="auto" w:fill="auto"/>
          </w:tcPr>
          <w:p w14:paraId="10638722" w14:textId="77777777" w:rsidR="00A626C5" w:rsidRPr="002F4F88" w:rsidRDefault="00A626C5" w:rsidP="00911D8A">
            <w:pPr>
              <w:pStyle w:val="ListParagraph"/>
              <w:numPr>
                <w:ilvl w:val="0"/>
                <w:numId w:val="136"/>
              </w:numPr>
            </w:pPr>
          </w:p>
        </w:tc>
        <w:tc>
          <w:tcPr>
            <w:tcW w:w="1877" w:type="dxa"/>
            <w:shd w:val="clear" w:color="auto" w:fill="auto"/>
          </w:tcPr>
          <w:p w14:paraId="5543EE6E" w14:textId="77777777" w:rsidR="00A626C5" w:rsidRPr="002F4F88" w:rsidRDefault="00A626C5" w:rsidP="00F90C2D">
            <w:pPr>
              <w:keepLines/>
              <w:widowControl w:val="0"/>
              <w:rPr>
                <w:szCs w:val="26"/>
              </w:rPr>
            </w:pPr>
            <w:r>
              <w:rPr>
                <w:szCs w:val="26"/>
              </w:rPr>
              <w:t>Thêm mới</w:t>
            </w:r>
          </w:p>
        </w:tc>
        <w:tc>
          <w:tcPr>
            <w:tcW w:w="6912" w:type="dxa"/>
            <w:shd w:val="clear" w:color="auto" w:fill="auto"/>
          </w:tcPr>
          <w:p w14:paraId="2A1ECBF4" w14:textId="69FE6DB7"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 loại </w:t>
            </w:r>
            <w:r w:rsidR="00951E21">
              <w:rPr>
                <w:snapToGrid/>
                <w:color w:val="auto"/>
                <w:szCs w:val="26"/>
                <w:lang w:val="vi-VN"/>
              </w:rPr>
              <w:t>phát hiện</w:t>
            </w:r>
            <w:r>
              <w:rPr>
                <w:snapToGrid/>
                <w:color w:val="auto"/>
                <w:szCs w:val="26"/>
                <w:lang w:val="vi-VN"/>
              </w:rPr>
              <w:t xml:space="preserve">, </w:t>
            </w:r>
            <w:r>
              <w:rPr>
                <w:snapToGrid/>
                <w:color w:val="auto"/>
                <w:szCs w:val="26"/>
              </w:rPr>
              <w:t>nhập các thông tin:</w:t>
            </w:r>
          </w:p>
          <w:p w14:paraId="7A8308E2" w14:textId="669BA533"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951E21">
              <w:rPr>
                <w:b/>
                <w:bCs/>
                <w:snapToGrid/>
                <w:color w:val="auto"/>
                <w:szCs w:val="26"/>
                <w:lang w:val="vi-VN"/>
              </w:rPr>
              <w:t>phát hiện</w:t>
            </w:r>
            <w:r>
              <w:rPr>
                <w:snapToGrid/>
                <w:color w:val="auto"/>
                <w:szCs w:val="26"/>
                <w:lang w:val="vi-VN"/>
              </w:rPr>
              <w:t xml:space="preserve">* </w:t>
            </w:r>
          </w:p>
          <w:p w14:paraId="0FF8BD9E" w14:textId="77777777" w:rsidR="00A626C5" w:rsidRDefault="00A626C5"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548EFF15" w14:textId="77777777" w:rsidR="00A626C5" w:rsidRPr="009A3365" w:rsidRDefault="00A626C5"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0CDCBAAC" w14:textId="1E51E685" w:rsidR="00A626C5" w:rsidRPr="00BE3467" w:rsidRDefault="00A626C5"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Pr>
                <w:szCs w:val="26"/>
              </w:rPr>
              <w:t>loại</w:t>
            </w:r>
            <w:r>
              <w:rPr>
                <w:szCs w:val="26"/>
                <w:lang w:val="vi-VN"/>
              </w:rPr>
              <w:t xml:space="preserve"> </w:t>
            </w:r>
            <w:r w:rsidR="00951E21">
              <w:rPr>
                <w:szCs w:val="26"/>
                <w:lang w:val="vi-VN"/>
              </w:rPr>
              <w:t>phát hiện</w:t>
            </w:r>
            <w:r>
              <w:rPr>
                <w:szCs w:val="26"/>
                <w:lang w:val="vi-VN"/>
              </w:rPr>
              <w:t xml:space="preserve"> đó</w:t>
            </w:r>
            <w:r w:rsidRPr="002F4F88">
              <w:rPr>
                <w:szCs w:val="26"/>
              </w:rPr>
              <w:t xml:space="preserve"> không được sử dụng ở các chức năng khác trên hệ thống</w:t>
            </w:r>
            <w:r>
              <w:rPr>
                <w:szCs w:val="26"/>
              </w:rPr>
              <w:t>.</w:t>
            </w:r>
          </w:p>
        </w:tc>
      </w:tr>
      <w:tr w:rsidR="00A626C5" w:rsidRPr="002F4F88" w14:paraId="04E6D7DC" w14:textId="77777777" w:rsidTr="00F90C2D">
        <w:tc>
          <w:tcPr>
            <w:tcW w:w="817" w:type="dxa"/>
            <w:shd w:val="clear" w:color="auto" w:fill="auto"/>
          </w:tcPr>
          <w:p w14:paraId="05624FC8" w14:textId="77777777" w:rsidR="00A626C5" w:rsidRPr="002F4F88" w:rsidRDefault="00A626C5" w:rsidP="00911D8A">
            <w:pPr>
              <w:pStyle w:val="ListParagraph"/>
              <w:numPr>
                <w:ilvl w:val="0"/>
                <w:numId w:val="136"/>
              </w:numPr>
            </w:pPr>
          </w:p>
        </w:tc>
        <w:tc>
          <w:tcPr>
            <w:tcW w:w="1877" w:type="dxa"/>
            <w:shd w:val="clear" w:color="auto" w:fill="auto"/>
          </w:tcPr>
          <w:p w14:paraId="279B5970" w14:textId="77777777" w:rsidR="00A626C5" w:rsidRDefault="00A626C5" w:rsidP="00F90C2D">
            <w:pPr>
              <w:keepLines/>
              <w:widowControl w:val="0"/>
              <w:rPr>
                <w:szCs w:val="26"/>
              </w:rPr>
            </w:pPr>
            <w:r>
              <w:rPr>
                <w:szCs w:val="26"/>
              </w:rPr>
              <w:t>Sửa thông tin</w:t>
            </w:r>
          </w:p>
        </w:tc>
        <w:tc>
          <w:tcPr>
            <w:tcW w:w="6912" w:type="dxa"/>
            <w:shd w:val="clear" w:color="auto" w:fill="auto"/>
          </w:tcPr>
          <w:p w14:paraId="0DC2F6DB" w14:textId="632BA4B6" w:rsidR="00A626C5" w:rsidRPr="009A336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951E21">
              <w:rPr>
                <w:szCs w:val="26"/>
              </w:rPr>
              <w:t>loại</w:t>
            </w:r>
            <w:r w:rsidR="00951E21">
              <w:rPr>
                <w:szCs w:val="26"/>
                <w:lang w:val="vi-VN"/>
              </w:rPr>
              <w:t xml:space="preserve"> phát hiện</w:t>
            </w:r>
          </w:p>
          <w:p w14:paraId="0B84E8E2" w14:textId="5EF5CCD4" w:rsidR="00A626C5"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là Sử dụng thành không sử dụng, thì </w:t>
            </w:r>
            <w:r w:rsidR="00951E21">
              <w:rPr>
                <w:szCs w:val="26"/>
              </w:rPr>
              <w:t>loại</w:t>
            </w:r>
            <w:r w:rsidR="00951E21">
              <w:rPr>
                <w:szCs w:val="26"/>
                <w:lang w:val="vi-VN"/>
              </w:rPr>
              <w:t xml:space="preserve"> phát hiện</w:t>
            </w:r>
            <w:r>
              <w:rPr>
                <w:szCs w:val="26"/>
                <w:lang w:val="vi-VN"/>
              </w:rPr>
              <w:t xml:space="preserve"> </w:t>
            </w:r>
            <w:r>
              <w:rPr>
                <w:snapToGrid/>
                <w:color w:val="auto"/>
                <w:szCs w:val="26"/>
              </w:rPr>
              <w:t>không được sử dụng ở các chức năng khác trên hệ thống.</w:t>
            </w:r>
          </w:p>
        </w:tc>
      </w:tr>
      <w:tr w:rsidR="00A626C5" w:rsidRPr="002F4F88" w14:paraId="4663231D" w14:textId="77777777" w:rsidTr="00F90C2D">
        <w:tc>
          <w:tcPr>
            <w:tcW w:w="817" w:type="dxa"/>
            <w:shd w:val="clear" w:color="auto" w:fill="auto"/>
          </w:tcPr>
          <w:p w14:paraId="26F3B76A" w14:textId="77777777" w:rsidR="00A626C5" w:rsidRPr="002F4F88" w:rsidRDefault="00A626C5" w:rsidP="00911D8A">
            <w:pPr>
              <w:pStyle w:val="ListParagraph"/>
              <w:numPr>
                <w:ilvl w:val="0"/>
                <w:numId w:val="136"/>
              </w:numPr>
            </w:pPr>
          </w:p>
        </w:tc>
        <w:tc>
          <w:tcPr>
            <w:tcW w:w="1877" w:type="dxa"/>
            <w:shd w:val="clear" w:color="auto" w:fill="auto"/>
          </w:tcPr>
          <w:p w14:paraId="6ED02297" w14:textId="77777777" w:rsidR="00A626C5" w:rsidRPr="002F4F88" w:rsidRDefault="00A626C5" w:rsidP="00F90C2D">
            <w:pPr>
              <w:keepLines/>
              <w:widowControl w:val="0"/>
              <w:rPr>
                <w:szCs w:val="26"/>
              </w:rPr>
            </w:pPr>
            <w:r>
              <w:rPr>
                <w:szCs w:val="26"/>
              </w:rPr>
              <w:t>Xem chi tiết</w:t>
            </w:r>
          </w:p>
        </w:tc>
        <w:tc>
          <w:tcPr>
            <w:tcW w:w="6912" w:type="dxa"/>
            <w:shd w:val="clear" w:color="auto" w:fill="auto"/>
          </w:tcPr>
          <w:p w14:paraId="41CBE6D4" w14:textId="58080BD8"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951E21">
              <w:rPr>
                <w:szCs w:val="26"/>
              </w:rPr>
              <w:t>loại</w:t>
            </w:r>
            <w:r w:rsidR="00951E21">
              <w:rPr>
                <w:szCs w:val="26"/>
                <w:lang w:val="vi-VN"/>
              </w:rPr>
              <w:t xml:space="preserve"> phát hiện</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A626C5" w:rsidRPr="002F4F88" w14:paraId="1E391097" w14:textId="77777777" w:rsidTr="00F90C2D">
        <w:tc>
          <w:tcPr>
            <w:tcW w:w="817" w:type="dxa"/>
            <w:shd w:val="clear" w:color="auto" w:fill="auto"/>
          </w:tcPr>
          <w:p w14:paraId="6446F00A" w14:textId="77777777" w:rsidR="00A626C5" w:rsidRPr="002F4F88" w:rsidRDefault="00A626C5" w:rsidP="00911D8A">
            <w:pPr>
              <w:pStyle w:val="ListParagraph"/>
              <w:numPr>
                <w:ilvl w:val="0"/>
                <w:numId w:val="136"/>
              </w:numPr>
            </w:pPr>
          </w:p>
        </w:tc>
        <w:tc>
          <w:tcPr>
            <w:tcW w:w="1877" w:type="dxa"/>
            <w:shd w:val="clear" w:color="auto" w:fill="auto"/>
          </w:tcPr>
          <w:p w14:paraId="1073AE0A" w14:textId="77777777" w:rsidR="00A626C5" w:rsidRPr="002F4F88" w:rsidRDefault="00A626C5" w:rsidP="00F90C2D">
            <w:pPr>
              <w:keepLines/>
              <w:widowControl w:val="0"/>
              <w:rPr>
                <w:szCs w:val="26"/>
              </w:rPr>
            </w:pPr>
            <w:r>
              <w:t>Xóa</w:t>
            </w:r>
          </w:p>
        </w:tc>
        <w:tc>
          <w:tcPr>
            <w:tcW w:w="6912" w:type="dxa"/>
            <w:shd w:val="clear" w:color="auto" w:fill="auto"/>
          </w:tcPr>
          <w:p w14:paraId="40E87985" w14:textId="77CC3AC2"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951E21">
              <w:rPr>
                <w:szCs w:val="26"/>
              </w:rPr>
              <w:t>loại</w:t>
            </w:r>
            <w:r w:rsidR="00951E21">
              <w:rPr>
                <w:szCs w:val="26"/>
                <w:lang w:val="vi-VN"/>
              </w:rPr>
              <w:t xml:space="preserve"> phát hiện </w:t>
            </w:r>
            <w:r>
              <w:rPr>
                <w:bCs/>
                <w:szCs w:val="26"/>
              </w:rPr>
              <w:t>trên hệ thống.</w:t>
            </w:r>
          </w:p>
          <w:p w14:paraId="318AAC86" w14:textId="58388A76"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315C8">
              <w:rPr>
                <w:b/>
                <w:bCs/>
                <w:szCs w:val="26"/>
              </w:rPr>
              <w:t>popup</w:t>
            </w:r>
            <w:r>
              <w:rPr>
                <w:bCs/>
                <w:szCs w:val="26"/>
              </w:rPr>
              <w:t xml:space="preserve"> yêu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Pr="004C6057">
              <w:rPr>
                <w:i/>
                <w:iCs/>
                <w:szCs w:val="26"/>
              </w:rPr>
              <w:t>loại</w:t>
            </w:r>
            <w:r w:rsidRPr="004C6057">
              <w:rPr>
                <w:i/>
                <w:iCs/>
                <w:szCs w:val="26"/>
                <w:lang w:val="vi-VN"/>
              </w:rPr>
              <w:t xml:space="preserve"> </w:t>
            </w:r>
            <w:r w:rsidR="002E4318" w:rsidRPr="004C6057">
              <w:rPr>
                <w:i/>
                <w:iCs/>
                <w:szCs w:val="26"/>
                <w:lang w:val="vi-VN"/>
              </w:rPr>
              <w:t>phát hiện</w:t>
            </w:r>
            <w:r>
              <w:rPr>
                <w:bCs/>
                <w:szCs w:val="26"/>
              </w:rPr>
              <w:t>”. NSD chọn Có/ Không:</w:t>
            </w:r>
          </w:p>
          <w:p w14:paraId="300955EA" w14:textId="2073C7B7" w:rsidR="00A626C5" w:rsidRDefault="00A626C5" w:rsidP="00911D8A">
            <w:pPr>
              <w:pStyle w:val="NormalIndent"/>
              <w:keepNext w:val="0"/>
              <w:keepLines/>
              <w:widowControl w:val="0"/>
              <w:numPr>
                <w:ilvl w:val="0"/>
                <w:numId w:val="120"/>
              </w:numPr>
              <w:spacing w:before="0" w:after="0" w:line="312" w:lineRule="auto"/>
              <w:jc w:val="left"/>
              <w:rPr>
                <w:bCs/>
                <w:szCs w:val="26"/>
              </w:rPr>
            </w:pPr>
            <w:r>
              <w:rPr>
                <w:bCs/>
                <w:szCs w:val="26"/>
              </w:rPr>
              <w:lastRenderedPageBreak/>
              <w:t xml:space="preserve">Nếu chọn có, hệ thống thực hiện xóa </w:t>
            </w:r>
            <w:r w:rsidR="00B90B70">
              <w:rPr>
                <w:szCs w:val="26"/>
              </w:rPr>
              <w:t>loại</w:t>
            </w:r>
            <w:r w:rsidR="00B90B70">
              <w:rPr>
                <w:szCs w:val="26"/>
                <w:lang w:val="vi-VN"/>
              </w:rPr>
              <w:t xml:space="preserve"> phát hiện</w:t>
            </w:r>
          </w:p>
          <w:p w14:paraId="7131C58D" w14:textId="77777777" w:rsidR="00A626C5" w:rsidRDefault="00A626C5"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1D74A05F" w14:textId="41496FD6" w:rsidR="00A626C5" w:rsidRPr="002F4F88" w:rsidRDefault="00A626C5"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Pr>
                <w:szCs w:val="26"/>
              </w:rPr>
              <w:t>loại</w:t>
            </w:r>
            <w:r w:rsidR="00951E21">
              <w:rPr>
                <w:szCs w:val="26"/>
                <w:lang w:val="vi-VN"/>
              </w:rPr>
              <w:t xml:space="preserve"> phát hiện </w:t>
            </w:r>
            <w:r>
              <w:rPr>
                <w:bCs/>
                <w:szCs w:val="26"/>
              </w:rPr>
              <w:t xml:space="preserve">đang </w:t>
            </w:r>
            <w:r w:rsidR="00B90B70">
              <w:rPr>
                <w:bCs/>
                <w:szCs w:val="26"/>
              </w:rPr>
              <w:t>tồn</w:t>
            </w:r>
            <w:r w:rsidR="00B90B70">
              <w:rPr>
                <w:bCs/>
                <w:szCs w:val="26"/>
                <w:lang w:val="vi-VN"/>
              </w:rPr>
              <w:t xml:space="preserve"> tại phát hiện liên quan </w:t>
            </w:r>
            <w:r>
              <w:rPr>
                <w:bCs/>
                <w:szCs w:val="26"/>
              </w:rPr>
              <w:t xml:space="preserve">ở chức năng </w:t>
            </w:r>
            <w:r w:rsidR="00B90B70">
              <w:rPr>
                <w:bCs/>
                <w:szCs w:val="26"/>
              </w:rPr>
              <w:t>Phát</w:t>
            </w:r>
            <w:r w:rsidR="00B90B70">
              <w:rPr>
                <w:bCs/>
                <w:szCs w:val="26"/>
                <w:lang w:val="vi-VN"/>
              </w:rPr>
              <w:t xml:space="preserve"> triển phát hiện, hệ thống hiển thị cảnh báo “</w:t>
            </w:r>
            <w:r w:rsidR="00B90B70" w:rsidRPr="00B90B70">
              <w:rPr>
                <w:bCs/>
                <w:i/>
                <w:iCs/>
                <w:szCs w:val="26"/>
                <w:lang w:val="vi-VN"/>
              </w:rPr>
              <w:t>Tồn tại phát hiện kiểm toán liên quan đến loại phát hiện này, bạn không thể xoá</w:t>
            </w:r>
            <w:r w:rsidR="00B90B70">
              <w:rPr>
                <w:bCs/>
                <w:szCs w:val="26"/>
                <w:lang w:val="vi-VN"/>
              </w:rPr>
              <w:t>”</w:t>
            </w:r>
          </w:p>
        </w:tc>
      </w:tr>
      <w:tr w:rsidR="00A626C5" w:rsidRPr="002F4F88" w14:paraId="7A84ADF1" w14:textId="77777777" w:rsidTr="00F90C2D">
        <w:tc>
          <w:tcPr>
            <w:tcW w:w="817" w:type="dxa"/>
            <w:shd w:val="clear" w:color="auto" w:fill="auto"/>
          </w:tcPr>
          <w:p w14:paraId="0E3E2D8D" w14:textId="77777777" w:rsidR="00A626C5" w:rsidRPr="002F4F88" w:rsidRDefault="00A626C5" w:rsidP="00911D8A">
            <w:pPr>
              <w:pStyle w:val="ListParagraph"/>
              <w:numPr>
                <w:ilvl w:val="0"/>
                <w:numId w:val="136"/>
              </w:numPr>
            </w:pPr>
          </w:p>
        </w:tc>
        <w:tc>
          <w:tcPr>
            <w:tcW w:w="1877" w:type="dxa"/>
            <w:shd w:val="clear" w:color="auto" w:fill="auto"/>
          </w:tcPr>
          <w:p w14:paraId="026632A6" w14:textId="77777777" w:rsidR="00A626C5" w:rsidRPr="002F4F88" w:rsidRDefault="00A626C5" w:rsidP="00F90C2D">
            <w:pPr>
              <w:keepLines/>
              <w:widowControl w:val="0"/>
              <w:rPr>
                <w:szCs w:val="26"/>
              </w:rPr>
            </w:pPr>
            <w:r>
              <w:t>Tìm kiếm</w:t>
            </w:r>
          </w:p>
        </w:tc>
        <w:tc>
          <w:tcPr>
            <w:tcW w:w="6912" w:type="dxa"/>
            <w:shd w:val="clear" w:color="auto" w:fill="auto"/>
          </w:tcPr>
          <w:p w14:paraId="25B1B52A" w14:textId="45387E38"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BB4E73">
              <w:rPr>
                <w:szCs w:val="26"/>
              </w:rPr>
              <w:t>loại</w:t>
            </w:r>
            <w:r w:rsidR="00BB4E73">
              <w:rPr>
                <w:szCs w:val="26"/>
                <w:lang w:val="vi-VN"/>
              </w:rPr>
              <w:t xml:space="preserve"> phát hiện</w:t>
            </w:r>
            <w:r w:rsidR="00BB4E73">
              <w:rPr>
                <w:bCs/>
                <w:szCs w:val="26"/>
              </w:rPr>
              <w:t xml:space="preserve"> </w:t>
            </w:r>
            <w:r>
              <w:rPr>
                <w:bCs/>
                <w:szCs w:val="26"/>
              </w:rPr>
              <w:t>hiển thị các thông tin:</w:t>
            </w:r>
          </w:p>
          <w:p w14:paraId="2D7FE234"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1E15BC7C" w14:textId="76FBBC30"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BB4E73">
              <w:rPr>
                <w:bCs/>
                <w:szCs w:val="26"/>
              </w:rPr>
              <w:t>phát</w:t>
            </w:r>
            <w:r w:rsidR="00BB4E73">
              <w:rPr>
                <w:bCs/>
                <w:szCs w:val="26"/>
                <w:lang w:val="vi-VN"/>
              </w:rPr>
              <w:t xml:space="preserve"> hiện</w:t>
            </w:r>
          </w:p>
          <w:p w14:paraId="42ECA17C"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0AFBF3FB" w14:textId="77777777" w:rsidR="00A626C5" w:rsidRDefault="00A626C5"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7ECBA72A" w14:textId="77877BEC"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BB4E73">
              <w:rPr>
                <w:szCs w:val="26"/>
              </w:rPr>
              <w:t>loại</w:t>
            </w:r>
            <w:r w:rsidR="00BB4E73">
              <w:rPr>
                <w:szCs w:val="26"/>
                <w:lang w:val="vi-VN"/>
              </w:rPr>
              <w:t xml:space="preserve"> phát hiện</w:t>
            </w:r>
            <w:r w:rsidR="00BB4E73">
              <w:rPr>
                <w:bCs/>
                <w:szCs w:val="26"/>
              </w:rPr>
              <w:t xml:space="preserve"> </w:t>
            </w:r>
            <w:r>
              <w:rPr>
                <w:bCs/>
                <w:szCs w:val="26"/>
              </w:rPr>
              <w:t>được sắp xếp theo ngày tạo. Ngày mới nhất lên đầu.</w:t>
            </w:r>
          </w:p>
          <w:p w14:paraId="65D9054B" w14:textId="77777777" w:rsidR="00A626C5" w:rsidRDefault="00A626C5"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51AD0502" w14:textId="595AE152" w:rsidR="00A626C5" w:rsidRDefault="00A626C5"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BB4E73">
              <w:rPr>
                <w:bCs/>
                <w:szCs w:val="26"/>
              </w:rPr>
              <w:t>phát</w:t>
            </w:r>
            <w:r w:rsidR="00BB4E73">
              <w:rPr>
                <w:bCs/>
                <w:szCs w:val="26"/>
                <w:lang w:val="vi-VN"/>
              </w:rPr>
              <w:t xml:space="preserve"> hiện</w:t>
            </w:r>
          </w:p>
          <w:p w14:paraId="75A5F3BE" w14:textId="77777777" w:rsidR="00A626C5" w:rsidRPr="002F4F88" w:rsidRDefault="00A626C5"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4F11E25F" w14:textId="77777777" w:rsidR="00A626C5" w:rsidRDefault="00A626C5" w:rsidP="00A626C5">
      <w:pPr>
        <w:rPr>
          <w:b/>
          <w:szCs w:val="26"/>
        </w:rPr>
      </w:pPr>
      <w:r w:rsidRPr="002F4F88">
        <w:rPr>
          <w:b/>
          <w:szCs w:val="26"/>
        </w:rPr>
        <w:t>Yêu cầu đặc biệt/Điều kiện ràng buộc:</w:t>
      </w:r>
      <w:r>
        <w:rPr>
          <w:b/>
          <w:szCs w:val="26"/>
        </w:rPr>
        <w:t xml:space="preserve"> N/A</w:t>
      </w:r>
    </w:p>
    <w:p w14:paraId="4BE927CA" w14:textId="7C263F09" w:rsidR="009E4A30" w:rsidRDefault="009E4A30" w:rsidP="008057EC">
      <w:pPr>
        <w:pStyle w:val="tvHeading111"/>
      </w:pPr>
      <w:bookmarkStart w:id="70" w:name="_Toc87047303"/>
      <w:r w:rsidRPr="009E4A30">
        <w:t>Loại kiến nghị kiểm toán</w:t>
      </w:r>
      <w:bookmarkEnd w:id="70"/>
    </w:p>
    <w:p w14:paraId="243C3234" w14:textId="7DC1FDEF" w:rsidR="00A626C5" w:rsidRPr="002F4F88" w:rsidRDefault="00A626C5" w:rsidP="00A626C5">
      <w:r w:rsidRPr="004A3ECC">
        <w:rPr>
          <w:b/>
          <w:bCs/>
          <w:szCs w:val="26"/>
        </w:rPr>
        <w:t>Mục đích:</w:t>
      </w:r>
      <w:r>
        <w:rPr>
          <w:b/>
          <w:szCs w:val="26"/>
          <w:lang w:val="vi-VN"/>
        </w:rPr>
        <w:t xml:space="preserve"> </w:t>
      </w:r>
      <w:r w:rsidRPr="005511D8">
        <w:rPr>
          <w:bCs/>
          <w:szCs w:val="26"/>
          <w:lang w:val="vi-VN"/>
        </w:rPr>
        <w:t xml:space="preserve">phân </w:t>
      </w:r>
      <w:r>
        <w:rPr>
          <w:bCs/>
          <w:szCs w:val="26"/>
          <w:lang w:val="vi-VN"/>
        </w:rPr>
        <w:t xml:space="preserve">loại </w:t>
      </w:r>
      <w:r w:rsidR="001B45A6">
        <w:rPr>
          <w:bCs/>
          <w:szCs w:val="26"/>
          <w:lang w:val="vi-VN"/>
        </w:rPr>
        <w:t>kiến nghị của kiểm toán</w:t>
      </w:r>
      <w:r>
        <w:rPr>
          <w:bCs/>
          <w:szCs w:val="26"/>
          <w:lang w:val="vi-VN"/>
        </w:rPr>
        <w:t xml:space="preserve">, </w:t>
      </w:r>
      <w:r w:rsidR="00F85A5C">
        <w:rPr>
          <w:bCs/>
          <w:szCs w:val="26"/>
          <w:lang w:val="vi-VN"/>
        </w:rPr>
        <w:t>phục vụ mục đích tra cứu và thống kê, được sử dụng ở chức năng phát triển phát hiện kiểm toán</w:t>
      </w:r>
    </w:p>
    <w:p w14:paraId="345EC3CB" w14:textId="77777777" w:rsidR="00A626C5" w:rsidRPr="002F4F88" w:rsidRDefault="00A626C5" w:rsidP="00A626C5">
      <w:r w:rsidRPr="004A3ECC">
        <w:rPr>
          <w:b/>
          <w:bCs/>
          <w:szCs w:val="26"/>
        </w:rPr>
        <w:t>Vai trò thực hiện:</w:t>
      </w:r>
      <w:r w:rsidRPr="002F4F88">
        <w:rPr>
          <w:szCs w:val="26"/>
        </w:rPr>
        <w:t xml:space="preserve"> </w:t>
      </w:r>
      <w:r>
        <w:rPr>
          <w:szCs w:val="26"/>
        </w:rPr>
        <w:t>Quản trị hệ thống</w:t>
      </w:r>
    </w:p>
    <w:p w14:paraId="328A007D" w14:textId="52CB3711" w:rsidR="00A626C5" w:rsidRDefault="00A626C5" w:rsidP="00A626C5">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F85A5C" w:rsidRPr="002F4F88" w14:paraId="5BB8FE4F" w14:textId="77777777" w:rsidTr="00F90C2D">
        <w:trPr>
          <w:trHeight w:val="449"/>
        </w:trPr>
        <w:tc>
          <w:tcPr>
            <w:tcW w:w="817" w:type="dxa"/>
            <w:shd w:val="clear" w:color="auto" w:fill="auto"/>
          </w:tcPr>
          <w:p w14:paraId="4A884CE9" w14:textId="77777777" w:rsidR="00F85A5C" w:rsidRPr="002F4F88" w:rsidRDefault="00F85A5C" w:rsidP="00F90C2D">
            <w:pPr>
              <w:keepLines/>
              <w:widowControl w:val="0"/>
              <w:jc w:val="both"/>
              <w:rPr>
                <w:b/>
                <w:bCs/>
                <w:szCs w:val="26"/>
              </w:rPr>
            </w:pPr>
            <w:r w:rsidRPr="002F4F88">
              <w:rPr>
                <w:b/>
                <w:bCs/>
                <w:szCs w:val="26"/>
              </w:rPr>
              <w:t>STT</w:t>
            </w:r>
          </w:p>
        </w:tc>
        <w:tc>
          <w:tcPr>
            <w:tcW w:w="1877" w:type="dxa"/>
            <w:shd w:val="clear" w:color="auto" w:fill="auto"/>
          </w:tcPr>
          <w:p w14:paraId="69FB5F0F" w14:textId="77777777" w:rsidR="00F85A5C" w:rsidRPr="002F4F88" w:rsidRDefault="00F85A5C" w:rsidP="00F90C2D">
            <w:pPr>
              <w:keepLines/>
              <w:widowControl w:val="0"/>
              <w:jc w:val="both"/>
              <w:rPr>
                <w:b/>
                <w:bCs/>
                <w:szCs w:val="26"/>
              </w:rPr>
            </w:pPr>
            <w:r w:rsidRPr="002F4F88">
              <w:rPr>
                <w:b/>
                <w:bCs/>
                <w:szCs w:val="26"/>
              </w:rPr>
              <w:t>Chức năng</w:t>
            </w:r>
          </w:p>
        </w:tc>
        <w:tc>
          <w:tcPr>
            <w:tcW w:w="6912" w:type="dxa"/>
            <w:shd w:val="clear" w:color="auto" w:fill="auto"/>
          </w:tcPr>
          <w:p w14:paraId="6B7AA92C" w14:textId="77777777" w:rsidR="00F85A5C" w:rsidRPr="002F4F88" w:rsidRDefault="00F85A5C" w:rsidP="00F90C2D">
            <w:pPr>
              <w:keepLines/>
              <w:widowControl w:val="0"/>
              <w:jc w:val="both"/>
              <w:rPr>
                <w:b/>
                <w:bCs/>
                <w:szCs w:val="26"/>
              </w:rPr>
            </w:pPr>
            <w:r w:rsidRPr="002F4F88">
              <w:rPr>
                <w:b/>
                <w:bCs/>
                <w:szCs w:val="26"/>
              </w:rPr>
              <w:t>Mô tả</w:t>
            </w:r>
          </w:p>
        </w:tc>
      </w:tr>
      <w:tr w:rsidR="00F85A5C" w:rsidRPr="002F4F88" w14:paraId="0C435081" w14:textId="77777777" w:rsidTr="00F90C2D">
        <w:tc>
          <w:tcPr>
            <w:tcW w:w="817" w:type="dxa"/>
            <w:shd w:val="clear" w:color="auto" w:fill="auto"/>
          </w:tcPr>
          <w:p w14:paraId="63010A51" w14:textId="77777777" w:rsidR="00F85A5C" w:rsidRPr="002F4F88" w:rsidRDefault="00F85A5C" w:rsidP="00911D8A">
            <w:pPr>
              <w:pStyle w:val="ListParagraph"/>
              <w:numPr>
                <w:ilvl w:val="0"/>
                <w:numId w:val="137"/>
              </w:numPr>
            </w:pPr>
          </w:p>
        </w:tc>
        <w:tc>
          <w:tcPr>
            <w:tcW w:w="1877" w:type="dxa"/>
            <w:shd w:val="clear" w:color="auto" w:fill="auto"/>
          </w:tcPr>
          <w:p w14:paraId="39F5BBAA" w14:textId="77777777" w:rsidR="00F85A5C" w:rsidRPr="002F4F88" w:rsidRDefault="00F85A5C" w:rsidP="00F90C2D">
            <w:pPr>
              <w:keepLines/>
              <w:widowControl w:val="0"/>
              <w:rPr>
                <w:szCs w:val="26"/>
              </w:rPr>
            </w:pPr>
            <w:r>
              <w:rPr>
                <w:szCs w:val="26"/>
              </w:rPr>
              <w:t>Thêm mới</w:t>
            </w:r>
          </w:p>
        </w:tc>
        <w:tc>
          <w:tcPr>
            <w:tcW w:w="6912" w:type="dxa"/>
            <w:shd w:val="clear" w:color="auto" w:fill="auto"/>
          </w:tcPr>
          <w:p w14:paraId="232D345D" w14:textId="23F407D1"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w:t>
            </w:r>
            <w:r>
              <w:rPr>
                <w:snapToGrid/>
                <w:color w:val="auto"/>
                <w:szCs w:val="26"/>
                <w:lang w:val="vi-VN"/>
              </w:rPr>
              <w:t xml:space="preserve"> mới loại </w:t>
            </w:r>
            <w:r w:rsidR="00626B3D">
              <w:rPr>
                <w:snapToGrid/>
                <w:color w:val="auto"/>
                <w:szCs w:val="26"/>
                <w:lang w:val="vi-VN"/>
              </w:rPr>
              <w:t>kiến nghị</w:t>
            </w:r>
            <w:r>
              <w:rPr>
                <w:snapToGrid/>
                <w:color w:val="auto"/>
                <w:szCs w:val="26"/>
                <w:lang w:val="vi-VN"/>
              </w:rPr>
              <w:t xml:space="preserve">, </w:t>
            </w:r>
            <w:r>
              <w:rPr>
                <w:snapToGrid/>
                <w:color w:val="auto"/>
                <w:szCs w:val="26"/>
              </w:rPr>
              <w:t>nhập các thông tin:</w:t>
            </w:r>
          </w:p>
          <w:p w14:paraId="183E91D4" w14:textId="09FDBE0C"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Loại</w:t>
            </w:r>
            <w:r w:rsidRPr="009A3365">
              <w:rPr>
                <w:b/>
                <w:bCs/>
                <w:snapToGrid/>
                <w:color w:val="auto"/>
                <w:szCs w:val="26"/>
                <w:lang w:val="vi-VN"/>
              </w:rPr>
              <w:t xml:space="preserve"> </w:t>
            </w:r>
            <w:r w:rsidR="00626B3D">
              <w:rPr>
                <w:b/>
                <w:bCs/>
                <w:snapToGrid/>
                <w:color w:val="auto"/>
                <w:szCs w:val="26"/>
                <w:lang w:val="vi-VN"/>
              </w:rPr>
              <w:t>kiến nghị</w:t>
            </w:r>
            <w:r>
              <w:rPr>
                <w:snapToGrid/>
                <w:color w:val="auto"/>
                <w:szCs w:val="26"/>
                <w:lang w:val="vi-VN"/>
              </w:rPr>
              <w:t xml:space="preserve">* </w:t>
            </w:r>
          </w:p>
          <w:p w14:paraId="336D34C7" w14:textId="77777777" w:rsidR="00F85A5C" w:rsidRDefault="00F85A5C" w:rsidP="00A915DF">
            <w:pPr>
              <w:pStyle w:val="NormalIndent"/>
              <w:keepNext w:val="0"/>
              <w:keepLines/>
              <w:widowControl w:val="0"/>
              <w:numPr>
                <w:ilvl w:val="0"/>
                <w:numId w:val="73"/>
              </w:numPr>
              <w:spacing w:before="0" w:after="0" w:line="312" w:lineRule="auto"/>
              <w:jc w:val="left"/>
              <w:rPr>
                <w:snapToGrid/>
                <w:color w:val="auto"/>
                <w:szCs w:val="26"/>
              </w:rPr>
            </w:pPr>
            <w:r w:rsidRPr="009A3365">
              <w:rPr>
                <w:b/>
                <w:bCs/>
                <w:snapToGrid/>
                <w:color w:val="auto"/>
                <w:szCs w:val="26"/>
              </w:rPr>
              <w:t>Trạng thái</w:t>
            </w:r>
            <w:r>
              <w:rPr>
                <w:snapToGrid/>
                <w:color w:val="auto"/>
                <w:szCs w:val="26"/>
              </w:rPr>
              <w:t>: chọn</w:t>
            </w:r>
            <w:r>
              <w:rPr>
                <w:snapToGrid/>
                <w:color w:val="auto"/>
                <w:szCs w:val="26"/>
                <w:lang w:val="vi-VN"/>
              </w:rPr>
              <w:t xml:space="preserve"> </w:t>
            </w:r>
            <w:r>
              <w:rPr>
                <w:snapToGrid/>
                <w:color w:val="auto"/>
                <w:szCs w:val="26"/>
              </w:rPr>
              <w:t>Sử dụng/ Không sử dụng. Mặc định là Sử dụng</w:t>
            </w:r>
          </w:p>
          <w:p w14:paraId="7F8E8A0F" w14:textId="77777777" w:rsidR="00F85A5C" w:rsidRPr="009A3365" w:rsidRDefault="00F85A5C" w:rsidP="00A915DF">
            <w:pPr>
              <w:pStyle w:val="NormalIndent"/>
              <w:keepNext w:val="0"/>
              <w:keepLines/>
              <w:widowControl w:val="0"/>
              <w:numPr>
                <w:ilvl w:val="0"/>
                <w:numId w:val="73"/>
              </w:numPr>
              <w:spacing w:before="0" w:after="0" w:line="312" w:lineRule="auto"/>
              <w:jc w:val="left"/>
              <w:rPr>
                <w:b/>
                <w:bCs/>
                <w:snapToGrid/>
                <w:color w:val="auto"/>
                <w:szCs w:val="26"/>
              </w:rPr>
            </w:pPr>
            <w:r>
              <w:rPr>
                <w:b/>
                <w:bCs/>
                <w:snapToGrid/>
                <w:color w:val="auto"/>
                <w:szCs w:val="26"/>
              </w:rPr>
              <w:t>Mô</w:t>
            </w:r>
            <w:r>
              <w:rPr>
                <w:b/>
                <w:bCs/>
                <w:snapToGrid/>
                <w:color w:val="auto"/>
                <w:szCs w:val="26"/>
                <w:lang w:val="vi-VN"/>
              </w:rPr>
              <w:t xml:space="preserve"> tả</w:t>
            </w:r>
          </w:p>
          <w:p w14:paraId="1A536480" w14:textId="6AF96739" w:rsidR="00F85A5C" w:rsidRPr="00BE3467" w:rsidRDefault="00F85A5C" w:rsidP="00F90C2D">
            <w:pPr>
              <w:pStyle w:val="NormalIndent"/>
              <w:keepNext w:val="0"/>
              <w:keepLines/>
              <w:widowControl w:val="0"/>
              <w:numPr>
                <w:ilvl w:val="0"/>
                <w:numId w:val="15"/>
              </w:numPr>
              <w:spacing w:before="0" w:after="0" w:line="312" w:lineRule="auto"/>
              <w:jc w:val="left"/>
              <w:rPr>
                <w:snapToGrid/>
                <w:color w:val="auto"/>
                <w:szCs w:val="26"/>
              </w:rPr>
            </w:pPr>
            <w:r w:rsidRPr="002F4F88">
              <w:rPr>
                <w:szCs w:val="26"/>
              </w:rPr>
              <w:t xml:space="preserve">Nếu trạng thái là không sử dụng, </w:t>
            </w:r>
            <w:r w:rsidR="00626B3D">
              <w:rPr>
                <w:snapToGrid/>
                <w:color w:val="auto"/>
                <w:szCs w:val="26"/>
                <w:lang w:val="vi-VN"/>
              </w:rPr>
              <w:t>loại kiến nghị</w:t>
            </w:r>
            <w:r w:rsidR="00626B3D">
              <w:rPr>
                <w:szCs w:val="26"/>
                <w:lang w:val="vi-VN"/>
              </w:rPr>
              <w:t xml:space="preserve"> </w:t>
            </w:r>
            <w:r>
              <w:rPr>
                <w:szCs w:val="26"/>
                <w:lang w:val="vi-VN"/>
              </w:rPr>
              <w:t>đó</w:t>
            </w:r>
            <w:r w:rsidRPr="002F4F88">
              <w:rPr>
                <w:szCs w:val="26"/>
              </w:rPr>
              <w:t xml:space="preserve"> không được sử dụng ở các chức năng khác trên hệ thống</w:t>
            </w:r>
            <w:r>
              <w:rPr>
                <w:szCs w:val="26"/>
              </w:rPr>
              <w:t>.</w:t>
            </w:r>
          </w:p>
        </w:tc>
      </w:tr>
      <w:tr w:rsidR="00F85A5C" w:rsidRPr="002F4F88" w14:paraId="5A8D0A54" w14:textId="77777777" w:rsidTr="00F90C2D">
        <w:tc>
          <w:tcPr>
            <w:tcW w:w="817" w:type="dxa"/>
            <w:shd w:val="clear" w:color="auto" w:fill="auto"/>
          </w:tcPr>
          <w:p w14:paraId="0D741BB7" w14:textId="77777777" w:rsidR="00F85A5C" w:rsidRPr="002F4F88" w:rsidRDefault="00F85A5C" w:rsidP="00911D8A">
            <w:pPr>
              <w:pStyle w:val="ListParagraph"/>
              <w:numPr>
                <w:ilvl w:val="0"/>
                <w:numId w:val="137"/>
              </w:numPr>
            </w:pPr>
          </w:p>
        </w:tc>
        <w:tc>
          <w:tcPr>
            <w:tcW w:w="1877" w:type="dxa"/>
            <w:shd w:val="clear" w:color="auto" w:fill="auto"/>
          </w:tcPr>
          <w:p w14:paraId="3A57ED75" w14:textId="77777777" w:rsidR="00F85A5C" w:rsidRDefault="00F85A5C" w:rsidP="00F90C2D">
            <w:pPr>
              <w:keepLines/>
              <w:widowControl w:val="0"/>
              <w:rPr>
                <w:szCs w:val="26"/>
              </w:rPr>
            </w:pPr>
            <w:r>
              <w:rPr>
                <w:szCs w:val="26"/>
              </w:rPr>
              <w:t>Sửa thông tin</w:t>
            </w:r>
          </w:p>
        </w:tc>
        <w:tc>
          <w:tcPr>
            <w:tcW w:w="6912" w:type="dxa"/>
            <w:shd w:val="clear" w:color="auto" w:fill="auto"/>
          </w:tcPr>
          <w:p w14:paraId="5A3D8143" w14:textId="6CB18523" w:rsidR="00F85A5C" w:rsidRPr="009A3365"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 xml:space="preserve">phép NSD sửa thông tin </w:t>
            </w:r>
            <w:r w:rsidR="00DB609C">
              <w:rPr>
                <w:snapToGrid/>
                <w:color w:val="auto"/>
                <w:szCs w:val="26"/>
                <w:lang w:val="vi-VN"/>
              </w:rPr>
              <w:t>loại kiến nghị</w:t>
            </w:r>
          </w:p>
          <w:p w14:paraId="0494C66E" w14:textId="44A2FE0E" w:rsidR="00F85A5C"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là Sử dụng thành không sử dụng, thì </w:t>
            </w:r>
            <w:r>
              <w:rPr>
                <w:szCs w:val="26"/>
              </w:rPr>
              <w:t>loại</w:t>
            </w:r>
            <w:r>
              <w:rPr>
                <w:szCs w:val="26"/>
                <w:lang w:val="vi-VN"/>
              </w:rPr>
              <w:t xml:space="preserve"> </w:t>
            </w:r>
            <w:r w:rsidR="00DB609C">
              <w:rPr>
                <w:snapToGrid/>
                <w:color w:val="auto"/>
                <w:szCs w:val="26"/>
                <w:lang w:val="vi-VN"/>
              </w:rPr>
              <w:t>loại kiến nghị</w:t>
            </w:r>
            <w:r w:rsidR="00DB609C">
              <w:rPr>
                <w:szCs w:val="26"/>
                <w:lang w:val="vi-VN"/>
              </w:rPr>
              <w:t xml:space="preserve"> </w:t>
            </w:r>
            <w:r>
              <w:rPr>
                <w:snapToGrid/>
                <w:color w:val="auto"/>
                <w:szCs w:val="26"/>
              </w:rPr>
              <w:t>không được sử dụng ở các chức năng khác trên hệ thống.</w:t>
            </w:r>
          </w:p>
        </w:tc>
      </w:tr>
      <w:tr w:rsidR="00F85A5C" w:rsidRPr="002F4F88" w14:paraId="20309FDC" w14:textId="77777777" w:rsidTr="00F90C2D">
        <w:tc>
          <w:tcPr>
            <w:tcW w:w="817" w:type="dxa"/>
            <w:shd w:val="clear" w:color="auto" w:fill="auto"/>
          </w:tcPr>
          <w:p w14:paraId="6FD22456" w14:textId="77777777" w:rsidR="00F85A5C" w:rsidRPr="002F4F88" w:rsidRDefault="00F85A5C" w:rsidP="00911D8A">
            <w:pPr>
              <w:pStyle w:val="ListParagraph"/>
              <w:numPr>
                <w:ilvl w:val="0"/>
                <w:numId w:val="137"/>
              </w:numPr>
            </w:pPr>
          </w:p>
        </w:tc>
        <w:tc>
          <w:tcPr>
            <w:tcW w:w="1877" w:type="dxa"/>
            <w:shd w:val="clear" w:color="auto" w:fill="auto"/>
          </w:tcPr>
          <w:p w14:paraId="6BC8DFB1" w14:textId="77777777" w:rsidR="00F85A5C" w:rsidRPr="002F4F88" w:rsidRDefault="00F85A5C" w:rsidP="00F90C2D">
            <w:pPr>
              <w:keepLines/>
              <w:widowControl w:val="0"/>
              <w:rPr>
                <w:szCs w:val="26"/>
              </w:rPr>
            </w:pPr>
            <w:r>
              <w:rPr>
                <w:szCs w:val="26"/>
              </w:rPr>
              <w:t>Xem chi tiết</w:t>
            </w:r>
          </w:p>
        </w:tc>
        <w:tc>
          <w:tcPr>
            <w:tcW w:w="6912" w:type="dxa"/>
            <w:shd w:val="clear" w:color="auto" w:fill="auto"/>
          </w:tcPr>
          <w:p w14:paraId="143A6B3C" w14:textId="646E1DBB"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DB609C">
              <w:rPr>
                <w:snapToGrid/>
                <w:color w:val="auto"/>
                <w:szCs w:val="26"/>
                <w:lang w:val="vi-VN"/>
              </w:rPr>
              <w:t>loại kiến nghị</w:t>
            </w:r>
            <w:r>
              <w:rPr>
                <w:snapToGrid/>
                <w:color w:val="auto"/>
                <w:szCs w:val="26"/>
              </w:rPr>
              <w:t>. Thông tin hiển thị đúng với thông tin lần cập nhật cuối cùng. Đồng thời, hệ thống hiển thị các thông tin: Người tạo, Ngày tạo, Người sửa, Ngày sửa.</w:t>
            </w:r>
          </w:p>
        </w:tc>
      </w:tr>
      <w:tr w:rsidR="00F85A5C" w:rsidRPr="002F4F88" w14:paraId="14242646" w14:textId="77777777" w:rsidTr="00F90C2D">
        <w:tc>
          <w:tcPr>
            <w:tcW w:w="817" w:type="dxa"/>
            <w:shd w:val="clear" w:color="auto" w:fill="auto"/>
          </w:tcPr>
          <w:p w14:paraId="04718435" w14:textId="77777777" w:rsidR="00F85A5C" w:rsidRPr="002F4F88" w:rsidRDefault="00F85A5C" w:rsidP="00911D8A">
            <w:pPr>
              <w:pStyle w:val="ListParagraph"/>
              <w:numPr>
                <w:ilvl w:val="0"/>
                <w:numId w:val="137"/>
              </w:numPr>
            </w:pPr>
          </w:p>
        </w:tc>
        <w:tc>
          <w:tcPr>
            <w:tcW w:w="1877" w:type="dxa"/>
            <w:shd w:val="clear" w:color="auto" w:fill="auto"/>
          </w:tcPr>
          <w:p w14:paraId="11E98B19" w14:textId="77777777" w:rsidR="00F85A5C" w:rsidRPr="002F4F88" w:rsidRDefault="00F85A5C" w:rsidP="00F90C2D">
            <w:pPr>
              <w:keepLines/>
              <w:widowControl w:val="0"/>
              <w:rPr>
                <w:szCs w:val="26"/>
              </w:rPr>
            </w:pPr>
            <w:r>
              <w:t>Xóa</w:t>
            </w:r>
          </w:p>
        </w:tc>
        <w:tc>
          <w:tcPr>
            <w:tcW w:w="6912" w:type="dxa"/>
            <w:shd w:val="clear" w:color="auto" w:fill="auto"/>
          </w:tcPr>
          <w:p w14:paraId="4789E725" w14:textId="56D2595F"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Cho phép xóa </w:t>
            </w:r>
            <w:r w:rsidR="00DB609C">
              <w:rPr>
                <w:snapToGrid/>
                <w:color w:val="auto"/>
                <w:szCs w:val="26"/>
                <w:lang w:val="vi-VN"/>
              </w:rPr>
              <w:t>loại kiến nghị</w:t>
            </w:r>
            <w:r w:rsidR="00DB609C">
              <w:rPr>
                <w:szCs w:val="26"/>
                <w:lang w:val="vi-VN"/>
              </w:rPr>
              <w:t xml:space="preserve"> </w:t>
            </w:r>
            <w:r>
              <w:rPr>
                <w:bCs/>
                <w:szCs w:val="26"/>
              </w:rPr>
              <w:t>trên hệ thống.</w:t>
            </w:r>
          </w:p>
          <w:p w14:paraId="10753E9A" w14:textId="58821CD0"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Hệ thống hiển thị </w:t>
            </w:r>
            <w:r w:rsidRPr="008315C8">
              <w:rPr>
                <w:b/>
                <w:bCs/>
                <w:szCs w:val="26"/>
              </w:rPr>
              <w:t>popup</w:t>
            </w:r>
            <w:r>
              <w:rPr>
                <w:bCs/>
                <w:szCs w:val="26"/>
              </w:rPr>
              <w:t xml:space="preserve"> yêu cầu xác nhận “</w:t>
            </w:r>
            <w:r w:rsidRPr="004C6057">
              <w:rPr>
                <w:bCs/>
                <w:i/>
                <w:iCs/>
                <w:szCs w:val="26"/>
              </w:rPr>
              <w:t>Bạn có chắc chắn muốn xóa bản</w:t>
            </w:r>
            <w:r w:rsidRPr="004C6057">
              <w:rPr>
                <w:bCs/>
                <w:i/>
                <w:iCs/>
                <w:szCs w:val="26"/>
                <w:lang w:val="vi-VN"/>
              </w:rPr>
              <w:t xml:space="preserve"> ghi này</w:t>
            </w:r>
            <w:r w:rsidRPr="004C6057">
              <w:rPr>
                <w:bCs/>
                <w:i/>
                <w:iCs/>
                <w:szCs w:val="26"/>
              </w:rPr>
              <w:t>?</w:t>
            </w:r>
            <w:r w:rsidRPr="004C6057">
              <w:rPr>
                <w:bCs/>
                <w:i/>
                <w:iCs/>
                <w:szCs w:val="26"/>
                <w:lang w:val="vi-VN"/>
              </w:rPr>
              <w:t xml:space="preserve"> kèm theo tên </w:t>
            </w:r>
            <w:r w:rsidR="00DB609C" w:rsidRPr="004C6057">
              <w:rPr>
                <w:i/>
                <w:iCs/>
                <w:snapToGrid/>
                <w:color w:val="auto"/>
                <w:szCs w:val="26"/>
                <w:lang w:val="vi-VN"/>
              </w:rPr>
              <w:t>loại kiến nghị</w:t>
            </w:r>
            <w:r>
              <w:rPr>
                <w:bCs/>
                <w:szCs w:val="26"/>
              </w:rPr>
              <w:t>”. NSD chọn Có/ Không:</w:t>
            </w:r>
          </w:p>
          <w:p w14:paraId="7CEF4A58" w14:textId="750ABE4F" w:rsidR="00F85A5C" w:rsidRDefault="00F85A5C"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có, hệ thống thực hiện xóa </w:t>
            </w:r>
            <w:r w:rsidR="00DB609C">
              <w:rPr>
                <w:snapToGrid/>
                <w:color w:val="auto"/>
                <w:szCs w:val="26"/>
                <w:lang w:val="vi-VN"/>
              </w:rPr>
              <w:t>loại kiến nghị</w:t>
            </w:r>
          </w:p>
          <w:p w14:paraId="03041F36" w14:textId="77777777" w:rsidR="00F85A5C" w:rsidRDefault="00F85A5C" w:rsidP="00911D8A">
            <w:pPr>
              <w:pStyle w:val="NormalIndent"/>
              <w:keepNext w:val="0"/>
              <w:keepLines/>
              <w:widowControl w:val="0"/>
              <w:numPr>
                <w:ilvl w:val="0"/>
                <w:numId w:val="120"/>
              </w:numPr>
              <w:spacing w:before="0" w:after="0" w:line="312" w:lineRule="auto"/>
              <w:jc w:val="left"/>
              <w:rPr>
                <w:bCs/>
                <w:szCs w:val="26"/>
              </w:rPr>
            </w:pPr>
            <w:r>
              <w:rPr>
                <w:bCs/>
                <w:szCs w:val="26"/>
              </w:rPr>
              <w:t xml:space="preserve">Nếu chọn không, hệ thống hủy bỏ lệnh xóa. </w:t>
            </w:r>
          </w:p>
          <w:p w14:paraId="502E1D3A" w14:textId="0A89AB40" w:rsidR="00F85A5C" w:rsidRPr="002F4F88" w:rsidRDefault="00F85A5C" w:rsidP="00F90C2D">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Không cho phép xóa </w:t>
            </w:r>
            <w:r w:rsidR="00DB609C">
              <w:rPr>
                <w:snapToGrid/>
                <w:color w:val="auto"/>
                <w:szCs w:val="26"/>
                <w:lang w:val="vi-VN"/>
              </w:rPr>
              <w:t>loại kiến nghị</w:t>
            </w:r>
            <w:r w:rsidR="00DB609C">
              <w:rPr>
                <w:szCs w:val="26"/>
                <w:lang w:val="vi-VN"/>
              </w:rPr>
              <w:t xml:space="preserve"> </w:t>
            </w:r>
            <w:r>
              <w:rPr>
                <w:bCs/>
                <w:szCs w:val="26"/>
              </w:rPr>
              <w:t>đang tồn</w:t>
            </w:r>
            <w:r>
              <w:rPr>
                <w:bCs/>
                <w:szCs w:val="26"/>
                <w:lang w:val="vi-VN"/>
              </w:rPr>
              <w:t xml:space="preserve"> tại </w:t>
            </w:r>
            <w:r w:rsidR="00DB609C">
              <w:rPr>
                <w:bCs/>
                <w:szCs w:val="26"/>
                <w:lang w:val="vi-VN"/>
              </w:rPr>
              <w:t>kiến nghị</w:t>
            </w:r>
            <w:r>
              <w:rPr>
                <w:bCs/>
                <w:szCs w:val="26"/>
                <w:lang w:val="vi-VN"/>
              </w:rPr>
              <w:t xml:space="preserve"> liên quan </w:t>
            </w:r>
            <w:r>
              <w:rPr>
                <w:bCs/>
                <w:szCs w:val="26"/>
              </w:rPr>
              <w:t>ở chức năng Phát</w:t>
            </w:r>
            <w:r>
              <w:rPr>
                <w:bCs/>
                <w:szCs w:val="26"/>
                <w:lang w:val="vi-VN"/>
              </w:rPr>
              <w:t xml:space="preserve"> triển phát hiện, hệ thống hiển thị cảnh báo “</w:t>
            </w:r>
            <w:r w:rsidRPr="00B90B70">
              <w:rPr>
                <w:bCs/>
                <w:i/>
                <w:iCs/>
                <w:szCs w:val="26"/>
                <w:lang w:val="vi-VN"/>
              </w:rPr>
              <w:t xml:space="preserve">Tồn tại </w:t>
            </w:r>
            <w:r w:rsidR="00DB609C">
              <w:rPr>
                <w:bCs/>
                <w:i/>
                <w:iCs/>
                <w:szCs w:val="26"/>
                <w:lang w:val="vi-VN"/>
              </w:rPr>
              <w:t>kiến nghị</w:t>
            </w:r>
            <w:r w:rsidRPr="00B90B70">
              <w:rPr>
                <w:bCs/>
                <w:i/>
                <w:iCs/>
                <w:szCs w:val="26"/>
                <w:lang w:val="vi-VN"/>
              </w:rPr>
              <w:t xml:space="preserve"> kiểm toán liên quan đến loại </w:t>
            </w:r>
            <w:r w:rsidR="00DB609C">
              <w:rPr>
                <w:bCs/>
                <w:i/>
                <w:iCs/>
                <w:szCs w:val="26"/>
                <w:lang w:val="vi-VN"/>
              </w:rPr>
              <w:t>kiến nghị</w:t>
            </w:r>
            <w:r w:rsidRPr="00B90B70">
              <w:rPr>
                <w:bCs/>
                <w:i/>
                <w:iCs/>
                <w:szCs w:val="26"/>
                <w:lang w:val="vi-VN"/>
              </w:rPr>
              <w:t xml:space="preserve"> này, bạn không thể xoá</w:t>
            </w:r>
            <w:r>
              <w:rPr>
                <w:bCs/>
                <w:szCs w:val="26"/>
                <w:lang w:val="vi-VN"/>
              </w:rPr>
              <w:t>”</w:t>
            </w:r>
          </w:p>
        </w:tc>
      </w:tr>
      <w:tr w:rsidR="00F85A5C" w:rsidRPr="002F4F88" w14:paraId="0D8286E5" w14:textId="77777777" w:rsidTr="00F90C2D">
        <w:tc>
          <w:tcPr>
            <w:tcW w:w="817" w:type="dxa"/>
            <w:shd w:val="clear" w:color="auto" w:fill="auto"/>
          </w:tcPr>
          <w:p w14:paraId="49DCFAA2" w14:textId="77777777" w:rsidR="00F85A5C" w:rsidRPr="002F4F88" w:rsidRDefault="00F85A5C" w:rsidP="00911D8A">
            <w:pPr>
              <w:pStyle w:val="ListParagraph"/>
              <w:numPr>
                <w:ilvl w:val="0"/>
                <w:numId w:val="137"/>
              </w:numPr>
            </w:pPr>
          </w:p>
        </w:tc>
        <w:tc>
          <w:tcPr>
            <w:tcW w:w="1877" w:type="dxa"/>
            <w:shd w:val="clear" w:color="auto" w:fill="auto"/>
          </w:tcPr>
          <w:p w14:paraId="3D880353" w14:textId="77777777" w:rsidR="00F85A5C" w:rsidRPr="002F4F88" w:rsidRDefault="00F85A5C" w:rsidP="00F90C2D">
            <w:pPr>
              <w:keepLines/>
              <w:widowControl w:val="0"/>
              <w:rPr>
                <w:szCs w:val="26"/>
              </w:rPr>
            </w:pPr>
            <w:r>
              <w:t>Tìm kiếm</w:t>
            </w:r>
          </w:p>
        </w:tc>
        <w:tc>
          <w:tcPr>
            <w:tcW w:w="6912" w:type="dxa"/>
            <w:shd w:val="clear" w:color="auto" w:fill="auto"/>
          </w:tcPr>
          <w:p w14:paraId="25F46544" w14:textId="41236444"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609C">
              <w:rPr>
                <w:snapToGrid/>
                <w:color w:val="auto"/>
                <w:szCs w:val="26"/>
                <w:lang w:val="vi-VN"/>
              </w:rPr>
              <w:t>loại kiến nghị</w:t>
            </w:r>
            <w:r w:rsidR="00DB609C">
              <w:rPr>
                <w:szCs w:val="26"/>
                <w:lang w:val="vi-VN"/>
              </w:rPr>
              <w:t xml:space="preserve"> </w:t>
            </w:r>
            <w:r>
              <w:rPr>
                <w:bCs/>
                <w:szCs w:val="26"/>
              </w:rPr>
              <w:t>hiển thị các thông tin:</w:t>
            </w:r>
          </w:p>
          <w:p w14:paraId="2BDD9A93"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STT</w:t>
            </w:r>
          </w:p>
          <w:p w14:paraId="6F7FCE12" w14:textId="41124F72"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 xml:space="preserve">Loại </w:t>
            </w:r>
            <w:r w:rsidR="00DB609C">
              <w:rPr>
                <w:bCs/>
                <w:szCs w:val="26"/>
              </w:rPr>
              <w:t>kiến</w:t>
            </w:r>
            <w:r w:rsidR="00DB609C">
              <w:rPr>
                <w:bCs/>
                <w:szCs w:val="26"/>
                <w:lang w:val="vi-VN"/>
              </w:rPr>
              <w:t xml:space="preserve"> nghị</w:t>
            </w:r>
          </w:p>
          <w:p w14:paraId="15116C1F"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Trạng thái</w:t>
            </w:r>
          </w:p>
          <w:p w14:paraId="586DA42C" w14:textId="77777777" w:rsidR="00F85A5C" w:rsidRDefault="00F85A5C" w:rsidP="00911D8A">
            <w:pPr>
              <w:pStyle w:val="NormalIndent"/>
              <w:keepNext w:val="0"/>
              <w:keepLines/>
              <w:widowControl w:val="0"/>
              <w:numPr>
                <w:ilvl w:val="0"/>
                <w:numId w:val="118"/>
              </w:numPr>
              <w:spacing w:before="0" w:after="0" w:line="312" w:lineRule="auto"/>
              <w:jc w:val="left"/>
              <w:rPr>
                <w:bCs/>
                <w:szCs w:val="26"/>
              </w:rPr>
            </w:pPr>
            <w:r>
              <w:rPr>
                <w:bCs/>
                <w:szCs w:val="26"/>
              </w:rPr>
              <w:t>Mô</w:t>
            </w:r>
            <w:r>
              <w:rPr>
                <w:bCs/>
                <w:szCs w:val="26"/>
                <w:lang w:val="vi-VN"/>
              </w:rPr>
              <w:t xml:space="preserve"> </w:t>
            </w:r>
            <w:r>
              <w:rPr>
                <w:bCs/>
                <w:szCs w:val="26"/>
              </w:rPr>
              <w:t>tả</w:t>
            </w:r>
          </w:p>
          <w:p w14:paraId="01400DB2" w14:textId="7209B5F5"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 xml:space="preserve">Danh sách </w:t>
            </w:r>
            <w:r w:rsidR="00DB609C">
              <w:rPr>
                <w:snapToGrid/>
                <w:color w:val="auto"/>
                <w:szCs w:val="26"/>
                <w:lang w:val="vi-VN"/>
              </w:rPr>
              <w:t>loại kiến nghị</w:t>
            </w:r>
            <w:r w:rsidR="00DB609C">
              <w:rPr>
                <w:szCs w:val="26"/>
                <w:lang w:val="vi-VN"/>
              </w:rPr>
              <w:t xml:space="preserve"> </w:t>
            </w:r>
            <w:r>
              <w:rPr>
                <w:bCs/>
                <w:szCs w:val="26"/>
              </w:rPr>
              <w:t>được sắp xếp theo ngày tạo. Ngày mới nhất lên đầu.</w:t>
            </w:r>
          </w:p>
          <w:p w14:paraId="115A13C0" w14:textId="77777777" w:rsidR="00F85A5C" w:rsidRDefault="00F85A5C" w:rsidP="00F90C2D">
            <w:pPr>
              <w:pStyle w:val="NormalIndent"/>
              <w:keepNext w:val="0"/>
              <w:keepLines/>
              <w:widowControl w:val="0"/>
              <w:numPr>
                <w:ilvl w:val="0"/>
                <w:numId w:val="24"/>
              </w:numPr>
              <w:spacing w:before="0" w:after="0" w:line="312" w:lineRule="auto"/>
              <w:jc w:val="left"/>
              <w:rPr>
                <w:bCs/>
                <w:szCs w:val="26"/>
              </w:rPr>
            </w:pPr>
            <w:r>
              <w:rPr>
                <w:bCs/>
                <w:szCs w:val="26"/>
              </w:rPr>
              <w:t>Cho phép tìm kiếm trên danh sách theo các tiêu chí:</w:t>
            </w:r>
          </w:p>
          <w:p w14:paraId="47B45510" w14:textId="3CC043A2" w:rsidR="00F85A5C" w:rsidRDefault="00F85A5C" w:rsidP="00911D8A">
            <w:pPr>
              <w:pStyle w:val="NormalIndent"/>
              <w:keepNext w:val="0"/>
              <w:keepLines/>
              <w:widowControl w:val="0"/>
              <w:numPr>
                <w:ilvl w:val="0"/>
                <w:numId w:val="119"/>
              </w:numPr>
              <w:spacing w:before="0" w:after="0" w:line="312" w:lineRule="auto"/>
              <w:jc w:val="left"/>
              <w:rPr>
                <w:bCs/>
                <w:szCs w:val="26"/>
              </w:rPr>
            </w:pPr>
            <w:r>
              <w:rPr>
                <w:bCs/>
                <w:szCs w:val="26"/>
              </w:rPr>
              <w:t xml:space="preserve">Loại </w:t>
            </w:r>
            <w:r w:rsidR="00DB609C">
              <w:rPr>
                <w:bCs/>
                <w:szCs w:val="26"/>
              </w:rPr>
              <w:t>kiến</w:t>
            </w:r>
            <w:r w:rsidR="00DB609C">
              <w:rPr>
                <w:bCs/>
                <w:szCs w:val="26"/>
                <w:lang w:val="vi-VN"/>
              </w:rPr>
              <w:t xml:space="preserve"> nghị</w:t>
            </w:r>
          </w:p>
          <w:p w14:paraId="6C302183" w14:textId="77777777" w:rsidR="00F85A5C" w:rsidRPr="002F4F88" w:rsidRDefault="00F85A5C" w:rsidP="00A915DF">
            <w:pPr>
              <w:pStyle w:val="NormalIndent"/>
              <w:keepNext w:val="0"/>
              <w:keepLines/>
              <w:widowControl w:val="0"/>
              <w:numPr>
                <w:ilvl w:val="0"/>
                <w:numId w:val="74"/>
              </w:numPr>
              <w:spacing w:before="0" w:after="0" w:line="312" w:lineRule="auto"/>
              <w:jc w:val="left"/>
              <w:rPr>
                <w:snapToGrid/>
                <w:color w:val="auto"/>
                <w:szCs w:val="26"/>
              </w:rPr>
            </w:pPr>
            <w:r>
              <w:rPr>
                <w:bCs/>
                <w:szCs w:val="26"/>
              </w:rPr>
              <w:t>Trạng thái</w:t>
            </w:r>
          </w:p>
        </w:tc>
      </w:tr>
    </w:tbl>
    <w:p w14:paraId="7D9897A9" w14:textId="77777777" w:rsidR="00A626C5" w:rsidRDefault="00A626C5" w:rsidP="00A626C5">
      <w:pPr>
        <w:rPr>
          <w:b/>
          <w:szCs w:val="26"/>
        </w:rPr>
      </w:pPr>
      <w:r w:rsidRPr="002F4F88">
        <w:rPr>
          <w:b/>
          <w:szCs w:val="26"/>
        </w:rPr>
        <w:t>Yêu cầu đặc biệt/Điều kiện ràng buộc:</w:t>
      </w:r>
      <w:r>
        <w:rPr>
          <w:b/>
          <w:szCs w:val="26"/>
        </w:rPr>
        <w:t xml:space="preserve"> N/A</w:t>
      </w:r>
    </w:p>
    <w:p w14:paraId="14050174" w14:textId="2A614A7C" w:rsidR="00E5725B" w:rsidRDefault="006B7F63" w:rsidP="00762803">
      <w:pPr>
        <w:pStyle w:val="tvHeading1"/>
      </w:pPr>
      <w:bookmarkStart w:id="71" w:name="_Toc261854110"/>
      <w:bookmarkStart w:id="72" w:name="_Toc3895110"/>
      <w:bookmarkStart w:id="73" w:name="_Toc87047304"/>
      <w:r w:rsidRPr="00F50940">
        <w:t>Đánh giá rủi ro cấp độ tổ chức</w:t>
      </w:r>
      <w:bookmarkEnd w:id="73"/>
    </w:p>
    <w:p w14:paraId="11D78A60" w14:textId="77CC2FBC" w:rsidR="00397DFE" w:rsidRDefault="00397DFE" w:rsidP="00397DFE">
      <w:pPr>
        <w:pStyle w:val="tvHeading11"/>
      </w:pPr>
      <w:bookmarkStart w:id="74" w:name="_Toc83038118"/>
      <w:bookmarkStart w:id="75" w:name="_Toc87047305"/>
      <w:r>
        <w:t xml:space="preserve">Đối tượng </w:t>
      </w:r>
      <w:r w:rsidR="00E45080">
        <w:rPr>
          <w:lang w:val="vi-VN"/>
        </w:rPr>
        <w:t xml:space="preserve">có thể </w:t>
      </w:r>
      <w:r>
        <w:t>được kiểm toán</w:t>
      </w:r>
      <w:bookmarkEnd w:id="74"/>
      <w:bookmarkEnd w:id="75"/>
    </w:p>
    <w:p w14:paraId="14E4428B" w14:textId="4D4DCF57" w:rsidR="00397DFE" w:rsidRDefault="00397DFE" w:rsidP="00397DFE">
      <w:pPr>
        <w:pStyle w:val="tvHeading111"/>
      </w:pPr>
      <w:bookmarkStart w:id="76" w:name="_Toc87047306"/>
      <w:r>
        <w:t>Danh mục đơn</w:t>
      </w:r>
      <w:r>
        <w:rPr>
          <w:lang w:val="vi-VN"/>
        </w:rPr>
        <w:t xml:space="preserve"> vị</w:t>
      </w:r>
      <w:bookmarkEnd w:id="76"/>
    </w:p>
    <w:p w14:paraId="13D994C8" w14:textId="77777777" w:rsidR="00397DFE" w:rsidRPr="00311F86" w:rsidRDefault="00397DFE" w:rsidP="00397DFE">
      <w:pPr>
        <w:rPr>
          <w:lang w:val="vi-VN"/>
        </w:rPr>
      </w:pPr>
      <w:r w:rsidRPr="004A3ECC">
        <w:rPr>
          <w:b/>
          <w:bCs/>
          <w:szCs w:val="26"/>
        </w:rPr>
        <w:t>Mục đích:</w:t>
      </w:r>
      <w:r w:rsidRPr="002F4F88">
        <w:rPr>
          <w:b/>
          <w:szCs w:val="26"/>
        </w:rPr>
        <w:t xml:space="preserve"> </w:t>
      </w:r>
      <w:r>
        <w:rPr>
          <w:szCs w:val="26"/>
          <w:lang w:val="vi-VN"/>
        </w:rPr>
        <w:t>q</w:t>
      </w:r>
      <w:r>
        <w:rPr>
          <w:szCs w:val="26"/>
        </w:rPr>
        <w:t>uản lý các</w:t>
      </w:r>
      <w:r>
        <w:rPr>
          <w:szCs w:val="26"/>
          <w:lang w:val="vi-VN"/>
        </w:rPr>
        <w:t xml:space="preserve"> đơn vị, phòng ban, bộ phận, chi nhánh, công ty con… trực thuộc doanh nghiệp, thường phân chia theo cơ cấu tổ chức của doanh nghiệp</w:t>
      </w:r>
    </w:p>
    <w:p w14:paraId="1D2D7EAC" w14:textId="77777777" w:rsidR="00397DFE" w:rsidRPr="00DF5581" w:rsidRDefault="00397DFE" w:rsidP="00397DFE">
      <w:pPr>
        <w:rPr>
          <w:szCs w:val="26"/>
          <w:lang w:val="vi-VN"/>
        </w:rPr>
      </w:pPr>
      <w:r w:rsidRPr="00DF5581">
        <w:rPr>
          <w:b/>
          <w:bCs/>
          <w:szCs w:val="26"/>
          <w:lang w:val="vi-VN"/>
        </w:rPr>
        <w:t>Vai trò thực hiện:</w:t>
      </w:r>
      <w:r w:rsidRPr="00DF5581">
        <w:rPr>
          <w:szCs w:val="26"/>
          <w:lang w:val="vi-VN"/>
        </w:rPr>
        <w:t xml:space="preserve"> Trưởng KTNB, KTV</w:t>
      </w:r>
    </w:p>
    <w:p w14:paraId="2F04F05C"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1314497A" w14:textId="77777777" w:rsidTr="00DF74CF">
        <w:trPr>
          <w:trHeight w:val="449"/>
        </w:trPr>
        <w:tc>
          <w:tcPr>
            <w:tcW w:w="817" w:type="dxa"/>
            <w:shd w:val="clear" w:color="auto" w:fill="auto"/>
          </w:tcPr>
          <w:p w14:paraId="6B85C3A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5B09DEA"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63A6DA5F"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AF7C64" w14:paraId="4348DD82" w14:textId="77777777" w:rsidTr="00DF74CF">
        <w:tc>
          <w:tcPr>
            <w:tcW w:w="817" w:type="dxa"/>
            <w:shd w:val="clear" w:color="auto" w:fill="auto"/>
          </w:tcPr>
          <w:p w14:paraId="0C53946E" w14:textId="77777777" w:rsidR="00397DFE" w:rsidRPr="002F4F88" w:rsidRDefault="00397DFE" w:rsidP="00DF74CF">
            <w:pPr>
              <w:pStyle w:val="ListParagraph"/>
              <w:numPr>
                <w:ilvl w:val="0"/>
                <w:numId w:val="75"/>
              </w:numPr>
            </w:pPr>
          </w:p>
        </w:tc>
        <w:tc>
          <w:tcPr>
            <w:tcW w:w="1877" w:type="dxa"/>
            <w:shd w:val="clear" w:color="auto" w:fill="auto"/>
          </w:tcPr>
          <w:p w14:paraId="7D7201E5"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19BFA867"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khai báo mới</w:t>
            </w:r>
            <w:r>
              <w:rPr>
                <w:snapToGrid/>
                <w:color w:val="auto"/>
                <w:szCs w:val="26"/>
                <w:lang w:val="vi-VN"/>
              </w:rPr>
              <w:t xml:space="preserve"> đơn vị/phòng ban </w:t>
            </w:r>
            <w:r>
              <w:rPr>
                <w:snapToGrid/>
                <w:color w:val="auto"/>
                <w:szCs w:val="26"/>
              </w:rPr>
              <w:t>trên hệ thống</w:t>
            </w:r>
            <w:r>
              <w:rPr>
                <w:snapToGrid/>
                <w:color w:val="auto"/>
                <w:szCs w:val="26"/>
                <w:lang w:val="vi-VN"/>
              </w:rPr>
              <w:t>, nhập</w:t>
            </w:r>
            <w:r>
              <w:rPr>
                <w:snapToGrid/>
                <w:color w:val="auto"/>
                <w:szCs w:val="26"/>
              </w:rPr>
              <w:t xml:space="preserve"> các thông tin sau:</w:t>
            </w:r>
          </w:p>
          <w:p w14:paraId="76D6E53D" w14:textId="7EE93A11" w:rsidR="00397DFE"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lastRenderedPageBreak/>
              <w:t>Tên đơn vị</w:t>
            </w:r>
            <w:r w:rsidR="00257A47" w:rsidRPr="00134879">
              <w:rPr>
                <w:bCs/>
                <w:szCs w:val="26"/>
              </w:rPr>
              <w:t xml:space="preserve"> </w:t>
            </w:r>
            <w:r w:rsidRPr="00134879">
              <w:rPr>
                <w:bCs/>
                <w:szCs w:val="26"/>
              </w:rPr>
              <w:t>*</w:t>
            </w:r>
          </w:p>
          <w:p w14:paraId="5465AC17" w14:textId="0C44AFB8" w:rsidR="00C921AC" w:rsidRDefault="00C921AC" w:rsidP="00911D8A">
            <w:pPr>
              <w:pStyle w:val="NormalIndent"/>
              <w:keepNext w:val="0"/>
              <w:keepLines/>
              <w:widowControl w:val="0"/>
              <w:numPr>
                <w:ilvl w:val="0"/>
                <w:numId w:val="119"/>
              </w:numPr>
              <w:spacing w:before="0" w:after="0" w:line="312" w:lineRule="auto"/>
              <w:jc w:val="left"/>
              <w:rPr>
                <w:bCs/>
                <w:szCs w:val="26"/>
              </w:rPr>
            </w:pPr>
            <w:r>
              <w:rPr>
                <w:bCs/>
                <w:szCs w:val="26"/>
              </w:rPr>
              <w:t>Mã</w:t>
            </w:r>
            <w:r>
              <w:rPr>
                <w:bCs/>
                <w:szCs w:val="26"/>
                <w:lang w:val="vi-VN"/>
              </w:rPr>
              <w:t xml:space="preserve"> đơn </w:t>
            </w:r>
            <w:r w:rsidR="00CC6765">
              <w:rPr>
                <w:bCs/>
                <w:szCs w:val="26"/>
                <w:lang w:val="vi-VN"/>
              </w:rPr>
              <w:t>vị</w:t>
            </w:r>
            <w:ins w:id="77" w:author="LienNTQ" w:date="2021-10-28T09:21:00Z">
              <w:r w:rsidR="00575D5D">
                <w:rPr>
                  <w:bCs/>
                  <w:szCs w:val="26"/>
                  <w:lang w:val="vi-VN"/>
                </w:rPr>
                <w:t>*</w:t>
              </w:r>
            </w:ins>
            <w:r w:rsidR="00CC6765">
              <w:rPr>
                <w:bCs/>
                <w:szCs w:val="26"/>
                <w:lang w:val="vi-VN"/>
              </w:rPr>
              <w:t>: không được nhập trùng</w:t>
            </w:r>
          </w:p>
          <w:p w14:paraId="2D2554D7" w14:textId="403E1260" w:rsidR="00397DFE" w:rsidRPr="00134879" w:rsidRDefault="00A90740" w:rsidP="00911D8A">
            <w:pPr>
              <w:pStyle w:val="NormalIndent"/>
              <w:keepNext w:val="0"/>
              <w:keepLines/>
              <w:widowControl w:val="0"/>
              <w:numPr>
                <w:ilvl w:val="0"/>
                <w:numId w:val="119"/>
              </w:numPr>
              <w:spacing w:before="0" w:after="0" w:line="312" w:lineRule="auto"/>
              <w:jc w:val="left"/>
              <w:rPr>
                <w:bCs/>
                <w:szCs w:val="26"/>
              </w:rPr>
            </w:pPr>
            <w:r>
              <w:rPr>
                <w:bCs/>
                <w:szCs w:val="26"/>
              </w:rPr>
              <w:t>Đơ</w:t>
            </w:r>
            <w:r w:rsidR="00AA1B5F">
              <w:rPr>
                <w:bCs/>
                <w:szCs w:val="26"/>
                <w:lang w:val="vi-VN"/>
              </w:rPr>
              <w:t>n vị cha</w:t>
            </w:r>
            <w:r w:rsidR="00397DFE" w:rsidRPr="00134879">
              <w:rPr>
                <w:bCs/>
                <w:szCs w:val="26"/>
              </w:rPr>
              <w:t xml:space="preserve">: chọn 1 trong các đơn vị đã thêm trước đó, thông tin này giúp phân cấp các đơn vị thành dạng </w:t>
            </w:r>
            <w:r w:rsidR="00397DFE">
              <w:rPr>
                <w:bCs/>
                <w:szCs w:val="26"/>
              </w:rPr>
              <w:t>cây</w:t>
            </w:r>
          </w:p>
          <w:p w14:paraId="0C34835E" w14:textId="4382F8BE" w:rsidR="00397DFE" w:rsidRPr="00134879"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Loại đơn vị*: </w:t>
            </w:r>
            <w:r w:rsidR="00E247B4">
              <w:rPr>
                <w:bCs/>
                <w:szCs w:val="26"/>
                <w:lang w:val="vi-VN"/>
              </w:rPr>
              <w:t>c</w:t>
            </w:r>
            <w:r w:rsidRPr="00134879">
              <w:rPr>
                <w:bCs/>
                <w:szCs w:val="26"/>
              </w:rPr>
              <w:t xml:space="preserve">họn 1 trong danh mục loại đối tượng ở trạng thái Sử dụng trên hệ thống, lấy từ mục </w:t>
            </w:r>
            <w:r w:rsidRPr="00134879">
              <w:rPr>
                <w:bCs/>
                <w:i/>
                <w:iCs/>
                <w:color w:val="0070C0"/>
                <w:szCs w:val="26"/>
              </w:rPr>
              <w:t>“3.1.1. Danh mục loại đối tượng”</w:t>
            </w:r>
          </w:p>
          <w:p w14:paraId="55A056A8" w14:textId="70756717" w:rsidR="00397DFE" w:rsidRDefault="00397DFE"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Trạng thái: chọn </w:t>
            </w:r>
            <w:r w:rsidR="004F2E55">
              <w:rPr>
                <w:bCs/>
                <w:szCs w:val="26"/>
              </w:rPr>
              <w:t>Đang</w:t>
            </w:r>
            <w:r w:rsidR="004F2E55">
              <w:rPr>
                <w:bCs/>
                <w:szCs w:val="26"/>
                <w:lang w:val="vi-VN"/>
              </w:rPr>
              <w:t xml:space="preserve"> h</w:t>
            </w:r>
            <w:r w:rsidRPr="00134879">
              <w:rPr>
                <w:bCs/>
                <w:szCs w:val="26"/>
              </w:rPr>
              <w:t>oạt động</w:t>
            </w:r>
            <w:r w:rsidR="008E49BC">
              <w:rPr>
                <w:bCs/>
                <w:szCs w:val="26"/>
                <w:lang w:val="vi-VN"/>
              </w:rPr>
              <w:t>/</w:t>
            </w:r>
            <w:r w:rsidRPr="00134879">
              <w:rPr>
                <w:bCs/>
                <w:szCs w:val="26"/>
              </w:rPr>
              <w:t xml:space="preserve">Dừng hoạt động. Mặc định </w:t>
            </w:r>
            <w:r w:rsidR="00C91F37">
              <w:rPr>
                <w:bCs/>
                <w:szCs w:val="26"/>
              </w:rPr>
              <w:t>là</w:t>
            </w:r>
            <w:r w:rsidR="00C91F37">
              <w:rPr>
                <w:bCs/>
                <w:szCs w:val="26"/>
                <w:lang w:val="vi-VN"/>
              </w:rPr>
              <w:t xml:space="preserve"> </w:t>
            </w:r>
            <w:r w:rsidR="00B3563A">
              <w:rPr>
                <w:bCs/>
                <w:szCs w:val="26"/>
                <w:lang w:val="vi-VN"/>
              </w:rPr>
              <w:t>Đang h</w:t>
            </w:r>
            <w:r w:rsidRPr="00134879">
              <w:rPr>
                <w:bCs/>
                <w:szCs w:val="26"/>
              </w:rPr>
              <w:t>oạt động.</w:t>
            </w:r>
          </w:p>
          <w:p w14:paraId="6096934E" w14:textId="77777777" w:rsidR="008A6C5D" w:rsidRPr="003D7669" w:rsidRDefault="00397DFE" w:rsidP="00911D8A">
            <w:pPr>
              <w:pStyle w:val="NormalIndent"/>
              <w:keepNext w:val="0"/>
              <w:keepLines/>
              <w:widowControl w:val="0"/>
              <w:numPr>
                <w:ilvl w:val="0"/>
                <w:numId w:val="119"/>
              </w:numPr>
              <w:spacing w:before="0" w:after="0" w:line="312" w:lineRule="auto"/>
              <w:jc w:val="left"/>
              <w:rPr>
                <w:bCs/>
                <w:szCs w:val="26"/>
              </w:rPr>
            </w:pPr>
            <w:r>
              <w:rPr>
                <w:bCs/>
                <w:szCs w:val="26"/>
              </w:rPr>
              <w:t>Ghi</w:t>
            </w:r>
            <w:r>
              <w:rPr>
                <w:bCs/>
                <w:szCs w:val="26"/>
                <w:lang w:val="vi-VN"/>
              </w:rPr>
              <w:t xml:space="preserve"> chú</w:t>
            </w:r>
          </w:p>
          <w:p w14:paraId="420468BB" w14:textId="77777777" w:rsidR="00E713F1" w:rsidRPr="00FC3F39" w:rsidRDefault="003D7669" w:rsidP="00FC3F39">
            <w:pPr>
              <w:pStyle w:val="NormalIndent"/>
              <w:keepNext w:val="0"/>
              <w:keepLines/>
              <w:widowControl w:val="0"/>
              <w:numPr>
                <w:ilvl w:val="0"/>
                <w:numId w:val="15"/>
              </w:numPr>
              <w:spacing w:before="0" w:after="0" w:line="312" w:lineRule="auto"/>
              <w:jc w:val="left"/>
              <w:rPr>
                <w:bCs/>
                <w:szCs w:val="26"/>
              </w:rPr>
            </w:pPr>
            <w:r w:rsidRPr="00E713F1">
              <w:rPr>
                <w:b/>
                <w:szCs w:val="26"/>
              </w:rPr>
              <w:t>Giao</w:t>
            </w:r>
            <w:r w:rsidRPr="00E713F1">
              <w:rPr>
                <w:b/>
                <w:szCs w:val="26"/>
                <w:lang w:val="vi-VN"/>
              </w:rPr>
              <w:t xml:space="preserve"> diện:</w:t>
            </w:r>
            <w:r w:rsidR="00E713F1" w:rsidRPr="00E713F1">
              <w:rPr>
                <w:b/>
                <w:szCs w:val="26"/>
                <w:lang w:val="vi-VN"/>
              </w:rPr>
              <w:t xml:space="preserve"> </w:t>
            </w:r>
          </w:p>
          <w:p w14:paraId="56C79FC3" w14:textId="43F2794A" w:rsidR="00FC3F39" w:rsidRPr="00E713F1" w:rsidRDefault="00924201" w:rsidP="00FC3F39">
            <w:pPr>
              <w:pStyle w:val="NormalIndent"/>
              <w:keepNext w:val="0"/>
              <w:keepLines/>
              <w:widowControl w:val="0"/>
              <w:numPr>
                <w:ilvl w:val="0"/>
                <w:numId w:val="0"/>
              </w:numPr>
              <w:spacing w:before="0" w:after="0" w:line="312" w:lineRule="auto"/>
              <w:ind w:left="360"/>
              <w:jc w:val="left"/>
              <w:rPr>
                <w:bCs/>
                <w:szCs w:val="26"/>
              </w:rPr>
            </w:pPr>
            <w:hyperlink r:id="rId22" w:anchor="id=yvn92g&amp;p=2__them_moi_don_vi&amp;g=1" w:history="1">
              <w:r w:rsidR="00FC3F39" w:rsidRPr="00A44996">
                <w:rPr>
                  <w:rStyle w:val="Hyperlink"/>
                  <w:bCs/>
                  <w:szCs w:val="26"/>
                </w:rPr>
                <w:t>https://f2z0rj.axshare.com/#id=yvn92g&amp;p=2__them_moi_don_vi&amp;g=1</w:t>
              </w:r>
            </w:hyperlink>
          </w:p>
        </w:tc>
      </w:tr>
      <w:tr w:rsidR="00397DFE" w:rsidRPr="002F4F88" w14:paraId="34361D11" w14:textId="77777777" w:rsidTr="00DF74CF">
        <w:tc>
          <w:tcPr>
            <w:tcW w:w="817" w:type="dxa"/>
            <w:shd w:val="clear" w:color="auto" w:fill="auto"/>
          </w:tcPr>
          <w:p w14:paraId="5D66A854" w14:textId="77777777" w:rsidR="00397DFE" w:rsidRPr="008E36F0" w:rsidRDefault="00397DFE" w:rsidP="00DF74CF">
            <w:pPr>
              <w:pStyle w:val="ListParagraph"/>
              <w:numPr>
                <w:ilvl w:val="0"/>
                <w:numId w:val="75"/>
              </w:numPr>
              <w:rPr>
                <w:lang w:val="vi-VN"/>
              </w:rPr>
            </w:pPr>
          </w:p>
        </w:tc>
        <w:tc>
          <w:tcPr>
            <w:tcW w:w="1877" w:type="dxa"/>
            <w:shd w:val="clear" w:color="auto" w:fill="auto"/>
          </w:tcPr>
          <w:p w14:paraId="46549221" w14:textId="3CC3D47D" w:rsidR="00397DFE" w:rsidRPr="0002686C" w:rsidRDefault="00397DFE" w:rsidP="00DF74CF">
            <w:pPr>
              <w:keepLines/>
              <w:widowControl w:val="0"/>
              <w:rPr>
                <w:szCs w:val="26"/>
                <w:lang w:val="vi-VN"/>
              </w:rPr>
            </w:pPr>
            <w:r>
              <w:rPr>
                <w:szCs w:val="26"/>
              </w:rPr>
              <w:t xml:space="preserve">Import </w:t>
            </w:r>
            <w:r w:rsidR="0002686C">
              <w:rPr>
                <w:szCs w:val="26"/>
              </w:rPr>
              <w:t>danh</w:t>
            </w:r>
            <w:r w:rsidR="0002686C">
              <w:rPr>
                <w:szCs w:val="26"/>
                <w:lang w:val="vi-VN"/>
              </w:rPr>
              <w:t xml:space="preserve"> sách đơn vị qua </w:t>
            </w:r>
            <w:r>
              <w:rPr>
                <w:szCs w:val="26"/>
              </w:rPr>
              <w:t>file</w:t>
            </w:r>
            <w:r w:rsidR="0002686C">
              <w:rPr>
                <w:szCs w:val="26"/>
                <w:lang w:val="vi-VN"/>
              </w:rPr>
              <w:t xml:space="preserve"> excel</w:t>
            </w:r>
          </w:p>
        </w:tc>
        <w:tc>
          <w:tcPr>
            <w:tcW w:w="6912" w:type="dxa"/>
            <w:shd w:val="clear" w:color="auto" w:fill="auto"/>
          </w:tcPr>
          <w:p w14:paraId="406F28C9" w14:textId="02190544" w:rsidR="00980A86" w:rsidRDefault="00980A86"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r w:rsidR="003A04EC">
              <w:rPr>
                <w:snapToGrid/>
                <w:color w:val="auto"/>
                <w:szCs w:val="26"/>
                <w:lang w:val="vi-VN"/>
              </w:rPr>
              <w:t>:</w:t>
            </w:r>
          </w:p>
          <w:p w14:paraId="0B18C3D3" w14:textId="334958EE" w:rsidR="00980A86" w:rsidRPr="002D721A" w:rsidRDefault="00980A86"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sidR="002D721A">
              <w:rPr>
                <w:snapToGrid/>
                <w:color w:val="auto"/>
                <w:szCs w:val="26"/>
                <w:lang w:val="vi-VN"/>
              </w:rPr>
              <w:t>NSD t</w:t>
            </w:r>
            <w:r w:rsidRPr="002D721A">
              <w:rPr>
                <w:snapToGrid/>
                <w:color w:val="auto"/>
                <w:szCs w:val="26"/>
                <w:lang w:val="vi-VN"/>
              </w:rPr>
              <w:t xml:space="preserve">ải về mẫu file import, hệ thống sẽ lấy ra danh mục </w:t>
            </w:r>
            <w:r w:rsidR="002D721A" w:rsidRPr="002D721A">
              <w:rPr>
                <w:snapToGrid/>
                <w:color w:val="auto"/>
                <w:szCs w:val="26"/>
                <w:lang w:val="vi-VN"/>
              </w:rPr>
              <w:t xml:space="preserve">loại đối tượng </w:t>
            </w:r>
            <w:r w:rsidR="002D721A" w:rsidRPr="002D721A">
              <w:rPr>
                <w:i/>
                <w:iCs/>
                <w:snapToGrid/>
                <w:color w:val="0070C0"/>
                <w:szCs w:val="26"/>
                <w:lang w:val="vi-VN"/>
              </w:rPr>
              <w:t>(mục 2.3.1)</w:t>
            </w:r>
            <w:r w:rsidR="002D721A">
              <w:rPr>
                <w:i/>
                <w:iCs/>
                <w:snapToGrid/>
                <w:color w:val="0070C0"/>
                <w:szCs w:val="26"/>
                <w:lang w:val="vi-VN"/>
              </w:rPr>
              <w:t xml:space="preserve"> </w:t>
            </w:r>
            <w:r w:rsidR="002D721A" w:rsidRPr="002D721A">
              <w:rPr>
                <w:snapToGrid/>
                <w:color w:val="auto"/>
                <w:szCs w:val="26"/>
                <w:lang w:val="vi-VN"/>
              </w:rPr>
              <w:t xml:space="preserve">gồm các đối tượng ở trạng thái Sử dụng </w:t>
            </w:r>
            <w:r w:rsidR="00F93750">
              <w:rPr>
                <w:snapToGrid/>
                <w:color w:val="auto"/>
                <w:szCs w:val="26"/>
                <w:lang w:val="vi-VN"/>
              </w:rPr>
              <w:t>để hiển thị dạng dropdownlist trên file</w:t>
            </w:r>
          </w:p>
          <w:p w14:paraId="3576E03E" w14:textId="7EA6DD83" w:rsidR="00397DFE" w:rsidRDefault="00F93750"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628CEADE" w14:textId="0A7691BD" w:rsidR="00CD3695" w:rsidRPr="002D721A" w:rsidRDefault="00CD3695"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lỗi dữ liệu: hệ thống </w:t>
            </w:r>
            <w:r w:rsidR="00433F0B">
              <w:rPr>
                <w:snapToGrid/>
                <w:color w:val="auto"/>
                <w:szCs w:val="26"/>
                <w:lang w:val="vi-VN"/>
              </w:rPr>
              <w:t xml:space="preserve">cho phép tải về file </w:t>
            </w:r>
            <w:r w:rsidR="006D1098">
              <w:rPr>
                <w:snapToGrid/>
                <w:color w:val="auto"/>
                <w:szCs w:val="26"/>
                <w:lang w:val="vi-VN"/>
              </w:rPr>
              <w:t>có</w:t>
            </w:r>
            <w:r w:rsidR="00433F0B">
              <w:rPr>
                <w:snapToGrid/>
                <w:color w:val="auto"/>
                <w:szCs w:val="26"/>
                <w:lang w:val="vi-VN"/>
              </w:rPr>
              <w:t xml:space="preserve"> đánh dấu các</w:t>
            </w:r>
            <w:r>
              <w:rPr>
                <w:snapToGrid/>
                <w:color w:val="auto"/>
                <w:szCs w:val="26"/>
                <w:lang w:val="vi-VN"/>
              </w:rPr>
              <w:t xml:space="preserve"> bản ghi bị lỗi và không import được </w:t>
            </w:r>
            <w:r w:rsidR="00433F0B">
              <w:rPr>
                <w:snapToGrid/>
                <w:color w:val="auto"/>
                <w:szCs w:val="26"/>
                <w:lang w:val="vi-VN"/>
              </w:rPr>
              <w:t xml:space="preserve">cả </w:t>
            </w:r>
            <w:r>
              <w:rPr>
                <w:snapToGrid/>
                <w:color w:val="auto"/>
                <w:szCs w:val="26"/>
                <w:lang w:val="vi-VN"/>
              </w:rPr>
              <w:t>file chứa bản ghi bị lỗi</w:t>
            </w:r>
            <w:r w:rsidR="006D1098">
              <w:rPr>
                <w:snapToGrid/>
                <w:color w:val="auto"/>
                <w:szCs w:val="26"/>
                <w:lang w:val="vi-VN"/>
              </w:rPr>
              <w:t xml:space="preserve"> đó</w:t>
            </w:r>
          </w:p>
          <w:p w14:paraId="49F2403C" w14:textId="6789C8E4" w:rsidR="0031478F" w:rsidRDefault="0031478F" w:rsidP="00DF74C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xử lý phân cấp các </w:t>
            </w:r>
            <w:r w:rsidR="00433F0B">
              <w:rPr>
                <w:snapToGrid/>
                <w:color w:val="auto"/>
                <w:szCs w:val="26"/>
                <w:lang w:val="vi-VN"/>
              </w:rPr>
              <w:t>hoạt động</w:t>
            </w:r>
            <w:r>
              <w:rPr>
                <w:snapToGrid/>
                <w:color w:val="auto"/>
                <w:szCs w:val="26"/>
                <w:lang w:val="vi-VN"/>
              </w:rPr>
              <w:t xml:space="preserve"> sau khi import thành công dựa trên mã đơn vị cấp con và cấp cha</w:t>
            </w:r>
          </w:p>
          <w:p w14:paraId="19677322" w14:textId="6F41A064" w:rsidR="00397DFE" w:rsidRDefault="00101472"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r w:rsidR="00397DFE">
              <w:rPr>
                <w:snapToGrid/>
                <w:color w:val="auto"/>
                <w:szCs w:val="26"/>
              </w:rPr>
              <w:t xml:space="preserve">ẫu </w:t>
            </w:r>
            <w:r>
              <w:rPr>
                <w:snapToGrid/>
                <w:color w:val="auto"/>
                <w:szCs w:val="26"/>
              </w:rPr>
              <w:t>fil</w:t>
            </w:r>
            <w:r>
              <w:rPr>
                <w:snapToGrid/>
                <w:color w:val="auto"/>
                <w:szCs w:val="26"/>
                <w:lang w:val="vi-VN"/>
              </w:rPr>
              <w:t xml:space="preserve">e </w:t>
            </w:r>
            <w:r w:rsidR="00397DFE">
              <w:rPr>
                <w:snapToGrid/>
                <w:color w:val="auto"/>
                <w:szCs w:val="26"/>
              </w:rPr>
              <w:t xml:space="preserve">import: </w:t>
            </w:r>
          </w:p>
          <w:bookmarkStart w:id="78" w:name="_MON_1693835590"/>
          <w:bookmarkEnd w:id="78"/>
          <w:p w14:paraId="5158820B" w14:textId="4B8D623B" w:rsidR="00397DFE" w:rsidRDefault="006C4854" w:rsidP="00DF74CF">
            <w:pPr>
              <w:pStyle w:val="NormalIndent"/>
              <w:keepNext w:val="0"/>
              <w:keepLines/>
              <w:widowControl w:val="0"/>
              <w:numPr>
                <w:ilvl w:val="0"/>
                <w:numId w:val="0"/>
              </w:numPr>
              <w:spacing w:before="0" w:after="0" w:line="312" w:lineRule="auto"/>
              <w:ind w:left="360"/>
              <w:jc w:val="left"/>
              <w:rPr>
                <w:noProof/>
                <w:snapToGrid/>
                <w:color w:val="auto"/>
                <w:szCs w:val="26"/>
              </w:rPr>
            </w:pPr>
            <w:r w:rsidRPr="006C4854">
              <w:rPr>
                <w:noProof/>
                <w:snapToGrid/>
                <w:color w:val="auto"/>
                <w:szCs w:val="26"/>
              </w:rPr>
              <w:object w:dxaOrig="1520" w:dyaOrig="980" w14:anchorId="33056710">
                <v:shape id="_x0000_i1027" type="#_x0000_t75" alt="" style="width:76.2pt;height:49.4pt;mso-width-percent:0;mso-height-percent:0;mso-width-percent:0;mso-height-percent:0" o:ole="">
                  <v:imagedata r:id="rId23" o:title=""/>
                </v:shape>
                <o:OLEObject Type="Embed" ProgID="Excel.Sheet.12" ShapeID="_x0000_i1027" DrawAspect="Icon" ObjectID="_1697661204" r:id="rId24"/>
              </w:object>
            </w:r>
          </w:p>
          <w:p w14:paraId="30B894ED" w14:textId="5E7F2CF1" w:rsidR="00FC3F39" w:rsidRPr="00FC3F39" w:rsidRDefault="00C050F7" w:rsidP="00FC3F39">
            <w:pPr>
              <w:pStyle w:val="NormalIndent"/>
              <w:keepNext w:val="0"/>
              <w:keepLines/>
              <w:widowControl w:val="0"/>
              <w:numPr>
                <w:ilvl w:val="0"/>
                <w:numId w:val="15"/>
              </w:numPr>
              <w:spacing w:before="0" w:after="0" w:line="312" w:lineRule="auto"/>
              <w:jc w:val="left"/>
              <w:rPr>
                <w:snapToGrid/>
                <w:color w:val="auto"/>
                <w:szCs w:val="26"/>
                <w:lang w:val="vi-VN"/>
              </w:rPr>
            </w:pPr>
            <w:r w:rsidRPr="00FC3F39">
              <w:rPr>
                <w:b/>
                <w:szCs w:val="26"/>
              </w:rPr>
              <w:t>Giao diện</w:t>
            </w:r>
            <w:r w:rsidR="00FC3F39">
              <w:rPr>
                <w:b/>
                <w:szCs w:val="26"/>
                <w:lang w:val="vi-VN"/>
              </w:rPr>
              <w:t xml:space="preserve">: </w:t>
            </w:r>
            <w:hyperlink r:id="rId25" w:anchor="id=4k15zp&amp;p=4__import_ds_don_vi&amp;g=1" w:history="1">
              <w:r w:rsidR="00FC3F39" w:rsidRPr="00FC3F39">
                <w:rPr>
                  <w:rStyle w:val="Hyperlink"/>
                  <w:bCs/>
                  <w:szCs w:val="26"/>
                  <w:lang w:val="vi-VN"/>
                </w:rPr>
                <w:t>https://f2z0rj.axshare.com/#id=4k15zp&amp;p=4__import_ds_don_vi&amp;g=1</w:t>
              </w:r>
            </w:hyperlink>
          </w:p>
        </w:tc>
      </w:tr>
      <w:tr w:rsidR="007059A5" w:rsidRPr="009A2416" w14:paraId="158FB95F" w14:textId="77777777" w:rsidTr="00DF74CF">
        <w:tc>
          <w:tcPr>
            <w:tcW w:w="817" w:type="dxa"/>
            <w:shd w:val="clear" w:color="auto" w:fill="auto"/>
          </w:tcPr>
          <w:p w14:paraId="4B4251C1" w14:textId="77777777" w:rsidR="007059A5" w:rsidRPr="008E36F0" w:rsidRDefault="007059A5" w:rsidP="007059A5">
            <w:pPr>
              <w:pStyle w:val="ListParagraph"/>
              <w:numPr>
                <w:ilvl w:val="0"/>
                <w:numId w:val="75"/>
              </w:numPr>
              <w:rPr>
                <w:lang w:val="vi-VN"/>
              </w:rPr>
            </w:pPr>
          </w:p>
        </w:tc>
        <w:tc>
          <w:tcPr>
            <w:tcW w:w="1877" w:type="dxa"/>
            <w:shd w:val="clear" w:color="auto" w:fill="auto"/>
          </w:tcPr>
          <w:p w14:paraId="4A4746E2" w14:textId="32301136" w:rsidR="007059A5" w:rsidRDefault="007059A5" w:rsidP="007059A5">
            <w:pPr>
              <w:keepLines/>
              <w:widowControl w:val="0"/>
              <w:rPr>
                <w:szCs w:val="26"/>
              </w:rPr>
            </w:pPr>
            <w:r>
              <w:rPr>
                <w:szCs w:val="26"/>
              </w:rPr>
              <w:t>Sửa thông tin</w:t>
            </w:r>
          </w:p>
        </w:tc>
        <w:tc>
          <w:tcPr>
            <w:tcW w:w="6912" w:type="dxa"/>
            <w:shd w:val="clear" w:color="auto" w:fill="auto"/>
          </w:tcPr>
          <w:p w14:paraId="79110ECB" w14:textId="5D27377D" w:rsidR="007059A5" w:rsidRPr="00AD4554" w:rsidRDefault="007059A5" w:rsidP="007059A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sửa thông tin đơn</w:t>
            </w:r>
            <w:r>
              <w:rPr>
                <w:snapToGrid/>
                <w:color w:val="auto"/>
                <w:szCs w:val="26"/>
                <w:lang w:val="vi-VN"/>
              </w:rPr>
              <w:t xml:space="preserve"> vị</w:t>
            </w:r>
          </w:p>
          <w:p w14:paraId="2CFFE5E9" w14:textId="77777777" w:rsidR="00837A1F" w:rsidRDefault="007059A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Sửa</w:t>
            </w:r>
            <w:r>
              <w:rPr>
                <w:snapToGrid/>
                <w:color w:val="auto"/>
                <w:szCs w:val="26"/>
                <w:lang w:val="vi-VN"/>
              </w:rPr>
              <w:t xml:space="preserve"> trạng thái đơn vị thành Dừng hoạt động thì đơn vị đó sẽ không còn được sử dụng ở các chức năng khác trên hệ thống</w:t>
            </w:r>
          </w:p>
          <w:p w14:paraId="2B7729EA" w14:textId="6BCACDC4" w:rsidR="004F2E55" w:rsidRPr="0060618F" w:rsidRDefault="004F2E55" w:rsidP="0060618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 xml:space="preserve">Sửa trạng thái của đơn vị cấp cha không làm thay đổi trạng </w:t>
            </w:r>
            <w:r w:rsidR="00E06D4F">
              <w:rPr>
                <w:snapToGrid/>
                <w:color w:val="auto"/>
                <w:szCs w:val="26"/>
                <w:lang w:val="vi-VN"/>
              </w:rPr>
              <w:t>trạng của đơn vị cấp con</w:t>
            </w:r>
          </w:p>
        </w:tc>
      </w:tr>
      <w:tr w:rsidR="00397DFE" w:rsidRPr="002F4F88" w14:paraId="652CB889" w14:textId="77777777" w:rsidTr="00DF74CF">
        <w:tc>
          <w:tcPr>
            <w:tcW w:w="817" w:type="dxa"/>
            <w:shd w:val="clear" w:color="auto" w:fill="auto"/>
          </w:tcPr>
          <w:p w14:paraId="1B05EE45" w14:textId="77777777" w:rsidR="00397DFE" w:rsidRPr="00837A1F" w:rsidRDefault="00397DFE" w:rsidP="00DF74CF">
            <w:pPr>
              <w:pStyle w:val="ListParagraph"/>
              <w:numPr>
                <w:ilvl w:val="0"/>
                <w:numId w:val="75"/>
              </w:numPr>
              <w:rPr>
                <w:lang w:val="vi-VN"/>
              </w:rPr>
            </w:pPr>
          </w:p>
        </w:tc>
        <w:tc>
          <w:tcPr>
            <w:tcW w:w="1877" w:type="dxa"/>
            <w:shd w:val="clear" w:color="auto" w:fill="auto"/>
          </w:tcPr>
          <w:p w14:paraId="4D927F6B"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36D5AAB1" w14:textId="054E017F" w:rsidR="00397DFE" w:rsidRDefault="00397DFE" w:rsidP="00B22FD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thông tin </w:t>
            </w:r>
            <w:r w:rsidR="00B22FD0">
              <w:rPr>
                <w:snapToGrid/>
                <w:color w:val="auto"/>
                <w:szCs w:val="26"/>
              </w:rPr>
              <w:t>đơn</w:t>
            </w:r>
            <w:r w:rsidR="00B22FD0">
              <w:rPr>
                <w:snapToGrid/>
                <w:color w:val="auto"/>
                <w:szCs w:val="26"/>
                <w:lang w:val="vi-VN"/>
              </w:rPr>
              <w:t xml:space="preserve"> vị</w:t>
            </w:r>
            <w:r w:rsidR="00993770">
              <w:rPr>
                <w:snapToGrid/>
                <w:color w:val="auto"/>
                <w:szCs w:val="26"/>
                <w:lang w:val="vi-VN"/>
              </w:rPr>
              <w:t xml:space="preserve">, gồm các nhóm thông tin </w:t>
            </w:r>
            <w:r w:rsidR="00993770" w:rsidRPr="006F6D0D">
              <w:rPr>
                <w:b/>
                <w:bCs/>
                <w:snapToGrid/>
                <w:color w:val="auto"/>
                <w:szCs w:val="26"/>
                <w:lang w:val="vi-VN"/>
              </w:rPr>
              <w:t>chia thành từng tab</w:t>
            </w:r>
            <w:r w:rsidR="00993770">
              <w:rPr>
                <w:snapToGrid/>
                <w:color w:val="auto"/>
                <w:szCs w:val="26"/>
                <w:lang w:val="vi-VN"/>
              </w:rPr>
              <w:t xml:space="preserve"> như sau:</w:t>
            </w:r>
            <w:r w:rsidR="00B22FD0" w:rsidRPr="00B22FD0">
              <w:rPr>
                <w:snapToGrid/>
                <w:color w:val="auto"/>
                <w:szCs w:val="26"/>
                <w:lang w:val="vi-VN"/>
              </w:rPr>
              <w:t xml:space="preserve"> </w:t>
            </w:r>
          </w:p>
          <w:p w14:paraId="0AD2CBD9" w14:textId="77777777" w:rsidR="0073191D" w:rsidRPr="00580DB8" w:rsidRDefault="0073191D" w:rsidP="00911D8A">
            <w:pPr>
              <w:pStyle w:val="NormalIndent"/>
              <w:keepNext w:val="0"/>
              <w:keepLines/>
              <w:widowControl w:val="0"/>
              <w:numPr>
                <w:ilvl w:val="0"/>
                <w:numId w:val="139"/>
              </w:numPr>
              <w:spacing w:before="0" w:after="0" w:line="312" w:lineRule="auto"/>
              <w:jc w:val="left"/>
              <w:rPr>
                <w:b/>
                <w:snapToGrid/>
                <w:color w:val="auto"/>
                <w:szCs w:val="26"/>
              </w:rPr>
            </w:pPr>
            <w:r w:rsidRPr="00580DB8">
              <w:rPr>
                <w:b/>
                <w:snapToGrid/>
                <w:color w:val="auto"/>
                <w:szCs w:val="26"/>
              </w:rPr>
              <w:t xml:space="preserve">Thông tin </w:t>
            </w:r>
            <w:r>
              <w:rPr>
                <w:b/>
                <w:snapToGrid/>
                <w:color w:val="auto"/>
                <w:szCs w:val="26"/>
              </w:rPr>
              <w:t>cơ</w:t>
            </w:r>
            <w:r>
              <w:rPr>
                <w:b/>
                <w:snapToGrid/>
                <w:color w:val="auto"/>
                <w:szCs w:val="26"/>
                <w:lang w:val="vi-VN"/>
              </w:rPr>
              <w:t xml:space="preserve"> bản</w:t>
            </w:r>
          </w:p>
          <w:p w14:paraId="53E3010C" w14:textId="683A6E28" w:rsidR="0073191D"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 xml:space="preserve">Tên đơn vị </w:t>
            </w:r>
          </w:p>
          <w:p w14:paraId="24A0F14A" w14:textId="13624CC7" w:rsidR="00A34F0D" w:rsidRDefault="00A34F0D" w:rsidP="00911D8A">
            <w:pPr>
              <w:pStyle w:val="NormalIndent"/>
              <w:keepNext w:val="0"/>
              <w:keepLines/>
              <w:widowControl w:val="0"/>
              <w:numPr>
                <w:ilvl w:val="0"/>
                <w:numId w:val="119"/>
              </w:numPr>
              <w:spacing w:before="0" w:after="0" w:line="312" w:lineRule="auto"/>
              <w:jc w:val="left"/>
              <w:rPr>
                <w:bCs/>
                <w:szCs w:val="26"/>
              </w:rPr>
            </w:pPr>
            <w:r>
              <w:rPr>
                <w:bCs/>
                <w:szCs w:val="26"/>
              </w:rPr>
              <w:t>Mã</w:t>
            </w:r>
            <w:r>
              <w:rPr>
                <w:bCs/>
                <w:szCs w:val="26"/>
                <w:lang w:val="vi-VN"/>
              </w:rPr>
              <w:t xml:space="preserve"> đơn vị</w:t>
            </w:r>
          </w:p>
          <w:p w14:paraId="46AC128F" w14:textId="19EE2A51"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r>
              <w:rPr>
                <w:bCs/>
                <w:szCs w:val="26"/>
              </w:rPr>
              <w:t>Đơ</w:t>
            </w:r>
            <w:r>
              <w:rPr>
                <w:bCs/>
                <w:szCs w:val="26"/>
                <w:lang w:val="vi-VN"/>
              </w:rPr>
              <w:t>n vị cha</w:t>
            </w:r>
            <w:r w:rsidRPr="00134879">
              <w:rPr>
                <w:bCs/>
                <w:szCs w:val="26"/>
              </w:rPr>
              <w:t>:</w:t>
            </w:r>
            <w:r w:rsidR="006F6D0D">
              <w:rPr>
                <w:bCs/>
                <w:szCs w:val="26"/>
                <w:lang w:val="vi-VN"/>
              </w:rPr>
              <w:t xml:space="preserve"> tên đơn vị cấp cha trực tiếp </w:t>
            </w:r>
          </w:p>
          <w:p w14:paraId="5250D2B0" w14:textId="6EAC0C24" w:rsidR="0073191D" w:rsidRPr="00134879"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Loại đơn vị</w:t>
            </w:r>
          </w:p>
          <w:p w14:paraId="01AF8282" w14:textId="48EB62CC" w:rsidR="0073191D" w:rsidRDefault="0073191D" w:rsidP="00911D8A">
            <w:pPr>
              <w:pStyle w:val="NormalIndent"/>
              <w:keepNext w:val="0"/>
              <w:keepLines/>
              <w:widowControl w:val="0"/>
              <w:numPr>
                <w:ilvl w:val="0"/>
                <w:numId w:val="119"/>
              </w:numPr>
              <w:spacing w:before="0" w:after="0" w:line="312" w:lineRule="auto"/>
              <w:jc w:val="left"/>
              <w:rPr>
                <w:bCs/>
                <w:szCs w:val="26"/>
              </w:rPr>
            </w:pPr>
            <w:r w:rsidRPr="00134879">
              <w:rPr>
                <w:bCs/>
                <w:szCs w:val="26"/>
              </w:rPr>
              <w:t>Trạng thái</w:t>
            </w:r>
          </w:p>
          <w:p w14:paraId="3346A895" w14:textId="77777777" w:rsidR="006F6D0D" w:rsidRDefault="0073191D" w:rsidP="00911D8A">
            <w:pPr>
              <w:pStyle w:val="NormalIndent"/>
              <w:keepNext w:val="0"/>
              <w:keepLines/>
              <w:widowControl w:val="0"/>
              <w:numPr>
                <w:ilvl w:val="0"/>
                <w:numId w:val="119"/>
              </w:numPr>
              <w:spacing w:before="0" w:after="0" w:line="312" w:lineRule="auto"/>
              <w:jc w:val="left"/>
              <w:rPr>
                <w:bCs/>
                <w:szCs w:val="26"/>
              </w:rPr>
            </w:pPr>
            <w:r>
              <w:rPr>
                <w:bCs/>
                <w:szCs w:val="26"/>
              </w:rPr>
              <w:t>Ghi</w:t>
            </w:r>
            <w:r>
              <w:rPr>
                <w:bCs/>
                <w:szCs w:val="26"/>
                <w:lang w:val="vi-VN"/>
              </w:rPr>
              <w:t xml:space="preserve"> chú</w:t>
            </w:r>
          </w:p>
          <w:p w14:paraId="34646711" w14:textId="79E3D670" w:rsidR="0073191D" w:rsidRPr="006F6D0D" w:rsidRDefault="00993770" w:rsidP="00911D8A">
            <w:pPr>
              <w:pStyle w:val="NormalIndent"/>
              <w:keepNext w:val="0"/>
              <w:keepLines/>
              <w:widowControl w:val="0"/>
              <w:numPr>
                <w:ilvl w:val="0"/>
                <w:numId w:val="119"/>
              </w:numPr>
              <w:spacing w:before="0" w:after="0" w:line="312" w:lineRule="auto"/>
              <w:jc w:val="left"/>
              <w:rPr>
                <w:bCs/>
                <w:szCs w:val="26"/>
              </w:rPr>
            </w:pPr>
            <w:r w:rsidRPr="006F6D0D">
              <w:rPr>
                <w:snapToGrid/>
                <w:color w:val="auto"/>
                <w:szCs w:val="26"/>
              </w:rPr>
              <w:t>Người tạo, Ngày tạo, Người sửa, Ngày sửa</w:t>
            </w:r>
          </w:p>
          <w:p w14:paraId="0B0103D4" w14:textId="5981E547" w:rsidR="0073191D" w:rsidRPr="00187A2B" w:rsidRDefault="00993770" w:rsidP="00911D8A">
            <w:pPr>
              <w:pStyle w:val="NormalIndent"/>
              <w:keepNext w:val="0"/>
              <w:keepLines/>
              <w:widowControl w:val="0"/>
              <w:numPr>
                <w:ilvl w:val="0"/>
                <w:numId w:val="139"/>
              </w:numPr>
              <w:spacing w:before="0" w:after="0" w:line="312" w:lineRule="auto"/>
              <w:jc w:val="left"/>
              <w:rPr>
                <w:snapToGrid/>
                <w:color w:val="auto"/>
                <w:szCs w:val="26"/>
                <w:lang w:val="vi-VN"/>
              </w:rPr>
            </w:pPr>
            <w:r>
              <w:rPr>
                <w:b/>
                <w:snapToGrid/>
                <w:color w:val="auto"/>
                <w:szCs w:val="26"/>
                <w:lang w:val="vi-VN"/>
              </w:rPr>
              <w:t>H</w:t>
            </w:r>
            <w:r w:rsidR="0073191D" w:rsidRPr="00062A70">
              <w:rPr>
                <w:b/>
                <w:snapToGrid/>
                <w:color w:val="auto"/>
                <w:szCs w:val="26"/>
              </w:rPr>
              <w:t xml:space="preserve">oạt động kinh </w:t>
            </w:r>
            <w:r w:rsidR="0073191D">
              <w:rPr>
                <w:b/>
                <w:snapToGrid/>
                <w:color w:val="auto"/>
                <w:szCs w:val="26"/>
              </w:rPr>
              <w:t>doanh</w:t>
            </w:r>
          </w:p>
          <w:p w14:paraId="40FC9077" w14:textId="2199DCA0" w:rsidR="0073191D" w:rsidRPr="00187A2B"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DF74CF">
              <w:rPr>
                <w:bCs/>
                <w:szCs w:val="26"/>
                <w:lang w:val="vi-VN"/>
              </w:rPr>
              <w:t>Mục tiêu</w:t>
            </w:r>
            <w:r>
              <w:rPr>
                <w:bCs/>
                <w:szCs w:val="26"/>
                <w:lang w:val="vi-VN"/>
              </w:rPr>
              <w:t>/chiến lược:</w:t>
            </w:r>
            <w:r w:rsidR="00C529C6">
              <w:rPr>
                <w:bCs/>
                <w:szCs w:val="26"/>
                <w:lang w:val="vi-VN"/>
              </w:rPr>
              <w:t xml:space="preserve"> </w:t>
            </w:r>
            <w:r w:rsidR="00110F0A">
              <w:rPr>
                <w:bCs/>
                <w:szCs w:val="26"/>
                <w:lang w:val="vi-VN"/>
              </w:rPr>
              <w:t xml:space="preserve">hệ thống </w:t>
            </w:r>
            <w:r w:rsidR="00C529C6">
              <w:rPr>
                <w:bCs/>
                <w:szCs w:val="26"/>
                <w:lang w:val="vi-VN"/>
              </w:rPr>
              <w:t xml:space="preserve">hiển thị thông tin lấy </w:t>
            </w:r>
            <w:r w:rsidR="00E65B7F">
              <w:rPr>
                <w:bCs/>
                <w:szCs w:val="26"/>
                <w:lang w:val="vi-VN"/>
              </w:rPr>
              <w:t xml:space="preserve">từ </w:t>
            </w:r>
            <w:r w:rsidR="00C529C6">
              <w:rPr>
                <w:bCs/>
                <w:szCs w:val="26"/>
                <w:lang w:val="vi-VN"/>
              </w:rPr>
              <w:t xml:space="preserve">bảng chấm điểm rủi ro </w:t>
            </w:r>
            <w:r w:rsidR="00045A9F">
              <w:rPr>
                <w:bCs/>
                <w:szCs w:val="26"/>
                <w:lang w:val="vi-VN"/>
              </w:rPr>
              <w:t xml:space="preserve">cho đơn vị ở kỳ </w:t>
            </w:r>
            <w:r w:rsidR="00C529C6">
              <w:rPr>
                <w:bCs/>
                <w:szCs w:val="26"/>
                <w:lang w:val="vi-VN"/>
              </w:rPr>
              <w:t>gầ</w:t>
            </w:r>
            <w:r w:rsidR="00E65B7F">
              <w:rPr>
                <w:bCs/>
                <w:szCs w:val="26"/>
                <w:lang w:val="vi-VN"/>
              </w:rPr>
              <w:t xml:space="preserve">n nhất </w:t>
            </w:r>
            <w:r w:rsidR="00E65B7F" w:rsidRPr="00E65B7F">
              <w:rPr>
                <w:bCs/>
                <w:i/>
                <w:iCs/>
                <w:color w:val="0070C0"/>
                <w:szCs w:val="26"/>
                <w:lang w:val="vi-VN"/>
              </w:rPr>
              <w:t>(mục 3.3.2)</w:t>
            </w:r>
            <w:r w:rsidR="00E65B7F">
              <w:rPr>
                <w:bCs/>
                <w:szCs w:val="26"/>
                <w:lang w:val="vi-VN"/>
              </w:rPr>
              <w:t xml:space="preserve"> </w:t>
            </w:r>
          </w:p>
          <w:p w14:paraId="343F04C4" w14:textId="3A22C1A2" w:rsidR="0073191D" w:rsidRDefault="0073191D"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trình</w:t>
            </w:r>
            <w:r w:rsidR="00D75905">
              <w:rPr>
                <w:snapToGrid/>
                <w:color w:val="auto"/>
                <w:szCs w:val="26"/>
                <w:lang w:val="vi-VN"/>
              </w:rPr>
              <w:t xml:space="preserve"> </w:t>
            </w:r>
            <w:r>
              <w:rPr>
                <w:snapToGrid/>
                <w:color w:val="auto"/>
                <w:szCs w:val="26"/>
                <w:lang w:val="vi-VN"/>
              </w:rPr>
              <w:t>chính: read-only, hệ thống</w:t>
            </w:r>
            <w:r w:rsidRPr="008E36F0">
              <w:rPr>
                <w:snapToGrid/>
                <w:color w:val="auto"/>
                <w:szCs w:val="26"/>
                <w:lang w:val="vi-VN"/>
              </w:rPr>
              <w:t xml:space="preserve"> tự động lấy ra </w:t>
            </w:r>
            <w:r w:rsidR="00FA7CB4">
              <w:rPr>
                <w:i/>
                <w:iCs/>
                <w:snapToGrid/>
                <w:color w:val="auto"/>
                <w:szCs w:val="26"/>
                <w:lang w:val="vi-VN"/>
              </w:rPr>
              <w:t>T</w:t>
            </w:r>
            <w:r w:rsidR="00FA7CB4" w:rsidRPr="00FA7CB4">
              <w:rPr>
                <w:i/>
                <w:iCs/>
                <w:snapToGrid/>
                <w:color w:val="auto"/>
                <w:szCs w:val="26"/>
                <w:lang w:val="vi-VN"/>
              </w:rPr>
              <w:t xml:space="preserve">ên của </w:t>
            </w:r>
            <w:r w:rsidRPr="00FA7CB4">
              <w:rPr>
                <w:i/>
                <w:iCs/>
                <w:snapToGrid/>
                <w:color w:val="auto"/>
                <w:szCs w:val="26"/>
                <w:lang w:val="vi-VN"/>
              </w:rPr>
              <w:t>các quy trình</w:t>
            </w:r>
            <w:r w:rsidRPr="008E36F0">
              <w:rPr>
                <w:snapToGrid/>
                <w:color w:val="auto"/>
                <w:szCs w:val="26"/>
                <w:lang w:val="vi-VN"/>
              </w:rPr>
              <w:t xml:space="preserve"> </w:t>
            </w:r>
            <w:r w:rsidR="0078557D">
              <w:rPr>
                <w:snapToGrid/>
                <w:color w:val="auto"/>
                <w:szCs w:val="26"/>
                <w:lang w:val="vi-VN"/>
              </w:rPr>
              <w:t xml:space="preserve">ở trạng thái Sử dụng </w:t>
            </w:r>
            <w:r w:rsidRPr="008E36F0">
              <w:rPr>
                <w:snapToGrid/>
                <w:color w:val="auto"/>
                <w:szCs w:val="26"/>
                <w:lang w:val="vi-VN"/>
              </w:rPr>
              <w:t xml:space="preserve">liên quan đến đơn vị hiện tại </w:t>
            </w:r>
            <w:r>
              <w:rPr>
                <w:snapToGrid/>
                <w:color w:val="auto"/>
                <w:szCs w:val="26"/>
                <w:lang w:val="vi-VN"/>
              </w:rPr>
              <w:t xml:space="preserve">từ </w:t>
            </w:r>
            <w:r w:rsidRPr="00C74814">
              <w:rPr>
                <w:i/>
                <w:iCs/>
                <w:snapToGrid/>
                <w:color w:val="0070C0"/>
                <w:szCs w:val="26"/>
                <w:lang w:val="vi-VN"/>
              </w:rPr>
              <w:t>mục 3.1.</w:t>
            </w:r>
            <w:r w:rsidR="005E6321">
              <w:rPr>
                <w:i/>
                <w:iCs/>
                <w:snapToGrid/>
                <w:color w:val="0070C0"/>
                <w:szCs w:val="26"/>
                <w:lang w:val="vi-VN"/>
              </w:rPr>
              <w:t>3</w:t>
            </w:r>
            <w:r w:rsidRPr="00C74814">
              <w:rPr>
                <w:i/>
                <w:iCs/>
                <w:snapToGrid/>
                <w:color w:val="0070C0"/>
                <w:szCs w:val="26"/>
                <w:lang w:val="vi-VN"/>
              </w:rPr>
              <w:t xml:space="preserve"> danh mục quy trình</w:t>
            </w:r>
            <w:r>
              <w:rPr>
                <w:snapToGrid/>
                <w:color w:val="auto"/>
                <w:szCs w:val="26"/>
                <w:lang w:val="vi-VN"/>
              </w:rPr>
              <w:t xml:space="preserve"> </w:t>
            </w:r>
          </w:p>
          <w:p w14:paraId="40650C44" w14:textId="1973686B" w:rsidR="00045A9F" w:rsidRDefault="00045A9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045A9F">
              <w:rPr>
                <w:snapToGrid/>
                <w:color w:val="auto"/>
                <w:szCs w:val="26"/>
                <w:lang w:val="vi-VN"/>
              </w:rPr>
              <w:t>Hệ thống CNTT</w:t>
            </w:r>
          </w:p>
          <w:p w14:paraId="7B798505" w14:textId="1385BEE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Dự án</w:t>
            </w:r>
          </w:p>
          <w:p w14:paraId="0CF9EE01" w14:textId="20168E50"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Dịch vụ thuê ngoài</w:t>
            </w:r>
          </w:p>
          <w:p w14:paraId="1C5E651D" w14:textId="171CA58B" w:rsidR="00182EC3"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Khách hàng</w:t>
            </w:r>
          </w:p>
          <w:p w14:paraId="410779A5" w14:textId="0CC36140" w:rsidR="00182EC3" w:rsidRPr="00045A9F" w:rsidRDefault="00182EC3"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Nhà cung cấp</w:t>
            </w:r>
          </w:p>
          <w:p w14:paraId="4A5E5776" w14:textId="7E709730" w:rsidR="003968BA" w:rsidRDefault="003968BA"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Quy </w:t>
            </w:r>
            <w:r w:rsidR="00492BA8">
              <w:rPr>
                <w:snapToGrid/>
                <w:color w:val="auto"/>
                <w:szCs w:val="26"/>
                <w:lang w:val="vi-VN"/>
              </w:rPr>
              <w:t>định</w:t>
            </w:r>
            <w:r>
              <w:rPr>
                <w:snapToGrid/>
                <w:color w:val="auto"/>
                <w:szCs w:val="26"/>
                <w:lang w:val="vi-VN"/>
              </w:rPr>
              <w:t xml:space="preserve"> nội bộ liên </w:t>
            </w:r>
            <w:r w:rsidR="000D1DAC">
              <w:rPr>
                <w:snapToGrid/>
                <w:color w:val="auto"/>
                <w:szCs w:val="26"/>
                <w:lang w:val="vi-VN"/>
              </w:rPr>
              <w:t xml:space="preserve">quan </w:t>
            </w:r>
          </w:p>
          <w:p w14:paraId="3BEDBBC1" w14:textId="0869A315" w:rsidR="008720AC" w:rsidRDefault="00492BA8"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Quy định pháp luật liên quan</w:t>
            </w:r>
          </w:p>
          <w:p w14:paraId="52B8C895" w14:textId="15CFBE8C" w:rsidR="00D75905" w:rsidRDefault="00D75905" w:rsidP="0008200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Các </w:t>
            </w:r>
            <w:r w:rsidR="00082001">
              <w:rPr>
                <w:snapToGrid/>
                <w:color w:val="auto"/>
                <w:szCs w:val="26"/>
                <w:lang w:val="vi-VN"/>
              </w:rPr>
              <w:t xml:space="preserve">mục </w:t>
            </w:r>
            <w:r>
              <w:rPr>
                <w:snapToGrid/>
                <w:color w:val="auto"/>
                <w:szCs w:val="26"/>
                <w:lang w:val="vi-VN"/>
              </w:rPr>
              <w:t xml:space="preserve">trên hệ thống tự động lấy </w:t>
            </w:r>
            <w:r w:rsidR="00082001">
              <w:rPr>
                <w:snapToGrid/>
                <w:color w:val="auto"/>
                <w:szCs w:val="26"/>
                <w:lang w:val="vi-VN"/>
              </w:rPr>
              <w:t xml:space="preserve">thông tin </w:t>
            </w:r>
            <w:r>
              <w:rPr>
                <w:snapToGrid/>
                <w:color w:val="auto"/>
                <w:szCs w:val="26"/>
                <w:lang w:val="vi-VN"/>
              </w:rPr>
              <w:t xml:space="preserve">từ </w:t>
            </w:r>
            <w:r>
              <w:rPr>
                <w:bCs/>
                <w:szCs w:val="26"/>
                <w:lang w:val="vi-VN"/>
              </w:rPr>
              <w:t xml:space="preserve">bảng chấm điểm rủi ro cho đơn vị ở kỳ gần nhất </w:t>
            </w:r>
            <w:r w:rsidRPr="00E65B7F">
              <w:rPr>
                <w:bCs/>
                <w:i/>
                <w:iCs/>
                <w:color w:val="0070C0"/>
                <w:szCs w:val="26"/>
                <w:lang w:val="vi-VN"/>
              </w:rPr>
              <w:t>(mục 3.3.2</w:t>
            </w:r>
            <w:r>
              <w:rPr>
                <w:bCs/>
                <w:i/>
                <w:iCs/>
                <w:color w:val="0070C0"/>
                <w:szCs w:val="26"/>
                <w:lang w:val="vi-VN"/>
              </w:rPr>
              <w:t>)</w:t>
            </w:r>
          </w:p>
          <w:p w14:paraId="3E021361" w14:textId="2B56E308" w:rsidR="0060618F" w:rsidRPr="003F51DA" w:rsidRDefault="006F6D0D" w:rsidP="00911D8A">
            <w:pPr>
              <w:pStyle w:val="NormalIndent"/>
              <w:keepNext w:val="0"/>
              <w:keepLines/>
              <w:widowControl w:val="0"/>
              <w:numPr>
                <w:ilvl w:val="0"/>
                <w:numId w:val="139"/>
              </w:numPr>
              <w:spacing w:before="0" w:after="0" w:line="312" w:lineRule="auto"/>
              <w:jc w:val="left"/>
              <w:rPr>
                <w:b/>
                <w:bCs/>
                <w:snapToGrid/>
                <w:color w:val="auto"/>
                <w:szCs w:val="26"/>
                <w:lang w:val="vi-VN"/>
              </w:rPr>
            </w:pPr>
            <w:r>
              <w:rPr>
                <w:b/>
                <w:bCs/>
                <w:snapToGrid/>
                <w:color w:val="auto"/>
                <w:szCs w:val="26"/>
                <w:lang w:val="vi-VN"/>
              </w:rPr>
              <w:t xml:space="preserve">Lịch sử </w:t>
            </w:r>
            <w:r w:rsidR="0060618F" w:rsidRPr="003F51DA">
              <w:rPr>
                <w:b/>
                <w:bCs/>
                <w:snapToGrid/>
                <w:color w:val="auto"/>
                <w:szCs w:val="26"/>
                <w:lang w:val="vi-VN"/>
              </w:rPr>
              <w:t>kiểm tra, đánh giá</w:t>
            </w:r>
          </w:p>
          <w:p w14:paraId="1906C67B" w14:textId="197F21FF" w:rsidR="007A1632" w:rsidRPr="00EC12D3" w:rsidRDefault="007A1632"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Kết quả</w:t>
            </w:r>
            <w:r w:rsidR="00863C4E" w:rsidRPr="00EC12D3">
              <w:rPr>
                <w:b/>
                <w:bCs/>
                <w:snapToGrid/>
                <w:color w:val="auto"/>
                <w:szCs w:val="26"/>
                <w:lang w:val="vi-VN"/>
              </w:rPr>
              <w:t xml:space="preserve"> kiểm tra của KSN</w:t>
            </w:r>
            <w:r w:rsidR="002058D1">
              <w:rPr>
                <w:b/>
                <w:bCs/>
                <w:snapToGrid/>
                <w:color w:val="auto"/>
                <w:szCs w:val="26"/>
                <w:lang w:val="vi-VN"/>
              </w:rPr>
              <w:t>B</w:t>
            </w:r>
            <w:r w:rsidR="00863C4E" w:rsidRPr="00EC12D3">
              <w:rPr>
                <w:b/>
                <w:bCs/>
                <w:snapToGrid/>
                <w:color w:val="auto"/>
                <w:szCs w:val="26"/>
                <w:lang w:val="vi-VN"/>
              </w:rPr>
              <w:t>/QTRR 3 năm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3F571DD7" w14:textId="794E2099" w:rsidR="00863C4E" w:rsidRPr="00EC12D3" w:rsidRDefault="00863C4E"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sidRPr="00EC12D3">
              <w:rPr>
                <w:b/>
                <w:bCs/>
                <w:snapToGrid/>
                <w:color w:val="auto"/>
                <w:szCs w:val="26"/>
                <w:lang w:val="vi-VN"/>
              </w:rPr>
              <w:t>Ngày được kiểm tra gần nhất</w:t>
            </w:r>
            <w:r w:rsidR="00D4635C">
              <w:rPr>
                <w:b/>
                <w:bCs/>
                <w:snapToGrid/>
                <w:color w:val="auto"/>
                <w:szCs w:val="26"/>
                <w:lang w:val="vi-VN"/>
              </w:rPr>
              <w:t xml:space="preserve">: </w:t>
            </w:r>
            <w:r w:rsidR="00D4635C" w:rsidRPr="001811D3">
              <w:rPr>
                <w:snapToGrid/>
                <w:color w:val="auto"/>
                <w:szCs w:val="26"/>
                <w:highlight w:val="yellow"/>
                <w:lang w:val="vi-VN"/>
              </w:rPr>
              <w:t>TBD</w:t>
            </w:r>
          </w:p>
          <w:p w14:paraId="70AE4A39" w14:textId="25B08E2F"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Xếp hạng đánh giá </w:t>
            </w:r>
            <w:r w:rsidR="00A05E1B">
              <w:rPr>
                <w:b/>
                <w:bCs/>
                <w:snapToGrid/>
                <w:color w:val="auto"/>
                <w:szCs w:val="26"/>
                <w:lang w:val="vi-VN"/>
              </w:rPr>
              <w:t>RR</w:t>
            </w:r>
            <w:r w:rsidRPr="003972BC">
              <w:rPr>
                <w:b/>
                <w:bCs/>
                <w:snapToGrid/>
                <w:color w:val="auto"/>
                <w:szCs w:val="26"/>
                <w:lang w:val="vi-VN"/>
              </w:rPr>
              <w:t xml:space="preserve"> gần nhất:</w:t>
            </w:r>
            <w:r>
              <w:rPr>
                <w:snapToGrid/>
                <w:color w:val="auto"/>
                <w:szCs w:val="26"/>
                <w:lang w:val="vi-VN"/>
              </w:rPr>
              <w:t xml:space="preserve"> hệ thống căn cứ kết quả đánh giá rủi ro cấp độ tổ chức </w:t>
            </w:r>
            <w:r w:rsidRPr="0066593C">
              <w:rPr>
                <w:i/>
                <w:iCs/>
                <w:snapToGrid/>
                <w:color w:val="0070C0"/>
                <w:szCs w:val="26"/>
                <w:lang w:val="vi-VN"/>
              </w:rPr>
              <w:t>(mục 3.3.3)</w:t>
            </w:r>
            <w:r w:rsidRPr="0066593C">
              <w:rPr>
                <w:snapToGrid/>
                <w:color w:val="0070C0"/>
                <w:szCs w:val="26"/>
                <w:lang w:val="vi-VN"/>
              </w:rPr>
              <w:t xml:space="preserve"> </w:t>
            </w:r>
            <w:r>
              <w:rPr>
                <w:snapToGrid/>
                <w:color w:val="auto"/>
                <w:szCs w:val="26"/>
                <w:lang w:val="vi-VN"/>
              </w:rPr>
              <w:t xml:space="preserve">của đơn vị ở kỳ đánh giá gần nhất để tự động lấy ra </w:t>
            </w:r>
            <w:r w:rsidRPr="007F4869">
              <w:rPr>
                <w:i/>
                <w:iCs/>
                <w:snapToGrid/>
                <w:color w:val="auto"/>
                <w:szCs w:val="26"/>
                <w:lang w:val="vi-VN"/>
              </w:rPr>
              <w:t>mức xếp hạng rủi ro</w:t>
            </w:r>
            <w:r>
              <w:rPr>
                <w:snapToGrid/>
                <w:color w:val="auto"/>
                <w:szCs w:val="26"/>
                <w:lang w:val="vi-VN"/>
              </w:rPr>
              <w:t xml:space="preserve"> hoặc </w:t>
            </w:r>
            <w:r w:rsidRPr="007F4869">
              <w:rPr>
                <w:i/>
                <w:iCs/>
                <w:snapToGrid/>
                <w:color w:val="auto"/>
                <w:szCs w:val="26"/>
                <w:lang w:val="vi-VN"/>
              </w:rPr>
              <w:t>mức xếp hạng rủi ro điều chỉnh</w:t>
            </w:r>
            <w:r>
              <w:rPr>
                <w:snapToGrid/>
                <w:color w:val="auto"/>
                <w:szCs w:val="26"/>
                <w:lang w:val="vi-VN"/>
              </w:rPr>
              <w:t xml:space="preserve"> nếu có</w:t>
            </w:r>
          </w:p>
          <w:p w14:paraId="696272AD" w14:textId="77777777" w:rsidR="0060618F" w:rsidRPr="006F6D31" w:rsidRDefault="0060618F" w:rsidP="00911D8A">
            <w:pPr>
              <w:pStyle w:val="NormalIndent"/>
              <w:keepNext w:val="0"/>
              <w:keepLines/>
              <w:widowControl w:val="0"/>
              <w:numPr>
                <w:ilvl w:val="0"/>
                <w:numId w:val="119"/>
              </w:numPr>
              <w:spacing w:before="0" w:after="0" w:line="312" w:lineRule="auto"/>
              <w:jc w:val="left"/>
              <w:rPr>
                <w:b/>
                <w:bCs/>
                <w:snapToGrid/>
                <w:color w:val="auto"/>
                <w:szCs w:val="26"/>
                <w:lang w:val="vi-VN"/>
              </w:rPr>
            </w:pPr>
            <w:r>
              <w:rPr>
                <w:b/>
                <w:bCs/>
                <w:snapToGrid/>
                <w:color w:val="auto"/>
                <w:szCs w:val="26"/>
                <w:lang w:val="vi-VN"/>
              </w:rPr>
              <w:lastRenderedPageBreak/>
              <w:t>Kỳ</w:t>
            </w:r>
            <w:r w:rsidRPr="003972BC">
              <w:rPr>
                <w:b/>
                <w:bCs/>
                <w:snapToGrid/>
                <w:color w:val="auto"/>
                <w:szCs w:val="26"/>
                <w:lang w:val="vi-VN"/>
              </w:rPr>
              <w:t xml:space="preserve"> đánh giá rủi ro gần nhất</w:t>
            </w:r>
            <w:r>
              <w:rPr>
                <w:b/>
                <w:bCs/>
                <w:snapToGrid/>
                <w:color w:val="auto"/>
                <w:szCs w:val="26"/>
                <w:lang w:val="vi-VN"/>
              </w:rPr>
              <w:t xml:space="preserve">: </w:t>
            </w:r>
            <w:r w:rsidRPr="00AC68C9">
              <w:rPr>
                <w:snapToGrid/>
                <w:color w:val="auto"/>
                <w:szCs w:val="26"/>
                <w:lang w:val="vi-VN"/>
              </w:rPr>
              <w:t xml:space="preserve">hệ </w:t>
            </w:r>
            <w:r>
              <w:rPr>
                <w:snapToGrid/>
                <w:color w:val="auto"/>
                <w:szCs w:val="26"/>
                <w:lang w:val="vi-VN"/>
              </w:rPr>
              <w:t xml:space="preserve">thống căn cứ bảng chấm điểm rủi ro gần nhất </w:t>
            </w:r>
            <w:r w:rsidRPr="00DA5F6E">
              <w:rPr>
                <w:i/>
                <w:iCs/>
                <w:snapToGrid/>
                <w:color w:val="0070C0"/>
                <w:szCs w:val="26"/>
                <w:lang w:val="vi-VN"/>
              </w:rPr>
              <w:t>(mục 3.3.2)</w:t>
            </w:r>
            <w:r w:rsidRPr="00DA5F6E">
              <w:rPr>
                <w:snapToGrid/>
                <w:color w:val="0070C0"/>
                <w:szCs w:val="26"/>
                <w:lang w:val="vi-VN"/>
              </w:rPr>
              <w:t xml:space="preserve"> </w:t>
            </w:r>
            <w:r>
              <w:rPr>
                <w:snapToGrid/>
                <w:color w:val="auto"/>
                <w:szCs w:val="26"/>
                <w:lang w:val="vi-VN"/>
              </w:rPr>
              <w:t xml:space="preserve">của đơn vị thuộc kỳ đánh giá rủi ro nào thì lấy ra kỳ đánh giá đó: </w:t>
            </w:r>
          </w:p>
          <w:p w14:paraId="00D64E5D" w14:textId="77777777" w:rsidR="0060618F" w:rsidRPr="003972BC" w:rsidRDefault="0060618F" w:rsidP="0060618F">
            <w:pPr>
              <w:pStyle w:val="NormalIndent"/>
              <w:keepNext w:val="0"/>
              <w:keepLines/>
              <w:widowControl w:val="0"/>
              <w:numPr>
                <w:ilvl w:val="0"/>
                <w:numId w:val="0"/>
              </w:numPr>
              <w:spacing w:before="0" w:after="0" w:line="312" w:lineRule="auto"/>
              <w:ind w:left="720"/>
              <w:jc w:val="left"/>
              <w:rPr>
                <w:b/>
                <w:bCs/>
                <w:snapToGrid/>
                <w:color w:val="auto"/>
                <w:szCs w:val="26"/>
                <w:lang w:val="vi-VN"/>
              </w:rPr>
            </w:pPr>
            <w:r>
              <w:rPr>
                <w:snapToGrid/>
                <w:color w:val="auto"/>
                <w:szCs w:val="26"/>
                <w:lang w:val="vi-VN"/>
              </w:rPr>
              <w:t>[Kỳ đánh giá] [Giá trị kỳ] [Năm]. Ví dụ: Quý 4 2019</w:t>
            </w:r>
          </w:p>
          <w:p w14:paraId="3888EE66" w14:textId="5F9777EE" w:rsidR="0060618F" w:rsidRPr="00D35828"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3972BC">
              <w:rPr>
                <w:b/>
                <w:bCs/>
                <w:snapToGrid/>
                <w:color w:val="auto"/>
                <w:szCs w:val="26"/>
                <w:lang w:val="vi-VN"/>
              </w:rPr>
              <w:t xml:space="preserve">Kết quả </w:t>
            </w:r>
            <w:r w:rsidR="00622A8C">
              <w:rPr>
                <w:b/>
                <w:bCs/>
                <w:snapToGrid/>
                <w:color w:val="auto"/>
                <w:szCs w:val="26"/>
                <w:lang w:val="vi-VN"/>
              </w:rPr>
              <w:t xml:space="preserve">kiểm toán nội bộ </w:t>
            </w:r>
            <w:r w:rsidRPr="003972BC">
              <w:rPr>
                <w:b/>
                <w:bCs/>
                <w:snapToGrid/>
                <w:color w:val="auto"/>
                <w:szCs w:val="26"/>
                <w:lang w:val="vi-VN"/>
              </w:rPr>
              <w:t>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 xml:space="preserve">phạm vi kiểm toán chứa </w:t>
            </w:r>
            <w:r w:rsidRPr="00D35828">
              <w:rPr>
                <w:snapToGrid/>
                <w:color w:val="auto"/>
                <w:szCs w:val="26"/>
                <w:lang w:val="vi-VN"/>
              </w:rPr>
              <w:t>đơn vị hiện tại</w:t>
            </w:r>
            <w:r>
              <w:rPr>
                <w:snapToGrid/>
                <w:color w:val="auto"/>
                <w:szCs w:val="26"/>
                <w:lang w:val="vi-VN"/>
              </w:rPr>
              <w:t xml:space="preserve"> để tự động lấy ra </w:t>
            </w:r>
            <w:r w:rsidRPr="00370CD3">
              <w:rPr>
                <w:i/>
                <w:iCs/>
                <w:snapToGrid/>
                <w:color w:val="auto"/>
                <w:szCs w:val="26"/>
                <w:lang w:val="vi-VN"/>
              </w:rPr>
              <w:t xml:space="preserve">mức xếp hạng kiểm </w:t>
            </w:r>
            <w:r w:rsidR="00863C4E">
              <w:rPr>
                <w:i/>
                <w:iCs/>
                <w:snapToGrid/>
                <w:color w:val="auto"/>
                <w:szCs w:val="26"/>
                <w:lang w:val="vi-VN"/>
              </w:rPr>
              <w:t>toán</w:t>
            </w:r>
          </w:p>
          <w:p w14:paraId="782E83C3" w14:textId="68FDB7DF" w:rsidR="0060618F" w:rsidRPr="002F3D51" w:rsidRDefault="0060618F" w:rsidP="00911D8A">
            <w:pPr>
              <w:pStyle w:val="NormalIndent"/>
              <w:keepNext w:val="0"/>
              <w:keepLines/>
              <w:widowControl w:val="0"/>
              <w:numPr>
                <w:ilvl w:val="0"/>
                <w:numId w:val="119"/>
              </w:numPr>
              <w:spacing w:before="0" w:after="0" w:line="312" w:lineRule="auto"/>
              <w:jc w:val="left"/>
              <w:rPr>
                <w:b/>
                <w:bCs/>
                <w:snapToGrid/>
                <w:color w:val="FF0000"/>
                <w:szCs w:val="26"/>
                <w:lang w:val="vi-VN"/>
              </w:rPr>
            </w:pPr>
            <w:r w:rsidRPr="003972BC">
              <w:rPr>
                <w:b/>
                <w:bCs/>
                <w:snapToGrid/>
                <w:color w:val="auto"/>
                <w:szCs w:val="26"/>
                <w:lang w:val="vi-VN"/>
              </w:rPr>
              <w:t>Ngày được kiểm toán gần nhất</w:t>
            </w:r>
            <w:r>
              <w:rPr>
                <w:b/>
                <w:bCs/>
                <w:snapToGrid/>
                <w:color w:val="auto"/>
                <w:szCs w:val="26"/>
                <w:lang w:val="vi-VN"/>
              </w:rPr>
              <w:t xml:space="preserve">: </w:t>
            </w:r>
            <w:r w:rsidRPr="00D35828">
              <w:rPr>
                <w:snapToGrid/>
                <w:color w:val="auto"/>
                <w:szCs w:val="26"/>
                <w:lang w:val="vi-VN"/>
              </w:rPr>
              <w:t>Hệ thống</w:t>
            </w:r>
            <w:r>
              <w:rPr>
                <w:snapToGrid/>
                <w:color w:val="auto"/>
                <w:szCs w:val="26"/>
                <w:lang w:val="vi-VN"/>
              </w:rPr>
              <w:t xml:space="preserve"> căn cứ </w:t>
            </w:r>
            <w:r w:rsidRPr="00D35828">
              <w:rPr>
                <w:snapToGrid/>
                <w:color w:val="auto"/>
                <w:szCs w:val="26"/>
                <w:lang w:val="vi-VN"/>
              </w:rPr>
              <w:t xml:space="preserve">báo cáo của cuộc kiểm toán gần nhất có </w:t>
            </w:r>
            <w:r>
              <w:rPr>
                <w:snapToGrid/>
                <w:color w:val="auto"/>
                <w:szCs w:val="26"/>
                <w:lang w:val="vi-VN"/>
              </w:rPr>
              <w:t>phạm vi kiểm toán chứa</w:t>
            </w:r>
            <w:r w:rsidRPr="00D35828">
              <w:rPr>
                <w:snapToGrid/>
                <w:color w:val="auto"/>
                <w:szCs w:val="26"/>
                <w:lang w:val="vi-VN"/>
              </w:rPr>
              <w:t xml:space="preserve"> đơn vị hiện tại</w:t>
            </w:r>
            <w:r>
              <w:rPr>
                <w:snapToGrid/>
                <w:color w:val="auto"/>
                <w:szCs w:val="26"/>
                <w:lang w:val="vi-VN"/>
              </w:rPr>
              <w:t xml:space="preserve"> để tự động lấy ra </w:t>
            </w:r>
            <w:r w:rsidRPr="002F3D51">
              <w:rPr>
                <w:i/>
                <w:iCs/>
                <w:strike/>
                <w:snapToGrid/>
                <w:color w:val="FF0000"/>
                <w:szCs w:val="26"/>
                <w:lang w:val="vi-VN"/>
              </w:rPr>
              <w:t>ngày phát hành báo cáo</w:t>
            </w:r>
            <w:r w:rsidRPr="002F3D51">
              <w:rPr>
                <w:snapToGrid/>
                <w:color w:val="FF0000"/>
                <w:szCs w:val="26"/>
                <w:lang w:val="vi-VN"/>
              </w:rPr>
              <w:t xml:space="preserve"> </w:t>
            </w:r>
            <w:r w:rsidR="002F3D51" w:rsidRPr="004D3C1F">
              <w:rPr>
                <w:i/>
                <w:iCs/>
                <w:snapToGrid/>
                <w:color w:val="FF0000"/>
                <w:szCs w:val="26"/>
                <w:lang w:val="vi-VN"/>
              </w:rPr>
              <w:t>ngày kết thúc thực địa</w:t>
            </w:r>
          </w:p>
          <w:p w14:paraId="2B81CACC" w14:textId="77777777" w:rsidR="0060618F" w:rsidRDefault="0060618F"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8A19E0">
              <w:rPr>
                <w:b/>
                <w:bCs/>
                <w:snapToGrid/>
                <w:color w:val="auto"/>
                <w:szCs w:val="26"/>
                <w:lang w:val="vi-VN"/>
              </w:rPr>
              <w:t>Lịch sử 3 lần kiểm toán gần nhất</w:t>
            </w:r>
            <w:r>
              <w:rPr>
                <w:snapToGrid/>
                <w:color w:val="auto"/>
                <w:szCs w:val="26"/>
                <w:lang w:val="vi-VN"/>
              </w:rPr>
              <w:t>: Hệ thống căn cứ báo cáo của 3 cuộc kiểm toán gần nhất có phạm vi kiểm toán chứa đơn vị hiện tại để tự động lấy ra năm phát hành báo cáo kiểm toán:</w:t>
            </w:r>
          </w:p>
          <w:p w14:paraId="2D4DD0CC"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 năm kiểm toán gần ba</w:t>
            </w:r>
          </w:p>
          <w:p w14:paraId="1D4FF00A"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Năm N+1: năm kiểm toán gần nhì</w:t>
            </w:r>
          </w:p>
          <w:p w14:paraId="20122511" w14:textId="77777777" w:rsidR="0060618F" w:rsidRDefault="0060618F" w:rsidP="00911D8A">
            <w:pPr>
              <w:pStyle w:val="NormalIndent"/>
              <w:keepNext w:val="0"/>
              <w:keepLines/>
              <w:widowControl w:val="0"/>
              <w:numPr>
                <w:ilvl w:val="0"/>
                <w:numId w:val="138"/>
              </w:numPr>
              <w:spacing w:before="0" w:after="0" w:line="312" w:lineRule="auto"/>
              <w:jc w:val="left"/>
              <w:rPr>
                <w:snapToGrid/>
                <w:color w:val="auto"/>
                <w:szCs w:val="26"/>
                <w:lang w:val="vi-VN"/>
              </w:rPr>
            </w:pPr>
            <w:r>
              <w:rPr>
                <w:snapToGrid/>
                <w:color w:val="auto"/>
                <w:szCs w:val="26"/>
                <w:lang w:val="vi-VN"/>
              </w:rPr>
              <w:t xml:space="preserve">Năm N+2: năm kiểm toán gần nhất </w:t>
            </w:r>
          </w:p>
          <w:p w14:paraId="3DDD12F3" w14:textId="5F306510" w:rsidR="00FC3F39" w:rsidRPr="00FC3F39" w:rsidRDefault="0090049C"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6" w:anchor="id=lc5spo&amp;p=3__xem_don_vi&amp;g=1" w:history="1">
              <w:r w:rsidR="00FC3F39" w:rsidRPr="00FC3F39">
                <w:rPr>
                  <w:rStyle w:val="Hyperlink"/>
                  <w:snapToGrid/>
                  <w:szCs w:val="26"/>
                  <w:lang w:val="vi-VN"/>
                </w:rPr>
                <w:t>https://f2z0rj.axshare.com/#id=lc5spo&amp;p=3__xem_don_vi&amp;g=1</w:t>
              </w:r>
            </w:hyperlink>
          </w:p>
        </w:tc>
      </w:tr>
      <w:tr w:rsidR="00397DFE" w:rsidRPr="002F4F88" w14:paraId="40FE6677" w14:textId="77777777" w:rsidTr="00DF74CF">
        <w:tc>
          <w:tcPr>
            <w:tcW w:w="817" w:type="dxa"/>
            <w:shd w:val="clear" w:color="auto" w:fill="auto"/>
          </w:tcPr>
          <w:p w14:paraId="0F3EB187" w14:textId="77777777" w:rsidR="00397DFE" w:rsidRPr="002F4F88" w:rsidRDefault="00397DFE" w:rsidP="00DF74CF">
            <w:pPr>
              <w:pStyle w:val="ListParagraph"/>
              <w:numPr>
                <w:ilvl w:val="0"/>
                <w:numId w:val="75"/>
              </w:numPr>
            </w:pPr>
          </w:p>
        </w:tc>
        <w:tc>
          <w:tcPr>
            <w:tcW w:w="1877" w:type="dxa"/>
            <w:shd w:val="clear" w:color="auto" w:fill="auto"/>
          </w:tcPr>
          <w:p w14:paraId="732D4F99"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2C538C55" w14:textId="580AF066"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xóa </w:t>
            </w:r>
            <w:r w:rsidR="0042303D">
              <w:rPr>
                <w:snapToGrid/>
                <w:color w:val="auto"/>
                <w:szCs w:val="26"/>
              </w:rPr>
              <w:t>đơn</w:t>
            </w:r>
            <w:r w:rsidR="0042303D">
              <w:rPr>
                <w:snapToGrid/>
                <w:color w:val="auto"/>
                <w:szCs w:val="26"/>
                <w:lang w:val="vi-VN"/>
              </w:rPr>
              <w:t xml:space="preserve"> vị</w:t>
            </w:r>
            <w:r>
              <w:rPr>
                <w:snapToGrid/>
                <w:color w:val="auto"/>
                <w:szCs w:val="26"/>
              </w:rPr>
              <w:t xml:space="preserve"> trên hệ thống. Hệ thống hiển thị popup yêu cầu xác nhận xóa “</w:t>
            </w:r>
            <w:r w:rsidRPr="009B2FF7">
              <w:rPr>
                <w:i/>
                <w:iCs/>
                <w:snapToGrid/>
                <w:color w:val="auto"/>
                <w:szCs w:val="26"/>
              </w:rPr>
              <w:t xml:space="preserve">Bạn có chắc chắc muốn xóa </w:t>
            </w:r>
            <w:r w:rsidR="0042303D" w:rsidRPr="009B2FF7">
              <w:rPr>
                <w:i/>
                <w:iCs/>
                <w:snapToGrid/>
                <w:color w:val="auto"/>
                <w:szCs w:val="26"/>
              </w:rPr>
              <w:t>bản</w:t>
            </w:r>
            <w:r w:rsidR="0042303D" w:rsidRPr="009B2FF7">
              <w:rPr>
                <w:i/>
                <w:iCs/>
                <w:snapToGrid/>
                <w:color w:val="auto"/>
                <w:szCs w:val="26"/>
                <w:lang w:val="vi-VN"/>
              </w:rPr>
              <w:t xml:space="preserve"> ghi nà</w:t>
            </w:r>
            <w:r w:rsidRPr="009B2FF7">
              <w:rPr>
                <w:i/>
                <w:iCs/>
                <w:snapToGrid/>
                <w:color w:val="auto"/>
                <w:szCs w:val="26"/>
              </w:rPr>
              <w:t>y</w:t>
            </w:r>
            <w:r w:rsidR="009B2FF7" w:rsidRPr="009B2FF7">
              <w:rPr>
                <w:i/>
                <w:iCs/>
                <w:snapToGrid/>
                <w:color w:val="auto"/>
                <w:szCs w:val="26"/>
                <w:lang w:val="vi-VN"/>
              </w:rPr>
              <w:t>? kèm theo tên đơn v</w:t>
            </w:r>
            <w:r w:rsidR="002C7222">
              <w:rPr>
                <w:i/>
                <w:iCs/>
                <w:snapToGrid/>
                <w:color w:val="auto"/>
                <w:szCs w:val="26"/>
                <w:lang w:val="vi-VN"/>
              </w:rPr>
              <w:t>ị</w:t>
            </w:r>
            <w:r>
              <w:rPr>
                <w:snapToGrid/>
                <w:color w:val="auto"/>
                <w:szCs w:val="26"/>
              </w:rPr>
              <w:t>”. NSD chọn có/ không:</w:t>
            </w:r>
          </w:p>
          <w:p w14:paraId="1C3B5426" w14:textId="74A2662E" w:rsidR="00397DFE" w:rsidRDefault="00397DFE" w:rsidP="00911D8A">
            <w:pPr>
              <w:pStyle w:val="NormalIndent"/>
              <w:keepNext w:val="0"/>
              <w:keepLines/>
              <w:widowControl w:val="0"/>
              <w:numPr>
                <w:ilvl w:val="0"/>
                <w:numId w:val="121"/>
              </w:numPr>
              <w:spacing w:before="0" w:after="0" w:line="312" w:lineRule="auto"/>
              <w:jc w:val="left"/>
              <w:rPr>
                <w:snapToGrid/>
                <w:color w:val="auto"/>
                <w:szCs w:val="26"/>
              </w:rPr>
            </w:pPr>
            <w:r>
              <w:rPr>
                <w:snapToGrid/>
                <w:color w:val="auto"/>
                <w:szCs w:val="26"/>
              </w:rPr>
              <w:t xml:space="preserve">Nếu chọn Có, hệ thống thực hiện xóa </w:t>
            </w:r>
            <w:r w:rsidR="009B2FF7">
              <w:rPr>
                <w:snapToGrid/>
                <w:color w:val="auto"/>
                <w:szCs w:val="26"/>
              </w:rPr>
              <w:t>đơn</w:t>
            </w:r>
            <w:r w:rsidR="009B2FF7">
              <w:rPr>
                <w:snapToGrid/>
                <w:color w:val="auto"/>
                <w:szCs w:val="26"/>
                <w:lang w:val="vi-VN"/>
              </w:rPr>
              <w:t xml:space="preserve"> vị</w:t>
            </w:r>
          </w:p>
          <w:p w14:paraId="2B180348" w14:textId="5B9A2613" w:rsidR="00397DFE" w:rsidRPr="00D718CA" w:rsidRDefault="00397DFE" w:rsidP="00911D8A">
            <w:pPr>
              <w:pStyle w:val="NormalIndent"/>
              <w:keepNext w:val="0"/>
              <w:keepLines/>
              <w:widowControl w:val="0"/>
              <w:numPr>
                <w:ilvl w:val="0"/>
                <w:numId w:val="121"/>
              </w:numPr>
              <w:spacing w:before="0" w:after="0" w:line="312" w:lineRule="auto"/>
              <w:jc w:val="left"/>
              <w:rPr>
                <w:snapToGrid/>
                <w:color w:val="auto"/>
                <w:szCs w:val="26"/>
              </w:rPr>
            </w:pPr>
            <w:r>
              <w:rPr>
                <w:snapToGrid/>
                <w:color w:val="auto"/>
                <w:szCs w:val="26"/>
              </w:rPr>
              <w:t xml:space="preserve">Nếu chọn </w:t>
            </w:r>
            <w:r w:rsidR="009B2FF7">
              <w:rPr>
                <w:snapToGrid/>
                <w:color w:val="auto"/>
                <w:szCs w:val="26"/>
                <w:lang w:val="vi-VN"/>
              </w:rPr>
              <w:t>K</w:t>
            </w:r>
            <w:r>
              <w:rPr>
                <w:snapToGrid/>
                <w:color w:val="auto"/>
                <w:szCs w:val="26"/>
              </w:rPr>
              <w:t xml:space="preserve">hông, hệ thống hủy bỏ lệnh xóa </w:t>
            </w:r>
          </w:p>
          <w:p w14:paraId="5342B3F3" w14:textId="54288CC4" w:rsidR="00397DFE" w:rsidRPr="00D718CA"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w:t>
            </w:r>
            <w:r w:rsidR="003337BF">
              <w:rPr>
                <w:snapToGrid/>
                <w:color w:val="auto"/>
                <w:szCs w:val="26"/>
              </w:rPr>
              <w:t>đơn</w:t>
            </w:r>
            <w:r w:rsidR="003337BF">
              <w:rPr>
                <w:snapToGrid/>
                <w:color w:val="auto"/>
                <w:szCs w:val="26"/>
                <w:lang w:val="vi-VN"/>
              </w:rPr>
              <w:t xml:space="preserve"> vị</w:t>
            </w:r>
            <w:r>
              <w:rPr>
                <w:snapToGrid/>
                <w:color w:val="auto"/>
                <w:szCs w:val="26"/>
              </w:rPr>
              <w:t xml:space="preserve"> đã </w:t>
            </w:r>
            <w:r w:rsidR="003337BF">
              <w:rPr>
                <w:snapToGrid/>
                <w:color w:val="auto"/>
                <w:szCs w:val="26"/>
              </w:rPr>
              <w:t>có</w:t>
            </w:r>
            <w:r w:rsidR="003337BF">
              <w:rPr>
                <w:snapToGrid/>
                <w:color w:val="auto"/>
                <w:szCs w:val="26"/>
                <w:lang w:val="vi-VN"/>
              </w:rPr>
              <w:t xml:space="preserve"> </w:t>
            </w:r>
            <w:r w:rsidR="00A836FB">
              <w:rPr>
                <w:snapToGrid/>
                <w:color w:val="auto"/>
                <w:szCs w:val="26"/>
                <w:lang w:val="vi-VN"/>
              </w:rPr>
              <w:t>bảng chấm điểm</w:t>
            </w:r>
            <w:r w:rsidR="005451A8">
              <w:rPr>
                <w:snapToGrid/>
                <w:color w:val="auto"/>
                <w:szCs w:val="26"/>
                <w:lang w:val="vi-VN"/>
              </w:rPr>
              <w:t xml:space="preserve"> rủi ro</w:t>
            </w:r>
            <w:r w:rsidR="003337BF">
              <w:rPr>
                <w:snapToGrid/>
                <w:color w:val="auto"/>
                <w:szCs w:val="26"/>
                <w:lang w:val="vi-VN"/>
              </w:rPr>
              <w:t xml:space="preserve"> cấp độ tổ chức </w:t>
            </w:r>
            <w:r>
              <w:rPr>
                <w:snapToGrid/>
                <w:color w:val="auto"/>
                <w:szCs w:val="26"/>
              </w:rPr>
              <w:t>trên hệ thống</w:t>
            </w:r>
            <w:r w:rsidR="00A836FB">
              <w:rPr>
                <w:snapToGrid/>
                <w:color w:val="auto"/>
                <w:szCs w:val="26"/>
                <w:lang w:val="vi-VN"/>
              </w:rPr>
              <w:t xml:space="preserve"> </w:t>
            </w:r>
            <w:r w:rsidR="00A836FB" w:rsidRPr="00A836FB">
              <w:rPr>
                <w:i/>
                <w:iCs/>
                <w:snapToGrid/>
                <w:color w:val="0070C0"/>
                <w:szCs w:val="26"/>
                <w:lang w:val="vi-VN"/>
              </w:rPr>
              <w:t>(mục 3.3.2)</w:t>
            </w:r>
            <w:r w:rsidR="003337BF">
              <w:rPr>
                <w:snapToGrid/>
                <w:color w:val="auto"/>
                <w:szCs w:val="26"/>
                <w:lang w:val="vi-VN"/>
              </w:rPr>
              <w:t>, hệ thống hiển thị cảnh báo “</w:t>
            </w:r>
            <w:r w:rsidR="003337BF" w:rsidRPr="00221D44">
              <w:rPr>
                <w:i/>
                <w:iCs/>
                <w:snapToGrid/>
                <w:color w:val="auto"/>
                <w:szCs w:val="26"/>
                <w:lang w:val="vi-VN"/>
              </w:rPr>
              <w:t xml:space="preserve">Tồn tại </w:t>
            </w:r>
            <w:r w:rsidR="00221D44" w:rsidRPr="00221D44">
              <w:rPr>
                <w:i/>
                <w:iCs/>
                <w:snapToGrid/>
                <w:color w:val="auto"/>
                <w:szCs w:val="26"/>
                <w:lang w:val="vi-VN"/>
              </w:rPr>
              <w:t>dữ liệu chấm đ</w:t>
            </w:r>
            <w:r w:rsidR="003337BF" w:rsidRPr="00221D44">
              <w:rPr>
                <w:i/>
                <w:iCs/>
                <w:snapToGrid/>
                <w:color w:val="auto"/>
                <w:szCs w:val="26"/>
                <w:lang w:val="vi-VN"/>
              </w:rPr>
              <w:t xml:space="preserve">iểm liên quan đến đơn vị </w:t>
            </w:r>
            <w:r w:rsidR="00221D44" w:rsidRPr="00221D44">
              <w:rPr>
                <w:i/>
                <w:iCs/>
                <w:snapToGrid/>
                <w:color w:val="auto"/>
                <w:szCs w:val="26"/>
                <w:lang w:val="vi-VN"/>
              </w:rPr>
              <w:t>này, bạn không thể xoá</w:t>
            </w:r>
            <w:r w:rsidR="00221D44">
              <w:rPr>
                <w:snapToGrid/>
                <w:color w:val="auto"/>
                <w:szCs w:val="26"/>
                <w:lang w:val="vi-VN"/>
              </w:rPr>
              <w:t>”</w:t>
            </w:r>
          </w:p>
        </w:tc>
      </w:tr>
      <w:tr w:rsidR="00397DFE" w:rsidRPr="002F4F88" w14:paraId="301E8E50" w14:textId="77777777" w:rsidTr="00DF74CF">
        <w:tc>
          <w:tcPr>
            <w:tcW w:w="817" w:type="dxa"/>
            <w:shd w:val="clear" w:color="auto" w:fill="auto"/>
          </w:tcPr>
          <w:p w14:paraId="7AADC05D" w14:textId="77777777" w:rsidR="00397DFE" w:rsidRPr="002F4F88" w:rsidRDefault="00397DFE" w:rsidP="00DF74CF">
            <w:pPr>
              <w:pStyle w:val="ListParagraph"/>
              <w:numPr>
                <w:ilvl w:val="0"/>
                <w:numId w:val="75"/>
              </w:numPr>
            </w:pPr>
          </w:p>
        </w:tc>
        <w:tc>
          <w:tcPr>
            <w:tcW w:w="1877" w:type="dxa"/>
            <w:shd w:val="clear" w:color="auto" w:fill="auto"/>
          </w:tcPr>
          <w:p w14:paraId="76B9A784"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4B5C7D58" w14:textId="6A8B01C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2C7222">
              <w:rPr>
                <w:snapToGrid/>
                <w:color w:val="auto"/>
                <w:szCs w:val="26"/>
              </w:rPr>
              <w:t>đơn</w:t>
            </w:r>
            <w:r w:rsidR="002C7222">
              <w:rPr>
                <w:snapToGrid/>
                <w:color w:val="auto"/>
                <w:szCs w:val="26"/>
                <w:lang w:val="vi-VN"/>
              </w:rPr>
              <w:t xml:space="preserve"> </w:t>
            </w:r>
            <w:r w:rsidR="009D496B">
              <w:rPr>
                <w:snapToGrid/>
                <w:color w:val="auto"/>
                <w:szCs w:val="26"/>
                <w:lang w:val="vi-VN"/>
              </w:rPr>
              <w:t>vị hiển thị các</w:t>
            </w:r>
            <w:r>
              <w:rPr>
                <w:snapToGrid/>
                <w:color w:val="auto"/>
                <w:szCs w:val="26"/>
              </w:rPr>
              <w:t xml:space="preserve"> thông tin</w:t>
            </w:r>
            <w:r w:rsidR="004520B7">
              <w:rPr>
                <w:snapToGrid/>
                <w:color w:val="auto"/>
                <w:szCs w:val="26"/>
                <w:lang w:val="vi-VN"/>
              </w:rPr>
              <w:t xml:space="preserve"> sau</w:t>
            </w:r>
            <w:r>
              <w:rPr>
                <w:snapToGrid/>
                <w:color w:val="auto"/>
                <w:szCs w:val="26"/>
              </w:rPr>
              <w:t>:</w:t>
            </w:r>
          </w:p>
          <w:p w14:paraId="4D3E4575" w14:textId="2E249612" w:rsidR="001543ED" w:rsidRDefault="001543ED"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STT</w:t>
            </w:r>
          </w:p>
          <w:p w14:paraId="7D910C26" w14:textId="6315FFE9" w:rsidR="00A40503" w:rsidRPr="00A40503" w:rsidRDefault="00A40503"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đơn vị</w:t>
            </w:r>
          </w:p>
          <w:p w14:paraId="364185B1" w14:textId="4C32F16F" w:rsidR="00397DFE" w:rsidRDefault="00A40503"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Tê</w:t>
            </w:r>
            <w:r>
              <w:rPr>
                <w:snapToGrid/>
                <w:color w:val="auto"/>
                <w:szCs w:val="26"/>
                <w:lang w:val="vi-VN"/>
              </w:rPr>
              <w:t>n đơn vị</w:t>
            </w:r>
          </w:p>
          <w:p w14:paraId="0AB2A049" w14:textId="21A92E1B"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t xml:space="preserve">Loại </w:t>
            </w:r>
            <w:r w:rsidR="004520B7">
              <w:rPr>
                <w:snapToGrid/>
                <w:color w:val="auto"/>
                <w:szCs w:val="26"/>
              </w:rPr>
              <w:t>đơn</w:t>
            </w:r>
            <w:r w:rsidR="004520B7">
              <w:rPr>
                <w:snapToGrid/>
                <w:color w:val="auto"/>
                <w:szCs w:val="26"/>
                <w:lang w:val="vi-VN"/>
              </w:rPr>
              <w:t xml:space="preserve"> vị</w:t>
            </w:r>
          </w:p>
          <w:p w14:paraId="01BBC0DA" w14:textId="77777777" w:rsidR="00397DFE" w:rsidRDefault="00397DFE" w:rsidP="00911D8A">
            <w:pPr>
              <w:pStyle w:val="NormalIndent"/>
              <w:keepNext w:val="0"/>
              <w:keepLines/>
              <w:widowControl w:val="0"/>
              <w:numPr>
                <w:ilvl w:val="0"/>
                <w:numId w:val="76"/>
              </w:numPr>
              <w:spacing w:before="0" w:after="0" w:line="312" w:lineRule="auto"/>
              <w:jc w:val="left"/>
              <w:rPr>
                <w:snapToGrid/>
                <w:color w:val="auto"/>
                <w:szCs w:val="26"/>
              </w:rPr>
            </w:pPr>
            <w:r>
              <w:rPr>
                <w:snapToGrid/>
                <w:color w:val="auto"/>
                <w:szCs w:val="26"/>
              </w:rPr>
              <w:lastRenderedPageBreak/>
              <w:t>Trạng thái</w:t>
            </w:r>
          </w:p>
          <w:p w14:paraId="1AE224BE" w14:textId="7AF473D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4520B7">
              <w:rPr>
                <w:snapToGrid/>
                <w:color w:val="auto"/>
                <w:szCs w:val="26"/>
              </w:rPr>
              <w:t>đơn</w:t>
            </w:r>
            <w:r w:rsidR="004520B7">
              <w:rPr>
                <w:snapToGrid/>
                <w:color w:val="auto"/>
                <w:szCs w:val="26"/>
                <w:lang w:val="vi-VN"/>
              </w:rPr>
              <w:t xml:space="preserve"> vị hiển thị phân cấp </w:t>
            </w:r>
            <w:r w:rsidR="00C63045">
              <w:rPr>
                <w:snapToGrid/>
                <w:color w:val="auto"/>
                <w:szCs w:val="26"/>
                <w:lang w:val="vi-VN"/>
              </w:rPr>
              <w:t>cha-con dạng cây</w:t>
            </w:r>
          </w:p>
          <w:p w14:paraId="70A853AE"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049F3612" w14:textId="10CB6092" w:rsidR="00397DFE" w:rsidRPr="008328B6" w:rsidRDefault="00397DFE"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 xml:space="preserve">Tên </w:t>
            </w:r>
            <w:r w:rsidR="00C63045">
              <w:rPr>
                <w:snapToGrid/>
                <w:color w:val="auto"/>
                <w:szCs w:val="26"/>
              </w:rPr>
              <w:t>đơn</w:t>
            </w:r>
            <w:r w:rsidR="00C63045">
              <w:rPr>
                <w:snapToGrid/>
                <w:color w:val="auto"/>
                <w:szCs w:val="26"/>
                <w:lang w:val="vi-VN"/>
              </w:rPr>
              <w:t xml:space="preserve"> vị</w:t>
            </w:r>
          </w:p>
          <w:p w14:paraId="65447723" w14:textId="608550F1" w:rsidR="008328B6" w:rsidRPr="00C63045" w:rsidRDefault="008328B6"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M</w:t>
            </w:r>
            <w:r>
              <w:rPr>
                <w:snapToGrid/>
                <w:color w:val="auto"/>
                <w:szCs w:val="26"/>
                <w:lang w:val="vi-VN"/>
              </w:rPr>
              <w:t>ã đơn vị</w:t>
            </w:r>
          </w:p>
          <w:p w14:paraId="4BB74ECD" w14:textId="0921A866" w:rsidR="00C63045" w:rsidRDefault="00C63045"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đơn vị</w:t>
            </w:r>
          </w:p>
          <w:p w14:paraId="3B8F6199" w14:textId="77777777" w:rsidR="00397DFE" w:rsidRDefault="00397DFE" w:rsidP="00911D8A">
            <w:pPr>
              <w:pStyle w:val="NormalIndent"/>
              <w:keepNext w:val="0"/>
              <w:keepLines/>
              <w:widowControl w:val="0"/>
              <w:numPr>
                <w:ilvl w:val="0"/>
                <w:numId w:val="77"/>
              </w:numPr>
              <w:spacing w:before="0" w:after="0" w:line="312" w:lineRule="auto"/>
              <w:jc w:val="left"/>
              <w:rPr>
                <w:snapToGrid/>
                <w:color w:val="auto"/>
                <w:szCs w:val="26"/>
              </w:rPr>
            </w:pPr>
            <w:r>
              <w:rPr>
                <w:snapToGrid/>
                <w:color w:val="auto"/>
                <w:szCs w:val="26"/>
              </w:rPr>
              <w:t>Trạng thái</w:t>
            </w:r>
          </w:p>
          <w:p w14:paraId="6AEA0DC1" w14:textId="20EEAE18" w:rsidR="00FC3F39" w:rsidRPr="00FC3F39" w:rsidRDefault="00780B6B" w:rsidP="00FC3F39">
            <w:pPr>
              <w:pStyle w:val="NormalIndent"/>
              <w:keepNext w:val="0"/>
              <w:keepLines/>
              <w:widowControl w:val="0"/>
              <w:numPr>
                <w:ilvl w:val="0"/>
                <w:numId w:val="15"/>
              </w:numPr>
              <w:spacing w:before="0" w:after="0" w:line="312" w:lineRule="auto"/>
              <w:jc w:val="left"/>
              <w:rPr>
                <w:b/>
                <w:bCs/>
                <w:snapToGrid/>
                <w:color w:val="auto"/>
                <w:szCs w:val="26"/>
                <w:lang w:val="vi-VN"/>
              </w:rPr>
            </w:pPr>
            <w:r w:rsidRPr="00FC3F39">
              <w:rPr>
                <w:b/>
                <w:bCs/>
                <w:snapToGrid/>
                <w:color w:val="auto"/>
                <w:szCs w:val="26"/>
                <w:lang w:val="vi-VN"/>
              </w:rPr>
              <w:t>Giao diện</w:t>
            </w:r>
            <w:r w:rsidR="00FC3F39">
              <w:rPr>
                <w:b/>
                <w:bCs/>
                <w:snapToGrid/>
                <w:color w:val="auto"/>
                <w:szCs w:val="26"/>
                <w:lang w:val="vi-VN"/>
              </w:rPr>
              <w:t xml:space="preserve">: </w:t>
            </w:r>
            <w:hyperlink r:id="rId27" w:history="1">
              <w:r w:rsidR="00FC3F39" w:rsidRPr="00A44996">
                <w:rPr>
                  <w:rStyle w:val="Hyperlink"/>
                  <w:snapToGrid/>
                  <w:szCs w:val="26"/>
                  <w:lang w:val="vi-VN"/>
                </w:rPr>
                <w:t>https://f2z0rj.axshare.com/#id=x37elc&amp;p=1__danh_muc_don_vi&amp;g=1</w:t>
              </w:r>
            </w:hyperlink>
          </w:p>
        </w:tc>
      </w:tr>
    </w:tbl>
    <w:p w14:paraId="1F466DCE" w14:textId="77777777" w:rsidR="00397DFE" w:rsidRDefault="00397DFE" w:rsidP="00397DFE">
      <w:pPr>
        <w:rPr>
          <w:b/>
          <w:szCs w:val="26"/>
        </w:rPr>
      </w:pPr>
      <w:r w:rsidRPr="002F4F88">
        <w:rPr>
          <w:b/>
          <w:szCs w:val="26"/>
        </w:rPr>
        <w:lastRenderedPageBreak/>
        <w:t>Yêu cầu đặc biệt/Điều kiện ràng buộc:</w:t>
      </w:r>
      <w:r>
        <w:rPr>
          <w:b/>
          <w:szCs w:val="26"/>
        </w:rPr>
        <w:t xml:space="preserve"> N/A</w:t>
      </w:r>
    </w:p>
    <w:p w14:paraId="6BEF2A09" w14:textId="77777777" w:rsidR="00397DFE" w:rsidRDefault="00397DFE" w:rsidP="00397DFE">
      <w:pPr>
        <w:pStyle w:val="tvHeading111"/>
      </w:pPr>
      <w:bookmarkStart w:id="79" w:name="_Toc87047307"/>
      <w:r>
        <w:t>Danh mục hoạt động</w:t>
      </w:r>
      <w:bookmarkEnd w:id="79"/>
    </w:p>
    <w:p w14:paraId="512C8FEF" w14:textId="3CB4C538" w:rsidR="00397DFE" w:rsidRPr="008F707F" w:rsidRDefault="00397DFE" w:rsidP="00397DFE">
      <w:r w:rsidRPr="004A3ECC">
        <w:rPr>
          <w:b/>
          <w:bCs/>
          <w:szCs w:val="26"/>
        </w:rPr>
        <w:t>Mục đích:</w:t>
      </w:r>
      <w:r>
        <w:rPr>
          <w:b/>
          <w:bCs/>
          <w:szCs w:val="26"/>
        </w:rPr>
        <w:t xml:space="preserve"> </w:t>
      </w:r>
      <w:r w:rsidR="002579AC" w:rsidRPr="002579AC">
        <w:rPr>
          <w:szCs w:val="26"/>
        </w:rPr>
        <w:t>quản</w:t>
      </w:r>
      <w:r w:rsidR="002579AC" w:rsidRPr="002579AC">
        <w:rPr>
          <w:szCs w:val="26"/>
          <w:lang w:val="vi-VN"/>
        </w:rPr>
        <w:t xml:space="preserve"> lý</w:t>
      </w:r>
      <w:r w:rsidR="002579AC">
        <w:rPr>
          <w:b/>
          <w:bCs/>
          <w:szCs w:val="26"/>
          <w:lang w:val="vi-VN"/>
        </w:rPr>
        <w:t xml:space="preserve"> </w:t>
      </w:r>
      <w:r w:rsidR="00743703" w:rsidRPr="00743703">
        <w:rPr>
          <w:szCs w:val="26"/>
          <w:lang w:val="vi-VN"/>
        </w:rPr>
        <w:t xml:space="preserve">các hoạt </w:t>
      </w:r>
      <w:r w:rsidR="00743703">
        <w:rPr>
          <w:szCs w:val="26"/>
          <w:lang w:val="vi-VN"/>
        </w:rPr>
        <w:t>động trong doanh nghiệp, đây là đối tượng có thể được kiểm toán</w:t>
      </w:r>
      <w:r>
        <w:rPr>
          <w:bCs/>
          <w:szCs w:val="26"/>
        </w:rPr>
        <w:t xml:space="preserve"> </w:t>
      </w:r>
    </w:p>
    <w:p w14:paraId="359A969F" w14:textId="77777777" w:rsidR="00397DFE" w:rsidRDefault="00397DFE" w:rsidP="00397DFE">
      <w:pPr>
        <w:rPr>
          <w:szCs w:val="26"/>
        </w:rPr>
      </w:pPr>
      <w:r w:rsidRPr="004A3ECC">
        <w:rPr>
          <w:b/>
          <w:bCs/>
          <w:szCs w:val="26"/>
        </w:rPr>
        <w:t>Vai trò thực hiện:</w:t>
      </w:r>
      <w:r w:rsidRPr="002F4F88">
        <w:rPr>
          <w:szCs w:val="26"/>
        </w:rPr>
        <w:t xml:space="preserve"> </w:t>
      </w:r>
      <w:r>
        <w:rPr>
          <w:szCs w:val="26"/>
        </w:rPr>
        <w:t>Trưởng bộ phận KTNB, KTV</w:t>
      </w:r>
    </w:p>
    <w:p w14:paraId="089BF7A2"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37B9FF54" w14:textId="77777777" w:rsidTr="00DF74CF">
        <w:trPr>
          <w:trHeight w:val="449"/>
        </w:trPr>
        <w:tc>
          <w:tcPr>
            <w:tcW w:w="817" w:type="dxa"/>
            <w:shd w:val="clear" w:color="auto" w:fill="auto"/>
          </w:tcPr>
          <w:p w14:paraId="6277ACDC"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242F57C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4748322F"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2F4F88" w14:paraId="4FB1F3F7" w14:textId="77777777" w:rsidTr="00DF74CF">
        <w:tc>
          <w:tcPr>
            <w:tcW w:w="817" w:type="dxa"/>
            <w:shd w:val="clear" w:color="auto" w:fill="auto"/>
          </w:tcPr>
          <w:p w14:paraId="75851394" w14:textId="77777777" w:rsidR="00397DFE" w:rsidRPr="002F4F88" w:rsidRDefault="00397DFE" w:rsidP="00911D8A">
            <w:pPr>
              <w:pStyle w:val="ListParagraph"/>
              <w:numPr>
                <w:ilvl w:val="0"/>
                <w:numId w:val="78"/>
              </w:numPr>
            </w:pPr>
          </w:p>
        </w:tc>
        <w:tc>
          <w:tcPr>
            <w:tcW w:w="1877" w:type="dxa"/>
            <w:shd w:val="clear" w:color="auto" w:fill="auto"/>
          </w:tcPr>
          <w:p w14:paraId="0D4CFB59"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5D532C12" w14:textId="71B93A4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2732B5">
              <w:rPr>
                <w:snapToGrid/>
                <w:color w:val="auto"/>
                <w:szCs w:val="26"/>
              </w:rPr>
              <w:t>tạo</w:t>
            </w:r>
            <w:r w:rsidR="002732B5">
              <w:rPr>
                <w:snapToGrid/>
                <w:color w:val="auto"/>
                <w:szCs w:val="26"/>
                <w:lang w:val="vi-VN"/>
              </w:rPr>
              <w:t xml:space="preserve"> mới</w:t>
            </w:r>
            <w:r>
              <w:rPr>
                <w:snapToGrid/>
                <w:color w:val="auto"/>
                <w:szCs w:val="26"/>
              </w:rPr>
              <w:t xml:space="preserve"> hoạt </w:t>
            </w:r>
            <w:r w:rsidR="006324B1">
              <w:rPr>
                <w:snapToGrid/>
                <w:color w:val="auto"/>
                <w:szCs w:val="26"/>
              </w:rPr>
              <w:t>động</w:t>
            </w:r>
            <w:r w:rsidR="006324B1">
              <w:rPr>
                <w:snapToGrid/>
                <w:color w:val="auto"/>
                <w:szCs w:val="26"/>
                <w:lang w:val="vi-VN"/>
              </w:rPr>
              <w:t xml:space="preserve"> </w:t>
            </w:r>
            <w:r>
              <w:rPr>
                <w:snapToGrid/>
                <w:color w:val="auto"/>
                <w:szCs w:val="26"/>
              </w:rPr>
              <w:t>trên hệ thống</w:t>
            </w:r>
            <w:r w:rsidR="006324B1">
              <w:rPr>
                <w:snapToGrid/>
                <w:color w:val="auto"/>
                <w:szCs w:val="26"/>
                <w:lang w:val="vi-VN"/>
              </w:rPr>
              <w:t xml:space="preserve">, </w:t>
            </w:r>
            <w:r>
              <w:rPr>
                <w:snapToGrid/>
                <w:color w:val="auto"/>
                <w:szCs w:val="26"/>
              </w:rPr>
              <w:t>nhập các thông tin:</w:t>
            </w:r>
          </w:p>
          <w:p w14:paraId="5ACE84DB" w14:textId="7D6F40E9"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Tên hoạt động*</w:t>
            </w:r>
          </w:p>
          <w:p w14:paraId="301A18B7" w14:textId="5A533B10" w:rsidR="00A40503" w:rsidRDefault="00A40503"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ins w:id="80"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78C33004" w14:textId="0D5DD0C7" w:rsidR="0053691C" w:rsidRDefault="0053691C"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cha: </w:t>
            </w:r>
            <w:r w:rsidRPr="00134879">
              <w:rPr>
                <w:bCs/>
                <w:szCs w:val="26"/>
              </w:rPr>
              <w:t xml:space="preserve">chọn 1 trong các </w:t>
            </w:r>
            <w:r>
              <w:rPr>
                <w:bCs/>
                <w:szCs w:val="26"/>
              </w:rPr>
              <w:t>hoạt</w:t>
            </w:r>
            <w:r>
              <w:rPr>
                <w:bCs/>
                <w:szCs w:val="26"/>
                <w:lang w:val="vi-VN"/>
              </w:rPr>
              <w:t xml:space="preserve"> động</w:t>
            </w:r>
            <w:r w:rsidRPr="00134879">
              <w:rPr>
                <w:bCs/>
                <w:szCs w:val="26"/>
              </w:rPr>
              <w:t xml:space="preserve"> đã thêm trước đó, thông tin này giúp phân cấp các </w:t>
            </w:r>
            <w:r>
              <w:rPr>
                <w:bCs/>
                <w:szCs w:val="26"/>
              </w:rPr>
              <w:t>hoạt</w:t>
            </w:r>
            <w:r>
              <w:rPr>
                <w:bCs/>
                <w:szCs w:val="26"/>
                <w:lang w:val="vi-VN"/>
              </w:rPr>
              <w:t xml:space="preserve"> động </w:t>
            </w:r>
            <w:r w:rsidRPr="00134879">
              <w:rPr>
                <w:bCs/>
                <w:szCs w:val="26"/>
              </w:rPr>
              <w:t xml:space="preserve">thành dạng </w:t>
            </w:r>
            <w:r>
              <w:rPr>
                <w:bCs/>
                <w:szCs w:val="26"/>
              </w:rPr>
              <w:t>cây</w:t>
            </w:r>
          </w:p>
          <w:p w14:paraId="3FCBA8FD" w14:textId="1AEA0DA0"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 xml:space="preserve">Trạng thái: chọn </w:t>
            </w:r>
            <w:r w:rsidR="00B3563A">
              <w:rPr>
                <w:snapToGrid/>
                <w:color w:val="auto"/>
                <w:szCs w:val="26"/>
              </w:rPr>
              <w:t>Đang</w:t>
            </w:r>
            <w:r w:rsidR="00B3563A">
              <w:rPr>
                <w:snapToGrid/>
                <w:color w:val="auto"/>
                <w:szCs w:val="26"/>
                <w:lang w:val="vi-VN"/>
              </w:rPr>
              <w:t xml:space="preserve"> </w:t>
            </w:r>
            <w:r w:rsidR="00B3563A">
              <w:rPr>
                <w:bCs/>
                <w:szCs w:val="26"/>
                <w:lang w:val="vi-VN"/>
              </w:rPr>
              <w:t>h</w:t>
            </w:r>
            <w:r w:rsidR="00C93E5D" w:rsidRPr="00134879">
              <w:rPr>
                <w:bCs/>
                <w:szCs w:val="26"/>
              </w:rPr>
              <w:t>oạt động</w:t>
            </w:r>
            <w:r w:rsidR="00C93E5D">
              <w:rPr>
                <w:bCs/>
                <w:szCs w:val="26"/>
                <w:lang w:val="vi-VN"/>
              </w:rPr>
              <w:t>/</w:t>
            </w:r>
            <w:r w:rsidR="00C93E5D" w:rsidRPr="00134879">
              <w:rPr>
                <w:bCs/>
                <w:szCs w:val="26"/>
              </w:rPr>
              <w:t>Dừng hoạt động</w:t>
            </w:r>
            <w:r>
              <w:rPr>
                <w:snapToGrid/>
                <w:color w:val="auto"/>
                <w:szCs w:val="26"/>
              </w:rPr>
              <w:t xml:space="preserve">. Mặc định là </w:t>
            </w:r>
            <w:r w:rsidR="00B3563A">
              <w:rPr>
                <w:snapToGrid/>
                <w:color w:val="auto"/>
                <w:szCs w:val="26"/>
              </w:rPr>
              <w:t>Đang</w:t>
            </w:r>
            <w:r w:rsidR="00B3563A">
              <w:rPr>
                <w:snapToGrid/>
                <w:color w:val="auto"/>
                <w:szCs w:val="26"/>
                <w:lang w:val="vi-VN"/>
              </w:rPr>
              <w:t xml:space="preserve"> h</w:t>
            </w:r>
            <w:r w:rsidR="00C93E5D">
              <w:rPr>
                <w:snapToGrid/>
                <w:color w:val="auto"/>
                <w:szCs w:val="26"/>
              </w:rPr>
              <w:t>oạt</w:t>
            </w:r>
            <w:r w:rsidR="00C93E5D">
              <w:rPr>
                <w:snapToGrid/>
                <w:color w:val="auto"/>
                <w:szCs w:val="26"/>
                <w:lang w:val="vi-VN"/>
              </w:rPr>
              <w:t xml:space="preserve"> động</w:t>
            </w:r>
          </w:p>
          <w:p w14:paraId="2CC95C0C" w14:textId="77777777" w:rsidR="00397DFE" w:rsidRDefault="00397DFE" w:rsidP="00911D8A">
            <w:pPr>
              <w:pStyle w:val="NormalIndent"/>
              <w:keepNext w:val="0"/>
              <w:keepLines/>
              <w:widowControl w:val="0"/>
              <w:numPr>
                <w:ilvl w:val="0"/>
                <w:numId w:val="79"/>
              </w:numPr>
              <w:spacing w:before="0" w:after="0" w:line="312" w:lineRule="auto"/>
              <w:jc w:val="left"/>
              <w:rPr>
                <w:snapToGrid/>
                <w:color w:val="auto"/>
                <w:szCs w:val="26"/>
              </w:rPr>
            </w:pPr>
            <w:r>
              <w:rPr>
                <w:snapToGrid/>
                <w:color w:val="auto"/>
                <w:szCs w:val="26"/>
              </w:rPr>
              <w:t>Mô tả</w:t>
            </w:r>
          </w:p>
          <w:p w14:paraId="031ECD2D" w14:textId="194D9EBC"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sidRPr="002261BB">
              <w:rPr>
                <w:b/>
                <w:bCs/>
                <w:snapToGrid/>
                <w:color w:val="auto"/>
                <w:szCs w:val="26"/>
                <w:lang w:val="vi-VN"/>
              </w:rPr>
              <w:t>Giao diện:</w:t>
            </w:r>
            <w:r w:rsidR="002261BB">
              <w:rPr>
                <w:snapToGrid/>
                <w:color w:val="auto"/>
                <w:szCs w:val="26"/>
                <w:lang w:val="vi-VN"/>
              </w:rPr>
              <w:t xml:space="preserve"> </w:t>
            </w:r>
            <w:hyperlink r:id="rId28" w:anchor="id=0ctjnh&amp;p=6__them_moi_hoat_dong&amp;g=1" w:history="1">
              <w:r w:rsidR="002261BB" w:rsidRPr="00A44996">
                <w:rPr>
                  <w:rStyle w:val="Hyperlink"/>
                  <w:snapToGrid/>
                  <w:szCs w:val="26"/>
                  <w:lang w:val="vi-VN"/>
                </w:rPr>
                <w:t>https://f2z0rj.axshare.com/#id=0ctjnh&amp;p=6__them_moi_hoat_dong&amp;g=1</w:t>
              </w:r>
            </w:hyperlink>
          </w:p>
        </w:tc>
      </w:tr>
      <w:tr w:rsidR="003C551A" w:rsidRPr="002F4F88" w14:paraId="06794D68" w14:textId="77777777" w:rsidTr="00DF74CF">
        <w:tc>
          <w:tcPr>
            <w:tcW w:w="817" w:type="dxa"/>
            <w:shd w:val="clear" w:color="auto" w:fill="auto"/>
          </w:tcPr>
          <w:p w14:paraId="1192E2C1" w14:textId="77777777" w:rsidR="003C551A" w:rsidRPr="002F4F88" w:rsidRDefault="003C551A" w:rsidP="00911D8A">
            <w:pPr>
              <w:pStyle w:val="ListParagraph"/>
              <w:numPr>
                <w:ilvl w:val="0"/>
                <w:numId w:val="78"/>
              </w:numPr>
            </w:pPr>
          </w:p>
        </w:tc>
        <w:tc>
          <w:tcPr>
            <w:tcW w:w="1877" w:type="dxa"/>
            <w:shd w:val="clear" w:color="auto" w:fill="auto"/>
          </w:tcPr>
          <w:p w14:paraId="4B11B83D" w14:textId="67318261" w:rsidR="003C551A" w:rsidRPr="003C551A" w:rsidRDefault="003C551A" w:rsidP="00DF74CF">
            <w:pPr>
              <w:keepLines/>
              <w:widowControl w:val="0"/>
              <w:rPr>
                <w:szCs w:val="26"/>
                <w:lang w:val="vi-VN"/>
              </w:rPr>
            </w:pPr>
            <w:r>
              <w:rPr>
                <w:szCs w:val="26"/>
                <w:lang w:val="vi-VN"/>
              </w:rPr>
              <w:t>Import danh sách hoạt động qua file excel</w:t>
            </w:r>
          </w:p>
        </w:tc>
        <w:tc>
          <w:tcPr>
            <w:tcW w:w="6912" w:type="dxa"/>
            <w:shd w:val="clear" w:color="auto" w:fill="auto"/>
          </w:tcPr>
          <w:p w14:paraId="0D8C484A"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59BDF38E" w14:textId="35A46441"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p>
          <w:p w14:paraId="67358306" w14:textId="77777777" w:rsidR="00254F09" w:rsidRPr="002D721A" w:rsidRDefault="00254F09" w:rsidP="00911D8A">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import thành công, các đơn vị trong file sẽ được thêm mới vào hệ thống</w:t>
            </w:r>
          </w:p>
          <w:p w14:paraId="0AF0615D" w14:textId="77777777" w:rsidR="00254F09" w:rsidRDefault="00254F09" w:rsidP="00254F0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Hệ thống xử lý phân cấp các đơn vị sau khi import thành công dựa trên mã đơn vị cấp con và cấp cha</w:t>
            </w:r>
          </w:p>
          <w:p w14:paraId="42D3DAA4" w14:textId="3DF6CC54" w:rsidR="00254F09" w:rsidRDefault="00254F09" w:rsidP="00254F0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M</w:t>
            </w:r>
            <w:r>
              <w:rPr>
                <w:snapToGrid/>
                <w:color w:val="auto"/>
                <w:szCs w:val="26"/>
              </w:rPr>
              <w:t>ẫu fil</w:t>
            </w:r>
            <w:r>
              <w:rPr>
                <w:snapToGrid/>
                <w:color w:val="auto"/>
                <w:szCs w:val="26"/>
                <w:lang w:val="vi-VN"/>
              </w:rPr>
              <w:t xml:space="preserve">e </w:t>
            </w:r>
            <w:r>
              <w:rPr>
                <w:snapToGrid/>
                <w:color w:val="auto"/>
                <w:szCs w:val="26"/>
              </w:rPr>
              <w:t xml:space="preserve">import: </w:t>
            </w:r>
          </w:p>
          <w:p w14:paraId="40099246" w14:textId="17C6D2B0" w:rsidR="007559E4" w:rsidRDefault="006C4854" w:rsidP="007559E4">
            <w:pPr>
              <w:pStyle w:val="NormalIndent"/>
              <w:keepNext w:val="0"/>
              <w:keepLines/>
              <w:widowControl w:val="0"/>
              <w:numPr>
                <w:ilvl w:val="0"/>
                <w:numId w:val="0"/>
              </w:numPr>
              <w:spacing w:before="0" w:after="0" w:line="312" w:lineRule="auto"/>
              <w:ind w:left="360"/>
              <w:jc w:val="left"/>
              <w:rPr>
                <w:snapToGrid/>
                <w:color w:val="auto"/>
                <w:szCs w:val="26"/>
              </w:rPr>
            </w:pPr>
            <w:r w:rsidRPr="006C4854">
              <w:rPr>
                <w:noProof/>
                <w:snapToGrid/>
                <w:color w:val="auto"/>
                <w:szCs w:val="26"/>
              </w:rPr>
              <w:object w:dxaOrig="1520" w:dyaOrig="960" w14:anchorId="3B003EC5">
                <v:shape id="_x0000_i1026" type="#_x0000_t75" alt="" style="width:76.2pt;height:47.7pt;mso-width-percent:0;mso-height-percent:0;mso-width-percent:0;mso-height-percent:0" o:ole="">
                  <v:imagedata r:id="rId29" o:title=""/>
                </v:shape>
                <o:OLEObject Type="Embed" ProgID="Excel.Sheet.12" ShapeID="_x0000_i1026" DrawAspect="Icon" ObjectID="_1697661205" r:id="rId30"/>
              </w:object>
            </w:r>
          </w:p>
          <w:p w14:paraId="01D5E9DC" w14:textId="70D8B2C0" w:rsidR="003C551A" w:rsidRDefault="001374DD" w:rsidP="00DF74CF">
            <w:pPr>
              <w:pStyle w:val="NormalIndent"/>
              <w:keepNext w:val="0"/>
              <w:keepLines/>
              <w:widowControl w:val="0"/>
              <w:numPr>
                <w:ilvl w:val="0"/>
                <w:numId w:val="15"/>
              </w:numPr>
              <w:spacing w:before="0" w:after="0" w:line="312" w:lineRule="auto"/>
              <w:jc w:val="left"/>
              <w:rPr>
                <w:snapToGrid/>
                <w:color w:val="auto"/>
                <w:szCs w:val="26"/>
              </w:rPr>
            </w:pPr>
            <w:r w:rsidRPr="001374DD">
              <w:rPr>
                <w:b/>
                <w:bCs/>
                <w:snapToGrid/>
                <w:color w:val="auto"/>
                <w:szCs w:val="26"/>
              </w:rPr>
              <w:t>Giao</w:t>
            </w:r>
            <w:r w:rsidRPr="001374DD">
              <w:rPr>
                <w:b/>
                <w:bCs/>
                <w:snapToGrid/>
                <w:color w:val="auto"/>
                <w:szCs w:val="26"/>
                <w:lang w:val="vi-VN"/>
              </w:rPr>
              <w:t xml:space="preserve"> diện:</w:t>
            </w:r>
            <w:r>
              <w:rPr>
                <w:snapToGrid/>
                <w:color w:val="auto"/>
                <w:szCs w:val="26"/>
                <w:lang w:val="vi-VN"/>
              </w:rPr>
              <w:t xml:space="preserve"> tương tự giao diện import danh sách đơn vị</w:t>
            </w:r>
          </w:p>
        </w:tc>
      </w:tr>
      <w:tr w:rsidR="00F36BF6" w:rsidRPr="002F4F88" w14:paraId="6AC81937" w14:textId="77777777" w:rsidTr="00DF74CF">
        <w:tc>
          <w:tcPr>
            <w:tcW w:w="817" w:type="dxa"/>
            <w:shd w:val="clear" w:color="auto" w:fill="auto"/>
          </w:tcPr>
          <w:p w14:paraId="581AC46C" w14:textId="77777777" w:rsidR="00F36BF6" w:rsidRPr="002F4F88" w:rsidRDefault="00F36BF6" w:rsidP="00911D8A">
            <w:pPr>
              <w:pStyle w:val="ListParagraph"/>
              <w:numPr>
                <w:ilvl w:val="0"/>
                <w:numId w:val="78"/>
              </w:numPr>
            </w:pPr>
          </w:p>
        </w:tc>
        <w:tc>
          <w:tcPr>
            <w:tcW w:w="1877" w:type="dxa"/>
            <w:shd w:val="clear" w:color="auto" w:fill="auto"/>
          </w:tcPr>
          <w:p w14:paraId="15EE45B1" w14:textId="5FB83157" w:rsidR="00F36BF6" w:rsidRDefault="00F36BF6" w:rsidP="00F36BF6">
            <w:pPr>
              <w:keepLines/>
              <w:widowControl w:val="0"/>
              <w:rPr>
                <w:szCs w:val="26"/>
              </w:rPr>
            </w:pPr>
            <w:r>
              <w:rPr>
                <w:szCs w:val="26"/>
              </w:rPr>
              <w:t>Sửa thông tin</w:t>
            </w:r>
          </w:p>
        </w:tc>
        <w:tc>
          <w:tcPr>
            <w:tcW w:w="6912" w:type="dxa"/>
            <w:shd w:val="clear" w:color="auto" w:fill="auto"/>
          </w:tcPr>
          <w:p w14:paraId="5C6BA65B" w14:textId="77777777" w:rsidR="00F36BF6" w:rsidRDefault="00F36BF6" w:rsidP="00F36BF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hoạt động</w:t>
            </w:r>
          </w:p>
          <w:p w14:paraId="70F464B3" w14:textId="6A474A5B" w:rsidR="00FC0977" w:rsidRPr="00A836FB" w:rsidRDefault="00052816" w:rsidP="00A836FB">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Sửa</w:t>
            </w:r>
            <w:r>
              <w:rPr>
                <w:snapToGrid/>
                <w:color w:val="auto"/>
                <w:szCs w:val="26"/>
                <w:lang w:val="vi-VN"/>
              </w:rPr>
              <w:t xml:space="preserve"> trạng thái hoạt động thành Dừng hoạt động thì </w:t>
            </w:r>
            <w:r w:rsidR="00C93E5D">
              <w:rPr>
                <w:snapToGrid/>
                <w:color w:val="auto"/>
                <w:szCs w:val="26"/>
                <w:lang w:val="vi-VN"/>
              </w:rPr>
              <w:t>hoạt động</w:t>
            </w:r>
            <w:r>
              <w:rPr>
                <w:snapToGrid/>
                <w:color w:val="auto"/>
                <w:szCs w:val="26"/>
                <w:lang w:val="vi-VN"/>
              </w:rPr>
              <w:t xml:space="preserve"> đó sẽ không còn được sử dụng ở các chức năng khác trên hệ thống</w:t>
            </w:r>
          </w:p>
        </w:tc>
      </w:tr>
      <w:tr w:rsidR="00397DFE" w:rsidRPr="002F4F88" w14:paraId="390D4927" w14:textId="77777777" w:rsidTr="00DF74CF">
        <w:tc>
          <w:tcPr>
            <w:tcW w:w="817" w:type="dxa"/>
            <w:shd w:val="clear" w:color="auto" w:fill="auto"/>
          </w:tcPr>
          <w:p w14:paraId="78E9228C" w14:textId="77777777" w:rsidR="00397DFE" w:rsidRPr="002F4F88" w:rsidRDefault="00397DFE" w:rsidP="00911D8A">
            <w:pPr>
              <w:pStyle w:val="ListParagraph"/>
              <w:numPr>
                <w:ilvl w:val="0"/>
                <w:numId w:val="78"/>
              </w:numPr>
            </w:pPr>
          </w:p>
        </w:tc>
        <w:tc>
          <w:tcPr>
            <w:tcW w:w="1877" w:type="dxa"/>
            <w:shd w:val="clear" w:color="auto" w:fill="auto"/>
          </w:tcPr>
          <w:p w14:paraId="22DF4135"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69D55AE7" w14:textId="767A98D5"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thông tin </w:t>
            </w:r>
            <w:r w:rsidR="00C93E5D">
              <w:rPr>
                <w:snapToGrid/>
                <w:color w:val="auto"/>
                <w:szCs w:val="26"/>
              </w:rPr>
              <w:t>hoạt</w:t>
            </w:r>
            <w:r w:rsidR="00C93E5D">
              <w:rPr>
                <w:snapToGrid/>
                <w:color w:val="auto"/>
                <w:szCs w:val="26"/>
                <w:lang w:val="vi-VN"/>
              </w:rPr>
              <w:t xml:space="preserve"> động</w:t>
            </w:r>
            <w:r>
              <w:rPr>
                <w:snapToGrid/>
                <w:color w:val="auto"/>
                <w:szCs w:val="26"/>
              </w:rPr>
              <w:t>. Hệ thống hiển thị các thông tin đúng như lần cập nhật cuối cùng. Ngoài ra, hệ thống hiển thị thêm các thông tin Người tạo, Ngày tạo, Người sửa, Ngày sửa.</w:t>
            </w:r>
          </w:p>
        </w:tc>
      </w:tr>
      <w:tr w:rsidR="00397DFE" w:rsidRPr="002F4F88" w14:paraId="64FB2581" w14:textId="77777777" w:rsidTr="00DF74CF">
        <w:tc>
          <w:tcPr>
            <w:tcW w:w="817" w:type="dxa"/>
            <w:shd w:val="clear" w:color="auto" w:fill="auto"/>
          </w:tcPr>
          <w:p w14:paraId="7C719767" w14:textId="77777777" w:rsidR="00397DFE" w:rsidRPr="002F4F88" w:rsidRDefault="00397DFE" w:rsidP="00911D8A">
            <w:pPr>
              <w:pStyle w:val="ListParagraph"/>
              <w:numPr>
                <w:ilvl w:val="0"/>
                <w:numId w:val="78"/>
              </w:numPr>
            </w:pPr>
          </w:p>
        </w:tc>
        <w:tc>
          <w:tcPr>
            <w:tcW w:w="1877" w:type="dxa"/>
            <w:shd w:val="clear" w:color="auto" w:fill="auto"/>
          </w:tcPr>
          <w:p w14:paraId="2CCA3CE9"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658F7F19" w14:textId="11BF4BB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hoạt động</w:t>
            </w:r>
          </w:p>
          <w:p w14:paraId="4D0BD4B9" w14:textId="5359D55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AA6C77">
              <w:rPr>
                <w:i/>
                <w:iCs/>
                <w:snapToGrid/>
                <w:color w:val="auto"/>
                <w:szCs w:val="26"/>
              </w:rPr>
              <w:t xml:space="preserve">Bạn có chắc chắn muốn xóa </w:t>
            </w:r>
            <w:r w:rsidR="00C85F77" w:rsidRPr="00AA6C77">
              <w:rPr>
                <w:i/>
                <w:iCs/>
                <w:snapToGrid/>
                <w:color w:val="auto"/>
                <w:szCs w:val="26"/>
              </w:rPr>
              <w:t>bản</w:t>
            </w:r>
            <w:r w:rsidR="00C85F77" w:rsidRPr="00AA6C77">
              <w:rPr>
                <w:i/>
                <w:iCs/>
                <w:snapToGrid/>
                <w:color w:val="auto"/>
                <w:szCs w:val="26"/>
                <w:lang w:val="vi-VN"/>
              </w:rPr>
              <w:t xml:space="preserve"> ghi này</w:t>
            </w:r>
            <w:r w:rsidRPr="00AA6C77">
              <w:rPr>
                <w:i/>
                <w:iCs/>
                <w:snapToGrid/>
                <w:color w:val="auto"/>
                <w:szCs w:val="26"/>
              </w:rPr>
              <w:t>?</w:t>
            </w:r>
            <w:r w:rsidR="00C85F77" w:rsidRPr="00AA6C77">
              <w:rPr>
                <w:i/>
                <w:iCs/>
                <w:snapToGrid/>
                <w:color w:val="auto"/>
                <w:szCs w:val="26"/>
                <w:lang w:val="vi-VN"/>
              </w:rPr>
              <w:t xml:space="preserve"> kèm theo tên hoạt động</w:t>
            </w:r>
            <w:r>
              <w:rPr>
                <w:snapToGrid/>
                <w:color w:val="auto"/>
                <w:szCs w:val="26"/>
              </w:rPr>
              <w:t>”. NSD chọn có hoặc không:</w:t>
            </w:r>
          </w:p>
          <w:p w14:paraId="59EC9399" w14:textId="2D567974" w:rsidR="00397DFE" w:rsidRDefault="00397DFE" w:rsidP="00911D8A">
            <w:pPr>
              <w:pStyle w:val="NormalIndent"/>
              <w:keepNext w:val="0"/>
              <w:keepLines/>
              <w:widowControl w:val="0"/>
              <w:numPr>
                <w:ilvl w:val="0"/>
                <w:numId w:val="122"/>
              </w:numPr>
              <w:spacing w:before="0" w:after="0" w:line="312" w:lineRule="auto"/>
              <w:jc w:val="left"/>
              <w:rPr>
                <w:snapToGrid/>
                <w:color w:val="auto"/>
                <w:szCs w:val="26"/>
              </w:rPr>
            </w:pPr>
            <w:r>
              <w:rPr>
                <w:snapToGrid/>
                <w:color w:val="auto"/>
                <w:szCs w:val="26"/>
              </w:rPr>
              <w:t>Nếu chọn có, hệ thống thực hiện xóa hoạt động đã chọn</w:t>
            </w:r>
          </w:p>
          <w:p w14:paraId="5C7A40B8" w14:textId="77777777" w:rsidR="00AA6C77" w:rsidRDefault="00397DFE" w:rsidP="00911D8A">
            <w:pPr>
              <w:pStyle w:val="NormalIndent"/>
              <w:keepNext w:val="0"/>
              <w:keepLines/>
              <w:widowControl w:val="0"/>
              <w:numPr>
                <w:ilvl w:val="0"/>
                <w:numId w:val="122"/>
              </w:numPr>
              <w:spacing w:before="0" w:after="0" w:line="312" w:lineRule="auto"/>
              <w:jc w:val="left"/>
              <w:rPr>
                <w:snapToGrid/>
                <w:color w:val="auto"/>
                <w:szCs w:val="26"/>
              </w:rPr>
            </w:pPr>
            <w:r>
              <w:rPr>
                <w:snapToGrid/>
                <w:color w:val="auto"/>
                <w:szCs w:val="26"/>
              </w:rPr>
              <w:t xml:space="preserve">Nếu chọn không, hệ thống hủy bỏ lệnh xóa </w:t>
            </w:r>
          </w:p>
          <w:p w14:paraId="3967FA53" w14:textId="3423E631" w:rsidR="00BA306F" w:rsidRPr="002F4F88" w:rsidRDefault="00BA306F" w:rsidP="00AA6C7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hoạt</w:t>
            </w:r>
            <w:r>
              <w:rPr>
                <w:snapToGrid/>
                <w:color w:val="auto"/>
                <w:szCs w:val="26"/>
                <w:lang w:val="vi-VN"/>
              </w:rPr>
              <w:t xml:space="preserve"> động</w:t>
            </w:r>
            <w:r>
              <w:rPr>
                <w:snapToGrid/>
                <w:color w:val="auto"/>
                <w:szCs w:val="26"/>
              </w:rPr>
              <w:t xml:space="preserve"> </w:t>
            </w:r>
            <w:r w:rsidR="00A836FB">
              <w:rPr>
                <w:snapToGrid/>
                <w:color w:val="auto"/>
                <w:szCs w:val="26"/>
              </w:rPr>
              <w:t>đã có</w:t>
            </w:r>
            <w:r w:rsidR="00A836FB">
              <w:rPr>
                <w:snapToGrid/>
                <w:color w:val="auto"/>
                <w:szCs w:val="26"/>
                <w:lang w:val="vi-VN"/>
              </w:rPr>
              <w:t xml:space="preserve"> bảng chấm điểm rủi ro cấp độ tổ chức </w:t>
            </w:r>
            <w:r w:rsidR="00A836FB">
              <w:rPr>
                <w:snapToGrid/>
                <w:color w:val="auto"/>
                <w:szCs w:val="26"/>
              </w:rPr>
              <w:t>trên hệ thống</w:t>
            </w:r>
            <w:r w:rsidR="00A836FB">
              <w:rPr>
                <w:snapToGrid/>
                <w:color w:val="auto"/>
                <w:szCs w:val="26"/>
                <w:lang w:val="vi-VN"/>
              </w:rPr>
              <w:t xml:space="preserve"> </w:t>
            </w:r>
            <w:r w:rsidR="00A836FB"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w:t>
            </w:r>
            <w:r w:rsidR="007230BA">
              <w:rPr>
                <w:i/>
                <w:iCs/>
                <w:snapToGrid/>
                <w:color w:val="auto"/>
                <w:szCs w:val="26"/>
                <w:lang w:val="vi-VN"/>
              </w:rPr>
              <w:t>đánh giá rủi ro liê</w:t>
            </w:r>
            <w:r w:rsidRPr="00221D44">
              <w:rPr>
                <w:i/>
                <w:iCs/>
                <w:snapToGrid/>
                <w:color w:val="auto"/>
                <w:szCs w:val="26"/>
                <w:lang w:val="vi-VN"/>
              </w:rPr>
              <w:t xml:space="preserve">n quan đến </w:t>
            </w:r>
            <w:r>
              <w:rPr>
                <w:i/>
                <w:iCs/>
                <w:snapToGrid/>
                <w:color w:val="auto"/>
                <w:szCs w:val="26"/>
                <w:lang w:val="vi-VN"/>
              </w:rPr>
              <w:t>hoạt động</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A31A554" w14:textId="77777777" w:rsidTr="00DF74CF">
        <w:tc>
          <w:tcPr>
            <w:tcW w:w="817" w:type="dxa"/>
            <w:shd w:val="clear" w:color="auto" w:fill="auto"/>
          </w:tcPr>
          <w:p w14:paraId="11DAC086" w14:textId="77777777" w:rsidR="00397DFE" w:rsidRPr="002F4F88" w:rsidRDefault="00397DFE" w:rsidP="00911D8A">
            <w:pPr>
              <w:pStyle w:val="ListParagraph"/>
              <w:numPr>
                <w:ilvl w:val="0"/>
                <w:numId w:val="78"/>
              </w:numPr>
            </w:pPr>
          </w:p>
        </w:tc>
        <w:tc>
          <w:tcPr>
            <w:tcW w:w="1877" w:type="dxa"/>
            <w:shd w:val="clear" w:color="auto" w:fill="auto"/>
          </w:tcPr>
          <w:p w14:paraId="1018956C"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1A290151" w14:textId="757612DD"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hoạt động hiển thị các thông tin:</w:t>
            </w:r>
          </w:p>
          <w:p w14:paraId="70CB1834" w14:textId="7E0E3940" w:rsidR="00AA347F" w:rsidRDefault="00AA347F"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p>
          <w:p w14:paraId="322432EE" w14:textId="23A0F45B"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Tên hoạt động</w:t>
            </w:r>
          </w:p>
          <w:p w14:paraId="31C29846" w14:textId="77777777" w:rsidR="00397DFE" w:rsidRDefault="00397DFE" w:rsidP="00911D8A">
            <w:pPr>
              <w:pStyle w:val="NormalIndent"/>
              <w:keepNext w:val="0"/>
              <w:keepLines/>
              <w:widowControl w:val="0"/>
              <w:numPr>
                <w:ilvl w:val="0"/>
                <w:numId w:val="80"/>
              </w:numPr>
              <w:spacing w:before="0" w:after="0" w:line="312" w:lineRule="auto"/>
              <w:jc w:val="left"/>
              <w:rPr>
                <w:snapToGrid/>
                <w:color w:val="auto"/>
                <w:szCs w:val="26"/>
              </w:rPr>
            </w:pPr>
            <w:r>
              <w:rPr>
                <w:snapToGrid/>
                <w:color w:val="auto"/>
                <w:szCs w:val="26"/>
              </w:rPr>
              <w:t>Trạng thái</w:t>
            </w:r>
          </w:p>
          <w:p w14:paraId="4BAEF4A5" w14:textId="736C8CCF" w:rsidR="00FB65D6" w:rsidRDefault="00FB65D6" w:rsidP="00FB65D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hoạt</w:t>
            </w:r>
            <w:r>
              <w:rPr>
                <w:snapToGrid/>
                <w:color w:val="auto"/>
                <w:szCs w:val="26"/>
                <w:lang w:val="vi-VN"/>
              </w:rPr>
              <w:t xml:space="preserve"> động hiển thị phân cấp cha-con dạng cây</w:t>
            </w:r>
          </w:p>
          <w:p w14:paraId="62F9AF7D"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4ADAA875" w14:textId="2D741E35" w:rsidR="00AA347F" w:rsidRDefault="00AA347F"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hoạt động</w:t>
            </w:r>
          </w:p>
          <w:p w14:paraId="1FCE4014" w14:textId="02B73E38" w:rsidR="00397DFE" w:rsidRDefault="00397DFE"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Tên hoạt động</w:t>
            </w:r>
          </w:p>
          <w:p w14:paraId="1C0BE00E" w14:textId="77777777" w:rsidR="005D73F1" w:rsidRDefault="00397DFE" w:rsidP="00911D8A">
            <w:pPr>
              <w:pStyle w:val="NormalIndent"/>
              <w:keepNext w:val="0"/>
              <w:keepLines/>
              <w:widowControl w:val="0"/>
              <w:numPr>
                <w:ilvl w:val="0"/>
                <w:numId w:val="81"/>
              </w:numPr>
              <w:spacing w:before="0" w:after="0" w:line="312" w:lineRule="auto"/>
              <w:jc w:val="left"/>
              <w:rPr>
                <w:snapToGrid/>
                <w:color w:val="auto"/>
                <w:szCs w:val="26"/>
              </w:rPr>
            </w:pPr>
            <w:r>
              <w:rPr>
                <w:snapToGrid/>
                <w:color w:val="auto"/>
                <w:szCs w:val="26"/>
              </w:rPr>
              <w:t>Trạng thái</w:t>
            </w:r>
          </w:p>
          <w:p w14:paraId="45A0F05B" w14:textId="13993066" w:rsidR="002261BB" w:rsidRPr="007E7555" w:rsidRDefault="007E7555" w:rsidP="002261B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lastRenderedPageBreak/>
              <w:t>Giao diện:</w:t>
            </w:r>
            <w:r w:rsidR="002261BB">
              <w:rPr>
                <w:snapToGrid/>
                <w:color w:val="auto"/>
                <w:szCs w:val="26"/>
                <w:lang w:val="vi-VN"/>
              </w:rPr>
              <w:t xml:space="preserve"> </w:t>
            </w:r>
            <w:hyperlink r:id="rId31" w:anchor="id=4xvg5x&amp;p=5__danh_muc_hoat_dong&amp;g=1" w:history="1">
              <w:r w:rsidR="002261BB" w:rsidRPr="00A44996">
                <w:rPr>
                  <w:rStyle w:val="Hyperlink"/>
                  <w:snapToGrid/>
                  <w:szCs w:val="26"/>
                  <w:lang w:val="vi-VN"/>
                </w:rPr>
                <w:t>https://f2z0rj.axshare.com/#id=4xvg5x&amp;p=5__danh_muc_hoat_dong&amp;g=1</w:t>
              </w:r>
            </w:hyperlink>
          </w:p>
        </w:tc>
      </w:tr>
    </w:tbl>
    <w:p w14:paraId="6DA07249" w14:textId="77777777" w:rsidR="00397DFE" w:rsidRPr="007C63A5" w:rsidRDefault="00397DFE" w:rsidP="00397DFE">
      <w:pPr>
        <w:rPr>
          <w:b/>
          <w:szCs w:val="26"/>
        </w:rPr>
      </w:pPr>
      <w:r w:rsidRPr="002F4F88">
        <w:rPr>
          <w:b/>
          <w:szCs w:val="26"/>
        </w:rPr>
        <w:lastRenderedPageBreak/>
        <w:t>Yêu cầu đặc biệt/Điều kiện ràng buộc:</w:t>
      </w:r>
      <w:r>
        <w:rPr>
          <w:b/>
          <w:szCs w:val="26"/>
        </w:rPr>
        <w:t xml:space="preserve"> N/A</w:t>
      </w:r>
    </w:p>
    <w:p w14:paraId="3F4D5481" w14:textId="77777777" w:rsidR="00397DFE" w:rsidRDefault="00397DFE" w:rsidP="00397DFE">
      <w:pPr>
        <w:pStyle w:val="tvHeading111"/>
      </w:pPr>
      <w:bookmarkStart w:id="81" w:name="_Toc87047308"/>
      <w:r>
        <w:t>Danh mục quy trình</w:t>
      </w:r>
      <w:bookmarkEnd w:id="81"/>
    </w:p>
    <w:p w14:paraId="14AFA79E" w14:textId="5EC2CC15" w:rsidR="00397DFE" w:rsidRPr="002F4F88" w:rsidRDefault="00397DFE" w:rsidP="00397DFE">
      <w:r w:rsidRPr="004A3ECC">
        <w:rPr>
          <w:b/>
          <w:bCs/>
          <w:szCs w:val="26"/>
        </w:rPr>
        <w:t>Mục đích:</w:t>
      </w:r>
      <w:r>
        <w:rPr>
          <w:b/>
          <w:bCs/>
          <w:szCs w:val="26"/>
        </w:rPr>
        <w:t xml:space="preserve"> </w:t>
      </w:r>
      <w:r w:rsidR="00FB195B" w:rsidRPr="00FB195B">
        <w:rPr>
          <w:szCs w:val="26"/>
        </w:rPr>
        <w:t>quản</w:t>
      </w:r>
      <w:r w:rsidR="00FB195B" w:rsidRPr="00FB195B">
        <w:rPr>
          <w:szCs w:val="26"/>
          <w:lang w:val="vi-VN"/>
        </w:rPr>
        <w:t xml:space="preserve"> </w:t>
      </w:r>
      <w:r w:rsidR="00FB195B">
        <w:rPr>
          <w:szCs w:val="26"/>
          <w:lang w:val="vi-VN"/>
        </w:rPr>
        <w:t xml:space="preserve">lý các quy </w:t>
      </w:r>
      <w:r w:rsidR="0070751B">
        <w:rPr>
          <w:szCs w:val="26"/>
          <w:lang w:val="vi-VN"/>
        </w:rPr>
        <w:t>trình nghiệp vụ, quy trình thực hiện công việc trong doanh nghiệp, đây là đối tượng có thể được kiểm toán</w:t>
      </w:r>
    </w:p>
    <w:p w14:paraId="31BE0834" w14:textId="77777777" w:rsidR="00397DFE" w:rsidRDefault="00397DFE" w:rsidP="00397DFE">
      <w:pPr>
        <w:rPr>
          <w:szCs w:val="26"/>
        </w:rPr>
      </w:pPr>
      <w:r w:rsidRPr="004A3ECC">
        <w:rPr>
          <w:b/>
          <w:bCs/>
          <w:szCs w:val="26"/>
        </w:rPr>
        <w:t>Vai trò thực hiện:</w:t>
      </w:r>
      <w:r w:rsidRPr="002F4F88">
        <w:rPr>
          <w:szCs w:val="26"/>
        </w:rPr>
        <w:t xml:space="preserve"> </w:t>
      </w:r>
      <w:r>
        <w:rPr>
          <w:szCs w:val="26"/>
        </w:rPr>
        <w:t>Trưởng bộ phận KTNB, KTV</w:t>
      </w:r>
    </w:p>
    <w:p w14:paraId="5375FB1B"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0D75294C" w14:textId="77777777" w:rsidTr="00DF74CF">
        <w:trPr>
          <w:trHeight w:val="449"/>
        </w:trPr>
        <w:tc>
          <w:tcPr>
            <w:tcW w:w="817" w:type="dxa"/>
            <w:shd w:val="clear" w:color="auto" w:fill="auto"/>
          </w:tcPr>
          <w:p w14:paraId="702F1D09"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5A79E77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11B2A51E"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2F4F88" w14:paraId="51F2E84A" w14:textId="77777777" w:rsidTr="00DF74CF">
        <w:tc>
          <w:tcPr>
            <w:tcW w:w="817" w:type="dxa"/>
            <w:shd w:val="clear" w:color="auto" w:fill="auto"/>
          </w:tcPr>
          <w:p w14:paraId="62BE0154" w14:textId="77777777" w:rsidR="00397DFE" w:rsidRPr="002F4F88" w:rsidRDefault="00397DFE" w:rsidP="00911D8A">
            <w:pPr>
              <w:pStyle w:val="ListParagraph"/>
              <w:numPr>
                <w:ilvl w:val="0"/>
                <w:numId w:val="82"/>
              </w:numPr>
            </w:pPr>
          </w:p>
        </w:tc>
        <w:tc>
          <w:tcPr>
            <w:tcW w:w="1877" w:type="dxa"/>
            <w:shd w:val="clear" w:color="auto" w:fill="auto"/>
          </w:tcPr>
          <w:p w14:paraId="2E45E09D"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49C6AC7E" w14:textId="05773E3E"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quy trình</w:t>
            </w:r>
            <w:r w:rsidR="00463F31">
              <w:rPr>
                <w:snapToGrid/>
                <w:color w:val="auto"/>
                <w:szCs w:val="26"/>
                <w:lang w:val="vi-VN"/>
              </w:rPr>
              <w:t>, nhập các</w:t>
            </w:r>
            <w:r>
              <w:rPr>
                <w:snapToGrid/>
                <w:color w:val="auto"/>
                <w:szCs w:val="26"/>
              </w:rPr>
              <w:t xml:space="preserve"> thông tin sau:</w:t>
            </w:r>
          </w:p>
          <w:p w14:paraId="65D44639" w14:textId="68087A74"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Tên quy trình*</w:t>
            </w:r>
          </w:p>
          <w:p w14:paraId="284EAC07" w14:textId="4215D32D" w:rsidR="00A40503" w:rsidRDefault="00A40503"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quy trình</w:t>
            </w:r>
            <w:ins w:id="82" w:author="LienNTQ" w:date="2021-10-28T09:22:00Z">
              <w:r w:rsidR="00575D5D">
                <w:rPr>
                  <w:snapToGrid/>
                  <w:color w:val="auto"/>
                  <w:szCs w:val="26"/>
                  <w:lang w:val="vi-VN"/>
                </w:rPr>
                <w:t>*</w:t>
              </w:r>
            </w:ins>
            <w:r>
              <w:rPr>
                <w:snapToGrid/>
                <w:color w:val="auto"/>
                <w:szCs w:val="26"/>
                <w:lang w:val="vi-VN"/>
              </w:rPr>
              <w:t xml:space="preserve">: </w:t>
            </w:r>
            <w:r>
              <w:rPr>
                <w:bCs/>
                <w:szCs w:val="26"/>
                <w:lang w:val="vi-VN"/>
              </w:rPr>
              <w:t>không được nhập trùng</w:t>
            </w:r>
          </w:p>
          <w:p w14:paraId="1B96DA7E" w14:textId="4ACAD3DB"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 xml:space="preserve">Đơn vị liên quan*: </w:t>
            </w:r>
            <w:r w:rsidR="0083340E">
              <w:rPr>
                <w:snapToGrid/>
                <w:color w:val="auto"/>
                <w:szCs w:val="26"/>
                <w:lang w:val="vi-VN"/>
              </w:rPr>
              <w:t>c</w:t>
            </w:r>
            <w:r>
              <w:rPr>
                <w:snapToGrid/>
                <w:color w:val="auto"/>
                <w:szCs w:val="26"/>
              </w:rPr>
              <w:t xml:space="preserve">họn 1 </w:t>
            </w:r>
            <w:r w:rsidR="00CE629C">
              <w:rPr>
                <w:snapToGrid/>
                <w:color w:val="auto"/>
                <w:szCs w:val="26"/>
              </w:rPr>
              <w:t>trong</w:t>
            </w:r>
            <w:r w:rsidR="00CE629C">
              <w:rPr>
                <w:snapToGrid/>
                <w:color w:val="auto"/>
                <w:szCs w:val="26"/>
                <w:lang w:val="vi-VN"/>
              </w:rPr>
              <w:t xml:space="preserve"> danh mục các đơn vị</w:t>
            </w:r>
            <w:r>
              <w:rPr>
                <w:snapToGrid/>
                <w:color w:val="auto"/>
                <w:szCs w:val="26"/>
              </w:rPr>
              <w:t xml:space="preserve"> </w:t>
            </w:r>
            <w:r w:rsidR="00CE629C" w:rsidRPr="00CE629C">
              <w:rPr>
                <w:i/>
                <w:iCs/>
                <w:snapToGrid/>
                <w:color w:val="0070C0"/>
                <w:szCs w:val="26"/>
                <w:lang w:val="vi-VN"/>
              </w:rPr>
              <w:t>(mục 3.1.1</w:t>
            </w:r>
            <w:r w:rsidR="00062256">
              <w:rPr>
                <w:i/>
                <w:iCs/>
                <w:snapToGrid/>
                <w:color w:val="0070C0"/>
                <w:szCs w:val="26"/>
                <w:lang w:val="vi-VN"/>
              </w:rPr>
              <w:t xml:space="preserve">), </w:t>
            </w:r>
            <w:r w:rsidR="00062256" w:rsidRPr="00BD0407">
              <w:rPr>
                <w:snapToGrid/>
                <w:color w:val="auto"/>
                <w:szCs w:val="26"/>
              </w:rPr>
              <w:t>danh sách chọn thể hiện phân cấp</w:t>
            </w:r>
            <w:r w:rsidR="00BD0407" w:rsidRPr="00BD0407">
              <w:rPr>
                <w:snapToGrid/>
                <w:color w:val="auto"/>
                <w:szCs w:val="26"/>
              </w:rPr>
              <w:t xml:space="preserve"> đơn vị cha con</w:t>
            </w:r>
          </w:p>
          <w:p w14:paraId="0548C8D4" w14:textId="0ACE0879"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Hoạt động liên quan</w:t>
            </w:r>
            <w:r w:rsidR="003C551A">
              <w:rPr>
                <w:snapToGrid/>
                <w:color w:val="auto"/>
                <w:szCs w:val="26"/>
                <w:lang w:val="vi-VN"/>
              </w:rPr>
              <w:t>*</w:t>
            </w:r>
            <w:r>
              <w:rPr>
                <w:snapToGrid/>
                <w:color w:val="auto"/>
                <w:szCs w:val="26"/>
              </w:rPr>
              <w:t>: chọn 1</w:t>
            </w:r>
            <w:r w:rsidR="0083340E">
              <w:rPr>
                <w:snapToGrid/>
                <w:color w:val="auto"/>
                <w:szCs w:val="26"/>
                <w:lang w:val="vi-VN"/>
              </w:rPr>
              <w:t xml:space="preserve"> trong danh mục các hoạt động </w:t>
            </w:r>
            <w:r w:rsidR="0083340E" w:rsidRPr="0083340E">
              <w:rPr>
                <w:i/>
                <w:iCs/>
                <w:snapToGrid/>
                <w:color w:val="0070C0"/>
                <w:szCs w:val="26"/>
                <w:lang w:val="vi-VN"/>
              </w:rPr>
              <w:t>(mục 3.1.2)</w:t>
            </w:r>
            <w:r w:rsidR="00BD0407">
              <w:rPr>
                <w:i/>
                <w:iCs/>
                <w:snapToGrid/>
                <w:color w:val="0070C0"/>
                <w:szCs w:val="26"/>
                <w:lang w:val="vi-VN"/>
              </w:rPr>
              <w:t xml:space="preserve">, </w:t>
            </w:r>
          </w:p>
          <w:p w14:paraId="544D1135" w14:textId="77777777" w:rsidR="00397DFE" w:rsidRDefault="00397DFE"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Trạng thái: Chọn Sử dụng/ Không sử dụng. Mặc định trạng thái là Sử dụng.</w:t>
            </w:r>
          </w:p>
          <w:p w14:paraId="09076326" w14:textId="4FBD673E" w:rsidR="00397DFE" w:rsidRPr="005509D4" w:rsidRDefault="00397DFE" w:rsidP="00911D8A">
            <w:pPr>
              <w:pStyle w:val="NormalIndent"/>
              <w:keepNext w:val="0"/>
              <w:keepLines/>
              <w:widowControl w:val="0"/>
              <w:numPr>
                <w:ilvl w:val="0"/>
                <w:numId w:val="83"/>
              </w:numPr>
              <w:spacing w:before="0" w:after="0" w:line="312" w:lineRule="auto"/>
              <w:jc w:val="left"/>
              <w:rPr>
                <w:snapToGrid/>
                <w:color w:val="auto"/>
                <w:szCs w:val="26"/>
              </w:rPr>
            </w:pPr>
            <w:r w:rsidRPr="00F74ABC">
              <w:rPr>
                <w:snapToGrid/>
                <w:color w:val="auto"/>
                <w:szCs w:val="26"/>
              </w:rPr>
              <w:t>Người phụ trách quy trình</w:t>
            </w:r>
            <w:r w:rsidR="00A76893">
              <w:rPr>
                <w:snapToGrid/>
                <w:color w:val="auto"/>
                <w:szCs w:val="26"/>
                <w:lang w:val="vi-VN"/>
              </w:rPr>
              <w:t>*</w:t>
            </w:r>
            <w:r w:rsidR="006B7A5C">
              <w:rPr>
                <w:snapToGrid/>
                <w:color w:val="auto"/>
                <w:szCs w:val="26"/>
                <w:lang w:val="vi-VN"/>
              </w:rPr>
              <w:t xml:space="preserve">: chọn 1 trong danh sách người dùng </w:t>
            </w:r>
            <w:r w:rsidR="00107A18">
              <w:rPr>
                <w:snapToGrid/>
                <w:color w:val="auto"/>
                <w:szCs w:val="26"/>
                <w:lang w:val="vi-VN"/>
              </w:rPr>
              <w:t xml:space="preserve">ở trạng thái Hoạt động </w:t>
            </w:r>
            <w:r w:rsidR="00107A18" w:rsidRPr="00107A18">
              <w:rPr>
                <w:i/>
                <w:iCs/>
                <w:snapToGrid/>
                <w:color w:val="0070C0"/>
                <w:szCs w:val="26"/>
                <w:lang w:val="vi-VN"/>
              </w:rPr>
              <w:t>(mục 2.1.1)</w:t>
            </w:r>
            <w:r w:rsidR="00107A18">
              <w:rPr>
                <w:snapToGrid/>
                <w:color w:val="auto"/>
                <w:szCs w:val="26"/>
                <w:lang w:val="vi-VN"/>
              </w:rPr>
              <w:t xml:space="preserve"> </w:t>
            </w:r>
            <w:r w:rsidR="006B7A5C">
              <w:rPr>
                <w:snapToGrid/>
                <w:color w:val="auto"/>
                <w:szCs w:val="26"/>
                <w:lang w:val="vi-VN"/>
              </w:rPr>
              <w:t>của hệ thống</w:t>
            </w:r>
            <w:r w:rsidR="008C298F">
              <w:rPr>
                <w:snapToGrid/>
                <w:color w:val="auto"/>
                <w:szCs w:val="26"/>
                <w:lang w:val="vi-VN"/>
              </w:rPr>
              <w:t>, danh sách hiển thị trên pop up cho phép tìm kiếm theo đơn vị</w:t>
            </w:r>
            <w:r w:rsidR="00A76893">
              <w:rPr>
                <w:snapToGrid/>
                <w:color w:val="auto"/>
                <w:szCs w:val="26"/>
                <w:lang w:val="vi-VN"/>
              </w:rPr>
              <w:t>, họ tên,</w:t>
            </w:r>
            <w:r w:rsidR="008C298F">
              <w:rPr>
                <w:snapToGrid/>
                <w:color w:val="auto"/>
                <w:szCs w:val="26"/>
                <w:lang w:val="vi-VN"/>
              </w:rPr>
              <w:t xml:space="preserve"> và </w:t>
            </w:r>
            <w:r w:rsidR="00393637">
              <w:rPr>
                <w:snapToGrid/>
                <w:color w:val="auto"/>
                <w:szCs w:val="26"/>
                <w:lang w:val="vi-VN"/>
              </w:rPr>
              <w:t xml:space="preserve">email </w:t>
            </w:r>
            <w:r w:rsidR="008C298F">
              <w:rPr>
                <w:snapToGrid/>
                <w:color w:val="auto"/>
                <w:szCs w:val="26"/>
                <w:lang w:val="vi-VN"/>
              </w:rPr>
              <w:t>người dùng</w:t>
            </w:r>
          </w:p>
          <w:p w14:paraId="0D9061B9" w14:textId="77777777" w:rsidR="005509D4" w:rsidRPr="0043701F" w:rsidRDefault="005509D4" w:rsidP="00911D8A">
            <w:pPr>
              <w:pStyle w:val="NormalIndent"/>
              <w:keepNext w:val="0"/>
              <w:keepLines/>
              <w:widowControl w:val="0"/>
              <w:numPr>
                <w:ilvl w:val="0"/>
                <w:numId w:val="83"/>
              </w:numPr>
              <w:spacing w:before="0" w:after="0" w:line="312" w:lineRule="auto"/>
              <w:jc w:val="left"/>
              <w:rPr>
                <w:snapToGrid/>
                <w:color w:val="auto"/>
                <w:szCs w:val="26"/>
              </w:rPr>
            </w:pPr>
            <w:r>
              <w:rPr>
                <w:snapToGrid/>
                <w:color w:val="auto"/>
                <w:szCs w:val="26"/>
              </w:rPr>
              <w:t>Mô tả</w:t>
            </w:r>
            <w:r>
              <w:rPr>
                <w:snapToGrid/>
                <w:color w:val="auto"/>
                <w:szCs w:val="26"/>
                <w:lang w:val="vi-VN"/>
              </w:rPr>
              <w:t>: nhập đoạn text</w:t>
            </w:r>
          </w:p>
          <w:p w14:paraId="4EF8B6C3" w14:textId="77777777"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Giao</w:t>
            </w:r>
            <w:r>
              <w:rPr>
                <w:snapToGrid/>
                <w:color w:val="auto"/>
                <w:szCs w:val="26"/>
                <w:lang w:val="vi-VN"/>
              </w:rPr>
              <w:t xml:space="preserve"> diện:</w:t>
            </w:r>
          </w:p>
          <w:p w14:paraId="4C1B64B2" w14:textId="43929A15" w:rsidR="0043701F" w:rsidRPr="005509D4" w:rsidRDefault="00924201" w:rsidP="0043701F">
            <w:pPr>
              <w:pStyle w:val="NormalIndent"/>
              <w:keepNext w:val="0"/>
              <w:keepLines/>
              <w:widowControl w:val="0"/>
              <w:numPr>
                <w:ilvl w:val="0"/>
                <w:numId w:val="15"/>
              </w:numPr>
              <w:spacing w:before="0" w:after="0" w:line="312" w:lineRule="auto"/>
              <w:jc w:val="left"/>
              <w:rPr>
                <w:snapToGrid/>
                <w:color w:val="auto"/>
                <w:szCs w:val="26"/>
              </w:rPr>
            </w:pPr>
            <w:hyperlink r:id="rId32" w:anchor="id=fu6m5f&amp;p=8__them_moi_quy_trinh&amp;g=1" w:history="1">
              <w:r w:rsidR="0043701F" w:rsidRPr="00A44996">
                <w:rPr>
                  <w:rStyle w:val="Hyperlink"/>
                  <w:snapToGrid/>
                  <w:szCs w:val="26"/>
                </w:rPr>
                <w:t>https://f2z0rj.axshare.com/#id=fu6m5f&amp;p=8__them_moi_quy_trinh&amp;g=1</w:t>
              </w:r>
            </w:hyperlink>
          </w:p>
        </w:tc>
      </w:tr>
      <w:tr w:rsidR="009148A6" w:rsidRPr="002F4F88" w14:paraId="7DEB1B81" w14:textId="77777777" w:rsidTr="00DF74CF">
        <w:tc>
          <w:tcPr>
            <w:tcW w:w="817" w:type="dxa"/>
            <w:shd w:val="clear" w:color="auto" w:fill="auto"/>
          </w:tcPr>
          <w:p w14:paraId="0249B502" w14:textId="77777777" w:rsidR="009148A6" w:rsidRPr="002F4F88" w:rsidRDefault="009148A6" w:rsidP="00911D8A">
            <w:pPr>
              <w:pStyle w:val="ListParagraph"/>
              <w:numPr>
                <w:ilvl w:val="0"/>
                <w:numId w:val="82"/>
              </w:numPr>
            </w:pPr>
          </w:p>
        </w:tc>
        <w:tc>
          <w:tcPr>
            <w:tcW w:w="1877" w:type="dxa"/>
            <w:shd w:val="clear" w:color="auto" w:fill="auto"/>
          </w:tcPr>
          <w:p w14:paraId="60B1AF84" w14:textId="3B4DEE38" w:rsidR="009148A6" w:rsidRDefault="009148A6" w:rsidP="009148A6">
            <w:pPr>
              <w:keepLines/>
              <w:widowControl w:val="0"/>
              <w:rPr>
                <w:szCs w:val="26"/>
              </w:rPr>
            </w:pPr>
            <w:r>
              <w:rPr>
                <w:szCs w:val="26"/>
              </w:rPr>
              <w:t>Sửa thông tin</w:t>
            </w:r>
          </w:p>
        </w:tc>
        <w:tc>
          <w:tcPr>
            <w:tcW w:w="6912" w:type="dxa"/>
            <w:shd w:val="clear" w:color="auto" w:fill="auto"/>
          </w:tcPr>
          <w:p w14:paraId="7149F708" w14:textId="77777777" w:rsidR="009148A6" w:rsidRDefault="009148A6"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Pr>
                <w:snapToGrid/>
                <w:color w:val="auto"/>
                <w:szCs w:val="26"/>
              </w:rPr>
              <w:t>phép NSD sửa thông tin quy trình.</w:t>
            </w:r>
          </w:p>
          <w:p w14:paraId="1BA75817" w14:textId="4C75003A" w:rsidR="00D15195" w:rsidRDefault="005E2968" w:rsidP="009148A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w:t>
            </w:r>
            <w:r>
              <w:rPr>
                <w:snapToGrid/>
                <w:color w:val="auto"/>
                <w:szCs w:val="26"/>
                <w:lang w:val="vi-VN"/>
              </w:rPr>
              <w:t xml:space="preserve"> tồn tại cuộc kiểm toán có phạm vi kiểm toán chứa </w:t>
            </w:r>
            <w:r w:rsidR="00037B33">
              <w:rPr>
                <w:snapToGrid/>
                <w:color w:val="auto"/>
                <w:szCs w:val="26"/>
                <w:lang w:val="vi-VN"/>
              </w:rPr>
              <w:t xml:space="preserve">1 </w:t>
            </w:r>
            <w:r>
              <w:rPr>
                <w:snapToGrid/>
                <w:color w:val="auto"/>
                <w:szCs w:val="26"/>
                <w:lang w:val="vi-VN"/>
              </w:rPr>
              <w:t>quy trình thì không cho phép s</w:t>
            </w:r>
            <w:r w:rsidR="009216D3">
              <w:rPr>
                <w:snapToGrid/>
                <w:color w:val="auto"/>
                <w:szCs w:val="26"/>
                <w:lang w:val="vi-VN"/>
              </w:rPr>
              <w:t>ửa quy trình đó</w:t>
            </w:r>
          </w:p>
        </w:tc>
      </w:tr>
      <w:tr w:rsidR="00397DFE" w:rsidRPr="002F4F88" w14:paraId="29C044C8" w14:textId="77777777" w:rsidTr="00DF74CF">
        <w:tc>
          <w:tcPr>
            <w:tcW w:w="817" w:type="dxa"/>
            <w:shd w:val="clear" w:color="auto" w:fill="auto"/>
          </w:tcPr>
          <w:p w14:paraId="6EC640BD" w14:textId="77777777" w:rsidR="00397DFE" w:rsidRPr="002F4F88" w:rsidRDefault="00397DFE" w:rsidP="00911D8A">
            <w:pPr>
              <w:pStyle w:val="ListParagraph"/>
              <w:numPr>
                <w:ilvl w:val="0"/>
                <w:numId w:val="82"/>
              </w:numPr>
            </w:pPr>
          </w:p>
        </w:tc>
        <w:tc>
          <w:tcPr>
            <w:tcW w:w="1877" w:type="dxa"/>
            <w:shd w:val="clear" w:color="auto" w:fill="auto"/>
          </w:tcPr>
          <w:p w14:paraId="46AE750A"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2DCCED81" w14:textId="7788B108"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thông tin chi tiết quy trình. Thông tin hiển thị đúng với lần cập nhật cuối cùng. Ngoài ra, hệ thống hiển thị thêm các thông tin: Người tạo, Ngày tạo, Người sửa, Ngày sửa.</w:t>
            </w:r>
          </w:p>
        </w:tc>
      </w:tr>
      <w:tr w:rsidR="00397DFE" w:rsidRPr="002F4F88" w14:paraId="4F0EE25F" w14:textId="77777777" w:rsidTr="00DF74CF">
        <w:tc>
          <w:tcPr>
            <w:tcW w:w="817" w:type="dxa"/>
            <w:shd w:val="clear" w:color="auto" w:fill="auto"/>
          </w:tcPr>
          <w:p w14:paraId="21CA554C" w14:textId="77777777" w:rsidR="00397DFE" w:rsidRPr="002F4F88" w:rsidRDefault="00397DFE" w:rsidP="00911D8A">
            <w:pPr>
              <w:pStyle w:val="ListParagraph"/>
              <w:numPr>
                <w:ilvl w:val="0"/>
                <w:numId w:val="82"/>
              </w:numPr>
            </w:pPr>
          </w:p>
        </w:tc>
        <w:tc>
          <w:tcPr>
            <w:tcW w:w="1877" w:type="dxa"/>
            <w:shd w:val="clear" w:color="auto" w:fill="auto"/>
          </w:tcPr>
          <w:p w14:paraId="6A3702CC"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5B73432B"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quy trình.</w:t>
            </w:r>
          </w:p>
          <w:p w14:paraId="6FE4BA82" w14:textId="7771207C"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161767">
              <w:rPr>
                <w:i/>
                <w:iCs/>
                <w:snapToGrid/>
                <w:color w:val="auto"/>
                <w:szCs w:val="26"/>
              </w:rPr>
              <w:t xml:space="preserve">Bạn có chắc chắm muốn </w:t>
            </w:r>
            <w:r w:rsidR="00161767">
              <w:rPr>
                <w:i/>
                <w:iCs/>
                <w:snapToGrid/>
                <w:color w:val="auto"/>
                <w:szCs w:val="26"/>
              </w:rPr>
              <w:t>xoá</w:t>
            </w:r>
            <w:r w:rsidR="00161767">
              <w:rPr>
                <w:i/>
                <w:iCs/>
                <w:snapToGrid/>
                <w:color w:val="auto"/>
                <w:szCs w:val="26"/>
                <w:lang w:val="vi-VN"/>
              </w:rPr>
              <w:t xml:space="preserve"> bản ghi này? kèm theo tên quy trình”</w:t>
            </w:r>
            <w:r>
              <w:rPr>
                <w:snapToGrid/>
                <w:color w:val="auto"/>
                <w:szCs w:val="26"/>
              </w:rPr>
              <w:t>. NSD chọn Có/ Không:</w:t>
            </w:r>
          </w:p>
          <w:p w14:paraId="34D41107" w14:textId="77777777" w:rsidR="00397DFE" w:rsidRDefault="00397DFE" w:rsidP="00911D8A">
            <w:pPr>
              <w:pStyle w:val="NormalIndent"/>
              <w:keepNext w:val="0"/>
              <w:keepLines/>
              <w:widowControl w:val="0"/>
              <w:numPr>
                <w:ilvl w:val="0"/>
                <w:numId w:val="123"/>
              </w:numPr>
              <w:spacing w:before="0" w:after="0" w:line="312" w:lineRule="auto"/>
              <w:jc w:val="left"/>
              <w:rPr>
                <w:snapToGrid/>
                <w:color w:val="auto"/>
                <w:szCs w:val="26"/>
              </w:rPr>
            </w:pPr>
            <w:r>
              <w:rPr>
                <w:snapToGrid/>
                <w:color w:val="auto"/>
                <w:szCs w:val="26"/>
              </w:rPr>
              <w:t>Nếu chọn có: hệ thống thực hiện xóa quy trình đã chọn</w:t>
            </w:r>
          </w:p>
          <w:p w14:paraId="223D0F62" w14:textId="77777777" w:rsidR="00161767" w:rsidRDefault="00397DFE" w:rsidP="00911D8A">
            <w:pPr>
              <w:pStyle w:val="NormalIndent"/>
              <w:keepNext w:val="0"/>
              <w:keepLines/>
              <w:widowControl w:val="0"/>
              <w:numPr>
                <w:ilvl w:val="0"/>
                <w:numId w:val="123"/>
              </w:numPr>
              <w:spacing w:before="0" w:after="0" w:line="312" w:lineRule="auto"/>
              <w:jc w:val="left"/>
              <w:rPr>
                <w:snapToGrid/>
                <w:color w:val="auto"/>
                <w:szCs w:val="26"/>
              </w:rPr>
            </w:pPr>
            <w:r>
              <w:rPr>
                <w:snapToGrid/>
                <w:color w:val="auto"/>
                <w:szCs w:val="26"/>
              </w:rPr>
              <w:t xml:space="preserve">Nếu chọn không, hệ thống hủy bỏ lệnh xóa </w:t>
            </w:r>
          </w:p>
          <w:p w14:paraId="368608DD" w14:textId="4D3BDCCA" w:rsidR="007230BA" w:rsidRPr="002F4F88" w:rsidRDefault="007230BA" w:rsidP="0016176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quy</w:t>
            </w:r>
            <w:r>
              <w:rPr>
                <w:snapToGrid/>
                <w:color w:val="auto"/>
                <w:szCs w:val="26"/>
                <w:lang w:val="vi-VN"/>
              </w:rPr>
              <w:t xml:space="preserve"> trình</w:t>
            </w:r>
            <w:r>
              <w:rPr>
                <w:snapToGrid/>
                <w:color w:val="auto"/>
                <w:szCs w:val="26"/>
              </w:rPr>
              <w:t xml:space="preserve"> </w:t>
            </w:r>
            <w:r w:rsidR="0016283E">
              <w:rPr>
                <w:snapToGrid/>
                <w:color w:val="auto"/>
                <w:szCs w:val="26"/>
              </w:rPr>
              <w:t>đã có</w:t>
            </w:r>
            <w:r w:rsidR="0016283E">
              <w:rPr>
                <w:snapToGrid/>
                <w:color w:val="auto"/>
                <w:szCs w:val="26"/>
                <w:lang w:val="vi-VN"/>
              </w:rPr>
              <w:t xml:space="preserve"> bảng chấm điểm rủi ro cấp độ tổ chức </w:t>
            </w:r>
            <w:r w:rsidR="0016283E">
              <w:rPr>
                <w:snapToGrid/>
                <w:color w:val="auto"/>
                <w:szCs w:val="26"/>
              </w:rPr>
              <w:t>trên hệ thống</w:t>
            </w:r>
            <w:r w:rsidR="0016283E">
              <w:rPr>
                <w:snapToGrid/>
                <w:color w:val="auto"/>
                <w:szCs w:val="26"/>
                <w:lang w:val="vi-VN"/>
              </w:rPr>
              <w:t xml:space="preserve"> </w:t>
            </w:r>
            <w:r w:rsidR="0016283E" w:rsidRPr="00A836FB">
              <w:rPr>
                <w:i/>
                <w:iCs/>
                <w:snapToGrid/>
                <w:color w:val="0070C0"/>
                <w:szCs w:val="26"/>
                <w:lang w:val="vi-VN"/>
              </w:rPr>
              <w:t>(mục 3.3.2)</w:t>
            </w:r>
            <w:r>
              <w:rPr>
                <w:snapToGrid/>
                <w:color w:val="auto"/>
                <w:szCs w:val="26"/>
                <w:lang w:val="vi-VN"/>
              </w:rPr>
              <w:t>, hệ thống hiển thị cảnh báo “</w:t>
            </w:r>
            <w:r w:rsidRPr="00221D44">
              <w:rPr>
                <w:i/>
                <w:iCs/>
                <w:snapToGrid/>
                <w:color w:val="auto"/>
                <w:szCs w:val="26"/>
                <w:lang w:val="vi-VN"/>
              </w:rPr>
              <w:t xml:space="preserve">Tồn tại dữ liệu chấm điểm liên quan đến </w:t>
            </w:r>
            <w:r>
              <w:rPr>
                <w:i/>
                <w:iCs/>
                <w:snapToGrid/>
                <w:color w:val="auto"/>
                <w:szCs w:val="26"/>
                <w:lang w:val="vi-VN"/>
              </w:rPr>
              <w:t>quy trình</w:t>
            </w:r>
            <w:r w:rsidRPr="00221D44">
              <w:rPr>
                <w:i/>
                <w:iCs/>
                <w:snapToGrid/>
                <w:color w:val="auto"/>
                <w:szCs w:val="26"/>
                <w:lang w:val="vi-VN"/>
              </w:rPr>
              <w:t xml:space="preserve"> này, bạn không thể xoá</w:t>
            </w:r>
            <w:r>
              <w:rPr>
                <w:snapToGrid/>
                <w:color w:val="auto"/>
                <w:szCs w:val="26"/>
                <w:lang w:val="vi-VN"/>
              </w:rPr>
              <w:t>”</w:t>
            </w:r>
          </w:p>
        </w:tc>
      </w:tr>
      <w:tr w:rsidR="00397DFE" w:rsidRPr="002F4F88" w14:paraId="4253CC73" w14:textId="77777777" w:rsidTr="00DF74CF">
        <w:tc>
          <w:tcPr>
            <w:tcW w:w="817" w:type="dxa"/>
            <w:shd w:val="clear" w:color="auto" w:fill="auto"/>
          </w:tcPr>
          <w:p w14:paraId="090F396C" w14:textId="77777777" w:rsidR="00397DFE" w:rsidRPr="002F4F88" w:rsidRDefault="00397DFE" w:rsidP="00911D8A">
            <w:pPr>
              <w:pStyle w:val="ListParagraph"/>
              <w:numPr>
                <w:ilvl w:val="0"/>
                <w:numId w:val="82"/>
              </w:numPr>
            </w:pPr>
          </w:p>
        </w:tc>
        <w:tc>
          <w:tcPr>
            <w:tcW w:w="1877" w:type="dxa"/>
            <w:shd w:val="clear" w:color="auto" w:fill="auto"/>
          </w:tcPr>
          <w:p w14:paraId="281A8EB8"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1DE2024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quy trình hiển thị các thông tin:</w:t>
            </w:r>
          </w:p>
          <w:p w14:paraId="54D7384A" w14:textId="77ED55B7"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STT</w:t>
            </w:r>
          </w:p>
          <w:p w14:paraId="6FA26E4E" w14:textId="0A39C5A9"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Hoạt động liên quan</w:t>
            </w:r>
            <w:r w:rsidR="000A4838">
              <w:rPr>
                <w:snapToGrid/>
                <w:color w:val="auto"/>
                <w:szCs w:val="26"/>
                <w:lang w:val="vi-VN"/>
              </w:rPr>
              <w:t>: hiển thị tên hoạt động</w:t>
            </w:r>
          </w:p>
          <w:p w14:paraId="7008B95B" w14:textId="4081ACE1" w:rsidR="00F53BE1" w:rsidRDefault="00F53BE1"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Đơn vị liên quan</w:t>
            </w:r>
            <w:r w:rsidR="000A4838">
              <w:rPr>
                <w:snapToGrid/>
                <w:color w:val="auto"/>
                <w:szCs w:val="26"/>
                <w:lang w:val="vi-VN"/>
              </w:rPr>
              <w:t>: hiển thị tên đơn vị</w:t>
            </w:r>
          </w:p>
          <w:p w14:paraId="027F65E6" w14:textId="70FD7629"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Tên quy trình</w:t>
            </w:r>
          </w:p>
          <w:p w14:paraId="46AAEA38" w14:textId="3811C32F" w:rsidR="004F033B" w:rsidRDefault="004F033B"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Mã</w:t>
            </w:r>
            <w:r>
              <w:rPr>
                <w:snapToGrid/>
                <w:color w:val="auto"/>
                <w:szCs w:val="26"/>
                <w:lang w:val="vi-VN"/>
              </w:rPr>
              <w:t xml:space="preserve"> quy </w:t>
            </w:r>
            <w:r w:rsidR="0014034D">
              <w:rPr>
                <w:snapToGrid/>
                <w:color w:val="auto"/>
                <w:szCs w:val="26"/>
                <w:lang w:val="vi-VN"/>
              </w:rPr>
              <w:t>trình</w:t>
            </w:r>
          </w:p>
          <w:p w14:paraId="6928CABA" w14:textId="19BBB8DE" w:rsidR="00397DFE" w:rsidRDefault="00397DFE" w:rsidP="00911D8A">
            <w:pPr>
              <w:pStyle w:val="NormalIndent"/>
              <w:keepNext w:val="0"/>
              <w:keepLines/>
              <w:widowControl w:val="0"/>
              <w:numPr>
                <w:ilvl w:val="0"/>
                <w:numId w:val="84"/>
              </w:numPr>
              <w:spacing w:before="0" w:after="0" w:line="312" w:lineRule="auto"/>
              <w:jc w:val="left"/>
              <w:rPr>
                <w:snapToGrid/>
                <w:color w:val="auto"/>
                <w:szCs w:val="26"/>
              </w:rPr>
            </w:pPr>
            <w:r>
              <w:rPr>
                <w:snapToGrid/>
                <w:color w:val="auto"/>
                <w:szCs w:val="26"/>
              </w:rPr>
              <w:t>Trạng thái</w:t>
            </w:r>
          </w:p>
          <w:p w14:paraId="5CF61EC8" w14:textId="19F2515A"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C41EE5">
              <w:rPr>
                <w:snapToGrid/>
                <w:color w:val="auto"/>
                <w:szCs w:val="26"/>
              </w:rPr>
              <w:t>mặc</w:t>
            </w:r>
            <w:r w:rsidR="00C41EE5">
              <w:rPr>
                <w:snapToGrid/>
                <w:color w:val="auto"/>
                <w:szCs w:val="26"/>
                <w:lang w:val="vi-VN"/>
              </w:rPr>
              <w:t xml:space="preserve"> định sắp xếp theo ngày tạo, cho phép sorting theo </w:t>
            </w:r>
            <w:r w:rsidR="005E7ACA">
              <w:rPr>
                <w:snapToGrid/>
                <w:color w:val="auto"/>
                <w:szCs w:val="26"/>
                <w:lang w:val="vi-VN"/>
              </w:rPr>
              <w:t xml:space="preserve">Hoạt động, Đơn vị, </w:t>
            </w:r>
            <w:r w:rsidR="00C41EE5">
              <w:rPr>
                <w:snapToGrid/>
                <w:color w:val="auto"/>
                <w:szCs w:val="26"/>
                <w:lang w:val="vi-VN"/>
              </w:rPr>
              <w:t>Tên quy</w:t>
            </w:r>
            <w:r w:rsidR="005E7ACA">
              <w:rPr>
                <w:snapToGrid/>
                <w:color w:val="auto"/>
                <w:szCs w:val="26"/>
                <w:lang w:val="vi-VN"/>
              </w:rPr>
              <w:t xml:space="preserve"> </w:t>
            </w:r>
            <w:r w:rsidR="006145DC">
              <w:rPr>
                <w:snapToGrid/>
                <w:color w:val="auto"/>
                <w:szCs w:val="26"/>
                <w:lang w:val="vi-VN"/>
              </w:rPr>
              <w:t>trình</w:t>
            </w:r>
          </w:p>
          <w:p w14:paraId="6907B6FF"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trên danh sách theo các tiêu chí:</w:t>
            </w:r>
          </w:p>
          <w:p w14:paraId="68043465" w14:textId="36A6066F" w:rsidR="00397DFE" w:rsidRPr="00252461"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Đơn vị</w:t>
            </w:r>
            <w:r w:rsidR="00B31511">
              <w:rPr>
                <w:snapToGrid/>
                <w:color w:val="auto"/>
                <w:szCs w:val="26"/>
                <w:lang w:val="vi-VN"/>
              </w:rPr>
              <w:t>: chọn 1 trên list đơn vị</w:t>
            </w:r>
            <w:r w:rsidR="0014034D">
              <w:rPr>
                <w:snapToGrid/>
                <w:color w:val="auto"/>
                <w:szCs w:val="26"/>
                <w:lang w:val="vi-VN"/>
              </w:rPr>
              <w:t xml:space="preserve"> phân cấp </w:t>
            </w:r>
          </w:p>
          <w:p w14:paraId="405A7D9D" w14:textId="74A53D0F" w:rsidR="00252461" w:rsidRDefault="00252461"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Hoạt động</w:t>
            </w:r>
            <w:r>
              <w:rPr>
                <w:snapToGrid/>
                <w:color w:val="auto"/>
                <w:szCs w:val="26"/>
                <w:lang w:val="vi-VN"/>
              </w:rPr>
              <w:t>: chọn 1 trên list hoạt động</w:t>
            </w:r>
            <w:r w:rsidR="0014034D">
              <w:rPr>
                <w:snapToGrid/>
                <w:color w:val="auto"/>
                <w:szCs w:val="26"/>
                <w:lang w:val="vi-VN"/>
              </w:rPr>
              <w:t xml:space="preserve"> phân cấp</w:t>
            </w:r>
          </w:p>
          <w:p w14:paraId="045AE5C8"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Tên quy trình</w:t>
            </w:r>
          </w:p>
          <w:p w14:paraId="471E7BDD" w14:textId="77777777" w:rsidR="00397DFE" w:rsidRDefault="00397DFE" w:rsidP="00911D8A">
            <w:pPr>
              <w:pStyle w:val="NormalIndent"/>
              <w:keepNext w:val="0"/>
              <w:keepLines/>
              <w:widowControl w:val="0"/>
              <w:numPr>
                <w:ilvl w:val="0"/>
                <w:numId w:val="85"/>
              </w:numPr>
              <w:spacing w:before="0" w:after="0" w:line="312" w:lineRule="auto"/>
              <w:jc w:val="left"/>
              <w:rPr>
                <w:snapToGrid/>
                <w:color w:val="auto"/>
                <w:szCs w:val="26"/>
              </w:rPr>
            </w:pPr>
            <w:r>
              <w:rPr>
                <w:snapToGrid/>
                <w:color w:val="auto"/>
                <w:szCs w:val="26"/>
              </w:rPr>
              <w:t>Trạng thái</w:t>
            </w:r>
          </w:p>
          <w:p w14:paraId="2DAC3401" w14:textId="6243B8BE" w:rsidR="0043701F" w:rsidRPr="0043701F" w:rsidRDefault="0043701F" w:rsidP="0043701F">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3" w:history="1">
              <w:r w:rsidRPr="00A44996">
                <w:rPr>
                  <w:rStyle w:val="Hyperlink"/>
                  <w:snapToGrid/>
                  <w:szCs w:val="26"/>
                  <w:lang w:val="vi-VN"/>
                </w:rPr>
                <w:t>https://f2z0rj.axshare.com/#id=8rv8v6&amp;p=7__danh_muc_quy_trinh&amp;g=1</w:t>
              </w:r>
            </w:hyperlink>
          </w:p>
        </w:tc>
      </w:tr>
    </w:tbl>
    <w:p w14:paraId="23D73990" w14:textId="77777777" w:rsidR="00397DFE" w:rsidRPr="00EA3F82" w:rsidRDefault="00397DFE" w:rsidP="00397DFE">
      <w:pPr>
        <w:rPr>
          <w:b/>
          <w:szCs w:val="26"/>
        </w:rPr>
      </w:pPr>
      <w:r w:rsidRPr="002F4F88">
        <w:rPr>
          <w:b/>
          <w:szCs w:val="26"/>
        </w:rPr>
        <w:t>Yêu cầu đặc biệt/Điều kiện ràng buộc:</w:t>
      </w:r>
      <w:r>
        <w:rPr>
          <w:b/>
          <w:szCs w:val="26"/>
        </w:rPr>
        <w:t xml:space="preserve"> N/A</w:t>
      </w:r>
    </w:p>
    <w:p w14:paraId="12C7FE5D" w14:textId="76F09110" w:rsidR="00397DFE" w:rsidRPr="00F509C0" w:rsidRDefault="004D4BCD" w:rsidP="00397DFE">
      <w:pPr>
        <w:pStyle w:val="tvHeading11"/>
      </w:pPr>
      <w:bookmarkStart w:id="83" w:name="_Toc83038119"/>
      <w:bookmarkStart w:id="84" w:name="_Toc87047309"/>
      <w:r>
        <w:rPr>
          <w:lang w:val="en-US"/>
        </w:rPr>
        <w:t>Mô</w:t>
      </w:r>
      <w:r>
        <w:rPr>
          <w:lang w:val="vi-VN"/>
        </w:rPr>
        <w:t xml:space="preserve"> hình</w:t>
      </w:r>
      <w:r w:rsidR="00A1073A">
        <w:rPr>
          <w:lang w:val="vi-VN"/>
        </w:rPr>
        <w:t xml:space="preserve"> đánh giá</w:t>
      </w:r>
      <w:bookmarkEnd w:id="83"/>
      <w:bookmarkEnd w:id="84"/>
    </w:p>
    <w:p w14:paraId="1D760057" w14:textId="355C18CE" w:rsidR="00397DFE" w:rsidRDefault="00177557" w:rsidP="00397DFE">
      <w:pPr>
        <w:pStyle w:val="tvHeading111"/>
      </w:pPr>
      <w:bookmarkStart w:id="85" w:name="_Toc87047310"/>
      <w:r>
        <w:rPr>
          <w:lang w:val="vi-VN"/>
        </w:rPr>
        <w:t>Y</w:t>
      </w:r>
      <w:r w:rsidR="00397DFE">
        <w:t>ếu tố rủi ro</w:t>
      </w:r>
      <w:bookmarkEnd w:id="85"/>
    </w:p>
    <w:p w14:paraId="52F7D92E" w14:textId="7675AA5E" w:rsidR="00397DFE" w:rsidRPr="00CF36AB" w:rsidRDefault="00397DFE" w:rsidP="00397DFE">
      <w:pPr>
        <w:rPr>
          <w:lang w:val="vi-VN"/>
        </w:rPr>
      </w:pPr>
      <w:r w:rsidRPr="004A3ECC">
        <w:rPr>
          <w:b/>
          <w:bCs/>
          <w:szCs w:val="26"/>
        </w:rPr>
        <w:t>Mục đích:</w:t>
      </w:r>
      <w:r>
        <w:rPr>
          <w:b/>
          <w:bCs/>
          <w:szCs w:val="26"/>
        </w:rPr>
        <w:t xml:space="preserve"> </w:t>
      </w:r>
      <w:r w:rsidR="00687D92" w:rsidRPr="00687D92">
        <w:rPr>
          <w:szCs w:val="26"/>
        </w:rPr>
        <w:t>quản</w:t>
      </w:r>
      <w:r w:rsidR="00687D92" w:rsidRPr="00687D92">
        <w:rPr>
          <w:szCs w:val="26"/>
          <w:lang w:val="vi-VN"/>
        </w:rPr>
        <w:t xml:space="preserve"> lý </w:t>
      </w:r>
      <w:r w:rsidRPr="00560058">
        <w:rPr>
          <w:bCs/>
          <w:szCs w:val="26"/>
        </w:rPr>
        <w:t xml:space="preserve">các </w:t>
      </w:r>
      <w:r>
        <w:rPr>
          <w:bCs/>
          <w:szCs w:val="26"/>
        </w:rPr>
        <w:t xml:space="preserve">tiêu chí đánh giá/ yếu tố rủi ro được sử dụng để chấm điểm rủi ro cho các đối tượng </w:t>
      </w:r>
      <w:r w:rsidR="00CF36AB">
        <w:rPr>
          <w:bCs/>
          <w:szCs w:val="26"/>
        </w:rPr>
        <w:t>có</w:t>
      </w:r>
      <w:r w:rsidR="00CF36AB">
        <w:rPr>
          <w:bCs/>
          <w:szCs w:val="26"/>
          <w:lang w:val="vi-VN"/>
        </w:rPr>
        <w:t xml:space="preserve"> thể </w:t>
      </w:r>
      <w:r>
        <w:rPr>
          <w:bCs/>
          <w:szCs w:val="26"/>
        </w:rPr>
        <w:t>được kiểm toán</w:t>
      </w:r>
      <w:r w:rsidR="00CF36AB">
        <w:rPr>
          <w:bCs/>
          <w:szCs w:val="26"/>
          <w:lang w:val="vi-VN"/>
        </w:rPr>
        <w:t xml:space="preserve"> trong doanh nghiệp</w:t>
      </w:r>
    </w:p>
    <w:p w14:paraId="09538FCF" w14:textId="697717BF" w:rsidR="00397DFE" w:rsidRPr="00CF36AB" w:rsidRDefault="00397DFE" w:rsidP="00397DFE">
      <w:pPr>
        <w:rPr>
          <w:szCs w:val="26"/>
          <w:lang w:val="vi-VN"/>
        </w:rPr>
      </w:pPr>
      <w:r w:rsidRPr="00CF36AB">
        <w:rPr>
          <w:b/>
          <w:bCs/>
          <w:szCs w:val="26"/>
          <w:lang w:val="vi-VN"/>
        </w:rPr>
        <w:t>Vai trò thực hiện:</w:t>
      </w:r>
      <w:r w:rsidRPr="00CF36AB">
        <w:rPr>
          <w:szCs w:val="26"/>
          <w:lang w:val="vi-VN"/>
        </w:rPr>
        <w:t xml:space="preserve"> Trưởng bộ phận KTNB</w:t>
      </w:r>
      <w:r w:rsidR="00F83290">
        <w:rPr>
          <w:szCs w:val="26"/>
          <w:lang w:val="vi-VN"/>
        </w:rPr>
        <w:t>, KTV</w:t>
      </w:r>
    </w:p>
    <w:p w14:paraId="29D4D10D" w14:textId="77777777" w:rsidR="00397DFE" w:rsidRPr="002F4F88" w:rsidRDefault="00397DFE" w:rsidP="00397DFE">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397DFE" w:rsidRPr="002F4F88" w14:paraId="7712794B" w14:textId="77777777" w:rsidTr="00DF74CF">
        <w:trPr>
          <w:trHeight w:val="449"/>
        </w:trPr>
        <w:tc>
          <w:tcPr>
            <w:tcW w:w="817" w:type="dxa"/>
            <w:shd w:val="clear" w:color="auto" w:fill="auto"/>
          </w:tcPr>
          <w:p w14:paraId="64649B37" w14:textId="77777777" w:rsidR="00397DFE" w:rsidRPr="002F4F88" w:rsidRDefault="00397DFE" w:rsidP="00DF74CF">
            <w:pPr>
              <w:keepLines/>
              <w:widowControl w:val="0"/>
              <w:jc w:val="both"/>
              <w:rPr>
                <w:b/>
                <w:bCs/>
                <w:szCs w:val="26"/>
              </w:rPr>
            </w:pPr>
            <w:r w:rsidRPr="002F4F88">
              <w:rPr>
                <w:b/>
                <w:bCs/>
                <w:szCs w:val="26"/>
              </w:rPr>
              <w:t>STT</w:t>
            </w:r>
          </w:p>
        </w:tc>
        <w:tc>
          <w:tcPr>
            <w:tcW w:w="1877" w:type="dxa"/>
            <w:shd w:val="clear" w:color="auto" w:fill="auto"/>
          </w:tcPr>
          <w:p w14:paraId="02A36F5E" w14:textId="77777777" w:rsidR="00397DFE" w:rsidRPr="002F4F88" w:rsidRDefault="00397DFE" w:rsidP="00DF74CF">
            <w:pPr>
              <w:keepLines/>
              <w:widowControl w:val="0"/>
              <w:jc w:val="both"/>
              <w:rPr>
                <w:b/>
                <w:bCs/>
                <w:szCs w:val="26"/>
              </w:rPr>
            </w:pPr>
            <w:r w:rsidRPr="002F4F88">
              <w:rPr>
                <w:b/>
                <w:bCs/>
                <w:szCs w:val="26"/>
              </w:rPr>
              <w:t>Chức năng</w:t>
            </w:r>
          </w:p>
        </w:tc>
        <w:tc>
          <w:tcPr>
            <w:tcW w:w="6912" w:type="dxa"/>
            <w:shd w:val="clear" w:color="auto" w:fill="auto"/>
          </w:tcPr>
          <w:p w14:paraId="52F40938" w14:textId="77777777" w:rsidR="00397DFE" w:rsidRPr="002F4F88" w:rsidRDefault="00397DFE" w:rsidP="00DF74CF">
            <w:pPr>
              <w:keepLines/>
              <w:widowControl w:val="0"/>
              <w:jc w:val="both"/>
              <w:rPr>
                <w:b/>
                <w:bCs/>
                <w:szCs w:val="26"/>
              </w:rPr>
            </w:pPr>
            <w:r w:rsidRPr="002F4F88">
              <w:rPr>
                <w:b/>
                <w:bCs/>
                <w:szCs w:val="26"/>
              </w:rPr>
              <w:t>Mô tả</w:t>
            </w:r>
          </w:p>
        </w:tc>
      </w:tr>
      <w:tr w:rsidR="00397DFE" w:rsidRPr="001F5894" w14:paraId="6C8C908C" w14:textId="77777777" w:rsidTr="00DF74CF">
        <w:tc>
          <w:tcPr>
            <w:tcW w:w="817" w:type="dxa"/>
            <w:shd w:val="clear" w:color="auto" w:fill="auto"/>
          </w:tcPr>
          <w:p w14:paraId="1AC41BD3" w14:textId="77777777" w:rsidR="00397DFE" w:rsidRPr="002F4F88" w:rsidRDefault="00397DFE" w:rsidP="00911D8A">
            <w:pPr>
              <w:pStyle w:val="ListParagraph"/>
              <w:numPr>
                <w:ilvl w:val="0"/>
                <w:numId w:val="86"/>
              </w:numPr>
            </w:pPr>
          </w:p>
        </w:tc>
        <w:tc>
          <w:tcPr>
            <w:tcW w:w="1877" w:type="dxa"/>
            <w:shd w:val="clear" w:color="auto" w:fill="auto"/>
          </w:tcPr>
          <w:p w14:paraId="706C1E94" w14:textId="77777777" w:rsidR="00397DFE" w:rsidRPr="002F4F88" w:rsidRDefault="00397DFE" w:rsidP="00DF74CF">
            <w:pPr>
              <w:keepLines/>
              <w:widowControl w:val="0"/>
              <w:rPr>
                <w:szCs w:val="26"/>
              </w:rPr>
            </w:pPr>
            <w:r>
              <w:rPr>
                <w:szCs w:val="26"/>
              </w:rPr>
              <w:t>Thêm mới</w:t>
            </w:r>
          </w:p>
        </w:tc>
        <w:tc>
          <w:tcPr>
            <w:tcW w:w="6912" w:type="dxa"/>
            <w:shd w:val="clear" w:color="auto" w:fill="auto"/>
          </w:tcPr>
          <w:p w14:paraId="7EDE050E" w14:textId="4746FFF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các yếu tố rủi ro</w:t>
            </w:r>
            <w:r w:rsidR="00A22C1C">
              <w:rPr>
                <w:snapToGrid/>
                <w:color w:val="auto"/>
                <w:szCs w:val="26"/>
                <w:lang w:val="vi-VN"/>
              </w:rPr>
              <w:t xml:space="preserve">, </w:t>
            </w:r>
            <w:r>
              <w:rPr>
                <w:snapToGrid/>
                <w:color w:val="auto"/>
                <w:szCs w:val="26"/>
              </w:rPr>
              <w:t>nhập các thông tin:</w:t>
            </w:r>
          </w:p>
          <w:p w14:paraId="2674DC81" w14:textId="30855A86"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Yếu tố cha:</w:t>
            </w:r>
            <w:r>
              <w:rPr>
                <w:snapToGrid/>
                <w:color w:val="auto"/>
                <w:szCs w:val="26"/>
              </w:rPr>
              <w:t xml:space="preserve"> </w:t>
            </w:r>
            <w:r w:rsidR="00103B27">
              <w:rPr>
                <w:snapToGrid/>
                <w:color w:val="auto"/>
                <w:szCs w:val="26"/>
              </w:rPr>
              <w:t>chọn</w:t>
            </w:r>
            <w:r w:rsidR="00103B27">
              <w:rPr>
                <w:snapToGrid/>
                <w:color w:val="auto"/>
                <w:szCs w:val="26"/>
                <w:lang w:val="vi-VN"/>
              </w:rPr>
              <w:t xml:space="preserve"> 1</w:t>
            </w:r>
            <w:r>
              <w:rPr>
                <w:snapToGrid/>
                <w:color w:val="auto"/>
                <w:szCs w:val="26"/>
              </w:rPr>
              <w:t xml:space="preserve"> trong các yếu tố rủi ro </w:t>
            </w:r>
            <w:r w:rsidR="00357493">
              <w:rPr>
                <w:snapToGrid/>
                <w:color w:val="auto"/>
                <w:szCs w:val="26"/>
              </w:rPr>
              <w:t>đã</w:t>
            </w:r>
            <w:r w:rsidR="00357493">
              <w:rPr>
                <w:snapToGrid/>
                <w:color w:val="auto"/>
                <w:szCs w:val="26"/>
                <w:lang w:val="vi-VN"/>
              </w:rPr>
              <w:t xml:space="preserve"> tạo trước đó ở trạng thái Đ</w:t>
            </w:r>
            <w:r>
              <w:rPr>
                <w:snapToGrid/>
                <w:color w:val="auto"/>
                <w:szCs w:val="26"/>
              </w:rPr>
              <w:t>ang sử dụng</w:t>
            </w:r>
            <w:r w:rsidR="00906A9E">
              <w:rPr>
                <w:snapToGrid/>
                <w:color w:val="auto"/>
                <w:szCs w:val="26"/>
                <w:lang w:val="vi-VN"/>
              </w:rPr>
              <w:t>, danh sách chọn hiển thị theo cấu trúc [Mã yếu tố]-[Tên yếu tố]</w:t>
            </w:r>
          </w:p>
          <w:p w14:paraId="6C3C026C" w14:textId="77777777" w:rsidR="00397DFE" w:rsidRPr="00D16A26" w:rsidRDefault="00397DFE" w:rsidP="00911D8A">
            <w:pPr>
              <w:pStyle w:val="NormalIndent"/>
              <w:keepNext w:val="0"/>
              <w:keepLines/>
              <w:widowControl w:val="0"/>
              <w:numPr>
                <w:ilvl w:val="0"/>
                <w:numId w:val="87"/>
              </w:numPr>
              <w:spacing w:before="0" w:after="0" w:line="312" w:lineRule="auto"/>
              <w:jc w:val="left"/>
              <w:rPr>
                <w:b/>
                <w:bCs/>
                <w:snapToGrid/>
                <w:color w:val="auto"/>
                <w:szCs w:val="26"/>
              </w:rPr>
            </w:pPr>
            <w:r w:rsidRPr="00D16A26">
              <w:rPr>
                <w:b/>
                <w:bCs/>
                <w:snapToGrid/>
                <w:color w:val="auto"/>
                <w:szCs w:val="26"/>
              </w:rPr>
              <w:t>Tên yếu tố*</w:t>
            </w:r>
          </w:p>
          <w:p w14:paraId="5535E6F7" w14:textId="3DAB77FB"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Mã yếu tố*:</w:t>
            </w:r>
            <w:r w:rsidR="002A53CF" w:rsidRPr="002A53CF">
              <w:rPr>
                <w:snapToGrid/>
                <w:color w:val="auto"/>
                <w:szCs w:val="26"/>
                <w:lang w:val="vi-VN"/>
              </w:rPr>
              <w:t xml:space="preserve"> không</w:t>
            </w:r>
            <w:r w:rsidR="002A53CF">
              <w:rPr>
                <w:snapToGrid/>
                <w:color w:val="auto"/>
                <w:szCs w:val="26"/>
                <w:lang w:val="vi-VN"/>
              </w:rPr>
              <w:t xml:space="preserve"> cho phép nhập trùng</w:t>
            </w:r>
            <w:r w:rsidR="00527467">
              <w:rPr>
                <w:snapToGrid/>
                <w:color w:val="auto"/>
                <w:szCs w:val="26"/>
                <w:lang w:val="vi-VN"/>
              </w:rPr>
              <w:t>, tối đa 15 ký tự</w:t>
            </w:r>
          </w:p>
          <w:p w14:paraId="0FEA63C8" w14:textId="661D496A" w:rsidR="00397DFE"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Trạng thái:</w:t>
            </w:r>
            <w:r>
              <w:rPr>
                <w:snapToGrid/>
                <w:color w:val="auto"/>
                <w:szCs w:val="26"/>
              </w:rPr>
              <w:t xml:space="preserve"> Chọn </w:t>
            </w:r>
            <w:r w:rsidR="00B35D5E">
              <w:rPr>
                <w:snapToGrid/>
                <w:color w:val="auto"/>
                <w:szCs w:val="26"/>
                <w:lang w:val="vi-VN"/>
              </w:rPr>
              <w:t>S</w:t>
            </w:r>
            <w:r>
              <w:rPr>
                <w:snapToGrid/>
                <w:color w:val="auto"/>
                <w:szCs w:val="26"/>
              </w:rPr>
              <w:t>ử dụng/ Không sử dụng. Mặc định trạng thái là Sử dụng.</w:t>
            </w:r>
          </w:p>
          <w:p w14:paraId="0C9656B4" w14:textId="010A49A6" w:rsidR="003F45AD" w:rsidRPr="003F45AD" w:rsidRDefault="003F45AD" w:rsidP="00911D8A">
            <w:pPr>
              <w:pStyle w:val="NormalIndent"/>
              <w:keepNext w:val="0"/>
              <w:keepLines/>
              <w:widowControl w:val="0"/>
              <w:numPr>
                <w:ilvl w:val="0"/>
                <w:numId w:val="87"/>
              </w:numPr>
              <w:spacing w:before="0" w:after="0" w:line="312" w:lineRule="auto"/>
              <w:jc w:val="left"/>
              <w:rPr>
                <w:b/>
                <w:bCs/>
                <w:snapToGrid/>
                <w:color w:val="auto"/>
                <w:szCs w:val="26"/>
              </w:rPr>
            </w:pPr>
            <w:r w:rsidRPr="003F45AD">
              <w:rPr>
                <w:b/>
                <w:bCs/>
                <w:snapToGrid/>
                <w:color w:val="auto"/>
                <w:szCs w:val="26"/>
              </w:rPr>
              <w:t>Mô tả</w:t>
            </w:r>
            <w:r>
              <w:rPr>
                <w:b/>
                <w:bCs/>
                <w:snapToGrid/>
                <w:color w:val="auto"/>
                <w:szCs w:val="26"/>
                <w:lang w:val="vi-VN"/>
              </w:rPr>
              <w:t xml:space="preserve">: </w:t>
            </w:r>
            <w:r w:rsidRPr="003F45AD">
              <w:rPr>
                <w:snapToGrid/>
                <w:color w:val="auto"/>
                <w:szCs w:val="26"/>
                <w:lang w:val="vi-VN"/>
              </w:rPr>
              <w:t>nhập đoạn text</w:t>
            </w:r>
          </w:p>
          <w:p w14:paraId="2E029F2A" w14:textId="133A0CCD" w:rsidR="00397DFE" w:rsidRPr="002F0864" w:rsidRDefault="00397DFE" w:rsidP="00911D8A">
            <w:pPr>
              <w:pStyle w:val="NormalIndent"/>
              <w:keepNext w:val="0"/>
              <w:keepLines/>
              <w:widowControl w:val="0"/>
              <w:numPr>
                <w:ilvl w:val="0"/>
                <w:numId w:val="87"/>
              </w:numPr>
              <w:spacing w:before="0" w:after="0" w:line="312" w:lineRule="auto"/>
              <w:jc w:val="left"/>
              <w:rPr>
                <w:snapToGrid/>
                <w:color w:val="auto"/>
                <w:szCs w:val="26"/>
              </w:rPr>
            </w:pPr>
            <w:r w:rsidRPr="00D16A26">
              <w:rPr>
                <w:b/>
                <w:bCs/>
                <w:snapToGrid/>
                <w:color w:val="auto"/>
                <w:szCs w:val="26"/>
              </w:rPr>
              <w:t>Loại đối tượng áp dụng</w:t>
            </w:r>
            <w:r w:rsidR="00A22B56" w:rsidRPr="00D16A26">
              <w:rPr>
                <w:b/>
                <w:bCs/>
                <w:snapToGrid/>
                <w:color w:val="auto"/>
                <w:szCs w:val="26"/>
                <w:lang w:val="vi-VN"/>
              </w:rPr>
              <w:t>*</w:t>
            </w:r>
            <w:r w:rsidRPr="00D16A26">
              <w:rPr>
                <w:b/>
                <w:bCs/>
                <w:snapToGrid/>
                <w:color w:val="auto"/>
                <w:szCs w:val="26"/>
              </w:rPr>
              <w:t>:</w:t>
            </w:r>
            <w:r>
              <w:rPr>
                <w:snapToGrid/>
                <w:color w:val="auto"/>
                <w:szCs w:val="26"/>
              </w:rPr>
              <w:t xml:space="preserve"> Chọn </w:t>
            </w:r>
            <w:r w:rsidR="00A22B56">
              <w:rPr>
                <w:snapToGrid/>
                <w:color w:val="auto"/>
                <w:szCs w:val="26"/>
                <w:lang w:val="vi-VN"/>
              </w:rPr>
              <w:t xml:space="preserve">1 </w:t>
            </w:r>
            <w:r w:rsidR="00DA760B">
              <w:rPr>
                <w:snapToGrid/>
                <w:color w:val="auto"/>
                <w:szCs w:val="26"/>
              </w:rPr>
              <w:t>trong</w:t>
            </w:r>
            <w:r w:rsidR="00DA760B">
              <w:rPr>
                <w:snapToGrid/>
                <w:color w:val="auto"/>
                <w:szCs w:val="26"/>
                <w:lang w:val="vi-VN"/>
              </w:rPr>
              <w:t xml:space="preserve"> số các </w:t>
            </w:r>
            <w:r w:rsidR="00A22B56">
              <w:rPr>
                <w:snapToGrid/>
                <w:color w:val="auto"/>
                <w:szCs w:val="26"/>
                <w:lang w:val="vi-VN"/>
              </w:rPr>
              <w:t xml:space="preserve">loại </w:t>
            </w:r>
            <w:r w:rsidR="00DA760B">
              <w:rPr>
                <w:snapToGrid/>
                <w:color w:val="auto"/>
                <w:szCs w:val="26"/>
                <w:lang w:val="vi-VN"/>
              </w:rPr>
              <w:t>đối t</w:t>
            </w:r>
            <w:r w:rsidR="002F0864">
              <w:rPr>
                <w:snapToGrid/>
                <w:color w:val="auto"/>
                <w:szCs w:val="26"/>
                <w:lang w:val="vi-VN"/>
              </w:rPr>
              <w:t>ượng</w:t>
            </w:r>
            <w:r w:rsidR="00756D34">
              <w:rPr>
                <w:snapToGrid/>
                <w:color w:val="auto"/>
                <w:szCs w:val="26"/>
                <w:lang w:val="vi-VN"/>
              </w:rPr>
              <w:t xml:space="preserve"> sau</w:t>
            </w:r>
            <w:r w:rsidR="002F0864">
              <w:rPr>
                <w:snapToGrid/>
                <w:color w:val="auto"/>
                <w:szCs w:val="26"/>
                <w:lang w:val="vi-VN"/>
              </w:rPr>
              <w:t>:</w:t>
            </w:r>
          </w:p>
          <w:p w14:paraId="51FCCC38" w14:textId="7FABC70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7C002618" w14:textId="472CE87C" w:rsidR="002F0864" w:rsidRPr="002F086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w:t>
            </w:r>
          </w:p>
          <w:p w14:paraId="20DFCA25" w14:textId="3509C70D" w:rsidR="002F0864" w:rsidRPr="00756D34" w:rsidRDefault="002F0864" w:rsidP="00911D8A">
            <w:pPr>
              <w:pStyle w:val="NormalIndent"/>
              <w:keepNext w:val="0"/>
              <w:keepLines/>
              <w:widowControl w:val="0"/>
              <w:numPr>
                <w:ilvl w:val="0"/>
                <w:numId w:val="140"/>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53260880" w14:textId="27CBEC00" w:rsidR="00756D34" w:rsidRPr="00756D34" w:rsidRDefault="00756D34" w:rsidP="00911D8A">
            <w:pPr>
              <w:pStyle w:val="NormalIndent"/>
              <w:keepNext w:val="0"/>
              <w:keepLines/>
              <w:widowControl w:val="0"/>
              <w:numPr>
                <w:ilvl w:val="0"/>
                <w:numId w:val="143"/>
              </w:numPr>
              <w:spacing w:before="0" w:after="0" w:line="312" w:lineRule="auto"/>
              <w:jc w:val="left"/>
              <w:rPr>
                <w:snapToGrid/>
                <w:color w:val="auto"/>
                <w:szCs w:val="26"/>
                <w:lang w:val="vi-VN"/>
              </w:rPr>
            </w:pPr>
            <w:r>
              <w:rPr>
                <w:snapToGrid/>
                <w:color w:val="auto"/>
                <w:szCs w:val="26"/>
              </w:rPr>
              <w:t>Nếu</w:t>
            </w:r>
            <w:r>
              <w:rPr>
                <w:snapToGrid/>
                <w:color w:val="auto"/>
                <w:szCs w:val="26"/>
                <w:lang w:val="vi-VN"/>
              </w:rPr>
              <w:t xml:space="preserve"> yếu tố đang thêm là yếu tố con thì </w:t>
            </w:r>
            <w:r w:rsidR="00490E15">
              <w:rPr>
                <w:snapToGrid/>
                <w:color w:val="auto"/>
                <w:szCs w:val="26"/>
                <w:lang w:val="vi-VN"/>
              </w:rPr>
              <w:t>hệ thống</w:t>
            </w:r>
            <w:r w:rsidR="0089380D">
              <w:rPr>
                <w:snapToGrid/>
                <w:color w:val="auto"/>
                <w:szCs w:val="26"/>
                <w:lang w:val="vi-VN"/>
              </w:rPr>
              <w:t xml:space="preserve"> tự động chọn </w:t>
            </w:r>
            <w:r w:rsidR="00490E15">
              <w:rPr>
                <w:snapToGrid/>
                <w:color w:val="auto"/>
                <w:szCs w:val="26"/>
                <w:lang w:val="vi-VN"/>
              </w:rPr>
              <w:t xml:space="preserve">đối tượng áp dụng </w:t>
            </w:r>
            <w:r w:rsidR="0089380D">
              <w:rPr>
                <w:snapToGrid/>
                <w:color w:val="auto"/>
                <w:szCs w:val="26"/>
                <w:lang w:val="vi-VN"/>
              </w:rPr>
              <w:t>giống yếu tố cha, NSD không được sửa lại</w:t>
            </w:r>
          </w:p>
          <w:p w14:paraId="35A0C7E1" w14:textId="3FF0D3A6" w:rsidR="00397DFE" w:rsidRPr="0089380D" w:rsidRDefault="0069662F" w:rsidP="00911D8A">
            <w:pPr>
              <w:pStyle w:val="NormalIndent"/>
              <w:keepNext w:val="0"/>
              <w:keepLines/>
              <w:widowControl w:val="0"/>
              <w:numPr>
                <w:ilvl w:val="0"/>
                <w:numId w:val="87"/>
              </w:numPr>
              <w:spacing w:before="0" w:after="0" w:line="312" w:lineRule="auto"/>
              <w:jc w:val="left"/>
              <w:rPr>
                <w:snapToGrid/>
                <w:color w:val="auto"/>
                <w:szCs w:val="26"/>
                <w:lang w:val="vi-VN"/>
              </w:rPr>
            </w:pPr>
            <w:r w:rsidRPr="0089380D">
              <w:rPr>
                <w:b/>
                <w:bCs/>
                <w:snapToGrid/>
                <w:color w:val="auto"/>
                <w:szCs w:val="26"/>
                <w:lang w:val="vi-VN"/>
              </w:rPr>
              <w:t>Loại</w:t>
            </w:r>
            <w:r w:rsidRPr="00D16A26">
              <w:rPr>
                <w:b/>
                <w:bCs/>
                <w:snapToGrid/>
                <w:color w:val="auto"/>
                <w:szCs w:val="26"/>
                <w:lang w:val="vi-VN"/>
              </w:rPr>
              <w:t xml:space="preserve"> đơn vị</w:t>
            </w:r>
            <w:r w:rsidR="00185594">
              <w:rPr>
                <w:b/>
                <w:bCs/>
                <w:snapToGrid/>
                <w:color w:val="auto"/>
                <w:szCs w:val="26"/>
                <w:lang w:val="vi-VN"/>
              </w:rPr>
              <w:t xml:space="preserve"> áp dụng</w:t>
            </w:r>
            <w:r w:rsidRPr="00D16A26">
              <w:rPr>
                <w:b/>
                <w:bCs/>
                <w:snapToGrid/>
                <w:color w:val="auto"/>
                <w:szCs w:val="26"/>
                <w:lang w:val="vi-VN"/>
              </w:rPr>
              <w:t>:</w:t>
            </w:r>
            <w:r>
              <w:rPr>
                <w:snapToGrid/>
                <w:color w:val="auto"/>
                <w:szCs w:val="26"/>
                <w:lang w:val="vi-VN"/>
              </w:rPr>
              <w:t xml:space="preserve"> </w:t>
            </w:r>
            <w:r w:rsidRPr="00185594">
              <w:rPr>
                <w:snapToGrid/>
                <w:color w:val="auto"/>
                <w:szCs w:val="26"/>
                <w:lang w:val="vi-VN"/>
              </w:rPr>
              <w:t xml:space="preserve">Chọn trong số các loại đơn vị </w:t>
            </w:r>
            <w:r w:rsidRPr="00185594">
              <w:rPr>
                <w:i/>
                <w:iCs/>
                <w:snapToGrid/>
                <w:color w:val="0070C0"/>
                <w:szCs w:val="26"/>
                <w:lang w:val="vi-VN"/>
              </w:rPr>
              <w:t>(mục 2.3.1)</w:t>
            </w:r>
            <w:r w:rsidR="00B66329" w:rsidRPr="00185594">
              <w:rPr>
                <w:i/>
                <w:iCs/>
                <w:snapToGrid/>
                <w:color w:val="0070C0"/>
                <w:szCs w:val="26"/>
                <w:lang w:val="vi-VN"/>
              </w:rPr>
              <w:t xml:space="preserve">, </w:t>
            </w:r>
            <w:r w:rsidR="00B66329" w:rsidRPr="0089380D">
              <w:rPr>
                <w:snapToGrid/>
                <w:color w:val="auto"/>
                <w:szCs w:val="26"/>
                <w:lang w:val="vi-VN"/>
              </w:rPr>
              <w:t xml:space="preserve">cho phép chọn nhiều, nếu không chọn mặc định áp dụng cho tất cả các loại đơn </w:t>
            </w:r>
            <w:r w:rsidR="00185594" w:rsidRPr="0089380D">
              <w:rPr>
                <w:snapToGrid/>
                <w:color w:val="auto"/>
                <w:szCs w:val="26"/>
                <w:lang w:val="vi-VN"/>
              </w:rPr>
              <w:t>vị</w:t>
            </w:r>
            <w:r w:rsidR="00490E15">
              <w:rPr>
                <w:snapToGrid/>
                <w:color w:val="auto"/>
                <w:szCs w:val="26"/>
                <w:lang w:val="vi-VN"/>
              </w:rPr>
              <w:t xml:space="preserve">. Nếu yếu tố đang thêm là yếu tố cha thì hệ thống tự động chọn đơn vị áp dụng giống yếu tố cha, NSD không được sửa </w:t>
            </w:r>
          </w:p>
          <w:p w14:paraId="6C9A1678" w14:textId="76CF5095" w:rsidR="00D5112F" w:rsidRPr="00D5112F" w:rsidRDefault="00D5112F" w:rsidP="00911D8A">
            <w:pPr>
              <w:pStyle w:val="NormalIndent"/>
              <w:keepNext w:val="0"/>
              <w:keepLines/>
              <w:widowControl w:val="0"/>
              <w:numPr>
                <w:ilvl w:val="0"/>
                <w:numId w:val="87"/>
              </w:numPr>
              <w:spacing w:before="0" w:after="0" w:line="312" w:lineRule="auto"/>
              <w:jc w:val="left"/>
              <w:rPr>
                <w:snapToGrid/>
                <w:color w:val="auto"/>
                <w:szCs w:val="26"/>
              </w:rPr>
            </w:pPr>
            <w:r w:rsidRPr="00185594">
              <w:rPr>
                <w:b/>
                <w:bCs/>
                <w:snapToGrid/>
                <w:color w:val="auto"/>
                <w:szCs w:val="26"/>
              </w:rPr>
              <w:t>Cách</w:t>
            </w:r>
            <w:r w:rsidRPr="00185594">
              <w:rPr>
                <w:b/>
                <w:bCs/>
                <w:snapToGrid/>
                <w:color w:val="auto"/>
                <w:szCs w:val="26"/>
                <w:lang w:val="vi-VN"/>
              </w:rPr>
              <w:t xml:space="preserve"> tính tổng điểm:</w:t>
            </w:r>
            <w:r>
              <w:rPr>
                <w:snapToGrid/>
                <w:color w:val="auto"/>
                <w:szCs w:val="26"/>
                <w:lang w:val="vi-VN"/>
              </w:rPr>
              <w:t xml:space="preserve"> chọn 1 trong 3 cách sau:</w:t>
            </w:r>
          </w:p>
          <w:p w14:paraId="43B7CBAD" w14:textId="6B4AD19A"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Trung</w:t>
            </w:r>
            <w:r>
              <w:rPr>
                <w:snapToGrid/>
                <w:color w:val="auto"/>
                <w:szCs w:val="26"/>
                <w:lang w:val="vi-VN"/>
              </w:rPr>
              <w:t xml:space="preserve"> bình cộng</w:t>
            </w:r>
          </w:p>
          <w:p w14:paraId="30580485" w14:textId="06CE3DDE" w:rsidR="00D5112F" w:rsidRPr="00D5112F" w:rsidRDefault="00D5112F"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Bình</w:t>
            </w:r>
            <w:r>
              <w:rPr>
                <w:snapToGrid/>
                <w:color w:val="auto"/>
                <w:szCs w:val="26"/>
                <w:lang w:val="vi-VN"/>
              </w:rPr>
              <w:t xml:space="preserve"> quân gia quyền</w:t>
            </w:r>
          </w:p>
          <w:p w14:paraId="312827DE" w14:textId="0445E800" w:rsidR="00D5112F" w:rsidRPr="00D5112F" w:rsidRDefault="00100D3B" w:rsidP="00911D8A">
            <w:pPr>
              <w:pStyle w:val="NormalIndent"/>
              <w:keepNext w:val="0"/>
              <w:keepLines/>
              <w:widowControl w:val="0"/>
              <w:numPr>
                <w:ilvl w:val="0"/>
                <w:numId w:val="141"/>
              </w:numPr>
              <w:spacing w:before="0" w:after="0" w:line="312" w:lineRule="auto"/>
              <w:jc w:val="left"/>
              <w:rPr>
                <w:snapToGrid/>
                <w:color w:val="auto"/>
                <w:szCs w:val="26"/>
              </w:rPr>
            </w:pPr>
            <w:r>
              <w:rPr>
                <w:snapToGrid/>
                <w:color w:val="auto"/>
                <w:szCs w:val="26"/>
              </w:rPr>
              <w:t>Tính</w:t>
            </w:r>
            <w:r>
              <w:rPr>
                <w:snapToGrid/>
                <w:color w:val="auto"/>
                <w:szCs w:val="26"/>
                <w:lang w:val="vi-VN"/>
              </w:rPr>
              <w:t xml:space="preserve"> t</w:t>
            </w:r>
            <w:r>
              <w:rPr>
                <w:snapToGrid/>
                <w:color w:val="auto"/>
                <w:szCs w:val="26"/>
              </w:rPr>
              <w:t>ổng</w:t>
            </w:r>
          </w:p>
          <w:p w14:paraId="7420D05C" w14:textId="210E6E0C" w:rsidR="00397DFE" w:rsidRDefault="007C0300" w:rsidP="00911D8A">
            <w:pPr>
              <w:pStyle w:val="NormalIndent"/>
              <w:keepNext w:val="0"/>
              <w:keepLines/>
              <w:widowControl w:val="0"/>
              <w:numPr>
                <w:ilvl w:val="0"/>
                <w:numId w:val="87"/>
              </w:numPr>
              <w:spacing w:before="0" w:after="0" w:line="312" w:lineRule="auto"/>
              <w:jc w:val="left"/>
              <w:rPr>
                <w:snapToGrid/>
                <w:color w:val="auto"/>
                <w:szCs w:val="26"/>
              </w:rPr>
            </w:pPr>
            <w:r>
              <w:rPr>
                <w:b/>
                <w:bCs/>
                <w:snapToGrid/>
                <w:color w:val="auto"/>
                <w:szCs w:val="26"/>
              </w:rPr>
              <w:t>Trọng</w:t>
            </w:r>
            <w:r>
              <w:rPr>
                <w:b/>
                <w:bCs/>
                <w:snapToGrid/>
                <w:color w:val="auto"/>
                <w:szCs w:val="26"/>
                <w:lang w:val="vi-VN"/>
              </w:rPr>
              <w:t xml:space="preserve"> số</w:t>
            </w:r>
            <w:r w:rsidR="000C18FB" w:rsidRPr="000C18FB">
              <w:rPr>
                <w:b/>
                <w:bCs/>
                <w:snapToGrid/>
                <w:color w:val="auto"/>
                <w:szCs w:val="26"/>
                <w:lang w:val="vi-VN"/>
              </w:rPr>
              <w:t xml:space="preserve"> </w:t>
            </w:r>
            <w:r w:rsidR="000C18FB">
              <w:rPr>
                <w:b/>
                <w:bCs/>
                <w:snapToGrid/>
                <w:color w:val="auto"/>
                <w:szCs w:val="26"/>
                <w:lang w:val="vi-VN"/>
              </w:rPr>
              <w:t>(</w:t>
            </w:r>
            <w:r w:rsidR="000C18FB" w:rsidRPr="000C18FB">
              <w:rPr>
                <w:b/>
                <w:bCs/>
                <w:snapToGrid/>
                <w:color w:val="auto"/>
                <w:szCs w:val="26"/>
                <w:lang w:val="vi-VN"/>
              </w:rPr>
              <w:t>%</w:t>
            </w:r>
            <w:r w:rsidR="000C18FB">
              <w:rPr>
                <w:b/>
                <w:bCs/>
                <w:snapToGrid/>
                <w:color w:val="auto"/>
                <w:szCs w:val="26"/>
                <w:lang w:val="vi-VN"/>
              </w:rPr>
              <w:t>)</w:t>
            </w:r>
            <w:r w:rsidR="00397DFE" w:rsidRPr="000C18FB">
              <w:rPr>
                <w:b/>
                <w:bCs/>
                <w:snapToGrid/>
                <w:color w:val="auto"/>
                <w:szCs w:val="26"/>
              </w:rPr>
              <w:t>:</w:t>
            </w:r>
            <w:r w:rsidR="00D55944">
              <w:rPr>
                <w:b/>
                <w:bCs/>
                <w:snapToGrid/>
                <w:color w:val="auto"/>
                <w:szCs w:val="26"/>
                <w:lang w:val="vi-VN"/>
              </w:rPr>
              <w:t xml:space="preserve"> </w:t>
            </w:r>
            <w:r w:rsidR="00FE02A5" w:rsidRPr="00FE02A5">
              <w:rPr>
                <w:snapToGrid/>
                <w:color w:val="auto"/>
                <w:szCs w:val="26"/>
                <w:lang w:val="vi-VN"/>
              </w:rPr>
              <w:t>chỉ nhập số,</w:t>
            </w:r>
            <w:r w:rsidR="00FE02A5">
              <w:rPr>
                <w:b/>
                <w:bCs/>
                <w:snapToGrid/>
                <w:color w:val="auto"/>
                <w:szCs w:val="26"/>
                <w:lang w:val="vi-VN"/>
              </w:rPr>
              <w:t xml:space="preserve"> </w:t>
            </w:r>
            <w:r w:rsidR="00436B73">
              <w:rPr>
                <w:snapToGrid/>
                <w:color w:val="auto"/>
                <w:szCs w:val="26"/>
                <w:lang w:val="vi-VN"/>
              </w:rPr>
              <w:t>n</w:t>
            </w:r>
            <w:r w:rsidR="00D55944" w:rsidRPr="00D55944">
              <w:rPr>
                <w:snapToGrid/>
                <w:color w:val="auto"/>
                <w:szCs w:val="26"/>
                <w:lang w:val="vi-VN"/>
              </w:rPr>
              <w:t xml:space="preserve">ếu </w:t>
            </w:r>
            <w:r w:rsidR="00D55944" w:rsidRPr="00D55944">
              <w:rPr>
                <w:b/>
                <w:bCs/>
                <w:i/>
                <w:iCs/>
                <w:snapToGrid/>
                <w:color w:val="auto"/>
                <w:szCs w:val="26"/>
                <w:lang w:val="vi-VN"/>
              </w:rPr>
              <w:t>Yếu tố cha</w:t>
            </w:r>
            <w:r w:rsidR="00D55944" w:rsidRPr="00D55944">
              <w:rPr>
                <w:snapToGrid/>
                <w:color w:val="auto"/>
                <w:szCs w:val="26"/>
                <w:lang w:val="vi-VN"/>
              </w:rPr>
              <w:t xml:space="preserve"> được tính </w:t>
            </w:r>
            <w:r w:rsidR="00D55944">
              <w:rPr>
                <w:snapToGrid/>
                <w:color w:val="auto"/>
                <w:szCs w:val="26"/>
                <w:lang w:val="vi-VN"/>
              </w:rPr>
              <w:t xml:space="preserve">tổng theo </w:t>
            </w:r>
            <w:r w:rsidR="00D55944" w:rsidRPr="002B056E">
              <w:rPr>
                <w:b/>
                <w:bCs/>
                <w:i/>
                <w:iCs/>
                <w:snapToGrid/>
                <w:color w:val="auto"/>
                <w:szCs w:val="26"/>
                <w:lang w:val="vi-VN"/>
              </w:rPr>
              <w:t>Bình quân gia quyền</w:t>
            </w:r>
            <w:r w:rsidR="00D55944" w:rsidRPr="00D55944">
              <w:rPr>
                <w:snapToGrid/>
                <w:color w:val="auto"/>
                <w:szCs w:val="26"/>
                <w:lang w:val="vi-VN"/>
              </w:rPr>
              <w:t xml:space="preserve"> thì bắt buộc nhập tỷ trọng của yếu tố con</w:t>
            </w:r>
            <w:r w:rsidR="00D55944">
              <w:rPr>
                <w:snapToGrid/>
                <w:color w:val="auto"/>
                <w:szCs w:val="26"/>
                <w:lang w:val="vi-VN"/>
              </w:rPr>
              <w:t>,</w:t>
            </w:r>
            <w:r w:rsidR="00D55944" w:rsidRPr="00D55944">
              <w:rPr>
                <w:snapToGrid/>
                <w:color w:val="auto"/>
                <w:szCs w:val="26"/>
                <w:lang w:val="vi-VN"/>
              </w:rPr>
              <w:t xml:space="preserve"> </w:t>
            </w:r>
            <w:r w:rsidR="000C18FB">
              <w:rPr>
                <w:snapToGrid/>
                <w:color w:val="auto"/>
                <w:szCs w:val="26"/>
                <w:lang w:val="vi-VN"/>
              </w:rPr>
              <w:t xml:space="preserve">không </w:t>
            </w:r>
            <w:r w:rsidR="00397DFE">
              <w:rPr>
                <w:snapToGrid/>
                <w:color w:val="auto"/>
                <w:szCs w:val="26"/>
              </w:rPr>
              <w:t xml:space="preserve">được </w:t>
            </w:r>
            <w:r w:rsidR="00D55944">
              <w:rPr>
                <w:snapToGrid/>
                <w:color w:val="auto"/>
                <w:szCs w:val="26"/>
              </w:rPr>
              <w:t>nhập</w:t>
            </w:r>
            <w:r w:rsidR="00D55944">
              <w:rPr>
                <w:snapToGrid/>
                <w:color w:val="auto"/>
                <w:szCs w:val="26"/>
                <w:lang w:val="vi-VN"/>
              </w:rPr>
              <w:t xml:space="preserve"> </w:t>
            </w:r>
            <w:r w:rsidR="00397DFE">
              <w:rPr>
                <w:snapToGrid/>
                <w:color w:val="auto"/>
                <w:szCs w:val="26"/>
              </w:rPr>
              <w:t>&gt; 100</w:t>
            </w:r>
            <w:r w:rsidR="00436B73">
              <w:rPr>
                <w:snapToGrid/>
                <w:color w:val="auto"/>
                <w:szCs w:val="26"/>
                <w:lang w:val="vi-VN"/>
              </w:rPr>
              <w:t xml:space="preserve">, cho phép nhập số thập </w:t>
            </w:r>
            <w:r w:rsidR="00E9499C">
              <w:rPr>
                <w:snapToGrid/>
                <w:color w:val="auto"/>
                <w:szCs w:val="26"/>
                <w:lang w:val="vi-VN"/>
              </w:rPr>
              <w:t>phân</w:t>
            </w:r>
          </w:p>
          <w:p w14:paraId="73B51306" w14:textId="77777777" w:rsidR="0022127B" w:rsidRPr="00490E15" w:rsidRDefault="0022127B" w:rsidP="00911D8A">
            <w:pPr>
              <w:pStyle w:val="NormalIndent"/>
              <w:keepNext w:val="0"/>
              <w:keepLines/>
              <w:widowControl w:val="0"/>
              <w:numPr>
                <w:ilvl w:val="0"/>
                <w:numId w:val="87"/>
              </w:numPr>
              <w:spacing w:before="0" w:after="0" w:line="312" w:lineRule="auto"/>
              <w:jc w:val="left"/>
              <w:rPr>
                <w:snapToGrid/>
                <w:color w:val="auto"/>
                <w:szCs w:val="26"/>
                <w:lang w:val="vi-VN"/>
              </w:rPr>
            </w:pPr>
            <w:r w:rsidRPr="00490E15">
              <w:rPr>
                <w:b/>
                <w:bCs/>
                <w:snapToGrid/>
                <w:color w:val="auto"/>
                <w:szCs w:val="26"/>
                <w:lang w:val="vi-VN"/>
              </w:rPr>
              <w:t>Phương thức chấm điểm:</w:t>
            </w:r>
            <w:r w:rsidRPr="00490E15">
              <w:rPr>
                <w:snapToGrid/>
                <w:color w:val="auto"/>
                <w:szCs w:val="26"/>
                <w:lang w:val="vi-VN"/>
              </w:rPr>
              <w:t xml:space="preserve"> Chọn Tự động/ Thủ công</w:t>
            </w:r>
          </w:p>
          <w:p w14:paraId="29E66085" w14:textId="6B0A96FF" w:rsidR="00397DFE" w:rsidRPr="007661EA" w:rsidRDefault="00397DFE" w:rsidP="00911D8A">
            <w:pPr>
              <w:pStyle w:val="NormalIndent"/>
              <w:keepNext w:val="0"/>
              <w:keepLines/>
              <w:widowControl w:val="0"/>
              <w:numPr>
                <w:ilvl w:val="0"/>
                <w:numId w:val="87"/>
              </w:numPr>
              <w:spacing w:before="0" w:after="0" w:line="312" w:lineRule="auto"/>
              <w:jc w:val="left"/>
              <w:rPr>
                <w:snapToGrid/>
                <w:color w:val="auto"/>
                <w:szCs w:val="26"/>
                <w:lang w:val="vi-VN"/>
              </w:rPr>
            </w:pPr>
            <w:r w:rsidRPr="00FE02A5">
              <w:rPr>
                <w:b/>
                <w:bCs/>
                <w:snapToGrid/>
                <w:color w:val="auto"/>
                <w:szCs w:val="26"/>
                <w:lang w:val="vi-VN"/>
              </w:rPr>
              <w:t xml:space="preserve">Công thức </w:t>
            </w:r>
            <w:r w:rsidR="00C6329A" w:rsidRPr="00FE02A5">
              <w:rPr>
                <w:b/>
                <w:bCs/>
                <w:snapToGrid/>
                <w:color w:val="auto"/>
                <w:szCs w:val="26"/>
                <w:lang w:val="vi-VN"/>
              </w:rPr>
              <w:t>tính</w:t>
            </w:r>
            <w:r w:rsidR="00C6329A">
              <w:rPr>
                <w:b/>
                <w:bCs/>
                <w:snapToGrid/>
                <w:color w:val="auto"/>
                <w:szCs w:val="26"/>
                <w:lang w:val="vi-VN"/>
              </w:rPr>
              <w:t xml:space="preserve"> giá trị: </w:t>
            </w:r>
            <w:r w:rsidR="00C6229C" w:rsidRPr="00C6229C">
              <w:rPr>
                <w:snapToGrid/>
                <w:color w:val="auto"/>
                <w:szCs w:val="26"/>
                <w:lang w:val="vi-VN"/>
              </w:rPr>
              <w:t>c</w:t>
            </w:r>
            <w:r w:rsidR="00F712B3" w:rsidRPr="00FE02A5">
              <w:rPr>
                <w:snapToGrid/>
                <w:color w:val="auto"/>
                <w:szCs w:val="26"/>
                <w:lang w:val="vi-VN"/>
              </w:rPr>
              <w:t>hỉ hiển thị trường này nếu phương thức chấm điểm là Tự động</w:t>
            </w:r>
            <w:r w:rsidR="007661EA">
              <w:rPr>
                <w:snapToGrid/>
                <w:color w:val="auto"/>
                <w:szCs w:val="26"/>
                <w:lang w:val="vi-VN"/>
              </w:rPr>
              <w:t xml:space="preserve">. Sau khi NSD thiết lập công thức trên pop up thì kết quả được hiển thị </w:t>
            </w:r>
            <w:r w:rsidR="003F45AD">
              <w:rPr>
                <w:snapToGrid/>
                <w:color w:val="auto"/>
                <w:szCs w:val="26"/>
                <w:lang w:val="vi-VN"/>
              </w:rPr>
              <w:t>ở đây</w:t>
            </w:r>
          </w:p>
          <w:p w14:paraId="3C906559" w14:textId="77777777" w:rsidR="00397DFE" w:rsidRDefault="00397DFE" w:rsidP="00911D8A">
            <w:pPr>
              <w:pStyle w:val="NormalIndent"/>
              <w:keepNext w:val="0"/>
              <w:keepLines/>
              <w:widowControl w:val="0"/>
              <w:numPr>
                <w:ilvl w:val="0"/>
                <w:numId w:val="142"/>
              </w:numPr>
              <w:spacing w:before="0" w:after="0" w:line="312" w:lineRule="auto"/>
              <w:jc w:val="left"/>
              <w:rPr>
                <w:snapToGrid/>
                <w:color w:val="auto"/>
                <w:szCs w:val="26"/>
                <w:lang w:val="vi-VN"/>
              </w:rPr>
            </w:pPr>
            <w:r w:rsidRPr="003F45AD">
              <w:rPr>
                <w:snapToGrid/>
                <w:color w:val="auto"/>
                <w:szCs w:val="26"/>
                <w:lang w:val="vi-VN"/>
              </w:rPr>
              <w:lastRenderedPageBreak/>
              <w:t>Thiết lập công thức:</w:t>
            </w:r>
            <w:r w:rsidR="003F45AD">
              <w:rPr>
                <w:snapToGrid/>
                <w:color w:val="auto"/>
                <w:szCs w:val="26"/>
                <w:lang w:val="vi-VN"/>
              </w:rPr>
              <w:t xml:space="preserve"> hiển thị trên pop up cho phép NSD</w:t>
            </w:r>
            <w:r w:rsidRPr="003F45AD">
              <w:rPr>
                <w:snapToGrid/>
                <w:color w:val="auto"/>
                <w:szCs w:val="26"/>
                <w:lang w:val="vi-VN"/>
              </w:rPr>
              <w:t xml:space="preserve"> thiết lập công thức tính </w:t>
            </w:r>
            <w:r w:rsidR="003F45AD">
              <w:rPr>
                <w:snapToGrid/>
                <w:color w:val="auto"/>
                <w:szCs w:val="26"/>
                <w:lang w:val="vi-VN"/>
              </w:rPr>
              <w:t>giá trị</w:t>
            </w:r>
            <w:r w:rsidRPr="003F45AD">
              <w:rPr>
                <w:snapToGrid/>
                <w:color w:val="auto"/>
                <w:szCs w:val="26"/>
                <w:lang w:val="vi-VN"/>
              </w:rPr>
              <w:t xml:space="preserve"> c</w:t>
            </w:r>
            <w:r w:rsidR="001F5894">
              <w:rPr>
                <w:snapToGrid/>
                <w:color w:val="auto"/>
                <w:szCs w:val="26"/>
                <w:lang w:val="vi-VN"/>
              </w:rPr>
              <w:t xml:space="preserve">ủa yếu tố rủi ro. </w:t>
            </w:r>
            <w:r w:rsidR="00444AD9" w:rsidRPr="00444AD9">
              <w:rPr>
                <w:snapToGrid/>
                <w:color w:val="auto"/>
                <w:szCs w:val="26"/>
                <w:highlight w:val="yellow"/>
                <w:lang w:val="vi-VN"/>
              </w:rPr>
              <w:t>(TBD)</w:t>
            </w:r>
          </w:p>
          <w:p w14:paraId="1A453846" w14:textId="1BD9DEA6" w:rsidR="00B36531" w:rsidRPr="001F5894" w:rsidRDefault="00B36531"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4" w:history="1">
              <w:r w:rsidRPr="00A44996">
                <w:rPr>
                  <w:rStyle w:val="Hyperlink"/>
                  <w:snapToGrid/>
                  <w:szCs w:val="26"/>
                  <w:lang w:val="vi-VN"/>
                </w:rPr>
                <w:t>https://f2z0rj.axshare.com/#id=w0x50b&amp;p=10__them_moi_yeu_to&amp;g=1</w:t>
              </w:r>
            </w:hyperlink>
          </w:p>
        </w:tc>
      </w:tr>
      <w:tr w:rsidR="00243573" w:rsidRPr="001F5894" w14:paraId="58B07ADE" w14:textId="77777777" w:rsidTr="00DF74CF">
        <w:tc>
          <w:tcPr>
            <w:tcW w:w="817" w:type="dxa"/>
            <w:shd w:val="clear" w:color="auto" w:fill="auto"/>
          </w:tcPr>
          <w:p w14:paraId="4D926471" w14:textId="77777777" w:rsidR="00243573" w:rsidRPr="002F4F88" w:rsidRDefault="00243573" w:rsidP="00911D8A">
            <w:pPr>
              <w:pStyle w:val="ListParagraph"/>
              <w:numPr>
                <w:ilvl w:val="0"/>
                <w:numId w:val="86"/>
              </w:numPr>
            </w:pPr>
          </w:p>
        </w:tc>
        <w:tc>
          <w:tcPr>
            <w:tcW w:w="1877" w:type="dxa"/>
            <w:shd w:val="clear" w:color="auto" w:fill="auto"/>
          </w:tcPr>
          <w:p w14:paraId="04243386" w14:textId="21834390" w:rsidR="00243573" w:rsidRDefault="00243573" w:rsidP="00243573">
            <w:pPr>
              <w:keepLines/>
              <w:widowControl w:val="0"/>
              <w:rPr>
                <w:szCs w:val="26"/>
              </w:rPr>
            </w:pPr>
            <w:r>
              <w:rPr>
                <w:szCs w:val="26"/>
              </w:rPr>
              <w:t>Sửa thông tin</w:t>
            </w:r>
          </w:p>
        </w:tc>
        <w:tc>
          <w:tcPr>
            <w:tcW w:w="6912" w:type="dxa"/>
            <w:shd w:val="clear" w:color="auto" w:fill="auto"/>
          </w:tcPr>
          <w:p w14:paraId="43C3A828" w14:textId="5A1DA000" w:rsidR="00243573" w:rsidRDefault="00243573"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yếu tố rủi ro.</w:t>
            </w:r>
          </w:p>
          <w:p w14:paraId="19B3DDD5" w14:textId="77777777" w:rsidR="00243573" w:rsidRPr="003E40BC" w:rsidRDefault="00243573" w:rsidP="00243573">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 xml:space="preserve">Sửa trạng thái của </w:t>
            </w:r>
            <w:r>
              <w:rPr>
                <w:bCs/>
                <w:szCs w:val="26"/>
              </w:rPr>
              <w:t>yếu tố rủi ro</w:t>
            </w:r>
            <w:r w:rsidRPr="00E62DAE">
              <w:rPr>
                <w:bCs/>
                <w:szCs w:val="26"/>
              </w:rPr>
              <w:t xml:space="preserve"> từ Sử dụng thành Không sử dụng, </w:t>
            </w:r>
            <w:r>
              <w:rPr>
                <w:bCs/>
                <w:szCs w:val="26"/>
              </w:rPr>
              <w:t>yếu tố rủi ro</w:t>
            </w:r>
            <w:r w:rsidRPr="00E62DAE">
              <w:rPr>
                <w:bCs/>
                <w:szCs w:val="26"/>
              </w:rPr>
              <w:t xml:space="preserve"> n</w:t>
            </w:r>
            <w:r>
              <w:rPr>
                <w:bCs/>
                <w:szCs w:val="26"/>
              </w:rPr>
              <w:t>ày sẽ không được sử dụng để đánh giá rủi ro.</w:t>
            </w:r>
          </w:p>
          <w:p w14:paraId="7BD94171" w14:textId="2A18ADEC" w:rsidR="003E40BC" w:rsidRDefault="003E40BC" w:rsidP="0024357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w:t>
            </w:r>
            <w:r w:rsidR="00904EB8">
              <w:rPr>
                <w:snapToGrid/>
                <w:color w:val="auto"/>
                <w:szCs w:val="26"/>
                <w:lang w:val="vi-VN"/>
              </w:rPr>
              <w:t xml:space="preserve">sửa không làm thay đổi </w:t>
            </w:r>
            <w:r w:rsidR="002D235F">
              <w:rPr>
                <w:snapToGrid/>
                <w:color w:val="auto"/>
                <w:szCs w:val="26"/>
                <w:lang w:val="vi-VN"/>
              </w:rPr>
              <w:t xml:space="preserve">dữ liệu </w:t>
            </w:r>
            <w:r w:rsidR="00904EB8">
              <w:rPr>
                <w:snapToGrid/>
                <w:color w:val="auto"/>
                <w:szCs w:val="26"/>
                <w:lang w:val="vi-VN"/>
              </w:rPr>
              <w:t xml:space="preserve">các bảng chấm điểm </w:t>
            </w:r>
            <w:r w:rsidR="008A48FD" w:rsidRPr="008A48FD">
              <w:rPr>
                <w:i/>
                <w:iCs/>
                <w:snapToGrid/>
                <w:color w:val="0070C0"/>
                <w:szCs w:val="26"/>
                <w:lang w:val="vi-VN"/>
              </w:rPr>
              <w:t xml:space="preserve">(mục 3.3.2) </w:t>
            </w:r>
            <w:r w:rsidR="00904EB8">
              <w:rPr>
                <w:snapToGrid/>
                <w:color w:val="auto"/>
                <w:szCs w:val="26"/>
                <w:lang w:val="vi-VN"/>
              </w:rPr>
              <w:t xml:space="preserve">và kết quả chấm điểm </w:t>
            </w:r>
            <w:r w:rsidR="008A48FD" w:rsidRPr="008A48FD">
              <w:rPr>
                <w:i/>
                <w:iCs/>
                <w:snapToGrid/>
                <w:color w:val="0070C0"/>
                <w:szCs w:val="26"/>
                <w:lang w:val="vi-VN"/>
              </w:rPr>
              <w:t>(mục 3.3.3)</w:t>
            </w:r>
            <w:r w:rsidR="008A48FD">
              <w:rPr>
                <w:snapToGrid/>
                <w:color w:val="auto"/>
                <w:szCs w:val="26"/>
                <w:lang w:val="vi-VN"/>
              </w:rPr>
              <w:t xml:space="preserve"> </w:t>
            </w:r>
            <w:r w:rsidR="00904EB8">
              <w:rPr>
                <w:snapToGrid/>
                <w:color w:val="auto"/>
                <w:szCs w:val="26"/>
                <w:lang w:val="vi-VN"/>
              </w:rPr>
              <w:t xml:space="preserve">của các kỳ đánh giá </w:t>
            </w:r>
            <w:r w:rsidR="008A48FD" w:rsidRPr="008A48FD">
              <w:rPr>
                <w:i/>
                <w:iCs/>
                <w:snapToGrid/>
                <w:color w:val="0070C0"/>
                <w:szCs w:val="26"/>
                <w:lang w:val="vi-VN"/>
              </w:rPr>
              <w:t>(mục 3.3.1)</w:t>
            </w:r>
            <w:r w:rsidR="008A48FD" w:rsidRPr="008A48FD">
              <w:rPr>
                <w:snapToGrid/>
                <w:color w:val="0070C0"/>
                <w:szCs w:val="26"/>
                <w:lang w:val="vi-VN"/>
              </w:rPr>
              <w:t xml:space="preserve"> </w:t>
            </w:r>
            <w:r w:rsidR="00904EB8">
              <w:rPr>
                <w:snapToGrid/>
                <w:color w:val="auto"/>
                <w:szCs w:val="26"/>
                <w:lang w:val="vi-VN"/>
              </w:rPr>
              <w:t>đã kết thúc trước thời điểm thay đổi</w:t>
            </w:r>
          </w:p>
        </w:tc>
      </w:tr>
      <w:tr w:rsidR="00397DFE" w:rsidRPr="002F4F88" w14:paraId="6408E059" w14:textId="77777777" w:rsidTr="00DF74CF">
        <w:tc>
          <w:tcPr>
            <w:tcW w:w="817" w:type="dxa"/>
            <w:shd w:val="clear" w:color="auto" w:fill="auto"/>
          </w:tcPr>
          <w:p w14:paraId="3D5BA700" w14:textId="77777777" w:rsidR="00397DFE" w:rsidRPr="002F4F88" w:rsidRDefault="00397DFE" w:rsidP="00911D8A">
            <w:pPr>
              <w:pStyle w:val="ListParagraph"/>
              <w:numPr>
                <w:ilvl w:val="0"/>
                <w:numId w:val="86"/>
              </w:numPr>
            </w:pPr>
          </w:p>
        </w:tc>
        <w:tc>
          <w:tcPr>
            <w:tcW w:w="1877" w:type="dxa"/>
            <w:shd w:val="clear" w:color="auto" w:fill="auto"/>
          </w:tcPr>
          <w:p w14:paraId="00227B7A" w14:textId="77777777" w:rsidR="00397DFE" w:rsidRPr="002F4F88" w:rsidRDefault="00397DFE" w:rsidP="00DF74CF">
            <w:pPr>
              <w:keepLines/>
              <w:widowControl w:val="0"/>
              <w:rPr>
                <w:szCs w:val="26"/>
              </w:rPr>
            </w:pPr>
            <w:r>
              <w:rPr>
                <w:szCs w:val="26"/>
              </w:rPr>
              <w:t>Xem chi tiết</w:t>
            </w:r>
          </w:p>
        </w:tc>
        <w:tc>
          <w:tcPr>
            <w:tcW w:w="6912" w:type="dxa"/>
            <w:shd w:val="clear" w:color="auto" w:fill="auto"/>
          </w:tcPr>
          <w:p w14:paraId="45E7ADF1" w14:textId="77777777" w:rsidR="00397DFE" w:rsidRPr="002F4F88"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xem chi tiết yếu tố rủi ro. Thông tin hiển thị đúng như lần cập nhật cuối. Đồng thời, hệ thống hiển thị các thông tin: Người tạo, Ngày tạo, Người sửa, Ngày sửa.</w:t>
            </w:r>
          </w:p>
        </w:tc>
      </w:tr>
      <w:tr w:rsidR="00397DFE" w:rsidRPr="002F4F88" w14:paraId="615FB2B9" w14:textId="77777777" w:rsidTr="00DF74CF">
        <w:tc>
          <w:tcPr>
            <w:tcW w:w="817" w:type="dxa"/>
            <w:shd w:val="clear" w:color="auto" w:fill="auto"/>
          </w:tcPr>
          <w:p w14:paraId="4095FFC2" w14:textId="77777777" w:rsidR="00397DFE" w:rsidRPr="002F4F88" w:rsidRDefault="00397DFE" w:rsidP="00911D8A">
            <w:pPr>
              <w:pStyle w:val="ListParagraph"/>
              <w:numPr>
                <w:ilvl w:val="0"/>
                <w:numId w:val="86"/>
              </w:numPr>
            </w:pPr>
          </w:p>
        </w:tc>
        <w:tc>
          <w:tcPr>
            <w:tcW w:w="1877" w:type="dxa"/>
            <w:shd w:val="clear" w:color="auto" w:fill="auto"/>
          </w:tcPr>
          <w:p w14:paraId="55818161" w14:textId="77777777" w:rsidR="00397DFE" w:rsidRPr="002F4F88" w:rsidRDefault="00397DFE" w:rsidP="00DF74CF">
            <w:pPr>
              <w:keepLines/>
              <w:widowControl w:val="0"/>
              <w:rPr>
                <w:szCs w:val="26"/>
              </w:rPr>
            </w:pPr>
            <w:r>
              <w:rPr>
                <w:szCs w:val="26"/>
              </w:rPr>
              <w:t>Xóa</w:t>
            </w:r>
          </w:p>
        </w:tc>
        <w:tc>
          <w:tcPr>
            <w:tcW w:w="6912" w:type="dxa"/>
            <w:shd w:val="clear" w:color="auto" w:fill="auto"/>
          </w:tcPr>
          <w:p w14:paraId="644D4026"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xóa yếu tố rủi ro. </w:t>
            </w:r>
          </w:p>
          <w:p w14:paraId="02A2F0D0" w14:textId="324D7642"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195A3B">
              <w:rPr>
                <w:i/>
                <w:iCs/>
                <w:snapToGrid/>
                <w:color w:val="auto"/>
                <w:szCs w:val="26"/>
              </w:rPr>
              <w:t xml:space="preserve">Bạn có chắc chắn muốn xóa </w:t>
            </w:r>
            <w:r w:rsidR="00195A3B" w:rsidRPr="00195A3B">
              <w:rPr>
                <w:i/>
                <w:iCs/>
                <w:snapToGrid/>
                <w:color w:val="auto"/>
                <w:szCs w:val="26"/>
              </w:rPr>
              <w:t>bản</w:t>
            </w:r>
            <w:r w:rsidR="00195A3B" w:rsidRPr="00195A3B">
              <w:rPr>
                <w:i/>
                <w:iCs/>
                <w:snapToGrid/>
                <w:color w:val="auto"/>
                <w:szCs w:val="26"/>
                <w:lang w:val="vi-VN"/>
              </w:rPr>
              <w:t xml:space="preserve"> ghi này? Kèm theo tên yếu tố</w:t>
            </w:r>
            <w:r>
              <w:rPr>
                <w:snapToGrid/>
                <w:color w:val="auto"/>
                <w:szCs w:val="26"/>
              </w:rPr>
              <w:t>”. NSD chọn có/ không</w:t>
            </w:r>
            <w:r w:rsidR="00195A3B">
              <w:rPr>
                <w:snapToGrid/>
                <w:color w:val="auto"/>
                <w:szCs w:val="26"/>
                <w:lang w:val="vi-VN"/>
              </w:rPr>
              <w:t>:</w:t>
            </w:r>
          </w:p>
          <w:p w14:paraId="3FFD0A78" w14:textId="17DA7932" w:rsidR="00397DFE" w:rsidRDefault="00397DFE" w:rsidP="00911D8A">
            <w:pPr>
              <w:pStyle w:val="NormalIndent"/>
              <w:keepNext w:val="0"/>
              <w:keepLines/>
              <w:widowControl w:val="0"/>
              <w:numPr>
                <w:ilvl w:val="0"/>
                <w:numId w:val="124"/>
              </w:numPr>
              <w:spacing w:before="0" w:after="0" w:line="312" w:lineRule="auto"/>
              <w:jc w:val="left"/>
              <w:rPr>
                <w:snapToGrid/>
                <w:color w:val="auto"/>
                <w:szCs w:val="26"/>
              </w:rPr>
            </w:pPr>
            <w:r>
              <w:rPr>
                <w:snapToGrid/>
                <w:color w:val="auto"/>
                <w:szCs w:val="26"/>
              </w:rPr>
              <w:t>Nếu chọn có, hệ thống thực hiện xóa yếu tố rủi ro</w:t>
            </w:r>
          </w:p>
          <w:p w14:paraId="69876C32" w14:textId="6A42AE44" w:rsidR="00397DFE" w:rsidRPr="00FA0CB2" w:rsidRDefault="00397DFE" w:rsidP="00911D8A">
            <w:pPr>
              <w:pStyle w:val="NormalIndent"/>
              <w:keepNext w:val="0"/>
              <w:keepLines/>
              <w:widowControl w:val="0"/>
              <w:numPr>
                <w:ilvl w:val="0"/>
                <w:numId w:val="124"/>
              </w:numPr>
              <w:spacing w:before="0" w:after="0" w:line="312" w:lineRule="auto"/>
              <w:jc w:val="left"/>
              <w:rPr>
                <w:snapToGrid/>
                <w:color w:val="auto"/>
                <w:szCs w:val="26"/>
              </w:rPr>
            </w:pPr>
            <w:r>
              <w:rPr>
                <w:snapToGrid/>
                <w:color w:val="auto"/>
                <w:szCs w:val="26"/>
              </w:rPr>
              <w:t xml:space="preserve">Nếu chọn không, hệ thống hủy bỏ thao tác </w:t>
            </w:r>
            <w:r w:rsidR="00195A3B">
              <w:rPr>
                <w:snapToGrid/>
                <w:color w:val="auto"/>
                <w:szCs w:val="26"/>
              </w:rPr>
              <w:t>xoá</w:t>
            </w:r>
          </w:p>
          <w:p w14:paraId="59540017" w14:textId="77C53F43"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yếu tố rủi ro </w:t>
            </w:r>
            <w:r w:rsidR="00081D80">
              <w:rPr>
                <w:snapToGrid/>
                <w:color w:val="auto"/>
                <w:szCs w:val="26"/>
              </w:rPr>
              <w:t>nằm</w:t>
            </w:r>
            <w:r w:rsidR="00081D80">
              <w:rPr>
                <w:snapToGrid/>
                <w:color w:val="auto"/>
                <w:szCs w:val="26"/>
                <w:lang w:val="vi-VN"/>
              </w:rPr>
              <w:t xml:space="preserve"> trên các bảng chấm điểm </w:t>
            </w:r>
            <w:r w:rsidR="00081D80" w:rsidRPr="00081D80">
              <w:rPr>
                <w:i/>
                <w:iCs/>
                <w:snapToGrid/>
                <w:color w:val="0070C0"/>
                <w:szCs w:val="26"/>
                <w:lang w:val="vi-VN"/>
              </w:rPr>
              <w:t>(mục 3.3.2)</w:t>
            </w:r>
            <w:r w:rsidR="00081D80">
              <w:rPr>
                <w:snapToGrid/>
                <w:color w:val="auto"/>
                <w:szCs w:val="26"/>
                <w:lang w:val="vi-VN"/>
              </w:rPr>
              <w:t xml:space="preserve"> thuộc các kỳ đánh giá </w:t>
            </w:r>
            <w:r w:rsidR="00081D80" w:rsidRPr="00081D80">
              <w:rPr>
                <w:i/>
                <w:iCs/>
                <w:snapToGrid/>
                <w:color w:val="0070C0"/>
                <w:szCs w:val="26"/>
                <w:lang w:val="vi-VN"/>
              </w:rPr>
              <w:t>(mục 3.3.3)</w:t>
            </w:r>
            <w:r w:rsidR="00081D80" w:rsidRPr="00081D80">
              <w:rPr>
                <w:snapToGrid/>
                <w:color w:val="0070C0"/>
                <w:szCs w:val="26"/>
                <w:lang w:val="vi-VN"/>
              </w:rPr>
              <w:t xml:space="preserve"> </w:t>
            </w:r>
            <w:r w:rsidR="00081D80">
              <w:rPr>
                <w:snapToGrid/>
                <w:color w:val="auto"/>
                <w:szCs w:val="26"/>
                <w:lang w:val="vi-VN"/>
              </w:rPr>
              <w:t>đã kết thúc</w:t>
            </w:r>
          </w:p>
          <w:p w14:paraId="0B4E9967" w14:textId="3C75D9CB" w:rsidR="00195A3B" w:rsidRPr="002F4F88" w:rsidRDefault="00195A3B"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w:t>
            </w:r>
            <w:r>
              <w:rPr>
                <w:snapToGrid/>
                <w:color w:val="auto"/>
                <w:szCs w:val="26"/>
                <w:lang w:val="vi-VN"/>
              </w:rPr>
              <w:t xml:space="preserve"> ch</w:t>
            </w:r>
            <w:r w:rsidR="00B51C46">
              <w:rPr>
                <w:snapToGrid/>
                <w:color w:val="auto"/>
                <w:szCs w:val="26"/>
                <w:lang w:val="vi-VN"/>
              </w:rPr>
              <w:t>o phép xoá yếu tố rủi ro cấp cha đang có các yếu tố con</w:t>
            </w:r>
          </w:p>
        </w:tc>
      </w:tr>
      <w:tr w:rsidR="00397DFE" w:rsidRPr="002F4F88" w14:paraId="77747638" w14:textId="77777777" w:rsidTr="00DF74CF">
        <w:tc>
          <w:tcPr>
            <w:tcW w:w="817" w:type="dxa"/>
            <w:shd w:val="clear" w:color="auto" w:fill="auto"/>
          </w:tcPr>
          <w:p w14:paraId="2F5846CA" w14:textId="77777777" w:rsidR="00397DFE" w:rsidRPr="002F4F88" w:rsidRDefault="00397DFE" w:rsidP="00911D8A">
            <w:pPr>
              <w:pStyle w:val="ListParagraph"/>
              <w:numPr>
                <w:ilvl w:val="0"/>
                <w:numId w:val="86"/>
              </w:numPr>
            </w:pPr>
          </w:p>
        </w:tc>
        <w:tc>
          <w:tcPr>
            <w:tcW w:w="1877" w:type="dxa"/>
            <w:shd w:val="clear" w:color="auto" w:fill="auto"/>
          </w:tcPr>
          <w:p w14:paraId="68A07637" w14:textId="77777777" w:rsidR="00397DFE" w:rsidRPr="002F4F88" w:rsidRDefault="00397DFE" w:rsidP="00DF74CF">
            <w:pPr>
              <w:keepLines/>
              <w:widowControl w:val="0"/>
              <w:rPr>
                <w:szCs w:val="26"/>
              </w:rPr>
            </w:pPr>
            <w:r>
              <w:rPr>
                <w:szCs w:val="26"/>
              </w:rPr>
              <w:t>Tìm kiếm</w:t>
            </w:r>
          </w:p>
        </w:tc>
        <w:tc>
          <w:tcPr>
            <w:tcW w:w="6912" w:type="dxa"/>
            <w:shd w:val="clear" w:color="auto" w:fill="auto"/>
          </w:tcPr>
          <w:p w14:paraId="6EE41D14" w14:textId="77777777"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các yếu tố rủi ro hiển thị các thông tin:</w:t>
            </w:r>
          </w:p>
          <w:p w14:paraId="403C8732" w14:textId="77777777"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Mã yếu tố</w:t>
            </w:r>
          </w:p>
          <w:p w14:paraId="6D1B579D" w14:textId="270A3A75" w:rsidR="00397DFE" w:rsidRDefault="00397DFE"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Tên yếu tố</w:t>
            </w:r>
          </w:p>
          <w:p w14:paraId="70FF2BD8" w14:textId="14BF28DC"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Trọng</w:t>
            </w:r>
            <w:r>
              <w:rPr>
                <w:snapToGrid/>
                <w:color w:val="auto"/>
                <w:szCs w:val="26"/>
                <w:lang w:val="vi-VN"/>
              </w:rPr>
              <w:t xml:space="preserve"> số (%)</w:t>
            </w:r>
          </w:p>
          <w:p w14:paraId="03D64BB0" w14:textId="4E3F52CA" w:rsidR="00AF1574" w:rsidRPr="00AF1574"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Phương</w:t>
            </w:r>
            <w:r>
              <w:rPr>
                <w:snapToGrid/>
                <w:color w:val="auto"/>
                <w:szCs w:val="26"/>
                <w:lang w:val="vi-VN"/>
              </w:rPr>
              <w:t xml:space="preserve"> thức chấm điểm</w:t>
            </w:r>
          </w:p>
          <w:p w14:paraId="3C61AF7A" w14:textId="77777777" w:rsidR="00AF1574" w:rsidRPr="007E6781" w:rsidRDefault="00AF1574"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Cách</w:t>
            </w:r>
            <w:r>
              <w:rPr>
                <w:snapToGrid/>
                <w:color w:val="auto"/>
                <w:szCs w:val="26"/>
                <w:lang w:val="vi-VN"/>
              </w:rPr>
              <w:t xml:space="preserve"> tính tổng điểm</w:t>
            </w:r>
          </w:p>
          <w:p w14:paraId="768D81D1" w14:textId="16107305"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Đối</w:t>
            </w:r>
            <w:r>
              <w:rPr>
                <w:snapToGrid/>
                <w:color w:val="auto"/>
                <w:szCs w:val="26"/>
                <w:lang w:val="vi-VN"/>
              </w:rPr>
              <w:t xml:space="preserve"> tượng áp dụng</w:t>
            </w:r>
          </w:p>
          <w:p w14:paraId="10193679" w14:textId="6DD75D01" w:rsidR="004B29FC" w:rsidRP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 áp dụng</w:t>
            </w:r>
          </w:p>
          <w:p w14:paraId="7FC7C807" w14:textId="77777777" w:rsidR="004B29FC" w:rsidRDefault="004B29FC" w:rsidP="00911D8A">
            <w:pPr>
              <w:pStyle w:val="NormalIndent"/>
              <w:keepNext w:val="0"/>
              <w:keepLines/>
              <w:widowControl w:val="0"/>
              <w:numPr>
                <w:ilvl w:val="0"/>
                <w:numId w:val="88"/>
              </w:numPr>
              <w:spacing w:before="0" w:after="0" w:line="312" w:lineRule="auto"/>
              <w:jc w:val="left"/>
              <w:rPr>
                <w:snapToGrid/>
                <w:color w:val="auto"/>
                <w:szCs w:val="26"/>
              </w:rPr>
            </w:pPr>
            <w:r>
              <w:rPr>
                <w:snapToGrid/>
                <w:color w:val="auto"/>
                <w:szCs w:val="26"/>
              </w:rPr>
              <w:lastRenderedPageBreak/>
              <w:t>Trạng thái</w:t>
            </w:r>
          </w:p>
          <w:p w14:paraId="11FA3F8F" w14:textId="6B81F32F"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yếu tối rủi ro được phân cấp cha – con</w:t>
            </w:r>
          </w:p>
          <w:p w14:paraId="48651A9B" w14:textId="2AC355D0" w:rsidR="00397DFE" w:rsidRDefault="00397DFE" w:rsidP="00DF74CF">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tìm kiếm trên danh sách theo các </w:t>
            </w:r>
            <w:r w:rsidR="00EB0E74">
              <w:rPr>
                <w:snapToGrid/>
                <w:color w:val="auto"/>
                <w:szCs w:val="26"/>
              </w:rPr>
              <w:t>tiêu</w:t>
            </w:r>
            <w:r w:rsidR="00EB0E74">
              <w:rPr>
                <w:snapToGrid/>
                <w:color w:val="auto"/>
                <w:szCs w:val="26"/>
                <w:lang w:val="vi-VN"/>
              </w:rPr>
              <w:t xml:space="preserve"> chí</w:t>
            </w:r>
            <w:r>
              <w:rPr>
                <w:snapToGrid/>
                <w:color w:val="auto"/>
                <w:szCs w:val="26"/>
              </w:rPr>
              <w:t>:</w:t>
            </w:r>
          </w:p>
          <w:p w14:paraId="6B88C13B" w14:textId="7459BA6C" w:rsidR="00662C81" w:rsidRDefault="00662C81"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M</w:t>
            </w:r>
            <w:r>
              <w:rPr>
                <w:snapToGrid/>
                <w:color w:val="auto"/>
                <w:szCs w:val="26"/>
                <w:lang w:val="vi-VN"/>
              </w:rPr>
              <w:t>ã yếu tố</w:t>
            </w:r>
          </w:p>
          <w:p w14:paraId="69BA74FD" w14:textId="16699513"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Tên yếu tố</w:t>
            </w:r>
          </w:p>
          <w:p w14:paraId="3126EF18" w14:textId="15F097F4"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Đối tượng áp dụng</w:t>
            </w:r>
          </w:p>
          <w:p w14:paraId="4A022D47" w14:textId="48476933" w:rsidR="002A5080" w:rsidRDefault="00B16CC9"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w:t>
            </w:r>
            <w:r w:rsidR="002A5080">
              <w:rPr>
                <w:snapToGrid/>
                <w:color w:val="auto"/>
                <w:szCs w:val="26"/>
              </w:rPr>
              <w:t>ơn</w:t>
            </w:r>
            <w:r w:rsidR="002A5080">
              <w:rPr>
                <w:snapToGrid/>
                <w:color w:val="auto"/>
                <w:szCs w:val="26"/>
                <w:lang w:val="vi-VN"/>
              </w:rPr>
              <w:t xml:space="preserve"> vị áp dụng</w:t>
            </w:r>
          </w:p>
          <w:p w14:paraId="3DAF35C0" w14:textId="1DD02D02" w:rsidR="00397DFE"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Phương thức chấm điểm</w:t>
            </w:r>
          </w:p>
          <w:p w14:paraId="642298F1" w14:textId="5EB0D572" w:rsidR="00242BE8" w:rsidRPr="00B36531" w:rsidRDefault="00397DFE" w:rsidP="00911D8A">
            <w:pPr>
              <w:pStyle w:val="NormalIndent"/>
              <w:keepNext w:val="0"/>
              <w:keepLines/>
              <w:widowControl w:val="0"/>
              <w:numPr>
                <w:ilvl w:val="0"/>
                <w:numId w:val="89"/>
              </w:numPr>
              <w:spacing w:before="0" w:after="0" w:line="312" w:lineRule="auto"/>
              <w:jc w:val="left"/>
              <w:rPr>
                <w:snapToGrid/>
                <w:color w:val="auto"/>
                <w:szCs w:val="26"/>
              </w:rPr>
            </w:pPr>
            <w:r>
              <w:rPr>
                <w:snapToGrid/>
                <w:color w:val="auto"/>
                <w:szCs w:val="26"/>
              </w:rPr>
              <w:t>Trạng thái</w:t>
            </w:r>
          </w:p>
          <w:p w14:paraId="05ADCBEA" w14:textId="07F01403" w:rsidR="00B36531" w:rsidRPr="00242BE8" w:rsidRDefault="00242BE8" w:rsidP="00B36531">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Giao diện: </w:t>
            </w:r>
            <w:hyperlink r:id="rId35" w:history="1">
              <w:r w:rsidR="00B36531" w:rsidRPr="00A44996">
                <w:rPr>
                  <w:rStyle w:val="Hyperlink"/>
                  <w:snapToGrid/>
                  <w:szCs w:val="26"/>
                  <w:lang w:val="vi-VN"/>
                </w:rPr>
                <w:t>https://f2z0rj.axshare.com/#id=4fvsf8&amp;p=9__yeu_to_rui_ro&amp;g=1</w:t>
              </w:r>
            </w:hyperlink>
          </w:p>
        </w:tc>
      </w:tr>
    </w:tbl>
    <w:p w14:paraId="49E8349C" w14:textId="77777777" w:rsidR="00397DFE" w:rsidRDefault="00397DFE" w:rsidP="00397DFE">
      <w:pPr>
        <w:rPr>
          <w:b/>
          <w:szCs w:val="26"/>
        </w:rPr>
      </w:pPr>
      <w:r w:rsidRPr="002F4F88">
        <w:rPr>
          <w:b/>
          <w:szCs w:val="26"/>
        </w:rPr>
        <w:lastRenderedPageBreak/>
        <w:t>Yêu cầu đặc biệt/Điều kiện ràng buộc:</w:t>
      </w:r>
    </w:p>
    <w:p w14:paraId="6C371EA9" w14:textId="1E4AED12" w:rsidR="00397DFE" w:rsidRPr="00196993" w:rsidRDefault="006F4AF0" w:rsidP="00397DFE">
      <w:pPr>
        <w:numPr>
          <w:ilvl w:val="0"/>
          <w:numId w:val="15"/>
        </w:numPr>
        <w:rPr>
          <w:b/>
          <w:szCs w:val="26"/>
        </w:rPr>
      </w:pPr>
      <w:r>
        <w:rPr>
          <w:szCs w:val="26"/>
        </w:rPr>
        <w:t>Điểm</w:t>
      </w:r>
      <w:r>
        <w:rPr>
          <w:szCs w:val="26"/>
          <w:lang w:val="vi-VN"/>
        </w:rPr>
        <w:t xml:space="preserve"> của 1 đối tượng = tổng </w:t>
      </w:r>
      <w:r w:rsidR="00534019">
        <w:rPr>
          <w:szCs w:val="26"/>
          <w:lang w:val="vi-VN"/>
        </w:rPr>
        <w:t xml:space="preserve">điểm </w:t>
      </w:r>
      <w:r>
        <w:rPr>
          <w:szCs w:val="26"/>
          <w:lang w:val="vi-VN"/>
        </w:rPr>
        <w:t xml:space="preserve">bình quân gia quyền của tất cả các yếu tố rủi ro ở cấp cao nhất </w:t>
      </w:r>
      <w:r w:rsidRPr="006F4AF0">
        <w:rPr>
          <w:szCs w:val="26"/>
          <w:lang w:val="vi-VN"/>
        </w:rPr>
        <w:sym w:font="Wingdings" w:char="F0E0"/>
      </w:r>
      <w:r w:rsidR="008A0011">
        <w:rPr>
          <w:szCs w:val="26"/>
          <w:lang w:val="vi-VN"/>
        </w:rPr>
        <w:t xml:space="preserve"> </w:t>
      </w:r>
      <w:r w:rsidR="00397DFE" w:rsidRPr="004B5AF5">
        <w:rPr>
          <w:szCs w:val="26"/>
        </w:rPr>
        <w:t xml:space="preserve">Tổng </w:t>
      </w:r>
      <w:r w:rsidR="008A0011">
        <w:rPr>
          <w:szCs w:val="26"/>
        </w:rPr>
        <w:t>trọng</w:t>
      </w:r>
      <w:r w:rsidR="008A0011">
        <w:rPr>
          <w:szCs w:val="26"/>
          <w:lang w:val="vi-VN"/>
        </w:rPr>
        <w:t xml:space="preserve"> số</w:t>
      </w:r>
      <w:r w:rsidR="00397DFE" w:rsidRPr="004B5AF5">
        <w:rPr>
          <w:szCs w:val="26"/>
        </w:rPr>
        <w:t xml:space="preserve"> của tất cả các yếu tố</w:t>
      </w:r>
      <w:r w:rsidR="00397DFE">
        <w:rPr>
          <w:szCs w:val="26"/>
        </w:rPr>
        <w:t xml:space="preserve"> rủi ro </w:t>
      </w:r>
      <w:r w:rsidR="008A0011">
        <w:rPr>
          <w:szCs w:val="26"/>
          <w:lang w:val="vi-VN"/>
        </w:rPr>
        <w:t xml:space="preserve">ở cấp cao nhất (không có yếu tố cấp cha) </w:t>
      </w:r>
      <w:r w:rsidR="00397DFE">
        <w:rPr>
          <w:szCs w:val="26"/>
        </w:rPr>
        <w:t>ở trạng thái sử dụng</w:t>
      </w:r>
      <w:r w:rsidR="00397DFE" w:rsidRPr="004B5AF5">
        <w:rPr>
          <w:szCs w:val="26"/>
        </w:rPr>
        <w:t xml:space="preserve"> không </w:t>
      </w:r>
      <w:r w:rsidR="00312548">
        <w:rPr>
          <w:szCs w:val="26"/>
        </w:rPr>
        <w:t>được</w:t>
      </w:r>
      <w:r w:rsidR="00312548">
        <w:rPr>
          <w:szCs w:val="26"/>
          <w:lang w:val="vi-VN"/>
        </w:rPr>
        <w:t xml:space="preserve"> </w:t>
      </w:r>
      <w:r w:rsidR="00397DFE" w:rsidRPr="004B5AF5">
        <w:rPr>
          <w:szCs w:val="26"/>
        </w:rPr>
        <w:t>vượt quá 100</w:t>
      </w:r>
      <w:r w:rsidR="008A0011">
        <w:rPr>
          <w:szCs w:val="26"/>
          <w:lang w:val="vi-VN"/>
        </w:rPr>
        <w:t>.</w:t>
      </w:r>
    </w:p>
    <w:p w14:paraId="19A01901" w14:textId="36213329" w:rsidR="00397DFE" w:rsidRPr="001604B1" w:rsidRDefault="00397DFE" w:rsidP="00397DFE">
      <w:pPr>
        <w:numPr>
          <w:ilvl w:val="0"/>
          <w:numId w:val="15"/>
        </w:numPr>
        <w:rPr>
          <w:szCs w:val="26"/>
        </w:rPr>
      </w:pPr>
      <w:r w:rsidRPr="001604B1">
        <w:rPr>
          <w:szCs w:val="26"/>
        </w:rPr>
        <w:t xml:space="preserve">Tổng trọng số của các yếu tố rủi ro con ở trạng thái Sử dụng cùng thuộc 1 yếu tố cha </w:t>
      </w:r>
      <w:r w:rsidR="00534019" w:rsidRPr="001604B1">
        <w:rPr>
          <w:szCs w:val="26"/>
        </w:rPr>
        <w:t>có</w:t>
      </w:r>
      <w:r w:rsidR="00534019" w:rsidRPr="001604B1">
        <w:rPr>
          <w:szCs w:val="26"/>
          <w:lang w:val="vi-VN"/>
        </w:rPr>
        <w:t xml:space="preserve"> cách tính tổng điểm theo bình quân gia quyền </w:t>
      </w:r>
      <w:r w:rsidR="00534019" w:rsidRPr="001604B1">
        <w:rPr>
          <w:szCs w:val="26"/>
        </w:rPr>
        <w:t>không</w:t>
      </w:r>
      <w:r w:rsidR="00534019" w:rsidRPr="001604B1">
        <w:rPr>
          <w:szCs w:val="26"/>
          <w:lang w:val="vi-VN"/>
        </w:rPr>
        <w:t xml:space="preserve"> </w:t>
      </w:r>
      <w:r w:rsidR="00312548">
        <w:rPr>
          <w:szCs w:val="26"/>
          <w:lang w:val="vi-VN"/>
        </w:rPr>
        <w:t xml:space="preserve">được </w:t>
      </w:r>
      <w:r w:rsidR="00534019" w:rsidRPr="001604B1">
        <w:rPr>
          <w:szCs w:val="26"/>
          <w:lang w:val="vi-VN"/>
        </w:rPr>
        <w:t>vượt quá 100</w:t>
      </w:r>
    </w:p>
    <w:p w14:paraId="2DEC0C83" w14:textId="509C0AB1" w:rsidR="00397DFE" w:rsidRPr="00E62DAE" w:rsidRDefault="00397DFE" w:rsidP="00397DFE">
      <w:pPr>
        <w:numPr>
          <w:ilvl w:val="0"/>
          <w:numId w:val="15"/>
        </w:numPr>
        <w:rPr>
          <w:b/>
          <w:szCs w:val="26"/>
        </w:rPr>
      </w:pPr>
      <w:r>
        <w:rPr>
          <w:szCs w:val="26"/>
        </w:rPr>
        <w:t>Khi thêm mới</w:t>
      </w:r>
      <w:r w:rsidRPr="00E62DAE">
        <w:rPr>
          <w:szCs w:val="26"/>
        </w:rPr>
        <w:t xml:space="preserve"> </w:t>
      </w:r>
      <w:r>
        <w:rPr>
          <w:szCs w:val="26"/>
        </w:rPr>
        <w:t>yếu tố rủi ro</w:t>
      </w:r>
      <w:r w:rsidRPr="00E62DAE">
        <w:rPr>
          <w:szCs w:val="26"/>
        </w:rPr>
        <w:t xml:space="preserve">, hệ thống thực hiện tính tổng trọng số của các </w:t>
      </w:r>
      <w:r>
        <w:rPr>
          <w:szCs w:val="26"/>
        </w:rPr>
        <w:t>yếu tố rủi ro</w:t>
      </w:r>
      <w:r w:rsidR="00FB3E4A">
        <w:rPr>
          <w:szCs w:val="26"/>
          <w:lang w:val="vi-VN"/>
        </w:rPr>
        <w:t xml:space="preserve"> con thuộc</w:t>
      </w:r>
      <w:r>
        <w:rPr>
          <w:szCs w:val="26"/>
        </w:rPr>
        <w:t xml:space="preserve"> cùng 1 yếu tố rủi ro cha</w:t>
      </w:r>
      <w:r w:rsidRPr="00E62DAE">
        <w:rPr>
          <w:szCs w:val="26"/>
        </w:rPr>
        <w:t xml:space="preserve">. Nếu tổng trọng số &gt; 100 thì không cho phép thêm số </w:t>
      </w:r>
      <w:r>
        <w:rPr>
          <w:szCs w:val="26"/>
        </w:rPr>
        <w:t>yếu tố</w:t>
      </w:r>
      <w:r w:rsidRPr="00E62DAE">
        <w:rPr>
          <w:szCs w:val="26"/>
        </w:rPr>
        <w:t xml:space="preserve"> đó, hệ thống hiển thị </w:t>
      </w:r>
      <w:r w:rsidR="00FB3E4A">
        <w:rPr>
          <w:szCs w:val="26"/>
        </w:rPr>
        <w:t>cảnh</w:t>
      </w:r>
      <w:r w:rsidR="00FB3E4A">
        <w:rPr>
          <w:szCs w:val="26"/>
          <w:lang w:val="vi-VN"/>
        </w:rPr>
        <w:t xml:space="preserve"> báo</w:t>
      </w:r>
      <w:r w:rsidRPr="00E62DAE">
        <w:rPr>
          <w:szCs w:val="26"/>
        </w:rPr>
        <w:t>o</w:t>
      </w:r>
      <w:r>
        <w:rPr>
          <w:szCs w:val="26"/>
        </w:rPr>
        <w:t xml:space="preserve"> “</w:t>
      </w:r>
      <w:r w:rsidRPr="00FB3E4A">
        <w:rPr>
          <w:i/>
          <w:iCs/>
          <w:szCs w:val="26"/>
        </w:rPr>
        <w:t>Tổng trọng số của yếu tố lớn hơn 100%. Vui lòng điều chỉnh lại các trọng số</w:t>
      </w:r>
      <w:r>
        <w:rPr>
          <w:szCs w:val="26"/>
        </w:rPr>
        <w:t>”</w:t>
      </w:r>
      <w:r w:rsidRPr="00E62DAE">
        <w:rPr>
          <w:szCs w:val="26"/>
        </w:rPr>
        <w:t>.</w:t>
      </w:r>
    </w:p>
    <w:p w14:paraId="53A8CC90" w14:textId="2D879E61" w:rsidR="00397DFE" w:rsidRPr="00DF4DDC" w:rsidRDefault="00397DFE" w:rsidP="00397DFE">
      <w:pPr>
        <w:pStyle w:val="ListParagraph"/>
        <w:numPr>
          <w:ilvl w:val="0"/>
          <w:numId w:val="15"/>
        </w:numPr>
        <w:rPr>
          <w:b/>
          <w:szCs w:val="26"/>
        </w:rPr>
      </w:pPr>
      <w:r w:rsidRPr="00E62DAE">
        <w:rPr>
          <w:szCs w:val="26"/>
        </w:rPr>
        <w:t>NSD c</w:t>
      </w:r>
      <w:r>
        <w:rPr>
          <w:szCs w:val="26"/>
        </w:rPr>
        <w:t xml:space="preserve">ần sửa trọng số của các yếu tố rủi ro </w:t>
      </w:r>
      <w:r w:rsidRPr="00E62DAE">
        <w:rPr>
          <w:szCs w:val="26"/>
        </w:rPr>
        <w:t xml:space="preserve">hiện tại trước khi thêm </w:t>
      </w:r>
      <w:r>
        <w:rPr>
          <w:szCs w:val="26"/>
        </w:rPr>
        <w:t xml:space="preserve">yếu tố rủi ro </w:t>
      </w:r>
      <w:r w:rsidRPr="00E62DAE">
        <w:rPr>
          <w:szCs w:val="26"/>
        </w:rPr>
        <w:t>mới</w:t>
      </w:r>
      <w:r>
        <w:rPr>
          <w:szCs w:val="26"/>
        </w:rPr>
        <w:t>.</w:t>
      </w:r>
    </w:p>
    <w:p w14:paraId="46D3BED0" w14:textId="319AA082" w:rsidR="00DF4DDC" w:rsidRDefault="00DF4DDC" w:rsidP="00DF4DDC">
      <w:pPr>
        <w:pStyle w:val="tvHeading111"/>
        <w:rPr>
          <w:lang w:val="vi-VN"/>
        </w:rPr>
      </w:pPr>
      <w:bookmarkStart w:id="86" w:name="_Toc87047311"/>
      <w:r>
        <w:rPr>
          <w:lang w:val="vi-VN"/>
        </w:rPr>
        <w:t>Thang điểm chấm điểm</w:t>
      </w:r>
      <w:bookmarkEnd w:id="86"/>
      <w:r>
        <w:rPr>
          <w:lang w:val="vi-VN"/>
        </w:rPr>
        <w:t xml:space="preserve"> </w:t>
      </w:r>
    </w:p>
    <w:p w14:paraId="0266CB52" w14:textId="77777777" w:rsidR="00544AD6" w:rsidRPr="00544AD6" w:rsidRDefault="00544AD6" w:rsidP="00544AD6">
      <w:pPr>
        <w:rPr>
          <w:lang w:val="vi-VN"/>
        </w:rPr>
      </w:pPr>
      <w:r w:rsidRPr="00544AD6">
        <w:rPr>
          <w:b/>
          <w:bCs/>
          <w:szCs w:val="26"/>
          <w:lang w:val="vi-VN"/>
        </w:rPr>
        <w:t xml:space="preserve">Mục đích: </w:t>
      </w:r>
      <w:r w:rsidRPr="00544AD6">
        <w:rPr>
          <w:lang w:val="vi-VN"/>
        </w:rPr>
        <w:t>Quản lý các thang điểm chấm điểm các tiêu chí đánh giá/ yếu tố rủi ro</w:t>
      </w:r>
    </w:p>
    <w:p w14:paraId="3C92B0C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1CAF6000"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1EE1989" w14:textId="77777777" w:rsidTr="00EF54B5">
        <w:trPr>
          <w:trHeight w:val="449"/>
        </w:trPr>
        <w:tc>
          <w:tcPr>
            <w:tcW w:w="817" w:type="dxa"/>
            <w:shd w:val="clear" w:color="auto" w:fill="auto"/>
          </w:tcPr>
          <w:p w14:paraId="0F029235"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0AFA330"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1D146186"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2F4F88" w14:paraId="64CAAB36" w14:textId="77777777" w:rsidTr="00EF54B5">
        <w:tc>
          <w:tcPr>
            <w:tcW w:w="817" w:type="dxa"/>
            <w:shd w:val="clear" w:color="auto" w:fill="auto"/>
          </w:tcPr>
          <w:p w14:paraId="16567E08" w14:textId="77777777" w:rsidR="00544AD6" w:rsidRPr="002F4F88" w:rsidRDefault="00544AD6" w:rsidP="00911D8A">
            <w:pPr>
              <w:pStyle w:val="ListParagraph"/>
              <w:numPr>
                <w:ilvl w:val="0"/>
                <w:numId w:val="90"/>
              </w:numPr>
            </w:pPr>
          </w:p>
        </w:tc>
        <w:tc>
          <w:tcPr>
            <w:tcW w:w="1877" w:type="dxa"/>
            <w:shd w:val="clear" w:color="auto" w:fill="auto"/>
          </w:tcPr>
          <w:p w14:paraId="0F2DA38B"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64E7CC88" w14:textId="640BCDF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thang điểm chấm điểm cho từng yếu tố rủi ro</w:t>
            </w:r>
            <w:r w:rsidR="004B6F92">
              <w:rPr>
                <w:snapToGrid/>
                <w:color w:val="auto"/>
                <w:szCs w:val="26"/>
                <w:lang w:val="vi-VN"/>
              </w:rPr>
              <w:t xml:space="preserve">, </w:t>
            </w:r>
            <w:r>
              <w:rPr>
                <w:snapToGrid/>
                <w:color w:val="auto"/>
                <w:szCs w:val="26"/>
              </w:rPr>
              <w:t>nhập các thông tin:</w:t>
            </w:r>
          </w:p>
          <w:p w14:paraId="2B9E70B9" w14:textId="3130974F"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Yếu tố rủi ro</w:t>
            </w:r>
            <w:r>
              <w:rPr>
                <w:snapToGrid/>
                <w:color w:val="auto"/>
                <w:szCs w:val="26"/>
              </w:rPr>
              <w:t xml:space="preserve">*: chọn 1 </w:t>
            </w:r>
            <w:r w:rsidR="00BD72C8">
              <w:rPr>
                <w:snapToGrid/>
                <w:color w:val="auto"/>
                <w:szCs w:val="26"/>
              </w:rPr>
              <w:t>trong</w:t>
            </w:r>
            <w:r w:rsidR="00BD72C8">
              <w:rPr>
                <w:snapToGrid/>
                <w:color w:val="auto"/>
                <w:szCs w:val="26"/>
                <w:lang w:val="vi-VN"/>
              </w:rPr>
              <w:t xml:space="preserve"> danh sách </w:t>
            </w:r>
            <w:r>
              <w:rPr>
                <w:snapToGrid/>
                <w:color w:val="auto"/>
                <w:szCs w:val="26"/>
              </w:rPr>
              <w:t xml:space="preserve">yếu tố rủi ro </w:t>
            </w:r>
            <w:r w:rsidR="00BD72C8">
              <w:rPr>
                <w:snapToGrid/>
                <w:color w:val="auto"/>
                <w:szCs w:val="26"/>
                <w:lang w:val="vi-VN"/>
              </w:rPr>
              <w:t xml:space="preserve">ở trạng thái Sử dụng </w:t>
            </w:r>
            <w:r w:rsidR="00BD72C8" w:rsidRPr="00BD72C8">
              <w:rPr>
                <w:i/>
                <w:iCs/>
                <w:snapToGrid/>
                <w:color w:val="0070C0"/>
                <w:szCs w:val="26"/>
                <w:lang w:val="vi-VN"/>
              </w:rPr>
              <w:t>(mục 3.2.1)</w:t>
            </w:r>
            <w:r>
              <w:rPr>
                <w:snapToGrid/>
                <w:color w:val="auto"/>
                <w:szCs w:val="26"/>
              </w:rPr>
              <w:t>. Yếu tố rủi ro hiển thị dưới dạng: Mã yếu tố</w:t>
            </w:r>
            <w:r w:rsidR="00CA2487">
              <w:rPr>
                <w:snapToGrid/>
                <w:color w:val="auto"/>
                <w:szCs w:val="26"/>
                <w:lang w:val="vi-VN"/>
              </w:rPr>
              <w:t xml:space="preserve"> - </w:t>
            </w:r>
            <w:r>
              <w:rPr>
                <w:snapToGrid/>
                <w:color w:val="auto"/>
                <w:szCs w:val="26"/>
              </w:rPr>
              <w:t>Tên yêu tố.</w:t>
            </w:r>
          </w:p>
          <w:p w14:paraId="78573196" w14:textId="30296D32"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Mức điểm</w:t>
            </w:r>
            <w:r>
              <w:rPr>
                <w:snapToGrid/>
                <w:color w:val="auto"/>
                <w:szCs w:val="26"/>
              </w:rPr>
              <w:t xml:space="preserve">*: </w:t>
            </w:r>
            <w:r>
              <w:rPr>
                <w:bCs/>
                <w:szCs w:val="26"/>
              </w:rPr>
              <w:t>chỉ được nhập số &gt;= 0</w:t>
            </w:r>
          </w:p>
          <w:p w14:paraId="4416332A" w14:textId="118A3B6A"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lastRenderedPageBreak/>
              <w:t>Trạng thái</w:t>
            </w:r>
            <w:r>
              <w:rPr>
                <w:snapToGrid/>
                <w:color w:val="auto"/>
                <w:szCs w:val="26"/>
              </w:rPr>
              <w:t xml:space="preserve">: Chọn sử dụng/ Không sử dụng. Mặc định </w:t>
            </w:r>
            <w:r w:rsidR="00CA2487">
              <w:rPr>
                <w:snapToGrid/>
                <w:color w:val="auto"/>
                <w:szCs w:val="26"/>
              </w:rPr>
              <w:t>là</w:t>
            </w:r>
            <w:r w:rsidR="00CA2487">
              <w:rPr>
                <w:snapToGrid/>
                <w:color w:val="auto"/>
                <w:szCs w:val="26"/>
                <w:lang w:val="vi-VN"/>
              </w:rPr>
              <w:t xml:space="preserve"> Sử </w:t>
            </w:r>
          </w:p>
          <w:p w14:paraId="38CC47CC" w14:textId="4A9A28F0" w:rsidR="00544AD6" w:rsidRPr="0056787B"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Điều kiện đạt điểm yếu tố định tính</w:t>
            </w:r>
            <w:r w:rsidR="00CA2487">
              <w:rPr>
                <w:snapToGrid/>
                <w:color w:val="auto"/>
                <w:szCs w:val="26"/>
                <w:lang w:val="vi-VN"/>
              </w:rPr>
              <w:t>*</w:t>
            </w:r>
            <w:r>
              <w:rPr>
                <w:snapToGrid/>
                <w:color w:val="auto"/>
                <w:szCs w:val="26"/>
              </w:rPr>
              <w:t xml:space="preserve">: </w:t>
            </w:r>
            <w:r w:rsidR="00CA2487">
              <w:rPr>
                <w:snapToGrid/>
                <w:color w:val="auto"/>
                <w:szCs w:val="26"/>
              </w:rPr>
              <w:t>nhập</w:t>
            </w:r>
            <w:r w:rsidR="00CA2487">
              <w:rPr>
                <w:snapToGrid/>
                <w:color w:val="auto"/>
                <w:szCs w:val="26"/>
                <w:lang w:val="vi-VN"/>
              </w:rPr>
              <w:t xml:space="preserve"> đoạn text, chỉ hiển thị nếu yếu tố được chọn có phương thức chấm điểm là Thủ công</w:t>
            </w:r>
            <w:r>
              <w:rPr>
                <w:snapToGrid/>
                <w:color w:val="auto"/>
                <w:szCs w:val="26"/>
              </w:rPr>
              <w:t xml:space="preserve"> </w:t>
            </w:r>
          </w:p>
          <w:p w14:paraId="0FEB4138" w14:textId="727FB08E"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sidRPr="005A01D3">
              <w:rPr>
                <w:b/>
                <w:bCs/>
                <w:snapToGrid/>
                <w:color w:val="auto"/>
                <w:szCs w:val="26"/>
              </w:rPr>
              <w:t>Điều kiện đạt điểm yếu tố định lượng</w:t>
            </w:r>
            <w:r>
              <w:rPr>
                <w:snapToGrid/>
                <w:color w:val="auto"/>
                <w:szCs w:val="26"/>
              </w:rPr>
              <w:t>:</w:t>
            </w:r>
            <w:r w:rsidR="0056787B">
              <w:rPr>
                <w:snapToGrid/>
                <w:color w:val="auto"/>
                <w:szCs w:val="26"/>
                <w:lang w:val="vi-VN"/>
              </w:rPr>
              <w:t xml:space="preserve"> chỉ hiển thị nếu yếu tố được chọn có phương thức chấm điểm là Tự </w:t>
            </w:r>
            <w:r w:rsidR="007075FE">
              <w:rPr>
                <w:snapToGrid/>
                <w:color w:val="auto"/>
                <w:szCs w:val="26"/>
                <w:lang w:val="vi-VN"/>
              </w:rPr>
              <w:t>động, gồm 4 trường sau:</w:t>
            </w:r>
          </w:p>
          <w:p w14:paraId="4F31A83B" w14:textId="67FBA22B"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c</w:t>
            </w:r>
            <w:r w:rsidR="00544AD6">
              <w:rPr>
                <w:snapToGrid/>
                <w:color w:val="auto"/>
                <w:szCs w:val="26"/>
              </w:rPr>
              <w:t>ận dưới: chỉ được nhập số</w:t>
            </w:r>
            <w:r>
              <w:rPr>
                <w:snapToGrid/>
                <w:color w:val="auto"/>
                <w:szCs w:val="26"/>
                <w:lang w:val="vi-VN"/>
              </w:rPr>
              <w:t xml:space="preserve"> &gt;=0</w:t>
            </w:r>
          </w:p>
          <w:p w14:paraId="3F0FC3B0" w14:textId="77777777" w:rsidR="00544AD6" w:rsidRDefault="00544AD6"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 xml:space="preserve">Điều kiện cận dưới: </w:t>
            </w:r>
            <w:r>
              <w:rPr>
                <w:bCs/>
                <w:szCs w:val="26"/>
              </w:rPr>
              <w:t>chọn điều kiện: &gt; hoặc &gt;=</w:t>
            </w:r>
          </w:p>
          <w:p w14:paraId="5AD31220" w14:textId="6FA983E2" w:rsidR="00544AD6" w:rsidRDefault="007075FE"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c</w:t>
            </w:r>
            <w:r w:rsidR="00544AD6">
              <w:rPr>
                <w:snapToGrid/>
                <w:color w:val="auto"/>
                <w:szCs w:val="26"/>
              </w:rPr>
              <w:t>ận trên: chỉ được nhập số</w:t>
            </w:r>
            <w:r>
              <w:rPr>
                <w:snapToGrid/>
                <w:color w:val="auto"/>
                <w:szCs w:val="26"/>
                <w:lang w:val="vi-VN"/>
              </w:rPr>
              <w:t xml:space="preserve"> &gt;=0</w:t>
            </w:r>
          </w:p>
          <w:p w14:paraId="6E6B31A2" w14:textId="77777777" w:rsidR="00544AD6" w:rsidRPr="002B1217" w:rsidRDefault="00544AD6" w:rsidP="00911D8A">
            <w:pPr>
              <w:pStyle w:val="NormalIndent"/>
              <w:keepNext w:val="0"/>
              <w:keepLines/>
              <w:widowControl w:val="0"/>
              <w:numPr>
                <w:ilvl w:val="0"/>
                <w:numId w:val="92"/>
              </w:numPr>
              <w:spacing w:before="0" w:after="0" w:line="312" w:lineRule="auto"/>
              <w:jc w:val="left"/>
              <w:rPr>
                <w:snapToGrid/>
                <w:color w:val="auto"/>
                <w:szCs w:val="26"/>
              </w:rPr>
            </w:pPr>
            <w:r>
              <w:rPr>
                <w:snapToGrid/>
                <w:color w:val="auto"/>
                <w:szCs w:val="26"/>
              </w:rPr>
              <w:t xml:space="preserve">Điều kiện cận trên: </w:t>
            </w:r>
            <w:r>
              <w:rPr>
                <w:bCs/>
                <w:szCs w:val="26"/>
              </w:rPr>
              <w:t>chọn điều kiện: &lt; hoặc =&lt;</w:t>
            </w:r>
          </w:p>
          <w:p w14:paraId="21244958" w14:textId="77777777" w:rsidR="00544AD6" w:rsidRPr="007075F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bCs/>
                <w:szCs w:val="26"/>
              </w:rPr>
              <w:t>Một yếu tố rủi ro</w:t>
            </w:r>
            <w:r w:rsidRPr="00E62DAE">
              <w:rPr>
                <w:bCs/>
                <w:szCs w:val="26"/>
              </w:rPr>
              <w:t xml:space="preserve"> có nhiều thang điểm chấm</w:t>
            </w:r>
            <w:r>
              <w:rPr>
                <w:bCs/>
                <w:szCs w:val="26"/>
              </w:rPr>
              <w:t xml:space="preserve"> điểm</w:t>
            </w:r>
          </w:p>
          <w:p w14:paraId="5F173DF8" w14:textId="77777777" w:rsidR="007075FE" w:rsidRPr="007075FE" w:rsidRDefault="007075FE"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Giao</w:t>
            </w:r>
            <w:r>
              <w:rPr>
                <w:snapToGrid/>
                <w:color w:val="auto"/>
                <w:szCs w:val="26"/>
                <w:lang w:val="vi-VN"/>
              </w:rPr>
              <w:t xml:space="preserve"> diện:</w:t>
            </w:r>
          </w:p>
          <w:p w14:paraId="215C1627" w14:textId="246AF517" w:rsidR="007075FE" w:rsidRPr="00B62253" w:rsidRDefault="00924201" w:rsidP="007075FE">
            <w:pPr>
              <w:pStyle w:val="NormalIndent"/>
              <w:keepNext w:val="0"/>
              <w:keepLines/>
              <w:widowControl w:val="0"/>
              <w:numPr>
                <w:ilvl w:val="0"/>
                <w:numId w:val="0"/>
              </w:numPr>
              <w:spacing w:before="0" w:after="0" w:line="312" w:lineRule="auto"/>
              <w:jc w:val="left"/>
              <w:rPr>
                <w:snapToGrid/>
                <w:color w:val="auto"/>
                <w:szCs w:val="26"/>
              </w:rPr>
            </w:pPr>
            <w:hyperlink r:id="rId36" w:anchor="id=tm5lfc&amp;p=14__them_moi_thang_diem&amp;c=1" w:history="1">
              <w:r w:rsidR="007075FE" w:rsidRPr="00A44996">
                <w:rPr>
                  <w:rStyle w:val="Hyperlink"/>
                  <w:snapToGrid/>
                  <w:szCs w:val="26"/>
                </w:rPr>
                <w:t>https://f2z0rj.axshare.com/#id=tm5lfc&amp;p=14__them_moi_thang_diem&amp;c=1</w:t>
              </w:r>
            </w:hyperlink>
          </w:p>
        </w:tc>
      </w:tr>
      <w:tr w:rsidR="00544AD6" w:rsidRPr="002F4F88" w14:paraId="7FA8F6B6" w14:textId="77777777" w:rsidTr="00EF54B5">
        <w:tc>
          <w:tcPr>
            <w:tcW w:w="817" w:type="dxa"/>
            <w:shd w:val="clear" w:color="auto" w:fill="auto"/>
          </w:tcPr>
          <w:p w14:paraId="4E1716AD" w14:textId="77777777" w:rsidR="00544AD6" w:rsidRPr="002F4F88" w:rsidRDefault="00544AD6" w:rsidP="00911D8A">
            <w:pPr>
              <w:pStyle w:val="ListParagraph"/>
              <w:numPr>
                <w:ilvl w:val="0"/>
                <w:numId w:val="90"/>
              </w:numPr>
            </w:pPr>
          </w:p>
        </w:tc>
        <w:tc>
          <w:tcPr>
            <w:tcW w:w="1877" w:type="dxa"/>
            <w:shd w:val="clear" w:color="auto" w:fill="auto"/>
          </w:tcPr>
          <w:p w14:paraId="66CDBF71"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7E362EA9" w14:textId="7F663D21"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xem thông tin chi tiết thang điểm chấm điểm. Thông tin hiển thị đúng với lần cập nhật cuối cùng. Ngoài ra, hệ thống hiển thị các thông tin: Người tạo, Ngày tạo, Người sửa, Ngày sửa.</w:t>
            </w:r>
          </w:p>
        </w:tc>
      </w:tr>
      <w:tr w:rsidR="00544AD6" w:rsidRPr="002F4F88" w14:paraId="542D3E8A" w14:textId="77777777" w:rsidTr="00EF54B5">
        <w:tc>
          <w:tcPr>
            <w:tcW w:w="817" w:type="dxa"/>
            <w:shd w:val="clear" w:color="auto" w:fill="auto"/>
          </w:tcPr>
          <w:p w14:paraId="100DA4EC" w14:textId="77777777" w:rsidR="00544AD6" w:rsidRPr="002F4F88" w:rsidRDefault="00544AD6" w:rsidP="00911D8A">
            <w:pPr>
              <w:pStyle w:val="ListParagraph"/>
              <w:numPr>
                <w:ilvl w:val="0"/>
                <w:numId w:val="90"/>
              </w:numPr>
            </w:pPr>
          </w:p>
        </w:tc>
        <w:tc>
          <w:tcPr>
            <w:tcW w:w="1877" w:type="dxa"/>
            <w:shd w:val="clear" w:color="auto" w:fill="auto"/>
          </w:tcPr>
          <w:p w14:paraId="767CAE80"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283F4A41"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thang điểm chấm điểm.</w:t>
            </w:r>
          </w:p>
          <w:p w14:paraId="676F6644" w14:textId="77777777" w:rsidR="00544AD6" w:rsidRPr="008941BD" w:rsidRDefault="00544AD6" w:rsidP="00EF54B5">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Sửa trạng thái của thang điểm từ Sử dụng thành Không sử dụng, thang điểm này sẽ không được sử dụng để chấm</w:t>
            </w:r>
            <w:r>
              <w:rPr>
                <w:bCs/>
                <w:szCs w:val="26"/>
              </w:rPr>
              <w:t xml:space="preserve"> điểm cho các yếu tố rủi ro.</w:t>
            </w:r>
          </w:p>
          <w:p w14:paraId="1F106CDE" w14:textId="0D3AE0E0" w:rsidR="008941BD" w:rsidRPr="002F4F88" w:rsidRDefault="008941BD"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3C045273" w14:textId="77777777" w:rsidTr="00EF54B5">
        <w:tc>
          <w:tcPr>
            <w:tcW w:w="817" w:type="dxa"/>
            <w:shd w:val="clear" w:color="auto" w:fill="auto"/>
          </w:tcPr>
          <w:p w14:paraId="66C50F52" w14:textId="77777777" w:rsidR="00544AD6" w:rsidRPr="002F4F88" w:rsidRDefault="00544AD6" w:rsidP="00911D8A">
            <w:pPr>
              <w:pStyle w:val="ListParagraph"/>
              <w:numPr>
                <w:ilvl w:val="0"/>
                <w:numId w:val="90"/>
              </w:numPr>
            </w:pPr>
          </w:p>
        </w:tc>
        <w:tc>
          <w:tcPr>
            <w:tcW w:w="1877" w:type="dxa"/>
            <w:shd w:val="clear" w:color="auto" w:fill="auto"/>
          </w:tcPr>
          <w:p w14:paraId="30E998CD" w14:textId="77777777" w:rsidR="00544AD6" w:rsidRPr="002F4F88" w:rsidRDefault="00544AD6" w:rsidP="00EF54B5">
            <w:pPr>
              <w:keepLines/>
              <w:widowControl w:val="0"/>
              <w:rPr>
                <w:szCs w:val="26"/>
              </w:rPr>
            </w:pPr>
            <w:r>
              <w:rPr>
                <w:szCs w:val="26"/>
              </w:rPr>
              <w:t xml:space="preserve">Xóa </w:t>
            </w:r>
          </w:p>
        </w:tc>
        <w:tc>
          <w:tcPr>
            <w:tcW w:w="6912" w:type="dxa"/>
            <w:shd w:val="clear" w:color="auto" w:fill="auto"/>
          </w:tcPr>
          <w:p w14:paraId="0C97CC6A"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thang điểm đánh giá.</w:t>
            </w:r>
          </w:p>
          <w:p w14:paraId="3689AD1D" w14:textId="6A276873"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D976DD">
              <w:rPr>
                <w:i/>
                <w:iCs/>
                <w:snapToGrid/>
                <w:color w:val="auto"/>
                <w:szCs w:val="26"/>
              </w:rPr>
              <w:t>Bạn chắc chắn muốn xóa thang điểm đánh giá này?</w:t>
            </w:r>
            <w:r>
              <w:rPr>
                <w:snapToGrid/>
                <w:color w:val="auto"/>
                <w:szCs w:val="26"/>
              </w:rPr>
              <w:t>”. NSD chọn Có/ Không.</w:t>
            </w:r>
          </w:p>
          <w:p w14:paraId="5AC30AA0" w14:textId="7777777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Pr>
                <w:snapToGrid/>
                <w:color w:val="auto"/>
                <w:szCs w:val="26"/>
              </w:rPr>
              <w:t>Nếu chọn Có, hệ thống thực hiện xóa thang điểm đã chọn.</w:t>
            </w:r>
          </w:p>
          <w:p w14:paraId="077B74D8" w14:textId="7A4B9D07" w:rsidR="00544AD6" w:rsidRDefault="00544AD6" w:rsidP="00911D8A">
            <w:pPr>
              <w:pStyle w:val="NormalIndent"/>
              <w:keepNext w:val="0"/>
              <w:keepLines/>
              <w:widowControl w:val="0"/>
              <w:numPr>
                <w:ilvl w:val="0"/>
                <w:numId w:val="91"/>
              </w:numPr>
              <w:spacing w:before="0" w:after="0" w:line="312" w:lineRule="auto"/>
              <w:jc w:val="left"/>
              <w:rPr>
                <w:snapToGrid/>
                <w:color w:val="auto"/>
                <w:szCs w:val="26"/>
              </w:rPr>
            </w:pPr>
            <w:r>
              <w:rPr>
                <w:snapToGrid/>
                <w:color w:val="auto"/>
                <w:szCs w:val="26"/>
              </w:rPr>
              <w:t xml:space="preserve">Nếu chọn Không, hệ thống hủy bỏ thao tác xóa </w:t>
            </w:r>
          </w:p>
          <w:p w14:paraId="263E3858" w14:textId="6976386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sidRPr="00492C45">
              <w:rPr>
                <w:bCs/>
                <w:szCs w:val="26"/>
              </w:rPr>
              <w:lastRenderedPageBreak/>
              <w:t xml:space="preserve">Không cho phép xóa thang điểm </w:t>
            </w:r>
            <w:r w:rsidR="00CD1B00" w:rsidRPr="00492C45">
              <w:rPr>
                <w:bCs/>
                <w:szCs w:val="26"/>
              </w:rPr>
              <w:t>đã</w:t>
            </w:r>
            <w:r w:rsidR="00CD1B00" w:rsidRPr="00492C45">
              <w:rPr>
                <w:bCs/>
                <w:szCs w:val="26"/>
                <w:lang w:val="vi-VN"/>
              </w:rPr>
              <w:t xml:space="preserve"> được dùng để chấm </w:t>
            </w:r>
            <w:r w:rsidR="00492C45" w:rsidRPr="00492C45">
              <w:rPr>
                <w:bCs/>
                <w:szCs w:val="26"/>
                <w:lang w:val="vi-VN"/>
              </w:rPr>
              <w:t>điểm của các yếu tố rủi ro</w:t>
            </w:r>
          </w:p>
        </w:tc>
      </w:tr>
      <w:tr w:rsidR="00544AD6" w:rsidRPr="00522D36" w14:paraId="641AA847" w14:textId="77777777" w:rsidTr="00EF54B5">
        <w:tc>
          <w:tcPr>
            <w:tcW w:w="817" w:type="dxa"/>
            <w:shd w:val="clear" w:color="auto" w:fill="auto"/>
          </w:tcPr>
          <w:p w14:paraId="0CDBCE63" w14:textId="77777777" w:rsidR="00544AD6" w:rsidRPr="002F4F88" w:rsidRDefault="00544AD6" w:rsidP="00911D8A">
            <w:pPr>
              <w:pStyle w:val="ListParagraph"/>
              <w:numPr>
                <w:ilvl w:val="0"/>
                <w:numId w:val="90"/>
              </w:numPr>
            </w:pPr>
          </w:p>
        </w:tc>
        <w:tc>
          <w:tcPr>
            <w:tcW w:w="1877" w:type="dxa"/>
            <w:shd w:val="clear" w:color="auto" w:fill="auto"/>
          </w:tcPr>
          <w:p w14:paraId="67895FD0"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1C2DA31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thang điểm chấm điểm hiển thị các thông tin:</w:t>
            </w:r>
          </w:p>
          <w:p w14:paraId="1DD5FB0D" w14:textId="77777777"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STT</w:t>
            </w:r>
          </w:p>
          <w:p w14:paraId="350CF1D2" w14:textId="171749E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Mã yếu tố</w:t>
            </w:r>
            <w:r w:rsidR="00B7717A">
              <w:rPr>
                <w:snapToGrid/>
                <w:color w:val="auto"/>
                <w:szCs w:val="26"/>
                <w:lang w:val="vi-VN"/>
              </w:rPr>
              <w:t xml:space="preserve">: mã yếu tố rủi ro </w:t>
            </w:r>
          </w:p>
          <w:p w14:paraId="4CA5E5CC" w14:textId="5526DDDB"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Tên yếu tố</w:t>
            </w:r>
            <w:r w:rsidR="00B7717A">
              <w:rPr>
                <w:snapToGrid/>
                <w:color w:val="auto"/>
                <w:szCs w:val="26"/>
                <w:lang w:val="vi-VN"/>
              </w:rPr>
              <w:t xml:space="preserve"> rủi ro</w:t>
            </w:r>
          </w:p>
          <w:p w14:paraId="136D9B27" w14:textId="76922E36" w:rsidR="00544AD6" w:rsidRPr="00BF3919"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Điều kiện đạt điểm</w:t>
            </w:r>
            <w:r w:rsidR="00BF3919">
              <w:rPr>
                <w:snapToGrid/>
                <w:color w:val="auto"/>
                <w:szCs w:val="26"/>
                <w:lang w:val="vi-VN"/>
              </w:rPr>
              <w:t>: điều kiện đạt điểm yếu tố định lượng hiển thị theo cấu trúc sau:</w:t>
            </w:r>
          </w:p>
          <w:p w14:paraId="6103B52B" w14:textId="35554B16" w:rsidR="00BF3919" w:rsidRPr="00CC26A5" w:rsidRDefault="00BF3919" w:rsidP="00BF3919">
            <w:pPr>
              <w:pStyle w:val="NormalIndent"/>
              <w:keepNext w:val="0"/>
              <w:keepLines/>
              <w:widowControl w:val="0"/>
              <w:numPr>
                <w:ilvl w:val="0"/>
                <w:numId w:val="0"/>
              </w:numPr>
              <w:spacing w:before="0" w:after="0" w:line="312" w:lineRule="auto"/>
              <w:ind w:left="720"/>
              <w:jc w:val="left"/>
              <w:rPr>
                <w:i/>
                <w:iCs/>
                <w:snapToGrid/>
                <w:color w:val="auto"/>
                <w:szCs w:val="26"/>
                <w:lang w:val="vi-VN"/>
              </w:rPr>
            </w:pPr>
            <w:r w:rsidRPr="00CC26A5">
              <w:rPr>
                <w:i/>
                <w:iCs/>
                <w:snapToGrid/>
                <w:color w:val="auto"/>
                <w:szCs w:val="26"/>
                <w:lang w:val="vi-VN"/>
              </w:rPr>
              <w:t xml:space="preserve">[Giá trị cận dưới] [Điều kiện cận </w:t>
            </w:r>
            <w:r w:rsidR="00C07C47" w:rsidRPr="00CC26A5">
              <w:rPr>
                <w:i/>
                <w:iCs/>
                <w:snapToGrid/>
                <w:color w:val="auto"/>
                <w:szCs w:val="26"/>
                <w:lang w:val="vi-VN"/>
              </w:rPr>
              <w:t>dưới] Giá trị [Điều kiện cận trên] [Giá trị cận trên]</w:t>
            </w:r>
          </w:p>
          <w:p w14:paraId="0577414B" w14:textId="21AB70C2"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Mức điểm</w:t>
            </w:r>
          </w:p>
          <w:p w14:paraId="49118337" w14:textId="78ECC14C" w:rsidR="00CC26A5" w:rsidRDefault="00CC26A5"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Phương</w:t>
            </w:r>
            <w:r>
              <w:rPr>
                <w:snapToGrid/>
                <w:color w:val="auto"/>
                <w:szCs w:val="26"/>
                <w:lang w:val="vi-VN"/>
              </w:rPr>
              <w:t xml:space="preserve"> thức chấm điểm: phương thức chấm điểm của yếu tố rủi ro</w:t>
            </w:r>
          </w:p>
          <w:p w14:paraId="4B109F8E" w14:textId="08939AEF" w:rsidR="00544AD6" w:rsidRDefault="00544AD6" w:rsidP="00911D8A">
            <w:pPr>
              <w:pStyle w:val="NormalIndent"/>
              <w:keepNext w:val="0"/>
              <w:keepLines/>
              <w:widowControl w:val="0"/>
              <w:numPr>
                <w:ilvl w:val="0"/>
                <w:numId w:val="93"/>
              </w:numPr>
              <w:spacing w:before="0" w:after="0" w:line="312" w:lineRule="auto"/>
              <w:jc w:val="left"/>
              <w:rPr>
                <w:snapToGrid/>
                <w:color w:val="auto"/>
                <w:szCs w:val="26"/>
              </w:rPr>
            </w:pPr>
            <w:r>
              <w:rPr>
                <w:snapToGrid/>
                <w:color w:val="auto"/>
                <w:szCs w:val="26"/>
              </w:rPr>
              <w:t>Trạng thá</w:t>
            </w:r>
            <w:r w:rsidR="00CC26A5">
              <w:rPr>
                <w:snapToGrid/>
                <w:color w:val="auto"/>
                <w:szCs w:val="26"/>
                <w:lang w:val="vi-VN"/>
              </w:rPr>
              <w:t>i</w:t>
            </w:r>
          </w:p>
          <w:p w14:paraId="57C5E519" w14:textId="0BC3F940"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w:t>
            </w:r>
            <w:r w:rsidR="00DB7D0A">
              <w:rPr>
                <w:snapToGrid/>
                <w:color w:val="auto"/>
                <w:szCs w:val="26"/>
              </w:rPr>
              <w:t>mã</w:t>
            </w:r>
            <w:r w:rsidR="00DB7D0A">
              <w:rPr>
                <w:snapToGrid/>
                <w:color w:val="auto"/>
                <w:szCs w:val="26"/>
                <w:lang w:val="vi-VN"/>
              </w:rPr>
              <w:t xml:space="preserve"> </w:t>
            </w:r>
            <w:r w:rsidR="00EC6C1B">
              <w:rPr>
                <w:snapToGrid/>
                <w:color w:val="auto"/>
                <w:szCs w:val="26"/>
              </w:rPr>
              <w:t>yếu</w:t>
            </w:r>
            <w:r w:rsidR="00EC6C1B">
              <w:rPr>
                <w:snapToGrid/>
                <w:color w:val="auto"/>
                <w:szCs w:val="26"/>
                <w:lang w:val="vi-VN"/>
              </w:rPr>
              <w:t xml:space="preserve"> tố rủi ro</w:t>
            </w:r>
          </w:p>
          <w:p w14:paraId="5DF2DA1B"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48A61879" w14:textId="332A2EE2" w:rsidR="00544AD6" w:rsidRDefault="00DB7D0A"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Tên</w:t>
            </w:r>
            <w:r>
              <w:rPr>
                <w:snapToGrid/>
                <w:color w:val="auto"/>
                <w:szCs w:val="26"/>
                <w:lang w:val="vi-VN"/>
              </w:rPr>
              <w:t xml:space="preserve"> y</w:t>
            </w:r>
            <w:r w:rsidR="00544AD6">
              <w:rPr>
                <w:snapToGrid/>
                <w:color w:val="auto"/>
                <w:szCs w:val="26"/>
              </w:rPr>
              <w:t>ếu tố rủi ro</w:t>
            </w:r>
          </w:p>
          <w:p w14:paraId="2705AB8E" w14:textId="3EAC92A6"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Ph</w:t>
            </w:r>
            <w:r w:rsidR="00DB7D0A">
              <w:rPr>
                <w:snapToGrid/>
                <w:color w:val="auto"/>
                <w:szCs w:val="26"/>
              </w:rPr>
              <w:t>ương</w:t>
            </w:r>
            <w:r w:rsidR="00DB7D0A">
              <w:rPr>
                <w:snapToGrid/>
                <w:color w:val="auto"/>
                <w:szCs w:val="26"/>
                <w:lang w:val="vi-VN"/>
              </w:rPr>
              <w:t xml:space="preserve"> thức chấm điểm</w:t>
            </w:r>
          </w:p>
          <w:p w14:paraId="1F933902"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Mức điểm</w:t>
            </w:r>
          </w:p>
          <w:p w14:paraId="1D58095B" w14:textId="77777777" w:rsidR="00544AD6" w:rsidRDefault="00544AD6" w:rsidP="00911D8A">
            <w:pPr>
              <w:pStyle w:val="NormalIndent"/>
              <w:keepNext w:val="0"/>
              <w:keepLines/>
              <w:widowControl w:val="0"/>
              <w:numPr>
                <w:ilvl w:val="0"/>
                <w:numId w:val="94"/>
              </w:numPr>
              <w:spacing w:before="0" w:after="0" w:line="312" w:lineRule="auto"/>
              <w:jc w:val="left"/>
              <w:rPr>
                <w:snapToGrid/>
                <w:color w:val="auto"/>
                <w:szCs w:val="26"/>
              </w:rPr>
            </w:pPr>
            <w:r>
              <w:rPr>
                <w:snapToGrid/>
                <w:color w:val="auto"/>
                <w:szCs w:val="26"/>
              </w:rPr>
              <w:t>Trạng thái</w:t>
            </w:r>
          </w:p>
          <w:p w14:paraId="11830AB1" w14:textId="77777777" w:rsidR="00DB7D0A" w:rsidRDefault="00DB7D0A" w:rsidP="00DB7D0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FED412" w14:textId="7E0696BC" w:rsidR="00972DC6" w:rsidRPr="00DB7D0A" w:rsidRDefault="00924201" w:rsidP="00972DC6">
            <w:pPr>
              <w:pStyle w:val="NormalIndent"/>
              <w:keepNext w:val="0"/>
              <w:keepLines/>
              <w:widowControl w:val="0"/>
              <w:numPr>
                <w:ilvl w:val="0"/>
                <w:numId w:val="0"/>
              </w:numPr>
              <w:spacing w:before="0" w:after="0" w:line="312" w:lineRule="auto"/>
              <w:jc w:val="left"/>
              <w:rPr>
                <w:snapToGrid/>
                <w:color w:val="auto"/>
                <w:szCs w:val="26"/>
                <w:lang w:val="vi-VN"/>
              </w:rPr>
            </w:pPr>
            <w:hyperlink r:id="rId37" w:anchor="id=kry3sg&amp;p=13__thang_diem_cham_diem&amp;c=1" w:history="1">
              <w:r w:rsidR="00972DC6" w:rsidRPr="00A44996">
                <w:rPr>
                  <w:rStyle w:val="Hyperlink"/>
                  <w:snapToGrid/>
                  <w:szCs w:val="26"/>
                  <w:lang w:val="vi-VN"/>
                </w:rPr>
                <w:t>https://f2z0rj.axshare.com/#id=kry3sg&amp;p=13__thang_diem_cham_diem&amp;c=1</w:t>
              </w:r>
            </w:hyperlink>
          </w:p>
        </w:tc>
      </w:tr>
    </w:tbl>
    <w:p w14:paraId="6DB6A1CD" w14:textId="77777777" w:rsidR="00544AD6" w:rsidRPr="00C656EF" w:rsidRDefault="00544AD6" w:rsidP="00544AD6">
      <w:pPr>
        <w:rPr>
          <w:b/>
          <w:szCs w:val="26"/>
          <w:lang w:val="vi-VN"/>
        </w:rPr>
      </w:pPr>
      <w:r w:rsidRPr="00C656EF">
        <w:rPr>
          <w:b/>
          <w:szCs w:val="26"/>
          <w:lang w:val="vi-VN"/>
        </w:rPr>
        <w:t>Yêu cầu đặc biệt/Điều kiện ràng buộc: N/A</w:t>
      </w:r>
    </w:p>
    <w:p w14:paraId="2859C35D" w14:textId="41E1ADEA" w:rsidR="00736422" w:rsidRPr="007A59E8" w:rsidRDefault="00DF4DDC" w:rsidP="007A59E8">
      <w:pPr>
        <w:pStyle w:val="tvHeading111"/>
        <w:rPr>
          <w:lang w:val="vi-VN"/>
        </w:rPr>
      </w:pPr>
      <w:bookmarkStart w:id="87" w:name="_Toc87047312"/>
      <w:r>
        <w:rPr>
          <w:lang w:val="vi-VN"/>
        </w:rPr>
        <w:t>Thang điểm xếp hạng</w:t>
      </w:r>
      <w:bookmarkEnd w:id="87"/>
    </w:p>
    <w:p w14:paraId="6E010289" w14:textId="7E2CF2CA" w:rsidR="00544AD6" w:rsidRPr="00544AD6" w:rsidRDefault="00544AD6" w:rsidP="00544AD6">
      <w:pPr>
        <w:rPr>
          <w:lang w:val="vi-VN"/>
        </w:rPr>
      </w:pPr>
      <w:r w:rsidRPr="00544AD6">
        <w:rPr>
          <w:b/>
          <w:bCs/>
          <w:szCs w:val="26"/>
          <w:lang w:val="vi-VN"/>
        </w:rPr>
        <w:t xml:space="preserve">Mục đích: </w:t>
      </w:r>
      <w:r w:rsidRPr="00544AD6">
        <w:rPr>
          <w:lang w:val="vi-VN"/>
        </w:rPr>
        <w:t>Quản lý thang điểm xếp hạng</w:t>
      </w:r>
      <w:r w:rsidR="00CD5349">
        <w:rPr>
          <w:lang w:val="vi-VN"/>
        </w:rPr>
        <w:t xml:space="preserve"> rủi ro</w:t>
      </w:r>
      <w:r w:rsidRPr="00544AD6">
        <w:rPr>
          <w:lang w:val="vi-VN"/>
        </w:rPr>
        <w:t xml:space="preserve"> </w:t>
      </w:r>
      <w:r w:rsidR="00CD5349">
        <w:rPr>
          <w:lang w:val="vi-VN"/>
        </w:rPr>
        <w:t xml:space="preserve">cho </w:t>
      </w:r>
      <w:r w:rsidRPr="00544AD6">
        <w:rPr>
          <w:lang w:val="vi-VN"/>
        </w:rPr>
        <w:t xml:space="preserve">các đối tượng được đánh giá rủi ro. Thang điểm xếp hạng </w:t>
      </w:r>
      <w:r w:rsidRPr="00544AD6">
        <w:rPr>
          <w:szCs w:val="26"/>
          <w:lang w:val="vi-VN"/>
        </w:rPr>
        <w:t>nhằm quy đổi từ tổng điểm điểm rủi ro của đối tượng được đánh giá sang mức độ rủi ro</w:t>
      </w:r>
      <w:r w:rsidR="00AB7A24">
        <w:rPr>
          <w:szCs w:val="26"/>
          <w:lang w:val="vi-VN"/>
        </w:rPr>
        <w:t>, từ đó</w:t>
      </w:r>
      <w:r w:rsidRPr="00544AD6">
        <w:rPr>
          <w:szCs w:val="26"/>
          <w:lang w:val="vi-VN"/>
        </w:rPr>
        <w:t xml:space="preserve"> </w:t>
      </w:r>
      <w:r w:rsidR="00AB7A24">
        <w:rPr>
          <w:szCs w:val="26"/>
          <w:lang w:val="vi-VN"/>
        </w:rPr>
        <w:t>để quyết định đưa đối tượng vào kế hoạch kiểm toán năm.</w:t>
      </w:r>
    </w:p>
    <w:p w14:paraId="37CB335D"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w:t>
      </w:r>
    </w:p>
    <w:p w14:paraId="4A4485B3"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35D56B85" w14:textId="77777777" w:rsidTr="00EF54B5">
        <w:trPr>
          <w:trHeight w:val="449"/>
        </w:trPr>
        <w:tc>
          <w:tcPr>
            <w:tcW w:w="817" w:type="dxa"/>
            <w:shd w:val="clear" w:color="auto" w:fill="auto"/>
          </w:tcPr>
          <w:p w14:paraId="41C9F5ED"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7BEC4D07"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3353EDC5"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455BC4" w14:paraId="11BC9897" w14:textId="77777777" w:rsidTr="00EF54B5">
        <w:tc>
          <w:tcPr>
            <w:tcW w:w="817" w:type="dxa"/>
            <w:shd w:val="clear" w:color="auto" w:fill="auto"/>
          </w:tcPr>
          <w:p w14:paraId="578A95B2" w14:textId="77777777" w:rsidR="00544AD6" w:rsidRPr="002F4F88" w:rsidRDefault="00544AD6" w:rsidP="00911D8A">
            <w:pPr>
              <w:pStyle w:val="ListParagraph"/>
              <w:numPr>
                <w:ilvl w:val="0"/>
                <w:numId w:val="95"/>
              </w:numPr>
            </w:pPr>
          </w:p>
        </w:tc>
        <w:tc>
          <w:tcPr>
            <w:tcW w:w="1877" w:type="dxa"/>
            <w:shd w:val="clear" w:color="auto" w:fill="auto"/>
          </w:tcPr>
          <w:p w14:paraId="7A9DB955"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0FDBF2C2" w14:textId="5AE69E55"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Cho phép NSD thêm mới thang điểm xếp hạng </w:t>
            </w:r>
            <w:r w:rsidR="00AB7A24">
              <w:rPr>
                <w:snapToGrid/>
                <w:color w:val="auto"/>
                <w:szCs w:val="26"/>
              </w:rPr>
              <w:t>rui</w:t>
            </w:r>
            <w:r w:rsidR="00AB7A24">
              <w:rPr>
                <w:snapToGrid/>
                <w:color w:val="auto"/>
                <w:szCs w:val="26"/>
                <w:lang w:val="vi-VN"/>
              </w:rPr>
              <w:t xml:space="preserve"> ro,</w:t>
            </w:r>
            <w:r>
              <w:rPr>
                <w:snapToGrid/>
                <w:color w:val="auto"/>
                <w:szCs w:val="26"/>
              </w:rPr>
              <w:t xml:space="preserve"> nhập các thông tin:</w:t>
            </w:r>
          </w:p>
          <w:p w14:paraId="5F17A0DA" w14:textId="20C10C02" w:rsid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xếp hạng*</w:t>
            </w:r>
            <w:r w:rsidR="00AB7A24">
              <w:rPr>
                <w:snapToGrid/>
                <w:color w:val="auto"/>
                <w:szCs w:val="26"/>
                <w:lang w:val="vi-VN"/>
              </w:rPr>
              <w:t xml:space="preserve">: </w:t>
            </w:r>
            <w:r w:rsidR="000E783B">
              <w:rPr>
                <w:snapToGrid/>
                <w:color w:val="auto"/>
                <w:szCs w:val="26"/>
              </w:rPr>
              <w:t>Chọn 1 trong danh</w:t>
            </w:r>
            <w:r w:rsidR="000E783B">
              <w:rPr>
                <w:snapToGrid/>
                <w:color w:val="auto"/>
                <w:szCs w:val="26"/>
                <w:lang w:val="vi-VN"/>
              </w:rPr>
              <w:t xml:space="preserve"> mục mức độ rủi ro ở trạng thái Sử dụng </w:t>
            </w:r>
            <w:r w:rsidR="000E783B" w:rsidRPr="00D806C2">
              <w:rPr>
                <w:i/>
                <w:iCs/>
                <w:snapToGrid/>
                <w:color w:val="0070C0"/>
                <w:szCs w:val="26"/>
                <w:lang w:val="vi-VN"/>
              </w:rPr>
              <w:t>(mục 2.3.2)</w:t>
            </w:r>
            <w:r w:rsidR="000E783B">
              <w:rPr>
                <w:snapToGrid/>
                <w:color w:val="auto"/>
                <w:szCs w:val="26"/>
              </w:rPr>
              <w:t xml:space="preserve">. </w:t>
            </w:r>
          </w:p>
          <w:p w14:paraId="0E58C746" w14:textId="77777777"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lastRenderedPageBreak/>
              <w:t>Trạng thái: Chọn Sử dụng hoặc không sử dụng. Mặc định trạng thái là Sử dụng.</w:t>
            </w:r>
          </w:p>
          <w:p w14:paraId="1263D962" w14:textId="0BE8021F"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điểm</w:t>
            </w:r>
            <w:r w:rsidR="000E783B">
              <w:rPr>
                <w:snapToGrid/>
                <w:color w:val="auto"/>
                <w:szCs w:val="26"/>
                <w:lang w:val="vi-VN"/>
              </w:rPr>
              <w:t xml:space="preserve"> Từ</w:t>
            </w:r>
            <w:r w:rsidR="00677310">
              <w:rPr>
                <w:snapToGrid/>
                <w:color w:val="auto"/>
                <w:szCs w:val="26"/>
                <w:lang w:val="vi-VN"/>
              </w:rPr>
              <w:t>*</w:t>
            </w:r>
            <w:r>
              <w:rPr>
                <w:snapToGrid/>
                <w:color w:val="auto"/>
                <w:szCs w:val="26"/>
              </w:rPr>
              <w:t>: nhập số</w:t>
            </w:r>
          </w:p>
          <w:p w14:paraId="0CF97183" w14:textId="2785791D"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Điều</w:t>
            </w:r>
            <w:r>
              <w:rPr>
                <w:snapToGrid/>
                <w:color w:val="auto"/>
                <w:szCs w:val="26"/>
                <w:lang w:val="vi-VN"/>
              </w:rPr>
              <w:t xml:space="preserve"> kiện</w:t>
            </w:r>
            <w:r w:rsidR="00677310">
              <w:rPr>
                <w:snapToGrid/>
                <w:color w:val="auto"/>
                <w:szCs w:val="26"/>
                <w:lang w:val="vi-VN"/>
              </w:rPr>
              <w:t>*</w:t>
            </w:r>
            <w:r>
              <w:rPr>
                <w:snapToGrid/>
                <w:color w:val="auto"/>
                <w:szCs w:val="26"/>
                <w:lang w:val="vi-VN"/>
              </w:rPr>
              <w:t>: chọn &gt;= hoặc &gt;</w:t>
            </w:r>
            <w:r w:rsidR="00677310">
              <w:rPr>
                <w:snapToGrid/>
                <w:color w:val="auto"/>
                <w:szCs w:val="26"/>
                <w:lang w:val="vi-VN"/>
              </w:rPr>
              <w:t>: áp dụng với Mức điểm từ</w:t>
            </w:r>
          </w:p>
          <w:p w14:paraId="1B972FD6" w14:textId="245D8824" w:rsidR="00544AD6" w:rsidRPr="000E783B"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 điểm</w:t>
            </w:r>
            <w:r w:rsidR="000E783B">
              <w:rPr>
                <w:snapToGrid/>
                <w:color w:val="auto"/>
                <w:szCs w:val="26"/>
                <w:lang w:val="vi-VN"/>
              </w:rPr>
              <w:t xml:space="preserve"> Đến</w:t>
            </w:r>
            <w:r>
              <w:rPr>
                <w:snapToGrid/>
                <w:color w:val="auto"/>
                <w:szCs w:val="26"/>
              </w:rPr>
              <w:t xml:space="preserve">: </w:t>
            </w:r>
            <w:r w:rsidR="000E783B">
              <w:rPr>
                <w:snapToGrid/>
                <w:color w:val="auto"/>
                <w:szCs w:val="26"/>
              </w:rPr>
              <w:t>nhập</w:t>
            </w:r>
            <w:r w:rsidR="000E783B">
              <w:rPr>
                <w:snapToGrid/>
                <w:color w:val="auto"/>
                <w:szCs w:val="26"/>
                <w:lang w:val="vi-VN"/>
              </w:rPr>
              <w:t xml:space="preserve"> số </w:t>
            </w:r>
          </w:p>
          <w:p w14:paraId="36DF8DEF" w14:textId="7057E341" w:rsidR="000E783B" w:rsidRDefault="000E783B"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Điều</w:t>
            </w:r>
            <w:r>
              <w:rPr>
                <w:snapToGrid/>
                <w:color w:val="auto"/>
                <w:szCs w:val="26"/>
                <w:lang w:val="vi-VN"/>
              </w:rPr>
              <w:t xml:space="preserve"> kiện: chọn =&lt; hoặc &lt;</w:t>
            </w:r>
            <w:r w:rsidR="00677310">
              <w:rPr>
                <w:snapToGrid/>
                <w:color w:val="auto"/>
                <w:szCs w:val="26"/>
                <w:lang w:val="vi-VN"/>
              </w:rPr>
              <w:t>: áp dụng với Mức điểm đến</w:t>
            </w:r>
          </w:p>
          <w:p w14:paraId="00988F7A"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Ghi chú</w:t>
            </w:r>
          </w:p>
          <w:p w14:paraId="00DD72A9" w14:textId="77777777" w:rsidR="00383377" w:rsidRDefault="00383377" w:rsidP="003833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41A27DB0" w14:textId="14BD66D5" w:rsidR="00383377" w:rsidRPr="00383377" w:rsidRDefault="00924201" w:rsidP="00383377">
            <w:pPr>
              <w:pStyle w:val="NormalIndent"/>
              <w:keepNext w:val="0"/>
              <w:keepLines/>
              <w:widowControl w:val="0"/>
              <w:numPr>
                <w:ilvl w:val="0"/>
                <w:numId w:val="0"/>
              </w:numPr>
              <w:spacing w:before="0" w:after="0" w:line="312" w:lineRule="auto"/>
              <w:jc w:val="left"/>
              <w:rPr>
                <w:snapToGrid/>
                <w:color w:val="auto"/>
                <w:szCs w:val="26"/>
                <w:lang w:val="vi-VN"/>
              </w:rPr>
            </w:pPr>
            <w:hyperlink r:id="rId38" w:anchor="id=1u98yc&amp;p=16__them_moi_thang_diem&amp;c=1" w:history="1">
              <w:r w:rsidR="00383377" w:rsidRPr="00A44996">
                <w:rPr>
                  <w:rStyle w:val="Hyperlink"/>
                  <w:snapToGrid/>
                  <w:szCs w:val="26"/>
                  <w:lang w:val="vi-VN"/>
                </w:rPr>
                <w:t>https://f2z0rj.axshare.com/#id=1u98yc&amp;p=16__them_moi_thang_diem&amp;c=1</w:t>
              </w:r>
            </w:hyperlink>
          </w:p>
        </w:tc>
      </w:tr>
      <w:tr w:rsidR="00544AD6" w:rsidRPr="002F4F88" w14:paraId="5FC0D9FA" w14:textId="77777777" w:rsidTr="00EF54B5">
        <w:tc>
          <w:tcPr>
            <w:tcW w:w="817" w:type="dxa"/>
            <w:shd w:val="clear" w:color="auto" w:fill="auto"/>
          </w:tcPr>
          <w:p w14:paraId="0B368F8F" w14:textId="77777777" w:rsidR="00544AD6" w:rsidRPr="00383377" w:rsidRDefault="00544AD6" w:rsidP="00911D8A">
            <w:pPr>
              <w:pStyle w:val="ListParagraph"/>
              <w:numPr>
                <w:ilvl w:val="0"/>
                <w:numId w:val="95"/>
              </w:numPr>
              <w:rPr>
                <w:lang w:val="vi-VN"/>
              </w:rPr>
            </w:pPr>
          </w:p>
        </w:tc>
        <w:tc>
          <w:tcPr>
            <w:tcW w:w="1877" w:type="dxa"/>
            <w:shd w:val="clear" w:color="auto" w:fill="auto"/>
          </w:tcPr>
          <w:p w14:paraId="472E04FD"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4B8245E9" w14:textId="411EA763" w:rsidR="00544AD6" w:rsidRPr="00E748DE"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thang điểm xếp hạng. Thông tin hiển thị đúng với lần cập nhật cuối cùng. Ngoài ra, hệ thống hiển thị các thông tin: Người tạo, Ngày tạo, Người sửa, Ngày sửa.</w:t>
            </w:r>
          </w:p>
        </w:tc>
      </w:tr>
      <w:tr w:rsidR="00544AD6" w:rsidRPr="002F4F88" w14:paraId="2DE85730" w14:textId="77777777" w:rsidTr="00EF54B5">
        <w:tc>
          <w:tcPr>
            <w:tcW w:w="817" w:type="dxa"/>
            <w:shd w:val="clear" w:color="auto" w:fill="auto"/>
          </w:tcPr>
          <w:p w14:paraId="04773FF7" w14:textId="77777777" w:rsidR="00544AD6" w:rsidRPr="002F4F88" w:rsidRDefault="00544AD6" w:rsidP="00911D8A">
            <w:pPr>
              <w:pStyle w:val="ListParagraph"/>
              <w:numPr>
                <w:ilvl w:val="0"/>
                <w:numId w:val="95"/>
              </w:numPr>
            </w:pPr>
          </w:p>
        </w:tc>
        <w:tc>
          <w:tcPr>
            <w:tcW w:w="1877" w:type="dxa"/>
            <w:shd w:val="clear" w:color="auto" w:fill="auto"/>
          </w:tcPr>
          <w:p w14:paraId="6DDD88AC"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66D11330" w14:textId="05CF683D" w:rsidR="00544AD6"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w:t>
            </w:r>
            <w:r w:rsidR="00544AD6">
              <w:rPr>
                <w:snapToGrid/>
                <w:color w:val="auto"/>
                <w:szCs w:val="26"/>
              </w:rPr>
              <w:t>phép NSD sửa các thông tin thang điểm xếp hạng.</w:t>
            </w:r>
          </w:p>
          <w:p w14:paraId="6725F125"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từ Sử dụng thành không sử dụng thì thang điểm xếp hạng không được dùng để xếp hạng các đối tượng.</w:t>
            </w:r>
          </w:p>
          <w:p w14:paraId="7DD9F712" w14:textId="35A0F5A7" w:rsidR="00383377" w:rsidRPr="002F4F88" w:rsidRDefault="00383377"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Các</w:t>
            </w:r>
            <w:r>
              <w:rPr>
                <w:snapToGrid/>
                <w:color w:val="auto"/>
                <w:szCs w:val="26"/>
                <w:lang w:val="vi-VN"/>
              </w:rPr>
              <w:t xml:space="preserve"> thông tin sau khi sửa không làm thay đổi dữ liệu các bảng chấm điểm </w:t>
            </w:r>
            <w:r w:rsidRPr="008A48FD">
              <w:rPr>
                <w:i/>
                <w:iCs/>
                <w:snapToGrid/>
                <w:color w:val="0070C0"/>
                <w:szCs w:val="26"/>
                <w:lang w:val="vi-VN"/>
              </w:rPr>
              <w:t xml:space="preserve">(mục 3.3.2) </w:t>
            </w:r>
            <w:r>
              <w:rPr>
                <w:snapToGrid/>
                <w:color w:val="auto"/>
                <w:szCs w:val="26"/>
                <w:lang w:val="vi-VN"/>
              </w:rPr>
              <w:t xml:space="preserve">và kết quả chấm điểm </w:t>
            </w:r>
            <w:r w:rsidRPr="008A48FD">
              <w:rPr>
                <w:i/>
                <w:iCs/>
                <w:snapToGrid/>
                <w:color w:val="0070C0"/>
                <w:szCs w:val="26"/>
                <w:lang w:val="vi-VN"/>
              </w:rPr>
              <w:t>(mục 3.3.3)</w:t>
            </w:r>
            <w:r>
              <w:rPr>
                <w:snapToGrid/>
                <w:color w:val="auto"/>
                <w:szCs w:val="26"/>
                <w:lang w:val="vi-VN"/>
              </w:rPr>
              <w:t xml:space="preserve"> của các kỳ đánh giá </w:t>
            </w:r>
            <w:r w:rsidRPr="008A48FD">
              <w:rPr>
                <w:i/>
                <w:iCs/>
                <w:snapToGrid/>
                <w:color w:val="0070C0"/>
                <w:szCs w:val="26"/>
                <w:lang w:val="vi-VN"/>
              </w:rPr>
              <w:t>(mục 3.3.1)</w:t>
            </w:r>
            <w:r w:rsidRPr="008A48FD">
              <w:rPr>
                <w:snapToGrid/>
                <w:color w:val="0070C0"/>
                <w:szCs w:val="26"/>
                <w:lang w:val="vi-VN"/>
              </w:rPr>
              <w:t xml:space="preserve"> </w:t>
            </w:r>
            <w:r>
              <w:rPr>
                <w:snapToGrid/>
                <w:color w:val="auto"/>
                <w:szCs w:val="26"/>
                <w:lang w:val="vi-VN"/>
              </w:rPr>
              <w:t>đã kết thúc trước thời điểm thay đổi</w:t>
            </w:r>
          </w:p>
        </w:tc>
      </w:tr>
      <w:tr w:rsidR="00544AD6" w:rsidRPr="002F4F88" w14:paraId="03C3419F" w14:textId="77777777" w:rsidTr="00EF54B5">
        <w:tc>
          <w:tcPr>
            <w:tcW w:w="817" w:type="dxa"/>
            <w:shd w:val="clear" w:color="auto" w:fill="auto"/>
          </w:tcPr>
          <w:p w14:paraId="4565AAC6" w14:textId="77777777" w:rsidR="00544AD6" w:rsidRPr="002F4F88" w:rsidRDefault="00544AD6" w:rsidP="00911D8A">
            <w:pPr>
              <w:pStyle w:val="ListParagraph"/>
              <w:numPr>
                <w:ilvl w:val="0"/>
                <w:numId w:val="95"/>
              </w:numPr>
            </w:pPr>
          </w:p>
        </w:tc>
        <w:tc>
          <w:tcPr>
            <w:tcW w:w="1877" w:type="dxa"/>
            <w:shd w:val="clear" w:color="auto" w:fill="auto"/>
          </w:tcPr>
          <w:p w14:paraId="68553BB4" w14:textId="77777777" w:rsidR="00544AD6" w:rsidRPr="002F4F88" w:rsidRDefault="00544AD6" w:rsidP="00EF54B5">
            <w:pPr>
              <w:keepLines/>
              <w:widowControl w:val="0"/>
              <w:rPr>
                <w:szCs w:val="26"/>
              </w:rPr>
            </w:pPr>
            <w:r>
              <w:rPr>
                <w:szCs w:val="26"/>
              </w:rPr>
              <w:t>Xóa</w:t>
            </w:r>
          </w:p>
        </w:tc>
        <w:tc>
          <w:tcPr>
            <w:tcW w:w="6912" w:type="dxa"/>
            <w:shd w:val="clear" w:color="auto" w:fill="auto"/>
          </w:tcPr>
          <w:p w14:paraId="28E05710"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thang điểm xếp hạng.</w:t>
            </w:r>
          </w:p>
          <w:p w14:paraId="4178BF27" w14:textId="7AFCE001"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Hệ thống hiển thị popup yêu cầu xác nhận xóa “</w:t>
            </w:r>
            <w:r w:rsidRPr="00383377">
              <w:rPr>
                <w:i/>
                <w:iCs/>
                <w:snapToGrid/>
                <w:color w:val="auto"/>
                <w:szCs w:val="26"/>
              </w:rPr>
              <w:t>Bạn có chắc chắn muốn xóa thang điểm xếp hạng này không</w:t>
            </w:r>
            <w:r>
              <w:rPr>
                <w:snapToGrid/>
                <w:color w:val="auto"/>
                <w:szCs w:val="26"/>
              </w:rPr>
              <w:t>?”. NSD chọn có hoặc không:</w:t>
            </w:r>
          </w:p>
          <w:p w14:paraId="504A19CD" w14:textId="77777777" w:rsidR="00544AD6" w:rsidRDefault="00544AD6" w:rsidP="00911D8A">
            <w:pPr>
              <w:pStyle w:val="NormalIndent"/>
              <w:keepNext w:val="0"/>
              <w:keepLines/>
              <w:widowControl w:val="0"/>
              <w:numPr>
                <w:ilvl w:val="0"/>
                <w:numId w:val="125"/>
              </w:numPr>
              <w:spacing w:before="0" w:after="0" w:line="312" w:lineRule="auto"/>
              <w:jc w:val="left"/>
              <w:rPr>
                <w:snapToGrid/>
                <w:color w:val="auto"/>
                <w:szCs w:val="26"/>
              </w:rPr>
            </w:pPr>
            <w:r>
              <w:rPr>
                <w:snapToGrid/>
                <w:color w:val="auto"/>
                <w:szCs w:val="26"/>
              </w:rPr>
              <w:t>Nếu chọn có, hệ thống thực hiện xóa thang điểm xếp hạng đã chọn.</w:t>
            </w:r>
          </w:p>
          <w:p w14:paraId="0180AED4" w14:textId="77777777" w:rsidR="00383377" w:rsidRDefault="00544AD6" w:rsidP="00911D8A">
            <w:pPr>
              <w:pStyle w:val="NormalIndent"/>
              <w:keepNext w:val="0"/>
              <w:keepLines/>
              <w:widowControl w:val="0"/>
              <w:numPr>
                <w:ilvl w:val="0"/>
                <w:numId w:val="125"/>
              </w:numPr>
              <w:spacing w:before="0" w:after="0" w:line="312" w:lineRule="auto"/>
              <w:jc w:val="left"/>
              <w:rPr>
                <w:snapToGrid/>
                <w:color w:val="auto"/>
                <w:szCs w:val="26"/>
              </w:rPr>
            </w:pPr>
            <w:r>
              <w:rPr>
                <w:snapToGrid/>
                <w:color w:val="auto"/>
                <w:szCs w:val="26"/>
              </w:rPr>
              <w:t xml:space="preserve">Nếu chọn không, hệ thống hủy bỏ lệnh xóa </w:t>
            </w:r>
          </w:p>
          <w:p w14:paraId="5999FE72" w14:textId="4271BE16" w:rsidR="00544AD6" w:rsidRPr="002F4F88" w:rsidRDefault="00544AD6" w:rsidP="00383377">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thang điểm đã được dùng để xếp hạng các đối tượng được kiểm toán.</w:t>
            </w:r>
          </w:p>
        </w:tc>
      </w:tr>
      <w:tr w:rsidR="00544AD6" w:rsidRPr="00455BC4" w14:paraId="2071D982" w14:textId="77777777" w:rsidTr="00EF54B5">
        <w:tc>
          <w:tcPr>
            <w:tcW w:w="817" w:type="dxa"/>
            <w:shd w:val="clear" w:color="auto" w:fill="auto"/>
          </w:tcPr>
          <w:p w14:paraId="74B91AF2" w14:textId="77777777" w:rsidR="00544AD6" w:rsidRPr="002F4F88" w:rsidRDefault="00544AD6" w:rsidP="00911D8A">
            <w:pPr>
              <w:pStyle w:val="ListParagraph"/>
              <w:numPr>
                <w:ilvl w:val="0"/>
                <w:numId w:val="95"/>
              </w:numPr>
            </w:pPr>
          </w:p>
        </w:tc>
        <w:tc>
          <w:tcPr>
            <w:tcW w:w="1877" w:type="dxa"/>
            <w:shd w:val="clear" w:color="auto" w:fill="auto"/>
          </w:tcPr>
          <w:p w14:paraId="7C4B99DD"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7B5ABF79"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thang điểm xếp hạng hiển thị các thông tin:</w:t>
            </w:r>
          </w:p>
          <w:p w14:paraId="434E9749" w14:textId="1AD3D7FA" w:rsidR="000C57B7" w:rsidRDefault="000C57B7"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STT</w:t>
            </w:r>
          </w:p>
          <w:p w14:paraId="63707F77" w14:textId="49AE6B13"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t>Mức xếp hạng</w:t>
            </w:r>
          </w:p>
          <w:p w14:paraId="6DD6D178" w14:textId="40E97843" w:rsidR="00544AD6" w:rsidRPr="009920C8" w:rsidRDefault="00544AD6" w:rsidP="00911D8A">
            <w:pPr>
              <w:pStyle w:val="NormalIndent"/>
              <w:keepNext w:val="0"/>
              <w:keepLines/>
              <w:widowControl w:val="0"/>
              <w:numPr>
                <w:ilvl w:val="0"/>
                <w:numId w:val="96"/>
              </w:numPr>
              <w:spacing w:before="0" w:after="0" w:line="312" w:lineRule="auto"/>
              <w:jc w:val="left"/>
              <w:rPr>
                <w:i/>
                <w:iCs/>
                <w:snapToGrid/>
                <w:color w:val="auto"/>
                <w:szCs w:val="26"/>
              </w:rPr>
            </w:pPr>
            <w:r>
              <w:rPr>
                <w:snapToGrid/>
                <w:color w:val="auto"/>
                <w:szCs w:val="26"/>
              </w:rPr>
              <w:t>Mức điểm</w:t>
            </w:r>
            <w:r w:rsidR="000C57B7">
              <w:rPr>
                <w:snapToGrid/>
                <w:color w:val="auto"/>
                <w:szCs w:val="26"/>
                <w:lang w:val="vi-VN"/>
              </w:rPr>
              <w:t xml:space="preserve">: </w:t>
            </w:r>
            <w:r w:rsidR="004E7079">
              <w:rPr>
                <w:snapToGrid/>
                <w:color w:val="auto"/>
                <w:szCs w:val="26"/>
                <w:lang w:val="vi-VN"/>
              </w:rPr>
              <w:t xml:space="preserve">hiển thị theo cấu trúc </w:t>
            </w:r>
            <w:r w:rsidR="004E7079" w:rsidRPr="009920C8">
              <w:rPr>
                <w:i/>
                <w:iCs/>
                <w:snapToGrid/>
                <w:color w:val="auto"/>
                <w:szCs w:val="26"/>
                <w:lang w:val="vi-VN"/>
              </w:rPr>
              <w:t>[Mức điểm từ][Điều kiện</w:t>
            </w:r>
            <w:r w:rsidR="009920C8">
              <w:rPr>
                <w:i/>
                <w:iCs/>
                <w:snapToGrid/>
                <w:color w:val="auto"/>
                <w:szCs w:val="26"/>
                <w:lang w:val="vi-VN"/>
              </w:rPr>
              <w:t xml:space="preserve"> từ</w:t>
            </w:r>
            <w:r w:rsidR="004E7079" w:rsidRPr="009920C8">
              <w:rPr>
                <w:i/>
                <w:iCs/>
                <w:snapToGrid/>
                <w:color w:val="auto"/>
                <w:szCs w:val="26"/>
                <w:lang w:val="vi-VN"/>
              </w:rPr>
              <w:t>] Điểm [Điều kiện</w:t>
            </w:r>
            <w:r w:rsidR="009920C8">
              <w:rPr>
                <w:i/>
                <w:iCs/>
                <w:snapToGrid/>
                <w:color w:val="auto"/>
                <w:szCs w:val="26"/>
                <w:lang w:val="vi-VN"/>
              </w:rPr>
              <w:t xml:space="preserve"> đến</w:t>
            </w:r>
            <w:r w:rsidR="004E7079" w:rsidRPr="009920C8">
              <w:rPr>
                <w:i/>
                <w:iCs/>
                <w:snapToGrid/>
                <w:color w:val="auto"/>
                <w:szCs w:val="26"/>
                <w:lang w:val="vi-VN"/>
              </w:rPr>
              <w:t xml:space="preserve">] [Mức điểm </w:t>
            </w:r>
            <w:r w:rsidR="009920C8">
              <w:rPr>
                <w:i/>
                <w:iCs/>
                <w:snapToGrid/>
                <w:color w:val="auto"/>
                <w:szCs w:val="26"/>
                <w:lang w:val="vi-VN"/>
              </w:rPr>
              <w:t>đến]</w:t>
            </w:r>
          </w:p>
          <w:p w14:paraId="652ECF3E" w14:textId="77777777" w:rsidR="00544AD6" w:rsidRDefault="00544AD6" w:rsidP="00911D8A">
            <w:pPr>
              <w:pStyle w:val="NormalIndent"/>
              <w:keepNext w:val="0"/>
              <w:keepLines/>
              <w:widowControl w:val="0"/>
              <w:numPr>
                <w:ilvl w:val="0"/>
                <w:numId w:val="96"/>
              </w:numPr>
              <w:spacing w:before="0" w:after="0" w:line="312" w:lineRule="auto"/>
              <w:jc w:val="left"/>
              <w:rPr>
                <w:snapToGrid/>
                <w:color w:val="auto"/>
                <w:szCs w:val="26"/>
              </w:rPr>
            </w:pPr>
            <w:r>
              <w:rPr>
                <w:snapToGrid/>
                <w:color w:val="auto"/>
                <w:szCs w:val="26"/>
              </w:rPr>
              <w:lastRenderedPageBreak/>
              <w:t>Trạng thái</w:t>
            </w:r>
          </w:p>
          <w:p w14:paraId="4FD1780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được sắp xếp theo ngày tạo. Ngày mới nhất lên đầu.</w:t>
            </w:r>
          </w:p>
          <w:p w14:paraId="31F6A412"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5E012639"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r>
              <w:rPr>
                <w:snapToGrid/>
                <w:color w:val="auto"/>
                <w:szCs w:val="26"/>
              </w:rPr>
              <w:t>Mức xếp hạng</w:t>
            </w:r>
          </w:p>
          <w:p w14:paraId="41114275" w14:textId="77777777" w:rsidR="00544AD6" w:rsidRDefault="00544AD6" w:rsidP="00911D8A">
            <w:pPr>
              <w:pStyle w:val="NormalIndent"/>
              <w:keepNext w:val="0"/>
              <w:keepLines/>
              <w:widowControl w:val="0"/>
              <w:numPr>
                <w:ilvl w:val="0"/>
                <w:numId w:val="97"/>
              </w:numPr>
              <w:spacing w:before="0" w:after="0" w:line="312" w:lineRule="auto"/>
              <w:jc w:val="left"/>
              <w:rPr>
                <w:snapToGrid/>
                <w:color w:val="auto"/>
                <w:szCs w:val="26"/>
              </w:rPr>
            </w:pPr>
            <w:r>
              <w:rPr>
                <w:snapToGrid/>
                <w:color w:val="auto"/>
                <w:szCs w:val="26"/>
              </w:rPr>
              <w:t>Trạng thái</w:t>
            </w:r>
          </w:p>
          <w:p w14:paraId="1A4F7111" w14:textId="77777777" w:rsidR="00CD1B00" w:rsidRDefault="00CD1B00" w:rsidP="00CD1B0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D2430D2" w14:textId="2176403D" w:rsidR="00CD1B00" w:rsidRPr="00CD1B00" w:rsidRDefault="00924201" w:rsidP="00CD1B00">
            <w:pPr>
              <w:pStyle w:val="NormalIndent"/>
              <w:keepNext w:val="0"/>
              <w:keepLines/>
              <w:widowControl w:val="0"/>
              <w:numPr>
                <w:ilvl w:val="0"/>
                <w:numId w:val="0"/>
              </w:numPr>
              <w:spacing w:before="0" w:after="0" w:line="312" w:lineRule="auto"/>
              <w:jc w:val="left"/>
              <w:rPr>
                <w:snapToGrid/>
                <w:color w:val="auto"/>
                <w:szCs w:val="26"/>
                <w:lang w:val="vi-VN"/>
              </w:rPr>
            </w:pPr>
            <w:hyperlink r:id="rId39" w:anchor="id=59zo2b&amp;p=15__thang_diem_xep_hang&amp;c=1" w:history="1">
              <w:r w:rsidR="00CD1B00" w:rsidRPr="00A44996">
                <w:rPr>
                  <w:rStyle w:val="Hyperlink"/>
                  <w:snapToGrid/>
                  <w:szCs w:val="26"/>
                  <w:lang w:val="vi-VN"/>
                </w:rPr>
                <w:t>https://f2z0rj.axshare.com/#id=59zo2b&amp;p=15__thang_diem_xep_hang&amp;c=1</w:t>
              </w:r>
            </w:hyperlink>
          </w:p>
        </w:tc>
      </w:tr>
    </w:tbl>
    <w:p w14:paraId="4AB21563" w14:textId="77777777" w:rsidR="00544AD6" w:rsidRPr="00C656EF" w:rsidRDefault="00544AD6" w:rsidP="00544AD6">
      <w:pPr>
        <w:rPr>
          <w:lang w:val="vi-VN"/>
        </w:rPr>
      </w:pPr>
      <w:r w:rsidRPr="00C656EF">
        <w:rPr>
          <w:b/>
          <w:szCs w:val="26"/>
          <w:lang w:val="vi-VN"/>
        </w:rPr>
        <w:lastRenderedPageBreak/>
        <w:t>Yêu cầu đặc biệt/Điều kiện ràng buộc: N/A</w:t>
      </w:r>
    </w:p>
    <w:p w14:paraId="103C07CE" w14:textId="1C212670" w:rsidR="00DF4DDC" w:rsidRDefault="00DF4DDC" w:rsidP="00DF4DDC">
      <w:pPr>
        <w:pStyle w:val="tvHeading111"/>
        <w:rPr>
          <w:lang w:val="vi-VN"/>
        </w:rPr>
      </w:pPr>
      <w:bookmarkStart w:id="88" w:name="_Toc87047313"/>
      <w:r>
        <w:rPr>
          <w:lang w:val="vi-VN"/>
        </w:rPr>
        <w:t>Chu kỳ kiểm toán</w:t>
      </w:r>
      <w:bookmarkEnd w:id="88"/>
    </w:p>
    <w:p w14:paraId="41B8773A" w14:textId="725C6C18" w:rsidR="00544AD6" w:rsidRPr="00544AD6" w:rsidRDefault="00544AD6" w:rsidP="00544AD6">
      <w:pPr>
        <w:rPr>
          <w:lang w:val="vi-VN"/>
        </w:rPr>
      </w:pPr>
      <w:r w:rsidRPr="00544AD6">
        <w:rPr>
          <w:b/>
          <w:bCs/>
          <w:szCs w:val="26"/>
          <w:lang w:val="vi-VN"/>
        </w:rPr>
        <w:t xml:space="preserve">Mục đích: </w:t>
      </w:r>
      <w:r w:rsidRPr="00544AD6">
        <w:rPr>
          <w:lang w:val="vi-VN"/>
        </w:rPr>
        <w:t>Quản lý các</w:t>
      </w:r>
      <w:r w:rsidRPr="00544AD6">
        <w:rPr>
          <w:szCs w:val="26"/>
          <w:lang w:val="vi-VN"/>
        </w:rPr>
        <w:t xml:space="preserve"> chu kỳ </w:t>
      </w:r>
      <w:r w:rsidRPr="00544AD6">
        <w:rPr>
          <w:color w:val="000000"/>
          <w:szCs w:val="26"/>
          <w:lang w:val="vi-VN"/>
        </w:rPr>
        <w:t xml:space="preserve">kiểm toán </w:t>
      </w:r>
    </w:p>
    <w:p w14:paraId="5CC2C648" w14:textId="77777777" w:rsidR="00544AD6" w:rsidRPr="00544AD6" w:rsidRDefault="00544AD6" w:rsidP="00544AD6">
      <w:pPr>
        <w:rPr>
          <w:szCs w:val="26"/>
          <w:lang w:val="vi-VN"/>
        </w:rPr>
      </w:pPr>
      <w:r w:rsidRPr="00544AD6">
        <w:rPr>
          <w:b/>
          <w:bCs/>
          <w:szCs w:val="26"/>
          <w:lang w:val="vi-VN"/>
        </w:rPr>
        <w:t>Vai trò thực hiện:</w:t>
      </w:r>
      <w:r w:rsidRPr="00544AD6">
        <w:rPr>
          <w:szCs w:val="26"/>
          <w:lang w:val="vi-VN"/>
        </w:rPr>
        <w:t xml:space="preserve"> Trưởng bộ phận KTNB, KTV</w:t>
      </w:r>
    </w:p>
    <w:p w14:paraId="54160745" w14:textId="77777777" w:rsidR="00544AD6" w:rsidRPr="002F4F88" w:rsidRDefault="00544AD6" w:rsidP="00544AD6">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44AD6" w:rsidRPr="002F4F88" w14:paraId="611A6CC5" w14:textId="77777777" w:rsidTr="00EF54B5">
        <w:trPr>
          <w:trHeight w:val="449"/>
        </w:trPr>
        <w:tc>
          <w:tcPr>
            <w:tcW w:w="817" w:type="dxa"/>
            <w:shd w:val="clear" w:color="auto" w:fill="auto"/>
          </w:tcPr>
          <w:p w14:paraId="6C21B22A" w14:textId="77777777" w:rsidR="00544AD6" w:rsidRPr="002F4F88" w:rsidRDefault="00544AD6" w:rsidP="00EF54B5">
            <w:pPr>
              <w:keepLines/>
              <w:widowControl w:val="0"/>
              <w:jc w:val="both"/>
              <w:rPr>
                <w:b/>
                <w:bCs/>
                <w:szCs w:val="26"/>
              </w:rPr>
            </w:pPr>
            <w:r w:rsidRPr="002F4F88">
              <w:rPr>
                <w:b/>
                <w:bCs/>
                <w:szCs w:val="26"/>
              </w:rPr>
              <w:t>STT</w:t>
            </w:r>
          </w:p>
        </w:tc>
        <w:tc>
          <w:tcPr>
            <w:tcW w:w="1877" w:type="dxa"/>
            <w:shd w:val="clear" w:color="auto" w:fill="auto"/>
          </w:tcPr>
          <w:p w14:paraId="63BCD5C3" w14:textId="77777777" w:rsidR="00544AD6" w:rsidRPr="002F4F88" w:rsidRDefault="00544AD6" w:rsidP="00EF54B5">
            <w:pPr>
              <w:keepLines/>
              <w:widowControl w:val="0"/>
              <w:jc w:val="both"/>
              <w:rPr>
                <w:b/>
                <w:bCs/>
                <w:szCs w:val="26"/>
              </w:rPr>
            </w:pPr>
            <w:r w:rsidRPr="002F4F88">
              <w:rPr>
                <w:b/>
                <w:bCs/>
                <w:szCs w:val="26"/>
              </w:rPr>
              <w:t>Chức năng</w:t>
            </w:r>
          </w:p>
        </w:tc>
        <w:tc>
          <w:tcPr>
            <w:tcW w:w="6912" w:type="dxa"/>
            <w:shd w:val="clear" w:color="auto" w:fill="auto"/>
          </w:tcPr>
          <w:p w14:paraId="5E61983E" w14:textId="77777777" w:rsidR="00544AD6" w:rsidRPr="002F4F88" w:rsidRDefault="00544AD6" w:rsidP="00EF54B5">
            <w:pPr>
              <w:keepLines/>
              <w:widowControl w:val="0"/>
              <w:jc w:val="both"/>
              <w:rPr>
                <w:b/>
                <w:bCs/>
                <w:szCs w:val="26"/>
              </w:rPr>
            </w:pPr>
            <w:r w:rsidRPr="002F4F88">
              <w:rPr>
                <w:b/>
                <w:bCs/>
                <w:szCs w:val="26"/>
              </w:rPr>
              <w:t>Mô tả</w:t>
            </w:r>
          </w:p>
        </w:tc>
      </w:tr>
      <w:tr w:rsidR="00544AD6" w:rsidRPr="00455BC4" w14:paraId="745AE8B6" w14:textId="77777777" w:rsidTr="00EF54B5">
        <w:tc>
          <w:tcPr>
            <w:tcW w:w="817" w:type="dxa"/>
            <w:shd w:val="clear" w:color="auto" w:fill="auto"/>
          </w:tcPr>
          <w:p w14:paraId="4DCBB122" w14:textId="77777777" w:rsidR="00544AD6" w:rsidRPr="002F4F88" w:rsidRDefault="00544AD6" w:rsidP="00911D8A">
            <w:pPr>
              <w:pStyle w:val="ListParagraph"/>
              <w:numPr>
                <w:ilvl w:val="0"/>
                <w:numId w:val="98"/>
              </w:numPr>
            </w:pPr>
          </w:p>
        </w:tc>
        <w:tc>
          <w:tcPr>
            <w:tcW w:w="1877" w:type="dxa"/>
            <w:shd w:val="clear" w:color="auto" w:fill="auto"/>
          </w:tcPr>
          <w:p w14:paraId="1A5750F4" w14:textId="77777777" w:rsidR="00544AD6" w:rsidRPr="002F4F88" w:rsidRDefault="00544AD6" w:rsidP="00EF54B5">
            <w:pPr>
              <w:keepLines/>
              <w:widowControl w:val="0"/>
              <w:rPr>
                <w:szCs w:val="26"/>
              </w:rPr>
            </w:pPr>
            <w:r>
              <w:rPr>
                <w:szCs w:val="26"/>
              </w:rPr>
              <w:t>Thêm mới</w:t>
            </w:r>
          </w:p>
        </w:tc>
        <w:tc>
          <w:tcPr>
            <w:tcW w:w="6912" w:type="dxa"/>
            <w:shd w:val="clear" w:color="auto" w:fill="auto"/>
          </w:tcPr>
          <w:p w14:paraId="22C94DD3" w14:textId="3F2AE38F"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chu kỳ kiểm toán</w:t>
            </w:r>
            <w:r w:rsidR="00D806C2">
              <w:rPr>
                <w:snapToGrid/>
                <w:color w:val="auto"/>
                <w:szCs w:val="26"/>
                <w:lang w:val="vi-VN"/>
              </w:rPr>
              <w:t xml:space="preserve">, </w:t>
            </w:r>
            <w:r>
              <w:rPr>
                <w:snapToGrid/>
                <w:color w:val="auto"/>
                <w:szCs w:val="26"/>
              </w:rPr>
              <w:t>nhập các thông tin:</w:t>
            </w:r>
          </w:p>
          <w:p w14:paraId="1FBB5F70" w14:textId="4AEAE744" w:rsidR="00544AD6" w:rsidRDefault="00D806C2"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 </w:t>
            </w:r>
            <w:r w:rsidR="00544AD6">
              <w:rPr>
                <w:snapToGrid/>
                <w:color w:val="auto"/>
                <w:szCs w:val="26"/>
              </w:rPr>
              <w:t xml:space="preserve">rủi ro*: Chọn 1 trong </w:t>
            </w:r>
            <w:r>
              <w:rPr>
                <w:snapToGrid/>
                <w:color w:val="auto"/>
                <w:szCs w:val="26"/>
              </w:rPr>
              <w:t>danh</w:t>
            </w:r>
            <w:r>
              <w:rPr>
                <w:snapToGrid/>
                <w:color w:val="auto"/>
                <w:szCs w:val="26"/>
                <w:lang w:val="vi-VN"/>
              </w:rPr>
              <w:t xml:space="preserve"> mục mức độ rủi ro ở trạng thái Sử dụng </w:t>
            </w:r>
            <w:r w:rsidRPr="00D806C2">
              <w:rPr>
                <w:i/>
                <w:iCs/>
                <w:snapToGrid/>
                <w:color w:val="0070C0"/>
                <w:szCs w:val="26"/>
                <w:lang w:val="vi-VN"/>
              </w:rPr>
              <w:t>(mục 2.3.2)</w:t>
            </w:r>
            <w:r w:rsidR="00544AD6">
              <w:rPr>
                <w:snapToGrid/>
                <w:color w:val="auto"/>
                <w:szCs w:val="26"/>
              </w:rPr>
              <w:t xml:space="preserve">. </w:t>
            </w:r>
          </w:p>
          <w:p w14:paraId="7248FF9C" w14:textId="52990A50"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 xml:space="preserve">Chu kỳ kiểm toán*: </w:t>
            </w:r>
            <w:r w:rsidR="00E10728">
              <w:rPr>
                <w:snapToGrid/>
                <w:color w:val="auto"/>
                <w:szCs w:val="26"/>
              </w:rPr>
              <w:t>nhập</w:t>
            </w:r>
            <w:r w:rsidR="00E10728">
              <w:rPr>
                <w:snapToGrid/>
                <w:color w:val="auto"/>
                <w:szCs w:val="26"/>
                <w:lang w:val="vi-VN"/>
              </w:rPr>
              <w:t xml:space="preserve"> số, đơn vị tính theo tháng.</w:t>
            </w:r>
            <w:r>
              <w:rPr>
                <w:snapToGrid/>
                <w:color w:val="auto"/>
                <w:szCs w:val="26"/>
              </w:rPr>
              <w:t xml:space="preserve"> Ví dụ: 12 tháng </w:t>
            </w:r>
          </w:p>
          <w:p w14:paraId="7582FF27"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Trạng thái: Chọn sử dụng/ Không sử dụng. Mặc định là Sử dụng.</w:t>
            </w:r>
          </w:p>
          <w:p w14:paraId="3F19B069" w14:textId="77777777" w:rsidR="00544AD6" w:rsidRDefault="00544AD6" w:rsidP="00911D8A">
            <w:pPr>
              <w:pStyle w:val="NormalIndent"/>
              <w:keepNext w:val="0"/>
              <w:keepLines/>
              <w:widowControl w:val="0"/>
              <w:numPr>
                <w:ilvl w:val="0"/>
                <w:numId w:val="99"/>
              </w:numPr>
              <w:spacing w:before="0" w:after="0" w:line="312" w:lineRule="auto"/>
              <w:jc w:val="left"/>
              <w:rPr>
                <w:snapToGrid/>
                <w:color w:val="auto"/>
                <w:szCs w:val="26"/>
              </w:rPr>
            </w:pPr>
            <w:r>
              <w:rPr>
                <w:snapToGrid/>
                <w:color w:val="auto"/>
                <w:szCs w:val="26"/>
              </w:rPr>
              <w:t>Ghi chú.</w:t>
            </w:r>
          </w:p>
          <w:p w14:paraId="231E5939"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D836232" w14:textId="72DD2DEE" w:rsidR="003D48AA" w:rsidRPr="003D48AA" w:rsidRDefault="00924201"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0" w:anchor="id=0wkuqe&amp;p=11__chu_ky_kiem_toan&amp;g=1" w:history="1">
              <w:r w:rsidR="003D48AA" w:rsidRPr="00A44996">
                <w:rPr>
                  <w:rStyle w:val="Hyperlink"/>
                  <w:snapToGrid/>
                  <w:szCs w:val="26"/>
                  <w:lang w:val="vi-VN"/>
                </w:rPr>
                <w:t>https://f2z0rj.axshare.com/#id=0wkuqe&amp;p=11__chu_ky_kiem_toan&amp;g=1</w:t>
              </w:r>
            </w:hyperlink>
          </w:p>
        </w:tc>
      </w:tr>
      <w:tr w:rsidR="00544AD6" w:rsidRPr="002F4F88" w14:paraId="3536CAB1" w14:textId="77777777" w:rsidTr="00EF54B5">
        <w:tc>
          <w:tcPr>
            <w:tcW w:w="817" w:type="dxa"/>
            <w:shd w:val="clear" w:color="auto" w:fill="auto"/>
          </w:tcPr>
          <w:p w14:paraId="5E9E7212" w14:textId="77777777" w:rsidR="00544AD6" w:rsidRPr="003D48AA" w:rsidRDefault="00544AD6" w:rsidP="00911D8A">
            <w:pPr>
              <w:pStyle w:val="ListParagraph"/>
              <w:numPr>
                <w:ilvl w:val="0"/>
                <w:numId w:val="98"/>
              </w:numPr>
              <w:rPr>
                <w:lang w:val="vi-VN"/>
              </w:rPr>
            </w:pPr>
          </w:p>
        </w:tc>
        <w:tc>
          <w:tcPr>
            <w:tcW w:w="1877" w:type="dxa"/>
            <w:shd w:val="clear" w:color="auto" w:fill="auto"/>
          </w:tcPr>
          <w:p w14:paraId="7F8B025D" w14:textId="77777777" w:rsidR="00544AD6" w:rsidRPr="002F4F88" w:rsidRDefault="00544AD6" w:rsidP="00EF54B5">
            <w:pPr>
              <w:keepLines/>
              <w:widowControl w:val="0"/>
              <w:rPr>
                <w:szCs w:val="26"/>
              </w:rPr>
            </w:pPr>
            <w:r>
              <w:rPr>
                <w:szCs w:val="26"/>
              </w:rPr>
              <w:t>Xem chi tiết</w:t>
            </w:r>
          </w:p>
        </w:tc>
        <w:tc>
          <w:tcPr>
            <w:tcW w:w="6912" w:type="dxa"/>
            <w:shd w:val="clear" w:color="auto" w:fill="auto"/>
          </w:tcPr>
          <w:p w14:paraId="12E6A439" w14:textId="542D86FD"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chu kỳ kiểm toán. Thông tin hiển thị đúng với lần cập nhật cuối cùng. Đồng thời, hệ thống hiển thị các thông tin: Người tạo, Ngày tạo, Người sửa, Ngày sửa.</w:t>
            </w:r>
          </w:p>
        </w:tc>
      </w:tr>
      <w:tr w:rsidR="00544AD6" w:rsidRPr="002F4F88" w14:paraId="7B43AF63" w14:textId="77777777" w:rsidTr="00EF54B5">
        <w:tc>
          <w:tcPr>
            <w:tcW w:w="817" w:type="dxa"/>
            <w:shd w:val="clear" w:color="auto" w:fill="auto"/>
          </w:tcPr>
          <w:p w14:paraId="120AB3AF" w14:textId="77777777" w:rsidR="00544AD6" w:rsidRPr="002F4F88" w:rsidRDefault="00544AD6" w:rsidP="00911D8A">
            <w:pPr>
              <w:pStyle w:val="ListParagraph"/>
              <w:numPr>
                <w:ilvl w:val="0"/>
                <w:numId w:val="98"/>
              </w:numPr>
            </w:pPr>
          </w:p>
        </w:tc>
        <w:tc>
          <w:tcPr>
            <w:tcW w:w="1877" w:type="dxa"/>
            <w:shd w:val="clear" w:color="auto" w:fill="auto"/>
          </w:tcPr>
          <w:p w14:paraId="3F9BE9B6" w14:textId="77777777" w:rsidR="00544AD6" w:rsidRPr="002F4F88" w:rsidRDefault="00544AD6" w:rsidP="00EF54B5">
            <w:pPr>
              <w:keepLines/>
              <w:widowControl w:val="0"/>
              <w:rPr>
                <w:szCs w:val="26"/>
              </w:rPr>
            </w:pPr>
            <w:r>
              <w:rPr>
                <w:szCs w:val="26"/>
              </w:rPr>
              <w:t>Sửa thông tin</w:t>
            </w:r>
          </w:p>
        </w:tc>
        <w:tc>
          <w:tcPr>
            <w:tcW w:w="6912" w:type="dxa"/>
            <w:shd w:val="clear" w:color="auto" w:fill="auto"/>
          </w:tcPr>
          <w:p w14:paraId="5B61BA3D"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thông tin chu kỳ kiểm toán.</w:t>
            </w:r>
          </w:p>
          <w:p w14:paraId="6676EBDF" w14:textId="77777777" w:rsidR="00544AD6" w:rsidRPr="002F4F88"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Nếu sửa trạng thái từ Sử dụng thành Không sử dụng thì chu kỳ kiểm toán sẽ không được sử dụng để đánh giá rủi ro.</w:t>
            </w:r>
          </w:p>
        </w:tc>
      </w:tr>
      <w:tr w:rsidR="00544AD6" w:rsidRPr="00455BC4" w14:paraId="52E7404C" w14:textId="77777777" w:rsidTr="00EF54B5">
        <w:tc>
          <w:tcPr>
            <w:tcW w:w="817" w:type="dxa"/>
            <w:shd w:val="clear" w:color="auto" w:fill="auto"/>
          </w:tcPr>
          <w:p w14:paraId="6EAC5FF3" w14:textId="77777777" w:rsidR="00544AD6" w:rsidRPr="002F4F88" w:rsidRDefault="00544AD6" w:rsidP="00911D8A">
            <w:pPr>
              <w:pStyle w:val="ListParagraph"/>
              <w:numPr>
                <w:ilvl w:val="0"/>
                <w:numId w:val="98"/>
              </w:numPr>
            </w:pPr>
          </w:p>
        </w:tc>
        <w:tc>
          <w:tcPr>
            <w:tcW w:w="1877" w:type="dxa"/>
            <w:shd w:val="clear" w:color="auto" w:fill="auto"/>
          </w:tcPr>
          <w:p w14:paraId="65E9D833" w14:textId="77777777" w:rsidR="00544AD6" w:rsidRPr="002F4F88" w:rsidRDefault="00544AD6" w:rsidP="00EF54B5">
            <w:pPr>
              <w:keepLines/>
              <w:widowControl w:val="0"/>
              <w:rPr>
                <w:szCs w:val="26"/>
              </w:rPr>
            </w:pPr>
            <w:r>
              <w:rPr>
                <w:szCs w:val="26"/>
              </w:rPr>
              <w:t>Xóa</w:t>
            </w:r>
          </w:p>
        </w:tc>
        <w:tc>
          <w:tcPr>
            <w:tcW w:w="6912" w:type="dxa"/>
            <w:shd w:val="clear" w:color="auto" w:fill="auto"/>
          </w:tcPr>
          <w:p w14:paraId="5717FE2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chu kỳ kiểm toán.</w:t>
            </w:r>
          </w:p>
          <w:p w14:paraId="4E7E385F" w14:textId="6B72264D" w:rsidR="00544AD6" w:rsidRPr="00C656EF" w:rsidRDefault="00544AD6" w:rsidP="00EF54B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Hệ thống hiển thị popup yêu cầu xác nhận “</w:t>
            </w:r>
            <w:r w:rsidRPr="001B55CE">
              <w:rPr>
                <w:i/>
                <w:iCs/>
                <w:snapToGrid/>
                <w:color w:val="auto"/>
                <w:szCs w:val="26"/>
              </w:rPr>
              <w:t xml:space="preserve">Bạn có chắc chắn muốn xóa </w:t>
            </w:r>
            <w:r w:rsidR="001B55CE" w:rsidRPr="001B55CE">
              <w:rPr>
                <w:i/>
                <w:iCs/>
                <w:snapToGrid/>
                <w:color w:val="auto"/>
                <w:szCs w:val="26"/>
              </w:rPr>
              <w:t>bản</w:t>
            </w:r>
            <w:r w:rsidR="001B55CE" w:rsidRPr="001B55CE">
              <w:rPr>
                <w:i/>
                <w:iCs/>
                <w:snapToGrid/>
                <w:color w:val="auto"/>
                <w:szCs w:val="26"/>
                <w:lang w:val="vi-VN"/>
              </w:rPr>
              <w:t xml:space="preserve"> ghi này?</w:t>
            </w:r>
            <w:r w:rsidR="001B55CE">
              <w:rPr>
                <w:snapToGrid/>
                <w:color w:val="auto"/>
                <w:szCs w:val="26"/>
                <w:lang w:val="vi-VN"/>
              </w:rPr>
              <w:t xml:space="preserve"> </w:t>
            </w:r>
            <w:r w:rsidR="00ED11A8" w:rsidRPr="00ED11A8">
              <w:rPr>
                <w:i/>
                <w:iCs/>
                <w:snapToGrid/>
                <w:color w:val="auto"/>
                <w:szCs w:val="26"/>
                <w:lang w:val="vi-VN"/>
              </w:rPr>
              <w:t>[mức độ rủi ro] [chu kỳ kiểm toán]</w:t>
            </w:r>
            <w:r w:rsidRPr="00C656EF">
              <w:rPr>
                <w:snapToGrid/>
                <w:color w:val="auto"/>
                <w:szCs w:val="26"/>
                <w:lang w:val="vi-VN"/>
              </w:rPr>
              <w:t>”. NSD chọn Có/ Không:</w:t>
            </w:r>
          </w:p>
          <w:p w14:paraId="5B45674E" w14:textId="77777777"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Nếu chọn Có, hệ thống thực hiện xóa chu kỳ kiểm toán đã chọn.</w:t>
            </w:r>
          </w:p>
          <w:p w14:paraId="5B1BC1D0" w14:textId="2D59A440" w:rsidR="00544AD6" w:rsidRPr="00C656EF" w:rsidRDefault="00544AD6" w:rsidP="00911D8A">
            <w:pPr>
              <w:pStyle w:val="NormalIndent"/>
              <w:keepNext w:val="0"/>
              <w:keepLines/>
              <w:widowControl w:val="0"/>
              <w:numPr>
                <w:ilvl w:val="0"/>
                <w:numId w:val="126"/>
              </w:numPr>
              <w:spacing w:before="0" w:after="0" w:line="312" w:lineRule="auto"/>
              <w:jc w:val="left"/>
              <w:rPr>
                <w:snapToGrid/>
                <w:color w:val="auto"/>
                <w:szCs w:val="26"/>
                <w:lang w:val="vi-VN"/>
              </w:rPr>
            </w:pPr>
            <w:r w:rsidRPr="00C656EF">
              <w:rPr>
                <w:snapToGrid/>
                <w:color w:val="auto"/>
                <w:szCs w:val="26"/>
                <w:lang w:val="vi-VN"/>
              </w:rPr>
              <w:t xml:space="preserve">Nếu chọn Không, hệ thống hủy bỏ lệnh xóa </w:t>
            </w:r>
          </w:p>
        </w:tc>
      </w:tr>
      <w:tr w:rsidR="00544AD6" w:rsidRPr="00455BC4" w14:paraId="3780A83F" w14:textId="77777777" w:rsidTr="00EF54B5">
        <w:tc>
          <w:tcPr>
            <w:tcW w:w="817" w:type="dxa"/>
            <w:shd w:val="clear" w:color="auto" w:fill="auto"/>
          </w:tcPr>
          <w:p w14:paraId="0C9A877E" w14:textId="77777777" w:rsidR="00544AD6" w:rsidRPr="00C656EF" w:rsidRDefault="00544AD6" w:rsidP="00911D8A">
            <w:pPr>
              <w:pStyle w:val="ListParagraph"/>
              <w:numPr>
                <w:ilvl w:val="0"/>
                <w:numId w:val="98"/>
              </w:numPr>
              <w:rPr>
                <w:lang w:val="vi-VN"/>
              </w:rPr>
            </w:pPr>
          </w:p>
        </w:tc>
        <w:tc>
          <w:tcPr>
            <w:tcW w:w="1877" w:type="dxa"/>
            <w:shd w:val="clear" w:color="auto" w:fill="auto"/>
          </w:tcPr>
          <w:p w14:paraId="1F4CA51F" w14:textId="77777777" w:rsidR="00544AD6" w:rsidRPr="002F4F88" w:rsidRDefault="00544AD6" w:rsidP="00EF54B5">
            <w:pPr>
              <w:keepLines/>
              <w:widowControl w:val="0"/>
              <w:rPr>
                <w:szCs w:val="26"/>
              </w:rPr>
            </w:pPr>
            <w:r>
              <w:rPr>
                <w:szCs w:val="26"/>
              </w:rPr>
              <w:t>Tìm kiếm</w:t>
            </w:r>
          </w:p>
        </w:tc>
        <w:tc>
          <w:tcPr>
            <w:tcW w:w="6912" w:type="dxa"/>
            <w:shd w:val="clear" w:color="auto" w:fill="auto"/>
          </w:tcPr>
          <w:p w14:paraId="5A676084"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chu kỳ kiểm toán hiển thị các thông tin:</w:t>
            </w:r>
          </w:p>
          <w:p w14:paraId="4AEE8204"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STT</w:t>
            </w:r>
          </w:p>
          <w:p w14:paraId="3AFEBA08" w14:textId="7D707273" w:rsidR="00544AD6" w:rsidRDefault="003D48AA"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 </w:t>
            </w:r>
            <w:r w:rsidR="00544AD6">
              <w:rPr>
                <w:snapToGrid/>
                <w:color w:val="auto"/>
                <w:szCs w:val="26"/>
              </w:rPr>
              <w:t>rủi ro</w:t>
            </w:r>
          </w:p>
          <w:p w14:paraId="593391EE"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Chu kỳ kiểm toán</w:t>
            </w:r>
          </w:p>
          <w:p w14:paraId="2A724D2D" w14:textId="77777777" w:rsidR="00544AD6" w:rsidRDefault="00544AD6" w:rsidP="00911D8A">
            <w:pPr>
              <w:pStyle w:val="NormalIndent"/>
              <w:keepNext w:val="0"/>
              <w:keepLines/>
              <w:widowControl w:val="0"/>
              <w:numPr>
                <w:ilvl w:val="0"/>
                <w:numId w:val="100"/>
              </w:numPr>
              <w:spacing w:before="0" w:after="0" w:line="312" w:lineRule="auto"/>
              <w:jc w:val="left"/>
              <w:rPr>
                <w:snapToGrid/>
                <w:color w:val="auto"/>
                <w:szCs w:val="26"/>
              </w:rPr>
            </w:pPr>
            <w:r>
              <w:rPr>
                <w:snapToGrid/>
                <w:color w:val="auto"/>
                <w:szCs w:val="26"/>
              </w:rPr>
              <w:t>Trạng thái</w:t>
            </w:r>
          </w:p>
          <w:p w14:paraId="7E077888"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được sắp xếp theo Ngày tạo: Ngày mới nhất lên đầu.</w:t>
            </w:r>
          </w:p>
          <w:p w14:paraId="7FA7FAA7" w14:textId="77777777" w:rsidR="00544AD6" w:rsidRDefault="00544AD6" w:rsidP="00EF54B5">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tìm kiếm trên danh sách theo các tiêu chí:</w:t>
            </w:r>
          </w:p>
          <w:p w14:paraId="6A47E59B" w14:textId="2D840E37" w:rsidR="00544AD6" w:rsidRDefault="003D48AA" w:rsidP="00911D8A">
            <w:pPr>
              <w:pStyle w:val="NormalIndent"/>
              <w:keepNext w:val="0"/>
              <w:keepLines/>
              <w:widowControl w:val="0"/>
              <w:numPr>
                <w:ilvl w:val="0"/>
                <w:numId w:val="101"/>
              </w:numPr>
              <w:spacing w:before="0" w:after="0" w:line="312" w:lineRule="auto"/>
              <w:jc w:val="left"/>
              <w:rPr>
                <w:snapToGrid/>
                <w:color w:val="auto"/>
                <w:szCs w:val="26"/>
              </w:rPr>
            </w:pPr>
            <w:r>
              <w:rPr>
                <w:snapToGrid/>
                <w:color w:val="auto"/>
                <w:szCs w:val="26"/>
              </w:rPr>
              <w:t>Mức</w:t>
            </w:r>
            <w:r>
              <w:rPr>
                <w:snapToGrid/>
                <w:color w:val="auto"/>
                <w:szCs w:val="26"/>
                <w:lang w:val="vi-VN"/>
              </w:rPr>
              <w:t xml:space="preserve"> độ</w:t>
            </w:r>
            <w:r w:rsidR="00544AD6">
              <w:rPr>
                <w:snapToGrid/>
                <w:color w:val="auto"/>
                <w:szCs w:val="26"/>
              </w:rPr>
              <w:t xml:space="preserve"> rủi ro</w:t>
            </w:r>
          </w:p>
          <w:p w14:paraId="417E67AE" w14:textId="77777777" w:rsidR="00544AD6" w:rsidRDefault="00544AD6" w:rsidP="00911D8A">
            <w:pPr>
              <w:pStyle w:val="NormalIndent"/>
              <w:keepNext w:val="0"/>
              <w:keepLines/>
              <w:widowControl w:val="0"/>
              <w:numPr>
                <w:ilvl w:val="0"/>
                <w:numId w:val="101"/>
              </w:numPr>
              <w:spacing w:before="0" w:after="0" w:line="312" w:lineRule="auto"/>
              <w:jc w:val="left"/>
              <w:rPr>
                <w:snapToGrid/>
                <w:color w:val="auto"/>
                <w:szCs w:val="26"/>
              </w:rPr>
            </w:pPr>
            <w:r>
              <w:rPr>
                <w:snapToGrid/>
                <w:color w:val="auto"/>
                <w:szCs w:val="26"/>
              </w:rPr>
              <w:t>Trạng thái.</w:t>
            </w:r>
          </w:p>
          <w:p w14:paraId="31F89F0B" w14:textId="77777777" w:rsidR="003D48AA" w:rsidRDefault="003D48AA" w:rsidP="003D48AA">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63405EC5" w14:textId="47A6E9D0" w:rsidR="003D48AA" w:rsidRPr="003D48AA" w:rsidRDefault="00924201" w:rsidP="003D48AA">
            <w:pPr>
              <w:pStyle w:val="NormalIndent"/>
              <w:keepNext w:val="0"/>
              <w:keepLines/>
              <w:widowControl w:val="0"/>
              <w:numPr>
                <w:ilvl w:val="0"/>
                <w:numId w:val="0"/>
              </w:numPr>
              <w:spacing w:before="0" w:after="0" w:line="312" w:lineRule="auto"/>
              <w:jc w:val="left"/>
              <w:rPr>
                <w:snapToGrid/>
                <w:color w:val="auto"/>
                <w:szCs w:val="26"/>
                <w:lang w:val="vi-VN"/>
              </w:rPr>
            </w:pPr>
            <w:hyperlink r:id="rId41" w:anchor="id=0wkuqe&amp;p=11__chu_ky_kiem_toan&amp;g=1" w:history="1">
              <w:r w:rsidR="003D48AA" w:rsidRPr="00A44996">
                <w:rPr>
                  <w:rStyle w:val="Hyperlink"/>
                  <w:snapToGrid/>
                  <w:szCs w:val="26"/>
                  <w:lang w:val="vi-VN"/>
                </w:rPr>
                <w:t>https://f2z0rj.axshare.com/#id=0wkuqe&amp;p=11__chu_ky_kiem_toan&amp;g=1</w:t>
              </w:r>
            </w:hyperlink>
          </w:p>
        </w:tc>
      </w:tr>
    </w:tbl>
    <w:p w14:paraId="5DC35C51" w14:textId="2BCC3AEC" w:rsidR="00544AD6" w:rsidRPr="00C656EF" w:rsidRDefault="00544AD6" w:rsidP="00544AD6">
      <w:pPr>
        <w:rPr>
          <w:b/>
          <w:szCs w:val="26"/>
          <w:lang w:val="vi-VN"/>
        </w:rPr>
      </w:pPr>
      <w:r w:rsidRPr="00C656EF">
        <w:rPr>
          <w:b/>
          <w:szCs w:val="26"/>
          <w:lang w:val="vi-VN"/>
        </w:rPr>
        <w:t xml:space="preserve">Yêu cầu đặc biệt/Điều kiện ràng buộc: </w:t>
      </w:r>
    </w:p>
    <w:p w14:paraId="432CC274" w14:textId="343FC6CA" w:rsidR="003D48AA" w:rsidRPr="00C656EF" w:rsidRDefault="003D48AA" w:rsidP="003D48AA">
      <w:pPr>
        <w:numPr>
          <w:ilvl w:val="0"/>
          <w:numId w:val="15"/>
        </w:numPr>
        <w:pBdr>
          <w:top w:val="nil"/>
          <w:left w:val="nil"/>
          <w:bottom w:val="nil"/>
          <w:right w:val="nil"/>
          <w:between w:val="nil"/>
        </w:pBdr>
        <w:jc w:val="both"/>
        <w:rPr>
          <w:b/>
          <w:color w:val="000000"/>
          <w:szCs w:val="26"/>
          <w:lang w:val="vi-VN"/>
        </w:rPr>
      </w:pPr>
      <w:r w:rsidRPr="00C656EF">
        <w:rPr>
          <w:szCs w:val="26"/>
          <w:lang w:val="vi-VN"/>
        </w:rPr>
        <w:t>Chu kỳ kiểm toán áp dụng chung cho tất cả các đối tượng được</w:t>
      </w:r>
      <w:r>
        <w:rPr>
          <w:szCs w:val="26"/>
          <w:lang w:val="vi-VN"/>
        </w:rPr>
        <w:t xml:space="preserve"> kiểm toán</w:t>
      </w:r>
    </w:p>
    <w:p w14:paraId="34200BB7" w14:textId="7965BBA4" w:rsidR="006F46AB" w:rsidRDefault="006F46AB" w:rsidP="006F46AB">
      <w:pPr>
        <w:pStyle w:val="tvHeading11"/>
      </w:pPr>
      <w:bookmarkStart w:id="89" w:name="_Toc87047314"/>
      <w:r>
        <w:t>Thực hiện đánh giá</w:t>
      </w:r>
      <w:bookmarkEnd w:id="89"/>
    </w:p>
    <w:p w14:paraId="4EDC8879" w14:textId="21C1D9E6" w:rsidR="006F46AB" w:rsidRDefault="006F46AB" w:rsidP="006F46AB">
      <w:pPr>
        <w:pStyle w:val="tvHeading111"/>
        <w:rPr>
          <w:lang w:val="vi-VN"/>
        </w:rPr>
      </w:pPr>
      <w:bookmarkStart w:id="90" w:name="_Toc87047315"/>
      <w:r>
        <w:rPr>
          <w:lang w:val="vi-VN"/>
        </w:rPr>
        <w:t>Kỳ đánh giá</w:t>
      </w:r>
      <w:bookmarkEnd w:id="90"/>
    </w:p>
    <w:p w14:paraId="4188DBBB" w14:textId="6A232798" w:rsidR="00646544" w:rsidRPr="00646544" w:rsidRDefault="00646544" w:rsidP="00646544">
      <w:pPr>
        <w:rPr>
          <w:lang w:val="vi-VN"/>
        </w:rPr>
      </w:pPr>
      <w:r w:rsidRPr="00646544">
        <w:rPr>
          <w:b/>
          <w:bCs/>
          <w:szCs w:val="26"/>
          <w:lang w:val="vi-VN"/>
        </w:rPr>
        <w:t xml:space="preserve">Mục đích: </w:t>
      </w:r>
      <w:r w:rsidRPr="00646544">
        <w:rPr>
          <w:szCs w:val="26"/>
          <w:lang w:val="vi-VN"/>
        </w:rPr>
        <w:t xml:space="preserve">Quản lý các kỳ đánh giá rủi ro </w:t>
      </w:r>
      <w:r w:rsidR="00DD04D6">
        <w:rPr>
          <w:szCs w:val="26"/>
          <w:lang w:val="vi-VN"/>
        </w:rPr>
        <w:t>cấp độ tổ chức</w:t>
      </w:r>
      <w:r w:rsidR="00794421">
        <w:rPr>
          <w:szCs w:val="26"/>
          <w:lang w:val="vi-VN"/>
        </w:rPr>
        <w:t>, dữ liệu đánh giá rủi ro gắn liền với từng kỳ cho phép tìm kiếm tra cứu</w:t>
      </w:r>
      <w:r w:rsidR="00E953AD">
        <w:rPr>
          <w:szCs w:val="26"/>
          <w:lang w:val="vi-VN"/>
        </w:rPr>
        <w:t>.</w:t>
      </w:r>
    </w:p>
    <w:p w14:paraId="3A6260B0" w14:textId="3C6517AA" w:rsidR="00646544" w:rsidRPr="00646544" w:rsidRDefault="00646544" w:rsidP="00646544">
      <w:pPr>
        <w:rPr>
          <w:szCs w:val="26"/>
          <w:lang w:val="vi-VN"/>
        </w:rPr>
      </w:pPr>
      <w:r w:rsidRPr="00646544">
        <w:rPr>
          <w:b/>
          <w:bCs/>
          <w:szCs w:val="26"/>
          <w:lang w:val="vi-VN"/>
        </w:rPr>
        <w:t>Vai trò thực hiện:</w:t>
      </w:r>
      <w:r w:rsidRPr="00646544">
        <w:rPr>
          <w:szCs w:val="26"/>
          <w:lang w:val="vi-VN"/>
        </w:rPr>
        <w:t xml:space="preserve"> Trưởng bộ phận KTNB</w:t>
      </w:r>
    </w:p>
    <w:p w14:paraId="60E9F0E3" w14:textId="77777777" w:rsidR="00646544" w:rsidRPr="002F4F88" w:rsidRDefault="00646544" w:rsidP="00646544">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E5DECBF" w14:textId="77777777" w:rsidTr="00455E54">
        <w:trPr>
          <w:trHeight w:val="449"/>
        </w:trPr>
        <w:tc>
          <w:tcPr>
            <w:tcW w:w="817" w:type="dxa"/>
            <w:shd w:val="clear" w:color="auto" w:fill="auto"/>
          </w:tcPr>
          <w:p w14:paraId="09CB2F6D"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52E71ED8"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079731CB"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2F4F88" w14:paraId="33721BD6" w14:textId="77777777" w:rsidTr="00455E54">
        <w:tc>
          <w:tcPr>
            <w:tcW w:w="817" w:type="dxa"/>
            <w:shd w:val="clear" w:color="auto" w:fill="auto"/>
          </w:tcPr>
          <w:p w14:paraId="0450377A" w14:textId="77777777" w:rsidR="00646544" w:rsidRPr="002F4F88" w:rsidRDefault="00646544" w:rsidP="00911D8A">
            <w:pPr>
              <w:pStyle w:val="ListParagraph"/>
              <w:numPr>
                <w:ilvl w:val="0"/>
                <w:numId w:val="102"/>
              </w:numPr>
            </w:pPr>
          </w:p>
        </w:tc>
        <w:tc>
          <w:tcPr>
            <w:tcW w:w="1877" w:type="dxa"/>
            <w:shd w:val="clear" w:color="auto" w:fill="auto"/>
          </w:tcPr>
          <w:p w14:paraId="146CFFDE" w14:textId="77777777" w:rsidR="00646544" w:rsidRPr="002F4F88" w:rsidRDefault="00646544" w:rsidP="00455E54">
            <w:pPr>
              <w:keepLines/>
              <w:widowControl w:val="0"/>
              <w:rPr>
                <w:szCs w:val="26"/>
              </w:rPr>
            </w:pPr>
            <w:r>
              <w:rPr>
                <w:szCs w:val="26"/>
              </w:rPr>
              <w:t>Thêm mới</w:t>
            </w:r>
          </w:p>
        </w:tc>
        <w:tc>
          <w:tcPr>
            <w:tcW w:w="6912" w:type="dxa"/>
            <w:shd w:val="clear" w:color="auto" w:fill="auto"/>
          </w:tcPr>
          <w:p w14:paraId="34A09222" w14:textId="21E43CC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kỳ đánh giá rủi ro, nhập các thông tin:</w:t>
            </w:r>
          </w:p>
          <w:p w14:paraId="0F12FBD2" w14:textId="79708E13"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t>Năm</w:t>
            </w:r>
            <w:r w:rsidR="00E30182">
              <w:rPr>
                <w:snapToGrid/>
                <w:color w:val="auto"/>
                <w:szCs w:val="26"/>
                <w:lang w:val="vi-VN"/>
              </w:rPr>
              <w:t xml:space="preserve"> đánh giá</w:t>
            </w:r>
            <w:r>
              <w:rPr>
                <w:snapToGrid/>
                <w:color w:val="auto"/>
                <w:szCs w:val="26"/>
              </w:rPr>
              <w:t xml:space="preserve">*: Chọn </w:t>
            </w:r>
            <w:r w:rsidR="001648BD">
              <w:rPr>
                <w:snapToGrid/>
                <w:color w:val="auto"/>
                <w:szCs w:val="26"/>
                <w:lang w:val="vi-VN"/>
              </w:rPr>
              <w:t xml:space="preserve">1 </w:t>
            </w:r>
            <w:r>
              <w:rPr>
                <w:snapToGrid/>
                <w:color w:val="auto"/>
                <w:szCs w:val="26"/>
              </w:rPr>
              <w:t>năm. Mặc định là năm hiện tại</w:t>
            </w:r>
          </w:p>
          <w:p w14:paraId="0C5376ED" w14:textId="495EE551" w:rsidR="00FE7D1F" w:rsidRPr="00FE7D1F"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t>Kỳ đánh giá*: Chọn</w:t>
            </w:r>
            <w:r w:rsidR="00673598">
              <w:rPr>
                <w:snapToGrid/>
                <w:color w:val="auto"/>
                <w:szCs w:val="26"/>
                <w:lang w:val="vi-VN"/>
              </w:rPr>
              <w:t xml:space="preserve"> </w:t>
            </w:r>
            <w:r w:rsidR="00FE7D1F">
              <w:rPr>
                <w:snapToGrid/>
                <w:color w:val="auto"/>
                <w:szCs w:val="26"/>
                <w:lang w:val="vi-VN"/>
              </w:rPr>
              <w:t>1 trong các loại kỳ</w:t>
            </w:r>
            <w:r w:rsidR="00285A32">
              <w:rPr>
                <w:snapToGrid/>
                <w:color w:val="auto"/>
                <w:szCs w:val="26"/>
                <w:lang w:val="vi-VN"/>
              </w:rPr>
              <w:t xml:space="preserve"> sau</w:t>
            </w:r>
            <w:r w:rsidR="00FE7D1F">
              <w:rPr>
                <w:snapToGrid/>
                <w:color w:val="auto"/>
                <w:szCs w:val="26"/>
                <w:lang w:val="vi-VN"/>
              </w:rPr>
              <w:t>:</w:t>
            </w:r>
          </w:p>
          <w:p w14:paraId="76133CB3"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Năm</w:t>
            </w:r>
          </w:p>
          <w:p w14:paraId="66282D94" w14:textId="77777777" w:rsidR="008040F8" w:rsidRDefault="008040F8"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Bán niên</w:t>
            </w:r>
          </w:p>
          <w:p w14:paraId="0F8610C2" w14:textId="155D8D74" w:rsidR="00FE7D1F" w:rsidRPr="00FE7D1F" w:rsidRDefault="00646544" w:rsidP="00911D8A">
            <w:pPr>
              <w:pStyle w:val="NormalIndent"/>
              <w:keepNext w:val="0"/>
              <w:keepLines/>
              <w:widowControl w:val="0"/>
              <w:numPr>
                <w:ilvl w:val="0"/>
                <w:numId w:val="144"/>
              </w:numPr>
              <w:spacing w:before="0" w:after="0" w:line="312" w:lineRule="auto"/>
              <w:jc w:val="left"/>
              <w:rPr>
                <w:snapToGrid/>
                <w:color w:val="auto"/>
                <w:szCs w:val="26"/>
              </w:rPr>
            </w:pPr>
            <w:r>
              <w:rPr>
                <w:snapToGrid/>
                <w:color w:val="auto"/>
                <w:szCs w:val="26"/>
              </w:rPr>
              <w:t>Quý</w:t>
            </w:r>
            <w:r w:rsidR="00FE7D1F">
              <w:rPr>
                <w:snapToGrid/>
                <w:color w:val="auto"/>
                <w:szCs w:val="26"/>
                <w:lang w:val="vi-VN"/>
              </w:rPr>
              <w:t xml:space="preserve"> </w:t>
            </w:r>
          </w:p>
          <w:p w14:paraId="261BAAE5" w14:textId="2564E116" w:rsidR="00646544" w:rsidRDefault="00646544" w:rsidP="00911D8A">
            <w:pPr>
              <w:pStyle w:val="NormalIndent"/>
              <w:keepNext w:val="0"/>
              <w:keepLines/>
              <w:widowControl w:val="0"/>
              <w:numPr>
                <w:ilvl w:val="0"/>
                <w:numId w:val="103"/>
              </w:numPr>
              <w:spacing w:before="0" w:after="0" w:line="312" w:lineRule="auto"/>
              <w:jc w:val="left"/>
              <w:rPr>
                <w:snapToGrid/>
                <w:color w:val="auto"/>
                <w:szCs w:val="26"/>
              </w:rPr>
            </w:pPr>
            <w:r>
              <w:rPr>
                <w:snapToGrid/>
                <w:color w:val="auto"/>
                <w:szCs w:val="26"/>
              </w:rPr>
              <w:lastRenderedPageBreak/>
              <w:t xml:space="preserve">Giá trị kỳ: Chọn 1/2/3/4. </w:t>
            </w:r>
            <w:r w:rsidR="00285A32">
              <w:rPr>
                <w:snapToGrid/>
                <w:color w:val="auto"/>
                <w:szCs w:val="26"/>
                <w:lang w:val="vi-VN"/>
              </w:rPr>
              <w:t>B</w:t>
            </w:r>
            <w:r>
              <w:rPr>
                <w:snapToGrid/>
                <w:color w:val="auto"/>
                <w:szCs w:val="26"/>
              </w:rPr>
              <w:t xml:space="preserve">ắt buộc nếu </w:t>
            </w:r>
            <w:r w:rsidR="00285A32">
              <w:rPr>
                <w:snapToGrid/>
                <w:color w:val="auto"/>
                <w:szCs w:val="26"/>
              </w:rPr>
              <w:t>loại</w:t>
            </w:r>
            <w:r w:rsidR="00285A32">
              <w:rPr>
                <w:snapToGrid/>
                <w:color w:val="auto"/>
                <w:szCs w:val="26"/>
                <w:lang w:val="vi-VN"/>
              </w:rPr>
              <w:t xml:space="preserve"> </w:t>
            </w:r>
            <w:r>
              <w:rPr>
                <w:snapToGrid/>
                <w:color w:val="auto"/>
                <w:szCs w:val="26"/>
              </w:rPr>
              <w:t>kỳ đánh giá là kỳ quý</w:t>
            </w:r>
          </w:p>
          <w:p w14:paraId="0E77DF8C" w14:textId="74C3963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Khi thêm mới kỳ thành công, </w:t>
            </w:r>
            <w:r w:rsidR="00F9053C">
              <w:rPr>
                <w:snapToGrid/>
                <w:color w:val="auto"/>
                <w:szCs w:val="26"/>
                <w:lang w:val="vi-VN"/>
              </w:rPr>
              <w:t>T</w:t>
            </w:r>
            <w:r>
              <w:rPr>
                <w:snapToGrid/>
                <w:color w:val="auto"/>
                <w:szCs w:val="26"/>
              </w:rPr>
              <w:t xml:space="preserve">rạng thái lấy dữ liệu </w:t>
            </w:r>
            <w:r w:rsidR="002C3B5D">
              <w:rPr>
                <w:snapToGrid/>
                <w:color w:val="auto"/>
                <w:szCs w:val="26"/>
              </w:rPr>
              <w:t>của</w:t>
            </w:r>
            <w:r w:rsidR="002C3B5D">
              <w:rPr>
                <w:snapToGrid/>
                <w:color w:val="auto"/>
                <w:szCs w:val="26"/>
                <w:lang w:val="vi-VN"/>
              </w:rPr>
              <w:t xml:space="preserve"> kỳ được </w:t>
            </w:r>
            <w:r w:rsidR="002C3B5D">
              <w:rPr>
                <w:snapToGrid/>
                <w:color w:val="auto"/>
                <w:szCs w:val="26"/>
              </w:rPr>
              <w:t>bỏ</w:t>
            </w:r>
            <w:r w:rsidR="002C3B5D">
              <w:rPr>
                <w:snapToGrid/>
                <w:color w:val="auto"/>
                <w:szCs w:val="26"/>
                <w:lang w:val="vi-VN"/>
              </w:rPr>
              <w:t xml:space="preserve"> trống,</w:t>
            </w:r>
            <w:r w:rsidR="00EC08F6">
              <w:rPr>
                <w:snapToGrid/>
                <w:color w:val="auto"/>
                <w:szCs w:val="26"/>
                <w:lang w:val="vi-VN"/>
              </w:rPr>
              <w:t xml:space="preserve"> </w:t>
            </w:r>
            <w:r>
              <w:rPr>
                <w:snapToGrid/>
                <w:color w:val="auto"/>
                <w:szCs w:val="26"/>
              </w:rPr>
              <w:t xml:space="preserve">Trạng thái đánh giá </w:t>
            </w:r>
            <w:r w:rsidR="00F9053C">
              <w:rPr>
                <w:snapToGrid/>
                <w:color w:val="auto"/>
                <w:szCs w:val="26"/>
              </w:rPr>
              <w:t>của</w:t>
            </w:r>
            <w:r w:rsidR="00F9053C">
              <w:rPr>
                <w:snapToGrid/>
                <w:color w:val="auto"/>
                <w:szCs w:val="26"/>
                <w:lang w:val="vi-VN"/>
              </w:rPr>
              <w:t xml:space="preserve"> kỳ đó </w:t>
            </w:r>
            <w:r>
              <w:rPr>
                <w:snapToGrid/>
                <w:color w:val="auto"/>
                <w:szCs w:val="26"/>
              </w:rPr>
              <w:t xml:space="preserve">mặc định là </w:t>
            </w:r>
            <w:r w:rsidR="0079062A" w:rsidRPr="0079062A">
              <w:rPr>
                <w:b/>
                <w:bCs/>
                <w:i/>
                <w:iCs/>
                <w:snapToGrid/>
                <w:color w:val="auto"/>
                <w:szCs w:val="26"/>
              </w:rPr>
              <w:t>Đang</w:t>
            </w:r>
            <w:r w:rsidR="0079062A" w:rsidRPr="0079062A">
              <w:rPr>
                <w:b/>
                <w:bCs/>
                <w:i/>
                <w:iCs/>
                <w:snapToGrid/>
                <w:color w:val="auto"/>
                <w:szCs w:val="26"/>
                <w:lang w:val="vi-VN"/>
              </w:rPr>
              <w:t xml:space="preserve"> thực hiện</w:t>
            </w:r>
            <w:r>
              <w:rPr>
                <w:snapToGrid/>
                <w:color w:val="auto"/>
                <w:szCs w:val="26"/>
              </w:rPr>
              <w:t>.</w:t>
            </w:r>
          </w:p>
          <w:p w14:paraId="476A5943" w14:textId="77777777" w:rsidR="00646544" w:rsidRPr="00E30182"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E30182">
              <w:rPr>
                <w:color w:val="auto"/>
                <w:szCs w:val="26"/>
              </w:rPr>
              <w:t>Không cho phép thêm trùng kỳ đánh giá trong 1 năm</w:t>
            </w:r>
          </w:p>
          <w:p w14:paraId="48B0AFE8" w14:textId="77777777" w:rsidR="00BC59BA" w:rsidRPr="00557C08" w:rsidRDefault="00BC59BA" w:rsidP="00455E54">
            <w:pPr>
              <w:pStyle w:val="NormalIndent"/>
              <w:keepNext w:val="0"/>
              <w:keepLines/>
              <w:widowControl w:val="0"/>
              <w:numPr>
                <w:ilvl w:val="0"/>
                <w:numId w:val="15"/>
              </w:numPr>
              <w:spacing w:before="0" w:after="0" w:line="312" w:lineRule="auto"/>
              <w:jc w:val="left"/>
              <w:rPr>
                <w:snapToGrid/>
                <w:color w:val="auto"/>
                <w:szCs w:val="26"/>
              </w:rPr>
            </w:pPr>
            <w:r w:rsidRPr="00557C08">
              <w:rPr>
                <w:snapToGrid/>
                <w:color w:val="auto"/>
                <w:szCs w:val="26"/>
              </w:rPr>
              <w:t>Giao</w:t>
            </w:r>
            <w:r w:rsidRPr="00557C08">
              <w:rPr>
                <w:snapToGrid/>
                <w:color w:val="auto"/>
                <w:szCs w:val="26"/>
                <w:lang w:val="vi-VN"/>
              </w:rPr>
              <w:t xml:space="preserve"> diện</w:t>
            </w:r>
            <w:r w:rsidR="00557C08" w:rsidRPr="00557C08">
              <w:rPr>
                <w:snapToGrid/>
                <w:color w:val="auto"/>
                <w:szCs w:val="26"/>
                <w:lang w:val="vi-VN"/>
              </w:rPr>
              <w:t>:</w:t>
            </w:r>
          </w:p>
          <w:p w14:paraId="27C7B4DC" w14:textId="7144C0F7" w:rsidR="00557C08" w:rsidRPr="002F4F88" w:rsidRDefault="00924201" w:rsidP="00557C08">
            <w:pPr>
              <w:pStyle w:val="NormalIndent"/>
              <w:keepNext w:val="0"/>
              <w:keepLines/>
              <w:widowControl w:val="0"/>
              <w:numPr>
                <w:ilvl w:val="0"/>
                <w:numId w:val="0"/>
              </w:numPr>
              <w:spacing w:before="0" w:after="0" w:line="312" w:lineRule="auto"/>
              <w:jc w:val="left"/>
              <w:rPr>
                <w:snapToGrid/>
                <w:color w:val="auto"/>
                <w:szCs w:val="26"/>
              </w:rPr>
            </w:pPr>
            <w:hyperlink r:id="rId42" w:anchor="id=uu1di1&amp;p=18__them_ky&amp;g=1" w:history="1">
              <w:r w:rsidR="00557C08" w:rsidRPr="00A44996">
                <w:rPr>
                  <w:rStyle w:val="Hyperlink"/>
                  <w:snapToGrid/>
                  <w:szCs w:val="26"/>
                </w:rPr>
                <w:t>https://f2z0rj.axshare.com/#id=uu1di1&amp;p=18__them_ky&amp;g=1</w:t>
              </w:r>
            </w:hyperlink>
          </w:p>
        </w:tc>
      </w:tr>
      <w:tr w:rsidR="00E81579" w:rsidRPr="002F4F88" w14:paraId="7E45FC1C" w14:textId="77777777" w:rsidTr="00455E54">
        <w:tc>
          <w:tcPr>
            <w:tcW w:w="817" w:type="dxa"/>
            <w:shd w:val="clear" w:color="auto" w:fill="auto"/>
          </w:tcPr>
          <w:p w14:paraId="4C96ECC7" w14:textId="77777777" w:rsidR="00E81579" w:rsidRPr="002F4F88" w:rsidRDefault="00E81579" w:rsidP="00911D8A">
            <w:pPr>
              <w:pStyle w:val="ListParagraph"/>
              <w:numPr>
                <w:ilvl w:val="0"/>
                <w:numId w:val="102"/>
              </w:numPr>
            </w:pPr>
          </w:p>
        </w:tc>
        <w:tc>
          <w:tcPr>
            <w:tcW w:w="1877" w:type="dxa"/>
            <w:shd w:val="clear" w:color="auto" w:fill="auto"/>
          </w:tcPr>
          <w:p w14:paraId="55067F0F" w14:textId="39DEB388" w:rsidR="00E81579" w:rsidRDefault="00E81579" w:rsidP="00E81579">
            <w:pPr>
              <w:keepLines/>
              <w:widowControl w:val="0"/>
              <w:rPr>
                <w:szCs w:val="26"/>
              </w:rPr>
            </w:pPr>
            <w:r>
              <w:rPr>
                <w:szCs w:val="26"/>
              </w:rPr>
              <w:t>Sửa thông tin</w:t>
            </w:r>
          </w:p>
        </w:tc>
        <w:tc>
          <w:tcPr>
            <w:tcW w:w="6912" w:type="dxa"/>
            <w:shd w:val="clear" w:color="auto" w:fill="auto"/>
          </w:tcPr>
          <w:p w14:paraId="75454A72" w14:textId="265AD0D6" w:rsidR="00E81579" w:rsidRDefault="00E81579" w:rsidP="00E8157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sửa kỳ đánh giá</w:t>
            </w:r>
            <w:r w:rsidR="00863E7E">
              <w:rPr>
                <w:snapToGrid/>
                <w:color w:val="auto"/>
                <w:szCs w:val="26"/>
                <w:lang w:val="vi-VN"/>
              </w:rPr>
              <w:t xml:space="preserve"> ở trạng thái </w:t>
            </w:r>
            <w:r w:rsidR="0079062A" w:rsidRPr="0079062A">
              <w:rPr>
                <w:b/>
                <w:bCs/>
                <w:i/>
                <w:iCs/>
                <w:snapToGrid/>
                <w:color w:val="auto"/>
                <w:szCs w:val="26"/>
              </w:rPr>
              <w:t>Đang</w:t>
            </w:r>
            <w:r w:rsidR="0079062A" w:rsidRPr="0079062A">
              <w:rPr>
                <w:b/>
                <w:bCs/>
                <w:i/>
                <w:iCs/>
                <w:snapToGrid/>
                <w:color w:val="auto"/>
                <w:szCs w:val="26"/>
                <w:lang w:val="vi-VN"/>
              </w:rPr>
              <w:t xml:space="preserve"> thực hiện</w:t>
            </w:r>
          </w:p>
        </w:tc>
      </w:tr>
      <w:tr w:rsidR="00646544" w:rsidRPr="002F4F88" w14:paraId="00B09261" w14:textId="77777777" w:rsidTr="00455E54">
        <w:tc>
          <w:tcPr>
            <w:tcW w:w="817" w:type="dxa"/>
            <w:shd w:val="clear" w:color="auto" w:fill="auto"/>
          </w:tcPr>
          <w:p w14:paraId="3BA2B842" w14:textId="77777777" w:rsidR="00646544" w:rsidRPr="002F4F88" w:rsidRDefault="00646544" w:rsidP="00911D8A">
            <w:pPr>
              <w:pStyle w:val="ListParagraph"/>
              <w:numPr>
                <w:ilvl w:val="0"/>
                <w:numId w:val="102"/>
              </w:numPr>
            </w:pPr>
          </w:p>
        </w:tc>
        <w:tc>
          <w:tcPr>
            <w:tcW w:w="1877" w:type="dxa"/>
            <w:shd w:val="clear" w:color="auto" w:fill="auto"/>
          </w:tcPr>
          <w:p w14:paraId="6C839BCF" w14:textId="77777777" w:rsidR="00646544" w:rsidRPr="002F4F88" w:rsidRDefault="00646544" w:rsidP="00455E54">
            <w:pPr>
              <w:keepLines/>
              <w:widowControl w:val="0"/>
              <w:rPr>
                <w:szCs w:val="26"/>
              </w:rPr>
            </w:pPr>
            <w:r>
              <w:rPr>
                <w:szCs w:val="26"/>
              </w:rPr>
              <w:t>Xem chi tiết</w:t>
            </w:r>
          </w:p>
        </w:tc>
        <w:tc>
          <w:tcPr>
            <w:tcW w:w="6912" w:type="dxa"/>
            <w:shd w:val="clear" w:color="auto" w:fill="auto"/>
          </w:tcPr>
          <w:p w14:paraId="0FFD3A41" w14:textId="17A31E69" w:rsidR="00646544" w:rsidRPr="002F4F88"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kỳ đánh giá. Thông tin hiển thị đúng với lần cập nhật cuối cùng. Đồng thời, hệ thống hiển thị các thông tin: Người tạo, Ngày tạo, Người sửa, Ngày sửa, </w:t>
            </w:r>
            <w:r w:rsidR="007217A7">
              <w:rPr>
                <w:snapToGrid/>
                <w:color w:val="auto"/>
                <w:szCs w:val="26"/>
              </w:rPr>
              <w:t>Trạng</w:t>
            </w:r>
            <w:r w:rsidR="007217A7">
              <w:rPr>
                <w:snapToGrid/>
                <w:color w:val="auto"/>
                <w:szCs w:val="26"/>
                <w:lang w:val="vi-VN"/>
              </w:rPr>
              <w:t xml:space="preserve"> thái lấy dữ liệu, Trạng thái đánh giá</w:t>
            </w:r>
          </w:p>
        </w:tc>
      </w:tr>
      <w:tr w:rsidR="00646544" w:rsidRPr="002F4F88" w14:paraId="17417D5C" w14:textId="77777777" w:rsidTr="00455E54">
        <w:tc>
          <w:tcPr>
            <w:tcW w:w="817" w:type="dxa"/>
            <w:shd w:val="clear" w:color="auto" w:fill="auto"/>
          </w:tcPr>
          <w:p w14:paraId="6260947E" w14:textId="77777777" w:rsidR="00646544" w:rsidRPr="002F4F88" w:rsidRDefault="00646544" w:rsidP="00911D8A">
            <w:pPr>
              <w:pStyle w:val="ListParagraph"/>
              <w:numPr>
                <w:ilvl w:val="0"/>
                <w:numId w:val="102"/>
              </w:numPr>
            </w:pPr>
          </w:p>
        </w:tc>
        <w:tc>
          <w:tcPr>
            <w:tcW w:w="1877" w:type="dxa"/>
            <w:shd w:val="clear" w:color="auto" w:fill="auto"/>
          </w:tcPr>
          <w:p w14:paraId="4FC5F248" w14:textId="77777777" w:rsidR="00646544" w:rsidRDefault="00646544" w:rsidP="00455E54">
            <w:pPr>
              <w:keepLines/>
              <w:widowControl w:val="0"/>
              <w:rPr>
                <w:szCs w:val="26"/>
              </w:rPr>
            </w:pPr>
            <w:r w:rsidRPr="005240A3">
              <w:rPr>
                <w:szCs w:val="26"/>
              </w:rPr>
              <w:t>Lấy dữ liệu</w:t>
            </w:r>
          </w:p>
          <w:p w14:paraId="2E2D92AF" w14:textId="051E1425" w:rsidR="005240A3" w:rsidRPr="005240A3" w:rsidRDefault="005240A3" w:rsidP="00455E54">
            <w:pPr>
              <w:keepLines/>
              <w:widowControl w:val="0"/>
              <w:rPr>
                <w:szCs w:val="26"/>
                <w:lang w:val="vi-VN"/>
              </w:rPr>
            </w:pPr>
          </w:p>
        </w:tc>
        <w:tc>
          <w:tcPr>
            <w:tcW w:w="6912" w:type="dxa"/>
            <w:shd w:val="clear" w:color="auto" w:fill="auto"/>
          </w:tcPr>
          <w:p w14:paraId="71319C2E" w14:textId="6DF773C7" w:rsidR="00646544" w:rsidRPr="002F4F88" w:rsidRDefault="00D210C6" w:rsidP="00455E54">
            <w:pPr>
              <w:pStyle w:val="NormalIndent"/>
              <w:keepNext w:val="0"/>
              <w:keepLines/>
              <w:widowControl w:val="0"/>
              <w:numPr>
                <w:ilvl w:val="0"/>
                <w:numId w:val="15"/>
              </w:numPr>
              <w:spacing w:before="0" w:after="0" w:line="312" w:lineRule="auto"/>
              <w:jc w:val="left"/>
              <w:rPr>
                <w:snapToGrid/>
                <w:color w:val="auto"/>
                <w:szCs w:val="26"/>
              </w:rPr>
            </w:pPr>
            <w:r w:rsidRPr="005240A3">
              <w:rPr>
                <w:szCs w:val="26"/>
                <w:highlight w:val="yellow"/>
                <w:lang w:val="vi-VN"/>
              </w:rPr>
              <w:t>(TBD)</w:t>
            </w:r>
          </w:p>
        </w:tc>
      </w:tr>
      <w:tr w:rsidR="00646544" w:rsidRPr="00455BC4" w14:paraId="574F6833" w14:textId="77777777" w:rsidTr="00455E54">
        <w:tc>
          <w:tcPr>
            <w:tcW w:w="817" w:type="dxa"/>
            <w:shd w:val="clear" w:color="auto" w:fill="auto"/>
          </w:tcPr>
          <w:p w14:paraId="4672F495" w14:textId="77777777" w:rsidR="00646544" w:rsidRPr="002F4F88" w:rsidRDefault="00646544" w:rsidP="00911D8A">
            <w:pPr>
              <w:pStyle w:val="ListParagraph"/>
              <w:numPr>
                <w:ilvl w:val="0"/>
                <w:numId w:val="102"/>
              </w:numPr>
            </w:pPr>
          </w:p>
        </w:tc>
        <w:tc>
          <w:tcPr>
            <w:tcW w:w="1877" w:type="dxa"/>
            <w:shd w:val="clear" w:color="auto" w:fill="auto"/>
          </w:tcPr>
          <w:p w14:paraId="431DE0E1" w14:textId="77777777" w:rsidR="00646544" w:rsidRPr="002F4F88" w:rsidRDefault="00646544" w:rsidP="00455E54">
            <w:pPr>
              <w:keepLines/>
              <w:widowControl w:val="0"/>
              <w:rPr>
                <w:szCs w:val="26"/>
              </w:rPr>
            </w:pPr>
            <w:r>
              <w:rPr>
                <w:szCs w:val="26"/>
              </w:rPr>
              <w:t>Xóa</w:t>
            </w:r>
          </w:p>
        </w:tc>
        <w:tc>
          <w:tcPr>
            <w:tcW w:w="6912" w:type="dxa"/>
            <w:shd w:val="clear" w:color="auto" w:fill="auto"/>
          </w:tcPr>
          <w:p w14:paraId="6C48EF07" w14:textId="77777777" w:rsidR="00646544" w:rsidRDefault="00646544" w:rsidP="00455E54">
            <w:pPr>
              <w:keepLines/>
              <w:widowControl w:val="0"/>
              <w:numPr>
                <w:ilvl w:val="0"/>
                <w:numId w:val="15"/>
              </w:numPr>
              <w:jc w:val="both"/>
              <w:rPr>
                <w:bCs/>
                <w:szCs w:val="26"/>
              </w:rPr>
            </w:pPr>
            <w:r w:rsidRPr="00E62DAE">
              <w:rPr>
                <w:bCs/>
                <w:szCs w:val="26"/>
              </w:rPr>
              <w:t xml:space="preserve">Cho phép xóa </w:t>
            </w:r>
            <w:r>
              <w:rPr>
                <w:bCs/>
                <w:szCs w:val="26"/>
              </w:rPr>
              <w:t>kỳ</w:t>
            </w:r>
            <w:r w:rsidRPr="00E62DAE">
              <w:rPr>
                <w:bCs/>
                <w:szCs w:val="26"/>
              </w:rPr>
              <w:t xml:space="preserve"> đánh giá.</w:t>
            </w:r>
          </w:p>
          <w:p w14:paraId="4506D0D6" w14:textId="20221859" w:rsidR="00646544" w:rsidRDefault="00646544" w:rsidP="00455E54">
            <w:pPr>
              <w:keepLines/>
              <w:widowControl w:val="0"/>
              <w:numPr>
                <w:ilvl w:val="0"/>
                <w:numId w:val="15"/>
              </w:numPr>
              <w:jc w:val="both"/>
              <w:rPr>
                <w:bCs/>
                <w:szCs w:val="26"/>
              </w:rPr>
            </w:pPr>
            <w:r>
              <w:rPr>
                <w:bCs/>
                <w:szCs w:val="26"/>
              </w:rPr>
              <w:t>Hệ thống hiển thị popup yêu cầu xác nhận xóa “</w:t>
            </w:r>
            <w:r w:rsidRPr="00E350A4">
              <w:rPr>
                <w:bCs/>
                <w:i/>
                <w:iCs/>
                <w:szCs w:val="26"/>
              </w:rPr>
              <w:t xml:space="preserve">Bạn có chắc chắn muốn xóa </w:t>
            </w:r>
            <w:r w:rsidR="008E754A" w:rsidRPr="00E350A4">
              <w:rPr>
                <w:bCs/>
                <w:i/>
                <w:iCs/>
                <w:szCs w:val="26"/>
              </w:rPr>
              <w:t>bản</w:t>
            </w:r>
            <w:r w:rsidR="008E754A" w:rsidRPr="00E350A4">
              <w:rPr>
                <w:bCs/>
                <w:i/>
                <w:iCs/>
                <w:szCs w:val="26"/>
                <w:lang w:val="vi-VN"/>
              </w:rPr>
              <w:t xml:space="preserve"> ghi này</w:t>
            </w:r>
            <w:r w:rsidRPr="00E350A4">
              <w:rPr>
                <w:bCs/>
                <w:i/>
                <w:iCs/>
                <w:szCs w:val="26"/>
              </w:rPr>
              <w:t>?</w:t>
            </w:r>
            <w:r w:rsidR="008E754A" w:rsidRPr="00E350A4">
              <w:rPr>
                <w:bCs/>
                <w:i/>
                <w:iCs/>
                <w:szCs w:val="26"/>
                <w:lang w:val="vi-VN"/>
              </w:rPr>
              <w:t xml:space="preserve"> kèm the</w:t>
            </w:r>
            <w:r w:rsidR="009D4326">
              <w:rPr>
                <w:bCs/>
                <w:i/>
                <w:iCs/>
                <w:szCs w:val="26"/>
                <w:lang w:val="vi-VN"/>
              </w:rPr>
              <w:t xml:space="preserve">o </w:t>
            </w:r>
            <w:r w:rsidR="008040F8">
              <w:rPr>
                <w:bCs/>
                <w:i/>
                <w:iCs/>
                <w:szCs w:val="26"/>
                <w:lang w:val="vi-VN"/>
              </w:rPr>
              <w:t>[năm đánh giá]</w:t>
            </w:r>
            <w:r w:rsidR="00EC4BF6">
              <w:rPr>
                <w:bCs/>
                <w:i/>
                <w:iCs/>
                <w:szCs w:val="26"/>
                <w:lang w:val="vi-VN"/>
              </w:rPr>
              <w:t xml:space="preserve"> </w:t>
            </w:r>
            <w:r w:rsidR="008040F8">
              <w:rPr>
                <w:bCs/>
                <w:i/>
                <w:iCs/>
                <w:szCs w:val="26"/>
                <w:lang w:val="vi-VN"/>
              </w:rPr>
              <w:t>[</w:t>
            </w:r>
            <w:r w:rsidR="008E754A" w:rsidRPr="00E350A4">
              <w:rPr>
                <w:bCs/>
                <w:i/>
                <w:iCs/>
                <w:szCs w:val="26"/>
                <w:lang w:val="vi-VN"/>
              </w:rPr>
              <w:t>kỳ đánh gi</w:t>
            </w:r>
            <w:r w:rsidR="008040F8">
              <w:rPr>
                <w:bCs/>
                <w:i/>
                <w:iCs/>
                <w:szCs w:val="26"/>
                <w:lang w:val="vi-VN"/>
              </w:rPr>
              <w:t>á</w:t>
            </w:r>
            <w:r w:rsidR="009D4326">
              <w:rPr>
                <w:bCs/>
                <w:i/>
                <w:iCs/>
                <w:szCs w:val="26"/>
                <w:lang w:val="vi-VN"/>
              </w:rPr>
              <w:t>]</w:t>
            </w:r>
            <w:r w:rsidR="008040F8">
              <w:rPr>
                <w:bCs/>
                <w:i/>
                <w:iCs/>
                <w:szCs w:val="26"/>
                <w:lang w:val="vi-VN"/>
              </w:rPr>
              <w:t xml:space="preserve"> [giá trị kỳ]</w:t>
            </w:r>
            <w:r>
              <w:rPr>
                <w:bCs/>
                <w:szCs w:val="26"/>
              </w:rPr>
              <w:t>”. NSD chọn Có hoặc Không:</w:t>
            </w:r>
          </w:p>
          <w:p w14:paraId="31866DCC" w14:textId="5741F710" w:rsidR="00646544" w:rsidRDefault="00646544" w:rsidP="00911D8A">
            <w:pPr>
              <w:pStyle w:val="ListParagraph"/>
              <w:keepLines/>
              <w:widowControl w:val="0"/>
              <w:numPr>
                <w:ilvl w:val="0"/>
                <w:numId w:val="127"/>
              </w:numPr>
              <w:jc w:val="both"/>
              <w:rPr>
                <w:bCs/>
                <w:szCs w:val="26"/>
              </w:rPr>
            </w:pPr>
            <w:r>
              <w:rPr>
                <w:bCs/>
                <w:szCs w:val="26"/>
              </w:rPr>
              <w:t xml:space="preserve">Nếu chọn Có, hệ thống thực hiện xóa kỳ đánh giá </w:t>
            </w:r>
          </w:p>
          <w:p w14:paraId="0D2EEC9A" w14:textId="2E4DC838" w:rsidR="00646544" w:rsidRPr="00494590" w:rsidRDefault="00646544" w:rsidP="00911D8A">
            <w:pPr>
              <w:pStyle w:val="ListParagraph"/>
              <w:keepLines/>
              <w:widowControl w:val="0"/>
              <w:numPr>
                <w:ilvl w:val="0"/>
                <w:numId w:val="127"/>
              </w:numPr>
              <w:jc w:val="both"/>
              <w:rPr>
                <w:bCs/>
                <w:szCs w:val="26"/>
              </w:rPr>
            </w:pPr>
            <w:r>
              <w:rPr>
                <w:bCs/>
                <w:szCs w:val="26"/>
              </w:rPr>
              <w:t>Nếu chọn Không, hệ thống hủy bỏ thao tác xóa</w:t>
            </w:r>
          </w:p>
          <w:p w14:paraId="5C3779FB" w14:textId="7C8A67F0" w:rsidR="00646544" w:rsidRPr="00D97705" w:rsidRDefault="00D97705" w:rsidP="00455E54">
            <w:pPr>
              <w:pStyle w:val="NormalIndent"/>
              <w:keepNext w:val="0"/>
              <w:keepLines/>
              <w:widowControl w:val="0"/>
              <w:numPr>
                <w:ilvl w:val="0"/>
                <w:numId w:val="15"/>
              </w:numPr>
              <w:spacing w:before="0" w:after="0" w:line="312" w:lineRule="auto"/>
              <w:jc w:val="left"/>
              <w:rPr>
                <w:snapToGrid/>
                <w:color w:val="auto"/>
                <w:szCs w:val="26"/>
                <w:lang w:val="vi-VN"/>
              </w:rPr>
            </w:pPr>
            <w:r>
              <w:rPr>
                <w:bCs/>
                <w:szCs w:val="26"/>
              </w:rPr>
              <w:t>Chỉ</w:t>
            </w:r>
            <w:r>
              <w:rPr>
                <w:bCs/>
                <w:szCs w:val="26"/>
                <w:lang w:val="vi-VN"/>
              </w:rPr>
              <w:t xml:space="preserve"> được phép xoá kỳ đánh giá có Trạng thái đánh giá là </w:t>
            </w:r>
            <w:r w:rsidR="0079062A" w:rsidRPr="0079062A">
              <w:rPr>
                <w:b/>
                <w:bCs/>
                <w:i/>
                <w:iCs/>
                <w:snapToGrid/>
                <w:color w:val="auto"/>
                <w:szCs w:val="26"/>
              </w:rPr>
              <w:t>Đang</w:t>
            </w:r>
            <w:r w:rsidR="0079062A" w:rsidRPr="0079062A">
              <w:rPr>
                <w:b/>
                <w:bCs/>
                <w:i/>
                <w:iCs/>
                <w:snapToGrid/>
                <w:color w:val="auto"/>
                <w:szCs w:val="26"/>
                <w:lang w:val="vi-VN"/>
              </w:rPr>
              <w:t xml:space="preserve"> thực hiện</w:t>
            </w:r>
            <w:r>
              <w:rPr>
                <w:bCs/>
                <w:szCs w:val="26"/>
                <w:lang w:val="vi-VN"/>
              </w:rPr>
              <w:t xml:space="preserve">. Khi xoá kỳ đánh giá, hệ thống xoá tất cả các dữ liệu liên quan đến kỳ đánh giá đó bao gồm các bảng chấm điểm </w:t>
            </w:r>
            <w:r w:rsidR="00B510EC" w:rsidRPr="00B510EC">
              <w:rPr>
                <w:bCs/>
                <w:i/>
                <w:iCs/>
                <w:color w:val="0070C0"/>
                <w:szCs w:val="26"/>
                <w:lang w:val="vi-VN"/>
              </w:rPr>
              <w:t>(mục 3.3.2)</w:t>
            </w:r>
            <w:r w:rsidR="00B510EC" w:rsidRPr="00B510EC">
              <w:rPr>
                <w:bCs/>
                <w:color w:val="0070C0"/>
                <w:szCs w:val="26"/>
                <w:lang w:val="vi-VN"/>
              </w:rPr>
              <w:t xml:space="preserve"> </w:t>
            </w:r>
            <w:r>
              <w:rPr>
                <w:bCs/>
                <w:szCs w:val="26"/>
                <w:lang w:val="vi-VN"/>
              </w:rPr>
              <w:t>và kết quả</w:t>
            </w:r>
            <w:r w:rsidR="00B510EC">
              <w:rPr>
                <w:bCs/>
                <w:szCs w:val="26"/>
                <w:lang w:val="vi-VN"/>
              </w:rPr>
              <w:t xml:space="preserve"> đánh giá </w:t>
            </w:r>
            <w:r w:rsidR="00B510EC" w:rsidRPr="00B510EC">
              <w:rPr>
                <w:bCs/>
                <w:i/>
                <w:iCs/>
                <w:color w:val="0070C0"/>
                <w:szCs w:val="26"/>
                <w:lang w:val="vi-VN"/>
              </w:rPr>
              <w:t>(mục 3.3.3)</w:t>
            </w:r>
          </w:p>
        </w:tc>
      </w:tr>
      <w:tr w:rsidR="00646544" w:rsidRPr="002F4F88" w14:paraId="1183DFE2" w14:textId="77777777" w:rsidTr="00455E54">
        <w:tc>
          <w:tcPr>
            <w:tcW w:w="817" w:type="dxa"/>
            <w:shd w:val="clear" w:color="auto" w:fill="auto"/>
          </w:tcPr>
          <w:p w14:paraId="1C5D5A73" w14:textId="77777777" w:rsidR="00646544" w:rsidRPr="00D97705" w:rsidRDefault="00646544" w:rsidP="00911D8A">
            <w:pPr>
              <w:pStyle w:val="ListParagraph"/>
              <w:numPr>
                <w:ilvl w:val="0"/>
                <w:numId w:val="102"/>
              </w:numPr>
              <w:rPr>
                <w:lang w:val="vi-VN"/>
              </w:rPr>
            </w:pPr>
          </w:p>
        </w:tc>
        <w:tc>
          <w:tcPr>
            <w:tcW w:w="1877" w:type="dxa"/>
            <w:shd w:val="clear" w:color="auto" w:fill="auto"/>
          </w:tcPr>
          <w:p w14:paraId="4463B329" w14:textId="77777777" w:rsidR="00646544" w:rsidRPr="002F4F88" w:rsidRDefault="00646544" w:rsidP="00455E54">
            <w:pPr>
              <w:keepLines/>
              <w:widowControl w:val="0"/>
              <w:rPr>
                <w:szCs w:val="26"/>
              </w:rPr>
            </w:pPr>
            <w:r>
              <w:rPr>
                <w:szCs w:val="26"/>
              </w:rPr>
              <w:t>Tìm kiếm</w:t>
            </w:r>
          </w:p>
        </w:tc>
        <w:tc>
          <w:tcPr>
            <w:tcW w:w="6912" w:type="dxa"/>
            <w:shd w:val="clear" w:color="auto" w:fill="auto"/>
          </w:tcPr>
          <w:p w14:paraId="3FDD0D60" w14:textId="03F4E06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kỳ đánh giá hiển thị các thông tin:</w:t>
            </w:r>
          </w:p>
          <w:p w14:paraId="1E5701C8"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STT</w:t>
            </w:r>
          </w:p>
          <w:p w14:paraId="0AEC0A56"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Năm đánh giá</w:t>
            </w:r>
          </w:p>
          <w:p w14:paraId="1C552CF5" w14:textId="64508C01"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Kỳ đánh giá</w:t>
            </w:r>
          </w:p>
          <w:p w14:paraId="0117E6FF" w14:textId="2D89701F" w:rsidR="00333E59" w:rsidRDefault="00333E59"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Giá</w:t>
            </w:r>
            <w:r>
              <w:rPr>
                <w:snapToGrid/>
                <w:color w:val="auto"/>
                <w:szCs w:val="26"/>
                <w:lang w:val="vi-VN"/>
              </w:rPr>
              <w:t xml:space="preserve"> trị kỳ</w:t>
            </w:r>
          </w:p>
          <w:p w14:paraId="0AAA70D3" w14:textId="2A4B1D3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Trạng thái đánh giá</w:t>
            </w:r>
          </w:p>
          <w:p w14:paraId="47B6FC82"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Trạng thái lấy dữ liệu</w:t>
            </w:r>
          </w:p>
          <w:p w14:paraId="5201E75C" w14:textId="77777777" w:rsidR="00646544" w:rsidRDefault="00646544" w:rsidP="00911D8A">
            <w:pPr>
              <w:pStyle w:val="NormalIndent"/>
              <w:keepNext w:val="0"/>
              <w:keepLines/>
              <w:widowControl w:val="0"/>
              <w:numPr>
                <w:ilvl w:val="0"/>
                <w:numId w:val="104"/>
              </w:numPr>
              <w:spacing w:before="0" w:after="0" w:line="312" w:lineRule="auto"/>
              <w:jc w:val="left"/>
              <w:rPr>
                <w:snapToGrid/>
                <w:color w:val="auto"/>
                <w:szCs w:val="26"/>
              </w:rPr>
            </w:pPr>
            <w:r>
              <w:rPr>
                <w:snapToGrid/>
                <w:color w:val="auto"/>
                <w:szCs w:val="26"/>
              </w:rPr>
              <w:t>Thời gian lấy dữ liệu gần nhất</w:t>
            </w:r>
          </w:p>
          <w:p w14:paraId="2E158FFC" w14:textId="3767A131"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kỳ đánh giá được sắp xếp theo</w:t>
            </w:r>
            <w:r w:rsidR="002E3A8B">
              <w:rPr>
                <w:snapToGrid/>
                <w:color w:val="auto"/>
                <w:szCs w:val="26"/>
                <w:lang w:val="vi-VN"/>
              </w:rPr>
              <w:t xml:space="preserve"> </w:t>
            </w:r>
            <w:r>
              <w:rPr>
                <w:snapToGrid/>
                <w:color w:val="auto"/>
                <w:szCs w:val="26"/>
              </w:rPr>
              <w:t>Năm</w:t>
            </w:r>
            <w:r w:rsidR="00807B8F">
              <w:rPr>
                <w:snapToGrid/>
                <w:color w:val="auto"/>
                <w:szCs w:val="26"/>
                <w:lang w:val="vi-VN"/>
              </w:rPr>
              <w:t xml:space="preserve"> và Kỳ đánh giá</w:t>
            </w:r>
          </w:p>
          <w:p w14:paraId="0C418F0A" w14:textId="7504784E"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tìm kiếm danh sách theo các tiêu chí:</w:t>
            </w:r>
          </w:p>
          <w:p w14:paraId="34EAD958" w14:textId="77777777" w:rsidR="00E5779F" w:rsidRDefault="00E5779F"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lastRenderedPageBreak/>
              <w:t>Năm đánh giá</w:t>
            </w:r>
          </w:p>
          <w:p w14:paraId="4A1939F7" w14:textId="5A0E6F00" w:rsidR="00646544" w:rsidRDefault="00646544"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t>Kỳ đánh giá</w:t>
            </w:r>
          </w:p>
          <w:p w14:paraId="367DC1E3" w14:textId="47884AC9" w:rsidR="00646544" w:rsidRPr="002F4F88" w:rsidRDefault="00646544" w:rsidP="00911D8A">
            <w:pPr>
              <w:pStyle w:val="NormalIndent"/>
              <w:keepNext w:val="0"/>
              <w:keepLines/>
              <w:widowControl w:val="0"/>
              <w:numPr>
                <w:ilvl w:val="0"/>
                <w:numId w:val="105"/>
              </w:numPr>
              <w:spacing w:before="0" w:after="0" w:line="312" w:lineRule="auto"/>
              <w:jc w:val="left"/>
              <w:rPr>
                <w:snapToGrid/>
                <w:color w:val="auto"/>
                <w:szCs w:val="26"/>
              </w:rPr>
            </w:pPr>
            <w:r>
              <w:rPr>
                <w:snapToGrid/>
                <w:color w:val="auto"/>
                <w:szCs w:val="26"/>
              </w:rPr>
              <w:t>Trạng thái đánh giá</w:t>
            </w:r>
          </w:p>
        </w:tc>
      </w:tr>
    </w:tbl>
    <w:p w14:paraId="24D10E32" w14:textId="796203C2" w:rsidR="00FC300B" w:rsidRPr="00646544" w:rsidRDefault="00646544" w:rsidP="00FC300B">
      <w:pPr>
        <w:rPr>
          <w:b/>
          <w:szCs w:val="26"/>
        </w:rPr>
      </w:pPr>
      <w:r w:rsidRPr="002F4F88">
        <w:rPr>
          <w:b/>
          <w:szCs w:val="26"/>
        </w:rPr>
        <w:lastRenderedPageBreak/>
        <w:t>Yêu cầu đặc biệt/Điều kiện ràng buộc:</w:t>
      </w:r>
      <w:r>
        <w:rPr>
          <w:b/>
          <w:szCs w:val="26"/>
        </w:rPr>
        <w:t xml:space="preserve"> N/A</w:t>
      </w:r>
    </w:p>
    <w:p w14:paraId="08B0DEBB" w14:textId="11FA3DEA" w:rsidR="006F46AB" w:rsidRDefault="006F46AB" w:rsidP="006F46AB">
      <w:pPr>
        <w:pStyle w:val="tvHeading111"/>
        <w:rPr>
          <w:lang w:val="vi-VN"/>
        </w:rPr>
      </w:pPr>
      <w:bookmarkStart w:id="91" w:name="_Toc87047316"/>
      <w:r>
        <w:rPr>
          <w:lang w:val="vi-VN"/>
        </w:rPr>
        <w:t>Bảng chấm điểm</w:t>
      </w:r>
      <w:bookmarkEnd w:id="91"/>
    </w:p>
    <w:p w14:paraId="3014EFBD" w14:textId="40FB9CE3" w:rsidR="00646544" w:rsidRPr="00646544" w:rsidRDefault="00646544" w:rsidP="00646544">
      <w:pPr>
        <w:rPr>
          <w:lang w:val="vi-VN"/>
        </w:rPr>
      </w:pPr>
      <w:r w:rsidRPr="00646544">
        <w:rPr>
          <w:b/>
          <w:bCs/>
          <w:szCs w:val="26"/>
          <w:lang w:val="vi-VN"/>
        </w:rPr>
        <w:t xml:space="preserve">Mục đích: </w:t>
      </w:r>
      <w:r w:rsidR="00837C6F" w:rsidRPr="00837C6F">
        <w:rPr>
          <w:szCs w:val="26"/>
          <w:lang w:val="vi-VN"/>
        </w:rPr>
        <w:t>Chấm điểm</w:t>
      </w:r>
      <w:r w:rsidR="00837C6F">
        <w:rPr>
          <w:szCs w:val="26"/>
          <w:lang w:val="vi-VN"/>
        </w:rPr>
        <w:t xml:space="preserve"> rủi ro cho các đối tượng có thể được kiểm toán</w:t>
      </w:r>
      <w:r w:rsidR="00D30DB7">
        <w:rPr>
          <w:lang w:val="vi-VN"/>
        </w:rPr>
        <w:t>, phục vụ lập kế hoạch kiểm toán năm</w:t>
      </w:r>
    </w:p>
    <w:p w14:paraId="2E3DE653" w14:textId="77777777" w:rsidR="00646544" w:rsidRPr="00C656EF" w:rsidRDefault="00646544" w:rsidP="00646544">
      <w:pPr>
        <w:rPr>
          <w:szCs w:val="26"/>
          <w:lang w:val="vi-VN"/>
        </w:rPr>
      </w:pPr>
      <w:r w:rsidRPr="00C656EF">
        <w:rPr>
          <w:b/>
          <w:bCs/>
          <w:szCs w:val="26"/>
          <w:lang w:val="vi-VN"/>
        </w:rPr>
        <w:t>Vai trò thực hiện:</w:t>
      </w:r>
      <w:r w:rsidRPr="00C656EF">
        <w:rPr>
          <w:szCs w:val="26"/>
          <w:lang w:val="vi-VN"/>
        </w:rPr>
        <w:t xml:space="preserve"> KTV</w:t>
      </w:r>
    </w:p>
    <w:p w14:paraId="4E38AD1C" w14:textId="77777777" w:rsidR="00646544" w:rsidRPr="00C656EF" w:rsidRDefault="00646544" w:rsidP="00646544">
      <w:pPr>
        <w:rPr>
          <w:lang w:val="vi-VN"/>
        </w:rPr>
      </w:pPr>
      <w:r w:rsidRPr="00C656EF">
        <w:rPr>
          <w:b/>
          <w:bCs/>
          <w:szCs w:val="26"/>
          <w:lang w:val="vi-VN"/>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41BFA7B8" w14:textId="77777777" w:rsidTr="00455E54">
        <w:trPr>
          <w:trHeight w:val="449"/>
        </w:trPr>
        <w:tc>
          <w:tcPr>
            <w:tcW w:w="817" w:type="dxa"/>
            <w:shd w:val="clear" w:color="auto" w:fill="auto"/>
          </w:tcPr>
          <w:p w14:paraId="6F55F4F8"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4FA3BA37"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572BAE04"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455BC4" w14:paraId="15ACA030" w14:textId="77777777" w:rsidTr="00455E54">
        <w:tc>
          <w:tcPr>
            <w:tcW w:w="817" w:type="dxa"/>
            <w:shd w:val="clear" w:color="auto" w:fill="auto"/>
          </w:tcPr>
          <w:p w14:paraId="709216A2" w14:textId="77777777" w:rsidR="00646544" w:rsidRPr="002F4F88" w:rsidRDefault="00646544" w:rsidP="00911D8A">
            <w:pPr>
              <w:pStyle w:val="ListParagraph"/>
              <w:numPr>
                <w:ilvl w:val="0"/>
                <w:numId w:val="106"/>
              </w:numPr>
            </w:pPr>
          </w:p>
        </w:tc>
        <w:tc>
          <w:tcPr>
            <w:tcW w:w="1877" w:type="dxa"/>
            <w:shd w:val="clear" w:color="auto" w:fill="auto"/>
          </w:tcPr>
          <w:p w14:paraId="2F7B280F" w14:textId="078B44B8" w:rsidR="00646544" w:rsidRPr="009B5405" w:rsidRDefault="00646544" w:rsidP="00455E54">
            <w:pPr>
              <w:keepLines/>
              <w:widowControl w:val="0"/>
              <w:rPr>
                <w:szCs w:val="26"/>
                <w:lang w:val="vi-VN"/>
              </w:rPr>
            </w:pPr>
            <w:r w:rsidRPr="00E62DAE">
              <w:rPr>
                <w:bCs/>
                <w:szCs w:val="26"/>
              </w:rPr>
              <w:t>Tìm kiếm</w:t>
            </w:r>
            <w:r w:rsidR="009B5405">
              <w:rPr>
                <w:bCs/>
                <w:szCs w:val="26"/>
                <w:lang w:val="vi-VN"/>
              </w:rPr>
              <w:t xml:space="preserve"> bảng chấm điểm</w:t>
            </w:r>
          </w:p>
        </w:tc>
        <w:tc>
          <w:tcPr>
            <w:tcW w:w="6912" w:type="dxa"/>
            <w:shd w:val="clear" w:color="auto" w:fill="auto"/>
          </w:tcPr>
          <w:p w14:paraId="22BC8DCF" w14:textId="77777777" w:rsidR="00646544" w:rsidRPr="009B5405"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9B5405">
              <w:rPr>
                <w:snapToGrid/>
                <w:color w:val="auto"/>
                <w:szCs w:val="26"/>
                <w:lang w:val="vi-VN"/>
              </w:rPr>
              <w:t>Cho phép tìm kiếm bảng chấm điểm đánh giá rủi ro của các đối tượng theo tiêu chí:</w:t>
            </w:r>
          </w:p>
          <w:p w14:paraId="3699072E" w14:textId="3EA9CB48"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Năm đánh giá</w:t>
            </w:r>
            <w:r w:rsidRPr="00C656EF">
              <w:rPr>
                <w:snapToGrid/>
                <w:color w:val="auto"/>
                <w:szCs w:val="26"/>
                <w:lang w:val="vi-VN"/>
              </w:rPr>
              <w:t xml:space="preserve">*: Chọn </w:t>
            </w:r>
            <w:r w:rsidR="00E5779F">
              <w:rPr>
                <w:snapToGrid/>
                <w:color w:val="auto"/>
                <w:szCs w:val="26"/>
                <w:lang w:val="vi-VN"/>
              </w:rPr>
              <w:t xml:space="preserve">1 </w:t>
            </w:r>
            <w:r w:rsidR="002F6D4B">
              <w:rPr>
                <w:snapToGrid/>
                <w:color w:val="auto"/>
                <w:szCs w:val="26"/>
                <w:lang w:val="vi-VN"/>
              </w:rPr>
              <w:t xml:space="preserve">trong các năm đánh giá đã tạo tại </w:t>
            </w:r>
            <w:r w:rsidR="002F6D4B" w:rsidRPr="002F6D4B">
              <w:rPr>
                <w:i/>
                <w:iCs/>
                <w:snapToGrid/>
                <w:color w:val="0070C0"/>
                <w:szCs w:val="26"/>
                <w:lang w:val="vi-VN"/>
              </w:rPr>
              <w:t>mục 3.3.1</w:t>
            </w:r>
            <w:r w:rsidR="00076732">
              <w:rPr>
                <w:i/>
                <w:iCs/>
                <w:snapToGrid/>
                <w:color w:val="0070C0"/>
                <w:szCs w:val="26"/>
                <w:lang w:val="vi-VN"/>
              </w:rPr>
              <w:t xml:space="preserve"> Kỳ đánh giá</w:t>
            </w:r>
          </w:p>
          <w:p w14:paraId="27B54668" w14:textId="72A98E07"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Kỳ đánh giá</w:t>
            </w:r>
            <w:r w:rsidRPr="00C656EF">
              <w:rPr>
                <w:snapToGrid/>
                <w:color w:val="auto"/>
                <w:szCs w:val="26"/>
                <w:lang w:val="vi-VN"/>
              </w:rPr>
              <w:t xml:space="preserve">*: Chọn </w:t>
            </w:r>
            <w:r w:rsidR="00B4225E">
              <w:rPr>
                <w:snapToGrid/>
                <w:color w:val="auto"/>
                <w:szCs w:val="26"/>
                <w:lang w:val="vi-VN"/>
              </w:rPr>
              <w:t xml:space="preserve">1 trong các </w:t>
            </w:r>
            <w:r w:rsidRPr="00C656EF">
              <w:rPr>
                <w:snapToGrid/>
                <w:color w:val="auto"/>
                <w:szCs w:val="26"/>
                <w:lang w:val="vi-VN"/>
              </w:rPr>
              <w:t xml:space="preserve">kỳ đánh giá </w:t>
            </w:r>
            <w:r w:rsidR="00CD4A2E" w:rsidRPr="00C656EF">
              <w:rPr>
                <w:snapToGrid/>
                <w:color w:val="auto"/>
                <w:szCs w:val="26"/>
                <w:lang w:val="vi-VN"/>
              </w:rPr>
              <w:t>thuộc</w:t>
            </w:r>
            <w:r w:rsidRPr="00C656EF">
              <w:rPr>
                <w:snapToGrid/>
                <w:color w:val="auto"/>
                <w:szCs w:val="26"/>
                <w:lang w:val="vi-VN"/>
              </w:rPr>
              <w:t xml:space="preserve"> năm đã chọn</w:t>
            </w:r>
            <w:r w:rsidR="00CD4A2E">
              <w:rPr>
                <w:snapToGrid/>
                <w:color w:val="auto"/>
                <w:szCs w:val="26"/>
                <w:lang w:val="vi-VN"/>
              </w:rPr>
              <w:t xml:space="preserve">, lấy từ </w:t>
            </w:r>
            <w:r w:rsidR="00076732" w:rsidRPr="002F6D4B">
              <w:rPr>
                <w:i/>
                <w:iCs/>
                <w:snapToGrid/>
                <w:color w:val="0070C0"/>
                <w:szCs w:val="26"/>
                <w:lang w:val="vi-VN"/>
              </w:rPr>
              <w:t>mục 3.3.1</w:t>
            </w:r>
            <w:r w:rsidR="00076732">
              <w:rPr>
                <w:i/>
                <w:iCs/>
                <w:snapToGrid/>
                <w:color w:val="0070C0"/>
                <w:szCs w:val="26"/>
                <w:lang w:val="vi-VN"/>
              </w:rPr>
              <w:t xml:space="preserve"> Kỳ đánh giá </w:t>
            </w:r>
          </w:p>
          <w:p w14:paraId="705ABD53" w14:textId="475D25CA" w:rsidR="00646544" w:rsidRPr="00C656EF" w:rsidRDefault="00646544"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C656EF">
              <w:rPr>
                <w:b/>
                <w:bCs/>
                <w:snapToGrid/>
                <w:color w:val="auto"/>
                <w:szCs w:val="26"/>
                <w:lang w:val="vi-VN"/>
              </w:rPr>
              <w:t>Giá trị kỳ</w:t>
            </w:r>
            <w:r w:rsidRPr="00C656EF">
              <w:rPr>
                <w:snapToGrid/>
                <w:color w:val="auto"/>
                <w:szCs w:val="26"/>
                <w:lang w:val="vi-VN"/>
              </w:rPr>
              <w:t xml:space="preserve">: </w:t>
            </w:r>
            <w:r w:rsidR="00B66FAA" w:rsidRPr="00C656EF">
              <w:rPr>
                <w:snapToGrid/>
                <w:color w:val="auto"/>
                <w:szCs w:val="26"/>
                <w:lang w:val="vi-VN"/>
              </w:rPr>
              <w:t>Chọn</w:t>
            </w:r>
            <w:r w:rsidR="00B66FAA">
              <w:rPr>
                <w:snapToGrid/>
                <w:color w:val="auto"/>
                <w:szCs w:val="26"/>
                <w:lang w:val="vi-VN"/>
              </w:rPr>
              <w:t xml:space="preserve"> 1 trong các giá trị kỳ của kỳ đánh giá đã chọn</w:t>
            </w:r>
          </w:p>
          <w:p w14:paraId="30646017" w14:textId="32A4C23B" w:rsidR="00566954" w:rsidRPr="00566954" w:rsidRDefault="00566954" w:rsidP="00911D8A">
            <w:pPr>
              <w:pStyle w:val="NormalIndent"/>
              <w:keepNext w:val="0"/>
              <w:keepLines/>
              <w:widowControl w:val="0"/>
              <w:numPr>
                <w:ilvl w:val="0"/>
                <w:numId w:val="107"/>
              </w:numPr>
              <w:spacing w:before="0" w:after="0" w:line="312" w:lineRule="auto"/>
              <w:jc w:val="left"/>
              <w:rPr>
                <w:snapToGrid/>
                <w:color w:val="auto"/>
                <w:szCs w:val="26"/>
              </w:rPr>
            </w:pPr>
            <w:r w:rsidRPr="00D30DB7">
              <w:rPr>
                <w:b/>
                <w:bCs/>
                <w:snapToGrid/>
                <w:color w:val="auto"/>
                <w:szCs w:val="26"/>
              </w:rPr>
              <w:t>Loại</w:t>
            </w:r>
            <w:r w:rsidRPr="00D30DB7">
              <w:rPr>
                <w:b/>
                <w:bCs/>
                <w:snapToGrid/>
                <w:color w:val="auto"/>
                <w:szCs w:val="26"/>
                <w:lang w:val="vi-VN"/>
              </w:rPr>
              <w:t xml:space="preserve"> đối tượng</w:t>
            </w:r>
            <w:r>
              <w:rPr>
                <w:snapToGrid/>
                <w:color w:val="auto"/>
                <w:szCs w:val="26"/>
                <w:lang w:val="vi-VN"/>
              </w:rPr>
              <w:t>*: chọn 1 trong 3 loại:</w:t>
            </w:r>
          </w:p>
          <w:p w14:paraId="75BC2B7F" w14:textId="37C4D865"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w:t>
            </w:r>
          </w:p>
          <w:p w14:paraId="15AE5E0E" w14:textId="04818747" w:rsidR="00566954" w:rsidRP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782F56F4" w14:textId="4D5D8973" w:rsidR="00566954" w:rsidRDefault="00566954" w:rsidP="00911D8A">
            <w:pPr>
              <w:pStyle w:val="NormalIndent"/>
              <w:keepNext w:val="0"/>
              <w:keepLines/>
              <w:widowControl w:val="0"/>
              <w:numPr>
                <w:ilvl w:val="0"/>
                <w:numId w:val="145"/>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641E062C" w14:textId="34758B49" w:rsidR="00646544" w:rsidRDefault="00646544" w:rsidP="00911D8A">
            <w:pPr>
              <w:pStyle w:val="NormalIndent"/>
              <w:keepNext w:val="0"/>
              <w:keepLines/>
              <w:widowControl w:val="0"/>
              <w:numPr>
                <w:ilvl w:val="0"/>
                <w:numId w:val="107"/>
              </w:numPr>
              <w:spacing w:before="0" w:after="0" w:line="312" w:lineRule="auto"/>
              <w:jc w:val="left"/>
              <w:rPr>
                <w:snapToGrid/>
                <w:color w:val="auto"/>
                <w:szCs w:val="26"/>
              </w:rPr>
            </w:pPr>
            <w:r w:rsidRPr="00D30DB7">
              <w:rPr>
                <w:b/>
                <w:bCs/>
                <w:snapToGrid/>
                <w:color w:val="auto"/>
                <w:szCs w:val="26"/>
              </w:rPr>
              <w:t>Đối tượng</w:t>
            </w:r>
            <w:r>
              <w:rPr>
                <w:snapToGrid/>
                <w:color w:val="auto"/>
                <w:szCs w:val="26"/>
              </w:rPr>
              <w:t xml:space="preserve">*: Chọn 1 trong </w:t>
            </w:r>
            <w:r w:rsidR="006F0256">
              <w:rPr>
                <w:snapToGrid/>
                <w:color w:val="auto"/>
                <w:szCs w:val="26"/>
              </w:rPr>
              <w:t>các</w:t>
            </w:r>
            <w:r>
              <w:rPr>
                <w:snapToGrid/>
                <w:color w:val="auto"/>
                <w:szCs w:val="26"/>
              </w:rPr>
              <w:t xml:space="preserve"> đối tượng </w:t>
            </w:r>
            <w:r w:rsidR="006F0256">
              <w:rPr>
                <w:snapToGrid/>
                <w:color w:val="auto"/>
                <w:szCs w:val="26"/>
              </w:rPr>
              <w:t>thuộc</w:t>
            </w:r>
            <w:r w:rsidR="006F0256">
              <w:rPr>
                <w:snapToGrid/>
                <w:color w:val="auto"/>
                <w:szCs w:val="26"/>
                <w:lang w:val="vi-VN"/>
              </w:rPr>
              <w:t xml:space="preserve"> loại đã chọn</w:t>
            </w:r>
          </w:p>
          <w:p w14:paraId="307B7F12" w14:textId="55AF7C34" w:rsidR="00F70292" w:rsidRPr="00BC59BA" w:rsidRDefault="00646544" w:rsidP="00127608">
            <w:pPr>
              <w:pStyle w:val="NormalIndent"/>
              <w:keepNext w:val="0"/>
              <w:keepLines/>
              <w:widowControl w:val="0"/>
              <w:numPr>
                <w:ilvl w:val="0"/>
                <w:numId w:val="15"/>
              </w:numPr>
              <w:spacing w:before="0" w:after="0" w:line="312" w:lineRule="auto"/>
              <w:jc w:val="left"/>
              <w:rPr>
                <w:i/>
                <w:iCs/>
                <w:snapToGrid/>
                <w:color w:val="auto"/>
                <w:szCs w:val="26"/>
                <w:lang w:val="vi-VN"/>
              </w:rPr>
            </w:pPr>
            <w:r w:rsidRPr="00E62DAE">
              <w:rPr>
                <w:bCs/>
                <w:szCs w:val="26"/>
              </w:rPr>
              <w:t>Hệ thống hiển thị bảng chấm điểm tương ứng với điều kiện tìm kiếm</w:t>
            </w:r>
            <w:r w:rsidR="006F0256">
              <w:rPr>
                <w:bCs/>
                <w:szCs w:val="26"/>
                <w:lang w:val="vi-VN"/>
              </w:rPr>
              <w:t xml:space="preserve">. </w:t>
            </w:r>
            <w:r w:rsidR="00F70292">
              <w:rPr>
                <w:bCs/>
                <w:szCs w:val="26"/>
                <w:lang w:val="vi-VN"/>
              </w:rPr>
              <w:t>Thông tin hiển thị mô tả tại chức năng</w:t>
            </w:r>
            <w:r w:rsidR="008D13A6">
              <w:rPr>
                <w:bCs/>
                <w:szCs w:val="26"/>
                <w:lang w:val="vi-VN"/>
              </w:rPr>
              <w:t xml:space="preserve"> </w:t>
            </w:r>
            <w:r w:rsidR="008D13A6">
              <w:rPr>
                <w:bCs/>
                <w:i/>
                <w:iCs/>
                <w:szCs w:val="26"/>
                <w:lang w:val="vi-VN"/>
              </w:rPr>
              <w:t>B</w:t>
            </w:r>
            <w:r w:rsidR="00F70292" w:rsidRPr="00844205">
              <w:rPr>
                <w:bCs/>
                <w:i/>
                <w:iCs/>
                <w:szCs w:val="26"/>
                <w:lang w:val="vi-VN"/>
              </w:rPr>
              <w:t>ảng chấm điểm</w:t>
            </w:r>
          </w:p>
          <w:p w14:paraId="54A459AE" w14:textId="77777777" w:rsidR="00BC59BA" w:rsidRPr="005F3677" w:rsidRDefault="00BC59BA" w:rsidP="00127608">
            <w:pPr>
              <w:pStyle w:val="NormalIndent"/>
              <w:keepNext w:val="0"/>
              <w:keepLines/>
              <w:widowControl w:val="0"/>
              <w:numPr>
                <w:ilvl w:val="0"/>
                <w:numId w:val="15"/>
              </w:numPr>
              <w:spacing w:before="0" w:after="0" w:line="312" w:lineRule="auto"/>
              <w:jc w:val="left"/>
              <w:rPr>
                <w:snapToGrid/>
                <w:color w:val="auto"/>
                <w:szCs w:val="26"/>
                <w:lang w:val="vi-VN"/>
              </w:rPr>
            </w:pPr>
            <w:r w:rsidRPr="005F3677">
              <w:rPr>
                <w:snapToGrid/>
                <w:color w:val="auto"/>
                <w:szCs w:val="26"/>
                <w:lang w:val="vi-VN"/>
              </w:rPr>
              <w:t>Giao diện</w:t>
            </w:r>
            <w:r w:rsidR="005F3677" w:rsidRPr="005F3677">
              <w:rPr>
                <w:snapToGrid/>
                <w:color w:val="auto"/>
                <w:szCs w:val="26"/>
                <w:lang w:val="vi-VN"/>
              </w:rPr>
              <w:t>:</w:t>
            </w:r>
          </w:p>
          <w:p w14:paraId="6EDFAAE9" w14:textId="424289AD" w:rsidR="005F3677" w:rsidRPr="00BC59BA" w:rsidRDefault="00924201"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3" w:anchor="id=s0byd8&amp;p=19__bang_cham_diem&amp;c=1" w:history="1">
              <w:r w:rsidR="005F3677" w:rsidRPr="00A44996">
                <w:rPr>
                  <w:rStyle w:val="Hyperlink"/>
                  <w:snapToGrid/>
                  <w:szCs w:val="26"/>
                  <w:lang w:val="vi-VN"/>
                </w:rPr>
                <w:t>https://f2z0rj.axshare.com/#id=s0byd8&amp;p=19__bang_cham_diem&amp;c=1</w:t>
              </w:r>
            </w:hyperlink>
          </w:p>
        </w:tc>
      </w:tr>
      <w:tr w:rsidR="00646544" w:rsidRPr="00455BC4" w14:paraId="25ECA6E1" w14:textId="77777777" w:rsidTr="00455E54">
        <w:tc>
          <w:tcPr>
            <w:tcW w:w="817" w:type="dxa"/>
            <w:shd w:val="clear" w:color="auto" w:fill="auto"/>
          </w:tcPr>
          <w:p w14:paraId="1A8A0883" w14:textId="77777777" w:rsidR="00646544" w:rsidRPr="006F0256" w:rsidRDefault="00646544" w:rsidP="00911D8A">
            <w:pPr>
              <w:pStyle w:val="ListParagraph"/>
              <w:numPr>
                <w:ilvl w:val="0"/>
                <w:numId w:val="106"/>
              </w:numPr>
              <w:rPr>
                <w:lang w:val="vi-VN"/>
              </w:rPr>
            </w:pPr>
          </w:p>
        </w:tc>
        <w:tc>
          <w:tcPr>
            <w:tcW w:w="1877" w:type="dxa"/>
            <w:shd w:val="clear" w:color="auto" w:fill="auto"/>
          </w:tcPr>
          <w:p w14:paraId="3C755079" w14:textId="42A1AED8" w:rsidR="00646544" w:rsidRPr="002F4F88" w:rsidRDefault="008D13A6" w:rsidP="00455E54">
            <w:pPr>
              <w:keepLines/>
              <w:widowControl w:val="0"/>
              <w:rPr>
                <w:szCs w:val="26"/>
              </w:rPr>
            </w:pPr>
            <w:r>
              <w:rPr>
                <w:bCs/>
                <w:szCs w:val="26"/>
                <w:lang w:val="vi-VN"/>
              </w:rPr>
              <w:t>B</w:t>
            </w:r>
            <w:r w:rsidR="00646544" w:rsidRPr="00E62DAE">
              <w:rPr>
                <w:bCs/>
                <w:szCs w:val="26"/>
              </w:rPr>
              <w:t>ảng chấm điểm</w:t>
            </w:r>
          </w:p>
        </w:tc>
        <w:tc>
          <w:tcPr>
            <w:tcW w:w="6912" w:type="dxa"/>
            <w:shd w:val="clear" w:color="auto" w:fill="auto"/>
          </w:tcPr>
          <w:p w14:paraId="7B9D0559" w14:textId="6964B6D7" w:rsidR="00646544" w:rsidRPr="00DF6A5B"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7C18B9">
              <w:rPr>
                <w:bCs/>
                <w:szCs w:val="26"/>
              </w:rPr>
              <w:t xml:space="preserve">Cho phép </w:t>
            </w:r>
            <w:r>
              <w:rPr>
                <w:bCs/>
                <w:szCs w:val="26"/>
              </w:rPr>
              <w:t xml:space="preserve">NSD </w:t>
            </w:r>
            <w:r w:rsidRPr="007C18B9">
              <w:rPr>
                <w:bCs/>
                <w:szCs w:val="26"/>
              </w:rPr>
              <w:t xml:space="preserve">xem </w:t>
            </w:r>
            <w:r w:rsidR="008D13A6">
              <w:rPr>
                <w:bCs/>
                <w:szCs w:val="26"/>
              </w:rPr>
              <w:t>và</w:t>
            </w:r>
            <w:r w:rsidR="008D13A6">
              <w:rPr>
                <w:bCs/>
                <w:szCs w:val="26"/>
                <w:lang w:val="vi-VN"/>
              </w:rPr>
              <w:t xml:space="preserve"> cập nhật </w:t>
            </w:r>
            <w:r w:rsidRPr="007C18B9">
              <w:rPr>
                <w:bCs/>
                <w:szCs w:val="26"/>
              </w:rPr>
              <w:t>bảng chấm điểm đánh giá</w:t>
            </w:r>
            <w:r>
              <w:rPr>
                <w:bCs/>
                <w:szCs w:val="26"/>
              </w:rPr>
              <w:t xml:space="preserve"> rủi ro của </w:t>
            </w:r>
            <w:r w:rsidR="009852D8">
              <w:rPr>
                <w:bCs/>
                <w:szCs w:val="26"/>
                <w:lang w:val="vi-VN"/>
              </w:rPr>
              <w:t xml:space="preserve">1 </w:t>
            </w:r>
            <w:r>
              <w:rPr>
                <w:bCs/>
                <w:szCs w:val="26"/>
              </w:rPr>
              <w:t>đối tượng</w:t>
            </w:r>
            <w:r w:rsidRPr="007C18B9">
              <w:rPr>
                <w:bCs/>
                <w:szCs w:val="26"/>
              </w:rPr>
              <w:t xml:space="preserve">. Hệ thống hiển thị các </w:t>
            </w:r>
            <w:r w:rsidR="009852D8">
              <w:rPr>
                <w:bCs/>
                <w:szCs w:val="26"/>
              </w:rPr>
              <w:t>nhóm</w:t>
            </w:r>
            <w:r w:rsidR="009852D8">
              <w:rPr>
                <w:bCs/>
                <w:szCs w:val="26"/>
                <w:lang w:val="vi-VN"/>
              </w:rPr>
              <w:t xml:space="preserve"> </w:t>
            </w:r>
            <w:r w:rsidRPr="007C18B9">
              <w:rPr>
                <w:bCs/>
                <w:szCs w:val="26"/>
              </w:rPr>
              <w:t>thông tin</w:t>
            </w:r>
            <w:r w:rsidR="0061057B" w:rsidRPr="00663B47">
              <w:rPr>
                <w:b/>
                <w:szCs w:val="26"/>
                <w:lang w:val="vi-VN"/>
              </w:rPr>
              <w:t xml:space="preserve"> chia thành từng tab</w:t>
            </w:r>
            <w:r w:rsidR="0061057B">
              <w:rPr>
                <w:bCs/>
                <w:szCs w:val="26"/>
                <w:lang w:val="vi-VN"/>
              </w:rPr>
              <w:t xml:space="preserve"> như sau:</w:t>
            </w:r>
          </w:p>
          <w:p w14:paraId="51E32DE7" w14:textId="1D311D93" w:rsidR="00646544" w:rsidRPr="00790BE7" w:rsidRDefault="00790BE7" w:rsidP="00911D8A">
            <w:pPr>
              <w:pStyle w:val="NormalIndent"/>
              <w:keepNext w:val="0"/>
              <w:keepLines/>
              <w:widowControl w:val="0"/>
              <w:numPr>
                <w:ilvl w:val="0"/>
                <w:numId w:val="108"/>
              </w:numPr>
              <w:spacing w:before="0" w:after="0" w:line="312" w:lineRule="auto"/>
              <w:jc w:val="left"/>
              <w:rPr>
                <w:b/>
                <w:snapToGrid/>
                <w:color w:val="auto"/>
                <w:szCs w:val="26"/>
              </w:rPr>
            </w:pPr>
            <w:r>
              <w:rPr>
                <w:b/>
                <w:bCs/>
                <w:szCs w:val="26"/>
              </w:rPr>
              <w:t>Bảng</w:t>
            </w:r>
            <w:r>
              <w:rPr>
                <w:b/>
                <w:bCs/>
                <w:szCs w:val="26"/>
                <w:lang w:val="vi-VN"/>
              </w:rPr>
              <w:t xml:space="preserve"> chấm điểm</w:t>
            </w:r>
          </w:p>
          <w:p w14:paraId="004840A9" w14:textId="7C089E98" w:rsidR="00790BE7" w:rsidRPr="008A6888" w:rsidRDefault="008A6888" w:rsidP="00790BE7">
            <w:pPr>
              <w:pStyle w:val="NormalIndent"/>
              <w:keepNext w:val="0"/>
              <w:keepLines/>
              <w:widowControl w:val="0"/>
              <w:numPr>
                <w:ilvl w:val="0"/>
                <w:numId w:val="0"/>
              </w:numPr>
              <w:spacing w:before="0" w:after="0" w:line="312" w:lineRule="auto"/>
              <w:jc w:val="left"/>
              <w:rPr>
                <w:b/>
                <w:snapToGrid/>
                <w:color w:val="auto"/>
                <w:szCs w:val="26"/>
                <w:lang w:val="vi-VN"/>
              </w:rPr>
            </w:pPr>
            <w:r>
              <w:rPr>
                <w:b/>
                <w:snapToGrid/>
                <w:color w:val="auto"/>
                <w:szCs w:val="26"/>
                <w:lang w:val="vi-VN"/>
              </w:rPr>
              <w:t xml:space="preserve">1.1 </w:t>
            </w:r>
            <w:r>
              <w:rPr>
                <w:b/>
                <w:snapToGrid/>
                <w:color w:val="auto"/>
                <w:szCs w:val="26"/>
              </w:rPr>
              <w:t>Thông</w:t>
            </w:r>
            <w:r>
              <w:rPr>
                <w:b/>
                <w:snapToGrid/>
                <w:color w:val="auto"/>
                <w:szCs w:val="26"/>
                <w:lang w:val="vi-VN"/>
              </w:rPr>
              <w:t xml:space="preserve"> tin chung </w:t>
            </w:r>
          </w:p>
          <w:p w14:paraId="0A30824B" w14:textId="6A55F5DE" w:rsidR="00D6707D" w:rsidRPr="00514585" w:rsidRDefault="00D6707D" w:rsidP="00911D8A">
            <w:pPr>
              <w:pStyle w:val="NormalIndent"/>
              <w:keepNext w:val="0"/>
              <w:keepLines/>
              <w:widowControl w:val="0"/>
              <w:numPr>
                <w:ilvl w:val="0"/>
                <w:numId w:val="107"/>
              </w:numPr>
              <w:spacing w:before="0" w:after="0" w:line="312" w:lineRule="auto"/>
              <w:jc w:val="left"/>
              <w:rPr>
                <w:snapToGrid/>
                <w:color w:val="auto"/>
                <w:szCs w:val="26"/>
                <w:lang w:val="vi-VN"/>
              </w:rPr>
            </w:pPr>
            <w:r w:rsidRPr="00514585">
              <w:rPr>
                <w:b/>
                <w:bCs/>
                <w:snapToGrid/>
                <w:color w:val="auto"/>
                <w:szCs w:val="26"/>
                <w:lang w:val="vi-VN"/>
              </w:rPr>
              <w:lastRenderedPageBreak/>
              <w:t>Đối tượng</w:t>
            </w:r>
            <w:r w:rsidR="00514585">
              <w:rPr>
                <w:b/>
                <w:bCs/>
                <w:snapToGrid/>
                <w:color w:val="auto"/>
                <w:szCs w:val="26"/>
                <w:lang w:val="vi-VN"/>
              </w:rPr>
              <w:t xml:space="preserve"> được đánh giá</w:t>
            </w:r>
            <w:r w:rsidRPr="00514585">
              <w:rPr>
                <w:b/>
                <w:bCs/>
                <w:snapToGrid/>
                <w:color w:val="auto"/>
                <w:szCs w:val="26"/>
                <w:lang w:val="vi-VN"/>
              </w:rPr>
              <w:t>:</w:t>
            </w:r>
            <w:r w:rsidRPr="00514585">
              <w:rPr>
                <w:snapToGrid/>
                <w:color w:val="auto"/>
                <w:szCs w:val="26"/>
                <w:lang w:val="vi-VN"/>
              </w:rPr>
              <w:t xml:space="preserve"> hệ thống hiển</w:t>
            </w:r>
            <w:r>
              <w:rPr>
                <w:snapToGrid/>
                <w:color w:val="auto"/>
                <w:szCs w:val="26"/>
                <w:lang w:val="vi-VN"/>
              </w:rPr>
              <w:t xml:space="preserve"> thị tên đối tượng</w:t>
            </w:r>
            <w:r w:rsidRPr="00514585">
              <w:rPr>
                <w:snapToGrid/>
                <w:color w:val="auto"/>
                <w:szCs w:val="26"/>
                <w:lang w:val="vi-VN"/>
              </w:rPr>
              <w:t xml:space="preserve"> tương ứng với điều</w:t>
            </w:r>
            <w:r>
              <w:rPr>
                <w:snapToGrid/>
                <w:color w:val="auto"/>
                <w:szCs w:val="26"/>
                <w:lang w:val="vi-VN"/>
              </w:rPr>
              <w:t xml:space="preserve"> kiện tìm kiếm, read-only</w:t>
            </w:r>
          </w:p>
          <w:p w14:paraId="20B736EA" w14:textId="2D8FB7A3"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Tổng điểm:</w:t>
            </w:r>
            <w:r w:rsidRPr="00C656EF">
              <w:rPr>
                <w:snapToGrid/>
                <w:color w:val="auto"/>
                <w:szCs w:val="26"/>
                <w:lang w:val="vi-VN"/>
              </w:rPr>
              <w:t xml:space="preserve"> </w:t>
            </w:r>
            <w:r w:rsidRPr="00C656EF">
              <w:rPr>
                <w:bCs/>
                <w:szCs w:val="26"/>
                <w:lang w:val="vi-VN"/>
              </w:rPr>
              <w:t xml:space="preserve">hệ thống tự động tính: </w:t>
            </w:r>
            <w:r w:rsidRPr="00C656EF">
              <w:rPr>
                <w:szCs w:val="26"/>
                <w:lang w:val="vi-VN"/>
              </w:rPr>
              <w:t xml:space="preserve">Điểm rủi ro tổng thể của 1 đối tượng là tổng điểm bình quân gia quyền của tất cả các yếu tố </w:t>
            </w:r>
            <w:r w:rsidR="009B14CF" w:rsidRPr="00C656EF">
              <w:rPr>
                <w:szCs w:val="26"/>
                <w:lang w:val="vi-VN"/>
              </w:rPr>
              <w:t>rủi</w:t>
            </w:r>
            <w:r w:rsidR="009B14CF">
              <w:rPr>
                <w:szCs w:val="26"/>
                <w:lang w:val="vi-VN"/>
              </w:rPr>
              <w:t xml:space="preserve"> ro </w:t>
            </w:r>
            <w:r w:rsidR="00CB3658">
              <w:rPr>
                <w:szCs w:val="26"/>
                <w:lang w:val="vi-VN"/>
              </w:rPr>
              <w:t>ở cấp cao nhất trong bảng chấm điểm</w:t>
            </w:r>
          </w:p>
          <w:p w14:paraId="2FC261E3" w14:textId="29ACDEB1" w:rsidR="00646544" w:rsidRPr="00C656EF" w:rsidRDefault="00646544" w:rsidP="00911D8A">
            <w:pPr>
              <w:pStyle w:val="NormalIndent"/>
              <w:keepNext w:val="0"/>
              <w:keepLines/>
              <w:widowControl w:val="0"/>
              <w:numPr>
                <w:ilvl w:val="0"/>
                <w:numId w:val="109"/>
              </w:numPr>
              <w:spacing w:before="0" w:after="0" w:line="312" w:lineRule="auto"/>
              <w:jc w:val="left"/>
              <w:rPr>
                <w:snapToGrid/>
                <w:color w:val="auto"/>
                <w:szCs w:val="26"/>
                <w:lang w:val="vi-VN"/>
              </w:rPr>
            </w:pPr>
            <w:r w:rsidRPr="00C656EF">
              <w:rPr>
                <w:b/>
                <w:bCs/>
                <w:snapToGrid/>
                <w:color w:val="auto"/>
                <w:szCs w:val="26"/>
                <w:lang w:val="vi-VN"/>
              </w:rPr>
              <w:t>Xếp hạng rủi ro:</w:t>
            </w:r>
            <w:r w:rsidRPr="00C656EF">
              <w:rPr>
                <w:snapToGrid/>
                <w:color w:val="auto"/>
                <w:szCs w:val="26"/>
                <w:lang w:val="vi-VN"/>
              </w:rPr>
              <w:t xml:space="preserve"> </w:t>
            </w:r>
            <w:r w:rsidR="00CB3658" w:rsidRPr="00C656EF">
              <w:rPr>
                <w:snapToGrid/>
                <w:color w:val="auto"/>
                <w:szCs w:val="26"/>
                <w:lang w:val="vi-VN"/>
              </w:rPr>
              <w:t>hệ</w:t>
            </w:r>
            <w:r w:rsidR="00CB3658">
              <w:rPr>
                <w:snapToGrid/>
                <w:color w:val="auto"/>
                <w:szCs w:val="26"/>
                <w:lang w:val="vi-VN"/>
              </w:rPr>
              <w:t xml:space="preserve"> thống căn cứ thang điểm xếp </w:t>
            </w:r>
            <w:r w:rsidR="00042A03">
              <w:rPr>
                <w:snapToGrid/>
                <w:color w:val="auto"/>
                <w:szCs w:val="26"/>
                <w:lang w:val="vi-VN"/>
              </w:rPr>
              <w:t xml:space="preserve">hạng </w:t>
            </w:r>
            <w:r w:rsidR="00042A03" w:rsidRPr="00441F7C">
              <w:rPr>
                <w:i/>
                <w:iCs/>
                <w:snapToGrid/>
                <w:color w:val="0070C0"/>
                <w:szCs w:val="26"/>
                <w:lang w:val="vi-VN"/>
              </w:rPr>
              <w:t>(mục 3.2.3)</w:t>
            </w:r>
            <w:r w:rsidR="00042A03">
              <w:rPr>
                <w:snapToGrid/>
                <w:color w:val="auto"/>
                <w:szCs w:val="26"/>
                <w:lang w:val="vi-VN"/>
              </w:rPr>
              <w:t xml:space="preserve"> </w:t>
            </w:r>
            <w:r w:rsidR="00767CD0">
              <w:rPr>
                <w:snapToGrid/>
                <w:color w:val="auto"/>
                <w:szCs w:val="26"/>
                <w:lang w:val="vi-VN"/>
              </w:rPr>
              <w:t xml:space="preserve">để tự động quy đổi từ tổng </w:t>
            </w:r>
            <w:r w:rsidR="00053498">
              <w:rPr>
                <w:snapToGrid/>
                <w:color w:val="auto"/>
                <w:szCs w:val="26"/>
                <w:lang w:val="vi-VN"/>
              </w:rPr>
              <w:t>điểm sang mức xếp hạng rủi ro tương ứng</w:t>
            </w:r>
            <w:r w:rsidRPr="00C656EF">
              <w:rPr>
                <w:snapToGrid/>
                <w:color w:val="auto"/>
                <w:szCs w:val="26"/>
                <w:lang w:val="vi-VN"/>
              </w:rPr>
              <w:t>.</w:t>
            </w:r>
          </w:p>
          <w:p w14:paraId="6CF00CC7" w14:textId="3B9A153B" w:rsidR="00F36AA4" w:rsidRDefault="00646544" w:rsidP="00911D8A">
            <w:pPr>
              <w:pStyle w:val="NormalIndent"/>
              <w:keepNext w:val="0"/>
              <w:keepLines/>
              <w:widowControl w:val="0"/>
              <w:numPr>
                <w:ilvl w:val="0"/>
                <w:numId w:val="109"/>
              </w:numPr>
              <w:spacing w:before="0" w:after="0" w:line="312" w:lineRule="auto"/>
              <w:jc w:val="left"/>
              <w:rPr>
                <w:snapToGrid/>
                <w:color w:val="auto"/>
                <w:szCs w:val="26"/>
              </w:rPr>
            </w:pPr>
            <w:r w:rsidRPr="00053498">
              <w:rPr>
                <w:b/>
                <w:bCs/>
                <w:snapToGrid/>
                <w:color w:val="auto"/>
                <w:szCs w:val="26"/>
              </w:rPr>
              <w:t>Trạng thái chấm điểm:</w:t>
            </w:r>
            <w:r>
              <w:rPr>
                <w:snapToGrid/>
                <w:color w:val="auto"/>
                <w:szCs w:val="26"/>
              </w:rPr>
              <w:t xml:space="preserve"> </w:t>
            </w:r>
            <w:r w:rsidR="000A37F9">
              <w:rPr>
                <w:snapToGrid/>
                <w:color w:val="auto"/>
                <w:szCs w:val="26"/>
              </w:rPr>
              <w:t>read</w:t>
            </w:r>
            <w:r w:rsidR="000A37F9">
              <w:rPr>
                <w:snapToGrid/>
                <w:color w:val="auto"/>
                <w:szCs w:val="26"/>
                <w:lang w:val="vi-VN"/>
              </w:rPr>
              <w:t>-only</w:t>
            </w:r>
          </w:p>
          <w:p w14:paraId="0874E3CE" w14:textId="170928FF"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K</w:t>
            </w:r>
            <w:r w:rsidR="00137AC9">
              <w:rPr>
                <w:snapToGrid/>
                <w:color w:val="auto"/>
                <w:szCs w:val="26"/>
              </w:rPr>
              <w:t>hi</w:t>
            </w:r>
            <w:r w:rsidR="00137AC9">
              <w:rPr>
                <w:snapToGrid/>
                <w:color w:val="auto"/>
                <w:szCs w:val="26"/>
                <w:lang w:val="vi-VN"/>
              </w:rPr>
              <w:t xml:space="preserve"> chưa có yếu tố nào có điểm thì trạng thái bỏ trống</w:t>
            </w:r>
          </w:p>
          <w:p w14:paraId="61E31851" w14:textId="77777777" w:rsidR="00F36AA4" w:rsidRPr="00F36AA4" w:rsidRDefault="00F36AA4" w:rsidP="00911D8A">
            <w:pPr>
              <w:pStyle w:val="NormalIndent"/>
              <w:keepNext w:val="0"/>
              <w:keepLines/>
              <w:widowControl w:val="0"/>
              <w:numPr>
                <w:ilvl w:val="0"/>
                <w:numId w:val="168"/>
              </w:numPr>
              <w:spacing w:before="0" w:after="0" w:line="312" w:lineRule="auto"/>
              <w:jc w:val="left"/>
              <w:rPr>
                <w:snapToGrid/>
                <w:color w:val="auto"/>
                <w:szCs w:val="26"/>
              </w:rPr>
            </w:pPr>
            <w:r>
              <w:rPr>
                <w:snapToGrid/>
                <w:color w:val="auto"/>
                <w:szCs w:val="26"/>
                <w:lang w:val="vi-VN"/>
              </w:rPr>
              <w:t>C</w:t>
            </w:r>
            <w:r w:rsidR="00137AC9">
              <w:rPr>
                <w:snapToGrid/>
                <w:color w:val="auto"/>
                <w:szCs w:val="26"/>
                <w:lang w:val="vi-VN"/>
              </w:rPr>
              <w:t xml:space="preserve">ó ít nhất 1 yếu tố </w:t>
            </w:r>
            <w:r>
              <w:rPr>
                <w:snapToGrid/>
                <w:color w:val="auto"/>
                <w:szCs w:val="26"/>
                <w:lang w:val="vi-VN"/>
              </w:rPr>
              <w:t xml:space="preserve">có điểm trạng thái là </w:t>
            </w:r>
            <w:r w:rsidRPr="000A37F9">
              <w:rPr>
                <w:b/>
                <w:bCs/>
                <w:snapToGrid/>
                <w:color w:val="auto"/>
                <w:szCs w:val="26"/>
                <w:lang w:val="vi-VN"/>
              </w:rPr>
              <w:t>Đang thực hiện</w:t>
            </w:r>
            <w:r w:rsidR="00646544">
              <w:rPr>
                <w:bCs/>
                <w:szCs w:val="26"/>
              </w:rPr>
              <w:t>.</w:t>
            </w:r>
          </w:p>
          <w:p w14:paraId="4F320D41" w14:textId="27AD19D8" w:rsidR="00646544" w:rsidRPr="008E0183" w:rsidRDefault="0098337B" w:rsidP="00911D8A">
            <w:pPr>
              <w:pStyle w:val="NormalIndent"/>
              <w:keepNext w:val="0"/>
              <w:keepLines/>
              <w:widowControl w:val="0"/>
              <w:numPr>
                <w:ilvl w:val="0"/>
                <w:numId w:val="168"/>
              </w:numPr>
              <w:spacing w:before="0" w:after="0" w:line="312" w:lineRule="auto"/>
              <w:jc w:val="left"/>
              <w:rPr>
                <w:snapToGrid/>
                <w:color w:val="auto"/>
                <w:szCs w:val="26"/>
              </w:rPr>
            </w:pPr>
            <w:r>
              <w:rPr>
                <w:bCs/>
                <w:szCs w:val="26"/>
              </w:rPr>
              <w:t>Khi</w:t>
            </w:r>
            <w:r>
              <w:rPr>
                <w:bCs/>
                <w:szCs w:val="26"/>
                <w:lang w:val="vi-VN"/>
              </w:rPr>
              <w:t xml:space="preserve"> tất cả các yếu tố </w:t>
            </w:r>
            <w:r w:rsidR="00CD6FB8">
              <w:rPr>
                <w:bCs/>
                <w:szCs w:val="26"/>
                <w:lang w:val="vi-VN"/>
              </w:rPr>
              <w:t>đều đã</w:t>
            </w:r>
            <w:r>
              <w:rPr>
                <w:bCs/>
                <w:szCs w:val="26"/>
                <w:lang w:val="vi-VN"/>
              </w:rPr>
              <w:t xml:space="preserve"> </w:t>
            </w:r>
            <w:r w:rsidR="00F36AA4">
              <w:rPr>
                <w:bCs/>
                <w:szCs w:val="26"/>
                <w:lang w:val="vi-VN"/>
              </w:rPr>
              <w:t xml:space="preserve">có </w:t>
            </w:r>
            <w:r>
              <w:rPr>
                <w:bCs/>
                <w:szCs w:val="26"/>
                <w:lang w:val="vi-VN"/>
              </w:rPr>
              <w:t xml:space="preserve">điểm </w:t>
            </w:r>
            <w:r w:rsidR="00F05EFC">
              <w:rPr>
                <w:bCs/>
                <w:szCs w:val="26"/>
                <w:lang w:val="vi-VN"/>
              </w:rPr>
              <w:t xml:space="preserve">thì trạng thái </w:t>
            </w:r>
            <w:r w:rsidR="000A37F9">
              <w:rPr>
                <w:bCs/>
                <w:szCs w:val="26"/>
                <w:lang w:val="vi-VN"/>
              </w:rPr>
              <w:t xml:space="preserve">là </w:t>
            </w:r>
            <w:r w:rsidR="00F05EFC" w:rsidRPr="000A37F9">
              <w:rPr>
                <w:b/>
                <w:szCs w:val="26"/>
                <w:lang w:val="vi-VN"/>
              </w:rPr>
              <w:t>Hoàn thành</w:t>
            </w:r>
            <w:r w:rsidR="00646544">
              <w:rPr>
                <w:bCs/>
                <w:szCs w:val="26"/>
              </w:rPr>
              <w:t>.</w:t>
            </w:r>
          </w:p>
          <w:p w14:paraId="4E335941" w14:textId="6ECE05F6" w:rsidR="00646544" w:rsidRPr="00E429B8" w:rsidRDefault="008A6888" w:rsidP="008A6888">
            <w:pPr>
              <w:pStyle w:val="NormalIndent"/>
              <w:keepNext w:val="0"/>
              <w:keepLines/>
              <w:widowControl w:val="0"/>
              <w:numPr>
                <w:ilvl w:val="0"/>
                <w:numId w:val="0"/>
              </w:numPr>
              <w:spacing w:before="0" w:after="0" w:line="312" w:lineRule="auto"/>
              <w:jc w:val="left"/>
              <w:rPr>
                <w:b/>
                <w:snapToGrid/>
                <w:color w:val="auto"/>
                <w:szCs w:val="26"/>
              </w:rPr>
            </w:pPr>
            <w:r>
              <w:rPr>
                <w:b/>
                <w:bCs/>
                <w:szCs w:val="26"/>
                <w:lang w:val="vi-VN"/>
              </w:rPr>
              <w:t xml:space="preserve">1.2 </w:t>
            </w:r>
            <w:r w:rsidR="00646544" w:rsidRPr="00E429B8">
              <w:rPr>
                <w:b/>
                <w:bCs/>
                <w:szCs w:val="26"/>
              </w:rPr>
              <w:t>Bảng chấm điểm</w:t>
            </w:r>
            <w:r>
              <w:rPr>
                <w:b/>
                <w:bCs/>
                <w:szCs w:val="26"/>
                <w:lang w:val="vi-VN"/>
              </w:rPr>
              <w:t xml:space="preserve"> chi tiết</w:t>
            </w:r>
          </w:p>
          <w:p w14:paraId="22F404A8" w14:textId="39B740B7" w:rsidR="00646544" w:rsidRPr="000013EC"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1B6A02">
              <w:rPr>
                <w:szCs w:val="26"/>
              </w:rPr>
              <w:t xml:space="preserve">Hiển thị </w:t>
            </w:r>
            <w:r>
              <w:rPr>
                <w:szCs w:val="26"/>
              </w:rPr>
              <w:t xml:space="preserve">danh sách yếu tố rủi ro </w:t>
            </w:r>
            <w:r w:rsidR="00B26805" w:rsidRPr="009A2D15">
              <w:rPr>
                <w:szCs w:val="26"/>
                <w:lang w:val="vi-VN"/>
              </w:rPr>
              <w:t>ở trạng thái Sử dụng</w:t>
            </w:r>
            <w:r w:rsidR="00B26805">
              <w:rPr>
                <w:szCs w:val="26"/>
                <w:lang w:val="vi-VN"/>
              </w:rPr>
              <w:t xml:space="preserve"> </w:t>
            </w:r>
            <w:r w:rsidR="0097056D" w:rsidRPr="00AB7D4F">
              <w:rPr>
                <w:i/>
                <w:iCs/>
                <w:color w:val="0070C0"/>
                <w:szCs w:val="26"/>
                <w:lang w:val="vi-VN"/>
              </w:rPr>
              <w:t>(</w:t>
            </w:r>
            <w:r w:rsidR="0097056D" w:rsidRPr="00AB7D4F">
              <w:rPr>
                <w:i/>
                <w:iCs/>
                <w:color w:val="0070C0"/>
                <w:szCs w:val="26"/>
              </w:rPr>
              <w:t>mục 3.2.1</w:t>
            </w:r>
            <w:r w:rsidR="0097056D" w:rsidRPr="00AB7D4F">
              <w:rPr>
                <w:i/>
                <w:iCs/>
                <w:color w:val="0070C0"/>
                <w:szCs w:val="26"/>
                <w:lang w:val="vi-VN"/>
              </w:rPr>
              <w:t>)</w:t>
            </w:r>
            <w:r w:rsidR="0097056D" w:rsidRPr="00AB7D4F">
              <w:rPr>
                <w:i/>
                <w:iCs/>
                <w:color w:val="0070C0"/>
                <w:szCs w:val="26"/>
              </w:rPr>
              <w:t xml:space="preserve"> </w:t>
            </w:r>
            <w:r w:rsidR="0097056D">
              <w:rPr>
                <w:szCs w:val="26"/>
              </w:rPr>
              <w:t>áp</w:t>
            </w:r>
            <w:r w:rsidR="0097056D">
              <w:rPr>
                <w:szCs w:val="26"/>
                <w:lang w:val="vi-VN"/>
              </w:rPr>
              <w:t xml:space="preserve"> dụng cho đối tượng đã chọn</w:t>
            </w:r>
            <w:r w:rsidR="004F2FB5">
              <w:rPr>
                <w:szCs w:val="26"/>
                <w:lang w:val="vi-VN"/>
              </w:rPr>
              <w:t xml:space="preserve">, </w:t>
            </w:r>
            <w:r w:rsidRPr="001B6A02">
              <w:rPr>
                <w:szCs w:val="26"/>
              </w:rPr>
              <w:t>gồm các thông tin</w:t>
            </w:r>
            <w:r>
              <w:rPr>
                <w:szCs w:val="26"/>
              </w:rPr>
              <w:t>:</w:t>
            </w:r>
          </w:p>
          <w:p w14:paraId="0663660B"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Mã yếu tố: mã yếu tố rủi ro</w:t>
            </w:r>
          </w:p>
          <w:p w14:paraId="2E4E72A3" w14:textId="77777777"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Tên yếu tố: Tên yếu tố rủi ro</w:t>
            </w:r>
          </w:p>
          <w:p w14:paraId="1290AB5D" w14:textId="60DBF56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 xml:space="preserve">Trọng số: Trọng số </w:t>
            </w:r>
            <w:r w:rsidR="00F86209">
              <w:rPr>
                <w:snapToGrid/>
                <w:color w:val="auto"/>
                <w:szCs w:val="26"/>
              </w:rPr>
              <w:t>của</w:t>
            </w:r>
            <w:r w:rsidR="00F86209">
              <w:rPr>
                <w:snapToGrid/>
                <w:color w:val="auto"/>
                <w:szCs w:val="26"/>
                <w:lang w:val="vi-VN"/>
              </w:rPr>
              <w:t xml:space="preserve"> </w:t>
            </w:r>
            <w:r>
              <w:rPr>
                <w:snapToGrid/>
                <w:color w:val="auto"/>
                <w:szCs w:val="26"/>
              </w:rPr>
              <w:t>yếu tố rủi ro</w:t>
            </w:r>
            <w:r w:rsidR="00F86209">
              <w:rPr>
                <w:snapToGrid/>
                <w:color w:val="auto"/>
                <w:szCs w:val="26"/>
                <w:lang w:val="vi-VN"/>
              </w:rPr>
              <w:t xml:space="preserve"> hoặc trọng số điều chỉnh (nếu có)</w:t>
            </w:r>
          </w:p>
          <w:p w14:paraId="7E6BD8BE" w14:textId="31757E9E" w:rsidR="00F46D73" w:rsidRDefault="00F46D73"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Phương</w:t>
            </w:r>
            <w:r>
              <w:rPr>
                <w:snapToGrid/>
                <w:color w:val="auto"/>
                <w:szCs w:val="26"/>
                <w:lang w:val="vi-VN"/>
              </w:rPr>
              <w:t xml:space="preserve"> thức chấm </w:t>
            </w:r>
            <w:r w:rsidR="00E92DA4">
              <w:rPr>
                <w:snapToGrid/>
                <w:color w:val="auto"/>
                <w:szCs w:val="26"/>
                <w:lang w:val="vi-VN"/>
              </w:rPr>
              <w:t>điểm</w:t>
            </w:r>
          </w:p>
          <w:p w14:paraId="530AC196" w14:textId="4C2BED98" w:rsidR="00646544" w:rsidRPr="00CB0669"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sidRPr="00CB0669">
              <w:rPr>
                <w:snapToGrid/>
                <w:color w:val="auto"/>
                <w:szCs w:val="26"/>
              </w:rPr>
              <w:t>Giá trị: hiển thị giá trị yế</w:t>
            </w:r>
            <w:r w:rsidR="00F01CDD" w:rsidRPr="00CB0669">
              <w:rPr>
                <w:snapToGrid/>
                <w:color w:val="auto"/>
                <w:szCs w:val="26"/>
                <w:lang w:val="vi-VN"/>
              </w:rPr>
              <w:t>u tố chấm tự động</w:t>
            </w:r>
            <w:r w:rsidRPr="00CB0669">
              <w:rPr>
                <w:snapToGrid/>
                <w:color w:val="auto"/>
                <w:szCs w:val="26"/>
              </w:rPr>
              <w:t xml:space="preserve">. Giá trị có thể </w:t>
            </w:r>
            <w:r w:rsidR="00F14A48" w:rsidRPr="00CB0669">
              <w:rPr>
                <w:snapToGrid/>
                <w:color w:val="auto"/>
                <w:szCs w:val="26"/>
              </w:rPr>
              <w:t>do</w:t>
            </w:r>
            <w:r w:rsidR="00F14A48" w:rsidRPr="00CB0669">
              <w:rPr>
                <w:snapToGrid/>
                <w:color w:val="auto"/>
                <w:szCs w:val="26"/>
                <w:lang w:val="vi-VN"/>
              </w:rPr>
              <w:t xml:space="preserve"> </w:t>
            </w:r>
            <w:r w:rsidRPr="00CB0669">
              <w:rPr>
                <w:snapToGrid/>
                <w:color w:val="auto"/>
                <w:szCs w:val="26"/>
              </w:rPr>
              <w:t>hệ thống t</w:t>
            </w:r>
            <w:r w:rsidR="00F14A48" w:rsidRPr="00CB0669">
              <w:rPr>
                <w:snapToGrid/>
                <w:color w:val="auto"/>
                <w:szCs w:val="26"/>
                <w:lang w:val="vi-VN"/>
              </w:rPr>
              <w:t xml:space="preserve">ự động tính </w:t>
            </w:r>
            <w:r w:rsidRPr="00CB0669">
              <w:rPr>
                <w:snapToGrid/>
                <w:color w:val="auto"/>
                <w:szCs w:val="26"/>
              </w:rPr>
              <w:t xml:space="preserve">dựa vào công thức đã thiết lập hoặc do người dùng nhập vào </w:t>
            </w:r>
            <w:r w:rsidR="00F01CDD" w:rsidRPr="00CB0669">
              <w:rPr>
                <w:snapToGrid/>
                <w:color w:val="auto"/>
                <w:szCs w:val="26"/>
              </w:rPr>
              <w:t>hệ</w:t>
            </w:r>
            <w:r w:rsidR="00F01CDD" w:rsidRPr="00CB0669">
              <w:rPr>
                <w:snapToGrid/>
                <w:color w:val="auto"/>
                <w:szCs w:val="26"/>
                <w:lang w:val="vi-VN"/>
              </w:rPr>
              <w:t xml:space="preserve"> thống trên màn hình Chấm điểm rủi ro</w:t>
            </w:r>
          </w:p>
          <w:p w14:paraId="48FCC2C8" w14:textId="0F98C654" w:rsidR="00646544" w:rsidRDefault="00646544"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Điểm</w:t>
            </w:r>
            <w:r w:rsidR="00982610">
              <w:rPr>
                <w:snapToGrid/>
                <w:color w:val="auto"/>
                <w:szCs w:val="26"/>
                <w:lang w:val="vi-VN"/>
              </w:rPr>
              <w:t>: điểm chấm ch</w:t>
            </w:r>
            <w:r w:rsidR="000A6BD0">
              <w:rPr>
                <w:snapToGrid/>
                <w:color w:val="auto"/>
                <w:szCs w:val="26"/>
                <w:lang w:val="vi-VN"/>
              </w:rPr>
              <w:t xml:space="preserve">o </w:t>
            </w:r>
            <w:r w:rsidR="00982610">
              <w:rPr>
                <w:snapToGrid/>
                <w:color w:val="auto"/>
                <w:szCs w:val="26"/>
                <w:lang w:val="vi-VN"/>
              </w:rPr>
              <w:t>yếu tố</w:t>
            </w:r>
          </w:p>
          <w:p w14:paraId="3B9E4137" w14:textId="77777777" w:rsidR="00FA3FC2" w:rsidRDefault="008A2742" w:rsidP="00911D8A">
            <w:pPr>
              <w:pStyle w:val="NormalIndent"/>
              <w:keepNext w:val="0"/>
              <w:keepLines/>
              <w:widowControl w:val="0"/>
              <w:numPr>
                <w:ilvl w:val="0"/>
                <w:numId w:val="106"/>
              </w:numPr>
              <w:spacing w:before="0" w:after="0" w:line="312" w:lineRule="auto"/>
              <w:jc w:val="left"/>
              <w:rPr>
                <w:b/>
                <w:bCs/>
                <w:snapToGrid/>
                <w:color w:val="auto"/>
                <w:szCs w:val="26"/>
                <w:lang w:val="vi-VN"/>
              </w:rPr>
            </w:pPr>
            <w:r w:rsidRPr="008A2742">
              <w:rPr>
                <w:b/>
                <w:bCs/>
                <w:snapToGrid/>
                <w:color w:val="auto"/>
                <w:szCs w:val="26"/>
                <w:lang w:val="vi-VN"/>
              </w:rPr>
              <w:t xml:space="preserve">Thông tin về đối </w:t>
            </w:r>
            <w:r>
              <w:rPr>
                <w:b/>
                <w:bCs/>
                <w:snapToGrid/>
                <w:color w:val="auto"/>
                <w:szCs w:val="26"/>
                <w:lang w:val="vi-VN"/>
              </w:rPr>
              <w:t>tượng</w:t>
            </w:r>
          </w:p>
          <w:p w14:paraId="29C051AB" w14:textId="47D4DABC" w:rsidR="00082C23" w:rsidRDefault="00082C23" w:rsidP="00082C2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Với </w:t>
            </w:r>
            <w:r w:rsidRPr="00982F66">
              <w:rPr>
                <w:i/>
                <w:iCs/>
                <w:snapToGrid/>
                <w:color w:val="auto"/>
                <w:szCs w:val="26"/>
                <w:lang w:val="vi-VN"/>
              </w:rPr>
              <w:t>loại đối tượng là Đơn vị</w:t>
            </w:r>
            <w:r>
              <w:rPr>
                <w:snapToGrid/>
                <w:color w:val="auto"/>
                <w:szCs w:val="26"/>
                <w:lang w:val="vi-VN"/>
              </w:rPr>
              <w:t>, hệ thống hiển thị các thông tin sau</w:t>
            </w:r>
            <w:r w:rsidR="00436E08">
              <w:rPr>
                <w:snapToGrid/>
                <w:color w:val="auto"/>
                <w:szCs w:val="26"/>
                <w:lang w:val="vi-VN"/>
              </w:rPr>
              <w:t>, mặc định sao chép thông tin từ bảng chấm điểm gần nhất của đối tượng và cho phép người dùng sửa lại:</w:t>
            </w:r>
          </w:p>
          <w:p w14:paraId="06E2985D" w14:textId="62C77F68"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Mục tiêu/chiến lược: </w:t>
            </w:r>
            <w:r w:rsidR="00982F66">
              <w:rPr>
                <w:snapToGrid/>
                <w:color w:val="auto"/>
                <w:szCs w:val="26"/>
                <w:lang w:val="vi-VN"/>
              </w:rPr>
              <w:t>nhập đoạn text</w:t>
            </w:r>
          </w:p>
          <w:p w14:paraId="3DFBCCF3" w14:textId="173DF364"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0406AE">
              <w:rPr>
                <w:snapToGrid/>
                <w:color w:val="auto"/>
                <w:szCs w:val="26"/>
                <w:lang w:val="vi-VN"/>
              </w:rPr>
              <w:t xml:space="preserve">Quy trình chính: read-only, hệ thống tự động lấy ra Tên của các quy trình ở trạng thái Sử dụng liên quan đến đơn vị hiện tại từ </w:t>
            </w:r>
            <w:r w:rsidRPr="00B21F9E">
              <w:rPr>
                <w:i/>
                <w:iCs/>
                <w:snapToGrid/>
                <w:color w:val="0070C0"/>
                <w:szCs w:val="26"/>
                <w:lang w:val="vi-VN"/>
              </w:rPr>
              <w:t>mục 3.1.</w:t>
            </w:r>
            <w:r w:rsidR="00B21F9E">
              <w:rPr>
                <w:i/>
                <w:iCs/>
                <w:snapToGrid/>
                <w:color w:val="0070C0"/>
                <w:szCs w:val="26"/>
                <w:lang w:val="vi-VN"/>
              </w:rPr>
              <w:t>3</w:t>
            </w:r>
            <w:r w:rsidRPr="00B21F9E">
              <w:rPr>
                <w:i/>
                <w:iCs/>
                <w:snapToGrid/>
                <w:color w:val="0070C0"/>
                <w:szCs w:val="26"/>
                <w:lang w:val="vi-VN"/>
              </w:rPr>
              <w:t xml:space="preserve"> danh mục quy trình </w:t>
            </w:r>
          </w:p>
          <w:p w14:paraId="7FF263B6" w14:textId="444D318A" w:rsidR="000406AE" w:rsidRPr="006A420F" w:rsidRDefault="000406AE"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sidRPr="006A420F">
              <w:rPr>
                <w:snapToGrid/>
                <w:color w:val="auto"/>
                <w:szCs w:val="26"/>
                <w:lang w:val="vi-VN"/>
              </w:rPr>
              <w:t>Hệ thống CNTT</w:t>
            </w:r>
            <w:r w:rsidR="006A420F">
              <w:rPr>
                <w:snapToGrid/>
                <w:color w:val="auto"/>
                <w:szCs w:val="26"/>
                <w:lang w:val="vi-VN"/>
              </w:rPr>
              <w:t>: nhập đoạn text</w:t>
            </w:r>
          </w:p>
          <w:p w14:paraId="10E82A5E" w14:textId="37CE640A"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Dự án</w:t>
            </w:r>
            <w:r w:rsidR="006A420F">
              <w:rPr>
                <w:snapToGrid/>
                <w:color w:val="auto"/>
                <w:szCs w:val="26"/>
                <w:lang w:val="vi-VN"/>
              </w:rPr>
              <w:t>: nhập đoạn text</w:t>
            </w:r>
          </w:p>
          <w:p w14:paraId="35AE0555" w14:textId="5C3D1CD9"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lastRenderedPageBreak/>
              <w:t>Dịch vụ thuê ngoài</w:t>
            </w:r>
            <w:r w:rsidR="006A420F">
              <w:rPr>
                <w:snapToGrid/>
                <w:color w:val="auto"/>
                <w:szCs w:val="26"/>
                <w:lang w:val="vi-VN"/>
              </w:rPr>
              <w:t>: nhập đoạn text</w:t>
            </w:r>
          </w:p>
          <w:p w14:paraId="700F55A8" w14:textId="675ADEC3"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 xml:space="preserve">Khách </w:t>
            </w:r>
            <w:r w:rsidR="006A420F">
              <w:rPr>
                <w:snapToGrid/>
                <w:color w:val="auto"/>
                <w:szCs w:val="26"/>
              </w:rPr>
              <w:t>h</w:t>
            </w:r>
            <w:r w:rsidR="003A3F2D">
              <w:rPr>
                <w:snapToGrid/>
                <w:color w:val="auto"/>
                <w:szCs w:val="26"/>
              </w:rPr>
              <w:t>àng</w:t>
            </w:r>
            <w:r w:rsidR="006A420F">
              <w:rPr>
                <w:snapToGrid/>
                <w:color w:val="auto"/>
                <w:szCs w:val="26"/>
                <w:lang w:val="vi-VN"/>
              </w:rPr>
              <w:t>: nhập đoạn text</w:t>
            </w:r>
          </w:p>
          <w:p w14:paraId="17560EB0" w14:textId="42864AC0"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Nhà cung cấp</w:t>
            </w:r>
            <w:r w:rsidR="006A420F">
              <w:rPr>
                <w:snapToGrid/>
                <w:color w:val="auto"/>
                <w:szCs w:val="26"/>
                <w:lang w:val="vi-VN"/>
              </w:rPr>
              <w:t>: nhập đoạn text</w:t>
            </w:r>
          </w:p>
          <w:p w14:paraId="5B7E24C4" w14:textId="23A4C536" w:rsidR="000406AE" w:rsidRPr="000406AE"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Quy định nội bộ liên quan</w:t>
            </w:r>
            <w:r w:rsidR="006A420F">
              <w:rPr>
                <w:snapToGrid/>
                <w:color w:val="auto"/>
                <w:szCs w:val="26"/>
                <w:lang w:val="vi-VN"/>
              </w:rPr>
              <w:t>: nhập đoạn text</w:t>
            </w:r>
          </w:p>
          <w:p w14:paraId="29C0582A" w14:textId="521A5F84" w:rsidR="00082C23" w:rsidRPr="008D13A6" w:rsidRDefault="000406AE" w:rsidP="00911D8A">
            <w:pPr>
              <w:pStyle w:val="NormalIndent"/>
              <w:keepNext w:val="0"/>
              <w:keepLines/>
              <w:widowControl w:val="0"/>
              <w:numPr>
                <w:ilvl w:val="0"/>
                <w:numId w:val="110"/>
              </w:numPr>
              <w:spacing w:before="0" w:after="0" w:line="312" w:lineRule="auto"/>
              <w:ind w:left="720"/>
              <w:jc w:val="left"/>
              <w:rPr>
                <w:snapToGrid/>
                <w:color w:val="auto"/>
                <w:szCs w:val="26"/>
              </w:rPr>
            </w:pPr>
            <w:r w:rsidRPr="000406AE">
              <w:rPr>
                <w:snapToGrid/>
                <w:color w:val="auto"/>
                <w:szCs w:val="26"/>
              </w:rPr>
              <w:t>Quy định pháp luật liên qua</w:t>
            </w:r>
            <w:r w:rsidR="006A420F">
              <w:rPr>
                <w:snapToGrid/>
                <w:color w:val="auto"/>
                <w:szCs w:val="26"/>
                <w:lang w:val="vi-VN"/>
              </w:rPr>
              <w:t>n: nhập đoạn text</w:t>
            </w:r>
          </w:p>
          <w:p w14:paraId="58CF2158" w14:textId="4B1192DE" w:rsidR="008D13A6" w:rsidRPr="0058547A" w:rsidRDefault="008D13A6" w:rsidP="00911D8A">
            <w:pPr>
              <w:pStyle w:val="NormalIndent"/>
              <w:keepNext w:val="0"/>
              <w:keepLines/>
              <w:widowControl w:val="0"/>
              <w:numPr>
                <w:ilvl w:val="0"/>
                <w:numId w:val="110"/>
              </w:numPr>
              <w:spacing w:before="0" w:after="0" w:line="312" w:lineRule="auto"/>
              <w:ind w:left="720"/>
              <w:jc w:val="left"/>
              <w:rPr>
                <w:snapToGrid/>
                <w:color w:val="auto"/>
                <w:szCs w:val="26"/>
              </w:rPr>
            </w:pPr>
            <w:r>
              <w:rPr>
                <w:snapToGrid/>
                <w:color w:val="auto"/>
                <w:szCs w:val="26"/>
              </w:rPr>
              <w:t>File</w:t>
            </w:r>
            <w:r>
              <w:rPr>
                <w:snapToGrid/>
                <w:color w:val="auto"/>
                <w:szCs w:val="26"/>
                <w:lang w:val="vi-VN"/>
              </w:rPr>
              <w:t xml:space="preserve"> đính kèm</w:t>
            </w:r>
          </w:p>
          <w:p w14:paraId="047C303C" w14:textId="77777777" w:rsidR="0058547A" w:rsidRDefault="0058547A" w:rsidP="0058547A">
            <w:pPr>
              <w:pStyle w:val="NormalIndent"/>
              <w:keepNext w:val="0"/>
              <w:keepLines/>
              <w:widowControl w:val="0"/>
              <w:numPr>
                <w:ilvl w:val="0"/>
                <w:numId w:val="15"/>
              </w:numPr>
              <w:spacing w:before="0" w:after="0" w:line="312" w:lineRule="auto"/>
              <w:jc w:val="left"/>
              <w:rPr>
                <w:snapToGrid/>
                <w:color w:val="auto"/>
                <w:szCs w:val="26"/>
                <w:lang w:val="vi-VN"/>
              </w:rPr>
            </w:pPr>
            <w:r w:rsidRPr="0058547A">
              <w:rPr>
                <w:snapToGrid/>
                <w:color w:val="auto"/>
                <w:szCs w:val="26"/>
                <w:lang w:val="vi-VN"/>
              </w:rPr>
              <w:t>Với</w:t>
            </w:r>
            <w:r>
              <w:rPr>
                <w:snapToGrid/>
                <w:color w:val="auto"/>
                <w:szCs w:val="26"/>
                <w:lang w:val="vi-VN"/>
              </w:rPr>
              <w:t xml:space="preserve"> </w:t>
            </w:r>
            <w:r w:rsidRPr="000C7098">
              <w:rPr>
                <w:i/>
                <w:iCs/>
                <w:snapToGrid/>
                <w:color w:val="auto"/>
                <w:szCs w:val="26"/>
                <w:lang w:val="vi-VN"/>
              </w:rPr>
              <w:t>loại đối tượng là Hoạt động</w:t>
            </w:r>
            <w:r w:rsidR="00CE00B5" w:rsidRPr="000C7098">
              <w:rPr>
                <w:i/>
                <w:iCs/>
                <w:snapToGrid/>
                <w:color w:val="auto"/>
                <w:szCs w:val="26"/>
                <w:lang w:val="vi-VN"/>
              </w:rPr>
              <w:t xml:space="preserve"> hoặc Quy trình</w:t>
            </w:r>
            <w:r w:rsidR="00CE00B5">
              <w:rPr>
                <w:snapToGrid/>
                <w:color w:val="auto"/>
                <w:szCs w:val="26"/>
                <w:lang w:val="vi-VN"/>
              </w:rPr>
              <w:t>, hệ thống hiển thị các thông tin sau:</w:t>
            </w:r>
          </w:p>
          <w:p w14:paraId="493F5AF6" w14:textId="74E0E289" w:rsidR="00CE00B5" w:rsidRDefault="00455E54"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Mục tiêu</w:t>
            </w:r>
            <w:r w:rsidR="0009595C">
              <w:rPr>
                <w:snapToGrid/>
                <w:color w:val="auto"/>
                <w:szCs w:val="26"/>
                <w:lang w:val="vi-VN"/>
              </w:rPr>
              <w:t>: nhập đoạn text</w:t>
            </w:r>
          </w:p>
          <w:p w14:paraId="29D341A1" w14:textId="77777777" w:rsidR="00E66456" w:rsidRDefault="000C7098"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Mô tả</w:t>
            </w:r>
            <w:r w:rsidR="0009595C">
              <w:rPr>
                <w:snapToGrid/>
                <w:color w:val="auto"/>
                <w:szCs w:val="26"/>
                <w:lang w:val="vi-VN"/>
              </w:rPr>
              <w:t>: nhập đoạn text</w:t>
            </w:r>
            <w:r w:rsidR="00031E30" w:rsidRPr="00A93A01">
              <w:rPr>
                <w:snapToGrid/>
                <w:color w:val="auto"/>
                <w:szCs w:val="26"/>
                <w:lang w:val="vi-VN"/>
              </w:rPr>
              <w:t xml:space="preserve"> </w:t>
            </w:r>
          </w:p>
          <w:p w14:paraId="7560DC6D" w14:textId="77777777" w:rsidR="005F3677" w:rsidRDefault="008D13A6" w:rsidP="00911D8A">
            <w:pPr>
              <w:pStyle w:val="NormalIndent"/>
              <w:keepNext w:val="0"/>
              <w:keepLines/>
              <w:widowControl w:val="0"/>
              <w:numPr>
                <w:ilvl w:val="0"/>
                <w:numId w:val="110"/>
              </w:numPr>
              <w:spacing w:before="0" w:after="0" w:line="312" w:lineRule="auto"/>
              <w:ind w:left="720"/>
              <w:jc w:val="left"/>
              <w:rPr>
                <w:snapToGrid/>
                <w:color w:val="auto"/>
                <w:szCs w:val="26"/>
                <w:lang w:val="vi-VN"/>
              </w:rPr>
            </w:pPr>
            <w:r>
              <w:rPr>
                <w:snapToGrid/>
                <w:color w:val="auto"/>
                <w:szCs w:val="26"/>
                <w:lang w:val="vi-VN"/>
              </w:rPr>
              <w:t>File đính kèm</w:t>
            </w:r>
          </w:p>
          <w:p w14:paraId="6C5C90B7" w14:textId="77777777" w:rsidR="005F3677" w:rsidRDefault="005F3677" w:rsidP="005F367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367E4A14" w14:textId="741A7797" w:rsidR="005F3677" w:rsidRPr="005F3677" w:rsidRDefault="00924201" w:rsidP="005F3677">
            <w:pPr>
              <w:pStyle w:val="NormalIndent"/>
              <w:keepNext w:val="0"/>
              <w:keepLines/>
              <w:widowControl w:val="0"/>
              <w:numPr>
                <w:ilvl w:val="0"/>
                <w:numId w:val="0"/>
              </w:numPr>
              <w:spacing w:before="0" w:after="0" w:line="312" w:lineRule="auto"/>
              <w:jc w:val="left"/>
              <w:rPr>
                <w:snapToGrid/>
                <w:color w:val="auto"/>
                <w:szCs w:val="26"/>
                <w:lang w:val="vi-VN"/>
              </w:rPr>
            </w:pPr>
            <w:hyperlink r:id="rId44" w:anchor="id=s0byd8&amp;p=19__bang_cham_diem&amp;c=1" w:history="1">
              <w:r w:rsidR="005F3677" w:rsidRPr="00A44996">
                <w:rPr>
                  <w:rStyle w:val="Hyperlink"/>
                  <w:snapToGrid/>
                  <w:szCs w:val="26"/>
                  <w:lang w:val="vi-VN"/>
                </w:rPr>
                <w:t>https://f2z</w:t>
              </w:r>
              <w:r w:rsidR="005F3677" w:rsidRPr="00A44996">
                <w:rPr>
                  <w:rStyle w:val="Hyperlink"/>
                  <w:snapToGrid/>
                  <w:szCs w:val="26"/>
                  <w:lang w:val="vi-VN"/>
                </w:rPr>
                <w:t>0</w:t>
              </w:r>
              <w:r w:rsidR="005F3677" w:rsidRPr="00A44996">
                <w:rPr>
                  <w:rStyle w:val="Hyperlink"/>
                  <w:snapToGrid/>
                  <w:szCs w:val="26"/>
                  <w:lang w:val="vi-VN"/>
                </w:rPr>
                <w:t>rj.axshare.com/#id=s0byd8&amp;p=19__bang_cham_diem&amp;c=1</w:t>
              </w:r>
            </w:hyperlink>
          </w:p>
        </w:tc>
      </w:tr>
      <w:tr w:rsidR="00646544" w:rsidRPr="002F4F88" w14:paraId="5409BBE9" w14:textId="77777777" w:rsidTr="00455E54">
        <w:tc>
          <w:tcPr>
            <w:tcW w:w="817" w:type="dxa"/>
            <w:shd w:val="clear" w:color="auto" w:fill="auto"/>
          </w:tcPr>
          <w:p w14:paraId="7DDCB163" w14:textId="77777777" w:rsidR="00646544" w:rsidRPr="007C5A43" w:rsidRDefault="00646544" w:rsidP="00911D8A">
            <w:pPr>
              <w:pStyle w:val="ListParagraph"/>
              <w:numPr>
                <w:ilvl w:val="0"/>
                <w:numId w:val="106"/>
              </w:numPr>
              <w:rPr>
                <w:lang w:val="vi-VN"/>
              </w:rPr>
            </w:pPr>
          </w:p>
        </w:tc>
        <w:tc>
          <w:tcPr>
            <w:tcW w:w="1877" w:type="dxa"/>
            <w:shd w:val="clear" w:color="auto" w:fill="auto"/>
          </w:tcPr>
          <w:p w14:paraId="168E1CF3" w14:textId="39EEDDD7" w:rsidR="00646544" w:rsidRPr="006F74B4" w:rsidRDefault="00646544" w:rsidP="00455E54">
            <w:pPr>
              <w:keepLines/>
              <w:widowControl w:val="0"/>
              <w:rPr>
                <w:szCs w:val="26"/>
                <w:lang w:val="vi-VN"/>
              </w:rPr>
            </w:pPr>
            <w:r w:rsidRPr="00C656EF">
              <w:rPr>
                <w:bCs/>
                <w:szCs w:val="26"/>
                <w:lang w:val="vi-VN"/>
              </w:rPr>
              <w:t>Chấm điểm</w:t>
            </w:r>
            <w:r w:rsidR="006F74B4">
              <w:rPr>
                <w:bCs/>
                <w:szCs w:val="26"/>
                <w:lang w:val="vi-VN"/>
              </w:rPr>
              <w:t xml:space="preserve"> yếu tố rủi ro</w:t>
            </w:r>
          </w:p>
        </w:tc>
        <w:tc>
          <w:tcPr>
            <w:tcW w:w="6912" w:type="dxa"/>
            <w:shd w:val="clear" w:color="auto" w:fill="auto"/>
          </w:tcPr>
          <w:p w14:paraId="6EC9830C" w14:textId="693666CF" w:rsidR="00510F0B" w:rsidRPr="00510F0B" w:rsidRDefault="00FE7208"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82610">
              <w:rPr>
                <w:snapToGrid/>
                <w:color w:val="auto"/>
                <w:szCs w:val="26"/>
                <w:lang w:val="vi-VN"/>
              </w:rPr>
              <w:t>Cho phép NSD chấm điểm trên màn hình bảng điểm</w:t>
            </w:r>
            <w:r w:rsidR="00A652AF">
              <w:rPr>
                <w:snapToGrid/>
                <w:color w:val="auto"/>
                <w:szCs w:val="26"/>
                <w:lang w:val="vi-VN"/>
              </w:rPr>
              <w:t>/tab Bảng chấm điểm</w:t>
            </w:r>
            <w:r w:rsidRPr="00982610">
              <w:rPr>
                <w:snapToGrid/>
                <w:color w:val="auto"/>
                <w:szCs w:val="26"/>
                <w:lang w:val="vi-VN"/>
              </w:rPr>
              <w:t xml:space="preserve">. </w:t>
            </w:r>
            <w:r w:rsidR="00510F0B">
              <w:rPr>
                <w:snapToGrid/>
                <w:color w:val="auto"/>
                <w:szCs w:val="26"/>
                <w:lang w:val="vi-VN"/>
              </w:rPr>
              <w:t>H</w:t>
            </w:r>
            <w:r w:rsidR="00510F0B" w:rsidRPr="00510F0B">
              <w:rPr>
                <w:snapToGrid/>
                <w:color w:val="auto"/>
                <w:szCs w:val="26"/>
                <w:lang w:val="vi-VN"/>
              </w:rPr>
              <w:t xml:space="preserve">ệ thống hiển thị popup </w:t>
            </w:r>
            <w:r w:rsidR="00510F0B">
              <w:rPr>
                <w:snapToGrid/>
                <w:color w:val="auto"/>
                <w:szCs w:val="26"/>
                <w:lang w:val="vi-VN"/>
              </w:rPr>
              <w:t>c</w:t>
            </w:r>
            <w:r w:rsidR="00510F0B" w:rsidRPr="00510F0B">
              <w:rPr>
                <w:snapToGrid/>
                <w:color w:val="auto"/>
                <w:szCs w:val="26"/>
                <w:lang w:val="vi-VN"/>
              </w:rPr>
              <w:t xml:space="preserve">ho phép NSD </w:t>
            </w:r>
            <w:r w:rsidR="00510F0B">
              <w:rPr>
                <w:snapToGrid/>
                <w:color w:val="auto"/>
                <w:szCs w:val="26"/>
                <w:lang w:val="vi-VN"/>
              </w:rPr>
              <w:t>nhập các thông tin sau:</w:t>
            </w:r>
          </w:p>
          <w:p w14:paraId="4EA593B6" w14:textId="64BE9ECC" w:rsidR="00646544"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Mã yếu tố</w:t>
            </w:r>
            <w:r w:rsidRPr="00FB386A">
              <w:rPr>
                <w:snapToGrid/>
                <w:color w:val="auto"/>
                <w:szCs w:val="26"/>
                <w:lang w:val="vi-VN"/>
              </w:rPr>
              <w:t xml:space="preserve">: </w:t>
            </w:r>
            <w:r w:rsidR="00C872EA">
              <w:rPr>
                <w:snapToGrid/>
                <w:color w:val="auto"/>
                <w:szCs w:val="26"/>
                <w:lang w:val="vi-VN"/>
              </w:rPr>
              <w:t>read-only, h</w:t>
            </w:r>
            <w:r w:rsidRPr="00FB386A">
              <w:rPr>
                <w:snapToGrid/>
                <w:color w:val="auto"/>
                <w:szCs w:val="26"/>
                <w:lang w:val="vi-VN"/>
              </w:rPr>
              <w:t>ệ thống hiển thị mã yếu tố</w:t>
            </w:r>
            <w:r w:rsidR="00C872EA">
              <w:rPr>
                <w:snapToGrid/>
                <w:color w:val="auto"/>
                <w:szCs w:val="26"/>
                <w:lang w:val="vi-VN"/>
              </w:rPr>
              <w:t xml:space="preserve"> đã chọn</w:t>
            </w:r>
          </w:p>
          <w:p w14:paraId="54DFC185" w14:textId="2020935A" w:rsidR="00C872EA" w:rsidRPr="00FB386A" w:rsidRDefault="0064654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EE7360">
              <w:rPr>
                <w:b/>
                <w:bCs/>
                <w:snapToGrid/>
                <w:color w:val="auto"/>
                <w:szCs w:val="26"/>
                <w:lang w:val="vi-VN"/>
              </w:rPr>
              <w:t>Tên yếu tố</w:t>
            </w:r>
            <w:r w:rsidRPr="00C872EA">
              <w:rPr>
                <w:snapToGrid/>
                <w:color w:val="auto"/>
                <w:szCs w:val="26"/>
                <w:lang w:val="vi-VN"/>
              </w:rPr>
              <w:t xml:space="preserve">: </w:t>
            </w:r>
            <w:r w:rsidR="00C872EA">
              <w:rPr>
                <w:snapToGrid/>
                <w:color w:val="auto"/>
                <w:szCs w:val="26"/>
                <w:lang w:val="vi-VN"/>
              </w:rPr>
              <w:t>read-only, h</w:t>
            </w:r>
            <w:r w:rsidR="00C872EA" w:rsidRPr="00FB386A">
              <w:rPr>
                <w:snapToGrid/>
                <w:color w:val="auto"/>
                <w:szCs w:val="26"/>
                <w:lang w:val="vi-VN"/>
              </w:rPr>
              <w:t xml:space="preserve">ệ thống hiển thị </w:t>
            </w:r>
            <w:r w:rsidR="00C872EA">
              <w:rPr>
                <w:snapToGrid/>
                <w:color w:val="auto"/>
                <w:szCs w:val="26"/>
                <w:lang w:val="vi-VN"/>
              </w:rPr>
              <w:t xml:space="preserve">tên </w:t>
            </w:r>
            <w:r w:rsidR="00C872EA" w:rsidRPr="00FB386A">
              <w:rPr>
                <w:snapToGrid/>
                <w:color w:val="auto"/>
                <w:szCs w:val="26"/>
                <w:lang w:val="vi-VN"/>
              </w:rPr>
              <w:t>yếu tố</w:t>
            </w:r>
            <w:r w:rsidR="00C872EA">
              <w:rPr>
                <w:snapToGrid/>
                <w:color w:val="auto"/>
                <w:szCs w:val="26"/>
                <w:lang w:val="vi-VN"/>
              </w:rPr>
              <w:t xml:space="preserve"> đã chọn</w:t>
            </w:r>
          </w:p>
          <w:p w14:paraId="173F7E2E" w14:textId="64B3E79E" w:rsidR="00646544" w:rsidRDefault="00646544" w:rsidP="00911D8A">
            <w:pPr>
              <w:pStyle w:val="NormalIndent"/>
              <w:keepNext w:val="0"/>
              <w:keepLines/>
              <w:widowControl w:val="0"/>
              <w:numPr>
                <w:ilvl w:val="0"/>
                <w:numId w:val="146"/>
              </w:numPr>
              <w:spacing w:before="0" w:after="0" w:line="312" w:lineRule="auto"/>
              <w:jc w:val="left"/>
              <w:rPr>
                <w:snapToGrid/>
                <w:color w:val="auto"/>
                <w:szCs w:val="26"/>
              </w:rPr>
            </w:pPr>
            <w:r w:rsidRPr="00041E0A">
              <w:rPr>
                <w:b/>
                <w:bCs/>
                <w:snapToGrid/>
                <w:color w:val="auto"/>
                <w:szCs w:val="26"/>
              </w:rPr>
              <w:t>Điểm</w:t>
            </w:r>
            <w:r w:rsidR="00041E0A">
              <w:rPr>
                <w:b/>
                <w:bCs/>
                <w:snapToGrid/>
                <w:color w:val="auto"/>
                <w:szCs w:val="26"/>
                <w:lang w:val="vi-VN"/>
              </w:rPr>
              <w:t>*</w:t>
            </w:r>
            <w:r>
              <w:rPr>
                <w:snapToGrid/>
                <w:color w:val="auto"/>
                <w:szCs w:val="26"/>
              </w:rPr>
              <w:t xml:space="preserve">: </w:t>
            </w:r>
          </w:p>
          <w:p w14:paraId="7DE41A9F" w14:textId="002CA1CE" w:rsidR="00646544" w:rsidRPr="00041E0A" w:rsidRDefault="00646544" w:rsidP="00911D8A">
            <w:pPr>
              <w:pStyle w:val="NormalIndent"/>
              <w:keepNext w:val="0"/>
              <w:keepLines/>
              <w:widowControl w:val="0"/>
              <w:numPr>
                <w:ilvl w:val="0"/>
                <w:numId w:val="147"/>
              </w:numPr>
              <w:spacing w:before="0" w:after="0" w:line="312" w:lineRule="auto"/>
              <w:jc w:val="left"/>
              <w:rPr>
                <w:snapToGrid/>
                <w:color w:val="auto"/>
                <w:szCs w:val="26"/>
              </w:rPr>
            </w:pPr>
            <w:r w:rsidRPr="00041E0A">
              <w:rPr>
                <w:szCs w:val="26"/>
              </w:rPr>
              <w:t xml:space="preserve">Với yếu tố </w:t>
            </w:r>
            <w:r w:rsidR="00041E0A" w:rsidRPr="00041E0A">
              <w:rPr>
                <w:szCs w:val="26"/>
              </w:rPr>
              <w:t>chấm</w:t>
            </w:r>
            <w:r w:rsidR="00041E0A" w:rsidRPr="00041E0A">
              <w:rPr>
                <w:szCs w:val="26"/>
                <w:lang w:val="vi-VN"/>
              </w:rPr>
              <w:t xml:space="preserve"> thủ công, NSD chọn 1 trên thang điểm</w:t>
            </w:r>
            <w:r w:rsidRPr="00041E0A">
              <w:rPr>
                <w:szCs w:val="26"/>
              </w:rPr>
              <w:t xml:space="preserve"> đã thiết lập cho yếu tố </w:t>
            </w:r>
            <w:r w:rsidR="00041E0A">
              <w:rPr>
                <w:szCs w:val="26"/>
              </w:rPr>
              <w:t>đố</w:t>
            </w:r>
            <w:r w:rsidRPr="00041E0A">
              <w:rPr>
                <w:szCs w:val="26"/>
              </w:rPr>
              <w:t>. Danh sách thang điểm lấy tại mục “</w:t>
            </w:r>
            <w:r w:rsidRPr="00041E0A">
              <w:rPr>
                <w:i/>
                <w:color w:val="0000FF"/>
                <w:szCs w:val="26"/>
              </w:rPr>
              <w:t xml:space="preserve">3.2.2. Thang điểm </w:t>
            </w:r>
            <w:r w:rsidR="00940219">
              <w:rPr>
                <w:i/>
                <w:color w:val="0000FF"/>
                <w:szCs w:val="26"/>
              </w:rPr>
              <w:t>chấm</w:t>
            </w:r>
            <w:r w:rsidR="00940219">
              <w:rPr>
                <w:i/>
                <w:color w:val="0000FF"/>
                <w:szCs w:val="26"/>
                <w:lang w:val="vi-VN"/>
              </w:rPr>
              <w:t xml:space="preserve"> điểm</w:t>
            </w:r>
            <w:r w:rsidRPr="00041E0A">
              <w:rPr>
                <w:szCs w:val="26"/>
              </w:rPr>
              <w:t>”.</w:t>
            </w:r>
          </w:p>
          <w:p w14:paraId="42A5C057" w14:textId="449B1720" w:rsidR="00041E0A" w:rsidRPr="00F33F54" w:rsidRDefault="00041E0A" w:rsidP="00911D8A">
            <w:pPr>
              <w:pStyle w:val="NormalIndent"/>
              <w:keepNext w:val="0"/>
              <w:keepLines/>
              <w:widowControl w:val="0"/>
              <w:numPr>
                <w:ilvl w:val="0"/>
                <w:numId w:val="147"/>
              </w:numPr>
              <w:spacing w:before="0" w:after="0" w:line="312" w:lineRule="auto"/>
              <w:jc w:val="left"/>
              <w:rPr>
                <w:snapToGrid/>
                <w:color w:val="auto"/>
                <w:szCs w:val="26"/>
              </w:rPr>
            </w:pPr>
            <w:r>
              <w:rPr>
                <w:snapToGrid/>
                <w:color w:val="auto"/>
                <w:szCs w:val="26"/>
              </w:rPr>
              <w:t>Với</w:t>
            </w:r>
            <w:r>
              <w:rPr>
                <w:snapToGrid/>
                <w:color w:val="auto"/>
                <w:szCs w:val="26"/>
                <w:lang w:val="vi-VN"/>
              </w:rPr>
              <w:t xml:space="preserve"> yếu tố chấm tự động, hệ thống căn cứ thang điểm chấm điểm để quy đổi từ giá trị của yếu tố thành mức điểm tương ứng</w:t>
            </w:r>
          </w:p>
          <w:p w14:paraId="7009066F" w14:textId="610FDE77" w:rsidR="00F33F54" w:rsidRPr="00F33F54" w:rsidRDefault="00F33F54" w:rsidP="00911D8A">
            <w:pPr>
              <w:pStyle w:val="NormalIndent"/>
              <w:keepNext w:val="0"/>
              <w:keepLines/>
              <w:widowControl w:val="0"/>
              <w:numPr>
                <w:ilvl w:val="0"/>
                <w:numId w:val="146"/>
              </w:numPr>
              <w:spacing w:before="0" w:after="0" w:line="312" w:lineRule="auto"/>
              <w:jc w:val="left"/>
              <w:rPr>
                <w:snapToGrid/>
                <w:color w:val="auto"/>
                <w:szCs w:val="26"/>
              </w:rPr>
            </w:pPr>
            <w:r w:rsidRPr="00F33F54">
              <w:rPr>
                <w:b/>
                <w:bCs/>
                <w:snapToGrid/>
                <w:color w:val="auto"/>
                <w:szCs w:val="26"/>
              </w:rPr>
              <w:t>Điều kiện đạt điểm</w:t>
            </w:r>
            <w:r>
              <w:rPr>
                <w:b/>
                <w:bCs/>
                <w:snapToGrid/>
                <w:color w:val="auto"/>
                <w:szCs w:val="26"/>
                <w:lang w:val="vi-VN"/>
              </w:rPr>
              <w:t xml:space="preserve">: </w:t>
            </w:r>
            <w:r w:rsidRPr="00F33F54">
              <w:rPr>
                <w:snapToGrid/>
                <w:color w:val="auto"/>
                <w:szCs w:val="26"/>
                <w:lang w:val="vi-VN"/>
              </w:rPr>
              <w:t xml:space="preserve">read-only, hệ thống hiển thị điều kiện đạt mức điểm đã </w:t>
            </w:r>
            <w:r>
              <w:rPr>
                <w:snapToGrid/>
                <w:color w:val="auto"/>
                <w:szCs w:val="26"/>
                <w:lang w:val="vi-VN"/>
              </w:rPr>
              <w:t xml:space="preserve">chọn, thông tin lấy từ </w:t>
            </w:r>
            <w:r w:rsidR="006320F4" w:rsidRPr="00041E0A">
              <w:rPr>
                <w:i/>
                <w:color w:val="0000FF"/>
                <w:szCs w:val="26"/>
              </w:rPr>
              <w:t xml:space="preserve">3.2.2. Thang điểm </w:t>
            </w:r>
            <w:r w:rsidR="006320F4">
              <w:rPr>
                <w:i/>
                <w:color w:val="0000FF"/>
                <w:szCs w:val="26"/>
              </w:rPr>
              <w:t>chấm</w:t>
            </w:r>
            <w:r w:rsidR="006320F4">
              <w:rPr>
                <w:i/>
                <w:color w:val="0000FF"/>
                <w:szCs w:val="26"/>
                <w:lang w:val="vi-VN"/>
              </w:rPr>
              <w:t xml:space="preserve"> điể</w:t>
            </w:r>
            <w:r w:rsidR="006910BB">
              <w:rPr>
                <w:i/>
                <w:color w:val="0000FF"/>
                <w:szCs w:val="26"/>
                <w:lang w:val="vi-VN"/>
              </w:rPr>
              <w:t>m</w:t>
            </w:r>
          </w:p>
          <w:p w14:paraId="0772FE20" w14:textId="5FF92C4B" w:rsidR="0075162E" w:rsidRPr="0075162E" w:rsidRDefault="0075162E" w:rsidP="00911D8A">
            <w:pPr>
              <w:pStyle w:val="NormalIndent"/>
              <w:keepNext w:val="0"/>
              <w:keepLines/>
              <w:widowControl w:val="0"/>
              <w:numPr>
                <w:ilvl w:val="0"/>
                <w:numId w:val="146"/>
              </w:numPr>
              <w:spacing w:before="0" w:after="0" w:line="312" w:lineRule="auto"/>
              <w:jc w:val="left"/>
              <w:rPr>
                <w:snapToGrid/>
                <w:color w:val="auto"/>
                <w:szCs w:val="26"/>
              </w:rPr>
            </w:pPr>
            <w:r w:rsidRPr="0075162E">
              <w:rPr>
                <w:b/>
                <w:bCs/>
                <w:snapToGrid/>
                <w:color w:val="auto"/>
                <w:szCs w:val="26"/>
              </w:rPr>
              <w:t>Giá</w:t>
            </w:r>
            <w:r w:rsidRPr="0075162E">
              <w:rPr>
                <w:b/>
                <w:bCs/>
                <w:snapToGrid/>
                <w:color w:val="auto"/>
                <w:szCs w:val="26"/>
                <w:lang w:val="vi-VN"/>
              </w:rPr>
              <w:t xml:space="preserve"> </w:t>
            </w:r>
            <w:r>
              <w:rPr>
                <w:b/>
                <w:bCs/>
                <w:snapToGrid/>
                <w:color w:val="auto"/>
                <w:szCs w:val="26"/>
                <w:lang w:val="vi-VN"/>
              </w:rPr>
              <w:t>trị yếu tố</w:t>
            </w:r>
            <w:r w:rsidR="004302BF">
              <w:rPr>
                <w:b/>
                <w:bCs/>
                <w:snapToGrid/>
                <w:color w:val="auto"/>
                <w:szCs w:val="26"/>
                <w:lang w:val="vi-VN"/>
              </w:rPr>
              <w:t>*</w:t>
            </w:r>
            <w:r>
              <w:rPr>
                <w:b/>
                <w:bCs/>
                <w:snapToGrid/>
                <w:color w:val="auto"/>
                <w:szCs w:val="26"/>
                <w:lang w:val="vi-VN"/>
              </w:rPr>
              <w:t xml:space="preserve">: </w:t>
            </w:r>
            <w:r w:rsidR="004302BF" w:rsidRPr="004302BF">
              <w:rPr>
                <w:snapToGrid/>
                <w:color w:val="auto"/>
                <w:szCs w:val="26"/>
                <w:lang w:val="vi-VN"/>
              </w:rPr>
              <w:t xml:space="preserve">chỉ hiển thị </w:t>
            </w:r>
            <w:r w:rsidR="00CB0669">
              <w:rPr>
                <w:snapToGrid/>
                <w:color w:val="auto"/>
                <w:szCs w:val="26"/>
                <w:lang w:val="vi-VN"/>
              </w:rPr>
              <w:t xml:space="preserve">với </w:t>
            </w:r>
            <w:r w:rsidRPr="0075162E">
              <w:rPr>
                <w:snapToGrid/>
                <w:color w:val="auto"/>
                <w:szCs w:val="26"/>
                <w:lang w:val="vi-VN"/>
              </w:rPr>
              <w:t xml:space="preserve">yếu tố chấm tự </w:t>
            </w:r>
            <w:r>
              <w:rPr>
                <w:snapToGrid/>
                <w:color w:val="auto"/>
                <w:szCs w:val="26"/>
                <w:lang w:val="vi-VN"/>
              </w:rPr>
              <w:t>động</w:t>
            </w:r>
            <w:r w:rsidR="002E0887">
              <w:rPr>
                <w:snapToGrid/>
                <w:color w:val="auto"/>
                <w:szCs w:val="26"/>
                <w:lang w:val="vi-VN"/>
              </w:rPr>
              <w:t xml:space="preserve">, cho phép nhập số thập phân, số </w:t>
            </w:r>
            <w:r w:rsidR="00141384">
              <w:rPr>
                <w:snapToGrid/>
                <w:color w:val="auto"/>
                <w:szCs w:val="26"/>
                <w:lang w:val="vi-VN"/>
              </w:rPr>
              <w:t>&lt;0</w:t>
            </w:r>
            <w:r w:rsidR="00531B1B">
              <w:rPr>
                <w:snapToGrid/>
                <w:color w:val="auto"/>
                <w:szCs w:val="26"/>
                <w:lang w:val="vi-VN"/>
              </w:rPr>
              <w:t>, = 0, &gt;0</w:t>
            </w:r>
          </w:p>
          <w:p w14:paraId="32DE4477" w14:textId="6A2779A7" w:rsidR="00646544" w:rsidRPr="0075162E" w:rsidRDefault="007533ED" w:rsidP="00911D8A">
            <w:pPr>
              <w:pStyle w:val="NormalIndent"/>
              <w:keepNext w:val="0"/>
              <w:keepLines/>
              <w:widowControl w:val="0"/>
              <w:numPr>
                <w:ilvl w:val="0"/>
                <w:numId w:val="146"/>
              </w:numPr>
              <w:spacing w:before="0" w:after="0" w:line="312" w:lineRule="auto"/>
              <w:jc w:val="left"/>
              <w:rPr>
                <w:snapToGrid/>
                <w:color w:val="auto"/>
                <w:szCs w:val="26"/>
              </w:rPr>
            </w:pPr>
            <w:r w:rsidRPr="007533ED">
              <w:rPr>
                <w:b/>
                <w:bCs/>
                <w:szCs w:val="26"/>
                <w:lang w:val="vi-VN"/>
              </w:rPr>
              <w:t>G</w:t>
            </w:r>
            <w:r w:rsidR="00646544" w:rsidRPr="007533ED">
              <w:rPr>
                <w:b/>
                <w:bCs/>
                <w:szCs w:val="26"/>
              </w:rPr>
              <w:t>iải thích</w:t>
            </w:r>
            <w:r w:rsidR="0075162E">
              <w:rPr>
                <w:szCs w:val="26"/>
                <w:lang w:val="vi-VN"/>
              </w:rPr>
              <w:t>: bắt buộc nhập với yếu tố chấm thủ công</w:t>
            </w:r>
          </w:p>
          <w:p w14:paraId="4EFB2CD2" w14:textId="77777777" w:rsidR="00FB386A" w:rsidRDefault="00FB386A" w:rsidP="0097295C">
            <w:pPr>
              <w:pStyle w:val="NormalIndent"/>
              <w:keepNext w:val="0"/>
              <w:keepLines/>
              <w:widowControl w:val="0"/>
              <w:numPr>
                <w:ilvl w:val="0"/>
                <w:numId w:val="15"/>
              </w:numPr>
              <w:spacing w:before="0" w:after="0" w:line="312" w:lineRule="auto"/>
              <w:jc w:val="left"/>
              <w:rPr>
                <w:snapToGrid/>
                <w:color w:val="auto"/>
                <w:szCs w:val="26"/>
              </w:rPr>
            </w:pPr>
            <w:r w:rsidRPr="0097295C">
              <w:rPr>
                <w:snapToGrid/>
                <w:color w:val="auto"/>
                <w:szCs w:val="26"/>
              </w:rPr>
              <w:lastRenderedPageBreak/>
              <w:t xml:space="preserve">Hệ thống không cho phép chấm điểm </w:t>
            </w:r>
            <w:r w:rsidR="0097295C" w:rsidRPr="0097295C">
              <w:rPr>
                <w:snapToGrid/>
                <w:color w:val="auto"/>
                <w:szCs w:val="26"/>
              </w:rPr>
              <w:t>cho</w:t>
            </w:r>
            <w:r w:rsidR="0097295C" w:rsidRPr="0097295C">
              <w:rPr>
                <w:snapToGrid/>
                <w:color w:val="auto"/>
                <w:szCs w:val="26"/>
                <w:lang w:val="vi-VN"/>
              </w:rPr>
              <w:t xml:space="preserve"> các yếu tố cha vì </w:t>
            </w:r>
            <w:r w:rsidRPr="0097295C">
              <w:rPr>
                <w:snapToGrid/>
                <w:color w:val="auto"/>
                <w:szCs w:val="26"/>
              </w:rPr>
              <w:t xml:space="preserve">Điểm của yếu tố cha </w:t>
            </w:r>
            <w:r w:rsidR="0097295C">
              <w:rPr>
                <w:snapToGrid/>
                <w:color w:val="auto"/>
                <w:szCs w:val="26"/>
              </w:rPr>
              <w:t>được</w:t>
            </w:r>
            <w:r w:rsidR="0097295C">
              <w:rPr>
                <w:snapToGrid/>
                <w:color w:val="auto"/>
                <w:szCs w:val="26"/>
                <w:lang w:val="vi-VN"/>
              </w:rPr>
              <w:t xml:space="preserve"> tính tự động từ điểm của các yếu tố con</w:t>
            </w:r>
            <w:r w:rsidRPr="0097295C">
              <w:rPr>
                <w:snapToGrid/>
                <w:color w:val="auto"/>
                <w:szCs w:val="26"/>
              </w:rPr>
              <w:t>.</w:t>
            </w:r>
          </w:p>
          <w:p w14:paraId="6361BB79" w14:textId="77DA9668" w:rsidR="00105DE0" w:rsidRPr="00BC59BA" w:rsidRDefault="00105DE0" w:rsidP="00105DE0">
            <w:pPr>
              <w:pStyle w:val="NormalIndent"/>
              <w:keepNext w:val="0"/>
              <w:keepLines/>
              <w:widowControl w:val="0"/>
              <w:numPr>
                <w:ilvl w:val="0"/>
                <w:numId w:val="15"/>
              </w:numPr>
              <w:spacing w:before="0" w:after="0" w:line="312" w:lineRule="auto"/>
              <w:jc w:val="left"/>
              <w:rPr>
                <w:snapToGrid/>
                <w:color w:val="auto"/>
                <w:szCs w:val="26"/>
              </w:rPr>
            </w:pPr>
            <w:r w:rsidRPr="0075162E">
              <w:rPr>
                <w:bCs/>
                <w:szCs w:val="26"/>
              </w:rPr>
              <w:t>Khi tất cả các</w:t>
            </w:r>
            <w:r>
              <w:rPr>
                <w:bCs/>
                <w:szCs w:val="26"/>
                <w:lang w:val="vi-VN"/>
              </w:rPr>
              <w:t xml:space="preserve"> yếu tố</w:t>
            </w:r>
            <w:r w:rsidRPr="0075162E">
              <w:rPr>
                <w:bCs/>
                <w:szCs w:val="26"/>
              </w:rPr>
              <w:t xml:space="preserve"> rủi ro đã được chấm điểm</w:t>
            </w:r>
            <w:r w:rsidR="00456B33">
              <w:rPr>
                <w:bCs/>
                <w:szCs w:val="26"/>
                <w:lang w:val="vi-VN"/>
              </w:rPr>
              <w:t xml:space="preserve"> và có điểm</w:t>
            </w:r>
            <w:r w:rsidRPr="0075162E">
              <w:rPr>
                <w:bCs/>
                <w:szCs w:val="26"/>
              </w:rPr>
              <w:t xml:space="preserve">, trạng thái chấm điểm của đối tượng chuyển từ </w:t>
            </w:r>
            <w:r w:rsidR="00C433DA" w:rsidRPr="00C433DA">
              <w:rPr>
                <w:b/>
                <w:szCs w:val="26"/>
              </w:rPr>
              <w:t>Đang</w:t>
            </w:r>
            <w:r w:rsidR="00C433DA" w:rsidRPr="00C433DA">
              <w:rPr>
                <w:b/>
                <w:szCs w:val="26"/>
                <w:lang w:val="vi-VN"/>
              </w:rPr>
              <w:t xml:space="preserve"> thực hiện</w:t>
            </w:r>
            <w:r w:rsidR="00C433DA">
              <w:rPr>
                <w:bCs/>
                <w:szCs w:val="26"/>
                <w:lang w:val="vi-VN"/>
              </w:rPr>
              <w:t xml:space="preserve"> </w:t>
            </w:r>
            <w:r w:rsidRPr="0075162E">
              <w:rPr>
                <w:bCs/>
                <w:szCs w:val="26"/>
              </w:rPr>
              <w:t xml:space="preserve">sang </w:t>
            </w:r>
            <w:r w:rsidRPr="0075162E">
              <w:rPr>
                <w:b/>
                <w:bCs/>
                <w:szCs w:val="26"/>
              </w:rPr>
              <w:t xml:space="preserve">Hoàn thành, </w:t>
            </w:r>
            <w:r w:rsidR="00E9499C" w:rsidRPr="006910BB">
              <w:rPr>
                <w:szCs w:val="26"/>
              </w:rPr>
              <w:t>hệ</w:t>
            </w:r>
            <w:r w:rsidR="00E9499C" w:rsidRPr="006910BB">
              <w:rPr>
                <w:szCs w:val="26"/>
                <w:lang w:val="vi-VN"/>
              </w:rPr>
              <w:t xml:space="preserve"> thống tính tổng điểm</w:t>
            </w:r>
            <w:r w:rsidR="006910BB">
              <w:rPr>
                <w:szCs w:val="26"/>
                <w:lang w:val="vi-VN"/>
              </w:rPr>
              <w:t xml:space="preserve"> của đối tượng</w:t>
            </w:r>
          </w:p>
          <w:p w14:paraId="4725532D" w14:textId="77777777" w:rsidR="00BC59BA" w:rsidRPr="005F3677" w:rsidRDefault="00BC59BA" w:rsidP="00105DE0">
            <w:pPr>
              <w:pStyle w:val="NormalIndent"/>
              <w:keepNext w:val="0"/>
              <w:keepLines/>
              <w:widowControl w:val="0"/>
              <w:numPr>
                <w:ilvl w:val="0"/>
                <w:numId w:val="15"/>
              </w:numPr>
              <w:spacing w:before="0" w:after="0" w:line="312" w:lineRule="auto"/>
              <w:jc w:val="left"/>
              <w:rPr>
                <w:snapToGrid/>
                <w:color w:val="auto"/>
                <w:szCs w:val="26"/>
              </w:rPr>
            </w:pPr>
            <w:r w:rsidRPr="005F3677">
              <w:rPr>
                <w:snapToGrid/>
                <w:color w:val="auto"/>
                <w:szCs w:val="26"/>
              </w:rPr>
              <w:t>Giao</w:t>
            </w:r>
            <w:r w:rsidRPr="005F3677">
              <w:rPr>
                <w:snapToGrid/>
                <w:color w:val="auto"/>
                <w:szCs w:val="26"/>
                <w:lang w:val="vi-VN"/>
              </w:rPr>
              <w:t xml:space="preserve"> diện</w:t>
            </w:r>
            <w:r w:rsidR="005F3677" w:rsidRPr="005F3677">
              <w:rPr>
                <w:snapToGrid/>
                <w:color w:val="auto"/>
                <w:szCs w:val="26"/>
                <w:lang w:val="vi-VN"/>
              </w:rPr>
              <w:t>:</w:t>
            </w:r>
          </w:p>
          <w:p w14:paraId="770D4B2C" w14:textId="263BAB79" w:rsidR="005F3677" w:rsidRPr="00105DE0" w:rsidRDefault="00924201" w:rsidP="005F3677">
            <w:pPr>
              <w:pStyle w:val="NormalIndent"/>
              <w:keepNext w:val="0"/>
              <w:keepLines/>
              <w:widowControl w:val="0"/>
              <w:numPr>
                <w:ilvl w:val="0"/>
                <w:numId w:val="0"/>
              </w:numPr>
              <w:spacing w:before="0" w:after="0" w:line="312" w:lineRule="auto"/>
              <w:jc w:val="left"/>
              <w:rPr>
                <w:snapToGrid/>
                <w:color w:val="auto"/>
                <w:szCs w:val="26"/>
              </w:rPr>
            </w:pPr>
            <w:hyperlink r:id="rId45" w:anchor="id=s0byd8&amp;p=19__bang_cham_diem&amp;c=1" w:history="1">
              <w:r w:rsidR="005F3677" w:rsidRPr="00A44996">
                <w:rPr>
                  <w:rStyle w:val="Hyperlink"/>
                  <w:snapToGrid/>
                  <w:szCs w:val="26"/>
                </w:rPr>
                <w:t>https://f2z0rj.axshare.com/#id=s0byd8&amp;p=19__bang_cham_diem&amp;c=1</w:t>
              </w:r>
            </w:hyperlink>
          </w:p>
        </w:tc>
      </w:tr>
      <w:tr w:rsidR="00E011D8" w:rsidRPr="00455BC4" w14:paraId="444717A4" w14:textId="77777777" w:rsidTr="00455E54">
        <w:tc>
          <w:tcPr>
            <w:tcW w:w="817" w:type="dxa"/>
            <w:shd w:val="clear" w:color="auto" w:fill="auto"/>
          </w:tcPr>
          <w:p w14:paraId="57B936D4" w14:textId="77777777" w:rsidR="00E011D8" w:rsidRPr="007C5A43" w:rsidRDefault="00E011D8" w:rsidP="00911D8A">
            <w:pPr>
              <w:pStyle w:val="ListParagraph"/>
              <w:numPr>
                <w:ilvl w:val="0"/>
                <w:numId w:val="106"/>
              </w:numPr>
              <w:rPr>
                <w:lang w:val="vi-VN"/>
              </w:rPr>
            </w:pPr>
          </w:p>
        </w:tc>
        <w:tc>
          <w:tcPr>
            <w:tcW w:w="1877" w:type="dxa"/>
            <w:shd w:val="clear" w:color="auto" w:fill="auto"/>
          </w:tcPr>
          <w:p w14:paraId="7779495D" w14:textId="4C23E304" w:rsidR="00E011D8" w:rsidRPr="00E011D8" w:rsidRDefault="00E011D8" w:rsidP="00455E54">
            <w:pPr>
              <w:keepLines/>
              <w:widowControl w:val="0"/>
              <w:rPr>
                <w:bCs/>
                <w:szCs w:val="26"/>
                <w:lang w:val="vi-VN"/>
              </w:rPr>
            </w:pPr>
            <w:r>
              <w:rPr>
                <w:bCs/>
                <w:szCs w:val="26"/>
                <w:lang w:val="vi-VN"/>
              </w:rPr>
              <w:t>Điều chỉnh trọng số yếu tố rủi ro</w:t>
            </w:r>
          </w:p>
        </w:tc>
        <w:tc>
          <w:tcPr>
            <w:tcW w:w="6912" w:type="dxa"/>
            <w:shd w:val="clear" w:color="auto" w:fill="auto"/>
          </w:tcPr>
          <w:p w14:paraId="761D4795" w14:textId="0FFCD9B1" w:rsidR="008346F1" w:rsidRDefault="00E011D8"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NSD điều chỉnh trọng số của yếu tố rủi ro</w:t>
            </w:r>
            <w:r w:rsidR="008346F1">
              <w:rPr>
                <w:snapToGrid/>
                <w:color w:val="auto"/>
                <w:szCs w:val="26"/>
                <w:lang w:val="vi-VN"/>
              </w:rPr>
              <w:t>, nhập các thông tin:</w:t>
            </w:r>
          </w:p>
          <w:p w14:paraId="2A6EC99B"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Mã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ệ thống hiển thị mã yếu tố</w:t>
            </w:r>
            <w:r w:rsidR="00DF0EC5">
              <w:rPr>
                <w:snapToGrid/>
                <w:color w:val="auto"/>
                <w:szCs w:val="26"/>
                <w:lang w:val="vi-VN"/>
              </w:rPr>
              <w:t xml:space="preserve"> đã chọn</w:t>
            </w:r>
          </w:p>
          <w:p w14:paraId="3EC3DB6A" w14:textId="77777777" w:rsidR="00DF0EC5" w:rsidRPr="00FB386A" w:rsidRDefault="00093BC4" w:rsidP="00911D8A">
            <w:pPr>
              <w:pStyle w:val="NormalIndent"/>
              <w:keepNext w:val="0"/>
              <w:keepLines/>
              <w:widowControl w:val="0"/>
              <w:numPr>
                <w:ilvl w:val="0"/>
                <w:numId w:val="146"/>
              </w:numPr>
              <w:spacing w:before="0" w:after="0" w:line="312" w:lineRule="auto"/>
              <w:jc w:val="left"/>
              <w:rPr>
                <w:snapToGrid/>
                <w:color w:val="auto"/>
                <w:szCs w:val="26"/>
                <w:lang w:val="vi-VN"/>
              </w:rPr>
            </w:pPr>
            <w:r w:rsidRPr="00093BC4">
              <w:rPr>
                <w:szCs w:val="26"/>
                <w:lang w:val="vi-VN"/>
              </w:rPr>
              <w:t>Tên yếu tố</w:t>
            </w:r>
            <w:r w:rsidR="00DF0EC5">
              <w:rPr>
                <w:szCs w:val="26"/>
                <w:lang w:val="vi-VN"/>
              </w:rPr>
              <w:t xml:space="preserve">: </w:t>
            </w:r>
            <w:r w:rsidR="00DF0EC5">
              <w:rPr>
                <w:snapToGrid/>
                <w:color w:val="auto"/>
                <w:szCs w:val="26"/>
                <w:lang w:val="vi-VN"/>
              </w:rPr>
              <w:t>read-only, h</w:t>
            </w:r>
            <w:r w:rsidR="00DF0EC5" w:rsidRPr="00FB386A">
              <w:rPr>
                <w:snapToGrid/>
                <w:color w:val="auto"/>
                <w:szCs w:val="26"/>
                <w:lang w:val="vi-VN"/>
              </w:rPr>
              <w:t xml:space="preserve">ệ thống hiển thị </w:t>
            </w:r>
            <w:r w:rsidR="00DF0EC5">
              <w:rPr>
                <w:snapToGrid/>
                <w:color w:val="auto"/>
                <w:szCs w:val="26"/>
                <w:lang w:val="vi-VN"/>
              </w:rPr>
              <w:t xml:space="preserve">tên </w:t>
            </w:r>
            <w:r w:rsidR="00DF0EC5" w:rsidRPr="00FB386A">
              <w:rPr>
                <w:snapToGrid/>
                <w:color w:val="auto"/>
                <w:szCs w:val="26"/>
                <w:lang w:val="vi-VN"/>
              </w:rPr>
              <w:t>yếu tố</w:t>
            </w:r>
            <w:r w:rsidR="00DF0EC5">
              <w:rPr>
                <w:snapToGrid/>
                <w:color w:val="auto"/>
                <w:szCs w:val="26"/>
                <w:lang w:val="vi-VN"/>
              </w:rPr>
              <w:t xml:space="preserve"> đã chọn</w:t>
            </w:r>
          </w:p>
          <w:p w14:paraId="1728828C" w14:textId="0E60410A" w:rsidR="00093BC4" w:rsidRP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hiện tại</w:t>
            </w:r>
            <w:r w:rsidR="00DF0EC5">
              <w:rPr>
                <w:szCs w:val="26"/>
                <w:lang w:val="vi-VN"/>
              </w:rPr>
              <w:t xml:space="preserve">: trọng số của yếu tố được thiết lập tại </w:t>
            </w:r>
            <w:r w:rsidR="00177CC3">
              <w:rPr>
                <w:szCs w:val="26"/>
                <w:lang w:val="vi-VN"/>
              </w:rPr>
              <w:t xml:space="preserve">mục </w:t>
            </w:r>
            <w:r w:rsidR="00DF0EC5" w:rsidRPr="00E011D8">
              <w:rPr>
                <w:i/>
                <w:iCs/>
                <w:snapToGrid/>
                <w:color w:val="0070C0"/>
                <w:szCs w:val="26"/>
                <w:lang w:val="vi-VN"/>
              </w:rPr>
              <w:t xml:space="preserve">3.2.1 Yếu tố rủi </w:t>
            </w:r>
            <w:r w:rsidR="00DF0EC5">
              <w:rPr>
                <w:i/>
                <w:iCs/>
                <w:snapToGrid/>
                <w:color w:val="0070C0"/>
                <w:szCs w:val="26"/>
                <w:lang w:val="vi-VN"/>
              </w:rPr>
              <w:t>ro</w:t>
            </w:r>
          </w:p>
          <w:p w14:paraId="5A691206" w14:textId="46DF976D" w:rsidR="00093BC4" w:rsidRDefault="00093BC4" w:rsidP="00911D8A">
            <w:pPr>
              <w:pStyle w:val="NormalIndent"/>
              <w:keepNext w:val="0"/>
              <w:keepLines/>
              <w:widowControl w:val="0"/>
              <w:numPr>
                <w:ilvl w:val="0"/>
                <w:numId w:val="146"/>
              </w:numPr>
              <w:spacing w:before="0" w:after="0" w:line="312" w:lineRule="auto"/>
              <w:jc w:val="left"/>
              <w:rPr>
                <w:szCs w:val="26"/>
                <w:lang w:val="vi-VN"/>
              </w:rPr>
            </w:pPr>
            <w:r w:rsidRPr="00093BC4">
              <w:rPr>
                <w:szCs w:val="26"/>
                <w:lang w:val="vi-VN"/>
              </w:rPr>
              <w:t>Trọng số điều chỉnh</w:t>
            </w:r>
            <w:r w:rsidR="005D2C33">
              <w:rPr>
                <w:szCs w:val="26"/>
                <w:lang w:val="vi-VN"/>
              </w:rPr>
              <w:t>: nhập số &gt;0, cho phép nhập thập phận, không &gt; 100</w:t>
            </w:r>
          </w:p>
          <w:p w14:paraId="0AC10EC9" w14:textId="0D62B0F3" w:rsidR="0018118B" w:rsidRPr="00093BC4" w:rsidRDefault="003E33D9" w:rsidP="00911D8A">
            <w:pPr>
              <w:pStyle w:val="NormalIndent"/>
              <w:keepNext w:val="0"/>
              <w:keepLines/>
              <w:widowControl w:val="0"/>
              <w:numPr>
                <w:ilvl w:val="0"/>
                <w:numId w:val="146"/>
              </w:numPr>
              <w:spacing w:before="0" w:after="0" w:line="312" w:lineRule="auto"/>
              <w:jc w:val="left"/>
              <w:rPr>
                <w:szCs w:val="26"/>
                <w:lang w:val="vi-VN"/>
              </w:rPr>
            </w:pPr>
            <w:r>
              <w:rPr>
                <w:szCs w:val="26"/>
                <w:lang w:val="vi-VN"/>
              </w:rPr>
              <w:t>Lý do điều chỉnh</w:t>
            </w:r>
            <w:r w:rsidR="0018118B">
              <w:rPr>
                <w:szCs w:val="26"/>
                <w:lang w:val="vi-VN"/>
              </w:rPr>
              <w:t>*</w:t>
            </w:r>
          </w:p>
          <w:p w14:paraId="35B3637E" w14:textId="77777777" w:rsidR="00A258CF" w:rsidRDefault="00A258CF" w:rsidP="00510F0B">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Trọng số điều chỉnh chỉ áp dụng đối với đối tượng được điều chỉnh trong</w:t>
            </w:r>
            <w:r w:rsidR="000A6BD0">
              <w:rPr>
                <w:snapToGrid/>
                <w:color w:val="auto"/>
                <w:szCs w:val="26"/>
                <w:lang w:val="vi-VN"/>
              </w:rPr>
              <w:t xml:space="preserve"> kỳ đánh giá có điều </w:t>
            </w:r>
            <w:r w:rsidR="008346F1">
              <w:rPr>
                <w:snapToGrid/>
                <w:color w:val="auto"/>
                <w:szCs w:val="26"/>
                <w:lang w:val="vi-VN"/>
              </w:rPr>
              <w:t>chỉnh</w:t>
            </w:r>
          </w:p>
          <w:p w14:paraId="79BD30AF" w14:textId="77777777" w:rsidR="008346F1" w:rsidRPr="00921485" w:rsidRDefault="008346F1" w:rsidP="00510F0B">
            <w:pPr>
              <w:pStyle w:val="NormalIndent"/>
              <w:keepNext w:val="0"/>
              <w:keepLines/>
              <w:widowControl w:val="0"/>
              <w:numPr>
                <w:ilvl w:val="0"/>
                <w:numId w:val="15"/>
              </w:numPr>
              <w:spacing w:before="0" w:after="0" w:line="312" w:lineRule="auto"/>
              <w:jc w:val="left"/>
              <w:rPr>
                <w:snapToGrid/>
                <w:color w:val="auto"/>
                <w:szCs w:val="26"/>
                <w:lang w:val="vi-VN"/>
              </w:rPr>
            </w:pPr>
            <w:r w:rsidRPr="00921485">
              <w:rPr>
                <w:snapToGrid/>
                <w:color w:val="auto"/>
                <w:szCs w:val="26"/>
                <w:lang w:val="vi-VN"/>
              </w:rPr>
              <w:t>Giao diện:</w:t>
            </w:r>
          </w:p>
          <w:p w14:paraId="030079A3" w14:textId="422AE67C" w:rsidR="00921485" w:rsidRPr="00982610" w:rsidRDefault="00924201" w:rsidP="00921485">
            <w:pPr>
              <w:pStyle w:val="NormalIndent"/>
              <w:keepNext w:val="0"/>
              <w:keepLines/>
              <w:widowControl w:val="0"/>
              <w:numPr>
                <w:ilvl w:val="0"/>
                <w:numId w:val="0"/>
              </w:numPr>
              <w:spacing w:before="0" w:after="0" w:line="312" w:lineRule="auto"/>
              <w:jc w:val="left"/>
              <w:rPr>
                <w:snapToGrid/>
                <w:color w:val="auto"/>
                <w:szCs w:val="26"/>
                <w:lang w:val="vi-VN"/>
              </w:rPr>
            </w:pPr>
            <w:hyperlink r:id="rId46" w:anchor="id=s0byd8&amp;p=19__bang_cham_diem&amp;c=1" w:history="1">
              <w:r w:rsidR="00921485" w:rsidRPr="00A44996">
                <w:rPr>
                  <w:rStyle w:val="Hyperlink"/>
                  <w:snapToGrid/>
                  <w:szCs w:val="26"/>
                  <w:lang w:val="vi-VN"/>
                </w:rPr>
                <w:t>https://f2z0rj.axshare.com/#id=s0byd8&amp;p=19__bang_cham_diem&amp;c=1</w:t>
              </w:r>
            </w:hyperlink>
          </w:p>
        </w:tc>
      </w:tr>
    </w:tbl>
    <w:p w14:paraId="7D3D2016" w14:textId="0FDBA3E2" w:rsidR="009B5796" w:rsidRDefault="00646544" w:rsidP="00646544">
      <w:pPr>
        <w:rPr>
          <w:b/>
          <w:szCs w:val="26"/>
          <w:lang w:val="vi-VN"/>
        </w:rPr>
      </w:pPr>
      <w:r w:rsidRPr="009B5405">
        <w:rPr>
          <w:b/>
          <w:szCs w:val="26"/>
          <w:lang w:val="vi-VN"/>
        </w:rPr>
        <w:t>Yêu cầu đặc biệt/Điều kiện ràng buộc:</w:t>
      </w:r>
      <w:r w:rsidR="00EF5CE4">
        <w:rPr>
          <w:b/>
          <w:szCs w:val="26"/>
          <w:lang w:val="vi-VN"/>
        </w:rPr>
        <w:t xml:space="preserve"> </w:t>
      </w:r>
    </w:p>
    <w:p w14:paraId="016F276F" w14:textId="161FB573" w:rsidR="00133D7B" w:rsidRPr="00133D7B" w:rsidRDefault="00133D7B" w:rsidP="00646544">
      <w:pPr>
        <w:pStyle w:val="ListParagraph"/>
        <w:numPr>
          <w:ilvl w:val="0"/>
          <w:numId w:val="15"/>
        </w:numPr>
        <w:rPr>
          <w:bCs/>
          <w:szCs w:val="26"/>
          <w:lang w:val="vi-VN"/>
        </w:rPr>
      </w:pPr>
      <w:r>
        <w:rPr>
          <w:bCs/>
          <w:szCs w:val="26"/>
          <w:lang w:val="vi-VN"/>
        </w:rPr>
        <w:t>Dữ liệu tính toán được làm tròn đến 2 chữ số hàng thập phân</w:t>
      </w:r>
    </w:p>
    <w:p w14:paraId="17A4A542" w14:textId="3ED80510" w:rsidR="009B5796" w:rsidRPr="00BD347E" w:rsidRDefault="009B5796" w:rsidP="00BD347E">
      <w:pPr>
        <w:pStyle w:val="ListParagraph"/>
        <w:numPr>
          <w:ilvl w:val="0"/>
          <w:numId w:val="15"/>
        </w:numPr>
        <w:rPr>
          <w:bCs/>
          <w:szCs w:val="26"/>
          <w:lang w:val="vi-VN"/>
        </w:rPr>
      </w:pPr>
      <w:r w:rsidRPr="00BD347E">
        <w:rPr>
          <w:bCs/>
          <w:szCs w:val="26"/>
          <w:lang w:val="vi-VN"/>
        </w:rPr>
        <w:t>Ví dụ minh hoạ cách tính tổng điểm của 1 đối tượng</w:t>
      </w:r>
      <w:r w:rsidR="00133D7B" w:rsidRPr="00BD347E">
        <w:rPr>
          <w:bCs/>
          <w:szCs w:val="26"/>
          <w:lang w:val="vi-VN"/>
        </w:rPr>
        <w:t>:</w:t>
      </w:r>
    </w:p>
    <w:tbl>
      <w:tblPr>
        <w:tblStyle w:val="TableGrid"/>
        <w:tblW w:w="0" w:type="auto"/>
        <w:tblLook w:val="04A0" w:firstRow="1" w:lastRow="0" w:firstColumn="1" w:lastColumn="0" w:noHBand="0" w:noVBand="1"/>
      </w:tblPr>
      <w:tblGrid>
        <w:gridCol w:w="1413"/>
        <w:gridCol w:w="1701"/>
        <w:gridCol w:w="1417"/>
        <w:gridCol w:w="1995"/>
        <w:gridCol w:w="3103"/>
      </w:tblGrid>
      <w:tr w:rsidR="00BC269C" w14:paraId="255674F6" w14:textId="77777777" w:rsidTr="00BC269C">
        <w:tc>
          <w:tcPr>
            <w:tcW w:w="1413" w:type="dxa"/>
          </w:tcPr>
          <w:p w14:paraId="60FD7CB4" w14:textId="0F29A1A7" w:rsidR="00BC269C" w:rsidRPr="004774B0" w:rsidRDefault="00BC269C" w:rsidP="00646544">
            <w:pPr>
              <w:rPr>
                <w:b/>
                <w:szCs w:val="26"/>
                <w:lang w:val="vi-VN"/>
              </w:rPr>
            </w:pPr>
            <w:r w:rsidRPr="004774B0">
              <w:rPr>
                <w:b/>
                <w:szCs w:val="26"/>
                <w:lang w:val="vi-VN"/>
              </w:rPr>
              <w:t>Yếu tố</w:t>
            </w:r>
            <w:r>
              <w:rPr>
                <w:b/>
                <w:szCs w:val="26"/>
                <w:lang w:val="vi-VN"/>
              </w:rPr>
              <w:t xml:space="preserve"> cha</w:t>
            </w:r>
          </w:p>
        </w:tc>
        <w:tc>
          <w:tcPr>
            <w:tcW w:w="1701" w:type="dxa"/>
          </w:tcPr>
          <w:p w14:paraId="33EBB505" w14:textId="01484169" w:rsidR="00BC269C" w:rsidRPr="004774B0" w:rsidRDefault="00BC269C" w:rsidP="00646544">
            <w:pPr>
              <w:rPr>
                <w:b/>
                <w:szCs w:val="26"/>
                <w:lang w:val="vi-VN"/>
              </w:rPr>
            </w:pPr>
            <w:r>
              <w:rPr>
                <w:b/>
                <w:szCs w:val="26"/>
                <w:lang w:val="vi-VN"/>
              </w:rPr>
              <w:t>Yếu tố con</w:t>
            </w:r>
          </w:p>
        </w:tc>
        <w:tc>
          <w:tcPr>
            <w:tcW w:w="1417" w:type="dxa"/>
          </w:tcPr>
          <w:p w14:paraId="016D083B" w14:textId="611669F5" w:rsidR="00BC269C" w:rsidRPr="004774B0" w:rsidRDefault="00BC269C" w:rsidP="00646544">
            <w:pPr>
              <w:rPr>
                <w:b/>
                <w:szCs w:val="26"/>
                <w:lang w:val="vi-VN"/>
              </w:rPr>
            </w:pPr>
            <w:r w:rsidRPr="004774B0">
              <w:rPr>
                <w:b/>
                <w:szCs w:val="26"/>
                <w:lang w:val="vi-VN"/>
              </w:rPr>
              <w:t>Trọng số</w:t>
            </w:r>
          </w:p>
        </w:tc>
        <w:tc>
          <w:tcPr>
            <w:tcW w:w="1995" w:type="dxa"/>
          </w:tcPr>
          <w:p w14:paraId="77A5FC39" w14:textId="56959643" w:rsidR="00BC269C" w:rsidRPr="004774B0" w:rsidRDefault="00BC269C" w:rsidP="00646544">
            <w:pPr>
              <w:rPr>
                <w:b/>
                <w:szCs w:val="26"/>
                <w:lang w:val="vi-VN"/>
              </w:rPr>
            </w:pPr>
            <w:r>
              <w:rPr>
                <w:b/>
                <w:szCs w:val="26"/>
                <w:lang w:val="vi-VN"/>
              </w:rPr>
              <w:t>Cách tính tổng điểm</w:t>
            </w:r>
          </w:p>
        </w:tc>
        <w:tc>
          <w:tcPr>
            <w:tcW w:w="3103" w:type="dxa"/>
          </w:tcPr>
          <w:p w14:paraId="35CA1A0F" w14:textId="67DE0CE7" w:rsidR="00BC269C" w:rsidRPr="004774B0" w:rsidRDefault="00BC269C" w:rsidP="00646544">
            <w:pPr>
              <w:rPr>
                <w:b/>
                <w:szCs w:val="26"/>
                <w:lang w:val="vi-VN"/>
              </w:rPr>
            </w:pPr>
            <w:r w:rsidRPr="004774B0">
              <w:rPr>
                <w:b/>
                <w:szCs w:val="26"/>
                <w:lang w:val="vi-VN"/>
              </w:rPr>
              <w:t>Điểm</w:t>
            </w:r>
          </w:p>
        </w:tc>
      </w:tr>
      <w:tr w:rsidR="00BC269C" w14:paraId="2DC09A8B" w14:textId="77777777" w:rsidTr="00BC269C">
        <w:tc>
          <w:tcPr>
            <w:tcW w:w="1413" w:type="dxa"/>
          </w:tcPr>
          <w:p w14:paraId="0BDC4890" w14:textId="670F900B" w:rsidR="00BC269C" w:rsidRDefault="00BC269C" w:rsidP="00BC269C">
            <w:pPr>
              <w:jc w:val="both"/>
              <w:rPr>
                <w:bCs/>
                <w:szCs w:val="26"/>
                <w:lang w:val="vi-VN"/>
              </w:rPr>
            </w:pPr>
            <w:r>
              <w:rPr>
                <w:bCs/>
                <w:szCs w:val="26"/>
                <w:lang w:val="vi-VN"/>
              </w:rPr>
              <w:t>YT1</w:t>
            </w:r>
          </w:p>
        </w:tc>
        <w:tc>
          <w:tcPr>
            <w:tcW w:w="1701" w:type="dxa"/>
          </w:tcPr>
          <w:p w14:paraId="46483EAC" w14:textId="77777777" w:rsidR="00BC269C" w:rsidRDefault="00BC269C" w:rsidP="00BC269C">
            <w:pPr>
              <w:jc w:val="both"/>
              <w:rPr>
                <w:bCs/>
                <w:szCs w:val="26"/>
                <w:lang w:val="vi-VN"/>
              </w:rPr>
            </w:pPr>
          </w:p>
        </w:tc>
        <w:tc>
          <w:tcPr>
            <w:tcW w:w="1417" w:type="dxa"/>
          </w:tcPr>
          <w:p w14:paraId="3C1BAE22" w14:textId="748C528F" w:rsidR="00BC269C" w:rsidRDefault="00BC269C" w:rsidP="00646544">
            <w:pPr>
              <w:rPr>
                <w:bCs/>
                <w:szCs w:val="26"/>
                <w:lang w:val="vi-VN"/>
              </w:rPr>
            </w:pPr>
            <w:r>
              <w:rPr>
                <w:bCs/>
                <w:szCs w:val="26"/>
                <w:lang w:val="vi-VN"/>
              </w:rPr>
              <w:t>30%</w:t>
            </w:r>
          </w:p>
        </w:tc>
        <w:tc>
          <w:tcPr>
            <w:tcW w:w="1995" w:type="dxa"/>
          </w:tcPr>
          <w:p w14:paraId="1CD867A0" w14:textId="7E8966A7" w:rsidR="00BC269C" w:rsidRDefault="00BC269C" w:rsidP="00646544">
            <w:pPr>
              <w:rPr>
                <w:bCs/>
                <w:szCs w:val="26"/>
                <w:lang w:val="vi-VN"/>
              </w:rPr>
            </w:pPr>
            <w:r>
              <w:rPr>
                <w:bCs/>
                <w:szCs w:val="26"/>
                <w:lang w:val="vi-VN"/>
              </w:rPr>
              <w:t>Bình quân gia quyền</w:t>
            </w:r>
          </w:p>
        </w:tc>
        <w:tc>
          <w:tcPr>
            <w:tcW w:w="3103" w:type="dxa"/>
          </w:tcPr>
          <w:p w14:paraId="350C23A7" w14:textId="3E48F98A" w:rsidR="00BC269C" w:rsidRDefault="00BC269C" w:rsidP="00646544">
            <w:pPr>
              <w:rPr>
                <w:bCs/>
                <w:szCs w:val="26"/>
                <w:lang w:val="vi-VN"/>
              </w:rPr>
            </w:pPr>
            <w:r>
              <w:rPr>
                <w:bCs/>
                <w:szCs w:val="26"/>
                <w:lang w:val="vi-VN"/>
              </w:rPr>
              <w:t>= 10*0.6 + 20*0.4 = 14</w:t>
            </w:r>
          </w:p>
        </w:tc>
      </w:tr>
      <w:tr w:rsidR="00BC269C" w14:paraId="6157D0F0" w14:textId="77777777" w:rsidTr="00BC269C">
        <w:tc>
          <w:tcPr>
            <w:tcW w:w="1413" w:type="dxa"/>
          </w:tcPr>
          <w:p w14:paraId="78083C83" w14:textId="121E465E" w:rsidR="00BC269C" w:rsidRDefault="00BC269C" w:rsidP="00BC269C">
            <w:pPr>
              <w:jc w:val="both"/>
              <w:rPr>
                <w:bCs/>
                <w:szCs w:val="26"/>
                <w:lang w:val="vi-VN"/>
              </w:rPr>
            </w:pPr>
          </w:p>
        </w:tc>
        <w:tc>
          <w:tcPr>
            <w:tcW w:w="1701" w:type="dxa"/>
          </w:tcPr>
          <w:p w14:paraId="780A2AB9" w14:textId="13F6229A" w:rsidR="00BC269C" w:rsidRDefault="00BC269C" w:rsidP="00BC269C">
            <w:pPr>
              <w:jc w:val="both"/>
              <w:rPr>
                <w:bCs/>
                <w:szCs w:val="26"/>
                <w:lang w:val="vi-VN"/>
              </w:rPr>
            </w:pPr>
            <w:r>
              <w:rPr>
                <w:bCs/>
                <w:szCs w:val="26"/>
                <w:lang w:val="vi-VN"/>
              </w:rPr>
              <w:t>YT1.1</w:t>
            </w:r>
          </w:p>
        </w:tc>
        <w:tc>
          <w:tcPr>
            <w:tcW w:w="1417" w:type="dxa"/>
          </w:tcPr>
          <w:p w14:paraId="0EDBE449" w14:textId="5C9916BD" w:rsidR="00BC269C" w:rsidRDefault="00BC269C" w:rsidP="00BC269C">
            <w:pPr>
              <w:rPr>
                <w:bCs/>
                <w:szCs w:val="26"/>
                <w:lang w:val="vi-VN"/>
              </w:rPr>
            </w:pPr>
            <w:r>
              <w:rPr>
                <w:bCs/>
                <w:szCs w:val="26"/>
                <w:lang w:val="vi-VN"/>
              </w:rPr>
              <w:t>60%</w:t>
            </w:r>
          </w:p>
        </w:tc>
        <w:tc>
          <w:tcPr>
            <w:tcW w:w="1995" w:type="dxa"/>
          </w:tcPr>
          <w:p w14:paraId="6F067150" w14:textId="0CF42FD6" w:rsidR="00BC269C" w:rsidRDefault="00BC269C" w:rsidP="00BC269C">
            <w:pPr>
              <w:rPr>
                <w:bCs/>
                <w:szCs w:val="26"/>
                <w:lang w:val="vi-VN"/>
              </w:rPr>
            </w:pPr>
          </w:p>
        </w:tc>
        <w:tc>
          <w:tcPr>
            <w:tcW w:w="3103" w:type="dxa"/>
          </w:tcPr>
          <w:p w14:paraId="6535F07D" w14:textId="76F4A0A2" w:rsidR="00BC269C" w:rsidRDefault="00BC269C" w:rsidP="00BC269C">
            <w:pPr>
              <w:rPr>
                <w:bCs/>
                <w:szCs w:val="26"/>
                <w:lang w:val="vi-VN"/>
              </w:rPr>
            </w:pPr>
            <w:r>
              <w:rPr>
                <w:bCs/>
                <w:szCs w:val="26"/>
                <w:lang w:val="vi-VN"/>
              </w:rPr>
              <w:t>10</w:t>
            </w:r>
          </w:p>
        </w:tc>
      </w:tr>
      <w:tr w:rsidR="00BC269C" w14:paraId="722D0951" w14:textId="77777777" w:rsidTr="00BC269C">
        <w:tc>
          <w:tcPr>
            <w:tcW w:w="1413" w:type="dxa"/>
          </w:tcPr>
          <w:p w14:paraId="315F1727" w14:textId="2E7E3886" w:rsidR="00BC269C" w:rsidRDefault="00BC269C" w:rsidP="00BC269C">
            <w:pPr>
              <w:jc w:val="both"/>
              <w:rPr>
                <w:bCs/>
                <w:szCs w:val="26"/>
                <w:lang w:val="vi-VN"/>
              </w:rPr>
            </w:pPr>
          </w:p>
        </w:tc>
        <w:tc>
          <w:tcPr>
            <w:tcW w:w="1701" w:type="dxa"/>
          </w:tcPr>
          <w:p w14:paraId="1783A920" w14:textId="3BC8AF51" w:rsidR="00BC269C" w:rsidRDefault="00BC269C" w:rsidP="00BC269C">
            <w:pPr>
              <w:jc w:val="both"/>
              <w:rPr>
                <w:bCs/>
                <w:szCs w:val="26"/>
                <w:lang w:val="vi-VN"/>
              </w:rPr>
            </w:pPr>
            <w:r>
              <w:rPr>
                <w:bCs/>
                <w:szCs w:val="26"/>
                <w:lang w:val="vi-VN"/>
              </w:rPr>
              <w:t>YT1.2</w:t>
            </w:r>
          </w:p>
        </w:tc>
        <w:tc>
          <w:tcPr>
            <w:tcW w:w="1417" w:type="dxa"/>
          </w:tcPr>
          <w:p w14:paraId="2807F422" w14:textId="3915E1C9" w:rsidR="00BC269C" w:rsidRDefault="00BC269C" w:rsidP="00BC269C">
            <w:pPr>
              <w:rPr>
                <w:bCs/>
                <w:szCs w:val="26"/>
                <w:lang w:val="vi-VN"/>
              </w:rPr>
            </w:pPr>
            <w:r>
              <w:rPr>
                <w:bCs/>
                <w:szCs w:val="26"/>
                <w:lang w:val="vi-VN"/>
              </w:rPr>
              <w:t>40%</w:t>
            </w:r>
          </w:p>
        </w:tc>
        <w:tc>
          <w:tcPr>
            <w:tcW w:w="1995" w:type="dxa"/>
          </w:tcPr>
          <w:p w14:paraId="542D8255" w14:textId="77777777" w:rsidR="00BC269C" w:rsidRDefault="00BC269C" w:rsidP="00BC269C">
            <w:pPr>
              <w:rPr>
                <w:bCs/>
                <w:szCs w:val="26"/>
                <w:lang w:val="vi-VN"/>
              </w:rPr>
            </w:pPr>
          </w:p>
        </w:tc>
        <w:tc>
          <w:tcPr>
            <w:tcW w:w="3103" w:type="dxa"/>
          </w:tcPr>
          <w:p w14:paraId="70EDE9BE" w14:textId="60EDAEE7" w:rsidR="00BC269C" w:rsidRDefault="00BC269C" w:rsidP="00BC269C">
            <w:pPr>
              <w:rPr>
                <w:bCs/>
                <w:szCs w:val="26"/>
                <w:lang w:val="vi-VN"/>
              </w:rPr>
            </w:pPr>
            <w:r>
              <w:rPr>
                <w:bCs/>
                <w:szCs w:val="26"/>
                <w:lang w:val="vi-VN"/>
              </w:rPr>
              <w:t>20</w:t>
            </w:r>
          </w:p>
        </w:tc>
      </w:tr>
      <w:tr w:rsidR="00BC269C" w14:paraId="4CC73247" w14:textId="77777777" w:rsidTr="00BC269C">
        <w:tc>
          <w:tcPr>
            <w:tcW w:w="1413" w:type="dxa"/>
          </w:tcPr>
          <w:p w14:paraId="63859E2A" w14:textId="2A0EE63C" w:rsidR="00BC269C" w:rsidRDefault="00BC269C" w:rsidP="00BC269C">
            <w:pPr>
              <w:jc w:val="both"/>
              <w:rPr>
                <w:bCs/>
                <w:szCs w:val="26"/>
                <w:lang w:val="vi-VN"/>
              </w:rPr>
            </w:pPr>
            <w:r>
              <w:rPr>
                <w:bCs/>
                <w:szCs w:val="26"/>
                <w:lang w:val="vi-VN"/>
              </w:rPr>
              <w:t>YT2</w:t>
            </w:r>
          </w:p>
        </w:tc>
        <w:tc>
          <w:tcPr>
            <w:tcW w:w="1701" w:type="dxa"/>
          </w:tcPr>
          <w:p w14:paraId="49E37132" w14:textId="77777777" w:rsidR="00BC269C" w:rsidRDefault="00BC269C" w:rsidP="00BC269C">
            <w:pPr>
              <w:jc w:val="both"/>
              <w:rPr>
                <w:bCs/>
                <w:szCs w:val="26"/>
                <w:lang w:val="vi-VN"/>
              </w:rPr>
            </w:pPr>
          </w:p>
        </w:tc>
        <w:tc>
          <w:tcPr>
            <w:tcW w:w="1417" w:type="dxa"/>
          </w:tcPr>
          <w:p w14:paraId="181193A4" w14:textId="30FBE095" w:rsidR="00BC269C" w:rsidRDefault="00BC269C" w:rsidP="00646544">
            <w:pPr>
              <w:rPr>
                <w:bCs/>
                <w:szCs w:val="26"/>
                <w:lang w:val="vi-VN"/>
              </w:rPr>
            </w:pPr>
            <w:r>
              <w:rPr>
                <w:bCs/>
                <w:szCs w:val="26"/>
                <w:lang w:val="vi-VN"/>
              </w:rPr>
              <w:t>70%</w:t>
            </w:r>
          </w:p>
        </w:tc>
        <w:tc>
          <w:tcPr>
            <w:tcW w:w="1995" w:type="dxa"/>
          </w:tcPr>
          <w:p w14:paraId="7559C102" w14:textId="77777777" w:rsidR="00BC269C" w:rsidRDefault="00BC269C" w:rsidP="00646544">
            <w:pPr>
              <w:rPr>
                <w:bCs/>
                <w:szCs w:val="26"/>
                <w:lang w:val="vi-VN"/>
              </w:rPr>
            </w:pPr>
          </w:p>
        </w:tc>
        <w:tc>
          <w:tcPr>
            <w:tcW w:w="3103" w:type="dxa"/>
          </w:tcPr>
          <w:p w14:paraId="0F4E600B" w14:textId="7EFA2430" w:rsidR="00BC269C" w:rsidRDefault="00BC269C" w:rsidP="00646544">
            <w:pPr>
              <w:rPr>
                <w:bCs/>
                <w:szCs w:val="26"/>
                <w:lang w:val="vi-VN"/>
              </w:rPr>
            </w:pPr>
            <w:r>
              <w:rPr>
                <w:bCs/>
                <w:szCs w:val="26"/>
                <w:lang w:val="vi-VN"/>
              </w:rPr>
              <w:t>25</w:t>
            </w:r>
          </w:p>
        </w:tc>
      </w:tr>
      <w:tr w:rsidR="00BC269C" w14:paraId="698ED3AE" w14:textId="77777777" w:rsidTr="00EF54B5">
        <w:tc>
          <w:tcPr>
            <w:tcW w:w="6526" w:type="dxa"/>
            <w:gridSpan w:val="4"/>
          </w:tcPr>
          <w:p w14:paraId="5210CA44" w14:textId="357A666D" w:rsidR="00BC269C" w:rsidRDefault="00BC269C" w:rsidP="00646544">
            <w:pPr>
              <w:rPr>
                <w:bCs/>
                <w:szCs w:val="26"/>
                <w:lang w:val="vi-VN"/>
              </w:rPr>
            </w:pPr>
            <w:r>
              <w:rPr>
                <w:bCs/>
                <w:szCs w:val="26"/>
                <w:lang w:val="vi-VN"/>
              </w:rPr>
              <w:lastRenderedPageBreak/>
              <w:t>Tổng điểm của đối tượng</w:t>
            </w:r>
          </w:p>
        </w:tc>
        <w:tc>
          <w:tcPr>
            <w:tcW w:w="3103" w:type="dxa"/>
          </w:tcPr>
          <w:p w14:paraId="692C74EF" w14:textId="77F743D8" w:rsidR="00BC269C" w:rsidRDefault="00BC269C" w:rsidP="00646544">
            <w:pPr>
              <w:rPr>
                <w:bCs/>
                <w:szCs w:val="26"/>
                <w:lang w:val="vi-VN"/>
              </w:rPr>
            </w:pPr>
            <w:r>
              <w:rPr>
                <w:bCs/>
                <w:szCs w:val="26"/>
                <w:lang w:val="vi-VN"/>
              </w:rPr>
              <w:t>= 14 *0.3 + 25 *0.7 = 21.7</w:t>
            </w:r>
          </w:p>
        </w:tc>
      </w:tr>
    </w:tbl>
    <w:p w14:paraId="6D2F5759" w14:textId="50235C49" w:rsidR="006F46AB" w:rsidRDefault="00E93B40" w:rsidP="006F46AB">
      <w:pPr>
        <w:pStyle w:val="tvHeading111"/>
        <w:rPr>
          <w:lang w:val="vi-VN"/>
        </w:rPr>
      </w:pPr>
      <w:bookmarkStart w:id="92" w:name="_Toc87047317"/>
      <w:r>
        <w:rPr>
          <w:lang w:val="vi-VN"/>
        </w:rPr>
        <w:t>Kết quả đánh giá</w:t>
      </w:r>
      <w:bookmarkEnd w:id="92"/>
    </w:p>
    <w:p w14:paraId="3A2C0C22" w14:textId="463174A7" w:rsidR="00646544" w:rsidRPr="00646544" w:rsidRDefault="00646544" w:rsidP="00646544">
      <w:pPr>
        <w:rPr>
          <w:lang w:val="vi-VN"/>
        </w:rPr>
      </w:pPr>
      <w:r w:rsidRPr="00646544">
        <w:rPr>
          <w:b/>
          <w:bCs/>
          <w:szCs w:val="26"/>
          <w:lang w:val="vi-VN"/>
        </w:rPr>
        <w:t xml:space="preserve">Mục đích: </w:t>
      </w:r>
      <w:r w:rsidRPr="00646544">
        <w:rPr>
          <w:bCs/>
          <w:szCs w:val="26"/>
          <w:lang w:val="vi-VN"/>
        </w:rPr>
        <w:t xml:space="preserve">Quản lý </w:t>
      </w:r>
      <w:r w:rsidR="00277396">
        <w:rPr>
          <w:bCs/>
          <w:szCs w:val="26"/>
          <w:lang w:val="vi-VN"/>
        </w:rPr>
        <w:t xml:space="preserve">và tổng hợp </w:t>
      </w:r>
      <w:r w:rsidRPr="00646544">
        <w:rPr>
          <w:bCs/>
          <w:szCs w:val="26"/>
          <w:lang w:val="vi-VN"/>
        </w:rPr>
        <w:t xml:space="preserve">kết quả </w:t>
      </w:r>
      <w:r w:rsidR="00D248AA">
        <w:rPr>
          <w:bCs/>
          <w:szCs w:val="26"/>
          <w:lang w:val="vi-VN"/>
        </w:rPr>
        <w:t xml:space="preserve">chấm điểm </w:t>
      </w:r>
      <w:r w:rsidRPr="00646544">
        <w:rPr>
          <w:bCs/>
          <w:szCs w:val="26"/>
          <w:lang w:val="vi-VN"/>
        </w:rPr>
        <w:t xml:space="preserve">rủi ro </w:t>
      </w:r>
      <w:r w:rsidR="00D248AA">
        <w:rPr>
          <w:bCs/>
          <w:szCs w:val="26"/>
          <w:lang w:val="vi-VN"/>
        </w:rPr>
        <w:t xml:space="preserve">của các đối tượng </w:t>
      </w:r>
      <w:r w:rsidR="00903C53">
        <w:rPr>
          <w:bCs/>
          <w:szCs w:val="26"/>
          <w:lang w:val="vi-VN"/>
        </w:rPr>
        <w:t>trong kỳ đánh giá</w:t>
      </w:r>
    </w:p>
    <w:p w14:paraId="46DA3F48" w14:textId="283CAC81" w:rsidR="00646544" w:rsidRPr="009135E1" w:rsidRDefault="00646544" w:rsidP="00646544">
      <w:pPr>
        <w:rPr>
          <w:szCs w:val="26"/>
          <w:lang w:val="vi-VN"/>
        </w:rPr>
      </w:pPr>
      <w:r w:rsidRPr="009135E1">
        <w:rPr>
          <w:b/>
          <w:bCs/>
          <w:szCs w:val="26"/>
          <w:lang w:val="vi-VN"/>
        </w:rPr>
        <w:t>Vai trò thực hiện:</w:t>
      </w:r>
      <w:r w:rsidRPr="009135E1">
        <w:rPr>
          <w:szCs w:val="26"/>
          <w:lang w:val="vi-VN"/>
        </w:rPr>
        <w:t xml:space="preserve"> </w:t>
      </w:r>
      <w:r w:rsidR="009135E1" w:rsidRPr="009135E1">
        <w:rPr>
          <w:szCs w:val="26"/>
          <w:lang w:val="vi-VN"/>
        </w:rPr>
        <w:t>Trưởng</w:t>
      </w:r>
      <w:r w:rsidR="009135E1">
        <w:rPr>
          <w:szCs w:val="26"/>
          <w:lang w:val="vi-VN"/>
        </w:rPr>
        <w:t xml:space="preserve"> KTNB, </w:t>
      </w:r>
      <w:r w:rsidRPr="009135E1">
        <w:rPr>
          <w:szCs w:val="26"/>
          <w:lang w:val="vi-VN"/>
        </w:rPr>
        <w:t>KTV</w:t>
      </w:r>
    </w:p>
    <w:p w14:paraId="35C8CE1B" w14:textId="77777777" w:rsidR="00646544" w:rsidRPr="002F4F88" w:rsidRDefault="00646544" w:rsidP="00646544">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646544" w:rsidRPr="002F4F88" w14:paraId="75001C4A" w14:textId="77777777" w:rsidTr="00455E54">
        <w:trPr>
          <w:trHeight w:val="449"/>
        </w:trPr>
        <w:tc>
          <w:tcPr>
            <w:tcW w:w="817" w:type="dxa"/>
            <w:shd w:val="clear" w:color="auto" w:fill="auto"/>
          </w:tcPr>
          <w:p w14:paraId="7397B234" w14:textId="77777777" w:rsidR="00646544" w:rsidRPr="002F4F88" w:rsidRDefault="00646544" w:rsidP="00455E54">
            <w:pPr>
              <w:keepLines/>
              <w:widowControl w:val="0"/>
              <w:jc w:val="both"/>
              <w:rPr>
                <w:b/>
                <w:bCs/>
                <w:szCs w:val="26"/>
              </w:rPr>
            </w:pPr>
            <w:r w:rsidRPr="002F4F88">
              <w:rPr>
                <w:b/>
                <w:bCs/>
                <w:szCs w:val="26"/>
              </w:rPr>
              <w:t>STT</w:t>
            </w:r>
          </w:p>
        </w:tc>
        <w:tc>
          <w:tcPr>
            <w:tcW w:w="1877" w:type="dxa"/>
            <w:shd w:val="clear" w:color="auto" w:fill="auto"/>
          </w:tcPr>
          <w:p w14:paraId="1D9C7146" w14:textId="77777777" w:rsidR="00646544" w:rsidRPr="002F4F88" w:rsidRDefault="00646544" w:rsidP="00455E54">
            <w:pPr>
              <w:keepLines/>
              <w:widowControl w:val="0"/>
              <w:jc w:val="both"/>
              <w:rPr>
                <w:b/>
                <w:bCs/>
                <w:szCs w:val="26"/>
              </w:rPr>
            </w:pPr>
            <w:r w:rsidRPr="002F4F88">
              <w:rPr>
                <w:b/>
                <w:bCs/>
                <w:szCs w:val="26"/>
              </w:rPr>
              <w:t>Chức năng</w:t>
            </w:r>
          </w:p>
        </w:tc>
        <w:tc>
          <w:tcPr>
            <w:tcW w:w="6912" w:type="dxa"/>
            <w:shd w:val="clear" w:color="auto" w:fill="auto"/>
          </w:tcPr>
          <w:p w14:paraId="15B251FD" w14:textId="77777777" w:rsidR="00646544" w:rsidRPr="002F4F88" w:rsidRDefault="00646544" w:rsidP="00455E54">
            <w:pPr>
              <w:keepLines/>
              <w:widowControl w:val="0"/>
              <w:jc w:val="both"/>
              <w:rPr>
                <w:b/>
                <w:bCs/>
                <w:szCs w:val="26"/>
              </w:rPr>
            </w:pPr>
            <w:r w:rsidRPr="002F4F88">
              <w:rPr>
                <w:b/>
                <w:bCs/>
                <w:szCs w:val="26"/>
              </w:rPr>
              <w:t>Mô tả</w:t>
            </w:r>
          </w:p>
        </w:tc>
      </w:tr>
      <w:tr w:rsidR="00646544" w:rsidRPr="002F4F88" w14:paraId="6C26113A" w14:textId="77777777" w:rsidTr="00455E54">
        <w:tc>
          <w:tcPr>
            <w:tcW w:w="817" w:type="dxa"/>
            <w:shd w:val="clear" w:color="auto" w:fill="auto"/>
          </w:tcPr>
          <w:p w14:paraId="204A4ABB" w14:textId="77777777" w:rsidR="00646544" w:rsidRPr="002F4F88" w:rsidRDefault="00646544" w:rsidP="00911D8A">
            <w:pPr>
              <w:pStyle w:val="ListParagraph"/>
              <w:numPr>
                <w:ilvl w:val="0"/>
                <w:numId w:val="111"/>
              </w:numPr>
            </w:pPr>
          </w:p>
        </w:tc>
        <w:tc>
          <w:tcPr>
            <w:tcW w:w="1877" w:type="dxa"/>
            <w:shd w:val="clear" w:color="auto" w:fill="auto"/>
          </w:tcPr>
          <w:p w14:paraId="5D21A78C" w14:textId="77777777" w:rsidR="00646544" w:rsidRPr="002F4F88" w:rsidRDefault="00646544" w:rsidP="00455E54">
            <w:pPr>
              <w:keepLines/>
              <w:widowControl w:val="0"/>
              <w:rPr>
                <w:szCs w:val="26"/>
              </w:rPr>
            </w:pPr>
            <w:r>
              <w:rPr>
                <w:szCs w:val="26"/>
              </w:rPr>
              <w:t>Tìm kiếm</w:t>
            </w:r>
          </w:p>
        </w:tc>
        <w:tc>
          <w:tcPr>
            <w:tcW w:w="6912" w:type="dxa"/>
            <w:shd w:val="clear" w:color="auto" w:fill="auto"/>
          </w:tcPr>
          <w:p w14:paraId="6F2587DD" w14:textId="4E8AC9B0" w:rsidR="00646544" w:rsidRDefault="00646544" w:rsidP="00455E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tìm kiếm kết quả đánh giá rủi ro của </w:t>
            </w:r>
            <w:r w:rsidR="005F7B76">
              <w:rPr>
                <w:snapToGrid/>
                <w:color w:val="auto"/>
                <w:szCs w:val="26"/>
              </w:rPr>
              <w:t>các</w:t>
            </w:r>
            <w:r w:rsidR="005F7B76">
              <w:rPr>
                <w:snapToGrid/>
                <w:color w:val="auto"/>
                <w:szCs w:val="26"/>
                <w:lang w:val="vi-VN"/>
              </w:rPr>
              <w:t xml:space="preserve"> </w:t>
            </w:r>
            <w:r>
              <w:rPr>
                <w:snapToGrid/>
                <w:color w:val="auto"/>
                <w:szCs w:val="26"/>
              </w:rPr>
              <w:t xml:space="preserve">đối tượng </w:t>
            </w:r>
            <w:r w:rsidR="005F7B76">
              <w:rPr>
                <w:snapToGrid/>
                <w:color w:val="auto"/>
                <w:szCs w:val="26"/>
              </w:rPr>
              <w:t>trong</w:t>
            </w:r>
            <w:r w:rsidR="005F7B76">
              <w:rPr>
                <w:snapToGrid/>
                <w:color w:val="auto"/>
                <w:szCs w:val="26"/>
                <w:lang w:val="vi-VN"/>
              </w:rPr>
              <w:t xml:space="preserve"> các kỳ đánh giá</w:t>
            </w:r>
            <w:r w:rsidR="00BC59BA">
              <w:rPr>
                <w:snapToGrid/>
                <w:color w:val="auto"/>
                <w:szCs w:val="26"/>
                <w:lang w:val="vi-VN"/>
              </w:rPr>
              <w:t xml:space="preserve"> theo các điều kiện sau</w:t>
            </w:r>
            <w:r>
              <w:rPr>
                <w:snapToGrid/>
                <w:color w:val="auto"/>
                <w:szCs w:val="26"/>
              </w:rPr>
              <w:t>:</w:t>
            </w:r>
          </w:p>
          <w:p w14:paraId="0DDA199B" w14:textId="081F2634" w:rsidR="00646544" w:rsidRPr="00975BD8"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Năm đánh giá*: Ch</w:t>
            </w:r>
            <w:r w:rsidR="00975BD8">
              <w:rPr>
                <w:snapToGrid/>
                <w:color w:val="auto"/>
                <w:szCs w:val="26"/>
              </w:rPr>
              <w:t>ọn</w:t>
            </w:r>
            <w:r w:rsidR="00975BD8">
              <w:rPr>
                <w:snapToGrid/>
                <w:color w:val="auto"/>
                <w:szCs w:val="26"/>
                <w:lang w:val="vi-VN"/>
              </w:rPr>
              <w:t xml:space="preserve"> 1</w:t>
            </w:r>
            <w:r>
              <w:rPr>
                <w:snapToGrid/>
                <w:color w:val="auto"/>
                <w:szCs w:val="26"/>
              </w:rPr>
              <w:t xml:space="preserve"> năm. </w:t>
            </w:r>
            <w:r w:rsidR="00975BD8">
              <w:rPr>
                <w:snapToGrid/>
                <w:color w:val="auto"/>
                <w:szCs w:val="26"/>
                <w:lang w:val="vi-VN"/>
              </w:rPr>
              <w:t>M</w:t>
            </w:r>
            <w:r w:rsidRPr="00975BD8">
              <w:rPr>
                <w:snapToGrid/>
                <w:color w:val="auto"/>
                <w:szCs w:val="26"/>
              </w:rPr>
              <w:t>ặc định là năm hiện tại.</w:t>
            </w:r>
          </w:p>
          <w:p w14:paraId="03150D94" w14:textId="77777777"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Kỳ đánh giá*: Chọn 1 trong các kỳ đánh giá của năm đã chọn.</w:t>
            </w:r>
          </w:p>
          <w:p w14:paraId="59B69811" w14:textId="69B7CDF2"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 xml:space="preserve">Giá trị kỳ: Chọn </w:t>
            </w:r>
            <w:r w:rsidR="001475AF">
              <w:rPr>
                <w:snapToGrid/>
                <w:color w:val="auto"/>
                <w:szCs w:val="26"/>
                <w:lang w:val="vi-VN"/>
              </w:rPr>
              <w:t xml:space="preserve">1 </w:t>
            </w:r>
            <w:r>
              <w:rPr>
                <w:snapToGrid/>
                <w:color w:val="auto"/>
                <w:szCs w:val="26"/>
              </w:rPr>
              <w:t>giá trị kỳ tương ứng với kỳ đánh giá đã chọn</w:t>
            </w:r>
          </w:p>
          <w:p w14:paraId="35170B95" w14:textId="6B6C06A6" w:rsidR="00975BD8" w:rsidRPr="001475AF" w:rsidRDefault="00975BD8"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Loại</w:t>
            </w:r>
            <w:r>
              <w:rPr>
                <w:snapToGrid/>
                <w:color w:val="auto"/>
                <w:szCs w:val="26"/>
                <w:lang w:val="vi-VN"/>
              </w:rPr>
              <w:t xml:space="preserve"> đối tượng</w:t>
            </w:r>
            <w:r w:rsidR="00412FE7">
              <w:rPr>
                <w:snapToGrid/>
                <w:color w:val="auto"/>
                <w:szCs w:val="26"/>
                <w:lang w:val="vi-VN"/>
              </w:rPr>
              <w:t>*</w:t>
            </w:r>
            <w:r w:rsidR="001475AF">
              <w:rPr>
                <w:snapToGrid/>
                <w:color w:val="auto"/>
                <w:szCs w:val="26"/>
                <w:lang w:val="vi-VN"/>
              </w:rPr>
              <w:t>: chọn 1 trong 3 loại:</w:t>
            </w:r>
          </w:p>
          <w:p w14:paraId="7F101821" w14:textId="543B3FB8"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Đơn</w:t>
            </w:r>
            <w:r>
              <w:rPr>
                <w:snapToGrid/>
                <w:color w:val="auto"/>
                <w:szCs w:val="26"/>
                <w:lang w:val="vi-VN"/>
              </w:rPr>
              <w:t xml:space="preserve"> vị</w:t>
            </w:r>
          </w:p>
          <w:p w14:paraId="00084CD7" w14:textId="211A9374" w:rsidR="001475AF" w:rsidRP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w:t>
            </w:r>
          </w:p>
          <w:p w14:paraId="1397A049" w14:textId="74501115" w:rsidR="001475AF" w:rsidRDefault="001475AF" w:rsidP="00911D8A">
            <w:pPr>
              <w:pStyle w:val="NormalIndent"/>
              <w:keepNext w:val="0"/>
              <w:keepLines/>
              <w:widowControl w:val="0"/>
              <w:numPr>
                <w:ilvl w:val="0"/>
                <w:numId w:val="148"/>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w:t>
            </w:r>
          </w:p>
          <w:p w14:paraId="4CF4B1F3" w14:textId="2A47F688" w:rsidR="00646544" w:rsidRDefault="00646544" w:rsidP="00911D8A">
            <w:pPr>
              <w:pStyle w:val="NormalIndent"/>
              <w:keepNext w:val="0"/>
              <w:keepLines/>
              <w:widowControl w:val="0"/>
              <w:numPr>
                <w:ilvl w:val="0"/>
                <w:numId w:val="112"/>
              </w:numPr>
              <w:spacing w:before="0" w:after="0" w:line="312" w:lineRule="auto"/>
              <w:jc w:val="left"/>
              <w:rPr>
                <w:snapToGrid/>
                <w:color w:val="auto"/>
                <w:szCs w:val="26"/>
              </w:rPr>
            </w:pPr>
            <w:r>
              <w:rPr>
                <w:snapToGrid/>
                <w:color w:val="auto"/>
                <w:szCs w:val="26"/>
              </w:rPr>
              <w:t>Đối tượng đánh giá</w:t>
            </w:r>
            <w:r w:rsidR="00412FE7">
              <w:rPr>
                <w:snapToGrid/>
                <w:color w:val="auto"/>
                <w:szCs w:val="26"/>
                <w:lang w:val="vi-VN"/>
              </w:rPr>
              <w:t>*</w:t>
            </w:r>
            <w:r>
              <w:rPr>
                <w:snapToGrid/>
                <w:color w:val="auto"/>
                <w:szCs w:val="26"/>
              </w:rPr>
              <w:t xml:space="preserve">: Chọn 1 trong </w:t>
            </w:r>
            <w:r w:rsidR="008D189B">
              <w:rPr>
                <w:snapToGrid/>
                <w:color w:val="auto"/>
                <w:szCs w:val="26"/>
              </w:rPr>
              <w:t>các</w:t>
            </w:r>
            <w:r>
              <w:rPr>
                <w:snapToGrid/>
                <w:color w:val="auto"/>
                <w:szCs w:val="26"/>
              </w:rPr>
              <w:t xml:space="preserve"> đối tượng </w:t>
            </w:r>
            <w:r w:rsidR="008D189B">
              <w:rPr>
                <w:snapToGrid/>
                <w:color w:val="auto"/>
                <w:szCs w:val="26"/>
              </w:rPr>
              <w:t>thuộc</w:t>
            </w:r>
            <w:r w:rsidR="008D189B">
              <w:rPr>
                <w:snapToGrid/>
                <w:color w:val="auto"/>
                <w:szCs w:val="26"/>
                <w:lang w:val="vi-VN"/>
              </w:rPr>
              <w:t xml:space="preserve"> loại đã chọn</w:t>
            </w:r>
          </w:p>
          <w:p w14:paraId="65343355" w14:textId="04BF3830" w:rsidR="00646544" w:rsidRPr="00BC59BA" w:rsidRDefault="007D2630" w:rsidP="00455E54">
            <w:pPr>
              <w:pStyle w:val="NormalIndent"/>
              <w:keepNext w:val="0"/>
              <w:keepLines/>
              <w:widowControl w:val="0"/>
              <w:numPr>
                <w:ilvl w:val="0"/>
                <w:numId w:val="15"/>
              </w:numPr>
              <w:spacing w:before="0" w:after="0" w:line="312" w:lineRule="auto"/>
              <w:jc w:val="left"/>
              <w:rPr>
                <w:snapToGrid/>
                <w:color w:val="auto"/>
                <w:szCs w:val="26"/>
              </w:rPr>
            </w:pPr>
            <w:r>
              <w:rPr>
                <w:bCs/>
                <w:szCs w:val="26"/>
                <w:lang w:val="vi-VN"/>
              </w:rPr>
              <w:t>H</w:t>
            </w:r>
            <w:r w:rsidR="00646544" w:rsidRPr="00E62DAE">
              <w:rPr>
                <w:bCs/>
                <w:szCs w:val="26"/>
              </w:rPr>
              <w:t xml:space="preserve">iển thị kết quả </w:t>
            </w:r>
            <w:r w:rsidR="008D189B">
              <w:rPr>
                <w:bCs/>
                <w:szCs w:val="26"/>
              </w:rPr>
              <w:t>tìm</w:t>
            </w:r>
            <w:r w:rsidR="008D189B">
              <w:rPr>
                <w:bCs/>
                <w:szCs w:val="26"/>
                <w:lang w:val="vi-VN"/>
              </w:rPr>
              <w:t xml:space="preserve"> kiếm là danh sách các đối tượng </w:t>
            </w:r>
            <w:r w:rsidR="00C433DA">
              <w:rPr>
                <w:bCs/>
                <w:szCs w:val="26"/>
                <w:lang w:val="vi-VN"/>
              </w:rPr>
              <w:t xml:space="preserve">có trạng thái </w:t>
            </w:r>
            <w:r w:rsidR="00303C01">
              <w:rPr>
                <w:bCs/>
                <w:szCs w:val="26"/>
                <w:lang w:val="vi-VN"/>
              </w:rPr>
              <w:t xml:space="preserve">bảng </w:t>
            </w:r>
            <w:r w:rsidR="00C433DA">
              <w:rPr>
                <w:bCs/>
                <w:szCs w:val="26"/>
                <w:lang w:val="vi-VN"/>
              </w:rPr>
              <w:t xml:space="preserve">chấm điểm là </w:t>
            </w:r>
            <w:r w:rsidR="00C433DA" w:rsidRPr="00B701AA">
              <w:rPr>
                <w:b/>
                <w:szCs w:val="26"/>
                <w:lang w:val="vi-VN"/>
              </w:rPr>
              <w:t>Đang thực hiện</w:t>
            </w:r>
            <w:r w:rsidR="00C433DA">
              <w:rPr>
                <w:bCs/>
                <w:szCs w:val="26"/>
                <w:lang w:val="vi-VN"/>
              </w:rPr>
              <w:t xml:space="preserve"> </w:t>
            </w:r>
            <w:r w:rsidR="00BF14DE">
              <w:rPr>
                <w:bCs/>
                <w:szCs w:val="26"/>
                <w:lang w:val="vi-VN"/>
              </w:rPr>
              <w:t xml:space="preserve">hoặc </w:t>
            </w:r>
            <w:r w:rsidR="00BF14DE" w:rsidRPr="00B701AA">
              <w:rPr>
                <w:b/>
                <w:szCs w:val="26"/>
                <w:lang w:val="vi-VN"/>
              </w:rPr>
              <w:t>Hoàn thành</w:t>
            </w:r>
            <w:r w:rsidR="00BF14DE">
              <w:rPr>
                <w:bCs/>
                <w:szCs w:val="26"/>
                <w:lang w:val="vi-VN"/>
              </w:rPr>
              <w:t xml:space="preserve"> </w:t>
            </w:r>
            <w:r w:rsidR="008D189B">
              <w:rPr>
                <w:bCs/>
                <w:szCs w:val="26"/>
                <w:lang w:val="vi-VN"/>
              </w:rPr>
              <w:t xml:space="preserve">kèm theo kết quả đánh </w:t>
            </w:r>
            <w:r w:rsidR="008210DF">
              <w:rPr>
                <w:bCs/>
                <w:szCs w:val="26"/>
                <w:lang w:val="vi-VN"/>
              </w:rPr>
              <w:t>giá</w:t>
            </w:r>
          </w:p>
          <w:p w14:paraId="48AE3533" w14:textId="77777777" w:rsidR="00BC59BA" w:rsidRPr="00EF5CE4" w:rsidRDefault="00BC59BA" w:rsidP="00455E54">
            <w:pPr>
              <w:pStyle w:val="NormalIndent"/>
              <w:keepNext w:val="0"/>
              <w:keepLines/>
              <w:widowControl w:val="0"/>
              <w:numPr>
                <w:ilvl w:val="0"/>
                <w:numId w:val="15"/>
              </w:numPr>
              <w:spacing w:before="0" w:after="0" w:line="312" w:lineRule="auto"/>
              <w:jc w:val="left"/>
              <w:rPr>
                <w:snapToGrid/>
                <w:color w:val="auto"/>
                <w:szCs w:val="26"/>
              </w:rPr>
            </w:pPr>
            <w:r w:rsidRPr="00EF5CE4">
              <w:rPr>
                <w:snapToGrid/>
                <w:color w:val="auto"/>
                <w:szCs w:val="26"/>
              </w:rPr>
              <w:t>Giao</w:t>
            </w:r>
            <w:r w:rsidRPr="00EF5CE4">
              <w:rPr>
                <w:snapToGrid/>
                <w:color w:val="auto"/>
                <w:szCs w:val="26"/>
                <w:lang w:val="vi-VN"/>
              </w:rPr>
              <w:t xml:space="preserve"> diện:</w:t>
            </w:r>
          </w:p>
          <w:p w14:paraId="625B85BA" w14:textId="35800061" w:rsidR="00EF5CE4" w:rsidRPr="002F4F88" w:rsidRDefault="00924201" w:rsidP="00EF5CE4">
            <w:pPr>
              <w:pStyle w:val="NormalIndent"/>
              <w:keepNext w:val="0"/>
              <w:keepLines/>
              <w:widowControl w:val="0"/>
              <w:numPr>
                <w:ilvl w:val="0"/>
                <w:numId w:val="0"/>
              </w:numPr>
              <w:spacing w:before="0" w:after="0" w:line="312" w:lineRule="auto"/>
              <w:jc w:val="left"/>
              <w:rPr>
                <w:snapToGrid/>
                <w:color w:val="auto"/>
                <w:szCs w:val="26"/>
              </w:rPr>
            </w:pPr>
            <w:hyperlink r:id="rId47" w:anchor="id=hp627d&amp;p=20__ket_qua_danh_gia&amp;g=1" w:history="1">
              <w:r w:rsidR="00EF5CE4" w:rsidRPr="00A44996">
                <w:rPr>
                  <w:rStyle w:val="Hyperlink"/>
                  <w:snapToGrid/>
                  <w:szCs w:val="26"/>
                </w:rPr>
                <w:t>https://f2z0rj.axshare.com/#id=hp627d&amp;p=20__ket_qua_danh_gia&amp;g=1</w:t>
              </w:r>
            </w:hyperlink>
          </w:p>
        </w:tc>
      </w:tr>
      <w:tr w:rsidR="00646544" w:rsidRPr="00813EC1" w14:paraId="193B0075" w14:textId="77777777" w:rsidTr="00455E54">
        <w:tc>
          <w:tcPr>
            <w:tcW w:w="817" w:type="dxa"/>
            <w:shd w:val="clear" w:color="auto" w:fill="auto"/>
          </w:tcPr>
          <w:p w14:paraId="0B6FC40D" w14:textId="77777777" w:rsidR="00646544" w:rsidRPr="002F4F88" w:rsidRDefault="00646544" w:rsidP="00911D8A">
            <w:pPr>
              <w:pStyle w:val="ListParagraph"/>
              <w:numPr>
                <w:ilvl w:val="0"/>
                <w:numId w:val="111"/>
              </w:numPr>
            </w:pPr>
          </w:p>
        </w:tc>
        <w:tc>
          <w:tcPr>
            <w:tcW w:w="1877" w:type="dxa"/>
            <w:shd w:val="clear" w:color="auto" w:fill="auto"/>
          </w:tcPr>
          <w:p w14:paraId="59C0E270" w14:textId="77777777" w:rsidR="00646544" w:rsidRPr="002F4F88" w:rsidRDefault="00646544" w:rsidP="00455E54">
            <w:pPr>
              <w:keepLines/>
              <w:widowControl w:val="0"/>
              <w:rPr>
                <w:szCs w:val="26"/>
              </w:rPr>
            </w:pPr>
            <w:r>
              <w:rPr>
                <w:szCs w:val="26"/>
              </w:rPr>
              <w:t>Xem kết quả đánh giá</w:t>
            </w:r>
          </w:p>
        </w:tc>
        <w:tc>
          <w:tcPr>
            <w:tcW w:w="6912" w:type="dxa"/>
            <w:shd w:val="clear" w:color="auto" w:fill="auto"/>
          </w:tcPr>
          <w:p w14:paraId="57BBD9F9" w14:textId="77777777" w:rsidR="00646544" w:rsidRPr="00B70F4A" w:rsidRDefault="00646544" w:rsidP="00455E54">
            <w:pPr>
              <w:pStyle w:val="NormalIndent"/>
              <w:keepNext w:val="0"/>
              <w:keepLines/>
              <w:widowControl w:val="0"/>
              <w:numPr>
                <w:ilvl w:val="0"/>
                <w:numId w:val="15"/>
              </w:numPr>
              <w:spacing w:before="0" w:after="0" w:line="312" w:lineRule="auto"/>
              <w:jc w:val="left"/>
              <w:rPr>
                <w:snapToGrid/>
                <w:color w:val="auto"/>
                <w:szCs w:val="26"/>
              </w:rPr>
            </w:pPr>
            <w:r w:rsidRPr="00E62DAE">
              <w:rPr>
                <w:bCs/>
                <w:szCs w:val="26"/>
              </w:rPr>
              <w:t>Danh sách kết quả đánh giá</w:t>
            </w:r>
            <w:r>
              <w:rPr>
                <w:bCs/>
                <w:szCs w:val="26"/>
              </w:rPr>
              <w:t xml:space="preserve"> rủi ro</w:t>
            </w:r>
            <w:r w:rsidRPr="00E62DAE">
              <w:rPr>
                <w:bCs/>
                <w:szCs w:val="26"/>
              </w:rPr>
              <w:t xml:space="preserve"> hiển thị các thông tin</w:t>
            </w:r>
            <w:r>
              <w:rPr>
                <w:bCs/>
                <w:szCs w:val="26"/>
              </w:rPr>
              <w:t>:</w:t>
            </w:r>
          </w:p>
          <w:p w14:paraId="5CA605E3" w14:textId="77777777" w:rsidR="00646544" w:rsidRPr="00BF14DE" w:rsidRDefault="00646544" w:rsidP="00911D8A">
            <w:pPr>
              <w:pStyle w:val="NormalIndent"/>
              <w:keepNext w:val="0"/>
              <w:keepLines/>
              <w:widowControl w:val="0"/>
              <w:numPr>
                <w:ilvl w:val="0"/>
                <w:numId w:val="113"/>
              </w:numPr>
              <w:spacing w:before="0" w:after="0" w:line="312" w:lineRule="auto"/>
              <w:jc w:val="left"/>
              <w:rPr>
                <w:b/>
                <w:bCs/>
                <w:snapToGrid/>
                <w:color w:val="auto"/>
                <w:szCs w:val="26"/>
              </w:rPr>
            </w:pPr>
            <w:r w:rsidRPr="00BF14DE">
              <w:rPr>
                <w:b/>
                <w:bCs/>
                <w:snapToGrid/>
                <w:color w:val="auto"/>
                <w:szCs w:val="26"/>
              </w:rPr>
              <w:t>STT</w:t>
            </w:r>
          </w:p>
          <w:p w14:paraId="65404483" w14:textId="31200105" w:rsidR="008A18C0" w:rsidRDefault="008A18C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M</w:t>
            </w:r>
            <w:r w:rsidRPr="0086753F">
              <w:rPr>
                <w:b/>
                <w:bCs/>
                <w:snapToGrid/>
                <w:color w:val="auto"/>
                <w:szCs w:val="26"/>
                <w:lang w:val="vi-VN"/>
              </w:rPr>
              <w:t>ã đối tượng</w:t>
            </w:r>
            <w:r>
              <w:rPr>
                <w:snapToGrid/>
                <w:color w:val="auto"/>
                <w:szCs w:val="26"/>
                <w:lang w:val="vi-VN"/>
              </w:rPr>
              <w:t>: mã đơn vị/hoạt động/quy trình được đánh giá</w:t>
            </w:r>
          </w:p>
          <w:p w14:paraId="683CCCE6" w14:textId="13BDD6E2" w:rsidR="00646544" w:rsidRPr="00336B67"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336B67">
              <w:rPr>
                <w:b/>
                <w:bCs/>
                <w:snapToGrid/>
                <w:color w:val="auto"/>
                <w:szCs w:val="26"/>
              </w:rPr>
              <w:t>Đối tượng</w:t>
            </w:r>
            <w:r w:rsidRPr="00336B67">
              <w:rPr>
                <w:snapToGrid/>
                <w:color w:val="auto"/>
                <w:szCs w:val="26"/>
              </w:rPr>
              <w:t xml:space="preserve">: </w:t>
            </w:r>
            <w:r w:rsidR="009B27FF" w:rsidRPr="00336B67">
              <w:rPr>
                <w:snapToGrid/>
                <w:color w:val="auto"/>
                <w:szCs w:val="26"/>
              </w:rPr>
              <w:t>hiển</w:t>
            </w:r>
            <w:r w:rsidR="009B27FF" w:rsidRPr="00336B67">
              <w:rPr>
                <w:snapToGrid/>
                <w:color w:val="auto"/>
                <w:szCs w:val="26"/>
                <w:lang w:val="vi-VN"/>
              </w:rPr>
              <w:t xml:space="preserve"> thị tên </w:t>
            </w:r>
            <w:r w:rsidR="008A18C0" w:rsidRPr="00336B67">
              <w:rPr>
                <w:snapToGrid/>
                <w:color w:val="auto"/>
                <w:szCs w:val="26"/>
                <w:lang w:val="vi-VN"/>
              </w:rPr>
              <w:t>đơn vị/hoạt động/quy trình được đánh giá</w:t>
            </w:r>
            <w:r w:rsidR="009D0CAC" w:rsidRPr="00336B67">
              <w:rPr>
                <w:snapToGrid/>
                <w:color w:val="auto"/>
                <w:szCs w:val="26"/>
                <w:lang w:val="vi-VN"/>
              </w:rPr>
              <w:t xml:space="preserve">, click vào tên đối tượng hiển thị popup màn hình xem </w:t>
            </w:r>
            <w:r w:rsidR="00841452" w:rsidRPr="00336B67">
              <w:rPr>
                <w:snapToGrid/>
                <w:color w:val="auto"/>
                <w:szCs w:val="26"/>
                <w:lang w:val="vi-VN"/>
              </w:rPr>
              <w:t xml:space="preserve">lịch sử kiểm toán và lịch sử đánh giá của đối tượng </w:t>
            </w:r>
          </w:p>
          <w:p w14:paraId="65E348E3" w14:textId="147A785D" w:rsidR="00294240" w:rsidRDefault="00294240" w:rsidP="00911D8A">
            <w:pPr>
              <w:pStyle w:val="NormalIndent"/>
              <w:keepNext w:val="0"/>
              <w:keepLines/>
              <w:widowControl w:val="0"/>
              <w:numPr>
                <w:ilvl w:val="0"/>
                <w:numId w:val="113"/>
              </w:numPr>
              <w:spacing w:before="0" w:after="0" w:line="312" w:lineRule="auto"/>
              <w:jc w:val="left"/>
              <w:rPr>
                <w:snapToGrid/>
                <w:color w:val="auto"/>
                <w:szCs w:val="26"/>
              </w:rPr>
            </w:pPr>
            <w:r w:rsidRPr="0086753F">
              <w:rPr>
                <w:b/>
                <w:bCs/>
                <w:snapToGrid/>
                <w:color w:val="auto"/>
                <w:szCs w:val="26"/>
              </w:rPr>
              <w:t>Loại</w:t>
            </w:r>
            <w:r w:rsidRPr="0086753F">
              <w:rPr>
                <w:b/>
                <w:bCs/>
                <w:snapToGrid/>
                <w:color w:val="auto"/>
                <w:szCs w:val="26"/>
                <w:lang w:val="vi-VN"/>
              </w:rPr>
              <w:t xml:space="preserve"> đối tượng</w:t>
            </w:r>
            <w:r>
              <w:rPr>
                <w:snapToGrid/>
                <w:color w:val="auto"/>
                <w:szCs w:val="26"/>
                <w:lang w:val="vi-VN"/>
              </w:rPr>
              <w:t>: đơn vị/hoạt động/quy trình</w:t>
            </w:r>
          </w:p>
          <w:p w14:paraId="7F8D81EC" w14:textId="7CD860C3"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lastRenderedPageBreak/>
              <w:t>Tổng điểm</w:t>
            </w:r>
            <w:r>
              <w:rPr>
                <w:snapToGrid/>
                <w:color w:val="auto"/>
                <w:szCs w:val="26"/>
              </w:rPr>
              <w:t xml:space="preserve">: hiển thị tổng điểm </w:t>
            </w:r>
            <w:r w:rsidR="0018610C">
              <w:rPr>
                <w:snapToGrid/>
                <w:color w:val="auto"/>
                <w:szCs w:val="26"/>
              </w:rPr>
              <w:t>đánh</w:t>
            </w:r>
            <w:r w:rsidR="0018610C">
              <w:rPr>
                <w:snapToGrid/>
                <w:color w:val="auto"/>
                <w:szCs w:val="26"/>
                <w:lang w:val="vi-VN"/>
              </w:rPr>
              <w:t xml:space="preserve"> giá </w:t>
            </w:r>
            <w:r>
              <w:rPr>
                <w:snapToGrid/>
                <w:color w:val="auto"/>
                <w:szCs w:val="26"/>
              </w:rPr>
              <w:t xml:space="preserve">của từng đối tượng </w:t>
            </w:r>
          </w:p>
          <w:p w14:paraId="72BE29ED" w14:textId="4C080318"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Xếp hạng rủi ro</w:t>
            </w:r>
            <w:r>
              <w:rPr>
                <w:snapToGrid/>
                <w:color w:val="auto"/>
                <w:szCs w:val="26"/>
              </w:rPr>
              <w:t xml:space="preserve">: hiển thị xếp hạng rủi ro </w:t>
            </w:r>
            <w:r w:rsidR="006C3752">
              <w:rPr>
                <w:snapToGrid/>
                <w:color w:val="auto"/>
                <w:szCs w:val="26"/>
              </w:rPr>
              <w:t>theo</w:t>
            </w:r>
            <w:r w:rsidR="006C3752">
              <w:rPr>
                <w:snapToGrid/>
                <w:color w:val="auto"/>
                <w:szCs w:val="26"/>
                <w:lang w:val="vi-VN"/>
              </w:rPr>
              <w:t xml:space="preserve"> bảng chấm điểm </w:t>
            </w:r>
            <w:r w:rsidR="006C3752" w:rsidRPr="006C3752">
              <w:rPr>
                <w:i/>
                <w:iCs/>
                <w:snapToGrid/>
                <w:color w:val="0070C0"/>
                <w:szCs w:val="26"/>
                <w:lang w:val="vi-VN"/>
              </w:rPr>
              <w:t>(mục 3.3.2)</w:t>
            </w:r>
          </w:p>
          <w:p w14:paraId="045B5838" w14:textId="63D362F8" w:rsidR="00646544" w:rsidRPr="00860BF8"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Xếp hạng rủi ro điều chỉnh</w:t>
            </w:r>
            <w:r>
              <w:rPr>
                <w:snapToGrid/>
                <w:color w:val="auto"/>
                <w:szCs w:val="26"/>
              </w:rPr>
              <w:t xml:space="preserve">: hiển thị mức xếp hạng rủi ro </w:t>
            </w:r>
            <w:r w:rsidR="006C3752">
              <w:rPr>
                <w:snapToGrid/>
                <w:color w:val="auto"/>
                <w:szCs w:val="26"/>
              </w:rPr>
              <w:t>do</w:t>
            </w:r>
            <w:r w:rsidR="006C3752">
              <w:rPr>
                <w:snapToGrid/>
                <w:color w:val="auto"/>
                <w:szCs w:val="26"/>
                <w:lang w:val="vi-VN"/>
              </w:rPr>
              <w:t xml:space="preserve"> NSD </w:t>
            </w:r>
            <w:r>
              <w:rPr>
                <w:snapToGrid/>
                <w:color w:val="auto"/>
                <w:szCs w:val="26"/>
              </w:rPr>
              <w:t>điều chỉnh</w:t>
            </w:r>
            <w:r w:rsidR="008615CB">
              <w:rPr>
                <w:snapToGrid/>
                <w:color w:val="auto"/>
                <w:szCs w:val="26"/>
                <w:lang w:val="vi-VN"/>
              </w:rPr>
              <w:t xml:space="preserve"> lại</w:t>
            </w:r>
          </w:p>
          <w:p w14:paraId="43EEAE8E" w14:textId="7BF8ED98" w:rsidR="00860BF8" w:rsidRPr="00960856" w:rsidRDefault="00860BF8"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Kết</w:t>
            </w:r>
            <w:r w:rsidRPr="00F03EC9">
              <w:rPr>
                <w:b/>
                <w:bCs/>
                <w:snapToGrid/>
                <w:color w:val="auto"/>
                <w:szCs w:val="26"/>
                <w:lang w:val="vi-VN"/>
              </w:rPr>
              <w:t xml:space="preserve"> quả đánh giá gần nhất</w:t>
            </w:r>
            <w:r w:rsidR="00C219D5" w:rsidRPr="00960856">
              <w:rPr>
                <w:snapToGrid/>
                <w:color w:val="auto"/>
                <w:szCs w:val="26"/>
                <w:lang w:val="vi-VN"/>
              </w:rPr>
              <w:t xml:space="preserve">: hệ thống căn cứ kết quả đánh giá rủi ro </w:t>
            </w:r>
            <w:r w:rsidR="00C219D5" w:rsidRPr="00960856">
              <w:rPr>
                <w:i/>
                <w:iCs/>
                <w:snapToGrid/>
                <w:color w:val="0070C0"/>
                <w:szCs w:val="26"/>
                <w:lang w:val="vi-VN"/>
              </w:rPr>
              <w:t>(mục 3.3.3)</w:t>
            </w:r>
            <w:r w:rsidR="00C219D5" w:rsidRPr="00960856">
              <w:rPr>
                <w:snapToGrid/>
                <w:color w:val="0070C0"/>
                <w:szCs w:val="26"/>
                <w:lang w:val="vi-VN"/>
              </w:rPr>
              <w:t xml:space="preserve"> </w:t>
            </w:r>
            <w:r w:rsidR="00C219D5" w:rsidRPr="00960856">
              <w:rPr>
                <w:snapToGrid/>
                <w:color w:val="auto"/>
                <w:szCs w:val="26"/>
                <w:lang w:val="vi-VN"/>
              </w:rPr>
              <w:t xml:space="preserve">của </w:t>
            </w:r>
            <w:r w:rsidR="000651C4" w:rsidRPr="00960856">
              <w:rPr>
                <w:snapToGrid/>
                <w:color w:val="auto"/>
                <w:szCs w:val="26"/>
                <w:lang w:val="vi-VN"/>
              </w:rPr>
              <w:t>đối tượng</w:t>
            </w:r>
            <w:r w:rsidR="00C219D5" w:rsidRPr="00960856">
              <w:rPr>
                <w:snapToGrid/>
                <w:color w:val="auto"/>
                <w:szCs w:val="26"/>
                <w:lang w:val="vi-VN"/>
              </w:rPr>
              <w:t xml:space="preserve"> ở kỳ đánh giá gần nhất </w:t>
            </w:r>
            <w:r w:rsidR="000651C4" w:rsidRPr="00960856">
              <w:rPr>
                <w:snapToGrid/>
                <w:color w:val="auto"/>
                <w:szCs w:val="26"/>
                <w:lang w:val="vi-VN"/>
              </w:rPr>
              <w:t xml:space="preserve">so với kỳ hiện tại </w:t>
            </w:r>
            <w:r w:rsidR="00B701AA">
              <w:rPr>
                <w:snapToGrid/>
                <w:color w:val="auto"/>
                <w:szCs w:val="26"/>
                <w:lang w:val="vi-VN"/>
              </w:rPr>
              <w:t xml:space="preserve">(kỳ được chọn ở điều kiện tìm kiếm) </w:t>
            </w:r>
            <w:r w:rsidR="00C219D5" w:rsidRPr="00960856">
              <w:rPr>
                <w:snapToGrid/>
                <w:color w:val="auto"/>
                <w:szCs w:val="26"/>
                <w:lang w:val="vi-VN"/>
              </w:rPr>
              <w:t xml:space="preserve">để tự động lấy ra </w:t>
            </w:r>
            <w:r w:rsidR="00C219D5" w:rsidRPr="00960856">
              <w:rPr>
                <w:i/>
                <w:iCs/>
                <w:snapToGrid/>
                <w:color w:val="auto"/>
                <w:szCs w:val="26"/>
                <w:lang w:val="vi-VN"/>
              </w:rPr>
              <w:t>mức xếp hạng rủi ro</w:t>
            </w:r>
            <w:r w:rsidR="00C219D5" w:rsidRPr="00960856">
              <w:rPr>
                <w:snapToGrid/>
                <w:color w:val="auto"/>
                <w:szCs w:val="26"/>
                <w:lang w:val="vi-VN"/>
              </w:rPr>
              <w:t xml:space="preserve"> hoặc </w:t>
            </w:r>
            <w:r w:rsidR="00C219D5" w:rsidRPr="00960856">
              <w:rPr>
                <w:i/>
                <w:iCs/>
                <w:snapToGrid/>
                <w:color w:val="auto"/>
                <w:szCs w:val="26"/>
                <w:lang w:val="vi-VN"/>
              </w:rPr>
              <w:t>mức xếp hạng rủi ro điều chỉnh</w:t>
            </w:r>
            <w:r w:rsidR="00C219D5" w:rsidRPr="00960856">
              <w:rPr>
                <w:snapToGrid/>
                <w:color w:val="auto"/>
                <w:szCs w:val="26"/>
                <w:lang w:val="vi-VN"/>
              </w:rPr>
              <w:t xml:space="preserve"> nếu có</w:t>
            </w:r>
          </w:p>
          <w:p w14:paraId="101CC0CE" w14:textId="77F00043" w:rsidR="00860BF8" w:rsidRPr="00960856" w:rsidRDefault="00960856"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lang w:val="vi-VN"/>
              </w:rPr>
              <w:t>Thời gian</w:t>
            </w:r>
            <w:r w:rsidR="00860BF8" w:rsidRPr="00F03EC9">
              <w:rPr>
                <w:b/>
                <w:bCs/>
                <w:snapToGrid/>
                <w:color w:val="auto"/>
                <w:szCs w:val="26"/>
                <w:lang w:val="vi-VN"/>
              </w:rPr>
              <w:t xml:space="preserve"> kiểm toán gần nhất</w:t>
            </w:r>
            <w:r w:rsidRPr="00960856">
              <w:rPr>
                <w:snapToGrid/>
                <w:color w:val="auto"/>
                <w:szCs w:val="26"/>
                <w:lang w:val="vi-VN"/>
              </w:rPr>
              <w:t xml:space="preserve">: Hệ thống căn cứ báo cáo </w:t>
            </w:r>
            <w:r w:rsidR="00670378">
              <w:rPr>
                <w:snapToGrid/>
                <w:color w:val="auto"/>
                <w:szCs w:val="26"/>
                <w:lang w:val="vi-VN"/>
              </w:rPr>
              <w:t xml:space="preserve">cuộc kiểm toán </w:t>
            </w:r>
            <w:r w:rsidRPr="00960856">
              <w:rPr>
                <w:snapToGrid/>
                <w:color w:val="auto"/>
                <w:szCs w:val="26"/>
                <w:lang w:val="vi-VN"/>
              </w:rPr>
              <w:t>gần nhất</w:t>
            </w:r>
            <w:r w:rsidR="001D0007">
              <w:rPr>
                <w:snapToGrid/>
                <w:color w:val="auto"/>
                <w:szCs w:val="26"/>
                <w:lang w:val="vi-VN"/>
              </w:rPr>
              <w:t xml:space="preserve"> Đã duyệt</w:t>
            </w:r>
            <w:r w:rsidRPr="00960856">
              <w:rPr>
                <w:snapToGrid/>
                <w:color w:val="auto"/>
                <w:szCs w:val="26"/>
                <w:lang w:val="vi-VN"/>
              </w:rPr>
              <w:t xml:space="preserve"> có phạm vi kiểm toán chứa đ</w:t>
            </w:r>
            <w:r w:rsidR="00D01759">
              <w:rPr>
                <w:snapToGrid/>
                <w:color w:val="auto"/>
                <w:szCs w:val="26"/>
                <w:lang w:val="vi-VN"/>
              </w:rPr>
              <w:t xml:space="preserve">ối </w:t>
            </w:r>
            <w:r w:rsidR="00467A27">
              <w:rPr>
                <w:snapToGrid/>
                <w:color w:val="auto"/>
                <w:szCs w:val="26"/>
                <w:lang w:val="vi-VN"/>
              </w:rPr>
              <w:t xml:space="preserve">tượng </w:t>
            </w:r>
            <w:r w:rsidRPr="00960856">
              <w:rPr>
                <w:snapToGrid/>
                <w:color w:val="auto"/>
                <w:szCs w:val="26"/>
                <w:lang w:val="vi-VN"/>
              </w:rPr>
              <w:t xml:space="preserve">hiện tại để tự động lấy ra </w:t>
            </w:r>
            <w:r w:rsidR="00842519" w:rsidRPr="003F00C3">
              <w:rPr>
                <w:snapToGrid/>
                <w:color w:val="auto"/>
                <w:szCs w:val="26"/>
                <w:lang w:val="vi-VN"/>
              </w:rPr>
              <w:t>tháng và năm</w:t>
            </w:r>
            <w:r w:rsidR="00FB006B" w:rsidRPr="003F00C3">
              <w:rPr>
                <w:snapToGrid/>
                <w:color w:val="auto"/>
                <w:szCs w:val="26"/>
                <w:lang w:val="vi-VN"/>
              </w:rPr>
              <w:t xml:space="preserve"> của </w:t>
            </w:r>
            <w:r w:rsidR="003F00C3">
              <w:rPr>
                <w:i/>
                <w:iCs/>
                <w:snapToGrid/>
                <w:color w:val="auto"/>
                <w:szCs w:val="26"/>
                <w:lang w:val="vi-VN"/>
              </w:rPr>
              <w:t>ngày</w:t>
            </w:r>
            <w:r w:rsidR="00842519" w:rsidRPr="00842519">
              <w:rPr>
                <w:i/>
                <w:iCs/>
                <w:snapToGrid/>
                <w:color w:val="auto"/>
                <w:szCs w:val="26"/>
                <w:lang w:val="vi-VN"/>
              </w:rPr>
              <w:t xml:space="preserve"> </w:t>
            </w:r>
            <w:r w:rsidR="00E11AFC">
              <w:rPr>
                <w:i/>
                <w:iCs/>
                <w:snapToGrid/>
                <w:color w:val="auto"/>
                <w:szCs w:val="26"/>
                <w:lang w:val="vi-VN"/>
              </w:rPr>
              <w:t>kết thúc thực địa</w:t>
            </w:r>
            <w:r w:rsidR="00842519">
              <w:rPr>
                <w:i/>
                <w:iCs/>
                <w:snapToGrid/>
                <w:color w:val="auto"/>
                <w:szCs w:val="26"/>
                <w:lang w:val="vi-VN"/>
              </w:rPr>
              <w:t xml:space="preserve">: </w:t>
            </w:r>
            <w:r w:rsidR="00842519" w:rsidRPr="00842519">
              <w:rPr>
                <w:snapToGrid/>
                <w:color w:val="auto"/>
                <w:szCs w:val="26"/>
                <w:lang w:val="vi-VN"/>
              </w:rPr>
              <w:t>MM/</w:t>
            </w:r>
            <w:r w:rsidR="00842519">
              <w:rPr>
                <w:snapToGrid/>
                <w:color w:val="auto"/>
                <w:szCs w:val="26"/>
                <w:lang w:val="vi-VN"/>
              </w:rPr>
              <w:t xml:space="preserve">yyyy </w:t>
            </w:r>
          </w:p>
          <w:p w14:paraId="3F541E35" w14:textId="0E885B57"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Chu kỳ kiểm toán</w:t>
            </w:r>
            <w:r>
              <w:rPr>
                <w:snapToGrid/>
                <w:color w:val="auto"/>
                <w:szCs w:val="26"/>
              </w:rPr>
              <w:t>: hệ thống hiển thị chu kỳ kiểm toán</w:t>
            </w:r>
            <w:r w:rsidR="006305A9">
              <w:rPr>
                <w:snapToGrid/>
                <w:color w:val="auto"/>
                <w:szCs w:val="26"/>
                <w:lang w:val="vi-VN"/>
              </w:rPr>
              <w:t xml:space="preserve"> </w:t>
            </w:r>
            <w:r w:rsidR="006305A9" w:rsidRPr="006305A9">
              <w:rPr>
                <w:i/>
                <w:iCs/>
                <w:snapToGrid/>
                <w:color w:val="0070C0"/>
                <w:szCs w:val="26"/>
                <w:lang w:val="vi-VN"/>
              </w:rPr>
              <w:t xml:space="preserve">(mục 3.2.4) </w:t>
            </w:r>
            <w:r w:rsidR="006305A9">
              <w:rPr>
                <w:snapToGrid/>
                <w:color w:val="auto"/>
                <w:szCs w:val="26"/>
                <w:lang w:val="vi-VN"/>
              </w:rPr>
              <w:t>tương ứng với mức xếp hạng rủi ro hoặc xếp hạng rủi ro điều chỉnh nếu có</w:t>
            </w:r>
            <w:r w:rsidR="008615CB">
              <w:rPr>
                <w:snapToGrid/>
                <w:color w:val="auto"/>
                <w:szCs w:val="26"/>
                <w:lang w:val="vi-VN"/>
              </w:rPr>
              <w:t>. Ví dụ: 24 tháng</w:t>
            </w:r>
          </w:p>
          <w:p w14:paraId="1917A422" w14:textId="1E1D60DC" w:rsidR="00646544" w:rsidRPr="008274D8" w:rsidRDefault="009F65BF" w:rsidP="00911D8A">
            <w:pPr>
              <w:pStyle w:val="NormalIndent"/>
              <w:keepNext w:val="0"/>
              <w:keepLines/>
              <w:widowControl w:val="0"/>
              <w:numPr>
                <w:ilvl w:val="0"/>
                <w:numId w:val="113"/>
              </w:numPr>
              <w:spacing w:before="0" w:after="0" w:line="312" w:lineRule="auto"/>
              <w:jc w:val="left"/>
              <w:rPr>
                <w:i/>
                <w:iCs/>
                <w:snapToGrid/>
                <w:color w:val="auto"/>
                <w:szCs w:val="26"/>
              </w:rPr>
            </w:pPr>
            <w:r w:rsidRPr="00F03EC9">
              <w:rPr>
                <w:b/>
                <w:bCs/>
                <w:snapToGrid/>
                <w:color w:val="auto"/>
                <w:szCs w:val="26"/>
              </w:rPr>
              <w:t>Đ</w:t>
            </w:r>
            <w:r w:rsidRPr="00F03EC9">
              <w:rPr>
                <w:b/>
                <w:bCs/>
                <w:snapToGrid/>
                <w:color w:val="auto"/>
                <w:szCs w:val="26"/>
                <w:lang w:val="vi-VN"/>
              </w:rPr>
              <w:t>ề xuất kiểm t</w:t>
            </w:r>
            <w:r w:rsidR="008274D8" w:rsidRPr="00F03EC9">
              <w:rPr>
                <w:b/>
                <w:bCs/>
                <w:snapToGrid/>
                <w:color w:val="auto"/>
                <w:szCs w:val="26"/>
                <w:lang w:val="vi-VN"/>
              </w:rPr>
              <w:t>oán năm</w:t>
            </w:r>
            <w:r w:rsidR="00646544">
              <w:rPr>
                <w:snapToGrid/>
                <w:color w:val="auto"/>
                <w:szCs w:val="26"/>
              </w:rPr>
              <w:t>: hệ thống hiển thị có/ không</w:t>
            </w:r>
            <w:r w:rsidR="008274D8">
              <w:rPr>
                <w:snapToGrid/>
                <w:color w:val="auto"/>
                <w:szCs w:val="26"/>
                <w:lang w:val="vi-VN"/>
              </w:rPr>
              <w:t xml:space="preserve">, thông tin này được nhập trên màn hình </w:t>
            </w:r>
            <w:r w:rsidR="008274D8" w:rsidRPr="008274D8">
              <w:rPr>
                <w:i/>
                <w:iCs/>
                <w:snapToGrid/>
                <w:color w:val="auto"/>
                <w:szCs w:val="26"/>
                <w:lang w:val="vi-VN"/>
              </w:rPr>
              <w:t>Sửa kết quả đánh</w:t>
            </w:r>
            <w:r w:rsidR="00E240D0">
              <w:rPr>
                <w:i/>
                <w:iCs/>
                <w:snapToGrid/>
                <w:color w:val="auto"/>
                <w:szCs w:val="26"/>
                <w:lang w:val="vi-VN"/>
              </w:rPr>
              <w:t xml:space="preserve"> giá</w:t>
            </w:r>
            <w:r w:rsidR="008274D8" w:rsidRPr="008274D8">
              <w:rPr>
                <w:i/>
                <w:iCs/>
                <w:snapToGrid/>
                <w:color w:val="auto"/>
                <w:szCs w:val="26"/>
                <w:lang w:val="vi-VN"/>
              </w:rPr>
              <w:t xml:space="preserve"> </w:t>
            </w:r>
          </w:p>
          <w:p w14:paraId="3B006DC4" w14:textId="2AEEE9F6"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F03EC9">
              <w:rPr>
                <w:b/>
                <w:bCs/>
                <w:snapToGrid/>
                <w:color w:val="auto"/>
                <w:szCs w:val="26"/>
              </w:rPr>
              <w:t xml:space="preserve">Lý do </w:t>
            </w:r>
            <w:r w:rsidR="00E74CFF">
              <w:rPr>
                <w:b/>
                <w:bCs/>
                <w:snapToGrid/>
                <w:color w:val="auto"/>
                <w:szCs w:val="26"/>
              </w:rPr>
              <w:t>đề</w:t>
            </w:r>
            <w:r w:rsidR="00E74CFF">
              <w:rPr>
                <w:b/>
                <w:bCs/>
                <w:snapToGrid/>
                <w:color w:val="auto"/>
                <w:szCs w:val="26"/>
                <w:lang w:val="vi-VN"/>
              </w:rPr>
              <w:t xml:space="preserve"> xuất kiểm toán</w:t>
            </w:r>
            <w:r>
              <w:rPr>
                <w:snapToGrid/>
                <w:color w:val="auto"/>
                <w:szCs w:val="26"/>
              </w:rPr>
              <w:t>: hệ thống hiển thị lý do đưa đối tượng vào kế hoạch kiểm toán năm.</w:t>
            </w:r>
          </w:p>
          <w:p w14:paraId="40CCC924" w14:textId="3F47F305" w:rsidR="00646544" w:rsidRDefault="00646544" w:rsidP="00911D8A">
            <w:pPr>
              <w:pStyle w:val="NormalIndent"/>
              <w:keepNext w:val="0"/>
              <w:keepLines/>
              <w:widowControl w:val="0"/>
              <w:numPr>
                <w:ilvl w:val="0"/>
                <w:numId w:val="113"/>
              </w:numPr>
              <w:spacing w:before="0" w:after="0" w:line="312" w:lineRule="auto"/>
              <w:jc w:val="left"/>
              <w:rPr>
                <w:snapToGrid/>
                <w:color w:val="auto"/>
                <w:szCs w:val="26"/>
              </w:rPr>
            </w:pPr>
            <w:r w:rsidRPr="00D01759">
              <w:rPr>
                <w:b/>
                <w:bCs/>
                <w:snapToGrid/>
                <w:color w:val="auto"/>
                <w:szCs w:val="26"/>
              </w:rPr>
              <w:t>Trạng thái chấm điểm</w:t>
            </w:r>
            <w:r>
              <w:rPr>
                <w:snapToGrid/>
                <w:color w:val="auto"/>
                <w:szCs w:val="26"/>
              </w:rPr>
              <w:t xml:space="preserve">: hệ thống hiển thị trạng thái </w:t>
            </w:r>
            <w:r w:rsidR="00E240D0">
              <w:rPr>
                <w:snapToGrid/>
                <w:color w:val="auto"/>
                <w:szCs w:val="26"/>
              </w:rPr>
              <w:t>của</w:t>
            </w:r>
            <w:r w:rsidR="00E240D0">
              <w:rPr>
                <w:snapToGrid/>
                <w:color w:val="auto"/>
                <w:szCs w:val="26"/>
                <w:lang w:val="vi-VN"/>
              </w:rPr>
              <w:t xml:space="preserve"> bảng chấm điểm của đối tượng</w:t>
            </w:r>
            <w:r>
              <w:rPr>
                <w:snapToGrid/>
                <w:color w:val="auto"/>
                <w:szCs w:val="26"/>
              </w:rPr>
              <w:t xml:space="preserve">: </w:t>
            </w:r>
            <w:r w:rsidR="00BF1B24">
              <w:rPr>
                <w:snapToGrid/>
                <w:color w:val="auto"/>
                <w:szCs w:val="26"/>
              </w:rPr>
              <w:t>Đang</w:t>
            </w:r>
            <w:r w:rsidR="00BF1B24">
              <w:rPr>
                <w:snapToGrid/>
                <w:color w:val="auto"/>
                <w:szCs w:val="26"/>
                <w:lang w:val="vi-VN"/>
              </w:rPr>
              <w:t xml:space="preserve"> thực hiện hoặc Hoàn thành</w:t>
            </w:r>
          </w:p>
          <w:p w14:paraId="0482BB78" w14:textId="77777777" w:rsidR="00FE7720" w:rsidRPr="00EF5CE4" w:rsidRDefault="00FE7720" w:rsidP="00FE7720">
            <w:pPr>
              <w:pStyle w:val="NormalIndent"/>
              <w:keepNext w:val="0"/>
              <w:keepLines/>
              <w:widowControl w:val="0"/>
              <w:numPr>
                <w:ilvl w:val="0"/>
                <w:numId w:val="15"/>
              </w:numPr>
              <w:spacing w:before="0" w:after="0" w:line="312" w:lineRule="auto"/>
              <w:jc w:val="left"/>
              <w:rPr>
                <w:snapToGrid/>
                <w:color w:val="auto"/>
                <w:szCs w:val="26"/>
                <w:lang w:val="vi-VN"/>
              </w:rPr>
            </w:pPr>
            <w:r w:rsidRPr="00EF5CE4">
              <w:rPr>
                <w:snapToGrid/>
                <w:color w:val="auto"/>
                <w:szCs w:val="26"/>
                <w:lang w:val="vi-VN"/>
              </w:rPr>
              <w:t>Giao diện:</w:t>
            </w:r>
          </w:p>
          <w:p w14:paraId="32343DFE" w14:textId="1B671928" w:rsidR="00EF5CE4" w:rsidRPr="00FE7720" w:rsidRDefault="00924201" w:rsidP="00EF5CE4">
            <w:pPr>
              <w:pStyle w:val="NormalIndent"/>
              <w:keepNext w:val="0"/>
              <w:keepLines/>
              <w:widowControl w:val="0"/>
              <w:numPr>
                <w:ilvl w:val="0"/>
                <w:numId w:val="0"/>
              </w:numPr>
              <w:spacing w:before="0" w:after="0" w:line="312" w:lineRule="auto"/>
              <w:jc w:val="left"/>
              <w:rPr>
                <w:snapToGrid/>
                <w:color w:val="auto"/>
                <w:szCs w:val="26"/>
                <w:lang w:val="vi-VN"/>
              </w:rPr>
            </w:pPr>
            <w:hyperlink r:id="rId48" w:anchor="id=hp627d&amp;p=20__ket_qua_danh_gia&amp;g=1" w:history="1">
              <w:r w:rsidR="00EF5CE4" w:rsidRPr="00A44996">
                <w:rPr>
                  <w:rStyle w:val="Hyperlink"/>
                  <w:snapToGrid/>
                  <w:szCs w:val="26"/>
                  <w:lang w:val="vi-VN"/>
                </w:rPr>
                <w:t>https://f2z0rj.axshare.com/#id=hp627d&amp;p=20__ket_qua_danh_gia&amp;g=1</w:t>
              </w:r>
            </w:hyperlink>
          </w:p>
        </w:tc>
      </w:tr>
      <w:tr w:rsidR="005C5466" w:rsidRPr="00813EC1" w14:paraId="620C43C3" w14:textId="77777777" w:rsidTr="00455E54">
        <w:tc>
          <w:tcPr>
            <w:tcW w:w="817" w:type="dxa"/>
            <w:shd w:val="clear" w:color="auto" w:fill="auto"/>
          </w:tcPr>
          <w:p w14:paraId="2ADE0128" w14:textId="77777777" w:rsidR="005C5466" w:rsidRPr="00EF5CE4" w:rsidRDefault="005C5466" w:rsidP="00911D8A">
            <w:pPr>
              <w:pStyle w:val="ListParagraph"/>
              <w:numPr>
                <w:ilvl w:val="0"/>
                <w:numId w:val="111"/>
              </w:numPr>
              <w:rPr>
                <w:lang w:val="vi-VN"/>
              </w:rPr>
            </w:pPr>
          </w:p>
        </w:tc>
        <w:tc>
          <w:tcPr>
            <w:tcW w:w="1877" w:type="dxa"/>
            <w:shd w:val="clear" w:color="auto" w:fill="auto"/>
          </w:tcPr>
          <w:p w14:paraId="21DF1C7F" w14:textId="0055EE21" w:rsidR="005C5466" w:rsidRPr="00C656EF" w:rsidRDefault="005C5466" w:rsidP="005C5466">
            <w:pPr>
              <w:keepLines/>
              <w:widowControl w:val="0"/>
              <w:rPr>
                <w:szCs w:val="26"/>
                <w:lang w:val="vi-VN"/>
              </w:rPr>
            </w:pPr>
            <w:r>
              <w:rPr>
                <w:szCs w:val="26"/>
                <w:lang w:val="vi-VN"/>
              </w:rPr>
              <w:t>Xem lịch sử kiểm toán và lịch sử đánh giá rủi ro</w:t>
            </w:r>
          </w:p>
        </w:tc>
        <w:tc>
          <w:tcPr>
            <w:tcW w:w="6912" w:type="dxa"/>
            <w:shd w:val="clear" w:color="auto" w:fill="auto"/>
          </w:tcPr>
          <w:p w14:paraId="6541CF24" w14:textId="77777777" w:rsidR="005C5466" w:rsidRPr="00C656EF" w:rsidRDefault="00BE154C" w:rsidP="005C5466">
            <w:pPr>
              <w:pStyle w:val="NormalIndent"/>
              <w:keepNext w:val="0"/>
              <w:keepLines/>
              <w:widowControl w:val="0"/>
              <w:numPr>
                <w:ilvl w:val="0"/>
                <w:numId w:val="15"/>
              </w:numPr>
              <w:spacing w:before="0" w:after="0" w:line="312" w:lineRule="auto"/>
              <w:jc w:val="left"/>
              <w:rPr>
                <w:bCs/>
                <w:szCs w:val="26"/>
                <w:lang w:val="vi-VN"/>
              </w:rPr>
            </w:pPr>
            <w:r w:rsidRPr="00C656EF">
              <w:rPr>
                <w:bCs/>
                <w:szCs w:val="26"/>
                <w:lang w:val="vi-VN"/>
              </w:rPr>
              <w:t>Cho</w:t>
            </w:r>
            <w:r>
              <w:rPr>
                <w:bCs/>
                <w:szCs w:val="26"/>
                <w:lang w:val="vi-VN"/>
              </w:rPr>
              <w:t xml:space="preserve"> phép xem kết quả kiểm toán và kết quả đánh giá rủi ro </w:t>
            </w:r>
            <w:r w:rsidR="00305053">
              <w:rPr>
                <w:bCs/>
                <w:szCs w:val="26"/>
                <w:lang w:val="vi-VN"/>
              </w:rPr>
              <w:t>trong quá khứ, hệ thống hiển thị các thông tin sau:</w:t>
            </w:r>
          </w:p>
          <w:p w14:paraId="4EA73172" w14:textId="489FD731" w:rsidR="00031D21" w:rsidRDefault="00031D21" w:rsidP="00911D8A">
            <w:pPr>
              <w:pStyle w:val="NormalIndent"/>
              <w:keepNext w:val="0"/>
              <w:keepLines/>
              <w:widowControl w:val="0"/>
              <w:numPr>
                <w:ilvl w:val="0"/>
                <w:numId w:val="152"/>
              </w:numPr>
              <w:spacing w:before="0" w:after="0" w:line="312" w:lineRule="auto"/>
              <w:jc w:val="left"/>
              <w:rPr>
                <w:b/>
                <w:snapToGrid/>
                <w:color w:val="auto"/>
                <w:szCs w:val="26"/>
              </w:rPr>
            </w:pPr>
            <w:r w:rsidRPr="00031D21">
              <w:rPr>
                <w:b/>
                <w:snapToGrid/>
                <w:color w:val="auto"/>
                <w:szCs w:val="26"/>
              </w:rPr>
              <w:t>3 lần đánh giá gần nhất</w:t>
            </w:r>
          </w:p>
          <w:p w14:paraId="370F473F" w14:textId="39ED53D1" w:rsidR="00E93E65" w:rsidRPr="003175B6" w:rsidRDefault="003175B6" w:rsidP="00E93E65">
            <w:pPr>
              <w:pStyle w:val="NormalIndent"/>
              <w:keepNext w:val="0"/>
              <w:keepLines/>
              <w:widowControl w:val="0"/>
              <w:numPr>
                <w:ilvl w:val="0"/>
                <w:numId w:val="15"/>
              </w:numPr>
              <w:spacing w:before="0" w:after="0" w:line="312" w:lineRule="auto"/>
              <w:jc w:val="left"/>
              <w:rPr>
                <w:bCs/>
                <w:snapToGrid/>
                <w:color w:val="auto"/>
                <w:szCs w:val="26"/>
                <w:lang w:val="vi-VN"/>
              </w:rPr>
            </w:pPr>
            <w:r w:rsidRPr="003175B6">
              <w:rPr>
                <w:bCs/>
                <w:snapToGrid/>
                <w:color w:val="auto"/>
                <w:szCs w:val="26"/>
                <w:lang w:val="vi-VN"/>
              </w:rPr>
              <w:t>Hệ thống</w:t>
            </w:r>
            <w:r>
              <w:rPr>
                <w:bCs/>
                <w:snapToGrid/>
                <w:color w:val="auto"/>
                <w:szCs w:val="26"/>
                <w:lang w:val="vi-VN"/>
              </w:rPr>
              <w:t xml:space="preserve"> </w:t>
            </w:r>
            <w:r w:rsidRPr="003175B6">
              <w:rPr>
                <w:bCs/>
                <w:snapToGrid/>
                <w:color w:val="auto"/>
                <w:szCs w:val="26"/>
                <w:lang w:val="vi-VN"/>
              </w:rPr>
              <w:t xml:space="preserve">căn cứ 3 bảng chấm điểm </w:t>
            </w:r>
            <w:r w:rsidR="00A95707" w:rsidRPr="00A95707">
              <w:rPr>
                <w:bCs/>
                <w:i/>
                <w:iCs/>
                <w:snapToGrid/>
                <w:color w:val="0070C0"/>
                <w:szCs w:val="26"/>
                <w:lang w:val="vi-VN"/>
              </w:rPr>
              <w:t>(mục 3.3.2)</w:t>
            </w:r>
            <w:r w:rsidR="00A95707">
              <w:rPr>
                <w:bCs/>
                <w:snapToGrid/>
                <w:color w:val="auto"/>
                <w:szCs w:val="26"/>
                <w:lang w:val="vi-VN"/>
              </w:rPr>
              <w:t xml:space="preserve"> </w:t>
            </w:r>
            <w:r w:rsidR="00066CC2">
              <w:rPr>
                <w:bCs/>
                <w:snapToGrid/>
                <w:color w:val="auto"/>
                <w:szCs w:val="26"/>
                <w:lang w:val="vi-VN"/>
              </w:rPr>
              <w:t xml:space="preserve">của đối tượng </w:t>
            </w:r>
            <w:r w:rsidR="00F677DC">
              <w:rPr>
                <w:bCs/>
                <w:snapToGrid/>
                <w:color w:val="auto"/>
                <w:szCs w:val="26"/>
                <w:lang w:val="vi-VN"/>
              </w:rPr>
              <w:t xml:space="preserve">ở trạng thái </w:t>
            </w:r>
            <w:r w:rsidR="00F677DC" w:rsidRPr="00F677DC">
              <w:rPr>
                <w:b/>
                <w:snapToGrid/>
                <w:color w:val="auto"/>
                <w:szCs w:val="26"/>
                <w:lang w:val="vi-VN"/>
              </w:rPr>
              <w:t>Hoàn thành</w:t>
            </w:r>
            <w:r w:rsidR="00F677DC">
              <w:rPr>
                <w:bCs/>
                <w:snapToGrid/>
                <w:color w:val="auto"/>
                <w:szCs w:val="26"/>
                <w:lang w:val="vi-VN"/>
              </w:rPr>
              <w:t xml:space="preserve"> </w:t>
            </w:r>
            <w:r w:rsidR="008F3579">
              <w:rPr>
                <w:bCs/>
                <w:snapToGrid/>
                <w:color w:val="auto"/>
                <w:szCs w:val="26"/>
                <w:lang w:val="vi-VN"/>
              </w:rPr>
              <w:t xml:space="preserve">thuộc </w:t>
            </w:r>
            <w:r w:rsidR="00A248C1">
              <w:rPr>
                <w:bCs/>
                <w:snapToGrid/>
                <w:color w:val="auto"/>
                <w:szCs w:val="26"/>
                <w:lang w:val="vi-VN"/>
              </w:rPr>
              <w:t xml:space="preserve">3 </w:t>
            </w:r>
            <w:r w:rsidR="008F3579">
              <w:rPr>
                <w:bCs/>
                <w:snapToGrid/>
                <w:color w:val="auto"/>
                <w:szCs w:val="26"/>
                <w:lang w:val="vi-VN"/>
              </w:rPr>
              <w:t>kỳ đánh giá</w:t>
            </w:r>
            <w:r w:rsidR="00A248C1">
              <w:rPr>
                <w:bCs/>
                <w:snapToGrid/>
                <w:color w:val="auto"/>
                <w:szCs w:val="26"/>
                <w:lang w:val="vi-VN"/>
              </w:rPr>
              <w:t xml:space="preserve"> gần nhất</w:t>
            </w:r>
            <w:r w:rsidR="00066CC2">
              <w:rPr>
                <w:bCs/>
                <w:snapToGrid/>
                <w:color w:val="auto"/>
                <w:szCs w:val="26"/>
                <w:lang w:val="vi-VN"/>
              </w:rPr>
              <w:t xml:space="preserve"> </w:t>
            </w:r>
            <w:r w:rsidR="00066CC2" w:rsidRPr="00A95707">
              <w:rPr>
                <w:bCs/>
                <w:i/>
                <w:iCs/>
                <w:snapToGrid/>
                <w:color w:val="0070C0"/>
                <w:szCs w:val="26"/>
                <w:lang w:val="vi-VN"/>
              </w:rPr>
              <w:t>(</w:t>
            </w:r>
            <w:r w:rsidR="00A95707" w:rsidRPr="00A95707">
              <w:rPr>
                <w:bCs/>
                <w:i/>
                <w:iCs/>
                <w:snapToGrid/>
                <w:color w:val="0070C0"/>
                <w:szCs w:val="26"/>
                <w:lang w:val="vi-VN"/>
              </w:rPr>
              <w:t>mục 3.</w:t>
            </w:r>
            <w:r w:rsidR="00A95707">
              <w:rPr>
                <w:bCs/>
                <w:i/>
                <w:iCs/>
                <w:snapToGrid/>
                <w:color w:val="0070C0"/>
                <w:szCs w:val="26"/>
                <w:lang w:val="vi-VN"/>
              </w:rPr>
              <w:t>3</w:t>
            </w:r>
            <w:r w:rsidR="00A95707" w:rsidRPr="00A95707">
              <w:rPr>
                <w:bCs/>
                <w:i/>
                <w:iCs/>
                <w:snapToGrid/>
                <w:color w:val="0070C0"/>
                <w:szCs w:val="26"/>
                <w:lang w:val="vi-VN"/>
              </w:rPr>
              <w:t>.1)</w:t>
            </w:r>
            <w:r w:rsidR="008F3579" w:rsidRPr="00A95707">
              <w:rPr>
                <w:bCs/>
                <w:snapToGrid/>
                <w:color w:val="0070C0"/>
                <w:szCs w:val="26"/>
                <w:lang w:val="vi-VN"/>
              </w:rPr>
              <w:t xml:space="preserve"> </w:t>
            </w:r>
            <w:r w:rsidR="008F3579">
              <w:rPr>
                <w:bCs/>
                <w:snapToGrid/>
                <w:color w:val="auto"/>
                <w:szCs w:val="26"/>
                <w:lang w:val="vi-VN"/>
              </w:rPr>
              <w:t xml:space="preserve">ở trạng thái </w:t>
            </w:r>
            <w:r w:rsidR="008F3579" w:rsidRPr="00066CC2">
              <w:rPr>
                <w:b/>
                <w:snapToGrid/>
                <w:color w:val="auto"/>
                <w:szCs w:val="26"/>
                <w:lang w:val="vi-VN"/>
              </w:rPr>
              <w:t>Đã kết thúc</w:t>
            </w:r>
            <w:r w:rsidR="008F3579">
              <w:rPr>
                <w:bCs/>
                <w:snapToGrid/>
                <w:color w:val="auto"/>
                <w:szCs w:val="26"/>
                <w:lang w:val="vi-VN"/>
              </w:rPr>
              <w:t>, để lấy ra các thông tin sau:</w:t>
            </w:r>
          </w:p>
          <w:p w14:paraId="204ECE5B" w14:textId="2EE649AA" w:rsidR="00031D21" w:rsidRPr="003175B6"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3175B6">
              <w:rPr>
                <w:snapToGrid/>
                <w:color w:val="auto"/>
                <w:szCs w:val="26"/>
                <w:lang w:val="vi-VN"/>
              </w:rPr>
              <w:lastRenderedPageBreak/>
              <w:t>Năm</w:t>
            </w:r>
            <w:r w:rsidR="001F129C">
              <w:rPr>
                <w:snapToGrid/>
                <w:color w:val="auto"/>
                <w:szCs w:val="26"/>
                <w:lang w:val="vi-VN"/>
              </w:rPr>
              <w:t>: năm của kỳ đánh giá</w:t>
            </w:r>
          </w:p>
          <w:p w14:paraId="06413370" w14:textId="57C74ADC" w:rsidR="00031D21" w:rsidRPr="00F818C7"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F818C7">
              <w:rPr>
                <w:snapToGrid/>
                <w:color w:val="auto"/>
                <w:szCs w:val="26"/>
                <w:lang w:val="vi-VN"/>
              </w:rPr>
              <w:t>Kỳ đánh giá</w:t>
            </w:r>
            <w:r w:rsidR="001F129C">
              <w:rPr>
                <w:snapToGrid/>
                <w:color w:val="auto"/>
                <w:szCs w:val="26"/>
                <w:lang w:val="vi-VN"/>
              </w:rPr>
              <w:t xml:space="preserve">: loại kỳ Năm/Bán niên/Quý </w:t>
            </w:r>
            <w:r w:rsidR="0052580C">
              <w:rPr>
                <w:snapToGrid/>
                <w:color w:val="auto"/>
                <w:szCs w:val="26"/>
                <w:lang w:val="vi-VN"/>
              </w:rPr>
              <w:t xml:space="preserve">của kỳ đánh giá </w:t>
            </w:r>
          </w:p>
          <w:p w14:paraId="7F551483" w14:textId="1ECB2C3F"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r w:rsidRPr="00031D21">
              <w:rPr>
                <w:snapToGrid/>
                <w:color w:val="auto"/>
                <w:szCs w:val="26"/>
              </w:rPr>
              <w:t>Giá trị kỳ</w:t>
            </w:r>
          </w:p>
          <w:p w14:paraId="736D400E" w14:textId="2952430E" w:rsidR="00031D21" w:rsidRPr="00031D21" w:rsidRDefault="00031D21" w:rsidP="00911D8A">
            <w:pPr>
              <w:pStyle w:val="NormalIndent"/>
              <w:keepNext w:val="0"/>
              <w:keepLines/>
              <w:widowControl w:val="0"/>
              <w:numPr>
                <w:ilvl w:val="0"/>
                <w:numId w:val="113"/>
              </w:numPr>
              <w:spacing w:before="0" w:after="0" w:line="312" w:lineRule="auto"/>
              <w:jc w:val="left"/>
              <w:rPr>
                <w:snapToGrid/>
                <w:color w:val="auto"/>
                <w:szCs w:val="26"/>
              </w:rPr>
            </w:pPr>
            <w:r w:rsidRPr="00031D21">
              <w:rPr>
                <w:snapToGrid/>
                <w:color w:val="auto"/>
                <w:szCs w:val="26"/>
              </w:rPr>
              <w:t>Xếp hạng rủi ro</w:t>
            </w:r>
            <w:r w:rsidR="0052580C">
              <w:rPr>
                <w:snapToGrid/>
                <w:color w:val="auto"/>
                <w:szCs w:val="26"/>
                <w:lang w:val="vi-VN"/>
              </w:rPr>
              <w:t>: xếp hạng rủi ro của đối tượng hoặc mức xếp hạng rủi ro điều chỉnh (nếu có)</w:t>
            </w:r>
          </w:p>
          <w:p w14:paraId="1B2EEAC3" w14:textId="77777777" w:rsidR="00031D21" w:rsidRPr="00031D21" w:rsidRDefault="00031D21" w:rsidP="00911D8A">
            <w:pPr>
              <w:pStyle w:val="NormalIndent"/>
              <w:keepNext w:val="0"/>
              <w:keepLines/>
              <w:widowControl w:val="0"/>
              <w:numPr>
                <w:ilvl w:val="0"/>
                <w:numId w:val="152"/>
              </w:numPr>
              <w:spacing w:before="0" w:after="0" w:line="312" w:lineRule="auto"/>
              <w:jc w:val="left"/>
              <w:rPr>
                <w:bCs/>
                <w:szCs w:val="26"/>
                <w:lang w:val="vi-VN"/>
              </w:rPr>
            </w:pPr>
            <w:r w:rsidRPr="00031D21">
              <w:rPr>
                <w:b/>
                <w:snapToGrid/>
                <w:color w:val="auto"/>
                <w:szCs w:val="26"/>
              </w:rPr>
              <w:t>3 lần kiểm toán gần nhất</w:t>
            </w:r>
          </w:p>
          <w:p w14:paraId="5BB2B965" w14:textId="312909DB" w:rsidR="00031D21" w:rsidRPr="007C409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7C4099">
              <w:rPr>
                <w:snapToGrid/>
                <w:color w:val="auto"/>
                <w:szCs w:val="26"/>
                <w:lang w:val="vi-VN"/>
              </w:rPr>
              <w:t>Năm</w:t>
            </w:r>
            <w:r w:rsidR="0052580C" w:rsidRPr="007C4099">
              <w:rPr>
                <w:snapToGrid/>
                <w:color w:val="auto"/>
                <w:szCs w:val="26"/>
                <w:lang w:val="vi-VN"/>
              </w:rPr>
              <w:t xml:space="preserve">: </w:t>
            </w:r>
            <w:r w:rsidR="007C4099" w:rsidRPr="007C4099">
              <w:rPr>
                <w:snapToGrid/>
                <w:color w:val="auto"/>
                <w:szCs w:val="26"/>
                <w:lang w:val="vi-VN"/>
              </w:rPr>
              <w:t xml:space="preserve">lấy năm trong mã cuộc kiểm </w:t>
            </w:r>
            <w:r w:rsidR="00240AB1" w:rsidRPr="007C4099">
              <w:rPr>
                <w:snapToGrid/>
                <w:color w:val="auto"/>
                <w:szCs w:val="26"/>
                <w:lang w:val="vi-VN"/>
              </w:rPr>
              <w:t xml:space="preserve"> </w:t>
            </w:r>
          </w:p>
          <w:p w14:paraId="070E0192" w14:textId="2596889E" w:rsidR="00031D21" w:rsidRPr="00980759"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980759">
              <w:rPr>
                <w:snapToGrid/>
                <w:color w:val="auto"/>
                <w:szCs w:val="26"/>
                <w:lang w:val="vi-VN"/>
              </w:rPr>
              <w:t>Cuộc KT</w:t>
            </w:r>
            <w:r w:rsidR="00E93E65">
              <w:rPr>
                <w:snapToGrid/>
                <w:color w:val="auto"/>
                <w:szCs w:val="26"/>
                <w:lang w:val="vi-VN"/>
              </w:rPr>
              <w:t>: mã cuộc KT có phạm vi kiểm toán chứa đối tượng</w:t>
            </w:r>
          </w:p>
          <w:p w14:paraId="77836A5D" w14:textId="45BDC8A0" w:rsidR="00031D21" w:rsidRPr="00240A2B" w:rsidRDefault="00031D21" w:rsidP="00911D8A">
            <w:pPr>
              <w:pStyle w:val="NormalIndent"/>
              <w:keepNext w:val="0"/>
              <w:keepLines/>
              <w:widowControl w:val="0"/>
              <w:numPr>
                <w:ilvl w:val="0"/>
                <w:numId w:val="113"/>
              </w:numPr>
              <w:spacing w:before="0" w:after="0" w:line="312" w:lineRule="auto"/>
              <w:jc w:val="left"/>
              <w:rPr>
                <w:snapToGrid/>
                <w:color w:val="auto"/>
                <w:szCs w:val="26"/>
                <w:lang w:val="vi-VN"/>
              </w:rPr>
            </w:pPr>
            <w:r w:rsidRPr="00240A2B">
              <w:rPr>
                <w:snapToGrid/>
                <w:color w:val="auto"/>
                <w:szCs w:val="26"/>
                <w:lang w:val="vi-VN"/>
              </w:rPr>
              <w:t xml:space="preserve">Thời gian </w:t>
            </w:r>
            <w:r w:rsidR="001F129C" w:rsidRPr="00240A2B">
              <w:rPr>
                <w:snapToGrid/>
                <w:color w:val="auto"/>
                <w:szCs w:val="26"/>
                <w:lang w:val="vi-VN"/>
              </w:rPr>
              <w:t>KT</w:t>
            </w:r>
            <w:r w:rsidR="00E93E65">
              <w:rPr>
                <w:snapToGrid/>
                <w:color w:val="auto"/>
                <w:szCs w:val="26"/>
                <w:lang w:val="vi-VN"/>
              </w:rPr>
              <w:t>: MM/yyyy</w:t>
            </w:r>
            <w:r w:rsidR="00240AB1">
              <w:rPr>
                <w:snapToGrid/>
                <w:color w:val="auto"/>
                <w:szCs w:val="26"/>
                <w:lang w:val="vi-VN"/>
              </w:rPr>
              <w:t>:</w:t>
            </w:r>
            <w:r w:rsidR="00E93E65">
              <w:rPr>
                <w:snapToGrid/>
                <w:color w:val="auto"/>
                <w:szCs w:val="26"/>
                <w:lang w:val="vi-VN"/>
              </w:rPr>
              <w:t xml:space="preserve"> tháng và năm của ngày kết thúc thực địa</w:t>
            </w:r>
            <w:r w:rsidR="00240AB1">
              <w:rPr>
                <w:snapToGrid/>
                <w:color w:val="auto"/>
                <w:szCs w:val="26"/>
                <w:lang w:val="vi-VN"/>
              </w:rPr>
              <w:t xml:space="preserve"> nhập trên báo cáo cuộc KT</w:t>
            </w:r>
          </w:p>
          <w:p w14:paraId="5D7D9AFE" w14:textId="77777777" w:rsidR="001F129C" w:rsidRPr="007C4099" w:rsidRDefault="001F129C" w:rsidP="00911D8A">
            <w:pPr>
              <w:pStyle w:val="NormalIndent"/>
              <w:keepNext w:val="0"/>
              <w:keepLines/>
              <w:widowControl w:val="0"/>
              <w:numPr>
                <w:ilvl w:val="0"/>
                <w:numId w:val="113"/>
              </w:numPr>
              <w:spacing w:before="0" w:after="0" w:line="312" w:lineRule="auto"/>
              <w:jc w:val="left"/>
              <w:rPr>
                <w:bCs/>
                <w:szCs w:val="26"/>
                <w:lang w:val="vi-VN"/>
              </w:rPr>
            </w:pPr>
            <w:r w:rsidRPr="00C656EF">
              <w:rPr>
                <w:snapToGrid/>
                <w:color w:val="auto"/>
                <w:szCs w:val="26"/>
                <w:lang w:val="vi-VN"/>
              </w:rPr>
              <w:t>Xếp hạng kiểm toán</w:t>
            </w:r>
            <w:r w:rsidR="00E93E65">
              <w:rPr>
                <w:snapToGrid/>
                <w:color w:val="auto"/>
                <w:szCs w:val="26"/>
                <w:lang w:val="vi-VN"/>
              </w:rPr>
              <w:t>: mức xếp hạng kiểm toán của đối tượng trên báo cáo cuộc kiểm toán</w:t>
            </w:r>
          </w:p>
          <w:p w14:paraId="03361A1C" w14:textId="77777777" w:rsidR="007C4099" w:rsidRDefault="007C4099" w:rsidP="007C4099">
            <w:pPr>
              <w:pStyle w:val="NormalIndent"/>
              <w:keepNext w:val="0"/>
              <w:keepLines/>
              <w:widowControl w:val="0"/>
              <w:numPr>
                <w:ilvl w:val="0"/>
                <w:numId w:val="15"/>
              </w:numPr>
              <w:spacing w:before="0" w:after="0" w:line="312" w:lineRule="auto"/>
              <w:jc w:val="left"/>
              <w:rPr>
                <w:bCs/>
                <w:szCs w:val="26"/>
                <w:lang w:val="vi-VN"/>
              </w:rPr>
            </w:pPr>
            <w:r>
              <w:rPr>
                <w:bCs/>
                <w:szCs w:val="26"/>
                <w:lang w:val="vi-VN"/>
              </w:rPr>
              <w:t>Giao diện:</w:t>
            </w:r>
          </w:p>
          <w:p w14:paraId="0754FA20" w14:textId="246D96A7" w:rsidR="007C4099" w:rsidRPr="00031D21" w:rsidRDefault="00924201" w:rsidP="007C4099">
            <w:pPr>
              <w:pStyle w:val="NormalIndent"/>
              <w:keepNext w:val="0"/>
              <w:keepLines/>
              <w:widowControl w:val="0"/>
              <w:numPr>
                <w:ilvl w:val="0"/>
                <w:numId w:val="0"/>
              </w:numPr>
              <w:spacing w:before="0" w:after="0" w:line="312" w:lineRule="auto"/>
              <w:jc w:val="left"/>
              <w:rPr>
                <w:bCs/>
                <w:szCs w:val="26"/>
                <w:lang w:val="vi-VN"/>
              </w:rPr>
            </w:pPr>
            <w:hyperlink r:id="rId49" w:anchor="id=hp627d&amp;p=20__ket_qua_danh_gia&amp;g=1" w:history="1">
              <w:r w:rsidR="007C4099" w:rsidRPr="00A44996">
                <w:rPr>
                  <w:rStyle w:val="Hyperlink"/>
                  <w:bCs/>
                  <w:szCs w:val="26"/>
                  <w:lang w:val="vi-VN"/>
                </w:rPr>
                <w:t>https://f2z0rj.axshare.com/#id=hp627d&amp;p=20__ket_qua_danh_gia&amp;g=1</w:t>
              </w:r>
            </w:hyperlink>
          </w:p>
        </w:tc>
      </w:tr>
      <w:tr w:rsidR="00646544" w:rsidRPr="002F4F88" w14:paraId="1A0BBE15" w14:textId="77777777" w:rsidTr="00455E54">
        <w:tc>
          <w:tcPr>
            <w:tcW w:w="817" w:type="dxa"/>
            <w:shd w:val="clear" w:color="auto" w:fill="auto"/>
          </w:tcPr>
          <w:p w14:paraId="078D516A" w14:textId="77777777" w:rsidR="00646544" w:rsidRPr="00031D21" w:rsidRDefault="00646544" w:rsidP="00911D8A">
            <w:pPr>
              <w:pStyle w:val="ListParagraph"/>
              <w:numPr>
                <w:ilvl w:val="0"/>
                <w:numId w:val="111"/>
              </w:numPr>
              <w:rPr>
                <w:lang w:val="vi-VN"/>
              </w:rPr>
            </w:pPr>
          </w:p>
        </w:tc>
        <w:tc>
          <w:tcPr>
            <w:tcW w:w="1877" w:type="dxa"/>
            <w:shd w:val="clear" w:color="auto" w:fill="auto"/>
          </w:tcPr>
          <w:p w14:paraId="5378F8DE" w14:textId="3793B488" w:rsidR="00646544" w:rsidRPr="00C656EF" w:rsidRDefault="00805EDD" w:rsidP="00455E54">
            <w:pPr>
              <w:keepLines/>
              <w:widowControl w:val="0"/>
              <w:rPr>
                <w:szCs w:val="26"/>
                <w:lang w:val="vi-VN"/>
              </w:rPr>
            </w:pPr>
            <w:r w:rsidRPr="00C656EF">
              <w:rPr>
                <w:szCs w:val="26"/>
                <w:lang w:val="vi-VN"/>
              </w:rPr>
              <w:t>Điều</w:t>
            </w:r>
            <w:r>
              <w:rPr>
                <w:szCs w:val="26"/>
                <w:lang w:val="vi-VN"/>
              </w:rPr>
              <w:t xml:space="preserve"> chỉnh</w:t>
            </w:r>
            <w:r w:rsidR="00646544" w:rsidRPr="00C656EF">
              <w:rPr>
                <w:szCs w:val="26"/>
                <w:lang w:val="vi-VN"/>
              </w:rPr>
              <w:t xml:space="preserve"> kết quả đánh giá</w:t>
            </w:r>
          </w:p>
        </w:tc>
        <w:tc>
          <w:tcPr>
            <w:tcW w:w="6912" w:type="dxa"/>
            <w:shd w:val="clear" w:color="auto" w:fill="auto"/>
          </w:tcPr>
          <w:p w14:paraId="62F040AD" w14:textId="66342359" w:rsidR="00646544" w:rsidRPr="00C656EF" w:rsidRDefault="00646544" w:rsidP="00455E54">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Cho phép </w:t>
            </w:r>
            <w:r w:rsidR="000044C7" w:rsidRPr="00C656EF">
              <w:rPr>
                <w:snapToGrid/>
                <w:color w:val="auto"/>
                <w:szCs w:val="26"/>
                <w:lang w:val="vi-VN"/>
              </w:rPr>
              <w:t>NSD</w:t>
            </w:r>
            <w:r w:rsidR="000044C7">
              <w:rPr>
                <w:snapToGrid/>
                <w:color w:val="auto"/>
                <w:szCs w:val="26"/>
                <w:lang w:val="vi-VN"/>
              </w:rPr>
              <w:t xml:space="preserve"> </w:t>
            </w:r>
            <w:r w:rsidRPr="00C656EF">
              <w:rPr>
                <w:snapToGrid/>
                <w:color w:val="auto"/>
                <w:szCs w:val="26"/>
                <w:lang w:val="vi-VN"/>
              </w:rPr>
              <w:t xml:space="preserve">sửa kết quả </w:t>
            </w:r>
            <w:r w:rsidR="000044C7" w:rsidRPr="00C656EF">
              <w:rPr>
                <w:snapToGrid/>
                <w:color w:val="auto"/>
                <w:szCs w:val="26"/>
                <w:lang w:val="vi-VN"/>
              </w:rPr>
              <w:t>đánh</w:t>
            </w:r>
            <w:r w:rsidR="000044C7">
              <w:rPr>
                <w:snapToGrid/>
                <w:color w:val="auto"/>
                <w:szCs w:val="26"/>
                <w:lang w:val="vi-VN"/>
              </w:rPr>
              <w:t xml:space="preserve"> giá của 1 đối tượng</w:t>
            </w:r>
            <w:r w:rsidR="00BE49A0">
              <w:rPr>
                <w:snapToGrid/>
                <w:color w:val="auto"/>
                <w:szCs w:val="26"/>
                <w:lang w:val="vi-VN"/>
              </w:rPr>
              <w:t xml:space="preserve">, </w:t>
            </w:r>
            <w:r w:rsidR="007E4AC2">
              <w:rPr>
                <w:snapToGrid/>
                <w:color w:val="auto"/>
                <w:szCs w:val="26"/>
                <w:lang w:val="vi-VN"/>
              </w:rPr>
              <w:t xml:space="preserve">hệ thống hiển thị popup </w:t>
            </w:r>
            <w:r w:rsidR="00BE49A0">
              <w:rPr>
                <w:snapToGrid/>
                <w:color w:val="auto"/>
                <w:szCs w:val="26"/>
                <w:lang w:val="vi-VN"/>
              </w:rPr>
              <w:t>nhập các thông tin:</w:t>
            </w:r>
          </w:p>
          <w:p w14:paraId="47BD183B" w14:textId="4C2DAA3C" w:rsidR="00644D10" w:rsidRPr="00C656EF" w:rsidRDefault="00644D10"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Loại</w:t>
            </w:r>
            <w:r w:rsidRPr="00644D10">
              <w:rPr>
                <w:snapToGrid/>
                <w:color w:val="auto"/>
                <w:szCs w:val="26"/>
                <w:lang w:val="vi-VN"/>
              </w:rPr>
              <w:t xml:space="preserve"> đối tượng: read-only, hiển thị </w:t>
            </w:r>
            <w:r w:rsidR="0084616B">
              <w:rPr>
                <w:snapToGrid/>
                <w:color w:val="auto"/>
                <w:szCs w:val="26"/>
                <w:lang w:val="vi-VN"/>
              </w:rPr>
              <w:t>loại</w:t>
            </w:r>
            <w:r w:rsidRPr="00644D10">
              <w:rPr>
                <w:snapToGrid/>
                <w:color w:val="auto"/>
                <w:szCs w:val="26"/>
                <w:lang w:val="vi-VN"/>
              </w:rPr>
              <w:t xml:space="preserve"> đối tượng được chọn </w:t>
            </w:r>
          </w:p>
          <w:p w14:paraId="20550458" w14:textId="2AF9AF0C"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Tên</w:t>
            </w:r>
            <w:r>
              <w:rPr>
                <w:snapToGrid/>
                <w:color w:val="auto"/>
                <w:szCs w:val="26"/>
                <w:lang w:val="vi-VN"/>
              </w:rPr>
              <w:t xml:space="preserve"> đối tượng</w:t>
            </w:r>
            <w:r w:rsidR="00325456">
              <w:rPr>
                <w:snapToGrid/>
                <w:color w:val="auto"/>
                <w:szCs w:val="26"/>
                <w:lang w:val="vi-VN"/>
              </w:rPr>
              <w:t xml:space="preserve">: read-only, hiển thị tên đối tượng được chọn </w:t>
            </w:r>
          </w:p>
          <w:p w14:paraId="387BA2A1" w14:textId="74A94520" w:rsidR="00962626"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hiện tại:</w:t>
            </w:r>
            <w:r w:rsidR="00325456">
              <w:rPr>
                <w:snapToGrid/>
                <w:color w:val="auto"/>
                <w:szCs w:val="26"/>
                <w:lang w:val="vi-VN"/>
              </w:rPr>
              <w:t xml:space="preserve"> read-only, hiển thị mức xếp hạng rủi ro </w:t>
            </w:r>
            <w:r w:rsidR="00BB0799">
              <w:rPr>
                <w:snapToGrid/>
                <w:color w:val="auto"/>
                <w:szCs w:val="26"/>
                <w:lang w:val="vi-VN"/>
              </w:rPr>
              <w:t>trên bảng chấm điểm của đối tượng</w:t>
            </w:r>
          </w:p>
          <w:p w14:paraId="35EE197F" w14:textId="2BE89740" w:rsidR="00646544" w:rsidRPr="00C656EF" w:rsidRDefault="00962626" w:rsidP="00911D8A">
            <w:pPr>
              <w:pStyle w:val="NormalIndent"/>
              <w:keepNext w:val="0"/>
              <w:keepLines/>
              <w:widowControl w:val="0"/>
              <w:numPr>
                <w:ilvl w:val="0"/>
                <w:numId w:val="114"/>
              </w:numPr>
              <w:spacing w:before="0" w:after="0" w:line="312" w:lineRule="auto"/>
              <w:jc w:val="left"/>
              <w:rPr>
                <w:snapToGrid/>
                <w:color w:val="auto"/>
                <w:szCs w:val="26"/>
                <w:lang w:val="vi-VN"/>
              </w:rPr>
            </w:pPr>
            <w:r w:rsidRPr="00C656EF">
              <w:rPr>
                <w:snapToGrid/>
                <w:color w:val="auto"/>
                <w:szCs w:val="26"/>
                <w:lang w:val="vi-VN"/>
              </w:rPr>
              <w:t>Mức</w:t>
            </w:r>
            <w:r>
              <w:rPr>
                <w:snapToGrid/>
                <w:color w:val="auto"/>
                <w:szCs w:val="26"/>
                <w:lang w:val="vi-VN"/>
              </w:rPr>
              <w:t xml:space="preserve"> xếp hạng rủi ro điều chỉnh</w:t>
            </w:r>
            <w:r w:rsidR="00646544" w:rsidRPr="00C656EF">
              <w:rPr>
                <w:snapToGrid/>
                <w:color w:val="auto"/>
                <w:szCs w:val="26"/>
                <w:lang w:val="vi-VN"/>
              </w:rPr>
              <w:t xml:space="preserve">*: Chọn 1 trong danh </w:t>
            </w:r>
            <w:r w:rsidR="00644D10" w:rsidRPr="00C656EF">
              <w:rPr>
                <w:snapToGrid/>
                <w:color w:val="auto"/>
                <w:szCs w:val="26"/>
                <w:lang w:val="vi-VN"/>
              </w:rPr>
              <w:t>m</w:t>
            </w:r>
            <w:r w:rsidR="00FD6FFE" w:rsidRPr="00C656EF">
              <w:rPr>
                <w:snapToGrid/>
                <w:color w:val="auto"/>
                <w:szCs w:val="26"/>
                <w:lang w:val="vi-VN"/>
              </w:rPr>
              <w:t>ục</w:t>
            </w:r>
            <w:r w:rsidR="00FD6FFE">
              <w:rPr>
                <w:snapToGrid/>
                <w:color w:val="auto"/>
                <w:szCs w:val="26"/>
                <w:lang w:val="vi-VN"/>
              </w:rPr>
              <w:t xml:space="preserve"> mức độ rủi ro</w:t>
            </w:r>
            <w:r w:rsidR="00BB0799">
              <w:rPr>
                <w:snapToGrid/>
                <w:color w:val="auto"/>
                <w:szCs w:val="26"/>
                <w:lang w:val="vi-VN"/>
              </w:rPr>
              <w:t xml:space="preserve"> </w:t>
            </w:r>
            <w:r w:rsidR="00BB0799" w:rsidRPr="00BB0799">
              <w:rPr>
                <w:i/>
                <w:iCs/>
                <w:snapToGrid/>
                <w:color w:val="0070C0"/>
                <w:szCs w:val="26"/>
                <w:lang w:val="vi-VN"/>
              </w:rPr>
              <w:t xml:space="preserve">mục </w:t>
            </w:r>
            <w:r w:rsidR="00FD6FFE">
              <w:rPr>
                <w:i/>
                <w:iCs/>
                <w:snapToGrid/>
                <w:color w:val="0070C0"/>
                <w:szCs w:val="26"/>
                <w:lang w:val="vi-VN"/>
              </w:rPr>
              <w:t>2.3.2</w:t>
            </w:r>
          </w:p>
          <w:p w14:paraId="0A54DF27" w14:textId="56590321"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Lý do điều chỉnh*</w:t>
            </w:r>
            <w:r w:rsidR="001C662C">
              <w:rPr>
                <w:snapToGrid/>
                <w:color w:val="auto"/>
                <w:szCs w:val="26"/>
                <w:lang w:val="vi-VN"/>
              </w:rPr>
              <w:t>: nhập đoạn text</w:t>
            </w:r>
          </w:p>
          <w:p w14:paraId="75018F9D" w14:textId="634B7EE0" w:rsidR="00646544"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Đ</w:t>
            </w:r>
            <w:r w:rsidR="00357AD8">
              <w:rPr>
                <w:snapToGrid/>
                <w:color w:val="auto"/>
                <w:szCs w:val="26"/>
                <w:lang w:val="vi-VN"/>
              </w:rPr>
              <w:t>ề xuất kiểm toán</w:t>
            </w:r>
            <w:r>
              <w:rPr>
                <w:snapToGrid/>
                <w:color w:val="auto"/>
                <w:szCs w:val="26"/>
              </w:rPr>
              <w:t>: Chọn có/ không. Mặc định chọn không</w:t>
            </w:r>
            <w:r w:rsidR="001C662C">
              <w:rPr>
                <w:snapToGrid/>
                <w:color w:val="auto"/>
                <w:szCs w:val="26"/>
                <w:lang w:val="vi-VN"/>
              </w:rPr>
              <w:t>, để check box</w:t>
            </w:r>
          </w:p>
          <w:p w14:paraId="3083D864" w14:textId="1C8A73C9" w:rsidR="00646544" w:rsidRPr="00563BB8" w:rsidRDefault="00646544"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t xml:space="preserve">Lý do </w:t>
            </w:r>
            <w:r w:rsidR="001C662C">
              <w:rPr>
                <w:snapToGrid/>
                <w:color w:val="auto"/>
                <w:szCs w:val="26"/>
              </w:rPr>
              <w:t>kiểm</w:t>
            </w:r>
            <w:r w:rsidR="001C662C">
              <w:rPr>
                <w:snapToGrid/>
                <w:color w:val="auto"/>
                <w:szCs w:val="26"/>
                <w:lang w:val="vi-VN"/>
              </w:rPr>
              <w:t xml:space="preserve"> toán</w:t>
            </w:r>
            <w:r>
              <w:rPr>
                <w:snapToGrid/>
                <w:color w:val="auto"/>
                <w:szCs w:val="26"/>
              </w:rPr>
              <w:t xml:space="preserve">*: Chỉ hiển thị nếu chọn </w:t>
            </w:r>
            <w:r w:rsidR="00E06643">
              <w:rPr>
                <w:snapToGrid/>
                <w:color w:val="auto"/>
                <w:szCs w:val="26"/>
                <w:lang w:val="vi-VN"/>
              </w:rPr>
              <w:t>C</w:t>
            </w:r>
            <w:r>
              <w:rPr>
                <w:snapToGrid/>
                <w:color w:val="auto"/>
                <w:szCs w:val="26"/>
              </w:rPr>
              <w:t xml:space="preserve">ó </w:t>
            </w:r>
            <w:r w:rsidR="00151F4E">
              <w:rPr>
                <w:snapToGrid/>
                <w:color w:val="auto"/>
                <w:szCs w:val="26"/>
              </w:rPr>
              <w:t>đề</w:t>
            </w:r>
            <w:r w:rsidR="00151F4E">
              <w:rPr>
                <w:snapToGrid/>
                <w:color w:val="auto"/>
                <w:szCs w:val="26"/>
                <w:lang w:val="vi-VN"/>
              </w:rPr>
              <w:t xml:space="preserve"> xuất kiểm toán</w:t>
            </w:r>
            <w:r w:rsidR="00563BB8">
              <w:rPr>
                <w:snapToGrid/>
                <w:color w:val="auto"/>
                <w:szCs w:val="26"/>
                <w:lang w:val="vi-VN"/>
              </w:rPr>
              <w:t>, chọn nhiều trong các lý do sau:</w:t>
            </w:r>
          </w:p>
          <w:p w14:paraId="6B42AC62" w14:textId="516471C3"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kết quả đánh giá rủi </w:t>
            </w:r>
          </w:p>
          <w:p w14:paraId="156D18DD" w14:textId="51755A2E"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pháp luật</w:t>
            </w:r>
          </w:p>
          <w:p w14:paraId="1E118276" w14:textId="0A6304D1" w:rsidR="00563BB8" w:rsidRP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yêu cầu của ban lãnh đạo</w:t>
            </w:r>
          </w:p>
          <w:p w14:paraId="130C8D8C" w14:textId="66D823E5" w:rsidR="00563BB8" w:rsidRDefault="00563BB8" w:rsidP="00911D8A">
            <w:pPr>
              <w:pStyle w:val="NormalIndent"/>
              <w:keepNext w:val="0"/>
              <w:keepLines/>
              <w:widowControl w:val="0"/>
              <w:numPr>
                <w:ilvl w:val="0"/>
                <w:numId w:val="149"/>
              </w:numPr>
              <w:spacing w:before="0" w:after="0" w:line="312" w:lineRule="auto"/>
              <w:jc w:val="left"/>
              <w:rPr>
                <w:snapToGrid/>
                <w:color w:val="auto"/>
                <w:szCs w:val="26"/>
              </w:rPr>
            </w:pPr>
            <w:r>
              <w:rPr>
                <w:snapToGrid/>
                <w:color w:val="auto"/>
                <w:szCs w:val="26"/>
              </w:rPr>
              <w:t>Theo</w:t>
            </w:r>
            <w:r>
              <w:rPr>
                <w:snapToGrid/>
                <w:color w:val="auto"/>
                <w:szCs w:val="26"/>
                <w:lang w:val="vi-VN"/>
              </w:rPr>
              <w:t xml:space="preserve"> chu kỳ kiểm toán</w:t>
            </w:r>
          </w:p>
          <w:p w14:paraId="57EF7FEE" w14:textId="235768B4" w:rsidR="00962626" w:rsidRPr="00C960FF" w:rsidRDefault="00962626" w:rsidP="00911D8A">
            <w:pPr>
              <w:pStyle w:val="NormalIndent"/>
              <w:keepNext w:val="0"/>
              <w:keepLines/>
              <w:widowControl w:val="0"/>
              <w:numPr>
                <w:ilvl w:val="0"/>
                <w:numId w:val="114"/>
              </w:numPr>
              <w:spacing w:before="0" w:after="0" w:line="312" w:lineRule="auto"/>
              <w:jc w:val="left"/>
              <w:rPr>
                <w:snapToGrid/>
                <w:color w:val="auto"/>
                <w:szCs w:val="26"/>
              </w:rPr>
            </w:pPr>
            <w:r>
              <w:rPr>
                <w:snapToGrid/>
                <w:color w:val="auto"/>
                <w:szCs w:val="26"/>
              </w:rPr>
              <w:lastRenderedPageBreak/>
              <w:t>Lý</w:t>
            </w:r>
            <w:r>
              <w:rPr>
                <w:snapToGrid/>
                <w:color w:val="auto"/>
                <w:szCs w:val="26"/>
                <w:lang w:val="vi-VN"/>
              </w:rPr>
              <w:t xml:space="preserve"> do không kiểm toán</w:t>
            </w:r>
            <w:r w:rsidR="00E06643">
              <w:rPr>
                <w:snapToGrid/>
                <w:color w:val="auto"/>
                <w:szCs w:val="26"/>
                <w:lang w:val="vi-VN"/>
              </w:rPr>
              <w:t>: chỉ hiển th</w:t>
            </w:r>
            <w:r w:rsidR="00467A27">
              <w:rPr>
                <w:snapToGrid/>
                <w:color w:val="auto"/>
                <w:szCs w:val="26"/>
                <w:lang w:val="vi-VN"/>
              </w:rPr>
              <w:t>ị</w:t>
            </w:r>
            <w:r w:rsidR="00E06643">
              <w:rPr>
                <w:snapToGrid/>
                <w:color w:val="auto"/>
                <w:szCs w:val="26"/>
                <w:lang w:val="vi-VN"/>
              </w:rPr>
              <w:t xml:space="preserve"> nếu chọn Không đưa vào kế hoạch năm </w:t>
            </w:r>
          </w:p>
        </w:tc>
      </w:tr>
      <w:tr w:rsidR="00646544" w:rsidRPr="00620A81" w14:paraId="3B479FBD" w14:textId="77777777" w:rsidTr="00455E54">
        <w:tc>
          <w:tcPr>
            <w:tcW w:w="817" w:type="dxa"/>
            <w:shd w:val="clear" w:color="auto" w:fill="auto"/>
          </w:tcPr>
          <w:p w14:paraId="4F87DF54" w14:textId="77777777" w:rsidR="00646544" w:rsidRPr="002F4F88" w:rsidRDefault="00646544" w:rsidP="00911D8A">
            <w:pPr>
              <w:pStyle w:val="ListParagraph"/>
              <w:numPr>
                <w:ilvl w:val="0"/>
                <w:numId w:val="111"/>
              </w:numPr>
            </w:pPr>
          </w:p>
        </w:tc>
        <w:tc>
          <w:tcPr>
            <w:tcW w:w="1877" w:type="dxa"/>
            <w:shd w:val="clear" w:color="auto" w:fill="auto"/>
          </w:tcPr>
          <w:p w14:paraId="2A8F8018" w14:textId="32C56EFF" w:rsidR="00646544" w:rsidRPr="00E06643" w:rsidRDefault="00646544" w:rsidP="00455E54">
            <w:pPr>
              <w:keepLines/>
              <w:widowControl w:val="0"/>
              <w:rPr>
                <w:szCs w:val="26"/>
                <w:lang w:val="vi-VN"/>
              </w:rPr>
            </w:pPr>
            <w:r>
              <w:rPr>
                <w:szCs w:val="26"/>
              </w:rPr>
              <w:t xml:space="preserve">Xem </w:t>
            </w:r>
            <w:r w:rsidR="00F3441D">
              <w:rPr>
                <w:szCs w:val="26"/>
                <w:lang w:val="vi-VN"/>
              </w:rPr>
              <w:t xml:space="preserve">kết quả đánh giá điều </w:t>
            </w:r>
            <w:r w:rsidR="00823D0A">
              <w:rPr>
                <w:szCs w:val="26"/>
                <w:lang w:val="vi-VN"/>
              </w:rPr>
              <w:t xml:space="preserve">chỉnh </w:t>
            </w:r>
          </w:p>
        </w:tc>
        <w:tc>
          <w:tcPr>
            <w:tcW w:w="6912" w:type="dxa"/>
            <w:shd w:val="clear" w:color="auto" w:fill="auto"/>
          </w:tcPr>
          <w:p w14:paraId="5E31E5BE" w14:textId="2E079ED1" w:rsidR="00646544" w:rsidRPr="00F3441D" w:rsidRDefault="00646544" w:rsidP="00455E54">
            <w:pPr>
              <w:pStyle w:val="NormalIndent"/>
              <w:keepNext w:val="0"/>
              <w:keepLines/>
              <w:widowControl w:val="0"/>
              <w:numPr>
                <w:ilvl w:val="0"/>
                <w:numId w:val="15"/>
              </w:numPr>
              <w:spacing w:before="0" w:after="0" w:line="312" w:lineRule="auto"/>
              <w:jc w:val="left"/>
              <w:rPr>
                <w:bCs/>
                <w:szCs w:val="26"/>
                <w:lang w:val="vi-VN"/>
              </w:rPr>
            </w:pPr>
            <w:r w:rsidRPr="00F3441D">
              <w:rPr>
                <w:bCs/>
                <w:szCs w:val="26"/>
                <w:lang w:val="vi-VN"/>
              </w:rPr>
              <w:t>Cho phép NSD xem chi tiết nội dung điều chỉnh kết quả đánh giá rủi ro</w:t>
            </w:r>
            <w:r w:rsidR="00823D0A">
              <w:rPr>
                <w:bCs/>
                <w:szCs w:val="26"/>
                <w:lang w:val="vi-VN"/>
              </w:rPr>
              <w:t>, hiển thị đầy đủ các thông tin đã nhập trên màn hình Sửa kết quả đánh giá</w:t>
            </w:r>
          </w:p>
        </w:tc>
      </w:tr>
      <w:tr w:rsidR="00516CE5" w:rsidRPr="00F3441D" w14:paraId="7ACA04D5" w14:textId="77777777" w:rsidTr="00455E54">
        <w:tc>
          <w:tcPr>
            <w:tcW w:w="817" w:type="dxa"/>
            <w:shd w:val="clear" w:color="auto" w:fill="auto"/>
          </w:tcPr>
          <w:p w14:paraId="6E804B8D" w14:textId="77777777" w:rsidR="00516CE5" w:rsidRPr="00C656EF" w:rsidRDefault="00516CE5" w:rsidP="00911D8A">
            <w:pPr>
              <w:pStyle w:val="ListParagraph"/>
              <w:numPr>
                <w:ilvl w:val="0"/>
                <w:numId w:val="111"/>
              </w:numPr>
              <w:rPr>
                <w:lang w:val="vi-VN"/>
              </w:rPr>
            </w:pPr>
          </w:p>
        </w:tc>
        <w:tc>
          <w:tcPr>
            <w:tcW w:w="1877" w:type="dxa"/>
            <w:shd w:val="clear" w:color="auto" w:fill="auto"/>
          </w:tcPr>
          <w:p w14:paraId="4ADF4AEC" w14:textId="2505A8AD" w:rsidR="00516CE5" w:rsidRDefault="00516CE5" w:rsidP="00516CE5">
            <w:pPr>
              <w:keepLines/>
              <w:widowControl w:val="0"/>
              <w:rPr>
                <w:szCs w:val="26"/>
                <w:lang w:val="vi-VN"/>
              </w:rPr>
            </w:pPr>
            <w:r>
              <w:rPr>
                <w:szCs w:val="26"/>
              </w:rPr>
              <w:t>Kết xuất</w:t>
            </w:r>
          </w:p>
        </w:tc>
        <w:tc>
          <w:tcPr>
            <w:tcW w:w="6912" w:type="dxa"/>
            <w:shd w:val="clear" w:color="auto" w:fill="auto"/>
          </w:tcPr>
          <w:p w14:paraId="13A32490" w14:textId="77777777" w:rsidR="00516CE5" w:rsidRPr="00516CE5" w:rsidRDefault="00516CE5" w:rsidP="00516CE5">
            <w:pPr>
              <w:pStyle w:val="NormalIndent"/>
              <w:keepNext w:val="0"/>
              <w:keepLines/>
              <w:widowControl w:val="0"/>
              <w:numPr>
                <w:ilvl w:val="0"/>
                <w:numId w:val="15"/>
              </w:numPr>
              <w:spacing w:before="0" w:after="0" w:line="312" w:lineRule="auto"/>
              <w:jc w:val="left"/>
              <w:rPr>
                <w:bCs/>
                <w:szCs w:val="26"/>
                <w:lang w:val="vi-VN"/>
              </w:rPr>
            </w:pPr>
            <w:r w:rsidRPr="00516CE5">
              <w:rPr>
                <w:snapToGrid/>
                <w:color w:val="auto"/>
                <w:szCs w:val="26"/>
                <w:lang w:val="vi-VN"/>
              </w:rPr>
              <w:t>Cho phép kết xuất file excel kết quả đánh giá rủi</w:t>
            </w:r>
            <w:r>
              <w:rPr>
                <w:snapToGrid/>
                <w:color w:val="auto"/>
                <w:szCs w:val="26"/>
                <w:lang w:val="vi-VN"/>
              </w:rPr>
              <w:t xml:space="preserve"> ro </w:t>
            </w:r>
            <w:r w:rsidRPr="00516CE5">
              <w:rPr>
                <w:snapToGrid/>
                <w:color w:val="auto"/>
                <w:szCs w:val="26"/>
                <w:lang w:val="vi-VN"/>
              </w:rPr>
              <w:t xml:space="preserve">của các đối tượng </w:t>
            </w:r>
          </w:p>
          <w:p w14:paraId="734A0C62" w14:textId="3286253A" w:rsidR="00516CE5" w:rsidRPr="00F3441D" w:rsidRDefault="00516CE5" w:rsidP="00516CE5">
            <w:pPr>
              <w:pStyle w:val="NormalIndent"/>
              <w:keepNext w:val="0"/>
              <w:keepLines/>
              <w:widowControl w:val="0"/>
              <w:numPr>
                <w:ilvl w:val="0"/>
                <w:numId w:val="15"/>
              </w:numPr>
              <w:spacing w:before="0" w:after="0" w:line="312" w:lineRule="auto"/>
              <w:jc w:val="left"/>
              <w:rPr>
                <w:bCs/>
                <w:szCs w:val="26"/>
                <w:lang w:val="vi-VN"/>
              </w:rPr>
            </w:pPr>
            <w:r w:rsidRPr="001E60FC">
              <w:rPr>
                <w:bCs/>
                <w:szCs w:val="26"/>
                <w:highlight w:val="yellow"/>
              </w:rPr>
              <w:t>Biểu</w:t>
            </w:r>
            <w:r w:rsidRPr="001E60FC">
              <w:rPr>
                <w:bCs/>
                <w:szCs w:val="26"/>
                <w:highlight w:val="yellow"/>
                <w:lang w:val="vi-VN"/>
              </w:rPr>
              <w:t xml:space="preserve"> </w:t>
            </w:r>
            <w:r w:rsidRPr="006402EC">
              <w:rPr>
                <w:bCs/>
                <w:szCs w:val="26"/>
                <w:highlight w:val="yellow"/>
                <w:lang w:val="vi-VN"/>
              </w:rPr>
              <w:t>mẫu</w:t>
            </w:r>
            <w:r w:rsidR="006402EC" w:rsidRPr="006402EC">
              <w:rPr>
                <w:bCs/>
                <w:szCs w:val="26"/>
                <w:highlight w:val="yellow"/>
                <w:lang w:val="vi-VN"/>
              </w:rPr>
              <w:t xml:space="preserve"> (TBD)</w:t>
            </w:r>
          </w:p>
        </w:tc>
      </w:tr>
      <w:tr w:rsidR="00F51BE4" w:rsidRPr="0032437B" w14:paraId="0E506D0C" w14:textId="77777777" w:rsidTr="00455E54">
        <w:tc>
          <w:tcPr>
            <w:tcW w:w="817" w:type="dxa"/>
            <w:shd w:val="clear" w:color="auto" w:fill="auto"/>
          </w:tcPr>
          <w:p w14:paraId="3241DA1E" w14:textId="77777777" w:rsidR="00F51BE4" w:rsidRPr="002F4F88" w:rsidRDefault="00F51BE4" w:rsidP="00911D8A">
            <w:pPr>
              <w:pStyle w:val="ListParagraph"/>
              <w:numPr>
                <w:ilvl w:val="0"/>
                <w:numId w:val="111"/>
              </w:numPr>
            </w:pPr>
          </w:p>
        </w:tc>
        <w:tc>
          <w:tcPr>
            <w:tcW w:w="1877" w:type="dxa"/>
            <w:shd w:val="clear" w:color="auto" w:fill="auto"/>
          </w:tcPr>
          <w:p w14:paraId="23597C81" w14:textId="2ADF7FE9" w:rsidR="00F51BE4" w:rsidRDefault="00F51BE4" w:rsidP="00F51BE4">
            <w:pPr>
              <w:keepLines/>
              <w:widowControl w:val="0"/>
              <w:rPr>
                <w:szCs w:val="26"/>
              </w:rPr>
            </w:pPr>
            <w:r w:rsidRPr="00AD20D4">
              <w:rPr>
                <w:szCs w:val="26"/>
                <w:lang w:val="vi-VN"/>
              </w:rPr>
              <w:t>Kết thúc kỳ đánh giá</w:t>
            </w:r>
          </w:p>
        </w:tc>
        <w:tc>
          <w:tcPr>
            <w:tcW w:w="6912" w:type="dxa"/>
            <w:shd w:val="clear" w:color="auto" w:fill="auto"/>
          </w:tcPr>
          <w:p w14:paraId="003CF46E" w14:textId="6F0CAD21" w:rsidR="00151F4E"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Cho phép NSD kết thúc kỳ đánh giá</w:t>
            </w:r>
          </w:p>
          <w:p w14:paraId="14EC139E" w14:textId="585C1261" w:rsidR="0009582B" w:rsidRDefault="00151F4E" w:rsidP="000811AB">
            <w:pPr>
              <w:keepLines/>
              <w:widowControl w:val="0"/>
              <w:numPr>
                <w:ilvl w:val="0"/>
                <w:numId w:val="15"/>
              </w:numPr>
              <w:jc w:val="both"/>
              <w:rPr>
                <w:bCs/>
                <w:szCs w:val="26"/>
                <w:lang w:val="vi-VN"/>
              </w:rPr>
            </w:pPr>
            <w:r w:rsidRPr="00151F4E">
              <w:rPr>
                <w:bCs/>
                <w:szCs w:val="26"/>
                <w:lang w:val="vi-VN"/>
              </w:rPr>
              <w:t>Hệ thống hiển thị popup yêu cầu xác nhận “</w:t>
            </w:r>
            <w:r w:rsidRPr="00151F4E">
              <w:rPr>
                <w:bCs/>
                <w:i/>
                <w:iCs/>
                <w:szCs w:val="26"/>
                <w:lang w:val="vi-VN"/>
              </w:rPr>
              <w:t xml:space="preserve">Bạn có chắc chắn muốn </w:t>
            </w:r>
            <w:r>
              <w:rPr>
                <w:bCs/>
                <w:i/>
                <w:iCs/>
                <w:szCs w:val="26"/>
                <w:lang w:val="vi-VN"/>
              </w:rPr>
              <w:t>kết thúc kỳ đánh giá này</w:t>
            </w:r>
            <w:r w:rsidR="00D8024D">
              <w:rPr>
                <w:bCs/>
                <w:i/>
                <w:iCs/>
                <w:szCs w:val="26"/>
                <w:lang w:val="vi-VN"/>
              </w:rPr>
              <w:t>?</w:t>
            </w:r>
            <w:r w:rsidR="00200941">
              <w:rPr>
                <w:bCs/>
                <w:i/>
                <w:iCs/>
                <w:szCs w:val="26"/>
                <w:lang w:val="vi-VN"/>
              </w:rPr>
              <w:t xml:space="preserve">[năm đánh giá][kỳ đánh giá][giá trị </w:t>
            </w:r>
            <w:r w:rsidR="005E493D">
              <w:rPr>
                <w:bCs/>
                <w:i/>
                <w:iCs/>
                <w:szCs w:val="26"/>
                <w:lang w:val="vi-VN"/>
              </w:rPr>
              <w:t xml:space="preserve">kỳ] Kỳ đánh giá đã kết thúc thì không được chỉnh </w:t>
            </w:r>
            <w:r w:rsidR="0009582B">
              <w:rPr>
                <w:bCs/>
                <w:i/>
                <w:iCs/>
                <w:szCs w:val="26"/>
                <w:lang w:val="vi-VN"/>
              </w:rPr>
              <w:t>sửa dữ liệu chấm điểm rủi ro trong kỳ đó</w:t>
            </w:r>
            <w:r w:rsidR="00D8024D">
              <w:rPr>
                <w:bCs/>
                <w:i/>
                <w:iCs/>
                <w:szCs w:val="26"/>
                <w:lang w:val="vi-VN"/>
              </w:rPr>
              <w:t xml:space="preserve"> nữa</w:t>
            </w:r>
            <w:r w:rsidR="0009582B">
              <w:rPr>
                <w:bCs/>
                <w:i/>
                <w:iCs/>
                <w:szCs w:val="26"/>
                <w:lang w:val="vi-VN"/>
              </w:rPr>
              <w:t xml:space="preserve"> </w:t>
            </w:r>
            <w:r w:rsidRPr="00151F4E">
              <w:rPr>
                <w:bCs/>
                <w:szCs w:val="26"/>
                <w:lang w:val="vi-VN"/>
              </w:rPr>
              <w:t xml:space="preserve">”. </w:t>
            </w:r>
          </w:p>
          <w:p w14:paraId="71E9EDB7" w14:textId="4ECFCCAE" w:rsidR="00151F4E" w:rsidRPr="00151F4E" w:rsidRDefault="00151F4E" w:rsidP="000811AB">
            <w:pPr>
              <w:keepLines/>
              <w:widowControl w:val="0"/>
              <w:numPr>
                <w:ilvl w:val="0"/>
                <w:numId w:val="15"/>
              </w:numPr>
              <w:jc w:val="both"/>
              <w:rPr>
                <w:bCs/>
                <w:szCs w:val="26"/>
                <w:lang w:val="vi-VN"/>
              </w:rPr>
            </w:pPr>
            <w:r w:rsidRPr="00151F4E">
              <w:rPr>
                <w:bCs/>
                <w:szCs w:val="26"/>
                <w:lang w:val="vi-VN"/>
              </w:rPr>
              <w:t>NSD chọn Có hoặc Không:</w:t>
            </w:r>
          </w:p>
          <w:p w14:paraId="23E679E8" w14:textId="539C0701"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Có, hệ thống </w:t>
            </w:r>
            <w:r w:rsidR="00D8024D">
              <w:rPr>
                <w:bCs/>
                <w:szCs w:val="26"/>
                <w:lang w:val="vi-VN"/>
              </w:rPr>
              <w:t xml:space="preserve">cập nhật trạng thái kỳ đánh giá là </w:t>
            </w:r>
            <w:r w:rsidR="00D8024D" w:rsidRPr="00D8024D">
              <w:rPr>
                <w:b/>
                <w:szCs w:val="26"/>
                <w:lang w:val="vi-VN"/>
              </w:rPr>
              <w:t>Đã kết thúc</w:t>
            </w:r>
            <w:r w:rsidRPr="000811AB">
              <w:rPr>
                <w:bCs/>
                <w:szCs w:val="26"/>
                <w:lang w:val="vi-VN"/>
              </w:rPr>
              <w:t xml:space="preserve"> </w:t>
            </w:r>
          </w:p>
          <w:p w14:paraId="5BDF8316" w14:textId="6810BDBC" w:rsidR="000811AB" w:rsidRPr="000811AB" w:rsidRDefault="000811AB" w:rsidP="00911D8A">
            <w:pPr>
              <w:pStyle w:val="ListParagraph"/>
              <w:keepLines/>
              <w:widowControl w:val="0"/>
              <w:numPr>
                <w:ilvl w:val="0"/>
                <w:numId w:val="169"/>
              </w:numPr>
              <w:jc w:val="both"/>
              <w:rPr>
                <w:bCs/>
                <w:szCs w:val="26"/>
                <w:lang w:val="vi-VN"/>
              </w:rPr>
            </w:pPr>
            <w:r w:rsidRPr="000811AB">
              <w:rPr>
                <w:bCs/>
                <w:szCs w:val="26"/>
                <w:lang w:val="vi-VN"/>
              </w:rPr>
              <w:t xml:space="preserve">Nếu chọn Không, hệ thống hủy bỏ </w:t>
            </w:r>
            <w:r w:rsidR="00BD7CC2">
              <w:rPr>
                <w:bCs/>
                <w:szCs w:val="26"/>
                <w:lang w:val="vi-VN"/>
              </w:rPr>
              <w:t>thao tác kết thúc</w:t>
            </w:r>
          </w:p>
          <w:p w14:paraId="3B0A1EE8" w14:textId="034A1C2C" w:rsidR="00F51BE4" w:rsidRPr="00F51BE4" w:rsidRDefault="00F51BE4" w:rsidP="000811AB">
            <w:pPr>
              <w:pStyle w:val="NormalIndent"/>
              <w:keepNext w:val="0"/>
              <w:keepLines/>
              <w:widowControl w:val="0"/>
              <w:numPr>
                <w:ilvl w:val="0"/>
                <w:numId w:val="15"/>
              </w:numPr>
              <w:spacing w:before="0" w:after="0" w:line="312" w:lineRule="auto"/>
              <w:jc w:val="left"/>
              <w:rPr>
                <w:snapToGrid/>
                <w:color w:val="auto"/>
                <w:szCs w:val="26"/>
                <w:lang w:val="vi-VN"/>
              </w:rPr>
            </w:pPr>
            <w:r w:rsidRPr="00AD20D4">
              <w:rPr>
                <w:snapToGrid/>
                <w:color w:val="auto"/>
                <w:szCs w:val="26"/>
                <w:lang w:val="vi-VN"/>
              </w:rPr>
              <w:t xml:space="preserve">Kỳ đánh giá kết thúc thì NSD sẽ không được chỉnh sửa </w:t>
            </w:r>
            <w:r>
              <w:rPr>
                <w:snapToGrid/>
                <w:color w:val="auto"/>
                <w:szCs w:val="26"/>
                <w:lang w:val="vi-VN"/>
              </w:rPr>
              <w:t xml:space="preserve">thông tin trên </w:t>
            </w:r>
            <w:r w:rsidRPr="00AD20D4">
              <w:rPr>
                <w:snapToGrid/>
                <w:color w:val="auto"/>
                <w:szCs w:val="26"/>
                <w:lang w:val="vi-VN"/>
              </w:rPr>
              <w:t>bảng</w:t>
            </w:r>
            <w:r>
              <w:rPr>
                <w:snapToGrid/>
                <w:color w:val="auto"/>
                <w:szCs w:val="26"/>
                <w:lang w:val="vi-VN"/>
              </w:rPr>
              <w:t xml:space="preserve"> chấm</w:t>
            </w:r>
            <w:r w:rsidRPr="00AD20D4">
              <w:rPr>
                <w:snapToGrid/>
                <w:color w:val="auto"/>
                <w:szCs w:val="26"/>
                <w:lang w:val="vi-VN"/>
              </w:rPr>
              <w:t xml:space="preserve"> điểm </w:t>
            </w:r>
            <w:r w:rsidRPr="00526982">
              <w:rPr>
                <w:i/>
                <w:iCs/>
                <w:snapToGrid/>
                <w:color w:val="0070C0"/>
                <w:szCs w:val="26"/>
                <w:lang w:val="vi-VN"/>
              </w:rPr>
              <w:t>(mục 3.3.2)</w:t>
            </w:r>
            <w:r w:rsidRPr="00526982">
              <w:rPr>
                <w:snapToGrid/>
                <w:color w:val="0070C0"/>
                <w:szCs w:val="26"/>
                <w:lang w:val="vi-VN"/>
              </w:rPr>
              <w:t xml:space="preserve"> </w:t>
            </w:r>
            <w:r w:rsidRPr="00AD20D4">
              <w:rPr>
                <w:snapToGrid/>
                <w:color w:val="auto"/>
                <w:szCs w:val="26"/>
                <w:lang w:val="vi-VN"/>
              </w:rPr>
              <w:t>hoặc điều chỉnh kết quả đánh giá</w:t>
            </w:r>
            <w:r>
              <w:rPr>
                <w:snapToGrid/>
                <w:color w:val="auto"/>
                <w:szCs w:val="26"/>
                <w:lang w:val="vi-VN"/>
              </w:rPr>
              <w:t xml:space="preserve"> </w:t>
            </w:r>
            <w:r w:rsidRPr="00526982">
              <w:rPr>
                <w:i/>
                <w:iCs/>
                <w:snapToGrid/>
                <w:color w:val="0070C0"/>
                <w:szCs w:val="26"/>
                <w:lang w:val="vi-VN"/>
              </w:rPr>
              <w:t>(mục 3.3.3)</w:t>
            </w:r>
          </w:p>
        </w:tc>
      </w:tr>
      <w:tr w:rsidR="006F739B" w:rsidRPr="00F51BE4" w14:paraId="023223E3" w14:textId="77777777" w:rsidTr="00455E54">
        <w:tc>
          <w:tcPr>
            <w:tcW w:w="817" w:type="dxa"/>
            <w:shd w:val="clear" w:color="auto" w:fill="auto"/>
          </w:tcPr>
          <w:p w14:paraId="4A2E040E" w14:textId="77777777" w:rsidR="006F739B" w:rsidRPr="002742C5" w:rsidRDefault="006F739B" w:rsidP="00911D8A">
            <w:pPr>
              <w:pStyle w:val="ListParagraph"/>
              <w:numPr>
                <w:ilvl w:val="0"/>
                <w:numId w:val="111"/>
              </w:numPr>
              <w:rPr>
                <w:lang w:val="vi-VN"/>
              </w:rPr>
            </w:pPr>
          </w:p>
        </w:tc>
        <w:tc>
          <w:tcPr>
            <w:tcW w:w="1877" w:type="dxa"/>
            <w:shd w:val="clear" w:color="auto" w:fill="auto"/>
          </w:tcPr>
          <w:p w14:paraId="625E71F0" w14:textId="41AE8033" w:rsidR="006F739B" w:rsidRPr="00AD20D4" w:rsidRDefault="006F739B" w:rsidP="006F739B">
            <w:pPr>
              <w:keepLines/>
              <w:widowControl w:val="0"/>
              <w:rPr>
                <w:szCs w:val="26"/>
                <w:lang w:val="vi-VN"/>
              </w:rPr>
            </w:pPr>
            <w:r>
              <w:rPr>
                <w:szCs w:val="26"/>
              </w:rPr>
              <w:t>Xem RiskHeatMap</w:t>
            </w:r>
          </w:p>
        </w:tc>
        <w:tc>
          <w:tcPr>
            <w:tcW w:w="6912" w:type="dxa"/>
            <w:shd w:val="clear" w:color="auto" w:fill="auto"/>
          </w:tcPr>
          <w:p w14:paraId="5C45F0C2" w14:textId="0430D281" w:rsidR="006F739B" w:rsidRPr="00AD20D4" w:rsidRDefault="006F739B" w:rsidP="006F739B">
            <w:pPr>
              <w:pStyle w:val="NormalIndent"/>
              <w:keepNext w:val="0"/>
              <w:keepLines/>
              <w:widowControl w:val="0"/>
              <w:numPr>
                <w:ilvl w:val="0"/>
                <w:numId w:val="15"/>
              </w:numPr>
              <w:spacing w:before="0" w:after="0" w:line="312" w:lineRule="auto"/>
              <w:jc w:val="left"/>
              <w:rPr>
                <w:snapToGrid/>
                <w:color w:val="auto"/>
                <w:szCs w:val="26"/>
                <w:lang w:val="vi-VN"/>
              </w:rPr>
            </w:pPr>
            <w:r w:rsidRPr="00516CE5">
              <w:rPr>
                <w:snapToGrid/>
                <w:color w:val="auto"/>
                <w:szCs w:val="26"/>
                <w:highlight w:val="yellow"/>
                <w:lang w:val="vi-VN"/>
              </w:rPr>
              <w:t>(TBD)</w:t>
            </w:r>
          </w:p>
        </w:tc>
      </w:tr>
    </w:tbl>
    <w:p w14:paraId="77982AAB" w14:textId="67D783FE" w:rsidR="00646544" w:rsidRPr="00F51BE4" w:rsidRDefault="00646544" w:rsidP="00646544">
      <w:pPr>
        <w:rPr>
          <w:lang w:val="vi-VN"/>
        </w:rPr>
      </w:pPr>
      <w:r w:rsidRPr="00F51BE4">
        <w:rPr>
          <w:b/>
          <w:szCs w:val="26"/>
          <w:lang w:val="vi-VN"/>
        </w:rPr>
        <w:t>Yêu cầu đặc biệt/Điều kiện ràng buộc: N/A</w:t>
      </w:r>
    </w:p>
    <w:p w14:paraId="5855C9C7" w14:textId="5DCF4F98" w:rsidR="006B7F63" w:rsidRDefault="006B7F63" w:rsidP="00762803">
      <w:pPr>
        <w:pStyle w:val="tvHeading1"/>
      </w:pPr>
      <w:bookmarkStart w:id="93" w:name="_Toc87047318"/>
      <w:r w:rsidRPr="00F50940">
        <w:t>Lập kế hoạch kiểm toán năm</w:t>
      </w:r>
      <w:bookmarkEnd w:id="93"/>
    </w:p>
    <w:p w14:paraId="0EE798D7" w14:textId="70A4353A" w:rsidR="00310F4E" w:rsidRPr="00310F4E" w:rsidRDefault="00310F4E" w:rsidP="00310F4E">
      <w:pPr>
        <w:pStyle w:val="tvHeading11"/>
      </w:pPr>
      <w:bookmarkStart w:id="94" w:name="_Toc87047319"/>
      <w:r>
        <w:t>Kế hoạch kiểm toán năm</w:t>
      </w:r>
      <w:bookmarkEnd w:id="94"/>
    </w:p>
    <w:p w14:paraId="3CC6E04D" w14:textId="1CAE5B92" w:rsidR="004A7948" w:rsidRPr="00FF5436" w:rsidRDefault="004A7948" w:rsidP="004A7948">
      <w:pPr>
        <w:rPr>
          <w:lang w:val="vi-VN"/>
        </w:rPr>
      </w:pPr>
      <w:r w:rsidRPr="004A3ECC">
        <w:rPr>
          <w:b/>
          <w:bCs/>
          <w:szCs w:val="26"/>
        </w:rPr>
        <w:t>Mục đích:</w:t>
      </w:r>
      <w:r w:rsidRPr="00494590">
        <w:rPr>
          <w:bCs/>
          <w:szCs w:val="26"/>
        </w:rPr>
        <w:t xml:space="preserve"> </w:t>
      </w:r>
      <w:r w:rsidR="00E03C94">
        <w:rPr>
          <w:bCs/>
          <w:szCs w:val="26"/>
        </w:rPr>
        <w:t>xây</w:t>
      </w:r>
      <w:r w:rsidR="00E03C94">
        <w:rPr>
          <w:bCs/>
          <w:szCs w:val="26"/>
          <w:lang w:val="vi-VN"/>
        </w:rPr>
        <w:t xml:space="preserve"> dựng và q</w:t>
      </w:r>
      <w:r w:rsidRPr="00494590">
        <w:rPr>
          <w:bCs/>
          <w:szCs w:val="26"/>
        </w:rPr>
        <w:t xml:space="preserve">uản </w:t>
      </w:r>
      <w:r>
        <w:rPr>
          <w:szCs w:val="26"/>
        </w:rPr>
        <w:t xml:space="preserve">lý kế hoạch kiểm toán nội bộ </w:t>
      </w:r>
      <w:r w:rsidR="00CB0EA8">
        <w:rPr>
          <w:szCs w:val="26"/>
        </w:rPr>
        <w:t>hàng</w:t>
      </w:r>
      <w:r w:rsidR="00CB0EA8">
        <w:rPr>
          <w:szCs w:val="26"/>
          <w:lang w:val="vi-VN"/>
        </w:rPr>
        <w:t xml:space="preserve"> </w:t>
      </w:r>
      <w:r>
        <w:rPr>
          <w:szCs w:val="26"/>
        </w:rPr>
        <w:t>năm</w:t>
      </w:r>
      <w:r w:rsidR="00E03C94">
        <w:rPr>
          <w:szCs w:val="26"/>
          <w:lang w:val="vi-VN"/>
        </w:rPr>
        <w:t xml:space="preserve"> </w:t>
      </w:r>
      <w:r w:rsidRPr="00EC0DA4">
        <w:rPr>
          <w:bCs/>
          <w:szCs w:val="26"/>
        </w:rPr>
        <w:t>theo định hướng rủi ro, bao gồm xác định các cuộc kiểm toán dự kiến sẽ thực hiện trong n</w:t>
      </w:r>
      <w:r w:rsidRPr="004B5AF5">
        <w:rPr>
          <w:szCs w:val="26"/>
        </w:rPr>
        <w:t>ăm tới. Kế hoạch có thể thay đổi và điều chỉnh</w:t>
      </w:r>
      <w:r w:rsidR="00FF5436">
        <w:rPr>
          <w:bCs/>
          <w:szCs w:val="26"/>
          <w:lang w:val="vi-VN"/>
        </w:rPr>
        <w:t>, quản lý các phiên bản của 1 kế hoạch.</w:t>
      </w:r>
    </w:p>
    <w:p w14:paraId="3497BDBE" w14:textId="0EEB698D" w:rsidR="004A7948" w:rsidRPr="00FF5436" w:rsidRDefault="004A7948" w:rsidP="004A7948">
      <w:pPr>
        <w:rPr>
          <w:lang w:val="vi-VN"/>
        </w:rPr>
      </w:pPr>
      <w:r w:rsidRPr="00FF5436">
        <w:rPr>
          <w:b/>
          <w:bCs/>
          <w:szCs w:val="26"/>
          <w:lang w:val="vi-VN"/>
        </w:rPr>
        <w:t>Vai trò thực hiện:</w:t>
      </w:r>
      <w:r w:rsidRPr="00FF5436">
        <w:rPr>
          <w:szCs w:val="26"/>
          <w:lang w:val="vi-VN"/>
        </w:rPr>
        <w:t xml:space="preserve"> Trưởng bộ phận </w:t>
      </w:r>
      <w:r w:rsidR="009C4D1B" w:rsidRPr="00FF5436">
        <w:rPr>
          <w:szCs w:val="26"/>
          <w:lang w:val="vi-VN"/>
        </w:rPr>
        <w:t>KTNB</w:t>
      </w:r>
      <w:r w:rsidRPr="00FF5436" w:rsidDel="00CB7DCB">
        <w:rPr>
          <w:szCs w:val="26"/>
          <w:lang w:val="vi-VN"/>
        </w:rPr>
        <w:t xml:space="preserve"> </w:t>
      </w:r>
    </w:p>
    <w:p w14:paraId="3C56FEB6" w14:textId="77777777" w:rsidR="004A7948" w:rsidRPr="002F4F88" w:rsidRDefault="004A7948" w:rsidP="004A7948">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0B0B105" w14:textId="77777777" w:rsidTr="004930BD">
        <w:trPr>
          <w:trHeight w:val="449"/>
          <w:tblHeader/>
        </w:trPr>
        <w:tc>
          <w:tcPr>
            <w:tcW w:w="817" w:type="dxa"/>
            <w:shd w:val="clear" w:color="auto" w:fill="auto"/>
          </w:tcPr>
          <w:p w14:paraId="70765A0A"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07692E3E"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691FB6B2"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2F4F88" w14:paraId="20B33C03" w14:textId="77777777" w:rsidTr="004A7948">
        <w:tc>
          <w:tcPr>
            <w:tcW w:w="817" w:type="dxa"/>
            <w:shd w:val="clear" w:color="auto" w:fill="auto"/>
          </w:tcPr>
          <w:p w14:paraId="1583C4F1" w14:textId="77777777" w:rsidR="004A7948" w:rsidRPr="002F4F88" w:rsidRDefault="004A7948" w:rsidP="00911D8A">
            <w:pPr>
              <w:pStyle w:val="ListParagraph"/>
              <w:numPr>
                <w:ilvl w:val="0"/>
                <w:numId w:val="150"/>
              </w:numPr>
            </w:pPr>
          </w:p>
        </w:tc>
        <w:tc>
          <w:tcPr>
            <w:tcW w:w="1877" w:type="dxa"/>
            <w:shd w:val="clear" w:color="auto" w:fill="auto"/>
          </w:tcPr>
          <w:p w14:paraId="7B2706E6" w14:textId="77777777" w:rsidR="004A7948" w:rsidRPr="002F4F88" w:rsidRDefault="004A7948" w:rsidP="004A7948">
            <w:pPr>
              <w:keepLines/>
              <w:widowControl w:val="0"/>
              <w:rPr>
                <w:szCs w:val="26"/>
              </w:rPr>
            </w:pPr>
            <w:r>
              <w:rPr>
                <w:szCs w:val="26"/>
              </w:rPr>
              <w:t>Thêm mới</w:t>
            </w:r>
          </w:p>
        </w:tc>
        <w:tc>
          <w:tcPr>
            <w:tcW w:w="6912" w:type="dxa"/>
            <w:shd w:val="clear" w:color="auto" w:fill="auto"/>
          </w:tcPr>
          <w:p w14:paraId="2340977C" w14:textId="31098E8C"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kế hoạch kiểm toán năm</w:t>
            </w:r>
            <w:r w:rsidR="009753D7">
              <w:rPr>
                <w:snapToGrid/>
                <w:color w:val="auto"/>
                <w:szCs w:val="26"/>
                <w:lang w:val="vi-VN"/>
              </w:rPr>
              <w:t xml:space="preserve">, </w:t>
            </w:r>
            <w:r w:rsidR="00354250">
              <w:rPr>
                <w:snapToGrid/>
                <w:color w:val="auto"/>
                <w:szCs w:val="26"/>
                <w:lang w:val="vi-VN"/>
              </w:rPr>
              <w:t xml:space="preserve">hệ thống hiển thị popup để </w:t>
            </w:r>
            <w:r>
              <w:rPr>
                <w:snapToGrid/>
                <w:color w:val="auto"/>
                <w:szCs w:val="26"/>
              </w:rPr>
              <w:t>nhập các thông tin:</w:t>
            </w:r>
          </w:p>
          <w:p w14:paraId="00003DE7" w14:textId="30C80A4D"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r>
              <w:rPr>
                <w:snapToGrid/>
                <w:color w:val="auto"/>
                <w:szCs w:val="26"/>
              </w:rPr>
              <w:t xml:space="preserve">Năm*: Chọn </w:t>
            </w:r>
            <w:r w:rsidR="00CB3CDF">
              <w:rPr>
                <w:snapToGrid/>
                <w:color w:val="auto"/>
                <w:szCs w:val="26"/>
                <w:lang w:val="vi-VN"/>
              </w:rPr>
              <w:t xml:space="preserve">1 </w:t>
            </w:r>
            <w:r>
              <w:rPr>
                <w:snapToGrid/>
                <w:color w:val="auto"/>
                <w:szCs w:val="26"/>
              </w:rPr>
              <w:t xml:space="preserve">năm. Mặc định </w:t>
            </w:r>
            <w:r w:rsidR="00CB3CDF">
              <w:rPr>
                <w:snapToGrid/>
                <w:color w:val="auto"/>
                <w:szCs w:val="26"/>
              </w:rPr>
              <w:t>để</w:t>
            </w:r>
            <w:r w:rsidR="00CB3CDF">
              <w:rPr>
                <w:snapToGrid/>
                <w:color w:val="auto"/>
                <w:szCs w:val="26"/>
                <w:lang w:val="vi-VN"/>
              </w:rPr>
              <w:t xml:space="preserve"> năm</w:t>
            </w:r>
            <w:r>
              <w:rPr>
                <w:snapToGrid/>
                <w:color w:val="auto"/>
                <w:szCs w:val="26"/>
              </w:rPr>
              <w:t xml:space="preserve"> hiện tại </w:t>
            </w:r>
          </w:p>
          <w:p w14:paraId="24536FD5" w14:textId="77777777" w:rsidR="004A7948" w:rsidRDefault="004A7948" w:rsidP="00911D8A">
            <w:pPr>
              <w:pStyle w:val="NormalIndent"/>
              <w:keepNext w:val="0"/>
              <w:keepLines/>
              <w:widowControl w:val="0"/>
              <w:numPr>
                <w:ilvl w:val="0"/>
                <w:numId w:val="151"/>
              </w:numPr>
              <w:spacing w:before="0" w:after="0" w:line="312" w:lineRule="auto"/>
              <w:jc w:val="left"/>
              <w:rPr>
                <w:snapToGrid/>
                <w:color w:val="auto"/>
                <w:szCs w:val="26"/>
              </w:rPr>
            </w:pPr>
            <w:r>
              <w:rPr>
                <w:snapToGrid/>
                <w:color w:val="auto"/>
                <w:szCs w:val="26"/>
              </w:rPr>
              <w:t>Tên kế hoạch*</w:t>
            </w:r>
          </w:p>
          <w:p w14:paraId="7BBD352E" w14:textId="252AD026" w:rsidR="00354250" w:rsidRPr="00272D91" w:rsidRDefault="00354250"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Kế</w:t>
            </w:r>
            <w:r>
              <w:rPr>
                <w:snapToGrid/>
                <w:color w:val="auto"/>
                <w:szCs w:val="26"/>
                <w:lang w:val="vi-VN"/>
              </w:rPr>
              <w:t xml:space="preserve"> hoạch sau khi thêm mới ở trạng thái </w:t>
            </w:r>
            <w:r w:rsidRPr="00354250">
              <w:rPr>
                <w:i/>
                <w:iCs/>
                <w:snapToGrid/>
                <w:color w:val="auto"/>
                <w:szCs w:val="26"/>
                <w:lang w:val="vi-VN"/>
              </w:rPr>
              <w:t>Bản nháp</w:t>
            </w:r>
            <w:r w:rsidR="006978C5">
              <w:rPr>
                <w:i/>
                <w:iCs/>
                <w:snapToGrid/>
                <w:color w:val="auto"/>
                <w:szCs w:val="26"/>
                <w:lang w:val="vi-VN"/>
              </w:rPr>
              <w:t>,</w:t>
            </w:r>
            <w:r w:rsidR="00272D91">
              <w:rPr>
                <w:i/>
                <w:iCs/>
                <w:snapToGrid/>
                <w:color w:val="auto"/>
                <w:szCs w:val="26"/>
                <w:lang w:val="vi-VN"/>
              </w:rPr>
              <w:t xml:space="preserve"> </w:t>
            </w:r>
            <w:r w:rsidR="00272D91" w:rsidRPr="00272D91">
              <w:rPr>
                <w:snapToGrid/>
                <w:color w:val="auto"/>
                <w:szCs w:val="26"/>
                <w:lang w:val="vi-VN"/>
              </w:rPr>
              <w:t xml:space="preserve">hệ thống lưu log thao tác thêm mới vào </w:t>
            </w:r>
            <w:r w:rsidR="009322E1">
              <w:rPr>
                <w:i/>
                <w:iCs/>
                <w:snapToGrid/>
                <w:color w:val="auto"/>
                <w:szCs w:val="26"/>
                <w:lang w:val="vi-VN"/>
              </w:rPr>
              <w:t>L</w:t>
            </w:r>
            <w:r w:rsidR="00272D91" w:rsidRPr="009322E1">
              <w:rPr>
                <w:i/>
                <w:iCs/>
                <w:snapToGrid/>
                <w:color w:val="auto"/>
                <w:szCs w:val="26"/>
                <w:lang w:val="vi-VN"/>
              </w:rPr>
              <w:t>ịch sử thay đổi</w:t>
            </w:r>
            <w:r w:rsidR="00272D91">
              <w:rPr>
                <w:snapToGrid/>
                <w:color w:val="auto"/>
                <w:szCs w:val="26"/>
                <w:lang w:val="vi-VN"/>
              </w:rPr>
              <w:t xml:space="preserve"> </w:t>
            </w:r>
          </w:p>
          <w:p w14:paraId="11B54331" w14:textId="60CDE0EF" w:rsidR="004A7948" w:rsidRPr="00B32220"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Không cho phép tạo trùng kế hoạch </w:t>
            </w:r>
            <w:r w:rsidR="00E91C7C">
              <w:rPr>
                <w:snapToGrid/>
                <w:color w:val="auto"/>
                <w:szCs w:val="26"/>
              </w:rPr>
              <w:t>năm</w:t>
            </w:r>
            <w:r w:rsidR="00E91C7C">
              <w:rPr>
                <w:snapToGrid/>
                <w:color w:val="auto"/>
                <w:szCs w:val="26"/>
                <w:lang w:val="vi-VN"/>
              </w:rPr>
              <w:t>, n</w:t>
            </w:r>
            <w:r>
              <w:rPr>
                <w:snapToGrid/>
                <w:color w:val="auto"/>
                <w:szCs w:val="26"/>
              </w:rPr>
              <w:t>ếu trùng năm thì không cho phép thêm mới kế hoạch kiểm toán, hệ thống hiển thị cảnh báo “</w:t>
            </w:r>
            <w:r w:rsidRPr="00E91C7C">
              <w:rPr>
                <w:i/>
                <w:iCs/>
                <w:szCs w:val="26"/>
              </w:rPr>
              <w:t>Đã có kế hoạch kiểm toán cho năm này, bạn vui lòng chọn lại năm</w:t>
            </w:r>
            <w:r>
              <w:rPr>
                <w:snapToGrid/>
                <w:color w:val="auto"/>
                <w:szCs w:val="26"/>
              </w:rPr>
              <w:t>”.</w:t>
            </w:r>
            <w:r w:rsidR="00B32220">
              <w:rPr>
                <w:snapToGrid/>
                <w:color w:val="auto"/>
                <w:szCs w:val="26"/>
                <w:lang w:val="vi-VN"/>
              </w:rPr>
              <w:t xml:space="preserve"> Các phiên bản khác nhau của cùng 1 kế hoạch năm thì không bắt </w:t>
            </w:r>
            <w:r w:rsidR="000A573E">
              <w:rPr>
                <w:snapToGrid/>
                <w:color w:val="auto"/>
                <w:szCs w:val="26"/>
                <w:lang w:val="vi-VN"/>
              </w:rPr>
              <w:t>trùng.</w:t>
            </w:r>
          </w:p>
          <w:p w14:paraId="7E2D2F72" w14:textId="77777777" w:rsidR="004A7948" w:rsidRPr="003A7D6E" w:rsidRDefault="004A7948" w:rsidP="004A7948">
            <w:pPr>
              <w:pStyle w:val="NormalIndent"/>
              <w:keepNext w:val="0"/>
              <w:keepLines/>
              <w:widowControl w:val="0"/>
              <w:numPr>
                <w:ilvl w:val="0"/>
                <w:numId w:val="15"/>
              </w:numPr>
              <w:spacing w:before="0" w:after="0" w:line="312" w:lineRule="auto"/>
              <w:jc w:val="left"/>
              <w:rPr>
                <w:snapToGrid/>
                <w:color w:val="auto"/>
                <w:szCs w:val="26"/>
              </w:rPr>
            </w:pPr>
            <w:r w:rsidRPr="00C656EF">
              <w:rPr>
                <w:snapToGrid/>
                <w:color w:val="auto"/>
                <w:szCs w:val="26"/>
                <w:lang w:val="vi-VN"/>
              </w:rPr>
              <w:t xml:space="preserve">Sau khi thêm mới thành công, hệ thống </w:t>
            </w:r>
            <w:r w:rsidR="00E91C7C" w:rsidRPr="00C656EF">
              <w:rPr>
                <w:snapToGrid/>
                <w:color w:val="auto"/>
                <w:szCs w:val="26"/>
                <w:lang w:val="vi-VN"/>
              </w:rPr>
              <w:t>điều</w:t>
            </w:r>
            <w:r w:rsidR="00E91C7C">
              <w:rPr>
                <w:snapToGrid/>
                <w:color w:val="auto"/>
                <w:szCs w:val="26"/>
                <w:lang w:val="vi-VN"/>
              </w:rPr>
              <w:t xml:space="preserve"> hướng sang </w:t>
            </w:r>
            <w:r w:rsidRPr="00C656EF">
              <w:rPr>
                <w:snapToGrid/>
                <w:color w:val="auto"/>
                <w:szCs w:val="26"/>
                <w:lang w:val="vi-VN"/>
              </w:rPr>
              <w:t xml:space="preserve">màn hình sửa kế hoạch kiểm toán. </w:t>
            </w:r>
            <w:r>
              <w:rPr>
                <w:snapToGrid/>
                <w:color w:val="auto"/>
                <w:szCs w:val="26"/>
              </w:rPr>
              <w:t>Chi tiết xem tại mục “</w:t>
            </w:r>
            <w:r w:rsidRPr="00494590">
              <w:rPr>
                <w:i/>
                <w:snapToGrid/>
                <w:color w:val="0066FF"/>
                <w:szCs w:val="26"/>
              </w:rPr>
              <w:t>2. Sửa thông tin</w:t>
            </w:r>
            <w:r w:rsidRPr="00494590">
              <w:rPr>
                <w:snapToGrid/>
                <w:color w:val="000000" w:themeColor="text1"/>
                <w:szCs w:val="26"/>
              </w:rPr>
              <w:t>”</w:t>
            </w:r>
          </w:p>
          <w:p w14:paraId="71DF5B01" w14:textId="6A8D2878" w:rsidR="00EE6E03" w:rsidRPr="00EE6E03" w:rsidRDefault="00EE6E03" w:rsidP="00004F0C">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Giao diện: </w:t>
            </w:r>
            <w:hyperlink r:id="rId50" w:history="1">
              <w:r w:rsidRPr="00A44996">
                <w:rPr>
                  <w:rStyle w:val="Hyperlink"/>
                  <w:snapToGrid/>
                  <w:szCs w:val="26"/>
                  <w:lang w:val="vi-VN"/>
                </w:rPr>
                <w:t>https://f2z0rj.axshare.com/#id=3roucw&amp;p=22__ds_ke_hoach_kt_nam&amp;c=1</w:t>
              </w:r>
            </w:hyperlink>
          </w:p>
        </w:tc>
      </w:tr>
      <w:tr w:rsidR="004A7948" w:rsidRPr="002F4F88" w14:paraId="3C652DC2" w14:textId="77777777" w:rsidTr="004A7948">
        <w:tc>
          <w:tcPr>
            <w:tcW w:w="817" w:type="dxa"/>
            <w:shd w:val="clear" w:color="auto" w:fill="auto"/>
          </w:tcPr>
          <w:p w14:paraId="1712024E" w14:textId="77777777" w:rsidR="004A7948" w:rsidRPr="002F4F88" w:rsidRDefault="004A7948" w:rsidP="00911D8A">
            <w:pPr>
              <w:pStyle w:val="ListParagraph"/>
              <w:numPr>
                <w:ilvl w:val="0"/>
                <w:numId w:val="150"/>
              </w:numPr>
            </w:pPr>
          </w:p>
        </w:tc>
        <w:tc>
          <w:tcPr>
            <w:tcW w:w="1877" w:type="dxa"/>
            <w:shd w:val="clear" w:color="auto" w:fill="auto"/>
          </w:tcPr>
          <w:p w14:paraId="28EF1B31" w14:textId="77777777" w:rsidR="004A7948" w:rsidRPr="002F4F88" w:rsidRDefault="004A7948" w:rsidP="004A7948">
            <w:pPr>
              <w:keepLines/>
              <w:widowControl w:val="0"/>
              <w:rPr>
                <w:szCs w:val="26"/>
              </w:rPr>
            </w:pPr>
            <w:r>
              <w:rPr>
                <w:szCs w:val="26"/>
              </w:rPr>
              <w:t>Sửa thông tin</w:t>
            </w:r>
          </w:p>
        </w:tc>
        <w:tc>
          <w:tcPr>
            <w:tcW w:w="6912" w:type="dxa"/>
            <w:shd w:val="clear" w:color="auto" w:fill="auto"/>
          </w:tcPr>
          <w:p w14:paraId="77F2EAC2" w14:textId="31F8FFA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kế hoạch kiểm toán năm, </w:t>
            </w:r>
            <w:r w:rsidR="00FA3B88">
              <w:rPr>
                <w:snapToGrid/>
                <w:color w:val="auto"/>
                <w:szCs w:val="26"/>
              </w:rPr>
              <w:t>màn</w:t>
            </w:r>
            <w:r w:rsidR="00FA3B88">
              <w:rPr>
                <w:snapToGrid/>
                <w:color w:val="auto"/>
                <w:szCs w:val="26"/>
                <w:lang w:val="vi-VN"/>
              </w:rPr>
              <w:t xml:space="preserve"> hình sửa gồm các thông tin sau</w:t>
            </w:r>
            <w:r>
              <w:rPr>
                <w:snapToGrid/>
                <w:color w:val="auto"/>
                <w:szCs w:val="26"/>
              </w:rPr>
              <w:t>:</w:t>
            </w:r>
          </w:p>
          <w:p w14:paraId="3D250B03"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r w:rsidRPr="00494590">
              <w:rPr>
                <w:b/>
                <w:snapToGrid/>
                <w:color w:val="auto"/>
                <w:szCs w:val="26"/>
              </w:rPr>
              <w:t>Thông tin chung</w:t>
            </w:r>
          </w:p>
          <w:p w14:paraId="223466A3" w14:textId="47629478"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Năm</w:t>
            </w:r>
            <w:r>
              <w:rPr>
                <w:snapToGrid/>
                <w:color w:val="auto"/>
                <w:szCs w:val="26"/>
                <w:lang w:val="vi-VN"/>
              </w:rPr>
              <w:t>*</w:t>
            </w:r>
            <w:r w:rsidR="00D5231F">
              <w:rPr>
                <w:snapToGrid/>
                <w:color w:val="auto"/>
                <w:szCs w:val="26"/>
                <w:lang w:val="vi-VN"/>
              </w:rPr>
              <w:t xml:space="preserve">: không cho phép trùng với năm đã tạo </w:t>
            </w:r>
          </w:p>
          <w:p w14:paraId="73DDEBB0" w14:textId="3E687035" w:rsidR="006C1A15" w:rsidRPr="00784F20"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Tên</w:t>
            </w:r>
            <w:r>
              <w:rPr>
                <w:snapToGrid/>
                <w:color w:val="auto"/>
                <w:szCs w:val="26"/>
                <w:lang w:val="vi-VN"/>
              </w:rPr>
              <w:t xml:space="preserve"> kế hoạch*</w:t>
            </w:r>
          </w:p>
          <w:p w14:paraId="47A56F2E" w14:textId="13C01D3D" w:rsidR="00784F20" w:rsidRPr="006C1A15" w:rsidRDefault="00784F20"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Mục</w:t>
            </w:r>
            <w:r>
              <w:rPr>
                <w:snapToGrid/>
                <w:color w:val="auto"/>
                <w:szCs w:val="26"/>
                <w:lang w:val="vi-VN"/>
              </w:rPr>
              <w:t xml:space="preserve"> tiêu*</w:t>
            </w:r>
          </w:p>
          <w:p w14:paraId="4BCF7184" w14:textId="4FAF3E9F" w:rsidR="006C1A15" w:rsidRP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Ghi</w:t>
            </w:r>
            <w:r>
              <w:rPr>
                <w:snapToGrid/>
                <w:color w:val="auto"/>
                <w:szCs w:val="26"/>
                <w:lang w:val="vi-VN"/>
              </w:rPr>
              <w:t xml:space="preserve"> chú</w:t>
            </w:r>
          </w:p>
          <w:p w14:paraId="607FFCB4" w14:textId="4C3E978D" w:rsidR="006C1A15" w:rsidRDefault="006C1A15"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Trạng</w:t>
            </w:r>
            <w:r>
              <w:rPr>
                <w:snapToGrid/>
                <w:color w:val="auto"/>
                <w:szCs w:val="26"/>
                <w:lang w:val="vi-VN"/>
              </w:rPr>
              <w:t xml:space="preserve"> thái</w:t>
            </w:r>
            <w:r w:rsidR="00D207A4">
              <w:rPr>
                <w:snapToGrid/>
                <w:color w:val="auto"/>
                <w:szCs w:val="26"/>
                <w:lang w:val="vi-VN"/>
              </w:rPr>
              <w:t>: read-</w:t>
            </w:r>
            <w:r w:rsidR="00185954">
              <w:rPr>
                <w:snapToGrid/>
                <w:color w:val="auto"/>
                <w:szCs w:val="26"/>
                <w:lang w:val="vi-VN"/>
              </w:rPr>
              <w:t>only</w:t>
            </w:r>
          </w:p>
          <w:p w14:paraId="25438905" w14:textId="6236588D" w:rsidR="004A7948" w:rsidRPr="001F1B7A" w:rsidRDefault="004A7948" w:rsidP="00911D8A">
            <w:pPr>
              <w:pStyle w:val="NormalIndent"/>
              <w:keepNext w:val="0"/>
              <w:keepLines/>
              <w:widowControl w:val="0"/>
              <w:numPr>
                <w:ilvl w:val="0"/>
                <w:numId w:val="164"/>
              </w:numPr>
              <w:spacing w:before="0" w:after="0" w:line="312" w:lineRule="auto"/>
              <w:jc w:val="left"/>
              <w:rPr>
                <w:snapToGrid/>
                <w:color w:val="auto"/>
                <w:szCs w:val="26"/>
              </w:rPr>
            </w:pPr>
            <w:r w:rsidRPr="001F1B7A">
              <w:rPr>
                <w:snapToGrid/>
                <w:color w:val="auto"/>
                <w:szCs w:val="26"/>
              </w:rPr>
              <w:t xml:space="preserve">Ngày duyệt: </w:t>
            </w:r>
            <w:r w:rsidR="00DA5629" w:rsidRPr="001F1B7A">
              <w:rPr>
                <w:snapToGrid/>
                <w:color w:val="auto"/>
                <w:szCs w:val="26"/>
              </w:rPr>
              <w:t>read</w:t>
            </w:r>
            <w:r w:rsidR="00DA5629" w:rsidRPr="001F1B7A">
              <w:rPr>
                <w:snapToGrid/>
                <w:color w:val="auto"/>
                <w:szCs w:val="26"/>
                <w:lang w:val="vi-VN"/>
              </w:rPr>
              <w:t>-on</w:t>
            </w:r>
            <w:r w:rsidR="00EE0DD9" w:rsidRPr="001F1B7A">
              <w:rPr>
                <w:snapToGrid/>
                <w:color w:val="auto"/>
                <w:szCs w:val="26"/>
                <w:lang w:val="vi-VN"/>
              </w:rPr>
              <w:t xml:space="preserve">ly, hệ thống </w:t>
            </w:r>
            <w:r w:rsidRPr="001F1B7A">
              <w:rPr>
                <w:snapToGrid/>
                <w:color w:val="auto"/>
                <w:szCs w:val="26"/>
              </w:rPr>
              <w:t>hiển thị ngày</w:t>
            </w:r>
            <w:r w:rsidR="00B01CD9">
              <w:rPr>
                <w:snapToGrid/>
                <w:color w:val="auto"/>
                <w:szCs w:val="26"/>
                <w:lang w:val="vi-VN"/>
              </w:rPr>
              <w:t xml:space="preserve"> kế hoạch chuyển trạng thái là Đã duyệt</w:t>
            </w:r>
          </w:p>
          <w:p w14:paraId="2AEC3F1D" w14:textId="7C7AEC5D" w:rsidR="004A7948" w:rsidRPr="00C355E0" w:rsidRDefault="004A7948" w:rsidP="00911D8A">
            <w:pPr>
              <w:pStyle w:val="NormalIndent"/>
              <w:keepNext w:val="0"/>
              <w:keepLines/>
              <w:widowControl w:val="0"/>
              <w:numPr>
                <w:ilvl w:val="0"/>
                <w:numId w:val="164"/>
              </w:numPr>
              <w:spacing w:before="0" w:after="0" w:line="312" w:lineRule="auto"/>
              <w:jc w:val="left"/>
              <w:rPr>
                <w:snapToGrid/>
                <w:color w:val="auto"/>
                <w:szCs w:val="26"/>
              </w:rPr>
            </w:pPr>
            <w:r w:rsidRPr="00C355E0">
              <w:rPr>
                <w:snapToGrid/>
                <w:color w:val="auto"/>
                <w:szCs w:val="26"/>
              </w:rPr>
              <w:t xml:space="preserve">Người </w:t>
            </w:r>
            <w:r w:rsidR="00B01CD9" w:rsidRPr="00C355E0">
              <w:rPr>
                <w:snapToGrid/>
                <w:color w:val="auto"/>
                <w:szCs w:val="26"/>
              </w:rPr>
              <w:t>duyệt</w:t>
            </w:r>
            <w:r w:rsidRPr="00C355E0">
              <w:rPr>
                <w:snapToGrid/>
                <w:color w:val="auto"/>
                <w:szCs w:val="26"/>
              </w:rPr>
              <w:t>:</w:t>
            </w:r>
            <w:r w:rsidR="00B01CD9" w:rsidRPr="00C355E0">
              <w:rPr>
                <w:snapToGrid/>
                <w:color w:val="auto"/>
                <w:szCs w:val="26"/>
                <w:lang w:val="vi-VN"/>
              </w:rPr>
              <w:t xml:space="preserve"> read-only</w:t>
            </w:r>
            <w:r w:rsidR="00871E85" w:rsidRPr="00C355E0">
              <w:rPr>
                <w:snapToGrid/>
                <w:color w:val="auto"/>
                <w:szCs w:val="26"/>
                <w:lang w:val="vi-VN"/>
              </w:rPr>
              <w:t xml:space="preserve">, hệ thống hiển thị </w:t>
            </w:r>
            <w:r w:rsidR="00480FAB" w:rsidRPr="00C355E0">
              <w:rPr>
                <w:snapToGrid/>
                <w:color w:val="auto"/>
                <w:szCs w:val="26"/>
                <w:lang w:val="vi-VN"/>
              </w:rPr>
              <w:t>Họ tên người dùng duyệt</w:t>
            </w:r>
            <w:r w:rsidR="00843843" w:rsidRPr="00C355E0">
              <w:rPr>
                <w:snapToGrid/>
                <w:color w:val="auto"/>
                <w:szCs w:val="26"/>
                <w:lang w:val="vi-VN"/>
              </w:rPr>
              <w:t xml:space="preserve"> kế hoạch hoặc bỏ trống nếu thao tác duyệt</w:t>
            </w:r>
            <w:r w:rsidR="00C355E0" w:rsidRPr="00C355E0">
              <w:rPr>
                <w:snapToGrid/>
                <w:color w:val="auto"/>
                <w:szCs w:val="26"/>
                <w:lang w:val="vi-VN"/>
              </w:rPr>
              <w:t xml:space="preserve"> thực hiện ngoài hệ thống</w:t>
            </w:r>
          </w:p>
          <w:p w14:paraId="1C8F77CF" w14:textId="75D481A8" w:rsidR="005254E7" w:rsidRPr="00C355E0" w:rsidRDefault="005254E7" w:rsidP="00911D8A">
            <w:pPr>
              <w:pStyle w:val="NormalIndent"/>
              <w:keepNext w:val="0"/>
              <w:keepLines/>
              <w:widowControl w:val="0"/>
              <w:numPr>
                <w:ilvl w:val="0"/>
                <w:numId w:val="164"/>
              </w:numPr>
              <w:spacing w:before="0" w:after="0" w:line="312" w:lineRule="auto"/>
              <w:jc w:val="left"/>
              <w:rPr>
                <w:snapToGrid/>
                <w:color w:val="auto"/>
                <w:szCs w:val="26"/>
              </w:rPr>
            </w:pPr>
            <w:r w:rsidRPr="00C355E0">
              <w:rPr>
                <w:snapToGrid/>
                <w:color w:val="auto"/>
                <w:szCs w:val="26"/>
              </w:rPr>
              <w:t>File</w:t>
            </w:r>
            <w:r w:rsidRPr="00C355E0">
              <w:rPr>
                <w:snapToGrid/>
                <w:color w:val="auto"/>
                <w:szCs w:val="26"/>
                <w:lang w:val="vi-VN"/>
              </w:rPr>
              <w:t xml:space="preserve"> đã </w:t>
            </w:r>
            <w:r w:rsidR="00843843" w:rsidRPr="00C355E0">
              <w:rPr>
                <w:snapToGrid/>
                <w:color w:val="auto"/>
                <w:szCs w:val="26"/>
                <w:lang w:val="vi-VN"/>
              </w:rPr>
              <w:t>duyệt</w:t>
            </w:r>
            <w:r w:rsidR="00F46585" w:rsidRPr="00C355E0">
              <w:rPr>
                <w:snapToGrid/>
                <w:color w:val="auto"/>
                <w:szCs w:val="26"/>
                <w:lang w:val="vi-VN"/>
              </w:rPr>
              <w:t xml:space="preserve">: </w:t>
            </w:r>
            <w:r w:rsidR="00C355E0" w:rsidRPr="00C355E0">
              <w:rPr>
                <w:snapToGrid/>
                <w:color w:val="auto"/>
                <w:szCs w:val="26"/>
                <w:lang w:val="vi-VN"/>
              </w:rPr>
              <w:t xml:space="preserve">cho phép tải file về xem </w:t>
            </w:r>
            <w:r w:rsidR="00843843" w:rsidRPr="00C355E0">
              <w:rPr>
                <w:snapToGrid/>
                <w:color w:val="auto"/>
                <w:szCs w:val="26"/>
                <w:lang w:val="vi-VN"/>
              </w:rPr>
              <w:t xml:space="preserve"> </w:t>
            </w:r>
          </w:p>
          <w:p w14:paraId="443E1227" w14:textId="77777777" w:rsidR="004A7948" w:rsidRPr="00494590" w:rsidRDefault="004A7948" w:rsidP="00911D8A">
            <w:pPr>
              <w:pStyle w:val="NormalIndent"/>
              <w:keepNext w:val="0"/>
              <w:keepLines/>
              <w:widowControl w:val="0"/>
              <w:numPr>
                <w:ilvl w:val="0"/>
                <w:numId w:val="170"/>
              </w:numPr>
              <w:spacing w:before="0" w:after="0" w:line="312" w:lineRule="auto"/>
              <w:jc w:val="left"/>
              <w:rPr>
                <w:b/>
                <w:snapToGrid/>
                <w:color w:val="auto"/>
                <w:szCs w:val="26"/>
              </w:rPr>
            </w:pPr>
            <w:r w:rsidRPr="00494590">
              <w:rPr>
                <w:b/>
                <w:snapToGrid/>
                <w:color w:val="auto"/>
                <w:szCs w:val="26"/>
              </w:rPr>
              <w:t>Thiết lập cuộc kiểm toán</w:t>
            </w:r>
          </w:p>
          <w:p w14:paraId="1C4B3B1C" w14:textId="563CB8BE" w:rsidR="004A7948" w:rsidRDefault="004A7948" w:rsidP="00911D8A">
            <w:pPr>
              <w:pStyle w:val="NormalIndent"/>
              <w:keepNext w:val="0"/>
              <w:keepLines/>
              <w:widowControl w:val="0"/>
              <w:numPr>
                <w:ilvl w:val="0"/>
                <w:numId w:val="153"/>
              </w:numPr>
              <w:spacing w:before="0" w:after="0" w:line="312" w:lineRule="auto"/>
              <w:ind w:left="720"/>
              <w:jc w:val="left"/>
              <w:rPr>
                <w:snapToGrid/>
                <w:color w:val="auto"/>
                <w:szCs w:val="26"/>
              </w:rPr>
            </w:pPr>
            <w:r>
              <w:rPr>
                <w:snapToGrid/>
                <w:color w:val="auto"/>
                <w:szCs w:val="26"/>
              </w:rPr>
              <w:t xml:space="preserve">Cho phép NSD </w:t>
            </w:r>
            <w:r w:rsidR="00185954">
              <w:rPr>
                <w:snapToGrid/>
                <w:color w:val="auto"/>
                <w:szCs w:val="26"/>
              </w:rPr>
              <w:t>thêm</w:t>
            </w:r>
            <w:r w:rsidR="00185954">
              <w:rPr>
                <w:snapToGrid/>
                <w:color w:val="auto"/>
                <w:szCs w:val="26"/>
                <w:lang w:val="vi-VN"/>
              </w:rPr>
              <w:t>/sửa/xoá</w:t>
            </w:r>
            <w:r>
              <w:rPr>
                <w:snapToGrid/>
                <w:color w:val="auto"/>
                <w:szCs w:val="26"/>
              </w:rPr>
              <w:t xml:space="preserve"> các cuộc kiểm toán trong kế hoạch kiểm toán năm. Chi tiết xem tại mục “</w:t>
            </w:r>
            <w:r w:rsidRPr="00494590">
              <w:rPr>
                <w:i/>
                <w:snapToGrid/>
                <w:color w:val="0066FF"/>
                <w:szCs w:val="26"/>
              </w:rPr>
              <w:t>4.2.</w:t>
            </w:r>
            <w:r w:rsidR="00F06BF5">
              <w:rPr>
                <w:i/>
                <w:snapToGrid/>
                <w:color w:val="0066FF"/>
                <w:szCs w:val="26"/>
                <w:lang w:val="vi-VN"/>
              </w:rPr>
              <w:t>1</w:t>
            </w:r>
            <w:r w:rsidRPr="00494590">
              <w:rPr>
                <w:i/>
                <w:snapToGrid/>
                <w:color w:val="0066FF"/>
                <w:szCs w:val="26"/>
              </w:rPr>
              <w:t xml:space="preserve"> </w:t>
            </w:r>
            <w:r w:rsidR="00185954">
              <w:rPr>
                <w:i/>
                <w:snapToGrid/>
                <w:color w:val="0066FF"/>
                <w:szCs w:val="26"/>
                <w:lang w:val="vi-VN"/>
              </w:rPr>
              <w:t>C</w:t>
            </w:r>
            <w:r w:rsidRPr="00494590">
              <w:rPr>
                <w:i/>
                <w:snapToGrid/>
                <w:color w:val="0066FF"/>
                <w:szCs w:val="26"/>
              </w:rPr>
              <w:t>uộc kiểm toán</w:t>
            </w:r>
            <w:r>
              <w:rPr>
                <w:snapToGrid/>
                <w:color w:val="auto"/>
                <w:szCs w:val="26"/>
              </w:rPr>
              <w:t>”.</w:t>
            </w:r>
          </w:p>
          <w:p w14:paraId="7E5E79DA" w14:textId="77777777" w:rsidR="00FA3B88" w:rsidRPr="00C759CC" w:rsidRDefault="009F0137" w:rsidP="00343B9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w:t>
            </w:r>
            <w:r w:rsidR="00790531">
              <w:rPr>
                <w:snapToGrid/>
                <w:color w:val="auto"/>
                <w:szCs w:val="26"/>
                <w:lang w:val="vi-VN"/>
              </w:rPr>
              <w:t xml:space="preserve">ỉ được </w:t>
            </w:r>
            <w:r>
              <w:rPr>
                <w:snapToGrid/>
                <w:color w:val="auto"/>
                <w:szCs w:val="26"/>
                <w:lang w:val="vi-VN"/>
              </w:rPr>
              <w:t xml:space="preserve">sửa kế hoạch năm ở trạng thái </w:t>
            </w:r>
            <w:r w:rsidRPr="006A263A">
              <w:rPr>
                <w:b/>
                <w:bCs/>
                <w:snapToGrid/>
                <w:color w:val="auto"/>
                <w:szCs w:val="26"/>
                <w:lang w:val="vi-VN"/>
              </w:rPr>
              <w:t>Bản nháp</w:t>
            </w:r>
            <w:r>
              <w:rPr>
                <w:snapToGrid/>
                <w:color w:val="auto"/>
                <w:szCs w:val="26"/>
                <w:lang w:val="vi-VN"/>
              </w:rPr>
              <w:t xml:space="preserve"> và </w:t>
            </w:r>
            <w:r w:rsidR="006A263A" w:rsidRPr="006A263A">
              <w:rPr>
                <w:b/>
                <w:bCs/>
                <w:snapToGrid/>
                <w:color w:val="auto"/>
                <w:szCs w:val="26"/>
                <w:lang w:val="vi-VN"/>
              </w:rPr>
              <w:t xml:space="preserve">Từ chối </w:t>
            </w:r>
            <w:r w:rsidR="006A263A">
              <w:rPr>
                <w:b/>
                <w:bCs/>
                <w:snapToGrid/>
                <w:color w:val="auto"/>
                <w:szCs w:val="26"/>
                <w:lang w:val="vi-VN"/>
              </w:rPr>
              <w:t xml:space="preserve">duyệt. </w:t>
            </w:r>
          </w:p>
          <w:p w14:paraId="43E8D35A" w14:textId="77777777" w:rsidR="00C759CC" w:rsidRPr="00EE6E03" w:rsidRDefault="00C759CC" w:rsidP="00343B90">
            <w:pPr>
              <w:pStyle w:val="NormalIndent"/>
              <w:keepNext w:val="0"/>
              <w:keepLines/>
              <w:widowControl w:val="0"/>
              <w:numPr>
                <w:ilvl w:val="0"/>
                <w:numId w:val="15"/>
              </w:numPr>
              <w:spacing w:before="0" w:after="0" w:line="312" w:lineRule="auto"/>
              <w:jc w:val="left"/>
              <w:rPr>
                <w:snapToGrid/>
                <w:color w:val="auto"/>
                <w:szCs w:val="26"/>
              </w:rPr>
            </w:pPr>
            <w:r w:rsidRPr="00EE6E03">
              <w:rPr>
                <w:snapToGrid/>
                <w:color w:val="auto"/>
                <w:szCs w:val="26"/>
              </w:rPr>
              <w:t>Giao</w:t>
            </w:r>
            <w:r w:rsidRPr="00EE6E03">
              <w:rPr>
                <w:snapToGrid/>
                <w:color w:val="auto"/>
                <w:szCs w:val="26"/>
                <w:lang w:val="vi-VN"/>
              </w:rPr>
              <w:t xml:space="preserve"> diện:</w:t>
            </w:r>
          </w:p>
          <w:p w14:paraId="0D276BF4" w14:textId="73B9FA3E" w:rsidR="00EE6E03" w:rsidRPr="00343B90" w:rsidRDefault="00924201" w:rsidP="00EE6E03">
            <w:pPr>
              <w:pStyle w:val="NormalIndent"/>
              <w:keepNext w:val="0"/>
              <w:keepLines/>
              <w:widowControl w:val="0"/>
              <w:numPr>
                <w:ilvl w:val="0"/>
                <w:numId w:val="0"/>
              </w:numPr>
              <w:spacing w:before="0" w:after="0" w:line="312" w:lineRule="auto"/>
              <w:jc w:val="left"/>
              <w:rPr>
                <w:snapToGrid/>
                <w:color w:val="auto"/>
                <w:szCs w:val="26"/>
              </w:rPr>
            </w:pPr>
            <w:hyperlink r:id="rId51" w:anchor="id=tbl38q&amp;p=23__update_khkt_nam&amp;c=1" w:history="1">
              <w:r w:rsidR="00EE6E03" w:rsidRPr="00A44996">
                <w:rPr>
                  <w:rStyle w:val="Hyperlink"/>
                  <w:snapToGrid/>
                  <w:szCs w:val="26"/>
                </w:rPr>
                <w:t>https://f2z0rj.axshare.com/#id=tbl38q&amp;p=23__update_khkt_nam&amp;c=1</w:t>
              </w:r>
            </w:hyperlink>
          </w:p>
        </w:tc>
      </w:tr>
      <w:tr w:rsidR="00542512" w:rsidRPr="0032437B" w14:paraId="372E79E1" w14:textId="77777777" w:rsidTr="004A7948">
        <w:tc>
          <w:tcPr>
            <w:tcW w:w="817" w:type="dxa"/>
            <w:shd w:val="clear" w:color="auto" w:fill="auto"/>
          </w:tcPr>
          <w:p w14:paraId="60056831" w14:textId="77777777" w:rsidR="00542512" w:rsidRPr="002F4F88" w:rsidRDefault="00542512" w:rsidP="00911D8A">
            <w:pPr>
              <w:pStyle w:val="ListParagraph"/>
              <w:numPr>
                <w:ilvl w:val="0"/>
                <w:numId w:val="150"/>
              </w:numPr>
            </w:pPr>
          </w:p>
        </w:tc>
        <w:tc>
          <w:tcPr>
            <w:tcW w:w="1877" w:type="dxa"/>
            <w:shd w:val="clear" w:color="auto" w:fill="auto"/>
          </w:tcPr>
          <w:p w14:paraId="4A7B03C1" w14:textId="0082540E" w:rsidR="00542512" w:rsidRDefault="00542512" w:rsidP="00542512">
            <w:pPr>
              <w:keepLines/>
              <w:widowControl w:val="0"/>
              <w:rPr>
                <w:szCs w:val="26"/>
              </w:rPr>
            </w:pPr>
            <w:r>
              <w:rPr>
                <w:szCs w:val="26"/>
              </w:rPr>
              <w:t>Xem chi tiết</w:t>
            </w:r>
          </w:p>
        </w:tc>
        <w:tc>
          <w:tcPr>
            <w:tcW w:w="6912" w:type="dxa"/>
            <w:shd w:val="clear" w:color="auto" w:fill="auto"/>
          </w:tcPr>
          <w:p w14:paraId="6C4BE8CA" w14:textId="08E7DC9C"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NSD xem chi tiết kế hoạch kiểm toán năm</w:t>
            </w:r>
            <w:r>
              <w:rPr>
                <w:snapToGrid/>
                <w:color w:val="auto"/>
                <w:szCs w:val="26"/>
                <w:lang w:val="vi-VN"/>
              </w:rPr>
              <w:t xml:space="preserve">, </w:t>
            </w:r>
            <w:r w:rsidR="00E262EB">
              <w:rPr>
                <w:snapToGrid/>
                <w:color w:val="auto"/>
                <w:szCs w:val="26"/>
                <w:lang w:val="vi-VN"/>
              </w:rPr>
              <w:t xml:space="preserve">và xem </w:t>
            </w:r>
            <w:r>
              <w:rPr>
                <w:snapToGrid/>
                <w:color w:val="auto"/>
                <w:szCs w:val="26"/>
                <w:lang w:val="vi-VN"/>
              </w:rPr>
              <w:t xml:space="preserve">chi tiết các cuộc kiểm toán trong kế hoạch năm. </w:t>
            </w:r>
            <w:r w:rsidRPr="00C759CC">
              <w:rPr>
                <w:snapToGrid/>
                <w:color w:val="auto"/>
                <w:szCs w:val="26"/>
                <w:lang w:val="vi-VN"/>
              </w:rPr>
              <w:t xml:space="preserve">Thông tin hiển thị đúng với lần cập nhật cuối cùng. </w:t>
            </w:r>
          </w:p>
        </w:tc>
      </w:tr>
      <w:tr w:rsidR="00343B90" w:rsidRPr="00343B90" w14:paraId="21CD214A" w14:textId="77777777" w:rsidTr="004A7948">
        <w:tc>
          <w:tcPr>
            <w:tcW w:w="817" w:type="dxa"/>
            <w:shd w:val="clear" w:color="auto" w:fill="auto"/>
          </w:tcPr>
          <w:p w14:paraId="131F5475" w14:textId="77777777" w:rsidR="00343B90" w:rsidRPr="00542512" w:rsidRDefault="00343B90" w:rsidP="00911D8A">
            <w:pPr>
              <w:pStyle w:val="ListParagraph"/>
              <w:numPr>
                <w:ilvl w:val="0"/>
                <w:numId w:val="150"/>
              </w:numPr>
              <w:rPr>
                <w:lang w:val="vi-VN"/>
              </w:rPr>
            </w:pPr>
          </w:p>
        </w:tc>
        <w:tc>
          <w:tcPr>
            <w:tcW w:w="1877" w:type="dxa"/>
            <w:shd w:val="clear" w:color="auto" w:fill="auto"/>
          </w:tcPr>
          <w:p w14:paraId="33F7B6D7" w14:textId="7BE738E7" w:rsidR="00343B90" w:rsidRPr="00343B90" w:rsidRDefault="00343B90" w:rsidP="004A7948">
            <w:pPr>
              <w:keepLines/>
              <w:widowControl w:val="0"/>
              <w:rPr>
                <w:szCs w:val="26"/>
                <w:lang w:val="vi-VN"/>
              </w:rPr>
            </w:pPr>
            <w:r>
              <w:rPr>
                <w:szCs w:val="26"/>
                <w:lang w:val="vi-VN"/>
              </w:rPr>
              <w:t>Cập nhật trạng thái</w:t>
            </w:r>
          </w:p>
        </w:tc>
        <w:tc>
          <w:tcPr>
            <w:tcW w:w="6912" w:type="dxa"/>
            <w:shd w:val="clear" w:color="auto" w:fill="auto"/>
          </w:tcPr>
          <w:p w14:paraId="4615EDC8" w14:textId="7F526624" w:rsidR="002F0B64" w:rsidRDefault="008D74C8" w:rsidP="008D74C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cập nhật trạng thái </w:t>
            </w:r>
            <w:r w:rsidR="00D70FE4">
              <w:rPr>
                <w:snapToGrid/>
                <w:color w:val="auto"/>
                <w:szCs w:val="26"/>
                <w:lang w:val="vi-VN"/>
              </w:rPr>
              <w:t xml:space="preserve">của kế hoạch năm đang </w:t>
            </w:r>
            <w:r>
              <w:rPr>
                <w:snapToGrid/>
                <w:color w:val="auto"/>
                <w:szCs w:val="26"/>
                <w:lang w:val="vi-VN"/>
              </w:rPr>
              <w:t>ở trạng thái</w:t>
            </w:r>
            <w:r w:rsidR="00343B90" w:rsidRPr="00C41923">
              <w:rPr>
                <w:snapToGrid/>
                <w:color w:val="auto"/>
                <w:szCs w:val="26"/>
                <w:lang w:val="vi-VN"/>
              </w:rPr>
              <w:t xml:space="preserve"> </w:t>
            </w:r>
            <w:r w:rsidR="00343B90" w:rsidRPr="00C41923">
              <w:rPr>
                <w:b/>
                <w:bCs/>
                <w:snapToGrid/>
                <w:color w:val="auto"/>
                <w:szCs w:val="26"/>
                <w:lang w:val="vi-VN"/>
              </w:rPr>
              <w:t>Chờ duyệt</w:t>
            </w:r>
            <w:r w:rsidR="00343B90" w:rsidRPr="00B3327F">
              <w:rPr>
                <w:snapToGrid/>
                <w:color w:val="auto"/>
                <w:szCs w:val="26"/>
                <w:lang w:val="vi-VN"/>
              </w:rPr>
              <w:t>,</w:t>
            </w:r>
            <w:r w:rsidR="00343B90" w:rsidRPr="00343B90">
              <w:rPr>
                <w:snapToGrid/>
                <w:color w:val="auto"/>
                <w:szCs w:val="26"/>
                <w:lang w:val="vi-VN"/>
              </w:rPr>
              <w:t xml:space="preserve"> </w:t>
            </w:r>
            <w:r w:rsidR="00C759CC">
              <w:rPr>
                <w:snapToGrid/>
                <w:color w:val="auto"/>
                <w:szCs w:val="26"/>
                <w:lang w:val="vi-VN"/>
              </w:rPr>
              <w:t xml:space="preserve">hệ thống hiển thị popup </w:t>
            </w:r>
            <w:r w:rsidR="002F0B64">
              <w:rPr>
                <w:snapToGrid/>
                <w:color w:val="auto"/>
                <w:szCs w:val="26"/>
                <w:lang w:val="vi-VN"/>
              </w:rPr>
              <w:t>nhập các thông tin:</w:t>
            </w:r>
          </w:p>
          <w:p w14:paraId="75BA107F" w14:textId="59BAF488" w:rsidR="00343B90"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Trạng thái</w:t>
            </w:r>
            <w:r w:rsidR="00F34975">
              <w:rPr>
                <w:snapToGrid/>
                <w:color w:val="auto"/>
                <w:szCs w:val="26"/>
                <w:lang w:val="vi-VN"/>
              </w:rPr>
              <w:t>*</w:t>
            </w:r>
            <w:r>
              <w:rPr>
                <w:snapToGrid/>
                <w:color w:val="auto"/>
                <w:szCs w:val="26"/>
                <w:lang w:val="vi-VN"/>
              </w:rPr>
              <w:t xml:space="preserve">: chọn </w:t>
            </w:r>
            <w:r w:rsidR="00343B90" w:rsidRPr="00343B90">
              <w:rPr>
                <w:b/>
                <w:snapToGrid/>
                <w:color w:val="auto"/>
                <w:szCs w:val="26"/>
                <w:lang w:val="vi-VN"/>
              </w:rPr>
              <w:t>Đã duyệt</w:t>
            </w:r>
            <w:r w:rsidR="008D74C8">
              <w:rPr>
                <w:b/>
                <w:snapToGrid/>
                <w:color w:val="auto"/>
                <w:szCs w:val="26"/>
                <w:lang w:val="vi-VN"/>
              </w:rPr>
              <w:t xml:space="preserve"> </w:t>
            </w:r>
            <w:r w:rsidR="008D74C8" w:rsidRPr="008D53FD">
              <w:rPr>
                <w:bCs/>
                <w:snapToGrid/>
                <w:color w:val="auto"/>
                <w:szCs w:val="26"/>
                <w:lang w:val="vi-VN"/>
              </w:rPr>
              <w:t>hoặc</w:t>
            </w:r>
            <w:r w:rsidR="00343B90" w:rsidRPr="00343B90">
              <w:rPr>
                <w:b/>
                <w:snapToGrid/>
                <w:color w:val="auto"/>
                <w:szCs w:val="26"/>
                <w:lang w:val="vi-VN"/>
              </w:rPr>
              <w:t xml:space="preserve"> </w:t>
            </w:r>
            <w:r w:rsidR="008D53FD">
              <w:rPr>
                <w:b/>
                <w:snapToGrid/>
                <w:color w:val="auto"/>
                <w:szCs w:val="26"/>
                <w:lang w:val="vi-VN"/>
              </w:rPr>
              <w:t>T</w:t>
            </w:r>
            <w:r w:rsidR="00343B90" w:rsidRPr="00343B90">
              <w:rPr>
                <w:b/>
                <w:snapToGrid/>
                <w:color w:val="auto"/>
                <w:szCs w:val="26"/>
                <w:lang w:val="vi-VN"/>
              </w:rPr>
              <w:t>ừ chối duyệt</w:t>
            </w:r>
            <w:r w:rsidR="00343B90" w:rsidRPr="00343B90">
              <w:rPr>
                <w:snapToGrid/>
                <w:color w:val="auto"/>
                <w:szCs w:val="26"/>
                <w:lang w:val="vi-VN"/>
              </w:rPr>
              <w:t xml:space="preserve"> </w:t>
            </w:r>
          </w:p>
          <w:p w14:paraId="14155F10" w14:textId="5E576498"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Ngày duyệt</w:t>
            </w:r>
            <w:r w:rsidR="009B05FA">
              <w:rPr>
                <w:snapToGrid/>
                <w:color w:val="auto"/>
                <w:szCs w:val="26"/>
                <w:lang w:val="vi-VN"/>
              </w:rPr>
              <w:t>/từ chối duyệt</w:t>
            </w:r>
            <w:r w:rsidR="00F34975">
              <w:rPr>
                <w:snapToGrid/>
                <w:color w:val="auto"/>
                <w:szCs w:val="26"/>
                <w:lang w:val="vi-VN"/>
              </w:rPr>
              <w:t>*</w:t>
            </w:r>
          </w:p>
          <w:p w14:paraId="2B77DD34" w14:textId="77777777" w:rsidR="002F0B64" w:rsidRDefault="002F0B64" w:rsidP="00911D8A">
            <w:pPr>
              <w:pStyle w:val="NormalIndent"/>
              <w:keepNext w:val="0"/>
              <w:keepLines/>
              <w:widowControl w:val="0"/>
              <w:numPr>
                <w:ilvl w:val="0"/>
                <w:numId w:val="165"/>
              </w:numPr>
              <w:spacing w:before="0" w:after="0" w:line="312" w:lineRule="auto"/>
              <w:jc w:val="left"/>
              <w:rPr>
                <w:snapToGrid/>
                <w:color w:val="auto"/>
                <w:szCs w:val="26"/>
                <w:lang w:val="vi-VN"/>
              </w:rPr>
            </w:pPr>
            <w:r>
              <w:rPr>
                <w:snapToGrid/>
                <w:color w:val="auto"/>
                <w:szCs w:val="26"/>
                <w:lang w:val="vi-VN"/>
              </w:rPr>
              <w:t>File</w:t>
            </w:r>
            <w:r w:rsidR="009B05FA">
              <w:rPr>
                <w:snapToGrid/>
                <w:color w:val="auto"/>
                <w:szCs w:val="26"/>
                <w:lang w:val="vi-VN"/>
              </w:rPr>
              <w:t xml:space="preserve"> </w:t>
            </w:r>
            <w:r w:rsidR="005254E7">
              <w:rPr>
                <w:snapToGrid/>
                <w:color w:val="auto"/>
                <w:szCs w:val="26"/>
                <w:lang w:val="vi-VN"/>
              </w:rPr>
              <w:t>đã duyệt</w:t>
            </w:r>
            <w:r w:rsidR="00B666D9">
              <w:rPr>
                <w:snapToGrid/>
                <w:color w:val="auto"/>
                <w:szCs w:val="26"/>
                <w:lang w:val="vi-VN"/>
              </w:rPr>
              <w:t>: bắt buộc đính kèm nếu chọn trạng thái là Đã duyệt</w:t>
            </w:r>
          </w:p>
          <w:p w14:paraId="412E21A2" w14:textId="23F3E1EB" w:rsidR="0030129C" w:rsidRPr="008D74C8" w:rsidRDefault="0030129C" w:rsidP="0030129C">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w:t>
            </w:r>
            <w:r w:rsidR="003A3356">
              <w:rPr>
                <w:snapToGrid/>
                <w:color w:val="auto"/>
                <w:szCs w:val="26"/>
                <w:lang w:val="vi-VN"/>
              </w:rPr>
              <w:t xml:space="preserve">tạo số version cho phiên bản </w:t>
            </w:r>
            <w:r w:rsidR="003A3974">
              <w:rPr>
                <w:snapToGrid/>
                <w:color w:val="auto"/>
                <w:szCs w:val="26"/>
                <w:lang w:val="vi-VN"/>
              </w:rPr>
              <w:t xml:space="preserve">kế hoạch năm </w:t>
            </w:r>
            <w:r w:rsidR="00731F36">
              <w:rPr>
                <w:snapToGrid/>
                <w:color w:val="auto"/>
                <w:szCs w:val="26"/>
                <w:lang w:val="vi-VN"/>
              </w:rPr>
              <w:t xml:space="preserve">tại thời điểm chuyển trạng thái là </w:t>
            </w:r>
            <w:r w:rsidR="00731F36" w:rsidRPr="00731F36">
              <w:rPr>
                <w:b/>
                <w:bCs/>
                <w:snapToGrid/>
                <w:color w:val="auto"/>
                <w:szCs w:val="26"/>
                <w:lang w:val="vi-VN"/>
              </w:rPr>
              <w:t xml:space="preserve">Đã </w:t>
            </w:r>
            <w:r w:rsidR="00731F36">
              <w:rPr>
                <w:b/>
                <w:bCs/>
                <w:snapToGrid/>
                <w:color w:val="auto"/>
                <w:szCs w:val="26"/>
                <w:lang w:val="vi-VN"/>
              </w:rPr>
              <w:t>duyệt</w:t>
            </w:r>
            <w:r w:rsidR="00731F36" w:rsidRPr="00731F36">
              <w:rPr>
                <w:snapToGrid/>
                <w:color w:val="auto"/>
                <w:szCs w:val="26"/>
                <w:lang w:val="vi-VN"/>
              </w:rPr>
              <w:t>. Ví dụ: v1, v2</w:t>
            </w:r>
          </w:p>
        </w:tc>
      </w:tr>
      <w:tr w:rsidR="004A7948" w:rsidRPr="002F4F88" w14:paraId="6A02A7AB" w14:textId="77777777" w:rsidTr="004A7948">
        <w:tc>
          <w:tcPr>
            <w:tcW w:w="817" w:type="dxa"/>
            <w:shd w:val="clear" w:color="auto" w:fill="auto"/>
          </w:tcPr>
          <w:p w14:paraId="2CBF8B04" w14:textId="77777777" w:rsidR="004A7948" w:rsidRPr="00C759CC" w:rsidRDefault="004A7948" w:rsidP="00911D8A">
            <w:pPr>
              <w:pStyle w:val="ListParagraph"/>
              <w:numPr>
                <w:ilvl w:val="0"/>
                <w:numId w:val="150"/>
              </w:numPr>
              <w:rPr>
                <w:lang w:val="vi-VN"/>
              </w:rPr>
            </w:pPr>
          </w:p>
        </w:tc>
        <w:tc>
          <w:tcPr>
            <w:tcW w:w="1877" w:type="dxa"/>
            <w:shd w:val="clear" w:color="auto" w:fill="auto"/>
          </w:tcPr>
          <w:p w14:paraId="4B44DBBD" w14:textId="77777777" w:rsidR="004A7948" w:rsidRPr="002F4F88" w:rsidRDefault="004A7948" w:rsidP="004A7948">
            <w:pPr>
              <w:keepLines/>
              <w:widowControl w:val="0"/>
              <w:rPr>
                <w:szCs w:val="26"/>
              </w:rPr>
            </w:pPr>
            <w:r>
              <w:rPr>
                <w:szCs w:val="26"/>
              </w:rPr>
              <w:t>Xóa</w:t>
            </w:r>
          </w:p>
        </w:tc>
        <w:tc>
          <w:tcPr>
            <w:tcW w:w="6912" w:type="dxa"/>
            <w:shd w:val="clear" w:color="auto" w:fill="auto"/>
          </w:tcPr>
          <w:p w14:paraId="45671084" w14:textId="7CF0F28F" w:rsidR="008D08B5"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xóa </w:t>
            </w:r>
            <w:r w:rsidR="008D08B5">
              <w:rPr>
                <w:snapToGrid/>
                <w:color w:val="auto"/>
                <w:szCs w:val="26"/>
              </w:rPr>
              <w:t>phiên</w:t>
            </w:r>
            <w:r w:rsidR="008D08B5">
              <w:rPr>
                <w:snapToGrid/>
                <w:color w:val="auto"/>
                <w:szCs w:val="26"/>
                <w:lang w:val="vi-VN"/>
              </w:rPr>
              <w:t xml:space="preserve"> bản </w:t>
            </w:r>
            <w:r>
              <w:rPr>
                <w:snapToGrid/>
                <w:color w:val="auto"/>
                <w:szCs w:val="26"/>
              </w:rPr>
              <w:t xml:space="preserve">kế hoạch kiểm toán năm ở trạng thái </w:t>
            </w:r>
            <w:r w:rsidR="00794E62" w:rsidRPr="00794E62">
              <w:rPr>
                <w:b/>
                <w:bCs/>
                <w:snapToGrid/>
                <w:color w:val="auto"/>
                <w:szCs w:val="26"/>
                <w:lang w:val="vi-VN"/>
              </w:rPr>
              <w:t>B</w:t>
            </w:r>
            <w:r w:rsidRPr="00794E62">
              <w:rPr>
                <w:b/>
                <w:bCs/>
                <w:snapToGrid/>
                <w:color w:val="auto"/>
                <w:szCs w:val="26"/>
              </w:rPr>
              <w:t>ản nháp</w:t>
            </w:r>
            <w:r w:rsidR="00B05D09">
              <w:rPr>
                <w:snapToGrid/>
                <w:color w:val="auto"/>
                <w:szCs w:val="26"/>
                <w:lang w:val="vi-VN"/>
              </w:rPr>
              <w:t xml:space="preserve">, </w:t>
            </w:r>
            <w:r w:rsidR="00794E62" w:rsidRPr="00794E62">
              <w:rPr>
                <w:b/>
                <w:bCs/>
                <w:snapToGrid/>
                <w:color w:val="auto"/>
                <w:szCs w:val="26"/>
                <w:lang w:val="vi-VN"/>
              </w:rPr>
              <w:t>Từ chối duyệt</w:t>
            </w:r>
            <w:r>
              <w:rPr>
                <w:snapToGrid/>
                <w:color w:val="auto"/>
                <w:szCs w:val="26"/>
              </w:rPr>
              <w:t xml:space="preserve">. </w:t>
            </w:r>
            <w:r w:rsidR="00202905">
              <w:rPr>
                <w:snapToGrid/>
                <w:color w:val="auto"/>
                <w:szCs w:val="26"/>
              </w:rPr>
              <w:t>Hệ</w:t>
            </w:r>
            <w:r w:rsidR="00202905">
              <w:rPr>
                <w:snapToGrid/>
                <w:color w:val="auto"/>
                <w:szCs w:val="26"/>
                <w:lang w:val="vi-VN"/>
              </w:rPr>
              <w:t xml:space="preserve"> thống hiển thị popup yêu cầu xác nhận xoá </w:t>
            </w:r>
            <w:r w:rsidR="00202905" w:rsidRPr="0010425A">
              <w:rPr>
                <w:snapToGrid/>
                <w:color w:val="auto"/>
                <w:szCs w:val="26"/>
                <w:lang w:val="vi-VN"/>
              </w:rPr>
              <w:t>“</w:t>
            </w:r>
            <w:r w:rsidR="00202905" w:rsidRPr="0010425A">
              <w:rPr>
                <w:i/>
                <w:iCs/>
                <w:snapToGrid/>
                <w:color w:val="auto"/>
                <w:szCs w:val="26"/>
                <w:lang w:val="vi-VN"/>
              </w:rPr>
              <w:t xml:space="preserve">Bạn có chắc chắn muốn </w:t>
            </w:r>
            <w:r w:rsidR="00202905">
              <w:rPr>
                <w:i/>
                <w:iCs/>
                <w:snapToGrid/>
                <w:color w:val="auto"/>
                <w:szCs w:val="26"/>
                <w:lang w:val="vi-VN"/>
              </w:rPr>
              <w:t xml:space="preserve">xoá </w:t>
            </w:r>
            <w:r w:rsidR="004A3580">
              <w:rPr>
                <w:i/>
                <w:iCs/>
                <w:snapToGrid/>
                <w:color w:val="auto"/>
                <w:szCs w:val="26"/>
                <w:lang w:val="vi-VN"/>
              </w:rPr>
              <w:t>bản ghi này</w:t>
            </w:r>
            <w:r w:rsidR="00202905" w:rsidRPr="0010425A">
              <w:rPr>
                <w:i/>
                <w:iCs/>
                <w:snapToGrid/>
                <w:color w:val="auto"/>
                <w:szCs w:val="26"/>
                <w:lang w:val="vi-VN"/>
              </w:rPr>
              <w:t>?</w:t>
            </w:r>
            <w:r w:rsidR="002924E6">
              <w:rPr>
                <w:i/>
                <w:iCs/>
                <w:snapToGrid/>
                <w:color w:val="auto"/>
                <w:szCs w:val="26"/>
                <w:lang w:val="vi-VN"/>
              </w:rPr>
              <w:t>[tên kế hoạch năm]</w:t>
            </w:r>
            <w:r w:rsidR="00202905" w:rsidRPr="0010425A">
              <w:rPr>
                <w:snapToGrid/>
                <w:color w:val="auto"/>
                <w:szCs w:val="26"/>
                <w:lang w:val="vi-VN"/>
              </w:rPr>
              <w:t>”</w:t>
            </w:r>
          </w:p>
          <w:p w14:paraId="2BAEBFD9" w14:textId="49AA967D" w:rsidR="004A7948" w:rsidRPr="00B3637F"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Không cho phép xóa </w:t>
            </w:r>
            <w:r w:rsidR="00B05D09">
              <w:rPr>
                <w:snapToGrid/>
                <w:color w:val="auto"/>
                <w:szCs w:val="26"/>
              </w:rPr>
              <w:t>phiên</w:t>
            </w:r>
            <w:r w:rsidR="00B05D09">
              <w:rPr>
                <w:snapToGrid/>
                <w:color w:val="auto"/>
                <w:szCs w:val="26"/>
                <w:lang w:val="vi-VN"/>
              </w:rPr>
              <w:t xml:space="preserve"> bản </w:t>
            </w:r>
            <w:r>
              <w:rPr>
                <w:snapToGrid/>
                <w:color w:val="auto"/>
                <w:szCs w:val="26"/>
              </w:rPr>
              <w:t xml:space="preserve">kế hoạch kiểm toán năm </w:t>
            </w:r>
            <w:r w:rsidR="008D08B5">
              <w:rPr>
                <w:snapToGrid/>
                <w:color w:val="auto"/>
                <w:szCs w:val="26"/>
                <w:lang w:val="vi-VN"/>
              </w:rPr>
              <w:t xml:space="preserve">ở trạng thái </w:t>
            </w:r>
            <w:r w:rsidR="008D08B5" w:rsidRPr="002924E6">
              <w:rPr>
                <w:b/>
                <w:bCs/>
                <w:snapToGrid/>
                <w:color w:val="auto"/>
                <w:szCs w:val="26"/>
                <w:lang w:val="vi-VN"/>
              </w:rPr>
              <w:t>Chờ duyệt, Đã duyệt</w:t>
            </w:r>
            <w:r>
              <w:rPr>
                <w:snapToGrid/>
                <w:color w:val="auto"/>
                <w:szCs w:val="26"/>
              </w:rPr>
              <w:t>.</w:t>
            </w:r>
          </w:p>
        </w:tc>
      </w:tr>
      <w:tr w:rsidR="00542512" w:rsidRPr="0043164C" w14:paraId="4582A1AA" w14:textId="77777777" w:rsidTr="004A7948">
        <w:tc>
          <w:tcPr>
            <w:tcW w:w="817" w:type="dxa"/>
            <w:shd w:val="clear" w:color="auto" w:fill="auto"/>
          </w:tcPr>
          <w:p w14:paraId="6EFB0EDB" w14:textId="77777777" w:rsidR="00542512" w:rsidRPr="00C759CC" w:rsidRDefault="00542512" w:rsidP="00911D8A">
            <w:pPr>
              <w:pStyle w:val="ListParagraph"/>
              <w:numPr>
                <w:ilvl w:val="0"/>
                <w:numId w:val="150"/>
              </w:numPr>
              <w:rPr>
                <w:lang w:val="vi-VN"/>
              </w:rPr>
            </w:pPr>
          </w:p>
        </w:tc>
        <w:tc>
          <w:tcPr>
            <w:tcW w:w="1877" w:type="dxa"/>
            <w:shd w:val="clear" w:color="auto" w:fill="auto"/>
          </w:tcPr>
          <w:p w14:paraId="3075E943" w14:textId="36EFACD8" w:rsidR="00542512" w:rsidRPr="00542512" w:rsidRDefault="00542512" w:rsidP="00542512">
            <w:pPr>
              <w:keepLines/>
              <w:widowControl w:val="0"/>
              <w:rPr>
                <w:szCs w:val="26"/>
                <w:lang w:val="vi-VN"/>
              </w:rPr>
            </w:pPr>
            <w:r w:rsidRPr="00542512">
              <w:rPr>
                <w:color w:val="000000"/>
                <w:shd w:val="clear" w:color="auto" w:fill="FFFFFF"/>
                <w:lang w:val="vi-VN"/>
              </w:rPr>
              <w:t>Tạo phiên bản mới cho</w:t>
            </w:r>
            <w:r>
              <w:rPr>
                <w:color w:val="000000"/>
                <w:shd w:val="clear" w:color="auto" w:fill="FFFFFF"/>
                <w:lang w:val="vi-VN"/>
              </w:rPr>
              <w:t xml:space="preserve"> kế hoạch năm</w:t>
            </w:r>
          </w:p>
        </w:tc>
        <w:tc>
          <w:tcPr>
            <w:tcW w:w="6912" w:type="dxa"/>
            <w:shd w:val="clear" w:color="auto" w:fill="auto"/>
          </w:tcPr>
          <w:p w14:paraId="66D135EA" w14:textId="3C1AA950" w:rsidR="00542512" w:rsidRPr="0010425A"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10425A">
              <w:rPr>
                <w:bCs/>
                <w:szCs w:val="26"/>
                <w:lang w:val="vi-VN"/>
              </w:rPr>
              <w:t xml:space="preserve">Cho phép NSD tạo mới phiên bản cho kế hoạch năm đang ở trạng thái </w:t>
            </w:r>
            <w:r w:rsidRPr="0010425A">
              <w:rPr>
                <w:b/>
                <w:szCs w:val="26"/>
                <w:lang w:val="vi-VN"/>
              </w:rPr>
              <w:t>Đã duyệt</w:t>
            </w:r>
            <w:r>
              <w:rPr>
                <w:b/>
                <w:szCs w:val="26"/>
                <w:lang w:val="vi-VN"/>
              </w:rPr>
              <w:t xml:space="preserve">. </w:t>
            </w:r>
            <w:r w:rsidRPr="0010425A">
              <w:rPr>
                <w:snapToGrid/>
                <w:color w:val="auto"/>
                <w:szCs w:val="26"/>
                <w:lang w:val="vi-VN"/>
              </w:rPr>
              <w:t>Hệ thống hiển thị popup yêu cầu xác nhận “</w:t>
            </w:r>
            <w:r w:rsidRPr="0010425A">
              <w:rPr>
                <w:i/>
                <w:iCs/>
                <w:snapToGrid/>
                <w:color w:val="auto"/>
                <w:szCs w:val="26"/>
                <w:lang w:val="vi-VN"/>
              </w:rPr>
              <w:t>Bạn có chắc chắn muốn tạo phiên bản mới?</w:t>
            </w:r>
            <w:r w:rsidR="001B4322">
              <w:rPr>
                <w:i/>
                <w:iCs/>
                <w:snapToGrid/>
                <w:color w:val="auto"/>
                <w:szCs w:val="26"/>
                <w:lang w:val="vi-VN"/>
              </w:rPr>
              <w:t>[tên kế hoạch năm]</w:t>
            </w:r>
            <w:r w:rsidRPr="0010425A">
              <w:rPr>
                <w:snapToGrid/>
                <w:color w:val="auto"/>
                <w:szCs w:val="26"/>
                <w:lang w:val="vi-VN"/>
              </w:rPr>
              <w:t>”, NSD chọn có/ không:</w:t>
            </w:r>
          </w:p>
          <w:p w14:paraId="030E4C72" w14:textId="10450418"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 xml:space="preserve">Nếu chọn có, hệ thống tạo phiên bản mới cho kế hoạch </w:t>
            </w:r>
            <w:r w:rsidR="00C6149C">
              <w:rPr>
                <w:snapToGrid/>
                <w:color w:val="auto"/>
                <w:szCs w:val="26"/>
                <w:lang w:val="vi-VN"/>
              </w:rPr>
              <w:t>năm</w:t>
            </w:r>
          </w:p>
          <w:p w14:paraId="56975D3F" w14:textId="77777777" w:rsidR="00542512" w:rsidRPr="00542512" w:rsidRDefault="00542512" w:rsidP="00911D8A">
            <w:pPr>
              <w:pStyle w:val="NormalIndent"/>
              <w:keepNext w:val="0"/>
              <w:keepLines/>
              <w:widowControl w:val="0"/>
              <w:numPr>
                <w:ilvl w:val="0"/>
                <w:numId w:val="153"/>
              </w:numPr>
              <w:spacing w:before="0" w:after="0" w:line="312" w:lineRule="auto"/>
              <w:jc w:val="left"/>
              <w:rPr>
                <w:snapToGrid/>
                <w:color w:val="auto"/>
                <w:szCs w:val="26"/>
                <w:lang w:val="vi-VN"/>
              </w:rPr>
            </w:pPr>
            <w:r w:rsidRPr="00542512">
              <w:rPr>
                <w:snapToGrid/>
                <w:color w:val="auto"/>
                <w:szCs w:val="26"/>
                <w:lang w:val="vi-VN"/>
              </w:rPr>
              <w:t>Nếu chọn không, hệ thống hủy bỏ thao tác tạo phiên bản mới</w:t>
            </w:r>
            <w:r w:rsidRPr="00542512">
              <w:rPr>
                <w:bCs/>
                <w:szCs w:val="26"/>
                <w:lang w:val="vi-VN"/>
              </w:rPr>
              <w:t>.</w:t>
            </w:r>
          </w:p>
          <w:p w14:paraId="07E11DB3" w14:textId="77777777" w:rsidR="00542512" w:rsidRPr="00542512" w:rsidRDefault="00542512" w:rsidP="00542512">
            <w:pPr>
              <w:keepLines/>
              <w:widowControl w:val="0"/>
              <w:numPr>
                <w:ilvl w:val="0"/>
                <w:numId w:val="15"/>
              </w:numPr>
              <w:jc w:val="both"/>
              <w:rPr>
                <w:bCs/>
                <w:szCs w:val="26"/>
                <w:lang w:val="vi-VN"/>
              </w:rPr>
            </w:pPr>
            <w:r>
              <w:rPr>
                <w:bCs/>
                <w:szCs w:val="26"/>
                <w:lang w:val="vi-VN"/>
              </w:rPr>
              <w:t xml:space="preserve">Phiên bản mới tạo ra ở trạng thái </w:t>
            </w:r>
            <w:r w:rsidRPr="00C6149C">
              <w:rPr>
                <w:b/>
                <w:szCs w:val="26"/>
                <w:lang w:val="vi-VN"/>
              </w:rPr>
              <w:t>Bản nháp</w:t>
            </w:r>
            <w:r>
              <w:rPr>
                <w:bCs/>
                <w:szCs w:val="26"/>
                <w:lang w:val="vi-VN"/>
              </w:rPr>
              <w:t>, dữ liệu của phiên bản mới</w:t>
            </w:r>
            <w:r w:rsidRPr="008E7D1A">
              <w:rPr>
                <w:bCs/>
                <w:szCs w:val="26"/>
                <w:lang w:val="vi-VN"/>
              </w:rPr>
              <w:t xml:space="preserve"> </w:t>
            </w:r>
            <w:r>
              <w:rPr>
                <w:bCs/>
                <w:szCs w:val="26"/>
                <w:lang w:val="vi-VN"/>
              </w:rPr>
              <w:t xml:space="preserve">tạo </w:t>
            </w:r>
            <w:r w:rsidRPr="008E7D1A">
              <w:rPr>
                <w:bCs/>
                <w:szCs w:val="26"/>
                <w:lang w:val="vi-VN"/>
              </w:rPr>
              <w:t xml:space="preserve">ra mặc định giống version </w:t>
            </w:r>
            <w:r>
              <w:rPr>
                <w:bCs/>
                <w:szCs w:val="26"/>
                <w:lang w:val="vi-VN"/>
              </w:rPr>
              <w:t>liền trước đó</w:t>
            </w:r>
            <w:r w:rsidRPr="008E7D1A">
              <w:rPr>
                <w:bCs/>
                <w:szCs w:val="26"/>
                <w:lang w:val="vi-VN"/>
              </w:rPr>
              <w:t>.</w:t>
            </w:r>
          </w:p>
          <w:p w14:paraId="623CFE0B" w14:textId="77777777" w:rsidR="00542512" w:rsidRPr="00542512" w:rsidRDefault="00542512" w:rsidP="00542512">
            <w:pPr>
              <w:keepLines/>
              <w:widowControl w:val="0"/>
              <w:numPr>
                <w:ilvl w:val="0"/>
                <w:numId w:val="15"/>
              </w:numPr>
              <w:jc w:val="both"/>
              <w:rPr>
                <w:bCs/>
                <w:szCs w:val="26"/>
                <w:lang w:val="vi-VN"/>
              </w:rPr>
            </w:pPr>
            <w:r w:rsidRPr="00542512">
              <w:rPr>
                <w:bCs/>
                <w:szCs w:val="26"/>
                <w:lang w:val="vi-VN"/>
              </w:rPr>
              <w:t>1 kế hoạch kiểm toán năm tại 1 thời điểm chỉ có</w:t>
            </w:r>
            <w:r>
              <w:rPr>
                <w:bCs/>
                <w:szCs w:val="26"/>
                <w:lang w:val="vi-VN"/>
              </w:rPr>
              <w:t xml:space="preserve"> 1</w:t>
            </w:r>
            <w:r w:rsidRPr="00542512">
              <w:rPr>
                <w:bCs/>
                <w:szCs w:val="26"/>
                <w:lang w:val="vi-VN"/>
              </w:rPr>
              <w:t xml:space="preserve"> phiên</w:t>
            </w:r>
            <w:r>
              <w:rPr>
                <w:bCs/>
                <w:szCs w:val="26"/>
                <w:lang w:val="vi-VN"/>
              </w:rPr>
              <w:t xml:space="preserve"> bản ở trạng thái B</w:t>
            </w:r>
            <w:r w:rsidRPr="00542512">
              <w:rPr>
                <w:bCs/>
                <w:szCs w:val="26"/>
                <w:lang w:val="vi-VN"/>
              </w:rPr>
              <w:t>ản nháp</w:t>
            </w:r>
            <w:r>
              <w:rPr>
                <w:bCs/>
                <w:szCs w:val="26"/>
                <w:lang w:val="vi-VN"/>
              </w:rPr>
              <w:t>, 1 phiên bản ở trạng thái Đã duyệt</w:t>
            </w:r>
            <w:r w:rsidRPr="00542512">
              <w:rPr>
                <w:bCs/>
                <w:szCs w:val="26"/>
                <w:lang w:val="vi-VN"/>
              </w:rPr>
              <w:t>.</w:t>
            </w:r>
          </w:p>
          <w:p w14:paraId="58EAD7AB" w14:textId="77777777"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t>Khi</w:t>
            </w:r>
            <w:r>
              <w:rPr>
                <w:snapToGrid/>
                <w:color w:val="auto"/>
                <w:szCs w:val="26"/>
                <w:lang w:val="vi-VN"/>
              </w:rPr>
              <w:t xml:space="preserve"> phê duyệt 1 phiên bản mới, thì phiên bản trước đó tự động chuyển trạng thái thành </w:t>
            </w:r>
            <w:r w:rsidRPr="00294948">
              <w:rPr>
                <w:b/>
                <w:bCs/>
                <w:snapToGrid/>
                <w:color w:val="auto"/>
                <w:szCs w:val="26"/>
                <w:lang w:val="vi-VN"/>
              </w:rPr>
              <w:t xml:space="preserve">Ngừng sử </w:t>
            </w:r>
            <w:r>
              <w:rPr>
                <w:b/>
                <w:bCs/>
                <w:snapToGrid/>
                <w:color w:val="auto"/>
                <w:szCs w:val="26"/>
                <w:lang w:val="vi-VN"/>
              </w:rPr>
              <w:t>dụng</w:t>
            </w:r>
          </w:p>
          <w:p w14:paraId="36827300" w14:textId="446095A2" w:rsidR="00542512" w:rsidRPr="00542512" w:rsidRDefault="00542512" w:rsidP="00542512">
            <w:pPr>
              <w:pStyle w:val="NormalIndent"/>
              <w:keepNext w:val="0"/>
              <w:keepLines/>
              <w:widowControl w:val="0"/>
              <w:numPr>
                <w:ilvl w:val="0"/>
                <w:numId w:val="15"/>
              </w:numPr>
              <w:spacing w:before="0" w:after="0" w:line="312" w:lineRule="auto"/>
              <w:jc w:val="left"/>
              <w:rPr>
                <w:snapToGrid/>
                <w:color w:val="auto"/>
                <w:szCs w:val="26"/>
                <w:lang w:val="vi-VN"/>
              </w:rPr>
            </w:pPr>
            <w:r w:rsidRPr="00542512">
              <w:rPr>
                <w:snapToGrid/>
                <w:color w:val="auto"/>
                <w:szCs w:val="26"/>
                <w:lang w:val="vi-VN"/>
              </w:rPr>
              <w:lastRenderedPageBreak/>
              <w:t>Cho</w:t>
            </w:r>
            <w:r>
              <w:rPr>
                <w:snapToGrid/>
                <w:color w:val="auto"/>
                <w:szCs w:val="26"/>
                <w:lang w:val="vi-VN"/>
              </w:rPr>
              <w:t xml:space="preserve"> phép sửa/xoá phiên bản kế hoạch năm mới tạo ra, không sửa/xoá được các cuộc kiểm toán đang diễn ra hoặc đã kết thúc trong kế hoạch năm</w:t>
            </w:r>
          </w:p>
        </w:tc>
      </w:tr>
      <w:tr w:rsidR="004A7948" w:rsidRPr="002F4F88" w14:paraId="5B203907" w14:textId="77777777" w:rsidTr="004A7948">
        <w:tc>
          <w:tcPr>
            <w:tcW w:w="817" w:type="dxa"/>
            <w:shd w:val="clear" w:color="auto" w:fill="auto"/>
          </w:tcPr>
          <w:p w14:paraId="02E74209" w14:textId="77777777" w:rsidR="004A7948" w:rsidRPr="00542512" w:rsidRDefault="004A7948" w:rsidP="00911D8A">
            <w:pPr>
              <w:pStyle w:val="ListParagraph"/>
              <w:numPr>
                <w:ilvl w:val="0"/>
                <w:numId w:val="150"/>
              </w:numPr>
              <w:rPr>
                <w:lang w:val="vi-VN"/>
              </w:rPr>
            </w:pPr>
          </w:p>
        </w:tc>
        <w:tc>
          <w:tcPr>
            <w:tcW w:w="1877" w:type="dxa"/>
            <w:shd w:val="clear" w:color="auto" w:fill="auto"/>
          </w:tcPr>
          <w:p w14:paraId="7CDD10DB" w14:textId="2202C625" w:rsidR="004A7948" w:rsidRPr="009F015E" w:rsidRDefault="009F015E" w:rsidP="004A7948">
            <w:pPr>
              <w:keepLines/>
              <w:widowControl w:val="0"/>
              <w:rPr>
                <w:szCs w:val="26"/>
                <w:lang w:val="vi-VN"/>
              </w:rPr>
            </w:pPr>
            <w:r>
              <w:rPr>
                <w:szCs w:val="26"/>
                <w:lang w:val="vi-VN"/>
              </w:rPr>
              <w:t>Kết xuất kế hoạch</w:t>
            </w:r>
          </w:p>
        </w:tc>
        <w:tc>
          <w:tcPr>
            <w:tcW w:w="6912" w:type="dxa"/>
            <w:shd w:val="clear" w:color="auto" w:fill="auto"/>
          </w:tcPr>
          <w:p w14:paraId="47DCAD9A" w14:textId="72D09A14" w:rsidR="004A7948" w:rsidRPr="000928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0928AC">
              <w:rPr>
                <w:snapToGrid/>
                <w:color w:val="auto"/>
                <w:szCs w:val="26"/>
                <w:lang w:val="vi-VN"/>
              </w:rPr>
              <w:t xml:space="preserve">Cho phép NSD xuất file </w:t>
            </w:r>
            <w:r w:rsidR="007A3228" w:rsidRPr="000928AC">
              <w:rPr>
                <w:snapToGrid/>
                <w:color w:val="auto"/>
                <w:szCs w:val="26"/>
                <w:lang w:val="vi-VN"/>
              </w:rPr>
              <w:t>excel</w:t>
            </w:r>
            <w:r w:rsidRPr="000928AC">
              <w:rPr>
                <w:snapToGrid/>
                <w:color w:val="auto"/>
                <w:szCs w:val="26"/>
                <w:lang w:val="vi-VN"/>
              </w:rPr>
              <w:t xml:space="preserve"> kế hoạch kiểm toán năm</w:t>
            </w:r>
            <w:r w:rsidR="000928AC">
              <w:rPr>
                <w:snapToGrid/>
                <w:color w:val="auto"/>
                <w:szCs w:val="26"/>
                <w:lang w:val="vi-VN"/>
              </w:rPr>
              <w:t xml:space="preserve"> ở mọi trạng thái</w:t>
            </w:r>
          </w:p>
          <w:p w14:paraId="37E15900" w14:textId="593ABCE1" w:rsidR="004A7948" w:rsidRPr="005B4301" w:rsidRDefault="004A7948" w:rsidP="005B4301">
            <w:pPr>
              <w:pStyle w:val="NormalIndent"/>
              <w:keepNext w:val="0"/>
              <w:keepLines/>
              <w:widowControl w:val="0"/>
              <w:numPr>
                <w:ilvl w:val="0"/>
                <w:numId w:val="15"/>
              </w:numPr>
              <w:spacing w:before="0" w:after="0" w:line="312" w:lineRule="auto"/>
              <w:jc w:val="left"/>
              <w:rPr>
                <w:snapToGrid/>
                <w:color w:val="auto"/>
                <w:szCs w:val="26"/>
                <w:highlight w:val="yellow"/>
              </w:rPr>
            </w:pPr>
            <w:r w:rsidRPr="007A3228">
              <w:rPr>
                <w:snapToGrid/>
                <w:color w:val="auto"/>
                <w:szCs w:val="26"/>
                <w:highlight w:val="yellow"/>
              </w:rPr>
              <w:t>Mẫu file kết xuất</w:t>
            </w:r>
            <w:r w:rsidR="009025AE">
              <w:rPr>
                <w:snapToGrid/>
                <w:color w:val="auto"/>
                <w:szCs w:val="26"/>
                <w:highlight w:val="yellow"/>
                <w:lang w:val="vi-VN"/>
              </w:rPr>
              <w:t>: (TBD)</w:t>
            </w:r>
          </w:p>
        </w:tc>
      </w:tr>
      <w:tr w:rsidR="004A7948" w:rsidRPr="002F4F88" w14:paraId="27D3FD06" w14:textId="77777777" w:rsidTr="004A7948">
        <w:tc>
          <w:tcPr>
            <w:tcW w:w="817" w:type="dxa"/>
            <w:shd w:val="clear" w:color="auto" w:fill="auto"/>
          </w:tcPr>
          <w:p w14:paraId="6EEC6325" w14:textId="77777777" w:rsidR="004A7948" w:rsidRPr="002F4F88" w:rsidRDefault="004A7948" w:rsidP="00911D8A">
            <w:pPr>
              <w:pStyle w:val="ListParagraph"/>
              <w:numPr>
                <w:ilvl w:val="0"/>
                <w:numId w:val="150"/>
              </w:numPr>
            </w:pPr>
          </w:p>
        </w:tc>
        <w:tc>
          <w:tcPr>
            <w:tcW w:w="1877" w:type="dxa"/>
            <w:shd w:val="clear" w:color="auto" w:fill="auto"/>
          </w:tcPr>
          <w:p w14:paraId="7DA47946" w14:textId="174B5CCC" w:rsidR="004A7948" w:rsidRPr="00CF46A1" w:rsidRDefault="004A7948" w:rsidP="004A7948">
            <w:pPr>
              <w:keepLines/>
              <w:widowControl w:val="0"/>
              <w:rPr>
                <w:szCs w:val="26"/>
                <w:lang w:val="vi-VN"/>
              </w:rPr>
            </w:pPr>
            <w:r>
              <w:rPr>
                <w:color w:val="000000"/>
                <w:shd w:val="clear" w:color="auto" w:fill="FFFFFF"/>
              </w:rPr>
              <w:t>Xem lịch sử</w:t>
            </w:r>
            <w:r w:rsidR="00CF46A1">
              <w:rPr>
                <w:color w:val="000000"/>
                <w:shd w:val="clear" w:color="auto" w:fill="FFFFFF"/>
                <w:lang w:val="vi-VN"/>
              </w:rPr>
              <w:t xml:space="preserve"> thay đổi</w:t>
            </w:r>
          </w:p>
        </w:tc>
        <w:tc>
          <w:tcPr>
            <w:tcW w:w="6912" w:type="dxa"/>
            <w:shd w:val="clear" w:color="auto" w:fill="auto"/>
          </w:tcPr>
          <w:p w14:paraId="29CD75EE" w14:textId="77777777" w:rsidR="004A7948" w:rsidRPr="00CF46A1"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F46A1">
              <w:rPr>
                <w:bCs/>
                <w:szCs w:val="26"/>
                <w:lang w:val="vi-VN"/>
              </w:rPr>
              <w:t>Hệ thống lưu lại lịch sử thay đổi kế hoạch kiểm toán năm cho phép NSD theo dõi quá trình thay đổi</w:t>
            </w:r>
            <w:r w:rsidRPr="00CF46A1">
              <w:rPr>
                <w:snapToGrid/>
                <w:color w:val="auto"/>
                <w:szCs w:val="26"/>
                <w:lang w:val="vi-VN"/>
              </w:rPr>
              <w:t>.</w:t>
            </w:r>
          </w:p>
          <w:p w14:paraId="4A31FCE8" w14:textId="26DE0CAD" w:rsidR="004A7948" w:rsidRPr="00580AD2" w:rsidRDefault="00580AD2" w:rsidP="004A7948">
            <w:pPr>
              <w:pStyle w:val="NormalIndent"/>
              <w:keepNext w:val="0"/>
              <w:keepLines/>
              <w:widowControl w:val="0"/>
              <w:numPr>
                <w:ilvl w:val="0"/>
                <w:numId w:val="15"/>
              </w:numPr>
              <w:spacing w:before="0" w:after="0" w:line="312" w:lineRule="auto"/>
              <w:jc w:val="left"/>
              <w:rPr>
                <w:snapToGrid/>
                <w:color w:val="auto"/>
                <w:szCs w:val="26"/>
                <w:lang w:val="vi-VN"/>
              </w:rPr>
            </w:pPr>
            <w:r w:rsidRPr="00580AD2">
              <w:rPr>
                <w:bCs/>
                <w:szCs w:val="26"/>
                <w:lang w:val="vi-VN"/>
              </w:rPr>
              <w:t>Thông</w:t>
            </w:r>
            <w:r>
              <w:rPr>
                <w:bCs/>
                <w:szCs w:val="26"/>
                <w:lang w:val="vi-VN"/>
              </w:rPr>
              <w:t xml:space="preserve"> tin hiển thị bao gồm</w:t>
            </w:r>
            <w:r w:rsidR="004A7948" w:rsidRPr="00580AD2">
              <w:rPr>
                <w:bCs/>
                <w:szCs w:val="26"/>
                <w:lang w:val="vi-VN"/>
              </w:rPr>
              <w:t>:</w:t>
            </w:r>
          </w:p>
          <w:p w14:paraId="7AC03B20" w14:textId="77777777"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STT</w:t>
            </w:r>
          </w:p>
          <w:p w14:paraId="3BA93B94" w14:textId="181A194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Thời gian: Thời gian </w:t>
            </w:r>
            <w:r w:rsidR="003249B1">
              <w:rPr>
                <w:snapToGrid/>
                <w:color w:val="auto"/>
                <w:szCs w:val="26"/>
              </w:rPr>
              <w:t>thực</w:t>
            </w:r>
            <w:r w:rsidR="003249B1">
              <w:rPr>
                <w:snapToGrid/>
                <w:color w:val="auto"/>
                <w:szCs w:val="26"/>
                <w:lang w:val="vi-VN"/>
              </w:rPr>
              <w:t xml:space="preserve"> hiện thao tác,</w:t>
            </w:r>
            <w:r>
              <w:rPr>
                <w:snapToGrid/>
                <w:color w:val="auto"/>
                <w:szCs w:val="26"/>
              </w:rPr>
              <w:t xml:space="preserve"> định dạng dd/MM/yyyy hh:mm:ss.</w:t>
            </w:r>
          </w:p>
          <w:p w14:paraId="665F6778" w14:textId="03BA0A75"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Người thực hiện: </w:t>
            </w:r>
            <w:r>
              <w:rPr>
                <w:bCs/>
                <w:szCs w:val="26"/>
              </w:rPr>
              <w:t>tên TK người dùng</w:t>
            </w:r>
            <w:r w:rsidRPr="002B1902">
              <w:rPr>
                <w:bCs/>
                <w:szCs w:val="26"/>
              </w:rPr>
              <w:t xml:space="preserve"> t</w:t>
            </w:r>
            <w:r w:rsidR="003249B1">
              <w:rPr>
                <w:bCs/>
                <w:szCs w:val="26"/>
              </w:rPr>
              <w:t>ha</w:t>
            </w:r>
            <w:r w:rsidR="003249B1">
              <w:rPr>
                <w:bCs/>
                <w:szCs w:val="26"/>
                <w:lang w:val="vi-VN"/>
              </w:rPr>
              <w:t xml:space="preserve">o </w:t>
            </w:r>
            <w:r w:rsidR="0094363A">
              <w:rPr>
                <w:bCs/>
                <w:szCs w:val="26"/>
                <w:lang w:val="vi-VN"/>
              </w:rPr>
              <w:t>tác</w:t>
            </w:r>
          </w:p>
          <w:p w14:paraId="7511441A" w14:textId="0281B59F"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Thao tác: Các thao tác người dùng </w:t>
            </w:r>
            <w:r w:rsidR="00202905">
              <w:rPr>
                <w:snapToGrid/>
                <w:color w:val="auto"/>
                <w:szCs w:val="26"/>
              </w:rPr>
              <w:t>được</w:t>
            </w:r>
            <w:r w:rsidR="00202905">
              <w:rPr>
                <w:snapToGrid/>
                <w:color w:val="auto"/>
                <w:szCs w:val="26"/>
                <w:lang w:val="vi-VN"/>
              </w:rPr>
              <w:t xml:space="preserve"> lưu log </w:t>
            </w:r>
            <w:r>
              <w:rPr>
                <w:snapToGrid/>
                <w:color w:val="auto"/>
                <w:szCs w:val="26"/>
              </w:rPr>
              <w:t>bao gồm:</w:t>
            </w:r>
          </w:p>
          <w:p w14:paraId="326E8DA9"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Tạo mới kế hoạch kiểm toán năm</w:t>
            </w:r>
          </w:p>
          <w:p w14:paraId="563D5BBE"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kế hoạch kiểm toán năm</w:t>
            </w:r>
          </w:p>
          <w:p w14:paraId="0AF56F94"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Thêm cuộc kiểm toán</w:t>
            </w:r>
          </w:p>
          <w:p w14:paraId="04C6354B"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cuộc kiểm toán</w:t>
            </w:r>
          </w:p>
          <w:p w14:paraId="42F73E63"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Xóa cuộc kiểm toán</w:t>
            </w:r>
          </w:p>
          <w:p w14:paraId="2221220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Gửi duyệt kế hoạch kiểm toán năm</w:t>
            </w:r>
          </w:p>
          <w:p w14:paraId="6C2313A6"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Duyệt kế hoạch kiểm toán năm</w:t>
            </w:r>
          </w:p>
          <w:p w14:paraId="18B5AE7C" w14:textId="77777777" w:rsidR="004A7948" w:rsidRPr="00820A95"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Từ chối duyệt kế hoạch kiểm toán năm</w:t>
            </w:r>
          </w:p>
          <w:p w14:paraId="0CF3832C" w14:textId="77777777" w:rsidR="004A7948" w:rsidRDefault="004A7948" w:rsidP="00911D8A">
            <w:pPr>
              <w:pStyle w:val="NormalIndent"/>
              <w:keepNext w:val="0"/>
              <w:keepLines/>
              <w:widowControl w:val="0"/>
              <w:numPr>
                <w:ilvl w:val="0"/>
                <w:numId w:val="154"/>
              </w:numPr>
              <w:spacing w:before="0" w:after="0" w:line="312" w:lineRule="auto"/>
              <w:jc w:val="left"/>
              <w:rPr>
                <w:snapToGrid/>
                <w:color w:val="auto"/>
                <w:szCs w:val="26"/>
              </w:rPr>
            </w:pPr>
            <w:r>
              <w:rPr>
                <w:bCs/>
                <w:szCs w:val="26"/>
              </w:rPr>
              <w:t>Tạo phiên bản mới kế hoạch kiểm toán năm</w:t>
            </w:r>
          </w:p>
          <w:p w14:paraId="74FBE455" w14:textId="5DF7016D" w:rsidR="004A7948" w:rsidRDefault="004A7948"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 xml:space="preserve">Phiên bản: </w:t>
            </w:r>
            <w:r w:rsidR="00F946A1">
              <w:rPr>
                <w:snapToGrid/>
                <w:color w:val="auto"/>
                <w:szCs w:val="26"/>
              </w:rPr>
              <w:t>hiển</w:t>
            </w:r>
            <w:r w:rsidR="00F946A1">
              <w:rPr>
                <w:snapToGrid/>
                <w:color w:val="auto"/>
                <w:szCs w:val="26"/>
                <w:lang w:val="vi-VN"/>
              </w:rPr>
              <w:t xml:space="preserve"> thị số phiên bản tương ứng với bản ghi được thao tác </w:t>
            </w:r>
            <w:r>
              <w:rPr>
                <w:snapToGrid/>
                <w:color w:val="auto"/>
                <w:szCs w:val="26"/>
              </w:rPr>
              <w:t>1, 2, 3, …</w:t>
            </w:r>
          </w:p>
          <w:p w14:paraId="6C257A01" w14:textId="77777777" w:rsidR="004A7948" w:rsidRPr="004E359A" w:rsidRDefault="00124D1A" w:rsidP="002F379D">
            <w:pPr>
              <w:pStyle w:val="NormalIndent"/>
              <w:keepNext w:val="0"/>
              <w:keepLines/>
              <w:widowControl w:val="0"/>
              <w:numPr>
                <w:ilvl w:val="0"/>
                <w:numId w:val="15"/>
              </w:numPr>
              <w:spacing w:before="0" w:after="0" w:line="312" w:lineRule="auto"/>
              <w:jc w:val="left"/>
              <w:rPr>
                <w:snapToGrid/>
                <w:color w:val="auto"/>
                <w:szCs w:val="26"/>
              </w:rPr>
            </w:pPr>
            <w:r>
              <w:rPr>
                <w:bCs/>
                <w:szCs w:val="26"/>
              </w:rPr>
              <w:t>Các</w:t>
            </w:r>
            <w:r>
              <w:rPr>
                <w:bCs/>
                <w:szCs w:val="26"/>
                <w:lang w:val="vi-VN"/>
              </w:rPr>
              <w:t xml:space="preserve"> bản ghi</w:t>
            </w:r>
            <w:r w:rsidR="004A7948">
              <w:rPr>
                <w:bCs/>
                <w:szCs w:val="26"/>
              </w:rPr>
              <w:t xml:space="preserve"> sắp xếp theo thứ tự thời gian: mới </w:t>
            </w:r>
            <w:r w:rsidR="00535C95">
              <w:rPr>
                <w:bCs/>
                <w:szCs w:val="26"/>
              </w:rPr>
              <w:t>đến</w:t>
            </w:r>
            <w:r w:rsidR="00535C95">
              <w:rPr>
                <w:bCs/>
                <w:szCs w:val="26"/>
                <w:lang w:val="vi-VN"/>
              </w:rPr>
              <w:t xml:space="preserve"> cũ</w:t>
            </w:r>
          </w:p>
          <w:p w14:paraId="3607EE58" w14:textId="77777777" w:rsidR="00EE6E03" w:rsidRPr="00EE6E03" w:rsidRDefault="004E359A" w:rsidP="00EE6E03">
            <w:pPr>
              <w:pStyle w:val="NormalIndent"/>
              <w:keepNext w:val="0"/>
              <w:keepLines/>
              <w:widowControl w:val="0"/>
              <w:numPr>
                <w:ilvl w:val="0"/>
                <w:numId w:val="15"/>
              </w:numPr>
              <w:spacing w:before="0" w:after="0" w:line="312" w:lineRule="auto"/>
              <w:jc w:val="left"/>
              <w:rPr>
                <w:snapToGrid/>
                <w:color w:val="auto"/>
                <w:szCs w:val="26"/>
              </w:rPr>
            </w:pPr>
            <w:r w:rsidRPr="00EE6E03">
              <w:rPr>
                <w:snapToGrid/>
                <w:color w:val="auto"/>
                <w:szCs w:val="26"/>
              </w:rPr>
              <w:t>Giao</w:t>
            </w:r>
            <w:r w:rsidRPr="00EE6E03">
              <w:rPr>
                <w:snapToGrid/>
                <w:color w:val="auto"/>
                <w:szCs w:val="26"/>
                <w:lang w:val="vi-VN"/>
              </w:rPr>
              <w:t xml:space="preserve"> diện</w:t>
            </w:r>
            <w:r w:rsidR="00EE6E03" w:rsidRPr="00EE6E03">
              <w:rPr>
                <w:snapToGrid/>
                <w:color w:val="auto"/>
                <w:szCs w:val="26"/>
                <w:lang w:val="vi-VN"/>
              </w:rPr>
              <w:t>:</w:t>
            </w:r>
          </w:p>
          <w:p w14:paraId="69BD8CEB" w14:textId="5035ABAD" w:rsidR="00EE6E03" w:rsidRPr="002F379D" w:rsidRDefault="00924201" w:rsidP="00EE6E03">
            <w:pPr>
              <w:pStyle w:val="NormalIndent"/>
              <w:keepNext w:val="0"/>
              <w:keepLines/>
              <w:widowControl w:val="0"/>
              <w:numPr>
                <w:ilvl w:val="0"/>
                <w:numId w:val="0"/>
              </w:numPr>
              <w:spacing w:before="0" w:after="0" w:line="312" w:lineRule="auto"/>
              <w:jc w:val="left"/>
              <w:rPr>
                <w:snapToGrid/>
                <w:color w:val="auto"/>
                <w:szCs w:val="26"/>
              </w:rPr>
            </w:pPr>
            <w:hyperlink r:id="rId52" w:anchor="id=5qstr8&amp;p=24__lich_su_thay_doi&amp;g=1" w:history="1">
              <w:r w:rsidR="00EE6E03" w:rsidRPr="00A44996">
                <w:rPr>
                  <w:rStyle w:val="Hyperlink"/>
                  <w:snapToGrid/>
                  <w:szCs w:val="26"/>
                </w:rPr>
                <w:t>https://f2z0rj.axshare.com/#id=5qstr8&amp;p=24__lich_su_thay_doi&amp;g=1</w:t>
              </w:r>
            </w:hyperlink>
          </w:p>
        </w:tc>
      </w:tr>
      <w:tr w:rsidR="004A7948" w:rsidRPr="002F4F88" w14:paraId="25C2A904" w14:textId="77777777" w:rsidTr="004A7948">
        <w:tc>
          <w:tcPr>
            <w:tcW w:w="817" w:type="dxa"/>
            <w:shd w:val="clear" w:color="auto" w:fill="auto"/>
          </w:tcPr>
          <w:p w14:paraId="0E749FEB" w14:textId="77777777" w:rsidR="004A7948" w:rsidRPr="002F4F88" w:rsidRDefault="004A7948" w:rsidP="00911D8A">
            <w:pPr>
              <w:pStyle w:val="ListParagraph"/>
              <w:numPr>
                <w:ilvl w:val="0"/>
                <w:numId w:val="150"/>
              </w:numPr>
            </w:pPr>
          </w:p>
        </w:tc>
        <w:tc>
          <w:tcPr>
            <w:tcW w:w="1877" w:type="dxa"/>
            <w:shd w:val="clear" w:color="auto" w:fill="auto"/>
          </w:tcPr>
          <w:p w14:paraId="2B27B292" w14:textId="77777777" w:rsidR="004A7948" w:rsidRDefault="004A7948" w:rsidP="004A7948">
            <w:pPr>
              <w:keepLines/>
              <w:widowControl w:val="0"/>
              <w:rPr>
                <w:szCs w:val="26"/>
              </w:rPr>
            </w:pPr>
            <w:r w:rsidRPr="00812873">
              <w:rPr>
                <w:color w:val="000000"/>
                <w:shd w:val="clear" w:color="auto" w:fill="FFFFFF"/>
              </w:rPr>
              <w:t>Gửi phê duyệt</w:t>
            </w:r>
          </w:p>
        </w:tc>
        <w:tc>
          <w:tcPr>
            <w:tcW w:w="6912" w:type="dxa"/>
            <w:shd w:val="clear" w:color="auto" w:fill="auto"/>
          </w:tcPr>
          <w:p w14:paraId="6E8A411E" w14:textId="48F11D39" w:rsidR="0016756F" w:rsidRPr="0016756F" w:rsidRDefault="00202905"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w:t>
            </w:r>
            <w:r>
              <w:rPr>
                <w:snapToGrid/>
                <w:color w:val="auto"/>
                <w:szCs w:val="26"/>
                <w:lang w:val="vi-VN"/>
              </w:rPr>
              <w:t xml:space="preserve"> phép NSD gửi duyệt kế hoạch năm</w:t>
            </w:r>
            <w:r w:rsidR="00D11C35">
              <w:rPr>
                <w:snapToGrid/>
                <w:color w:val="auto"/>
                <w:szCs w:val="26"/>
                <w:lang w:val="vi-VN"/>
              </w:rPr>
              <w:t>, hệ thống h</w:t>
            </w:r>
            <w:r w:rsidR="0016756F">
              <w:rPr>
                <w:snapToGrid/>
                <w:color w:val="auto"/>
                <w:szCs w:val="26"/>
                <w:lang w:val="vi-VN"/>
              </w:rPr>
              <w:t>iển thị popup nhập các thông tin:</w:t>
            </w:r>
          </w:p>
          <w:p w14:paraId="64FB0153" w14:textId="7CFBACE5" w:rsidR="0016756F" w:rsidRPr="0016756F" w:rsidRDefault="0016756F" w:rsidP="00911D8A">
            <w:pPr>
              <w:pStyle w:val="NormalIndent"/>
              <w:keepNext w:val="0"/>
              <w:keepLines/>
              <w:widowControl w:val="0"/>
              <w:numPr>
                <w:ilvl w:val="0"/>
                <w:numId w:val="153"/>
              </w:numPr>
              <w:spacing w:before="0" w:after="0" w:line="312" w:lineRule="auto"/>
              <w:jc w:val="left"/>
              <w:rPr>
                <w:snapToGrid/>
                <w:color w:val="auto"/>
                <w:szCs w:val="26"/>
              </w:rPr>
            </w:pPr>
            <w:r>
              <w:rPr>
                <w:snapToGrid/>
                <w:color w:val="auto"/>
                <w:szCs w:val="26"/>
              </w:rPr>
              <w:t>Người</w:t>
            </w:r>
            <w:r w:rsidRPr="004B2A6F">
              <w:rPr>
                <w:snapToGrid/>
                <w:color w:val="auto"/>
                <w:szCs w:val="26"/>
              </w:rPr>
              <w:t xml:space="preserve"> duyệt</w:t>
            </w:r>
            <w:r w:rsidR="001E6E6C">
              <w:rPr>
                <w:snapToGrid/>
                <w:color w:val="auto"/>
                <w:szCs w:val="26"/>
                <w:lang w:val="vi-VN"/>
              </w:rPr>
              <w:t>*</w:t>
            </w:r>
            <w:r w:rsidRPr="004B2A6F">
              <w:rPr>
                <w:snapToGrid/>
                <w:color w:val="auto"/>
                <w:szCs w:val="26"/>
              </w:rPr>
              <w:t xml:space="preserve">: chọn 1 </w:t>
            </w:r>
            <w:r w:rsidR="008146F5" w:rsidRPr="004B2A6F">
              <w:rPr>
                <w:snapToGrid/>
                <w:color w:val="auto"/>
                <w:szCs w:val="26"/>
              </w:rPr>
              <w:t xml:space="preserve">trên danh sách </w:t>
            </w:r>
            <w:r w:rsidR="00111275">
              <w:rPr>
                <w:snapToGrid/>
                <w:color w:val="auto"/>
                <w:szCs w:val="26"/>
              </w:rPr>
              <w:t>tên</w:t>
            </w:r>
            <w:r w:rsidR="00111275">
              <w:rPr>
                <w:snapToGrid/>
                <w:color w:val="auto"/>
                <w:szCs w:val="26"/>
                <w:lang w:val="vi-VN"/>
              </w:rPr>
              <w:t xml:space="preserve"> </w:t>
            </w:r>
            <w:r w:rsidR="008146F5" w:rsidRPr="004B2A6F">
              <w:rPr>
                <w:snapToGrid/>
                <w:color w:val="auto"/>
                <w:szCs w:val="26"/>
              </w:rPr>
              <w:t xml:space="preserve">người dùng </w:t>
            </w:r>
            <w:r w:rsidR="00E82698" w:rsidRPr="00E82698">
              <w:rPr>
                <w:i/>
                <w:iCs/>
                <w:snapToGrid/>
                <w:color w:val="0070C0"/>
                <w:szCs w:val="26"/>
                <w:lang w:val="vi-VN"/>
              </w:rPr>
              <w:t>(mục 2.1.1)</w:t>
            </w:r>
            <w:r w:rsidR="00E82698">
              <w:rPr>
                <w:snapToGrid/>
                <w:color w:val="auto"/>
                <w:szCs w:val="26"/>
                <w:lang w:val="vi-VN"/>
              </w:rPr>
              <w:t xml:space="preserve"> </w:t>
            </w:r>
            <w:r w:rsidR="001B3477">
              <w:rPr>
                <w:snapToGrid/>
                <w:color w:val="auto"/>
                <w:szCs w:val="26"/>
              </w:rPr>
              <w:t>thuộc</w:t>
            </w:r>
            <w:r w:rsidR="001B3477">
              <w:rPr>
                <w:snapToGrid/>
                <w:color w:val="auto"/>
                <w:szCs w:val="26"/>
                <w:lang w:val="vi-VN"/>
              </w:rPr>
              <w:t xml:space="preserve"> Loại người dùng là “Kiểm toán nội bộ”</w:t>
            </w:r>
            <w:r w:rsidR="00E82698">
              <w:rPr>
                <w:snapToGrid/>
                <w:color w:val="auto"/>
                <w:szCs w:val="26"/>
                <w:lang w:val="vi-VN"/>
              </w:rPr>
              <w:t xml:space="preserve"> có trạng thái là “Hoạt động”</w:t>
            </w:r>
          </w:p>
          <w:p w14:paraId="73E08C1A" w14:textId="0FF15DCB" w:rsidR="004A7948" w:rsidRPr="00074103" w:rsidRDefault="004A7948" w:rsidP="004A7948">
            <w:pPr>
              <w:pStyle w:val="NormalIndent"/>
              <w:keepNext w:val="0"/>
              <w:keepLines/>
              <w:widowControl w:val="0"/>
              <w:numPr>
                <w:ilvl w:val="0"/>
                <w:numId w:val="15"/>
              </w:numPr>
              <w:spacing w:before="0" w:after="0" w:line="312" w:lineRule="auto"/>
              <w:jc w:val="left"/>
              <w:rPr>
                <w:b/>
                <w:bCs/>
                <w:snapToGrid/>
                <w:color w:val="auto"/>
                <w:szCs w:val="26"/>
              </w:rPr>
            </w:pPr>
            <w:r>
              <w:rPr>
                <w:snapToGrid/>
                <w:color w:val="auto"/>
                <w:szCs w:val="26"/>
              </w:rPr>
              <w:lastRenderedPageBreak/>
              <w:t>Ch</w:t>
            </w:r>
            <w:r w:rsidR="00111275">
              <w:rPr>
                <w:snapToGrid/>
                <w:color w:val="auto"/>
                <w:szCs w:val="26"/>
                <w:lang w:val="vi-VN"/>
              </w:rPr>
              <w:t>ỉ được gửi duyệt</w:t>
            </w:r>
            <w:r>
              <w:rPr>
                <w:snapToGrid/>
                <w:color w:val="auto"/>
                <w:szCs w:val="26"/>
              </w:rPr>
              <w:t xml:space="preserve"> </w:t>
            </w:r>
            <w:r w:rsidR="00074103">
              <w:rPr>
                <w:snapToGrid/>
                <w:color w:val="auto"/>
                <w:szCs w:val="26"/>
              </w:rPr>
              <w:t>phiên</w:t>
            </w:r>
            <w:r w:rsidR="00074103">
              <w:rPr>
                <w:snapToGrid/>
                <w:color w:val="auto"/>
                <w:szCs w:val="26"/>
                <w:lang w:val="vi-VN"/>
              </w:rPr>
              <w:t xml:space="preserve"> bản </w:t>
            </w:r>
            <w:r>
              <w:rPr>
                <w:snapToGrid/>
                <w:color w:val="auto"/>
                <w:szCs w:val="26"/>
              </w:rPr>
              <w:t xml:space="preserve">kế hoạch </w:t>
            </w:r>
            <w:r w:rsidR="00111275">
              <w:rPr>
                <w:snapToGrid/>
                <w:color w:val="auto"/>
                <w:szCs w:val="26"/>
              </w:rPr>
              <w:t>năm</w:t>
            </w:r>
            <w:r w:rsidR="00111275">
              <w:rPr>
                <w:snapToGrid/>
                <w:color w:val="auto"/>
                <w:szCs w:val="26"/>
                <w:lang w:val="vi-VN"/>
              </w:rPr>
              <w:t xml:space="preserve"> ở</w:t>
            </w:r>
            <w:r>
              <w:rPr>
                <w:snapToGrid/>
                <w:color w:val="auto"/>
                <w:szCs w:val="26"/>
              </w:rPr>
              <w:t xml:space="preserve"> trạng thái </w:t>
            </w:r>
            <w:r w:rsidRPr="00074103">
              <w:rPr>
                <w:b/>
                <w:bCs/>
                <w:snapToGrid/>
                <w:color w:val="auto"/>
                <w:szCs w:val="26"/>
              </w:rPr>
              <w:t>Bản nháp, Từ chối duyệt.</w:t>
            </w:r>
          </w:p>
          <w:p w14:paraId="27D15BFC" w14:textId="45611165" w:rsidR="004A7948" w:rsidRPr="000F04FE"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Sau khi gửi phê duyệt, hệ thống </w:t>
            </w:r>
            <w:r w:rsidR="00111275">
              <w:rPr>
                <w:snapToGrid/>
                <w:color w:val="auto"/>
                <w:szCs w:val="26"/>
              </w:rPr>
              <w:t>chuyển</w:t>
            </w:r>
            <w:r w:rsidR="00111275">
              <w:rPr>
                <w:snapToGrid/>
                <w:color w:val="auto"/>
                <w:szCs w:val="26"/>
                <w:lang w:val="vi-VN"/>
              </w:rPr>
              <w:t xml:space="preserve"> trạng thái kế hoạch </w:t>
            </w:r>
            <w:r w:rsidR="00690639">
              <w:rPr>
                <w:snapToGrid/>
                <w:color w:val="auto"/>
                <w:szCs w:val="26"/>
                <w:lang w:val="vi-VN"/>
              </w:rPr>
              <w:t xml:space="preserve">thành </w:t>
            </w:r>
            <w:r w:rsidR="00690639" w:rsidRPr="00690639">
              <w:rPr>
                <w:b/>
                <w:bCs/>
                <w:snapToGrid/>
                <w:color w:val="auto"/>
                <w:szCs w:val="26"/>
                <w:lang w:val="vi-VN"/>
              </w:rPr>
              <w:t>Chờ duyệt</w:t>
            </w:r>
            <w:r w:rsidR="00690639">
              <w:rPr>
                <w:snapToGrid/>
                <w:color w:val="auto"/>
                <w:szCs w:val="26"/>
                <w:lang w:val="vi-VN"/>
              </w:rPr>
              <w:t xml:space="preserve"> </w:t>
            </w:r>
          </w:p>
        </w:tc>
      </w:tr>
      <w:tr w:rsidR="004A7948" w:rsidRPr="0043164C" w14:paraId="5EDF532A" w14:textId="77777777" w:rsidTr="004A7948">
        <w:tc>
          <w:tcPr>
            <w:tcW w:w="817" w:type="dxa"/>
            <w:shd w:val="clear" w:color="auto" w:fill="auto"/>
          </w:tcPr>
          <w:p w14:paraId="37DAC975" w14:textId="77777777" w:rsidR="004A7948" w:rsidRPr="002F4F88" w:rsidRDefault="004A7948" w:rsidP="00911D8A">
            <w:pPr>
              <w:pStyle w:val="ListParagraph"/>
              <w:numPr>
                <w:ilvl w:val="0"/>
                <w:numId w:val="150"/>
              </w:numPr>
            </w:pPr>
          </w:p>
        </w:tc>
        <w:tc>
          <w:tcPr>
            <w:tcW w:w="1877" w:type="dxa"/>
            <w:shd w:val="clear" w:color="auto" w:fill="auto"/>
          </w:tcPr>
          <w:p w14:paraId="5F6F6086" w14:textId="77777777" w:rsidR="004A7948" w:rsidRDefault="004A7948" w:rsidP="004A7948">
            <w:pPr>
              <w:keepLines/>
              <w:widowControl w:val="0"/>
              <w:rPr>
                <w:color w:val="000000"/>
                <w:shd w:val="clear" w:color="auto" w:fill="FFFFFF"/>
              </w:rPr>
            </w:pPr>
            <w:r>
              <w:rPr>
                <w:color w:val="000000"/>
                <w:shd w:val="clear" w:color="auto" w:fill="FFFFFF"/>
              </w:rPr>
              <w:t>Duyệt kế hoạch</w:t>
            </w:r>
          </w:p>
        </w:tc>
        <w:tc>
          <w:tcPr>
            <w:tcW w:w="6912" w:type="dxa"/>
            <w:shd w:val="clear" w:color="auto" w:fill="auto"/>
          </w:tcPr>
          <w:p w14:paraId="233904EB" w14:textId="5F25F3B8" w:rsidR="004A7948" w:rsidRPr="002C50E5" w:rsidRDefault="004A7948" w:rsidP="00536B3E">
            <w:pPr>
              <w:pStyle w:val="NormalIndent"/>
              <w:keepNext w:val="0"/>
              <w:keepLines/>
              <w:widowControl w:val="0"/>
              <w:numPr>
                <w:ilvl w:val="0"/>
                <w:numId w:val="15"/>
              </w:numPr>
              <w:spacing w:before="0" w:after="0" w:line="312" w:lineRule="auto"/>
              <w:jc w:val="left"/>
              <w:rPr>
                <w:snapToGrid/>
                <w:color w:val="auto"/>
                <w:szCs w:val="26"/>
                <w:lang w:val="vi-VN"/>
              </w:rPr>
            </w:pPr>
            <w:r w:rsidRPr="00537E03">
              <w:rPr>
                <w:snapToGrid/>
                <w:color w:val="auto"/>
                <w:szCs w:val="26"/>
              </w:rPr>
              <w:t xml:space="preserve">Hệ thống hiển thị </w:t>
            </w:r>
            <w:r w:rsidR="00EA4819">
              <w:rPr>
                <w:snapToGrid/>
                <w:color w:val="auto"/>
                <w:szCs w:val="26"/>
              </w:rPr>
              <w:t>màn</w:t>
            </w:r>
            <w:r w:rsidR="00EA4819">
              <w:rPr>
                <w:snapToGrid/>
                <w:color w:val="auto"/>
                <w:szCs w:val="26"/>
                <w:lang w:val="vi-VN"/>
              </w:rPr>
              <w:t xml:space="preserve"> hình xem chi tiết kế hoạch năm. NSD click phê duyệt, hệ thống hiển thị </w:t>
            </w:r>
            <w:r w:rsidRPr="00EA4819">
              <w:rPr>
                <w:snapToGrid/>
                <w:color w:val="auto"/>
                <w:szCs w:val="26"/>
                <w:lang w:val="vi-VN"/>
              </w:rPr>
              <w:t>popup yêu cầu xác nhận “</w:t>
            </w:r>
            <w:r w:rsidRPr="00EA4819">
              <w:rPr>
                <w:i/>
                <w:iCs/>
                <w:snapToGrid/>
                <w:color w:val="auto"/>
                <w:szCs w:val="26"/>
                <w:lang w:val="vi-VN"/>
              </w:rPr>
              <w:t xml:space="preserve">Bạn </w:t>
            </w:r>
            <w:r w:rsidR="00A5247F" w:rsidRPr="00EA4819">
              <w:rPr>
                <w:i/>
                <w:iCs/>
                <w:snapToGrid/>
                <w:color w:val="auto"/>
                <w:szCs w:val="26"/>
                <w:lang w:val="vi-VN"/>
              </w:rPr>
              <w:t>có</w:t>
            </w:r>
            <w:r w:rsidR="00A5247F">
              <w:rPr>
                <w:i/>
                <w:iCs/>
                <w:snapToGrid/>
                <w:color w:val="auto"/>
                <w:szCs w:val="26"/>
                <w:lang w:val="vi-VN"/>
              </w:rPr>
              <w:t xml:space="preserve"> </w:t>
            </w:r>
            <w:r w:rsidRPr="00EA4819">
              <w:rPr>
                <w:i/>
                <w:iCs/>
                <w:snapToGrid/>
                <w:color w:val="auto"/>
                <w:szCs w:val="26"/>
                <w:lang w:val="vi-VN"/>
              </w:rPr>
              <w:t xml:space="preserve">chắc chắn muốn duyệt </w:t>
            </w:r>
            <w:r w:rsidR="00E47AF9" w:rsidRPr="00EA4819">
              <w:rPr>
                <w:i/>
                <w:iCs/>
                <w:snapToGrid/>
                <w:color w:val="auto"/>
                <w:szCs w:val="26"/>
                <w:lang w:val="vi-VN"/>
              </w:rPr>
              <w:t>bản</w:t>
            </w:r>
            <w:r w:rsidR="00E47AF9">
              <w:rPr>
                <w:i/>
                <w:iCs/>
                <w:snapToGrid/>
                <w:color w:val="auto"/>
                <w:szCs w:val="26"/>
                <w:lang w:val="vi-VN"/>
              </w:rPr>
              <w:t xml:space="preserve"> ghi này? </w:t>
            </w:r>
            <w:r w:rsidR="0048171F">
              <w:rPr>
                <w:i/>
                <w:iCs/>
                <w:snapToGrid/>
                <w:color w:val="auto"/>
                <w:szCs w:val="26"/>
                <w:lang w:val="vi-VN"/>
              </w:rPr>
              <w:t>[tên kế hoạch năm]</w:t>
            </w:r>
            <w:r w:rsidRPr="002C50E5">
              <w:rPr>
                <w:snapToGrid/>
                <w:color w:val="auto"/>
                <w:szCs w:val="26"/>
                <w:lang w:val="vi-VN"/>
              </w:rPr>
              <w:t xml:space="preserve">”. NSD chọn </w:t>
            </w:r>
            <w:r w:rsidR="002C50E5" w:rsidRPr="002C50E5">
              <w:rPr>
                <w:snapToGrid/>
                <w:color w:val="auto"/>
                <w:szCs w:val="26"/>
                <w:lang w:val="vi-VN"/>
              </w:rPr>
              <w:t>Có</w:t>
            </w:r>
            <w:r w:rsidRPr="002C50E5">
              <w:rPr>
                <w:snapToGrid/>
                <w:color w:val="auto"/>
                <w:szCs w:val="26"/>
                <w:lang w:val="vi-VN"/>
              </w:rPr>
              <w:t xml:space="preserve"> hoặc </w:t>
            </w:r>
            <w:r w:rsidR="002C50E5">
              <w:rPr>
                <w:snapToGrid/>
                <w:color w:val="auto"/>
                <w:szCs w:val="26"/>
                <w:lang w:val="vi-VN"/>
              </w:rPr>
              <w:t>Không</w:t>
            </w:r>
            <w:r w:rsidRPr="002C50E5">
              <w:rPr>
                <w:snapToGrid/>
                <w:color w:val="auto"/>
                <w:szCs w:val="26"/>
                <w:lang w:val="vi-VN"/>
              </w:rPr>
              <w:t>:</w:t>
            </w:r>
          </w:p>
          <w:p w14:paraId="5D7E7DDE" w14:textId="2828B3C9" w:rsidR="004A7948" w:rsidRPr="002C50E5"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2C50E5">
              <w:rPr>
                <w:snapToGrid/>
                <w:color w:val="auto"/>
                <w:szCs w:val="26"/>
                <w:lang w:val="vi-VN"/>
              </w:rPr>
              <w:t xml:space="preserve">Nếu chọn </w:t>
            </w:r>
            <w:r w:rsidR="002C50E5" w:rsidRPr="002C50E5">
              <w:rPr>
                <w:snapToGrid/>
                <w:color w:val="auto"/>
                <w:szCs w:val="26"/>
                <w:lang w:val="vi-VN"/>
              </w:rPr>
              <w:t>Có</w:t>
            </w:r>
            <w:r w:rsidRPr="002C50E5">
              <w:rPr>
                <w:snapToGrid/>
                <w:color w:val="auto"/>
                <w:szCs w:val="26"/>
                <w:lang w:val="vi-VN"/>
              </w:rPr>
              <w:t xml:space="preserve">, hệ thống </w:t>
            </w:r>
            <w:r w:rsidR="002C50E5">
              <w:rPr>
                <w:snapToGrid/>
                <w:color w:val="auto"/>
                <w:szCs w:val="26"/>
                <w:lang w:val="vi-VN"/>
              </w:rPr>
              <w:t>chuyển t</w:t>
            </w:r>
            <w:r w:rsidRPr="002C50E5">
              <w:rPr>
                <w:snapToGrid/>
                <w:color w:val="auto"/>
                <w:szCs w:val="26"/>
                <w:lang w:val="vi-VN"/>
              </w:rPr>
              <w:t xml:space="preserve">rạng thái của kế hoạch từ Chờ duyệt thành </w:t>
            </w:r>
            <w:r w:rsidR="002C50E5">
              <w:rPr>
                <w:snapToGrid/>
                <w:color w:val="auto"/>
                <w:szCs w:val="26"/>
                <w:lang w:val="vi-VN"/>
              </w:rPr>
              <w:t>Đã duyệt</w:t>
            </w:r>
            <w:r w:rsidR="00792B26">
              <w:rPr>
                <w:snapToGrid/>
                <w:color w:val="auto"/>
                <w:szCs w:val="26"/>
                <w:lang w:val="vi-VN"/>
              </w:rPr>
              <w:t>, tạo số version cho phiên bản được duyệt</w:t>
            </w:r>
          </w:p>
          <w:p w14:paraId="4032BAE1" w14:textId="77777777" w:rsidR="004A7948" w:rsidRPr="00792B26" w:rsidRDefault="004A7948" w:rsidP="00911D8A">
            <w:pPr>
              <w:pStyle w:val="NormalIndent"/>
              <w:keepNext w:val="0"/>
              <w:keepLines/>
              <w:widowControl w:val="0"/>
              <w:numPr>
                <w:ilvl w:val="0"/>
                <w:numId w:val="155"/>
              </w:numPr>
              <w:spacing w:before="0" w:after="0" w:line="312" w:lineRule="auto"/>
              <w:jc w:val="left"/>
              <w:rPr>
                <w:snapToGrid/>
                <w:color w:val="auto"/>
                <w:szCs w:val="26"/>
                <w:lang w:val="vi-VN"/>
              </w:rPr>
            </w:pPr>
            <w:r w:rsidRPr="00792B26">
              <w:rPr>
                <w:snapToGrid/>
                <w:color w:val="auto"/>
                <w:szCs w:val="26"/>
                <w:lang w:val="vi-VN"/>
              </w:rPr>
              <w:t xml:space="preserve">Nếu chọn </w:t>
            </w:r>
            <w:r w:rsidR="002C50E5" w:rsidRPr="00792B26">
              <w:rPr>
                <w:snapToGrid/>
                <w:color w:val="auto"/>
                <w:szCs w:val="26"/>
                <w:lang w:val="vi-VN"/>
              </w:rPr>
              <w:t>Không</w:t>
            </w:r>
            <w:r w:rsidRPr="00792B26">
              <w:rPr>
                <w:snapToGrid/>
                <w:color w:val="auto"/>
                <w:szCs w:val="26"/>
                <w:lang w:val="vi-VN"/>
              </w:rPr>
              <w:t xml:space="preserve">, hệ thống hủy bỏ thao tác duyệt </w:t>
            </w:r>
          </w:p>
          <w:p w14:paraId="246557A0" w14:textId="08AD7A98" w:rsidR="00792B26" w:rsidRPr="00792B26" w:rsidRDefault="009748BF" w:rsidP="00792B26">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Hệ thống chỉ cho phép duyệt kế hoạch kiểm toán năm ở trạng thái </w:t>
            </w:r>
            <w:r>
              <w:rPr>
                <w:b/>
                <w:snapToGrid/>
                <w:color w:val="auto"/>
                <w:szCs w:val="26"/>
                <w:lang w:val="vi-VN"/>
              </w:rPr>
              <w:t>C</w:t>
            </w:r>
            <w:r w:rsidRPr="00C656EF">
              <w:rPr>
                <w:b/>
                <w:snapToGrid/>
                <w:color w:val="auto"/>
                <w:szCs w:val="26"/>
                <w:lang w:val="vi-VN"/>
              </w:rPr>
              <w:t>hờ duyệt</w:t>
            </w:r>
            <w:r w:rsidRPr="00C656EF">
              <w:rPr>
                <w:snapToGrid/>
                <w:color w:val="auto"/>
                <w:szCs w:val="26"/>
                <w:lang w:val="vi-VN"/>
              </w:rPr>
              <w:t>.</w:t>
            </w:r>
          </w:p>
        </w:tc>
      </w:tr>
      <w:tr w:rsidR="004A7948" w:rsidRPr="0043164C" w14:paraId="7A474D86" w14:textId="77777777" w:rsidTr="004A7948">
        <w:tc>
          <w:tcPr>
            <w:tcW w:w="817" w:type="dxa"/>
            <w:shd w:val="clear" w:color="auto" w:fill="auto"/>
          </w:tcPr>
          <w:p w14:paraId="38865B62" w14:textId="77777777" w:rsidR="004A7948" w:rsidRPr="00C656EF" w:rsidRDefault="004A7948" w:rsidP="00911D8A">
            <w:pPr>
              <w:pStyle w:val="ListParagraph"/>
              <w:numPr>
                <w:ilvl w:val="0"/>
                <w:numId w:val="150"/>
              </w:numPr>
              <w:rPr>
                <w:lang w:val="vi-VN"/>
              </w:rPr>
            </w:pPr>
          </w:p>
        </w:tc>
        <w:tc>
          <w:tcPr>
            <w:tcW w:w="1877" w:type="dxa"/>
            <w:shd w:val="clear" w:color="auto" w:fill="auto"/>
          </w:tcPr>
          <w:p w14:paraId="156C9260" w14:textId="2F6939A3" w:rsidR="004A7948" w:rsidRDefault="00A657FC" w:rsidP="004A7948">
            <w:pPr>
              <w:keepLines/>
              <w:widowControl w:val="0"/>
              <w:rPr>
                <w:color w:val="000000"/>
                <w:shd w:val="clear" w:color="auto" w:fill="FFFFFF"/>
              </w:rPr>
            </w:pPr>
            <w:r>
              <w:rPr>
                <w:color w:val="000000"/>
                <w:shd w:val="clear" w:color="auto" w:fill="FFFFFF"/>
              </w:rPr>
              <w:t>Từ</w:t>
            </w:r>
            <w:r>
              <w:rPr>
                <w:color w:val="000000"/>
                <w:shd w:val="clear" w:color="auto" w:fill="FFFFFF"/>
                <w:lang w:val="vi-VN"/>
              </w:rPr>
              <w:t xml:space="preserve"> chối </w:t>
            </w:r>
            <w:r w:rsidR="004A7948">
              <w:rPr>
                <w:color w:val="000000"/>
                <w:shd w:val="clear" w:color="auto" w:fill="FFFFFF"/>
              </w:rPr>
              <w:t>duyệt</w:t>
            </w:r>
          </w:p>
        </w:tc>
        <w:tc>
          <w:tcPr>
            <w:tcW w:w="6912" w:type="dxa"/>
            <w:shd w:val="clear" w:color="auto" w:fill="auto"/>
          </w:tcPr>
          <w:p w14:paraId="06F8F955" w14:textId="5A524056" w:rsidR="004A7948" w:rsidRDefault="002821F8" w:rsidP="000D319C">
            <w:pPr>
              <w:pStyle w:val="NormalIndent"/>
              <w:keepNext w:val="0"/>
              <w:keepLines/>
              <w:widowControl w:val="0"/>
              <w:numPr>
                <w:ilvl w:val="0"/>
                <w:numId w:val="15"/>
              </w:numPr>
              <w:spacing w:before="0" w:after="0" w:line="312" w:lineRule="auto"/>
              <w:jc w:val="left"/>
              <w:rPr>
                <w:snapToGrid/>
                <w:color w:val="auto"/>
                <w:szCs w:val="26"/>
                <w:lang w:val="vi-VN"/>
              </w:rPr>
            </w:pPr>
            <w:r w:rsidRPr="00537E03">
              <w:rPr>
                <w:snapToGrid/>
                <w:color w:val="auto"/>
                <w:szCs w:val="26"/>
              </w:rPr>
              <w:t xml:space="preserve">Hệ thống hiển thị </w:t>
            </w:r>
            <w:r>
              <w:rPr>
                <w:snapToGrid/>
                <w:color w:val="auto"/>
                <w:szCs w:val="26"/>
              </w:rPr>
              <w:t>màn</w:t>
            </w:r>
            <w:r>
              <w:rPr>
                <w:snapToGrid/>
                <w:color w:val="auto"/>
                <w:szCs w:val="26"/>
                <w:lang w:val="vi-VN"/>
              </w:rPr>
              <w:t xml:space="preserve"> hình xem chi tiết kế hoạch năm</w:t>
            </w:r>
            <w:r w:rsidR="00220F3A">
              <w:rPr>
                <w:snapToGrid/>
                <w:color w:val="auto"/>
                <w:szCs w:val="26"/>
                <w:lang w:val="vi-VN"/>
              </w:rPr>
              <w:t>. NSD click từ chối duyệt, h</w:t>
            </w:r>
            <w:r w:rsidR="009748BF" w:rsidRPr="00220F3A">
              <w:rPr>
                <w:snapToGrid/>
                <w:color w:val="auto"/>
                <w:szCs w:val="26"/>
                <w:lang w:val="vi-VN"/>
              </w:rPr>
              <w:t>ệ thống hiển thị popup</w:t>
            </w:r>
            <w:r w:rsidR="000D319C">
              <w:rPr>
                <w:snapToGrid/>
                <w:color w:val="auto"/>
                <w:szCs w:val="26"/>
                <w:lang w:val="vi-VN"/>
              </w:rPr>
              <w:t xml:space="preserve"> để nhập lý do từ chối</w:t>
            </w:r>
            <w:r w:rsidR="00FF03A4">
              <w:rPr>
                <w:snapToGrid/>
                <w:color w:val="auto"/>
                <w:szCs w:val="26"/>
                <w:lang w:val="vi-VN"/>
              </w:rPr>
              <w:t>*</w:t>
            </w:r>
          </w:p>
          <w:p w14:paraId="17502FD2" w14:textId="2E392EAF" w:rsidR="000D319C" w:rsidRPr="000D319C" w:rsidRDefault="000D319C" w:rsidP="000D319C">
            <w:pPr>
              <w:pStyle w:val="NormalIndent"/>
              <w:keepNext w:val="0"/>
              <w:keepLines/>
              <w:widowControl w:val="0"/>
              <w:numPr>
                <w:ilvl w:val="0"/>
                <w:numId w:val="15"/>
              </w:numPr>
              <w:spacing w:before="0" w:after="0" w:line="312" w:lineRule="auto"/>
              <w:jc w:val="left"/>
              <w:rPr>
                <w:snapToGrid/>
                <w:color w:val="auto"/>
                <w:szCs w:val="26"/>
                <w:lang w:val="vi-VN"/>
              </w:rPr>
            </w:pPr>
            <w:r w:rsidRPr="000D319C">
              <w:rPr>
                <w:snapToGrid/>
                <w:color w:val="auto"/>
                <w:szCs w:val="26"/>
                <w:lang w:val="vi-VN"/>
              </w:rPr>
              <w:t>Hệ thống chỉ cho</w:t>
            </w:r>
            <w:r>
              <w:rPr>
                <w:snapToGrid/>
                <w:color w:val="auto"/>
                <w:szCs w:val="26"/>
                <w:lang w:val="vi-VN"/>
              </w:rPr>
              <w:t xml:space="preserve"> phép</w:t>
            </w:r>
            <w:r w:rsidRPr="000D319C">
              <w:rPr>
                <w:snapToGrid/>
                <w:color w:val="auto"/>
                <w:szCs w:val="26"/>
                <w:lang w:val="vi-VN"/>
              </w:rPr>
              <w:t xml:space="preserve"> </w:t>
            </w:r>
            <w:r>
              <w:rPr>
                <w:snapToGrid/>
                <w:color w:val="auto"/>
                <w:szCs w:val="26"/>
                <w:lang w:val="vi-VN"/>
              </w:rPr>
              <w:t>từ chối</w:t>
            </w:r>
            <w:r w:rsidRPr="000D319C">
              <w:rPr>
                <w:snapToGrid/>
                <w:color w:val="auto"/>
                <w:szCs w:val="26"/>
                <w:lang w:val="vi-VN"/>
              </w:rPr>
              <w:t xml:space="preserve"> duyệt kế hoạch kiểm toán năm ở trạng thái </w:t>
            </w:r>
            <w:r>
              <w:rPr>
                <w:b/>
                <w:snapToGrid/>
                <w:color w:val="auto"/>
                <w:szCs w:val="26"/>
                <w:lang w:val="vi-VN"/>
              </w:rPr>
              <w:t>C</w:t>
            </w:r>
            <w:r w:rsidRPr="000D319C">
              <w:rPr>
                <w:b/>
                <w:snapToGrid/>
                <w:color w:val="auto"/>
                <w:szCs w:val="26"/>
                <w:lang w:val="vi-VN"/>
              </w:rPr>
              <w:t>hờ duyệt</w:t>
            </w:r>
            <w:r w:rsidRPr="000D319C">
              <w:rPr>
                <w:snapToGrid/>
                <w:color w:val="auto"/>
                <w:szCs w:val="26"/>
                <w:lang w:val="vi-VN"/>
              </w:rPr>
              <w:t>.</w:t>
            </w:r>
          </w:p>
        </w:tc>
      </w:tr>
      <w:tr w:rsidR="004A7948" w:rsidRPr="002F4F88" w14:paraId="0D98E6C6" w14:textId="77777777" w:rsidTr="004A7948">
        <w:tc>
          <w:tcPr>
            <w:tcW w:w="817" w:type="dxa"/>
            <w:shd w:val="clear" w:color="auto" w:fill="auto"/>
          </w:tcPr>
          <w:p w14:paraId="1C75FD66" w14:textId="77777777" w:rsidR="004A7948" w:rsidRPr="009748BF" w:rsidRDefault="004A7948" w:rsidP="00911D8A">
            <w:pPr>
              <w:pStyle w:val="ListParagraph"/>
              <w:numPr>
                <w:ilvl w:val="0"/>
                <w:numId w:val="150"/>
              </w:numPr>
              <w:rPr>
                <w:lang w:val="vi-VN"/>
              </w:rPr>
            </w:pPr>
          </w:p>
        </w:tc>
        <w:tc>
          <w:tcPr>
            <w:tcW w:w="1877" w:type="dxa"/>
            <w:shd w:val="clear" w:color="auto" w:fill="auto"/>
          </w:tcPr>
          <w:p w14:paraId="7587054C" w14:textId="77777777" w:rsidR="004A7948" w:rsidRPr="002F4F88" w:rsidRDefault="004A7948" w:rsidP="004A7948">
            <w:pPr>
              <w:keepLines/>
              <w:widowControl w:val="0"/>
              <w:rPr>
                <w:szCs w:val="26"/>
              </w:rPr>
            </w:pPr>
            <w:r>
              <w:rPr>
                <w:szCs w:val="26"/>
              </w:rPr>
              <w:t>Tìm kiếm</w:t>
            </w:r>
          </w:p>
        </w:tc>
        <w:tc>
          <w:tcPr>
            <w:tcW w:w="6912" w:type="dxa"/>
            <w:shd w:val="clear" w:color="auto" w:fill="auto"/>
          </w:tcPr>
          <w:p w14:paraId="57E32D3E" w14:textId="77777777"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kế hoạch kiểm toán năm hiển thị các thông tin:</w:t>
            </w:r>
          </w:p>
          <w:p w14:paraId="6FE9AE52" w14:textId="77777777" w:rsidR="00E60070" w:rsidRDefault="00E60070"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Năm</w:t>
            </w:r>
          </w:p>
          <w:p w14:paraId="7B65B057" w14:textId="3DABA4CD" w:rsidR="006D59A9"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Tên kế hoạch</w:t>
            </w:r>
            <w:r w:rsidR="006D59A9">
              <w:rPr>
                <w:snapToGrid/>
                <w:color w:val="auto"/>
                <w:szCs w:val="26"/>
              </w:rPr>
              <w:t xml:space="preserve"> </w:t>
            </w:r>
          </w:p>
          <w:p w14:paraId="65C0F2F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Phiên bản</w:t>
            </w:r>
          </w:p>
          <w:p w14:paraId="3635C4A6" w14:textId="77777777" w:rsidR="004A7948" w:rsidRDefault="004A7948" w:rsidP="00911D8A">
            <w:pPr>
              <w:pStyle w:val="NormalIndent"/>
              <w:keepNext w:val="0"/>
              <w:keepLines/>
              <w:widowControl w:val="0"/>
              <w:numPr>
                <w:ilvl w:val="0"/>
                <w:numId w:val="156"/>
              </w:numPr>
              <w:spacing w:before="0" w:after="0" w:line="312" w:lineRule="auto"/>
              <w:jc w:val="left"/>
              <w:rPr>
                <w:snapToGrid/>
                <w:color w:val="auto"/>
                <w:szCs w:val="26"/>
              </w:rPr>
            </w:pPr>
            <w:r>
              <w:rPr>
                <w:snapToGrid/>
                <w:color w:val="auto"/>
                <w:szCs w:val="26"/>
              </w:rPr>
              <w:t>Trạng thái</w:t>
            </w:r>
          </w:p>
          <w:p w14:paraId="438448A7" w14:textId="77777777" w:rsidR="004A7948" w:rsidRPr="0070379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bCs/>
                <w:szCs w:val="26"/>
              </w:rPr>
              <w:t xml:space="preserve">Danh sách kế hoạch </w:t>
            </w:r>
            <w:r w:rsidR="00597F8D">
              <w:rPr>
                <w:bCs/>
                <w:szCs w:val="26"/>
              </w:rPr>
              <w:t>năm</w:t>
            </w:r>
            <w:r w:rsidR="00597F8D">
              <w:rPr>
                <w:bCs/>
                <w:szCs w:val="26"/>
                <w:lang w:val="vi-VN"/>
              </w:rPr>
              <w:t xml:space="preserve"> hiển thị </w:t>
            </w:r>
            <w:r w:rsidR="00453843">
              <w:rPr>
                <w:bCs/>
                <w:szCs w:val="26"/>
                <w:lang w:val="vi-VN"/>
              </w:rPr>
              <w:t xml:space="preserve">phân </w:t>
            </w:r>
            <w:r w:rsidR="00703798">
              <w:rPr>
                <w:bCs/>
                <w:szCs w:val="26"/>
                <w:lang w:val="vi-VN"/>
              </w:rPr>
              <w:t xml:space="preserve">2 </w:t>
            </w:r>
            <w:r w:rsidR="00E9135B">
              <w:rPr>
                <w:bCs/>
                <w:szCs w:val="26"/>
                <w:lang w:val="vi-VN"/>
              </w:rPr>
              <w:t>cấp dạng cây</w:t>
            </w:r>
            <w:r>
              <w:rPr>
                <w:bCs/>
                <w:szCs w:val="26"/>
              </w:rPr>
              <w:t xml:space="preserve">: cấp cha là version </w:t>
            </w:r>
            <w:r w:rsidR="00EE5AE7">
              <w:rPr>
                <w:bCs/>
                <w:szCs w:val="26"/>
                <w:lang w:val="vi-VN"/>
              </w:rPr>
              <w:t>ở trạng thái Đã duyệt, cấp</w:t>
            </w:r>
            <w:r>
              <w:rPr>
                <w:bCs/>
                <w:szCs w:val="26"/>
              </w:rPr>
              <w:t xml:space="preserve"> con là </w:t>
            </w:r>
            <w:r w:rsidR="00703798">
              <w:rPr>
                <w:bCs/>
                <w:szCs w:val="26"/>
              </w:rPr>
              <w:t>các</w:t>
            </w:r>
            <w:r w:rsidR="00703798">
              <w:rPr>
                <w:bCs/>
                <w:szCs w:val="26"/>
                <w:lang w:val="vi-VN"/>
              </w:rPr>
              <w:t xml:space="preserve"> </w:t>
            </w:r>
            <w:r>
              <w:rPr>
                <w:bCs/>
                <w:szCs w:val="26"/>
              </w:rPr>
              <w:t xml:space="preserve">version </w:t>
            </w:r>
            <w:r w:rsidR="00EE5AE7">
              <w:rPr>
                <w:bCs/>
                <w:szCs w:val="26"/>
                <w:lang w:val="vi-VN"/>
              </w:rPr>
              <w:t>ở trạng thái Bản nháp, Chờ duyệt, Từ chối duyệt, Ngừng sử dụng</w:t>
            </w:r>
            <w:r>
              <w:rPr>
                <w:bCs/>
                <w:szCs w:val="26"/>
              </w:rPr>
              <w:t>.</w:t>
            </w:r>
          </w:p>
          <w:p w14:paraId="33EDB100" w14:textId="77777777" w:rsidR="00703798" w:rsidRPr="00004F0C" w:rsidRDefault="00703798" w:rsidP="004A7948">
            <w:pPr>
              <w:pStyle w:val="NormalIndent"/>
              <w:keepNext w:val="0"/>
              <w:keepLines/>
              <w:widowControl w:val="0"/>
              <w:numPr>
                <w:ilvl w:val="0"/>
                <w:numId w:val="15"/>
              </w:numPr>
              <w:spacing w:before="0" w:after="0" w:line="312" w:lineRule="auto"/>
              <w:jc w:val="left"/>
              <w:rPr>
                <w:snapToGrid/>
                <w:color w:val="auto"/>
                <w:szCs w:val="26"/>
              </w:rPr>
            </w:pPr>
            <w:r w:rsidRPr="00004F0C">
              <w:rPr>
                <w:snapToGrid/>
                <w:color w:val="auto"/>
                <w:szCs w:val="26"/>
              </w:rPr>
              <w:t>Giao</w:t>
            </w:r>
            <w:r w:rsidRPr="00004F0C">
              <w:rPr>
                <w:snapToGrid/>
                <w:color w:val="auto"/>
                <w:szCs w:val="26"/>
                <w:lang w:val="vi-VN"/>
              </w:rPr>
              <w:t xml:space="preserve"> diện:</w:t>
            </w:r>
          </w:p>
          <w:p w14:paraId="47C5E2C1" w14:textId="05D86B52" w:rsidR="00004F0C" w:rsidRPr="002F4F88" w:rsidRDefault="00924201" w:rsidP="00004F0C">
            <w:pPr>
              <w:pStyle w:val="NormalIndent"/>
              <w:keepNext w:val="0"/>
              <w:keepLines/>
              <w:widowControl w:val="0"/>
              <w:numPr>
                <w:ilvl w:val="0"/>
                <w:numId w:val="0"/>
              </w:numPr>
              <w:spacing w:before="0" w:after="0" w:line="312" w:lineRule="auto"/>
              <w:jc w:val="left"/>
              <w:rPr>
                <w:snapToGrid/>
                <w:color w:val="auto"/>
                <w:szCs w:val="26"/>
              </w:rPr>
            </w:pPr>
            <w:hyperlink r:id="rId53" w:anchor="id=3roucw&amp;p=22__ds_ke_hoach_kt_nam&amp;c=1" w:history="1">
              <w:r w:rsidR="00004F0C" w:rsidRPr="00A44996">
                <w:rPr>
                  <w:rStyle w:val="Hyperlink"/>
                  <w:snapToGrid/>
                  <w:szCs w:val="26"/>
                  <w:lang w:val="vi-VN"/>
                </w:rPr>
                <w:t>https://f2z0rj.axshare.com/#id=3roucw&amp;p=22__ds_ke_hoach_kt_nam&amp;c=1</w:t>
              </w:r>
            </w:hyperlink>
          </w:p>
        </w:tc>
      </w:tr>
    </w:tbl>
    <w:p w14:paraId="022555AE" w14:textId="338041A8" w:rsidR="00F476C6" w:rsidRPr="00BF768B" w:rsidRDefault="004A7948" w:rsidP="004A7948">
      <w:pPr>
        <w:rPr>
          <w:b/>
          <w:szCs w:val="26"/>
          <w:lang w:val="vi-VN"/>
        </w:rPr>
      </w:pPr>
      <w:r w:rsidRPr="002F4F88">
        <w:rPr>
          <w:b/>
          <w:szCs w:val="26"/>
        </w:rPr>
        <w:t>Yêu cầu đặc biệt/Điều kiện ràng buộc:</w:t>
      </w:r>
      <w:r>
        <w:rPr>
          <w:b/>
          <w:szCs w:val="26"/>
        </w:rPr>
        <w:t xml:space="preserve"> </w:t>
      </w:r>
      <w:r w:rsidR="00BF768B">
        <w:rPr>
          <w:b/>
          <w:szCs w:val="26"/>
          <w:lang w:val="vi-VN"/>
        </w:rPr>
        <w:t>N/A</w:t>
      </w:r>
    </w:p>
    <w:p w14:paraId="42A1490F" w14:textId="77F81CA4" w:rsidR="00860C14" w:rsidRPr="00860C14" w:rsidRDefault="00860C14" w:rsidP="00860C14">
      <w:pPr>
        <w:pStyle w:val="tvHeading11"/>
      </w:pPr>
      <w:bookmarkStart w:id="95" w:name="_Toc87047320"/>
      <w:r w:rsidRPr="00860C14">
        <w:t>Thiết</w:t>
      </w:r>
      <w:r>
        <w:t xml:space="preserve"> lập cuộc kiểm toán trong kế hoạch năm</w:t>
      </w:r>
      <w:bookmarkEnd w:id="95"/>
    </w:p>
    <w:p w14:paraId="6E472B80" w14:textId="163D242B" w:rsidR="004A7948" w:rsidRPr="00494590" w:rsidRDefault="004A7948" w:rsidP="00860C14">
      <w:pPr>
        <w:pStyle w:val="tvHeading111"/>
      </w:pPr>
      <w:bookmarkStart w:id="96" w:name="_Toc87047321"/>
      <w:r>
        <w:t>Cuộc kiểm toán</w:t>
      </w:r>
      <w:bookmarkEnd w:id="96"/>
    </w:p>
    <w:p w14:paraId="3B5CBDD1" w14:textId="244E171D" w:rsidR="004A7948" w:rsidRPr="008F707F" w:rsidRDefault="004A7948" w:rsidP="004A7948">
      <w:r w:rsidRPr="004A3ECC">
        <w:rPr>
          <w:b/>
          <w:bCs/>
          <w:szCs w:val="26"/>
        </w:rPr>
        <w:lastRenderedPageBreak/>
        <w:t>Mục đích:</w:t>
      </w:r>
      <w:r>
        <w:rPr>
          <w:b/>
          <w:bCs/>
          <w:szCs w:val="26"/>
        </w:rPr>
        <w:t xml:space="preserve"> </w:t>
      </w:r>
      <w:r w:rsidRPr="00D423D2">
        <w:rPr>
          <w:bCs/>
          <w:szCs w:val="26"/>
        </w:rPr>
        <w:t>Quản lý</w:t>
      </w:r>
      <w:r w:rsidRPr="00D760D5">
        <w:rPr>
          <w:color w:val="000000"/>
          <w:szCs w:val="26"/>
        </w:rPr>
        <w:t xml:space="preserve"> </w:t>
      </w:r>
      <w:r>
        <w:rPr>
          <w:color w:val="000000"/>
          <w:szCs w:val="26"/>
        </w:rPr>
        <w:t xml:space="preserve">các </w:t>
      </w:r>
      <w:r w:rsidRPr="004B5AF5">
        <w:rPr>
          <w:color w:val="000000"/>
          <w:szCs w:val="26"/>
        </w:rPr>
        <w:t>thông tin về cuộc kiểm</w:t>
      </w:r>
      <w:r>
        <w:rPr>
          <w:color w:val="000000"/>
          <w:szCs w:val="26"/>
        </w:rPr>
        <w:t xml:space="preserve"> toán dự kiến thực hiện trong kế hoạch kiểm toán năm</w:t>
      </w:r>
      <w:r>
        <w:rPr>
          <w:bCs/>
          <w:szCs w:val="26"/>
        </w:rPr>
        <w:t>.</w:t>
      </w:r>
    </w:p>
    <w:p w14:paraId="6FEADF8D" w14:textId="77777777" w:rsidR="004A7948" w:rsidRPr="002F4F88" w:rsidRDefault="004A7948" w:rsidP="004A7948">
      <w:r w:rsidRPr="004A3ECC">
        <w:rPr>
          <w:b/>
          <w:bCs/>
          <w:szCs w:val="26"/>
        </w:rPr>
        <w:t>Vai trò thực hiện:</w:t>
      </w:r>
      <w:r w:rsidRPr="002F4F88">
        <w:rPr>
          <w:szCs w:val="26"/>
        </w:rPr>
        <w:t xml:space="preserve"> </w:t>
      </w:r>
      <w:r>
        <w:rPr>
          <w:szCs w:val="26"/>
        </w:rPr>
        <w:t>Trưởng bộ phận KTNB</w:t>
      </w:r>
    </w:p>
    <w:p w14:paraId="208F2241" w14:textId="77777777" w:rsidR="004A7948" w:rsidRPr="002F4F88" w:rsidRDefault="004A7948" w:rsidP="004A7948">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0F592165" w14:textId="77777777" w:rsidTr="004A7948">
        <w:trPr>
          <w:trHeight w:val="449"/>
        </w:trPr>
        <w:tc>
          <w:tcPr>
            <w:tcW w:w="817" w:type="dxa"/>
            <w:shd w:val="clear" w:color="auto" w:fill="auto"/>
          </w:tcPr>
          <w:p w14:paraId="2E21DF2C"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647B605E"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6C2CD7A1"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2F4F88" w14:paraId="4F51ECB6" w14:textId="77777777" w:rsidTr="004A7948">
        <w:tc>
          <w:tcPr>
            <w:tcW w:w="817" w:type="dxa"/>
            <w:shd w:val="clear" w:color="auto" w:fill="auto"/>
          </w:tcPr>
          <w:p w14:paraId="6962D45D" w14:textId="77777777" w:rsidR="004A7948" w:rsidRPr="002F4F88" w:rsidRDefault="004A7948" w:rsidP="00911D8A">
            <w:pPr>
              <w:pStyle w:val="ListParagraph"/>
              <w:numPr>
                <w:ilvl w:val="0"/>
                <w:numId w:val="157"/>
              </w:numPr>
            </w:pPr>
          </w:p>
        </w:tc>
        <w:tc>
          <w:tcPr>
            <w:tcW w:w="1877" w:type="dxa"/>
            <w:shd w:val="clear" w:color="auto" w:fill="auto"/>
          </w:tcPr>
          <w:p w14:paraId="0F79E83A" w14:textId="77777777" w:rsidR="004A7948" w:rsidRPr="002F4F88" w:rsidRDefault="004A7948" w:rsidP="004A7948">
            <w:pPr>
              <w:keepLines/>
              <w:widowControl w:val="0"/>
              <w:rPr>
                <w:szCs w:val="26"/>
              </w:rPr>
            </w:pPr>
            <w:r>
              <w:rPr>
                <w:color w:val="000000"/>
                <w:shd w:val="clear" w:color="auto" w:fill="FFFFFF"/>
              </w:rPr>
              <w:t>Thêm cuộc KT</w:t>
            </w:r>
          </w:p>
        </w:tc>
        <w:tc>
          <w:tcPr>
            <w:tcW w:w="6912" w:type="dxa"/>
            <w:shd w:val="clear" w:color="auto" w:fill="auto"/>
          </w:tcPr>
          <w:p w14:paraId="52CEB6E3" w14:textId="177393E3" w:rsidR="004A794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cuộc kiểm toán</w:t>
            </w:r>
            <w:r w:rsidR="004B230D">
              <w:rPr>
                <w:snapToGrid/>
                <w:color w:val="auto"/>
                <w:szCs w:val="26"/>
                <w:lang w:val="vi-VN"/>
              </w:rPr>
              <w:t xml:space="preserve"> trong kế hoạch năm, </w:t>
            </w:r>
            <w:r>
              <w:rPr>
                <w:snapToGrid/>
                <w:color w:val="auto"/>
                <w:szCs w:val="26"/>
              </w:rPr>
              <w:t>nhập các thông tin:</w:t>
            </w:r>
          </w:p>
          <w:p w14:paraId="59E677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Tên cuộc kiểm toán*</w:t>
            </w:r>
          </w:p>
          <w:p w14:paraId="798B3650" w14:textId="77A6BD10"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Mục tiêu kiểm toán*</w:t>
            </w:r>
          </w:p>
          <w:p w14:paraId="5F48F96E" w14:textId="0D95E1F5" w:rsidR="00F06BF5"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Người phụ trách*: </w:t>
            </w:r>
            <w:r w:rsidR="00F06BF5" w:rsidRPr="004B2A6F">
              <w:rPr>
                <w:snapToGrid/>
                <w:color w:val="auto"/>
                <w:szCs w:val="26"/>
              </w:rPr>
              <w:t xml:space="preserve">chọn 1 trên danh sách </w:t>
            </w:r>
            <w:r w:rsidR="00F06BF5">
              <w:rPr>
                <w:snapToGrid/>
                <w:color w:val="auto"/>
                <w:szCs w:val="26"/>
              </w:rPr>
              <w:t>tên</w:t>
            </w:r>
            <w:r w:rsidR="00F06BF5">
              <w:rPr>
                <w:snapToGrid/>
                <w:color w:val="auto"/>
                <w:szCs w:val="26"/>
                <w:lang w:val="vi-VN"/>
              </w:rPr>
              <w:t xml:space="preserve"> </w:t>
            </w:r>
            <w:r w:rsidR="00F06BF5" w:rsidRPr="004B2A6F">
              <w:rPr>
                <w:snapToGrid/>
                <w:color w:val="auto"/>
                <w:szCs w:val="26"/>
              </w:rPr>
              <w:t xml:space="preserve">người dùng </w:t>
            </w:r>
            <w:r w:rsidR="00F06BF5" w:rsidRPr="00E82698">
              <w:rPr>
                <w:i/>
                <w:iCs/>
                <w:snapToGrid/>
                <w:color w:val="0070C0"/>
                <w:szCs w:val="26"/>
                <w:lang w:val="vi-VN"/>
              </w:rPr>
              <w:t>(mục 2.1.1)</w:t>
            </w:r>
            <w:r w:rsidR="00F06BF5">
              <w:rPr>
                <w:snapToGrid/>
                <w:color w:val="auto"/>
                <w:szCs w:val="26"/>
                <w:lang w:val="vi-VN"/>
              </w:rPr>
              <w:t xml:space="preserve"> </w:t>
            </w:r>
            <w:r w:rsidR="00F06BF5">
              <w:rPr>
                <w:snapToGrid/>
                <w:color w:val="auto"/>
                <w:szCs w:val="26"/>
              </w:rPr>
              <w:t>thuộc</w:t>
            </w:r>
            <w:r w:rsidR="00F06BF5">
              <w:rPr>
                <w:snapToGrid/>
                <w:color w:val="auto"/>
                <w:szCs w:val="26"/>
                <w:lang w:val="vi-VN"/>
              </w:rPr>
              <w:t xml:space="preserve"> Loại người dùng là “Kiểm toán nội bộ” có trạng thái là “Hoạt động”</w:t>
            </w:r>
          </w:p>
          <w:p w14:paraId="27B093C8" w14:textId="021AF10D"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Thời gian bắt đầu*: dd/MM/yyyy </w:t>
            </w:r>
          </w:p>
          <w:p w14:paraId="3C22172E" w14:textId="2C33F9D9"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kết thúc*: dd/MM/yyyy</w:t>
            </w:r>
            <w:r w:rsidR="001A2B5C">
              <w:rPr>
                <w:snapToGrid/>
                <w:color w:val="auto"/>
                <w:szCs w:val="26"/>
                <w:lang w:val="vi-VN"/>
              </w:rPr>
              <w:t xml:space="preserve">, </w:t>
            </w:r>
            <w:r>
              <w:rPr>
                <w:snapToGrid/>
                <w:color w:val="auto"/>
                <w:szCs w:val="26"/>
              </w:rPr>
              <w:t xml:space="preserve"> &gt;= thời gian bắt đầu.</w:t>
            </w:r>
          </w:p>
          <w:p w14:paraId="02E00A0B" w14:textId="2CF9E204"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Số ngày công dự kiến: nhập số </w:t>
            </w:r>
          </w:p>
          <w:p w14:paraId="30E91638" w14:textId="66BC0B5E"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Số lượng KTV dự kiến*: </w:t>
            </w:r>
            <w:ins w:id="97" w:author="LienNTQ" w:date="2021-11-04T21:56:00Z">
              <w:r w:rsidR="0067526E">
                <w:rPr>
                  <w:snapToGrid/>
                  <w:color w:val="auto"/>
                  <w:szCs w:val="26"/>
                </w:rPr>
                <w:t>hệ thống tự động tính bằng số lượng nhân sự được khai báo tại mục Phân công kiểm toán</w:t>
              </w:r>
              <w:r w:rsidR="0067526E">
                <w:rPr>
                  <w:snapToGrid/>
                  <w:color w:val="auto"/>
                  <w:szCs w:val="26"/>
                  <w:lang w:val="vi-VN"/>
                </w:rPr>
                <w:t>, không cho phép sửa</w:t>
              </w:r>
            </w:ins>
            <w:del w:id="98" w:author="LienNTQ" w:date="2021-11-04T21:55:00Z">
              <w:r w:rsidDel="0067526E">
                <w:rPr>
                  <w:snapToGrid/>
                  <w:color w:val="auto"/>
                  <w:szCs w:val="26"/>
                </w:rPr>
                <w:delText xml:space="preserve">nhập số </w:delText>
              </w:r>
            </w:del>
          </w:p>
          <w:p w14:paraId="7B5F7471" w14:textId="05763212" w:rsidR="00403911" w:rsidRPr="009274C6" w:rsidRDefault="004A7948" w:rsidP="00911D8A">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rPr>
              <w:t xml:space="preserve">Phân công </w:t>
            </w:r>
            <w:r w:rsidR="00434205">
              <w:rPr>
                <w:snapToGrid/>
                <w:color w:val="auto"/>
                <w:szCs w:val="26"/>
              </w:rPr>
              <w:t>kiểm</w:t>
            </w:r>
            <w:r w:rsidR="00434205">
              <w:rPr>
                <w:snapToGrid/>
                <w:color w:val="auto"/>
                <w:szCs w:val="26"/>
                <w:lang w:val="vi-VN"/>
              </w:rPr>
              <w:t xml:space="preserve"> </w:t>
            </w:r>
            <w:r w:rsidR="001B5548">
              <w:rPr>
                <w:snapToGrid/>
                <w:color w:val="auto"/>
                <w:szCs w:val="26"/>
                <w:lang w:val="vi-VN"/>
              </w:rPr>
              <w:t>toán</w:t>
            </w:r>
            <w:r w:rsidR="00584217">
              <w:rPr>
                <w:snapToGrid/>
                <w:color w:val="auto"/>
                <w:szCs w:val="26"/>
                <w:lang w:val="vi-VN"/>
              </w:rPr>
              <w:t>:</w:t>
            </w:r>
            <w:r>
              <w:rPr>
                <w:snapToGrid/>
                <w:color w:val="auto"/>
                <w:szCs w:val="26"/>
              </w:rPr>
              <w:t xml:space="preserve"> </w:t>
            </w:r>
            <w:r w:rsidR="00403911">
              <w:rPr>
                <w:snapToGrid/>
                <w:color w:val="auto"/>
                <w:szCs w:val="26"/>
              </w:rPr>
              <w:t>cho</w:t>
            </w:r>
            <w:r w:rsidR="00403911">
              <w:rPr>
                <w:snapToGrid/>
                <w:color w:val="auto"/>
                <w:szCs w:val="26"/>
                <w:lang w:val="vi-VN"/>
              </w:rPr>
              <w:t xml:space="preserve"> phép thêm</w:t>
            </w:r>
            <w:r w:rsidR="001B5548">
              <w:rPr>
                <w:snapToGrid/>
                <w:color w:val="auto"/>
                <w:szCs w:val="26"/>
                <w:lang w:val="vi-VN"/>
              </w:rPr>
              <w:t>/</w:t>
            </w:r>
            <w:r w:rsidR="00403911">
              <w:rPr>
                <w:snapToGrid/>
                <w:color w:val="auto"/>
                <w:szCs w:val="26"/>
                <w:lang w:val="vi-VN"/>
              </w:rPr>
              <w:t>sửa/xoá các nhân sự tham gia cuộc kiểm toán</w:t>
            </w:r>
            <w:r w:rsidR="009274C6">
              <w:rPr>
                <w:snapToGrid/>
                <w:color w:val="auto"/>
                <w:szCs w:val="26"/>
                <w:lang w:val="vi-VN"/>
              </w:rPr>
              <w:t>. Danh sách nhân sự hiển thị thông tin</w:t>
            </w:r>
            <w:r w:rsidR="00403911">
              <w:rPr>
                <w:snapToGrid/>
                <w:color w:val="auto"/>
                <w:szCs w:val="26"/>
                <w:lang w:val="vi-VN"/>
              </w:rPr>
              <w:t>:</w:t>
            </w:r>
          </w:p>
          <w:p w14:paraId="6022049D" w14:textId="2F102B5C" w:rsidR="009274C6" w:rsidRPr="009274C6" w:rsidRDefault="00403911" w:rsidP="00911D8A">
            <w:pPr>
              <w:pStyle w:val="NormalIndent"/>
              <w:keepNext w:val="0"/>
              <w:keepLines/>
              <w:widowControl w:val="0"/>
              <w:numPr>
                <w:ilvl w:val="0"/>
                <w:numId w:val="166"/>
              </w:numPr>
              <w:spacing w:before="0" w:after="0" w:line="312" w:lineRule="auto"/>
              <w:jc w:val="left"/>
              <w:rPr>
                <w:snapToGrid/>
                <w:color w:val="auto"/>
                <w:szCs w:val="26"/>
                <w:lang w:val="vi-VN"/>
              </w:rPr>
            </w:pPr>
            <w:r w:rsidRPr="009274C6">
              <w:rPr>
                <w:b/>
                <w:bCs/>
                <w:snapToGrid/>
                <w:color w:val="auto"/>
                <w:szCs w:val="26"/>
                <w:lang w:val="vi-VN"/>
              </w:rPr>
              <w:t xml:space="preserve">Tên </w:t>
            </w:r>
            <w:r w:rsidR="009274C6" w:rsidRPr="009274C6">
              <w:rPr>
                <w:b/>
                <w:bCs/>
                <w:snapToGrid/>
                <w:color w:val="auto"/>
                <w:szCs w:val="26"/>
                <w:lang w:val="vi-VN"/>
              </w:rPr>
              <w:t>kiểm toán viên</w:t>
            </w:r>
            <w:r w:rsidR="009274C6">
              <w:rPr>
                <w:snapToGrid/>
                <w:color w:val="auto"/>
                <w:szCs w:val="26"/>
                <w:lang w:val="vi-VN"/>
              </w:rPr>
              <w:t xml:space="preserve">: </w:t>
            </w:r>
            <w:r w:rsidR="009274C6" w:rsidRPr="009274C6">
              <w:rPr>
                <w:snapToGrid/>
                <w:color w:val="auto"/>
                <w:szCs w:val="26"/>
                <w:lang w:val="vi-VN"/>
              </w:rPr>
              <w:t>chọn 1 trên danh sách tên</w:t>
            </w:r>
            <w:r w:rsidR="009274C6">
              <w:rPr>
                <w:snapToGrid/>
                <w:color w:val="auto"/>
                <w:szCs w:val="26"/>
                <w:lang w:val="vi-VN"/>
              </w:rPr>
              <w:t xml:space="preserve"> </w:t>
            </w:r>
            <w:r w:rsidR="009274C6" w:rsidRPr="009274C6">
              <w:rPr>
                <w:snapToGrid/>
                <w:color w:val="auto"/>
                <w:szCs w:val="26"/>
                <w:lang w:val="vi-VN"/>
              </w:rPr>
              <w:t>ng</w:t>
            </w:r>
            <w:r w:rsidR="009274C6">
              <w:rPr>
                <w:snapToGrid/>
                <w:color w:val="auto"/>
                <w:szCs w:val="26"/>
                <w:lang w:val="vi-VN"/>
              </w:rPr>
              <w:t>ười d</w:t>
            </w:r>
            <w:r w:rsidR="009274C6" w:rsidRPr="009274C6">
              <w:rPr>
                <w:snapToGrid/>
                <w:color w:val="auto"/>
                <w:szCs w:val="26"/>
                <w:lang w:val="vi-VN"/>
              </w:rPr>
              <w:t xml:space="preserve">ùng </w:t>
            </w:r>
            <w:r w:rsidR="009274C6" w:rsidRPr="00E82698">
              <w:rPr>
                <w:i/>
                <w:iCs/>
                <w:snapToGrid/>
                <w:color w:val="0070C0"/>
                <w:szCs w:val="26"/>
                <w:lang w:val="vi-VN"/>
              </w:rPr>
              <w:t>(mục 2.1.1)</w:t>
            </w:r>
            <w:r w:rsidR="009274C6">
              <w:rPr>
                <w:snapToGrid/>
                <w:color w:val="auto"/>
                <w:szCs w:val="26"/>
                <w:lang w:val="vi-VN"/>
              </w:rPr>
              <w:t xml:space="preserve"> </w:t>
            </w:r>
            <w:r w:rsidR="009274C6" w:rsidRPr="009274C6">
              <w:rPr>
                <w:snapToGrid/>
                <w:color w:val="auto"/>
                <w:szCs w:val="26"/>
                <w:lang w:val="vi-VN"/>
              </w:rPr>
              <w:t>thuộc</w:t>
            </w:r>
            <w:r w:rsidR="009274C6">
              <w:rPr>
                <w:snapToGrid/>
                <w:color w:val="auto"/>
                <w:szCs w:val="26"/>
                <w:lang w:val="vi-VN"/>
              </w:rPr>
              <w:t xml:space="preserve"> Loại người dùng là “Kiểm toán nội bộ” có trạng thái là “Hoạt động”</w:t>
            </w:r>
          </w:p>
          <w:p w14:paraId="1B170594" w14:textId="6B800729"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r w:rsidRPr="009274C6">
              <w:rPr>
                <w:b/>
                <w:bCs/>
                <w:snapToGrid/>
                <w:color w:val="auto"/>
                <w:szCs w:val="26"/>
              </w:rPr>
              <w:t>Ngày</w:t>
            </w:r>
            <w:r w:rsidRPr="009274C6">
              <w:rPr>
                <w:b/>
                <w:bCs/>
                <w:snapToGrid/>
                <w:color w:val="auto"/>
                <w:szCs w:val="26"/>
                <w:lang w:val="vi-VN"/>
              </w:rPr>
              <w:t xml:space="preserve"> bắt đầu tham gia</w:t>
            </w:r>
          </w:p>
          <w:p w14:paraId="4055EFA1" w14:textId="3F786C51" w:rsidR="009274C6" w:rsidRPr="009274C6" w:rsidRDefault="009274C6" w:rsidP="00911D8A">
            <w:pPr>
              <w:pStyle w:val="NormalIndent"/>
              <w:keepNext w:val="0"/>
              <w:keepLines/>
              <w:widowControl w:val="0"/>
              <w:numPr>
                <w:ilvl w:val="0"/>
                <w:numId w:val="166"/>
              </w:numPr>
              <w:spacing w:before="0" w:after="0" w:line="312" w:lineRule="auto"/>
              <w:jc w:val="left"/>
              <w:rPr>
                <w:b/>
                <w:bCs/>
                <w:snapToGrid/>
                <w:color w:val="auto"/>
                <w:szCs w:val="26"/>
              </w:rPr>
            </w:pPr>
            <w:r w:rsidRPr="009274C6">
              <w:rPr>
                <w:b/>
                <w:bCs/>
                <w:snapToGrid/>
                <w:color w:val="auto"/>
                <w:szCs w:val="26"/>
              </w:rPr>
              <w:t>Ngày</w:t>
            </w:r>
            <w:r w:rsidRPr="009274C6">
              <w:rPr>
                <w:b/>
                <w:bCs/>
                <w:snapToGrid/>
                <w:color w:val="auto"/>
                <w:szCs w:val="26"/>
                <w:lang w:val="vi-VN"/>
              </w:rPr>
              <w:t xml:space="preserve"> kết thúc tham gia</w:t>
            </w:r>
          </w:p>
          <w:p w14:paraId="7B1538B9" w14:textId="5AB7192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 xml:space="preserve">Yêu cầu về kỹ năng </w:t>
            </w:r>
            <w:r w:rsidR="00E65CCE">
              <w:rPr>
                <w:snapToGrid/>
                <w:color w:val="auto"/>
                <w:szCs w:val="26"/>
              </w:rPr>
              <w:t>kiểm</w:t>
            </w:r>
            <w:r w:rsidR="00E65CCE">
              <w:rPr>
                <w:snapToGrid/>
                <w:color w:val="auto"/>
                <w:szCs w:val="26"/>
                <w:lang w:val="vi-VN"/>
              </w:rPr>
              <w:t xml:space="preserve"> toán</w:t>
            </w:r>
          </w:p>
          <w:p w14:paraId="782E0B69" w14:textId="3C4FC893"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Yêu cầu thuê</w:t>
            </w:r>
            <w:r w:rsidR="00304C99">
              <w:rPr>
                <w:snapToGrid/>
                <w:color w:val="auto"/>
                <w:szCs w:val="26"/>
                <w:lang w:val="vi-VN"/>
              </w:rPr>
              <w:t xml:space="preserve"> </w:t>
            </w:r>
            <w:r>
              <w:rPr>
                <w:snapToGrid/>
                <w:color w:val="auto"/>
                <w:szCs w:val="26"/>
              </w:rPr>
              <w:t>ngoài</w:t>
            </w:r>
          </w:p>
          <w:p w14:paraId="1978C53D" w14:textId="0CD854E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Yêu cầu khác</w:t>
            </w:r>
          </w:p>
          <w:p w14:paraId="623DD28B" w14:textId="06C8DC65" w:rsidR="00845E86" w:rsidRP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mô cuộc KT: chọn 1 trong các mức:</w:t>
            </w:r>
          </w:p>
          <w:p w14:paraId="62BBBA26" w14:textId="04B917E2"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Rất</w:t>
            </w:r>
            <w:r>
              <w:rPr>
                <w:snapToGrid/>
                <w:color w:val="auto"/>
                <w:szCs w:val="26"/>
                <w:lang w:val="vi-VN"/>
              </w:rPr>
              <w:t xml:space="preserve"> lớn</w:t>
            </w:r>
          </w:p>
          <w:p w14:paraId="4BD5E469" w14:textId="2AC16FC2"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Lớn</w:t>
            </w:r>
          </w:p>
          <w:p w14:paraId="59E94156" w14:textId="4677589C" w:rsidR="00845E86" w:rsidRP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Trung</w:t>
            </w:r>
            <w:r>
              <w:rPr>
                <w:snapToGrid/>
                <w:color w:val="auto"/>
                <w:szCs w:val="26"/>
                <w:lang w:val="vi-VN"/>
              </w:rPr>
              <w:t xml:space="preserve"> bình</w:t>
            </w:r>
          </w:p>
          <w:p w14:paraId="6B8F27F2" w14:textId="6D281A78" w:rsidR="00845E86" w:rsidRDefault="00845E86" w:rsidP="00911D8A">
            <w:pPr>
              <w:pStyle w:val="NormalIndent"/>
              <w:keepNext w:val="0"/>
              <w:keepLines/>
              <w:widowControl w:val="0"/>
              <w:numPr>
                <w:ilvl w:val="0"/>
                <w:numId w:val="171"/>
              </w:numPr>
              <w:spacing w:before="0" w:after="0" w:line="312" w:lineRule="auto"/>
              <w:jc w:val="left"/>
              <w:rPr>
                <w:snapToGrid/>
                <w:color w:val="auto"/>
                <w:szCs w:val="26"/>
              </w:rPr>
            </w:pPr>
            <w:r>
              <w:rPr>
                <w:snapToGrid/>
                <w:color w:val="auto"/>
                <w:szCs w:val="26"/>
              </w:rPr>
              <w:t>Nhỏ</w:t>
            </w:r>
          </w:p>
          <w:p w14:paraId="454DF6F7" w14:textId="4C34B684" w:rsidR="009274C6" w:rsidRPr="00845E86" w:rsidRDefault="007B34B0"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File</w:t>
            </w:r>
            <w:r>
              <w:rPr>
                <w:snapToGrid/>
                <w:color w:val="auto"/>
                <w:szCs w:val="26"/>
                <w:lang w:val="vi-VN"/>
              </w:rPr>
              <w:t xml:space="preserve"> đính kèm</w:t>
            </w:r>
          </w:p>
          <w:p w14:paraId="56C98AA2" w14:textId="77777777" w:rsidR="00845E86" w:rsidRDefault="00845E86"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lastRenderedPageBreak/>
              <w:t>Phạm vi kiểm toán: Cho phép thiết</w:t>
            </w:r>
            <w:r>
              <w:rPr>
                <w:snapToGrid/>
                <w:color w:val="auto"/>
                <w:szCs w:val="26"/>
                <w:lang w:val="vi-VN"/>
              </w:rPr>
              <w:t xml:space="preserve"> lập</w:t>
            </w:r>
            <w:r>
              <w:rPr>
                <w:snapToGrid/>
                <w:color w:val="auto"/>
                <w:szCs w:val="26"/>
              </w:rPr>
              <w:t xml:space="preserve"> phạm vi kiểm</w:t>
            </w:r>
            <w:r>
              <w:rPr>
                <w:snapToGrid/>
                <w:color w:val="auto"/>
                <w:szCs w:val="26"/>
                <w:lang w:val="vi-VN"/>
              </w:rPr>
              <w:t xml:space="preserve"> toán cho </w:t>
            </w:r>
            <w:r>
              <w:rPr>
                <w:snapToGrid/>
                <w:color w:val="auto"/>
                <w:szCs w:val="26"/>
              </w:rPr>
              <w:t>cuộc kiểm toán. Chi tiết xem tại “</w:t>
            </w:r>
            <w:r w:rsidRPr="000D4CF5">
              <w:rPr>
                <w:i/>
                <w:snapToGrid/>
                <w:color w:val="0066FF"/>
                <w:szCs w:val="26"/>
              </w:rPr>
              <w:t>4.</w:t>
            </w:r>
            <w:r>
              <w:rPr>
                <w:i/>
                <w:snapToGrid/>
                <w:color w:val="0066FF"/>
                <w:szCs w:val="26"/>
                <w:lang w:val="vi-VN"/>
              </w:rPr>
              <w:t>2</w:t>
            </w:r>
            <w:r w:rsidRPr="000D4CF5">
              <w:rPr>
                <w:i/>
                <w:snapToGrid/>
                <w:color w:val="0066FF"/>
                <w:szCs w:val="26"/>
              </w:rPr>
              <w:t>.</w:t>
            </w:r>
            <w:r>
              <w:rPr>
                <w:i/>
                <w:snapToGrid/>
                <w:color w:val="0066FF"/>
                <w:szCs w:val="26"/>
                <w:lang w:val="vi-VN"/>
              </w:rPr>
              <w:t>2</w:t>
            </w:r>
            <w:r w:rsidRPr="000D4CF5">
              <w:rPr>
                <w:i/>
                <w:snapToGrid/>
                <w:color w:val="0066FF"/>
                <w:szCs w:val="26"/>
              </w:rPr>
              <w:t xml:space="preserve"> Phạm vi cuộc kiểm toán</w:t>
            </w:r>
            <w:r>
              <w:rPr>
                <w:snapToGrid/>
                <w:color w:val="auto"/>
                <w:szCs w:val="26"/>
              </w:rPr>
              <w:t>”</w:t>
            </w:r>
          </w:p>
          <w:p w14:paraId="174BDE0D" w14:textId="175F4916" w:rsidR="0043615B" w:rsidRPr="00A13CBB" w:rsidRDefault="007B34B0" w:rsidP="0043615B">
            <w:pPr>
              <w:pStyle w:val="NormalIndent"/>
              <w:keepNext w:val="0"/>
              <w:keepLines/>
              <w:widowControl w:val="0"/>
              <w:numPr>
                <w:ilvl w:val="0"/>
                <w:numId w:val="15"/>
              </w:numPr>
              <w:spacing w:before="0" w:after="0" w:line="312" w:lineRule="auto"/>
              <w:jc w:val="left"/>
              <w:rPr>
                <w:snapToGrid/>
                <w:color w:val="auto"/>
                <w:szCs w:val="26"/>
                <w:highlight w:val="yellow"/>
              </w:rPr>
            </w:pPr>
            <w:r w:rsidRPr="00A13CBB">
              <w:rPr>
                <w:snapToGrid/>
                <w:color w:val="auto"/>
                <w:szCs w:val="26"/>
                <w:highlight w:val="yellow"/>
              </w:rPr>
              <w:t>Sau</w:t>
            </w:r>
            <w:r w:rsidRPr="00A13CBB">
              <w:rPr>
                <w:snapToGrid/>
                <w:color w:val="auto"/>
                <w:szCs w:val="26"/>
                <w:highlight w:val="yellow"/>
                <w:lang w:val="vi-VN"/>
              </w:rPr>
              <w:t xml:space="preserve"> khi thêm mới</w:t>
            </w:r>
            <w:r w:rsidR="00B768E9" w:rsidRPr="00A13CBB">
              <w:rPr>
                <w:snapToGrid/>
                <w:color w:val="auto"/>
                <w:szCs w:val="26"/>
                <w:highlight w:val="yellow"/>
                <w:lang w:val="vi-VN"/>
              </w:rPr>
              <w:t xml:space="preserve"> </w:t>
            </w:r>
            <w:r w:rsidRPr="00A13CBB">
              <w:rPr>
                <w:snapToGrid/>
                <w:color w:val="auto"/>
                <w:szCs w:val="26"/>
                <w:highlight w:val="yellow"/>
                <w:lang w:val="vi-VN"/>
              </w:rPr>
              <w:t>thành công, h</w:t>
            </w:r>
            <w:r w:rsidR="001134A6" w:rsidRPr="00A13CBB">
              <w:rPr>
                <w:snapToGrid/>
                <w:color w:val="auto"/>
                <w:szCs w:val="26"/>
                <w:highlight w:val="yellow"/>
              </w:rPr>
              <w:t>ệ thống tự sinh mã</w:t>
            </w:r>
            <w:r w:rsidRPr="00A13CBB">
              <w:rPr>
                <w:snapToGrid/>
                <w:color w:val="auto"/>
                <w:szCs w:val="26"/>
                <w:highlight w:val="yellow"/>
                <w:lang w:val="vi-VN"/>
              </w:rPr>
              <w:t xml:space="preserve"> cuộc kiểm toán theo cấu trúc sau:</w:t>
            </w:r>
            <w:r w:rsidR="00C724B2" w:rsidRPr="00A13CBB">
              <w:rPr>
                <w:snapToGrid/>
                <w:color w:val="auto"/>
                <w:szCs w:val="26"/>
                <w:highlight w:val="yellow"/>
                <w:lang w:val="vi-VN"/>
              </w:rPr>
              <w:t xml:space="preserve"> YYYY.CKT.</w:t>
            </w:r>
            <w:r w:rsidR="0043615B" w:rsidRPr="00A13CBB">
              <w:rPr>
                <w:snapToGrid/>
                <w:color w:val="auto"/>
                <w:szCs w:val="26"/>
                <w:highlight w:val="yellow"/>
                <w:lang w:val="vi-VN"/>
              </w:rPr>
              <w:t xml:space="preserve">XXX. </w:t>
            </w:r>
            <w:r w:rsidR="0043615B" w:rsidRPr="00A13CBB">
              <w:rPr>
                <w:snapToGrid/>
                <w:color w:val="auto"/>
                <w:szCs w:val="26"/>
                <w:highlight w:val="yellow"/>
              </w:rPr>
              <w:t>Trong</w:t>
            </w:r>
            <w:r w:rsidR="0043615B" w:rsidRPr="00A13CBB">
              <w:rPr>
                <w:snapToGrid/>
                <w:color w:val="auto"/>
                <w:szCs w:val="26"/>
                <w:highlight w:val="yellow"/>
                <w:lang w:val="vi-VN"/>
              </w:rPr>
              <w:t xml:space="preserve"> đó:</w:t>
            </w:r>
          </w:p>
          <w:p w14:paraId="2B689245" w14:textId="0F9F49E1"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YYYY: là năm của kế hoạch kiểm toán năm</w:t>
            </w:r>
          </w:p>
          <w:p w14:paraId="6CE1ED37" w14:textId="1B429748" w:rsidR="0043615B" w:rsidRPr="00A13CBB" w:rsidRDefault="0043615B" w:rsidP="00911D8A">
            <w:pPr>
              <w:pStyle w:val="NormalIndent"/>
              <w:keepNext w:val="0"/>
              <w:keepLines/>
              <w:widowControl w:val="0"/>
              <w:numPr>
                <w:ilvl w:val="0"/>
                <w:numId w:val="158"/>
              </w:numPr>
              <w:spacing w:before="0" w:after="0" w:line="312" w:lineRule="auto"/>
              <w:jc w:val="left"/>
              <w:rPr>
                <w:snapToGrid/>
                <w:color w:val="auto"/>
                <w:szCs w:val="26"/>
                <w:highlight w:val="yellow"/>
              </w:rPr>
            </w:pPr>
            <w:r w:rsidRPr="00A13CBB">
              <w:rPr>
                <w:snapToGrid/>
                <w:color w:val="auto"/>
                <w:szCs w:val="26"/>
                <w:highlight w:val="yellow"/>
              </w:rPr>
              <w:t>XXX: dãy số tự tăng bắt đầu từ 001</w:t>
            </w:r>
            <w:r w:rsidR="00863D96" w:rsidRPr="00A13CBB">
              <w:rPr>
                <w:snapToGrid/>
                <w:color w:val="auto"/>
                <w:szCs w:val="26"/>
                <w:highlight w:val="yellow"/>
                <w:lang w:val="vi-VN"/>
              </w:rPr>
              <w:t>, đếm lại khi thay đổi năm</w:t>
            </w:r>
          </w:p>
          <w:p w14:paraId="6748679D" w14:textId="77777777" w:rsidR="00655B2C" w:rsidRPr="00773571" w:rsidRDefault="00254C01" w:rsidP="00655B2C">
            <w:pPr>
              <w:pStyle w:val="NormalIndent"/>
              <w:keepNext w:val="0"/>
              <w:keepLines/>
              <w:widowControl w:val="0"/>
              <w:numPr>
                <w:ilvl w:val="0"/>
                <w:numId w:val="15"/>
              </w:numPr>
              <w:spacing w:before="0" w:after="0" w:line="312" w:lineRule="auto"/>
              <w:jc w:val="left"/>
              <w:rPr>
                <w:snapToGrid/>
                <w:color w:val="auto"/>
                <w:szCs w:val="26"/>
              </w:rPr>
            </w:pPr>
            <w:r w:rsidRPr="00655B2C">
              <w:rPr>
                <w:snapToGrid/>
                <w:color w:val="auto"/>
                <w:szCs w:val="26"/>
              </w:rPr>
              <w:t>Giao</w:t>
            </w:r>
            <w:r w:rsidRPr="00655B2C">
              <w:rPr>
                <w:snapToGrid/>
                <w:color w:val="auto"/>
                <w:szCs w:val="26"/>
                <w:lang w:val="vi-VN"/>
              </w:rPr>
              <w:t xml:space="preserve"> </w:t>
            </w:r>
            <w:r w:rsidR="00434205" w:rsidRPr="00655B2C">
              <w:rPr>
                <w:snapToGrid/>
                <w:color w:val="auto"/>
                <w:szCs w:val="26"/>
                <w:lang w:val="vi-VN"/>
              </w:rPr>
              <w:t>diện</w:t>
            </w:r>
            <w:r w:rsidR="00655B2C" w:rsidRPr="00655B2C">
              <w:rPr>
                <w:snapToGrid/>
                <w:color w:val="auto"/>
                <w:szCs w:val="26"/>
                <w:lang w:val="vi-VN"/>
              </w:rPr>
              <w:t xml:space="preserve">: </w:t>
            </w:r>
          </w:p>
          <w:p w14:paraId="412BFB3B" w14:textId="65C85EBD" w:rsidR="00773571" w:rsidRPr="00655B2C" w:rsidRDefault="00924201" w:rsidP="00773571">
            <w:pPr>
              <w:pStyle w:val="NormalIndent"/>
              <w:keepNext w:val="0"/>
              <w:keepLines/>
              <w:widowControl w:val="0"/>
              <w:numPr>
                <w:ilvl w:val="0"/>
                <w:numId w:val="0"/>
              </w:numPr>
              <w:spacing w:before="0" w:after="0" w:line="312" w:lineRule="auto"/>
              <w:jc w:val="left"/>
              <w:rPr>
                <w:snapToGrid/>
                <w:color w:val="auto"/>
                <w:szCs w:val="26"/>
              </w:rPr>
            </w:pPr>
            <w:hyperlink r:id="rId54" w:anchor="id=eck2hr&amp;p=24__them_cuoc_kt&amp;c=1" w:history="1">
              <w:r w:rsidR="00773571" w:rsidRPr="00A44996">
                <w:rPr>
                  <w:rStyle w:val="Hyperlink"/>
                  <w:snapToGrid/>
                  <w:szCs w:val="26"/>
                </w:rPr>
                <w:t>https://f2z0rj.axshare.com/#id=eck2hr&amp;p=24__them_cuoc_kt&amp;c=1</w:t>
              </w:r>
            </w:hyperlink>
          </w:p>
        </w:tc>
      </w:tr>
      <w:tr w:rsidR="004A7948" w:rsidRPr="002F4F88" w14:paraId="5B743919" w14:textId="77777777" w:rsidTr="004A7948">
        <w:tc>
          <w:tcPr>
            <w:tcW w:w="817" w:type="dxa"/>
            <w:shd w:val="clear" w:color="auto" w:fill="auto"/>
          </w:tcPr>
          <w:p w14:paraId="14F2D9A3" w14:textId="77777777" w:rsidR="004A7948" w:rsidRPr="002F4F88" w:rsidRDefault="004A7948" w:rsidP="00911D8A">
            <w:pPr>
              <w:pStyle w:val="ListParagraph"/>
              <w:numPr>
                <w:ilvl w:val="0"/>
                <w:numId w:val="157"/>
              </w:numPr>
            </w:pPr>
          </w:p>
        </w:tc>
        <w:tc>
          <w:tcPr>
            <w:tcW w:w="1877" w:type="dxa"/>
            <w:shd w:val="clear" w:color="auto" w:fill="auto"/>
          </w:tcPr>
          <w:p w14:paraId="4393FBAF" w14:textId="77777777" w:rsidR="004A7948" w:rsidRPr="002F4F88" w:rsidRDefault="004A7948" w:rsidP="004A7948">
            <w:pPr>
              <w:keepLines/>
              <w:widowControl w:val="0"/>
              <w:rPr>
                <w:szCs w:val="26"/>
              </w:rPr>
            </w:pPr>
            <w:r>
              <w:rPr>
                <w:color w:val="000000"/>
                <w:shd w:val="clear" w:color="auto" w:fill="FFFFFF"/>
              </w:rPr>
              <w:t>Xem chi tiết</w:t>
            </w:r>
          </w:p>
        </w:tc>
        <w:tc>
          <w:tcPr>
            <w:tcW w:w="6912" w:type="dxa"/>
            <w:shd w:val="clear" w:color="auto" w:fill="auto"/>
          </w:tcPr>
          <w:p w14:paraId="1F2B4EA1" w14:textId="52E752F3"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cuộc kiểm toán. Thông tin hiển thị đúng với lần cập nhật cuối cùng. </w:t>
            </w:r>
          </w:p>
        </w:tc>
      </w:tr>
      <w:tr w:rsidR="004A7948" w:rsidRPr="002F4F88" w14:paraId="2456E2E4" w14:textId="77777777" w:rsidTr="004A7948">
        <w:tc>
          <w:tcPr>
            <w:tcW w:w="817" w:type="dxa"/>
            <w:shd w:val="clear" w:color="auto" w:fill="auto"/>
          </w:tcPr>
          <w:p w14:paraId="14BF6048" w14:textId="77777777" w:rsidR="004A7948" w:rsidRPr="002F4F88" w:rsidRDefault="004A7948" w:rsidP="00911D8A">
            <w:pPr>
              <w:pStyle w:val="ListParagraph"/>
              <w:numPr>
                <w:ilvl w:val="0"/>
                <w:numId w:val="157"/>
              </w:numPr>
            </w:pPr>
          </w:p>
        </w:tc>
        <w:tc>
          <w:tcPr>
            <w:tcW w:w="1877" w:type="dxa"/>
            <w:shd w:val="clear" w:color="auto" w:fill="auto"/>
          </w:tcPr>
          <w:p w14:paraId="0CDD68BA" w14:textId="0297F34A" w:rsidR="004A7948" w:rsidRPr="002F4F88" w:rsidRDefault="004A7948" w:rsidP="004A7948">
            <w:pPr>
              <w:keepLines/>
              <w:widowControl w:val="0"/>
              <w:rPr>
                <w:szCs w:val="26"/>
              </w:rPr>
            </w:pPr>
            <w:r>
              <w:rPr>
                <w:color w:val="000000"/>
                <w:shd w:val="clear" w:color="auto" w:fill="FFFFFF"/>
              </w:rPr>
              <w:t xml:space="preserve">Sửa thông tin </w:t>
            </w:r>
          </w:p>
        </w:tc>
        <w:tc>
          <w:tcPr>
            <w:tcW w:w="6912" w:type="dxa"/>
            <w:shd w:val="clear" w:color="auto" w:fill="auto"/>
          </w:tcPr>
          <w:p w14:paraId="25074E63" w14:textId="3550FA48"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cuộc kiểm toán. </w:t>
            </w:r>
            <w:r w:rsidR="003764C4">
              <w:rPr>
                <w:snapToGrid/>
                <w:color w:val="auto"/>
                <w:szCs w:val="26"/>
              </w:rPr>
              <w:t>Các</w:t>
            </w:r>
            <w:r w:rsidR="003764C4">
              <w:rPr>
                <w:snapToGrid/>
                <w:color w:val="auto"/>
                <w:szCs w:val="26"/>
                <w:lang w:val="vi-VN"/>
              </w:rPr>
              <w:t xml:space="preserve"> cuộc kiểm toán ở trạng thái Đang thực hiện và</w:t>
            </w:r>
            <w:r w:rsidR="00513249">
              <w:rPr>
                <w:snapToGrid/>
                <w:color w:val="auto"/>
                <w:szCs w:val="26"/>
                <w:lang w:val="vi-VN"/>
              </w:rPr>
              <w:t xml:space="preserve"> Đã hoàn thành thì không cho phép sửa </w:t>
            </w:r>
          </w:p>
        </w:tc>
      </w:tr>
      <w:tr w:rsidR="004A7948" w:rsidRPr="0043164C" w14:paraId="2EADE3ED" w14:textId="77777777" w:rsidTr="004A7948">
        <w:tc>
          <w:tcPr>
            <w:tcW w:w="817" w:type="dxa"/>
            <w:shd w:val="clear" w:color="auto" w:fill="auto"/>
          </w:tcPr>
          <w:p w14:paraId="344AFDC6" w14:textId="77777777" w:rsidR="004A7948" w:rsidRPr="002F4F88" w:rsidRDefault="004A7948" w:rsidP="00911D8A">
            <w:pPr>
              <w:pStyle w:val="ListParagraph"/>
              <w:numPr>
                <w:ilvl w:val="0"/>
                <w:numId w:val="157"/>
              </w:numPr>
            </w:pPr>
          </w:p>
        </w:tc>
        <w:tc>
          <w:tcPr>
            <w:tcW w:w="1877" w:type="dxa"/>
            <w:shd w:val="clear" w:color="auto" w:fill="auto"/>
          </w:tcPr>
          <w:p w14:paraId="3BF67091" w14:textId="77777777" w:rsidR="004A7948" w:rsidRPr="002F4F88" w:rsidRDefault="004A7948" w:rsidP="004A7948">
            <w:pPr>
              <w:keepLines/>
              <w:widowControl w:val="0"/>
              <w:rPr>
                <w:szCs w:val="26"/>
              </w:rPr>
            </w:pPr>
            <w:r>
              <w:rPr>
                <w:szCs w:val="26"/>
              </w:rPr>
              <w:t>Xóa</w:t>
            </w:r>
          </w:p>
        </w:tc>
        <w:tc>
          <w:tcPr>
            <w:tcW w:w="6912" w:type="dxa"/>
            <w:shd w:val="clear" w:color="auto" w:fill="auto"/>
          </w:tcPr>
          <w:p w14:paraId="78494A22" w14:textId="0E09FD6A" w:rsidR="004A7948" w:rsidRPr="00513249"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NSD xóa 1 cuộc kiểm toán.</w:t>
            </w:r>
            <w:r w:rsidR="00513249">
              <w:rPr>
                <w:snapToGrid/>
                <w:color w:val="auto"/>
                <w:szCs w:val="26"/>
                <w:lang w:val="vi-VN"/>
              </w:rPr>
              <w:t xml:space="preserve"> </w:t>
            </w:r>
            <w:r w:rsidR="00513249" w:rsidRPr="00513249">
              <w:rPr>
                <w:snapToGrid/>
                <w:color w:val="auto"/>
                <w:szCs w:val="26"/>
                <w:lang w:val="vi-VN"/>
              </w:rPr>
              <w:t>Các</w:t>
            </w:r>
            <w:r w:rsidR="00513249">
              <w:rPr>
                <w:snapToGrid/>
                <w:color w:val="auto"/>
                <w:szCs w:val="26"/>
                <w:lang w:val="vi-VN"/>
              </w:rPr>
              <w:t xml:space="preserve"> cuộc kiểm toán ở trạng thái Đang thực hiện và Đã hoàn thành thì không cho phép </w:t>
            </w:r>
            <w:r w:rsidR="005F799D">
              <w:rPr>
                <w:snapToGrid/>
                <w:color w:val="auto"/>
                <w:szCs w:val="26"/>
                <w:lang w:val="vi-VN"/>
              </w:rPr>
              <w:t>xoá</w:t>
            </w:r>
          </w:p>
        </w:tc>
      </w:tr>
      <w:tr w:rsidR="004A7948" w:rsidRPr="002F4F88" w14:paraId="2AF38C0C" w14:textId="77777777" w:rsidTr="004A7948">
        <w:tc>
          <w:tcPr>
            <w:tcW w:w="817" w:type="dxa"/>
            <w:shd w:val="clear" w:color="auto" w:fill="auto"/>
          </w:tcPr>
          <w:p w14:paraId="600DD263" w14:textId="77777777" w:rsidR="004A7948" w:rsidRPr="00513249" w:rsidRDefault="004A7948" w:rsidP="00911D8A">
            <w:pPr>
              <w:pStyle w:val="ListParagraph"/>
              <w:numPr>
                <w:ilvl w:val="0"/>
                <w:numId w:val="157"/>
              </w:numPr>
              <w:rPr>
                <w:lang w:val="vi-VN"/>
              </w:rPr>
            </w:pPr>
          </w:p>
        </w:tc>
        <w:tc>
          <w:tcPr>
            <w:tcW w:w="1877" w:type="dxa"/>
            <w:shd w:val="clear" w:color="auto" w:fill="auto"/>
          </w:tcPr>
          <w:p w14:paraId="0D4D1143" w14:textId="77777777" w:rsidR="004A7948" w:rsidRPr="00C656EF" w:rsidRDefault="004A7948" w:rsidP="004A7948">
            <w:pPr>
              <w:keepLines/>
              <w:widowControl w:val="0"/>
              <w:rPr>
                <w:szCs w:val="26"/>
                <w:lang w:val="vi-VN"/>
              </w:rPr>
            </w:pPr>
            <w:r w:rsidRPr="00C656EF">
              <w:rPr>
                <w:szCs w:val="26"/>
                <w:lang w:val="vi-VN"/>
              </w:rPr>
              <w:t>Xem danh sách cuộc kiểm toán</w:t>
            </w:r>
          </w:p>
        </w:tc>
        <w:tc>
          <w:tcPr>
            <w:tcW w:w="6912" w:type="dxa"/>
            <w:shd w:val="clear" w:color="auto" w:fill="auto"/>
          </w:tcPr>
          <w:p w14:paraId="609BDD07" w14:textId="77777777" w:rsidR="004A7948" w:rsidRPr="00C656EF"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C656EF">
              <w:rPr>
                <w:snapToGrid/>
                <w:color w:val="auto"/>
                <w:szCs w:val="26"/>
                <w:lang w:val="vi-VN"/>
              </w:rPr>
              <w:t xml:space="preserve">Danh sách cuộc kiểm toán hiển thị các thông tin: </w:t>
            </w:r>
          </w:p>
          <w:p w14:paraId="7FA94582" w14:textId="3D09FE0B" w:rsidR="00B47216" w:rsidRDefault="005F799D"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STT</w:t>
            </w:r>
          </w:p>
          <w:p w14:paraId="567B3D64" w14:textId="1A5D12DC"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Mã cuộc KT</w:t>
            </w:r>
          </w:p>
          <w:p w14:paraId="50EF1C17"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Tên cuộc kiểm toán</w:t>
            </w:r>
          </w:p>
          <w:p w14:paraId="00157461"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Đơn vị được kiểm toán</w:t>
            </w:r>
          </w:p>
          <w:p w14:paraId="521E4E6E" w14:textId="655F5B9C" w:rsidR="004A7948" w:rsidRPr="00D149D1" w:rsidRDefault="004A7948" w:rsidP="00911D8A">
            <w:pPr>
              <w:pStyle w:val="NormalIndent"/>
              <w:keepNext w:val="0"/>
              <w:keepLines/>
              <w:widowControl w:val="0"/>
              <w:numPr>
                <w:ilvl w:val="0"/>
                <w:numId w:val="158"/>
              </w:numPr>
              <w:spacing w:before="0" w:after="0" w:line="312" w:lineRule="auto"/>
              <w:jc w:val="left"/>
              <w:rPr>
                <w:snapToGrid/>
                <w:color w:val="auto"/>
                <w:szCs w:val="26"/>
              </w:rPr>
            </w:pPr>
            <w:r w:rsidRPr="00D149D1">
              <w:rPr>
                <w:snapToGrid/>
                <w:color w:val="auto"/>
                <w:szCs w:val="26"/>
              </w:rPr>
              <w:t>Phạm vi kiểm toán</w:t>
            </w:r>
            <w:r w:rsidR="00D149D1" w:rsidRPr="00D149D1">
              <w:rPr>
                <w:snapToGrid/>
                <w:color w:val="auto"/>
                <w:szCs w:val="26"/>
                <w:lang w:val="vi-VN"/>
              </w:rPr>
              <w:t>: hiển thị</w:t>
            </w:r>
            <w:r w:rsidR="00D149D1">
              <w:rPr>
                <w:snapToGrid/>
                <w:color w:val="auto"/>
                <w:szCs w:val="26"/>
                <w:lang w:val="vi-VN"/>
              </w:rPr>
              <w:t xml:space="preserve"> các quy t</w:t>
            </w:r>
            <w:r w:rsidR="00F560C3">
              <w:rPr>
                <w:snapToGrid/>
                <w:color w:val="auto"/>
                <w:szCs w:val="26"/>
                <w:lang w:val="vi-VN"/>
              </w:rPr>
              <w:t xml:space="preserve">rình được kiểm toán </w:t>
            </w:r>
            <w:r w:rsidR="003F4128">
              <w:rPr>
                <w:snapToGrid/>
                <w:color w:val="auto"/>
                <w:szCs w:val="26"/>
                <w:lang w:val="vi-VN"/>
              </w:rPr>
              <w:t>trong phạm vi của cuộc kiểm toán</w:t>
            </w:r>
          </w:p>
          <w:p w14:paraId="6FB3BDB5"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bắt đầu</w:t>
            </w:r>
          </w:p>
          <w:p w14:paraId="5D81B7DF"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Thời gian kết thúc</w:t>
            </w:r>
          </w:p>
          <w:p w14:paraId="5477CE3C" w14:textId="77777777" w:rsidR="004A7948" w:rsidRDefault="004A7948" w:rsidP="00911D8A">
            <w:pPr>
              <w:pStyle w:val="NormalIndent"/>
              <w:keepNext w:val="0"/>
              <w:keepLines/>
              <w:widowControl w:val="0"/>
              <w:numPr>
                <w:ilvl w:val="0"/>
                <w:numId w:val="158"/>
              </w:numPr>
              <w:spacing w:before="0" w:after="0" w:line="312" w:lineRule="auto"/>
              <w:jc w:val="left"/>
              <w:rPr>
                <w:snapToGrid/>
                <w:color w:val="auto"/>
                <w:szCs w:val="26"/>
              </w:rPr>
            </w:pPr>
            <w:r>
              <w:rPr>
                <w:snapToGrid/>
                <w:color w:val="auto"/>
                <w:szCs w:val="26"/>
              </w:rPr>
              <w:t>Người phụ trách</w:t>
            </w:r>
          </w:p>
          <w:p w14:paraId="132FC70A" w14:textId="77777777" w:rsidR="004A7948" w:rsidRPr="002F4F88" w:rsidRDefault="004A7948" w:rsidP="004A794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cuộc kiểm toán được sắp xếp theo thời gian tạo: Ngày mới nhất lên đầu.</w:t>
            </w:r>
          </w:p>
        </w:tc>
      </w:tr>
    </w:tbl>
    <w:p w14:paraId="5C5071CA" w14:textId="77777777" w:rsidR="004A7948" w:rsidRDefault="004A7948" w:rsidP="004A7948">
      <w:pPr>
        <w:rPr>
          <w:b/>
          <w:szCs w:val="26"/>
        </w:rPr>
      </w:pPr>
      <w:r w:rsidRPr="002F4F88">
        <w:rPr>
          <w:b/>
          <w:szCs w:val="26"/>
        </w:rPr>
        <w:t>Yêu cầu đặc biệt/Điều kiện ràng buộc:</w:t>
      </w:r>
      <w:r>
        <w:rPr>
          <w:b/>
          <w:szCs w:val="26"/>
        </w:rPr>
        <w:t xml:space="preserve"> N/A</w:t>
      </w:r>
    </w:p>
    <w:p w14:paraId="0D6D7A94" w14:textId="77777777" w:rsidR="004A7948" w:rsidRPr="00B20760" w:rsidRDefault="004A7948" w:rsidP="00EE0DD9">
      <w:pPr>
        <w:pStyle w:val="tvHeading111"/>
      </w:pPr>
      <w:bookmarkStart w:id="99" w:name="_Toc87047322"/>
      <w:r>
        <w:t>Thiết lập phạm vi cuộc kiểm toán</w:t>
      </w:r>
      <w:bookmarkEnd w:id="99"/>
    </w:p>
    <w:p w14:paraId="3C044659" w14:textId="37BCBAC4" w:rsidR="004A7948" w:rsidRPr="008F707F" w:rsidRDefault="004A7948" w:rsidP="004A7948">
      <w:r w:rsidRPr="004A3ECC">
        <w:rPr>
          <w:b/>
          <w:bCs/>
          <w:szCs w:val="26"/>
        </w:rPr>
        <w:t>Mục đích:</w:t>
      </w:r>
      <w:r>
        <w:rPr>
          <w:bCs/>
          <w:szCs w:val="26"/>
        </w:rPr>
        <w:t xml:space="preserve"> thiết lập phạm vi cuộc kiểm toán </w:t>
      </w:r>
      <w:r w:rsidR="005D556B">
        <w:rPr>
          <w:bCs/>
          <w:szCs w:val="26"/>
        </w:rPr>
        <w:t>trong</w:t>
      </w:r>
      <w:r w:rsidR="005D556B">
        <w:rPr>
          <w:bCs/>
          <w:szCs w:val="26"/>
          <w:lang w:val="vi-VN"/>
        </w:rPr>
        <w:t xml:space="preserve"> kế hoạch kiểm toán năm </w:t>
      </w:r>
      <w:r>
        <w:rPr>
          <w:bCs/>
          <w:szCs w:val="26"/>
        </w:rPr>
        <w:t>dựa trên kết quả đánh giá rủi ro.</w:t>
      </w:r>
    </w:p>
    <w:p w14:paraId="0B0BA239" w14:textId="581CF5BD" w:rsidR="004A7948" w:rsidRPr="00C73133" w:rsidRDefault="004A7948" w:rsidP="004A7948">
      <w:pPr>
        <w:rPr>
          <w:lang w:val="vi-VN"/>
        </w:rPr>
      </w:pPr>
      <w:r w:rsidRPr="004A3ECC">
        <w:rPr>
          <w:b/>
          <w:bCs/>
          <w:szCs w:val="26"/>
        </w:rPr>
        <w:t>Vai trò thực hiện:</w:t>
      </w:r>
      <w:r w:rsidRPr="002F4F88">
        <w:rPr>
          <w:szCs w:val="26"/>
        </w:rPr>
        <w:t xml:space="preserve"> </w:t>
      </w:r>
      <w:r>
        <w:rPr>
          <w:szCs w:val="26"/>
        </w:rPr>
        <w:t>Trưởng bộ phận KTNB</w:t>
      </w:r>
      <w:r w:rsidR="00C73133">
        <w:rPr>
          <w:szCs w:val="26"/>
          <w:lang w:val="vi-VN"/>
        </w:rPr>
        <w:t>, KTV</w:t>
      </w:r>
    </w:p>
    <w:p w14:paraId="585B08AC" w14:textId="77777777" w:rsidR="004A7948" w:rsidRPr="002F4F88" w:rsidRDefault="004A7948" w:rsidP="004A7948">
      <w:r w:rsidRPr="004A3ECC">
        <w:rPr>
          <w:b/>
          <w:bCs/>
          <w:szCs w:val="26"/>
        </w:rPr>
        <w:lastRenderedPageBreak/>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A7948" w:rsidRPr="002F4F88" w14:paraId="12BFD0B1" w14:textId="77777777" w:rsidTr="004A7948">
        <w:trPr>
          <w:trHeight w:val="449"/>
        </w:trPr>
        <w:tc>
          <w:tcPr>
            <w:tcW w:w="817" w:type="dxa"/>
            <w:shd w:val="clear" w:color="auto" w:fill="auto"/>
          </w:tcPr>
          <w:p w14:paraId="37688F84" w14:textId="77777777" w:rsidR="004A7948" w:rsidRPr="002F4F88" w:rsidRDefault="004A7948" w:rsidP="004A7948">
            <w:pPr>
              <w:keepLines/>
              <w:widowControl w:val="0"/>
              <w:jc w:val="both"/>
              <w:rPr>
                <w:b/>
                <w:bCs/>
                <w:szCs w:val="26"/>
              </w:rPr>
            </w:pPr>
            <w:r w:rsidRPr="002F4F88">
              <w:rPr>
                <w:b/>
                <w:bCs/>
                <w:szCs w:val="26"/>
              </w:rPr>
              <w:t>STT</w:t>
            </w:r>
          </w:p>
        </w:tc>
        <w:tc>
          <w:tcPr>
            <w:tcW w:w="1877" w:type="dxa"/>
            <w:shd w:val="clear" w:color="auto" w:fill="auto"/>
          </w:tcPr>
          <w:p w14:paraId="41569D69" w14:textId="77777777" w:rsidR="004A7948" w:rsidRPr="002F4F88" w:rsidRDefault="004A7948" w:rsidP="004A7948">
            <w:pPr>
              <w:keepLines/>
              <w:widowControl w:val="0"/>
              <w:jc w:val="both"/>
              <w:rPr>
                <w:b/>
                <w:bCs/>
                <w:szCs w:val="26"/>
              </w:rPr>
            </w:pPr>
            <w:r w:rsidRPr="002F4F88">
              <w:rPr>
                <w:b/>
                <w:bCs/>
                <w:szCs w:val="26"/>
              </w:rPr>
              <w:t>Chức năng</w:t>
            </w:r>
          </w:p>
        </w:tc>
        <w:tc>
          <w:tcPr>
            <w:tcW w:w="6912" w:type="dxa"/>
            <w:shd w:val="clear" w:color="auto" w:fill="auto"/>
          </w:tcPr>
          <w:p w14:paraId="32E1928C" w14:textId="77777777" w:rsidR="004A7948" w:rsidRPr="002F4F88" w:rsidRDefault="004A7948" w:rsidP="004A7948">
            <w:pPr>
              <w:keepLines/>
              <w:widowControl w:val="0"/>
              <w:jc w:val="both"/>
              <w:rPr>
                <w:b/>
                <w:bCs/>
                <w:szCs w:val="26"/>
              </w:rPr>
            </w:pPr>
            <w:r w:rsidRPr="002F4F88">
              <w:rPr>
                <w:b/>
                <w:bCs/>
                <w:szCs w:val="26"/>
              </w:rPr>
              <w:t>Mô tả</w:t>
            </w:r>
          </w:p>
        </w:tc>
      </w:tr>
      <w:tr w:rsidR="004A7948" w:rsidRPr="0043164C" w14:paraId="466BD2D5" w14:textId="77777777" w:rsidTr="004A7948">
        <w:tc>
          <w:tcPr>
            <w:tcW w:w="817" w:type="dxa"/>
            <w:shd w:val="clear" w:color="auto" w:fill="auto"/>
          </w:tcPr>
          <w:p w14:paraId="63B5C2E2" w14:textId="77777777" w:rsidR="004A7948" w:rsidRPr="002F4F88" w:rsidRDefault="004A7948" w:rsidP="00911D8A">
            <w:pPr>
              <w:pStyle w:val="ListParagraph"/>
              <w:numPr>
                <w:ilvl w:val="0"/>
                <w:numId w:val="159"/>
              </w:numPr>
            </w:pPr>
          </w:p>
        </w:tc>
        <w:tc>
          <w:tcPr>
            <w:tcW w:w="1877" w:type="dxa"/>
            <w:shd w:val="clear" w:color="auto" w:fill="auto"/>
          </w:tcPr>
          <w:p w14:paraId="4F0234DD" w14:textId="30BCB1B3" w:rsidR="004A7948" w:rsidRPr="00A96971" w:rsidRDefault="00A96971" w:rsidP="004A7948">
            <w:pPr>
              <w:keepLines/>
              <w:widowControl w:val="0"/>
              <w:rPr>
                <w:szCs w:val="26"/>
                <w:lang w:val="vi-VN"/>
              </w:rPr>
            </w:pPr>
            <w:r>
              <w:rPr>
                <w:szCs w:val="26"/>
                <w:lang w:val="vi-VN"/>
              </w:rPr>
              <w:t>Tìm kiếm kết quả đánh giá rủi ro</w:t>
            </w:r>
          </w:p>
        </w:tc>
        <w:tc>
          <w:tcPr>
            <w:tcW w:w="6912" w:type="dxa"/>
            <w:shd w:val="clear" w:color="auto" w:fill="auto"/>
          </w:tcPr>
          <w:p w14:paraId="22B2D72E" w14:textId="3D03545E" w:rsidR="004A7948" w:rsidRPr="00B12EAC"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 xml:space="preserve">Cho phép NSD </w:t>
            </w:r>
            <w:r w:rsidR="00B12EAC">
              <w:rPr>
                <w:snapToGrid/>
                <w:color w:val="auto"/>
                <w:szCs w:val="26"/>
                <w:lang w:val="vi-VN"/>
              </w:rPr>
              <w:t>tìm kiếm thông tin kết quả đánh giá rủi ro theo các điều kiện</w:t>
            </w:r>
            <w:r w:rsidR="00B270C0">
              <w:rPr>
                <w:snapToGrid/>
                <w:color w:val="auto"/>
                <w:szCs w:val="26"/>
                <w:lang w:val="vi-VN"/>
              </w:rPr>
              <w:t>:</w:t>
            </w:r>
          </w:p>
          <w:p w14:paraId="56B5018E" w14:textId="2287462D" w:rsidR="004A7948" w:rsidRPr="007F1733"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7F1733">
              <w:rPr>
                <w:snapToGrid/>
                <w:color w:val="auto"/>
                <w:szCs w:val="26"/>
                <w:lang w:val="vi-VN"/>
              </w:rPr>
              <w:t xml:space="preserve">Năm đánh giá*: </w:t>
            </w:r>
            <w:r w:rsidR="007F1733" w:rsidRPr="007F1733">
              <w:rPr>
                <w:snapToGrid/>
                <w:color w:val="auto"/>
                <w:szCs w:val="26"/>
                <w:lang w:val="vi-VN"/>
              </w:rPr>
              <w:t>chọn</w:t>
            </w:r>
            <w:r w:rsidR="007F1733">
              <w:rPr>
                <w:snapToGrid/>
                <w:color w:val="auto"/>
                <w:szCs w:val="26"/>
                <w:lang w:val="vi-VN"/>
              </w:rPr>
              <w:t xml:space="preserve"> 1 năm, </w:t>
            </w:r>
            <w:r w:rsidRPr="007F1733">
              <w:rPr>
                <w:snapToGrid/>
                <w:color w:val="auto"/>
                <w:szCs w:val="26"/>
                <w:lang w:val="vi-VN"/>
              </w:rPr>
              <w:t xml:space="preserve">mặc định </w:t>
            </w:r>
            <w:r w:rsidR="007F1733">
              <w:rPr>
                <w:snapToGrid/>
                <w:color w:val="auto"/>
                <w:szCs w:val="26"/>
                <w:lang w:val="vi-VN"/>
              </w:rPr>
              <w:t>để năm hiện tại</w:t>
            </w:r>
            <w:r w:rsidRPr="007F1733">
              <w:rPr>
                <w:snapToGrid/>
                <w:color w:val="auto"/>
                <w:szCs w:val="26"/>
                <w:lang w:val="vi-VN"/>
              </w:rPr>
              <w:t xml:space="preserve"> </w:t>
            </w:r>
          </w:p>
          <w:p w14:paraId="79098D08" w14:textId="275E97D8" w:rsidR="004A7948" w:rsidRPr="005A2C6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5A2C68">
              <w:rPr>
                <w:snapToGrid/>
                <w:color w:val="auto"/>
                <w:szCs w:val="26"/>
                <w:lang w:val="vi-VN"/>
              </w:rPr>
              <w:t xml:space="preserve">Kỳ đánh giá*: </w:t>
            </w:r>
            <w:r w:rsidR="005A2C68">
              <w:rPr>
                <w:snapToGrid/>
                <w:color w:val="auto"/>
                <w:szCs w:val="26"/>
                <w:lang w:val="vi-VN"/>
              </w:rPr>
              <w:t>c</w:t>
            </w:r>
            <w:r w:rsidRPr="005A2C68">
              <w:rPr>
                <w:snapToGrid/>
                <w:color w:val="auto"/>
                <w:szCs w:val="26"/>
                <w:lang w:val="vi-VN"/>
              </w:rPr>
              <w:t xml:space="preserve">họn 1 </w:t>
            </w:r>
            <w:r w:rsidR="005A2C68">
              <w:rPr>
                <w:snapToGrid/>
                <w:color w:val="auto"/>
                <w:szCs w:val="26"/>
                <w:lang w:val="vi-VN"/>
              </w:rPr>
              <w:t xml:space="preserve">trong </w:t>
            </w:r>
            <w:r w:rsidR="005A2C68" w:rsidRPr="005A2C68">
              <w:rPr>
                <w:snapToGrid/>
                <w:color w:val="auto"/>
                <w:szCs w:val="26"/>
                <w:lang w:val="vi-VN"/>
              </w:rPr>
              <w:t>các</w:t>
            </w:r>
            <w:r w:rsidR="005A2C68">
              <w:rPr>
                <w:snapToGrid/>
                <w:color w:val="auto"/>
                <w:szCs w:val="26"/>
                <w:lang w:val="vi-VN"/>
              </w:rPr>
              <w:t xml:space="preserve"> kỳ đánh giá thuộc năm đã chọn</w:t>
            </w:r>
            <w:r w:rsidRPr="005A2C68">
              <w:rPr>
                <w:snapToGrid/>
                <w:color w:val="auto"/>
                <w:szCs w:val="26"/>
                <w:lang w:val="vi-VN"/>
              </w:rPr>
              <w:t>.</w:t>
            </w:r>
          </w:p>
          <w:p w14:paraId="79DFB766" w14:textId="72F408D1"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0112B7">
              <w:rPr>
                <w:snapToGrid/>
                <w:color w:val="auto"/>
                <w:szCs w:val="26"/>
                <w:lang w:val="vi-VN"/>
              </w:rPr>
              <w:t>Giá trị kỳ: chọn 1 trong các giá trị kỳ 1/2/3/4</w:t>
            </w:r>
            <w:r w:rsidR="000112B7">
              <w:rPr>
                <w:snapToGrid/>
                <w:color w:val="auto"/>
                <w:szCs w:val="26"/>
                <w:lang w:val="vi-VN"/>
              </w:rPr>
              <w:t xml:space="preserve">, bắt buộc chọn nếu </w:t>
            </w:r>
            <w:r w:rsidRPr="000112B7">
              <w:rPr>
                <w:snapToGrid/>
                <w:color w:val="auto"/>
                <w:szCs w:val="26"/>
                <w:lang w:val="vi-VN"/>
              </w:rPr>
              <w:t>kỳ đánh giá rủi ro là kỳ Quý.</w:t>
            </w:r>
          </w:p>
          <w:p w14:paraId="74172CAE" w14:textId="2AAD398E"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Cách thức hiển thị dữ liệu: chọn 1 trong các lựa chọn sau:</w:t>
            </w:r>
          </w:p>
          <w:p w14:paraId="5285D2C1" w14:textId="603F775F"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Tất cả (mặc định)</w:t>
            </w:r>
          </w:p>
          <w:p w14:paraId="0F99696B" w14:textId="4D5D502C"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đơn vị</w:t>
            </w:r>
          </w:p>
          <w:p w14:paraId="0FD9898B" w14:textId="35C9FC98"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hoạt động</w:t>
            </w:r>
          </w:p>
          <w:p w14:paraId="20EC2C9C" w14:textId="5DD4D59B" w:rsidR="00C73133" w:rsidRDefault="00C73133"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Theo quy trình</w:t>
            </w:r>
          </w:p>
          <w:p w14:paraId="4478CE23" w14:textId="2D35DBA2" w:rsidR="00335760" w:rsidRDefault="0033576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Loại đối tượng: </w:t>
            </w:r>
            <w:r w:rsidR="00C73133">
              <w:rPr>
                <w:snapToGrid/>
                <w:color w:val="auto"/>
                <w:szCs w:val="26"/>
                <w:lang w:val="vi-VN"/>
              </w:rPr>
              <w:t xml:space="preserve">chỉ active với cách thức hiển thị dữ liệu là Tất cả, </w:t>
            </w:r>
            <w:r>
              <w:rPr>
                <w:snapToGrid/>
                <w:color w:val="auto"/>
                <w:szCs w:val="26"/>
                <w:lang w:val="vi-VN"/>
              </w:rPr>
              <w:t xml:space="preserve">chọn 1 trong </w:t>
            </w:r>
            <w:r w:rsidR="00C73133">
              <w:rPr>
                <w:snapToGrid/>
                <w:color w:val="auto"/>
                <w:szCs w:val="26"/>
                <w:lang w:val="vi-VN"/>
              </w:rPr>
              <w:t>3</w:t>
            </w:r>
            <w:r w:rsidR="008C2EDF">
              <w:rPr>
                <w:snapToGrid/>
                <w:color w:val="auto"/>
                <w:szCs w:val="26"/>
                <w:lang w:val="vi-VN"/>
              </w:rPr>
              <w:t xml:space="preserve"> lựa chọn sau</w:t>
            </w:r>
            <w:r w:rsidR="009C24C7">
              <w:rPr>
                <w:snapToGrid/>
                <w:color w:val="auto"/>
                <w:szCs w:val="26"/>
                <w:lang w:val="vi-VN"/>
              </w:rPr>
              <w:t>:</w:t>
            </w:r>
          </w:p>
          <w:p w14:paraId="0019A1D0" w14:textId="23C5482E"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Đơn vị</w:t>
            </w:r>
          </w:p>
          <w:p w14:paraId="12DF3F62" w14:textId="71447A42" w:rsidR="00335760"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 xml:space="preserve">Hoạt động </w:t>
            </w:r>
          </w:p>
          <w:p w14:paraId="6B13235F" w14:textId="0AD71608" w:rsidR="00335760" w:rsidRPr="000112B7" w:rsidRDefault="00335760" w:rsidP="00911D8A">
            <w:pPr>
              <w:pStyle w:val="NormalIndent"/>
              <w:keepNext w:val="0"/>
              <w:keepLines/>
              <w:widowControl w:val="0"/>
              <w:numPr>
                <w:ilvl w:val="0"/>
                <w:numId w:val="167"/>
              </w:numPr>
              <w:spacing w:before="0" w:after="0" w:line="312" w:lineRule="auto"/>
              <w:jc w:val="left"/>
              <w:rPr>
                <w:snapToGrid/>
                <w:color w:val="auto"/>
                <w:szCs w:val="26"/>
                <w:lang w:val="vi-VN"/>
              </w:rPr>
            </w:pPr>
            <w:r>
              <w:rPr>
                <w:snapToGrid/>
                <w:color w:val="auto"/>
                <w:szCs w:val="26"/>
                <w:lang w:val="vi-VN"/>
              </w:rPr>
              <w:t>Quy trình</w:t>
            </w:r>
          </w:p>
          <w:p w14:paraId="168BBCC4" w14:textId="3187DD03" w:rsidR="004A7948"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8F6674">
              <w:rPr>
                <w:snapToGrid/>
                <w:color w:val="auto"/>
                <w:szCs w:val="26"/>
                <w:lang w:val="vi-VN"/>
              </w:rPr>
              <w:t>Đ</w:t>
            </w:r>
            <w:r w:rsidR="00C73133">
              <w:rPr>
                <w:snapToGrid/>
                <w:color w:val="auto"/>
                <w:szCs w:val="26"/>
                <w:lang w:val="vi-VN"/>
              </w:rPr>
              <w:t>ơn vị</w:t>
            </w:r>
            <w:r w:rsidRPr="008F6674">
              <w:rPr>
                <w:snapToGrid/>
                <w:color w:val="auto"/>
                <w:szCs w:val="26"/>
                <w:lang w:val="vi-VN"/>
              </w:rPr>
              <w:t xml:space="preserve">: </w:t>
            </w:r>
            <w:r w:rsidR="003464C5" w:rsidRPr="008F6674">
              <w:rPr>
                <w:snapToGrid/>
                <w:color w:val="auto"/>
                <w:szCs w:val="26"/>
                <w:lang w:val="vi-VN"/>
              </w:rPr>
              <w:t>nhập tê</w:t>
            </w:r>
            <w:r w:rsidR="00C73133">
              <w:rPr>
                <w:snapToGrid/>
                <w:color w:val="auto"/>
                <w:szCs w:val="26"/>
                <w:lang w:val="vi-VN"/>
              </w:rPr>
              <w:t>n đơn vị để tìm kiếm</w:t>
            </w:r>
          </w:p>
          <w:p w14:paraId="44369255" w14:textId="34BEA3B2" w:rsidR="00C73133" w:rsidRDefault="00C73133"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Hoạt động:</w:t>
            </w:r>
            <w:r w:rsidR="00881C50">
              <w:rPr>
                <w:snapToGrid/>
                <w:color w:val="auto"/>
                <w:szCs w:val="26"/>
                <w:lang w:val="vi-VN"/>
              </w:rPr>
              <w:t xml:space="preserve"> nhập tên hoạt động để tìm kiếm</w:t>
            </w:r>
          </w:p>
          <w:p w14:paraId="109AB63D" w14:textId="182270E6" w:rsidR="00881C50" w:rsidRPr="008F6674" w:rsidRDefault="00881C50"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Quy trình: nhập tên quy trình để tìm kiếm</w:t>
            </w:r>
          </w:p>
          <w:p w14:paraId="219EF9A5" w14:textId="77777777" w:rsidR="007426B3" w:rsidRPr="008F6674" w:rsidRDefault="004A7948" w:rsidP="00911D8A">
            <w:pPr>
              <w:pStyle w:val="NormalIndent"/>
              <w:keepNext w:val="0"/>
              <w:keepLines/>
              <w:widowControl w:val="0"/>
              <w:numPr>
                <w:ilvl w:val="0"/>
                <w:numId w:val="161"/>
              </w:numPr>
              <w:spacing w:before="0" w:after="0" w:line="312" w:lineRule="auto"/>
              <w:jc w:val="left"/>
              <w:rPr>
                <w:snapToGrid/>
                <w:color w:val="auto"/>
                <w:szCs w:val="26"/>
                <w:lang w:val="vi-VN"/>
              </w:rPr>
            </w:pPr>
            <w:r w:rsidRPr="00981606">
              <w:rPr>
                <w:snapToGrid/>
                <w:color w:val="auto"/>
                <w:szCs w:val="26"/>
                <w:lang w:val="vi-VN"/>
              </w:rPr>
              <w:t xml:space="preserve">Xếp hạng rủi ro: chọn 1 </w:t>
            </w:r>
            <w:r w:rsidR="00307C27">
              <w:rPr>
                <w:snapToGrid/>
                <w:color w:val="auto"/>
                <w:szCs w:val="26"/>
                <w:lang w:val="vi-VN"/>
              </w:rPr>
              <w:t xml:space="preserve">trong các mức rủi ro </w:t>
            </w:r>
            <w:r w:rsidR="00307C27" w:rsidRPr="00307C27">
              <w:rPr>
                <w:i/>
                <w:iCs/>
                <w:snapToGrid/>
                <w:color w:val="0070C0"/>
                <w:szCs w:val="26"/>
                <w:lang w:val="vi-VN"/>
              </w:rPr>
              <w:t>(mục 2.3.2)</w:t>
            </w:r>
          </w:p>
          <w:p w14:paraId="2EA282B3" w14:textId="77777777" w:rsidR="004B305E" w:rsidRDefault="008F6674" w:rsidP="008F667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kết quả tìm kiếm theo điều kiện đã chọn</w:t>
            </w:r>
            <w:r w:rsidR="004B305E">
              <w:rPr>
                <w:snapToGrid/>
                <w:color w:val="auto"/>
                <w:szCs w:val="26"/>
                <w:lang w:val="vi-VN"/>
              </w:rPr>
              <w:t>:</w:t>
            </w:r>
          </w:p>
          <w:p w14:paraId="3F5C5988" w14:textId="3CAD9F32" w:rsidR="00DE3734" w:rsidRDefault="004B305E"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C</w:t>
            </w:r>
            <w:r w:rsidR="00A04C36">
              <w:rPr>
                <w:snapToGrid/>
                <w:color w:val="auto"/>
                <w:szCs w:val="26"/>
                <w:lang w:val="vi-VN"/>
              </w:rPr>
              <w:t>họn cách thức hiển thị khác nhau thì kết quả tìm kiếm có view khác nhau</w:t>
            </w:r>
          </w:p>
          <w:p w14:paraId="3AD39F08" w14:textId="3E47CEE5" w:rsidR="00DE373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Chỉ hiển thị các đối tượng </w:t>
            </w:r>
            <w:r w:rsidR="004B305E">
              <w:rPr>
                <w:snapToGrid/>
                <w:color w:val="auto"/>
                <w:szCs w:val="26"/>
                <w:lang w:val="vi-VN"/>
              </w:rPr>
              <w:t xml:space="preserve">mà </w:t>
            </w:r>
            <w:r>
              <w:rPr>
                <w:snapToGrid/>
                <w:color w:val="auto"/>
                <w:szCs w:val="26"/>
                <w:lang w:val="vi-VN"/>
              </w:rPr>
              <w:t>Đề xuất kiểm toán là Có</w:t>
            </w:r>
          </w:p>
          <w:p w14:paraId="47AD0600" w14:textId="782C5CE9" w:rsidR="008F6674" w:rsidRDefault="00DE3734" w:rsidP="00911D8A">
            <w:pPr>
              <w:pStyle w:val="NormalIndent"/>
              <w:keepNext w:val="0"/>
              <w:keepLines/>
              <w:widowControl w:val="0"/>
              <w:numPr>
                <w:ilvl w:val="0"/>
                <w:numId w:val="161"/>
              </w:numPr>
              <w:spacing w:before="0" w:after="0" w:line="312" w:lineRule="auto"/>
              <w:jc w:val="left"/>
              <w:rPr>
                <w:snapToGrid/>
                <w:color w:val="auto"/>
                <w:szCs w:val="26"/>
                <w:lang w:val="vi-VN"/>
              </w:rPr>
            </w:pPr>
            <w:r>
              <w:rPr>
                <w:snapToGrid/>
                <w:color w:val="auto"/>
                <w:szCs w:val="26"/>
                <w:lang w:val="vi-VN"/>
              </w:rPr>
              <w:t xml:space="preserve">Dữ liệu hiển thị lấy từ Kết quả đánh giá rủi ro </w:t>
            </w:r>
            <w:r w:rsidRPr="003A7D6E">
              <w:rPr>
                <w:i/>
                <w:iCs/>
                <w:snapToGrid/>
                <w:color w:val="0070C0"/>
                <w:szCs w:val="26"/>
                <w:lang w:val="vi-VN"/>
              </w:rPr>
              <w:t>(mục 3.3.3)</w:t>
            </w:r>
            <w:r>
              <w:rPr>
                <w:snapToGrid/>
                <w:color w:val="auto"/>
                <w:szCs w:val="26"/>
                <w:lang w:val="vi-VN"/>
              </w:rPr>
              <w:t xml:space="preserve">, danh </w:t>
            </w:r>
            <w:r w:rsidR="004B305E">
              <w:rPr>
                <w:snapToGrid/>
                <w:color w:val="auto"/>
                <w:szCs w:val="26"/>
                <w:lang w:val="vi-VN"/>
              </w:rPr>
              <w:t xml:space="preserve">mục quy trình </w:t>
            </w:r>
            <w:r w:rsidR="004B305E" w:rsidRPr="003A7D6E">
              <w:rPr>
                <w:i/>
                <w:iCs/>
                <w:snapToGrid/>
                <w:color w:val="0070C0"/>
                <w:szCs w:val="26"/>
                <w:lang w:val="vi-VN"/>
              </w:rPr>
              <w:t>(mục 3.1.3)</w:t>
            </w:r>
          </w:p>
          <w:p w14:paraId="053D1BFC" w14:textId="77777777" w:rsidR="00DC37C4" w:rsidRDefault="00DE3734" w:rsidP="003A7D6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r w:rsidR="003A7D6E">
              <w:rPr>
                <w:snapToGrid/>
                <w:color w:val="auto"/>
                <w:szCs w:val="26"/>
                <w:lang w:val="vi-VN"/>
              </w:rPr>
              <w:t>:</w:t>
            </w:r>
          </w:p>
          <w:p w14:paraId="0A1E45E3" w14:textId="2EA64BE1" w:rsidR="00412987" w:rsidRPr="003A7D6E" w:rsidRDefault="00924201"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5" w:anchor="id=vnz6ow&amp;p=25__pham_vi_kt&amp;g=1" w:history="1">
              <w:r w:rsidR="00412987" w:rsidRPr="00A44996">
                <w:rPr>
                  <w:rStyle w:val="Hyperlink"/>
                  <w:snapToGrid/>
                  <w:szCs w:val="26"/>
                  <w:lang w:val="vi-VN"/>
                </w:rPr>
                <w:t>https://f2z0rj.axshare.com/#id=vnz6ow&amp;p=25__pham_vi_kt&amp;g=1</w:t>
              </w:r>
            </w:hyperlink>
          </w:p>
        </w:tc>
      </w:tr>
      <w:tr w:rsidR="00A96971" w:rsidRPr="0043164C" w14:paraId="4177A666" w14:textId="77777777" w:rsidTr="004A7948">
        <w:tc>
          <w:tcPr>
            <w:tcW w:w="817" w:type="dxa"/>
            <w:shd w:val="clear" w:color="auto" w:fill="auto"/>
          </w:tcPr>
          <w:p w14:paraId="213C8507" w14:textId="77777777" w:rsidR="00A96971" w:rsidRPr="007F1733" w:rsidRDefault="00A96971" w:rsidP="00911D8A">
            <w:pPr>
              <w:pStyle w:val="ListParagraph"/>
              <w:numPr>
                <w:ilvl w:val="0"/>
                <w:numId w:val="159"/>
              </w:numPr>
              <w:rPr>
                <w:lang w:val="vi-VN"/>
              </w:rPr>
            </w:pPr>
          </w:p>
        </w:tc>
        <w:tc>
          <w:tcPr>
            <w:tcW w:w="1877" w:type="dxa"/>
            <w:shd w:val="clear" w:color="auto" w:fill="auto"/>
          </w:tcPr>
          <w:p w14:paraId="29C81C42" w14:textId="0B42A739" w:rsidR="00A96971" w:rsidRPr="0068644C" w:rsidRDefault="00A96971" w:rsidP="00A96971">
            <w:pPr>
              <w:keepLines/>
              <w:widowControl w:val="0"/>
              <w:rPr>
                <w:szCs w:val="26"/>
                <w:lang w:val="vi-VN"/>
              </w:rPr>
            </w:pPr>
            <w:r w:rsidRPr="0068644C">
              <w:rPr>
                <w:szCs w:val="26"/>
                <w:lang w:val="vi-VN"/>
              </w:rPr>
              <w:t>Thêm đối</w:t>
            </w:r>
            <w:r>
              <w:rPr>
                <w:szCs w:val="26"/>
                <w:lang w:val="vi-VN"/>
              </w:rPr>
              <w:t xml:space="preserve"> tượng vào phạm vi kiểm toán</w:t>
            </w:r>
          </w:p>
        </w:tc>
        <w:tc>
          <w:tcPr>
            <w:tcW w:w="6912" w:type="dxa"/>
            <w:shd w:val="clear" w:color="auto" w:fill="auto"/>
          </w:tcPr>
          <w:p w14:paraId="70E9071E" w14:textId="5086D250" w:rsidR="0097613A" w:rsidRDefault="00A96971" w:rsidP="001801FE">
            <w:pPr>
              <w:pStyle w:val="NormalIndent"/>
              <w:keepNext w:val="0"/>
              <w:keepLines/>
              <w:widowControl w:val="0"/>
              <w:numPr>
                <w:ilvl w:val="0"/>
                <w:numId w:val="15"/>
              </w:numPr>
              <w:spacing w:before="0" w:after="0" w:line="312" w:lineRule="auto"/>
              <w:jc w:val="left"/>
              <w:rPr>
                <w:snapToGrid/>
                <w:color w:val="auto"/>
                <w:szCs w:val="26"/>
                <w:lang w:val="vi-VN"/>
              </w:rPr>
            </w:pPr>
            <w:r w:rsidRPr="004E359A">
              <w:rPr>
                <w:snapToGrid/>
                <w:color w:val="auto"/>
                <w:szCs w:val="26"/>
                <w:lang w:val="vi-VN"/>
              </w:rPr>
              <w:t>Cho phép NSD th</w:t>
            </w:r>
            <w:r>
              <w:rPr>
                <w:snapToGrid/>
                <w:color w:val="auto"/>
                <w:szCs w:val="26"/>
                <w:lang w:val="vi-VN"/>
              </w:rPr>
              <w:t xml:space="preserve">êm đối tượng vào </w:t>
            </w:r>
            <w:r w:rsidRPr="004E359A">
              <w:rPr>
                <w:snapToGrid/>
                <w:color w:val="auto"/>
                <w:szCs w:val="26"/>
                <w:lang w:val="vi-VN"/>
              </w:rPr>
              <w:t xml:space="preserve">phạm vi cuộc kiểm toán dựa trên kết quả đánh giá rủi ro. </w:t>
            </w:r>
            <w:r w:rsidR="009E756D">
              <w:rPr>
                <w:snapToGrid/>
                <w:color w:val="auto"/>
                <w:szCs w:val="26"/>
                <w:lang w:val="vi-VN"/>
              </w:rPr>
              <w:t xml:space="preserve">Trên màn hình kết quả </w:t>
            </w:r>
            <w:r w:rsidR="0097613A">
              <w:rPr>
                <w:snapToGrid/>
                <w:color w:val="auto"/>
                <w:szCs w:val="26"/>
                <w:lang w:val="vi-VN"/>
              </w:rPr>
              <w:t>tìm kiếm, cho phép NSD chọn nhiều đối tượng để thêm vào phạm vi kiểm toán</w:t>
            </w:r>
            <w:r w:rsidR="00DC37C4">
              <w:rPr>
                <w:snapToGrid/>
                <w:color w:val="auto"/>
                <w:szCs w:val="26"/>
                <w:lang w:val="vi-VN"/>
              </w:rPr>
              <w:t>. Đối tượng được chọn được ghi nhận vào các mục</w:t>
            </w:r>
            <w:r w:rsidR="001801FE">
              <w:rPr>
                <w:snapToGrid/>
                <w:color w:val="auto"/>
                <w:szCs w:val="26"/>
                <w:lang w:val="vi-VN"/>
              </w:rPr>
              <w:t>:</w:t>
            </w:r>
          </w:p>
          <w:p w14:paraId="48D4ABA1"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Quy trình được kiểm toán</w:t>
            </w:r>
          </w:p>
          <w:p w14:paraId="0E743AF6"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Đơn vị được kiểm toán</w:t>
            </w:r>
          </w:p>
          <w:p w14:paraId="3E9AB9EA" w14:textId="77777777" w:rsidR="001801FE" w:rsidRDefault="001801FE" w:rsidP="00911D8A">
            <w:pPr>
              <w:pStyle w:val="NormalIndent"/>
              <w:keepNext w:val="0"/>
              <w:keepLines/>
              <w:widowControl w:val="0"/>
              <w:numPr>
                <w:ilvl w:val="0"/>
                <w:numId w:val="160"/>
              </w:numPr>
              <w:spacing w:before="0" w:after="0" w:line="312" w:lineRule="auto"/>
              <w:jc w:val="left"/>
              <w:rPr>
                <w:snapToGrid/>
                <w:color w:val="auto"/>
                <w:szCs w:val="26"/>
                <w:lang w:val="vi-VN"/>
              </w:rPr>
            </w:pPr>
            <w:r>
              <w:rPr>
                <w:snapToGrid/>
                <w:color w:val="auto"/>
                <w:szCs w:val="26"/>
                <w:lang w:val="vi-VN"/>
              </w:rPr>
              <w:t>Hoạt động được kiểm toán</w:t>
            </w:r>
          </w:p>
          <w:p w14:paraId="1E308A0F" w14:textId="77777777" w:rsidR="00412987" w:rsidRDefault="00412987" w:rsidP="0041298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w:t>
            </w:r>
          </w:p>
          <w:p w14:paraId="7CF0EB16" w14:textId="0C242646" w:rsidR="00412987" w:rsidRPr="001801FE" w:rsidRDefault="00924201" w:rsidP="00412987">
            <w:pPr>
              <w:pStyle w:val="NormalIndent"/>
              <w:keepNext w:val="0"/>
              <w:keepLines/>
              <w:widowControl w:val="0"/>
              <w:numPr>
                <w:ilvl w:val="0"/>
                <w:numId w:val="0"/>
              </w:numPr>
              <w:spacing w:before="0" w:after="0" w:line="312" w:lineRule="auto"/>
              <w:jc w:val="left"/>
              <w:rPr>
                <w:snapToGrid/>
                <w:color w:val="auto"/>
                <w:szCs w:val="26"/>
                <w:lang w:val="vi-VN"/>
              </w:rPr>
            </w:pPr>
            <w:hyperlink r:id="rId56" w:anchor="id=vnz6ow&amp;p=25__pham_vi_kt&amp;g=1" w:history="1">
              <w:r w:rsidR="00412987" w:rsidRPr="00A44996">
                <w:rPr>
                  <w:rStyle w:val="Hyperlink"/>
                  <w:snapToGrid/>
                  <w:szCs w:val="26"/>
                  <w:lang w:val="vi-VN"/>
                </w:rPr>
                <w:t>https://f2z0rj.axshare.com/#id=vnz6ow&amp;p=25__pham_vi_kt&amp;g=1</w:t>
              </w:r>
            </w:hyperlink>
          </w:p>
        </w:tc>
      </w:tr>
      <w:tr w:rsidR="004A7948" w:rsidRPr="002F4F88" w14:paraId="0D7EF91C" w14:textId="77777777" w:rsidTr="004A7948">
        <w:tc>
          <w:tcPr>
            <w:tcW w:w="817" w:type="dxa"/>
            <w:shd w:val="clear" w:color="auto" w:fill="auto"/>
          </w:tcPr>
          <w:p w14:paraId="31840627" w14:textId="77777777" w:rsidR="004A7948" w:rsidRPr="0097613A" w:rsidRDefault="004A7948" w:rsidP="00911D8A">
            <w:pPr>
              <w:pStyle w:val="ListParagraph"/>
              <w:numPr>
                <w:ilvl w:val="0"/>
                <w:numId w:val="159"/>
              </w:numPr>
              <w:rPr>
                <w:lang w:val="vi-VN"/>
              </w:rPr>
            </w:pPr>
          </w:p>
        </w:tc>
        <w:tc>
          <w:tcPr>
            <w:tcW w:w="1877" w:type="dxa"/>
            <w:shd w:val="clear" w:color="auto" w:fill="auto"/>
          </w:tcPr>
          <w:p w14:paraId="30ECD8AA" w14:textId="73B62B5A" w:rsidR="004A7948" w:rsidRPr="001C1629" w:rsidRDefault="004A7948" w:rsidP="004A7948">
            <w:pPr>
              <w:keepLines/>
              <w:widowControl w:val="0"/>
              <w:rPr>
                <w:szCs w:val="26"/>
                <w:lang w:val="vi-VN"/>
              </w:rPr>
            </w:pPr>
            <w:r w:rsidRPr="00C656EF">
              <w:rPr>
                <w:szCs w:val="26"/>
                <w:lang w:val="vi-VN"/>
              </w:rPr>
              <w:t xml:space="preserve">Danh sách </w:t>
            </w:r>
            <w:r w:rsidR="001C1629" w:rsidRPr="00C656EF">
              <w:rPr>
                <w:szCs w:val="26"/>
                <w:lang w:val="vi-VN"/>
              </w:rPr>
              <w:t>đối</w:t>
            </w:r>
            <w:r w:rsidR="001C1629">
              <w:rPr>
                <w:szCs w:val="26"/>
                <w:lang w:val="vi-VN"/>
              </w:rPr>
              <w:t xml:space="preserve"> tượng trong phạm vi kiểm toán</w:t>
            </w:r>
          </w:p>
        </w:tc>
        <w:tc>
          <w:tcPr>
            <w:tcW w:w="6912" w:type="dxa"/>
            <w:shd w:val="clear" w:color="auto" w:fill="auto"/>
          </w:tcPr>
          <w:p w14:paraId="0940CB13" w14:textId="7D2F0B45" w:rsidR="004A7948" w:rsidRPr="00CF305E" w:rsidRDefault="00CF305E" w:rsidP="004A794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danh sách các đối tượng đã được thêm vào phạm vi cuộc kiểm toán, gồm</w:t>
            </w:r>
            <w:r w:rsidR="004A7948" w:rsidRPr="00CF305E">
              <w:rPr>
                <w:snapToGrid/>
                <w:color w:val="auto"/>
                <w:szCs w:val="26"/>
                <w:lang w:val="vi-VN"/>
              </w:rPr>
              <w:t xml:space="preserve"> các thông tin:</w:t>
            </w:r>
          </w:p>
          <w:p w14:paraId="15BB5F29" w14:textId="77777777"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STT</w:t>
            </w:r>
          </w:p>
          <w:p w14:paraId="503E77C4" w14:textId="5638C982" w:rsidR="004A7948" w:rsidRPr="00113904"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Đ</w:t>
            </w:r>
            <w:r w:rsidR="008974D9">
              <w:rPr>
                <w:snapToGrid/>
                <w:color w:val="auto"/>
                <w:szCs w:val="26"/>
              </w:rPr>
              <w:t>ơn</w:t>
            </w:r>
            <w:r w:rsidR="008974D9">
              <w:rPr>
                <w:snapToGrid/>
                <w:color w:val="auto"/>
                <w:szCs w:val="26"/>
                <w:lang w:val="vi-VN"/>
              </w:rPr>
              <w:t xml:space="preserve"> vị được kiểm toán</w:t>
            </w:r>
          </w:p>
          <w:p w14:paraId="0BBEDCBE" w14:textId="4EB4D9A0" w:rsidR="00113904" w:rsidRP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Quy</w:t>
            </w:r>
            <w:r>
              <w:rPr>
                <w:snapToGrid/>
                <w:color w:val="auto"/>
                <w:szCs w:val="26"/>
                <w:lang w:val="vi-VN"/>
              </w:rPr>
              <w:t xml:space="preserve"> trình được kiểm toán</w:t>
            </w:r>
          </w:p>
          <w:p w14:paraId="0B0DA166" w14:textId="109B95FD" w:rsidR="00113904" w:rsidRDefault="00113904"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Hoạt</w:t>
            </w:r>
            <w:r>
              <w:rPr>
                <w:snapToGrid/>
                <w:color w:val="auto"/>
                <w:szCs w:val="26"/>
                <w:lang w:val="vi-VN"/>
              </w:rPr>
              <w:t xml:space="preserve"> động được kiểm toán</w:t>
            </w:r>
          </w:p>
          <w:p w14:paraId="07858C2C" w14:textId="075ECD71" w:rsidR="004A794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 xml:space="preserve">Lý do </w:t>
            </w:r>
            <w:r w:rsidR="00E74CFF">
              <w:rPr>
                <w:snapToGrid/>
                <w:color w:val="auto"/>
                <w:szCs w:val="26"/>
              </w:rPr>
              <w:t>đề</w:t>
            </w:r>
            <w:r w:rsidR="00E74CFF">
              <w:rPr>
                <w:snapToGrid/>
                <w:color w:val="auto"/>
                <w:szCs w:val="26"/>
                <w:lang w:val="vi-VN"/>
              </w:rPr>
              <w:t xml:space="preserve"> xuất</w:t>
            </w:r>
            <w:r w:rsidR="00B62221">
              <w:rPr>
                <w:snapToGrid/>
                <w:color w:val="auto"/>
                <w:szCs w:val="26"/>
                <w:lang w:val="vi-VN"/>
              </w:rPr>
              <w:t xml:space="preserve"> kiể</w:t>
            </w:r>
            <w:r w:rsidR="00CF305E">
              <w:rPr>
                <w:snapToGrid/>
                <w:color w:val="auto"/>
                <w:szCs w:val="26"/>
                <w:lang w:val="vi-VN"/>
              </w:rPr>
              <w:t>m toán</w:t>
            </w:r>
          </w:p>
          <w:p w14:paraId="0E9140AC" w14:textId="77777777" w:rsidR="00364C25"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Mức xếp hạng rủi ro</w:t>
            </w:r>
          </w:p>
          <w:p w14:paraId="440EF94E" w14:textId="50E8A1D7" w:rsidR="004A7948" w:rsidRPr="002F4F88" w:rsidRDefault="004A7948" w:rsidP="00911D8A">
            <w:pPr>
              <w:pStyle w:val="NormalIndent"/>
              <w:keepNext w:val="0"/>
              <w:keepLines/>
              <w:widowControl w:val="0"/>
              <w:numPr>
                <w:ilvl w:val="0"/>
                <w:numId w:val="162"/>
              </w:numPr>
              <w:spacing w:before="0" w:after="0" w:line="312" w:lineRule="auto"/>
              <w:jc w:val="left"/>
              <w:rPr>
                <w:snapToGrid/>
                <w:color w:val="auto"/>
                <w:szCs w:val="26"/>
              </w:rPr>
            </w:pPr>
            <w:r>
              <w:rPr>
                <w:snapToGrid/>
                <w:color w:val="auto"/>
                <w:szCs w:val="26"/>
              </w:rPr>
              <w:t xml:space="preserve">Thời gian </w:t>
            </w:r>
            <w:r w:rsidR="00364C25">
              <w:rPr>
                <w:snapToGrid/>
                <w:color w:val="auto"/>
                <w:szCs w:val="26"/>
              </w:rPr>
              <w:t>kiểm</w:t>
            </w:r>
            <w:r w:rsidR="00364C25">
              <w:rPr>
                <w:snapToGrid/>
                <w:color w:val="auto"/>
                <w:szCs w:val="26"/>
                <w:lang w:val="vi-VN"/>
              </w:rPr>
              <w:t xml:space="preserve"> toán gần nhất: MM/yyyy</w:t>
            </w:r>
          </w:p>
        </w:tc>
      </w:tr>
      <w:tr w:rsidR="004A7948" w:rsidRPr="0043164C" w14:paraId="31A44854" w14:textId="77777777" w:rsidTr="004A7948">
        <w:tc>
          <w:tcPr>
            <w:tcW w:w="817" w:type="dxa"/>
            <w:shd w:val="clear" w:color="auto" w:fill="auto"/>
          </w:tcPr>
          <w:p w14:paraId="5B275D7E" w14:textId="77777777" w:rsidR="004A7948" w:rsidRPr="002F4F88" w:rsidRDefault="004A7948" w:rsidP="00911D8A">
            <w:pPr>
              <w:pStyle w:val="ListParagraph"/>
              <w:numPr>
                <w:ilvl w:val="0"/>
                <w:numId w:val="159"/>
              </w:numPr>
            </w:pPr>
          </w:p>
        </w:tc>
        <w:tc>
          <w:tcPr>
            <w:tcW w:w="1877" w:type="dxa"/>
            <w:shd w:val="clear" w:color="auto" w:fill="auto"/>
          </w:tcPr>
          <w:p w14:paraId="103A9F11" w14:textId="777158C0" w:rsidR="004A7948" w:rsidRPr="001C1629" w:rsidRDefault="004A7948" w:rsidP="004A7948">
            <w:pPr>
              <w:keepLines/>
              <w:widowControl w:val="0"/>
              <w:rPr>
                <w:szCs w:val="26"/>
                <w:lang w:val="vi-VN"/>
              </w:rPr>
            </w:pPr>
            <w:r>
              <w:rPr>
                <w:szCs w:val="26"/>
              </w:rPr>
              <w:t xml:space="preserve">Xóa </w:t>
            </w:r>
            <w:r w:rsidR="001C1629">
              <w:rPr>
                <w:szCs w:val="26"/>
              </w:rPr>
              <w:t>đối</w:t>
            </w:r>
            <w:r w:rsidR="001C1629">
              <w:rPr>
                <w:szCs w:val="26"/>
                <w:lang w:val="vi-VN"/>
              </w:rPr>
              <w:t xml:space="preserve"> tượng </w:t>
            </w:r>
            <w:r w:rsidR="00DC37C4">
              <w:rPr>
                <w:szCs w:val="26"/>
                <w:lang w:val="vi-VN"/>
              </w:rPr>
              <w:t>khỏi</w:t>
            </w:r>
            <w:r w:rsidR="001C1629">
              <w:rPr>
                <w:szCs w:val="26"/>
                <w:lang w:val="vi-VN"/>
              </w:rPr>
              <w:t xml:space="preserve"> phạm vi kiểm toán</w:t>
            </w:r>
          </w:p>
        </w:tc>
        <w:tc>
          <w:tcPr>
            <w:tcW w:w="6912" w:type="dxa"/>
            <w:shd w:val="clear" w:color="auto" w:fill="auto"/>
          </w:tcPr>
          <w:p w14:paraId="33F4FF0E" w14:textId="3D8B3302" w:rsidR="004A7948" w:rsidRPr="00412987" w:rsidRDefault="004A7948" w:rsidP="004A7948">
            <w:pPr>
              <w:pStyle w:val="NormalIndent"/>
              <w:keepNext w:val="0"/>
              <w:keepLines/>
              <w:widowControl w:val="0"/>
              <w:numPr>
                <w:ilvl w:val="0"/>
                <w:numId w:val="15"/>
              </w:numPr>
              <w:spacing w:before="0" w:after="0" w:line="312" w:lineRule="auto"/>
              <w:jc w:val="left"/>
              <w:rPr>
                <w:snapToGrid/>
                <w:color w:val="auto"/>
                <w:szCs w:val="26"/>
                <w:lang w:val="vi-VN"/>
              </w:rPr>
            </w:pPr>
            <w:r w:rsidRPr="001C1629">
              <w:rPr>
                <w:snapToGrid/>
                <w:color w:val="auto"/>
                <w:szCs w:val="26"/>
                <w:lang w:val="vi-VN"/>
              </w:rPr>
              <w:t xml:space="preserve">Cho phép NSD xóa </w:t>
            </w:r>
            <w:r w:rsidR="00E92923">
              <w:rPr>
                <w:snapToGrid/>
                <w:color w:val="auto"/>
                <w:szCs w:val="26"/>
                <w:lang w:val="vi-VN"/>
              </w:rPr>
              <w:t>đối tượng trong phạm vi kiểm toán</w:t>
            </w:r>
            <w:r w:rsidRPr="001C1629">
              <w:rPr>
                <w:snapToGrid/>
                <w:color w:val="auto"/>
                <w:szCs w:val="26"/>
                <w:lang w:val="vi-VN"/>
              </w:rPr>
              <w:t xml:space="preserve">. </w:t>
            </w:r>
            <w:r w:rsidRPr="00412987">
              <w:rPr>
                <w:snapToGrid/>
                <w:color w:val="auto"/>
                <w:szCs w:val="26"/>
                <w:lang w:val="vi-VN"/>
              </w:rPr>
              <w:t>Hệ thống hiển thị popup yêu cầu xác nhận “</w:t>
            </w:r>
            <w:r w:rsidRPr="00412987">
              <w:rPr>
                <w:i/>
                <w:iCs/>
                <w:snapToGrid/>
                <w:color w:val="auto"/>
                <w:szCs w:val="26"/>
                <w:lang w:val="vi-VN"/>
              </w:rPr>
              <w:t xml:space="preserve">Bạn có chắc chắn muốn xóa </w:t>
            </w:r>
            <w:r w:rsidR="00412987" w:rsidRPr="00412987">
              <w:rPr>
                <w:i/>
                <w:iCs/>
                <w:snapToGrid/>
                <w:color w:val="auto"/>
                <w:szCs w:val="26"/>
                <w:lang w:val="vi-VN"/>
              </w:rPr>
              <w:t xml:space="preserve">đối tượng khỏi </w:t>
            </w:r>
            <w:r w:rsidRPr="00412987">
              <w:rPr>
                <w:i/>
                <w:iCs/>
                <w:snapToGrid/>
                <w:color w:val="auto"/>
                <w:szCs w:val="26"/>
                <w:lang w:val="vi-VN"/>
              </w:rPr>
              <w:t>phạm vi cuộc kiểm toán</w:t>
            </w:r>
            <w:r w:rsidR="00EF54B5">
              <w:rPr>
                <w:i/>
                <w:iCs/>
                <w:snapToGrid/>
                <w:color w:val="auto"/>
                <w:szCs w:val="26"/>
                <w:lang w:val="vi-VN"/>
              </w:rPr>
              <w:t>?[đơn vị được kiểm toán][quy trình được ki</w:t>
            </w:r>
            <w:r w:rsidR="000E66EE">
              <w:rPr>
                <w:i/>
                <w:iCs/>
                <w:snapToGrid/>
                <w:color w:val="auto"/>
                <w:szCs w:val="26"/>
                <w:lang w:val="vi-VN"/>
              </w:rPr>
              <w:t>ểm toán] [hoạt động được kiểm toán]</w:t>
            </w:r>
            <w:r w:rsidRPr="00412987">
              <w:rPr>
                <w:snapToGrid/>
                <w:color w:val="auto"/>
                <w:szCs w:val="26"/>
                <w:lang w:val="vi-VN"/>
              </w:rPr>
              <w:t>”, NSD chọn Có/ Không:</w:t>
            </w:r>
          </w:p>
          <w:p w14:paraId="58E9988C" w14:textId="61E22FA1" w:rsidR="004A7948" w:rsidRPr="00412987"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412987">
              <w:rPr>
                <w:snapToGrid/>
                <w:color w:val="auto"/>
                <w:szCs w:val="26"/>
                <w:lang w:val="vi-VN"/>
              </w:rPr>
              <w:t>Nếu chọn có, hệ thống thực hiện xóa</w:t>
            </w:r>
            <w:r w:rsidR="00412987">
              <w:rPr>
                <w:snapToGrid/>
                <w:color w:val="auto"/>
                <w:szCs w:val="26"/>
                <w:lang w:val="vi-VN"/>
              </w:rPr>
              <w:t xml:space="preserve"> đối tượng khỏi</w:t>
            </w:r>
            <w:r w:rsidRPr="00412987">
              <w:rPr>
                <w:snapToGrid/>
                <w:color w:val="auto"/>
                <w:szCs w:val="26"/>
                <w:lang w:val="vi-VN"/>
              </w:rPr>
              <w:t xml:space="preserve"> phạm vi cuộc KT.</w:t>
            </w:r>
          </w:p>
          <w:p w14:paraId="295EB721" w14:textId="6B09673C" w:rsidR="004A7948" w:rsidRPr="00C656EF" w:rsidRDefault="004A7948" w:rsidP="00911D8A">
            <w:pPr>
              <w:pStyle w:val="NormalIndent"/>
              <w:keepNext w:val="0"/>
              <w:keepLines/>
              <w:widowControl w:val="0"/>
              <w:numPr>
                <w:ilvl w:val="0"/>
                <w:numId w:val="163"/>
              </w:numPr>
              <w:spacing w:before="0" w:after="0" w:line="312" w:lineRule="auto"/>
              <w:jc w:val="left"/>
              <w:rPr>
                <w:snapToGrid/>
                <w:color w:val="auto"/>
                <w:szCs w:val="26"/>
                <w:lang w:val="vi-VN"/>
              </w:rPr>
            </w:pPr>
            <w:r w:rsidRPr="00C656EF">
              <w:rPr>
                <w:snapToGrid/>
                <w:color w:val="auto"/>
                <w:szCs w:val="26"/>
                <w:lang w:val="vi-VN"/>
              </w:rPr>
              <w:t>Nếu chọn không, hệ thống hủy bỏ thao tác xóa</w:t>
            </w:r>
          </w:p>
        </w:tc>
      </w:tr>
    </w:tbl>
    <w:p w14:paraId="26E86712" w14:textId="0677821B" w:rsidR="004A7948" w:rsidRPr="00C656EF" w:rsidRDefault="004A7948" w:rsidP="005D5E3C">
      <w:pPr>
        <w:rPr>
          <w:lang w:val="vi-VN"/>
        </w:rPr>
      </w:pPr>
      <w:r w:rsidRPr="00C656EF">
        <w:rPr>
          <w:b/>
          <w:szCs w:val="26"/>
          <w:lang w:val="vi-VN"/>
        </w:rPr>
        <w:t>Yêu cầu đặc biệt/Điều kiện ràng buộc: N/A</w:t>
      </w:r>
    </w:p>
    <w:p w14:paraId="1900AB09" w14:textId="7C18764C" w:rsidR="00815AD1" w:rsidRDefault="006B7F63" w:rsidP="00815AD1">
      <w:pPr>
        <w:pStyle w:val="tvHeading1"/>
      </w:pPr>
      <w:bookmarkStart w:id="100" w:name="_Toc87047323"/>
      <w:r w:rsidRPr="00F50940">
        <w:t>Chuẩn bị cuộc kiểm toán</w:t>
      </w:r>
      <w:bookmarkEnd w:id="100"/>
    </w:p>
    <w:p w14:paraId="36C24489" w14:textId="517F2B8F" w:rsidR="006E799C" w:rsidRPr="00815AD1" w:rsidRDefault="00592E2D" w:rsidP="006E799C">
      <w:pPr>
        <w:pStyle w:val="tvHeading11"/>
      </w:pPr>
      <w:bookmarkStart w:id="101" w:name="_Toc87047324"/>
      <w:r>
        <w:rPr>
          <w:lang w:val="vi-VN"/>
        </w:rPr>
        <w:t>Quản lý cuộc kiểm toán</w:t>
      </w:r>
      <w:bookmarkEnd w:id="101"/>
    </w:p>
    <w:p w14:paraId="16B6E0CC" w14:textId="45A104F8" w:rsidR="00815AD1" w:rsidRPr="00815AD1" w:rsidRDefault="00815AD1" w:rsidP="00815AD1">
      <w:r w:rsidRPr="00815AD1">
        <w:rPr>
          <w:b/>
          <w:bCs/>
          <w:lang w:val="vi-VN"/>
        </w:rPr>
        <w:t xml:space="preserve">Mục đích: </w:t>
      </w:r>
      <w:r>
        <w:rPr>
          <w:lang w:val="vi-VN"/>
        </w:rPr>
        <w:t xml:space="preserve">quản lý các cuộc kiểm toán thuộc kế hoạch năm </w:t>
      </w:r>
      <w:r w:rsidR="00680352">
        <w:rPr>
          <w:lang w:val="vi-VN"/>
        </w:rPr>
        <w:t>và</w:t>
      </w:r>
      <w:r>
        <w:rPr>
          <w:lang w:val="vi-VN"/>
        </w:rPr>
        <w:t xml:space="preserve"> cuộc kiểm toán đột xuất</w:t>
      </w:r>
      <w:r w:rsidR="0030080C">
        <w:rPr>
          <w:lang w:val="vi-VN"/>
        </w:rPr>
        <w:t xml:space="preserve">, thiết lập </w:t>
      </w:r>
      <w:r w:rsidRPr="004B5AF5">
        <w:rPr>
          <w:szCs w:val="26"/>
        </w:rPr>
        <w:t xml:space="preserve">kế hoạch </w:t>
      </w:r>
      <w:r w:rsidR="00CD3A39">
        <w:rPr>
          <w:szCs w:val="26"/>
        </w:rPr>
        <w:t>về công việc</w:t>
      </w:r>
      <w:r w:rsidR="00CD3A39">
        <w:rPr>
          <w:szCs w:val="26"/>
          <w:lang w:val="vi-VN"/>
        </w:rPr>
        <w:t xml:space="preserve">, nhân sự và lịch trình </w:t>
      </w:r>
      <w:r w:rsidR="00964972">
        <w:rPr>
          <w:szCs w:val="26"/>
        </w:rPr>
        <w:t>cho từng cuộc kiểm toán</w:t>
      </w:r>
      <w:r>
        <w:rPr>
          <w:szCs w:val="26"/>
        </w:rPr>
        <w:t>.</w:t>
      </w:r>
    </w:p>
    <w:p w14:paraId="435B052E" w14:textId="77777777" w:rsidR="00DD599E" w:rsidRPr="002F4F88" w:rsidRDefault="00DD599E" w:rsidP="00DD599E">
      <w:r w:rsidRPr="004A3ECC">
        <w:rPr>
          <w:b/>
          <w:bCs/>
          <w:szCs w:val="26"/>
        </w:rPr>
        <w:t>Vai trò thực hiện:</w:t>
      </w:r>
      <w:r w:rsidRPr="002F4F88">
        <w:rPr>
          <w:szCs w:val="26"/>
        </w:rPr>
        <w:t xml:space="preserve"> </w:t>
      </w:r>
      <w:r w:rsidRPr="004B5AF5">
        <w:rPr>
          <w:szCs w:val="26"/>
        </w:rPr>
        <w:t>Trưởng đoàn KT, trưởng nhóm KT</w:t>
      </w:r>
    </w:p>
    <w:p w14:paraId="15E28EE1" w14:textId="77777777" w:rsidR="00DD599E" w:rsidRPr="005D40E7" w:rsidRDefault="00DD599E" w:rsidP="00DD599E">
      <w:pPr>
        <w:rPr>
          <w:lang w:val="vi-VN"/>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DD599E" w:rsidRPr="002F4F88" w14:paraId="5A85A97D" w14:textId="77777777" w:rsidTr="00A54193">
        <w:trPr>
          <w:trHeight w:val="449"/>
        </w:trPr>
        <w:tc>
          <w:tcPr>
            <w:tcW w:w="817" w:type="dxa"/>
            <w:shd w:val="clear" w:color="auto" w:fill="auto"/>
          </w:tcPr>
          <w:p w14:paraId="2F90070F" w14:textId="77777777" w:rsidR="00DD599E" w:rsidRPr="002F4F88" w:rsidRDefault="00DD599E" w:rsidP="00A54193">
            <w:pPr>
              <w:keepLines/>
              <w:widowControl w:val="0"/>
              <w:jc w:val="both"/>
              <w:rPr>
                <w:b/>
                <w:bCs/>
                <w:szCs w:val="26"/>
              </w:rPr>
            </w:pPr>
            <w:r w:rsidRPr="002F4F88">
              <w:rPr>
                <w:b/>
                <w:bCs/>
                <w:szCs w:val="26"/>
              </w:rPr>
              <w:lastRenderedPageBreak/>
              <w:t>STT</w:t>
            </w:r>
          </w:p>
        </w:tc>
        <w:tc>
          <w:tcPr>
            <w:tcW w:w="1877" w:type="dxa"/>
            <w:shd w:val="clear" w:color="auto" w:fill="auto"/>
          </w:tcPr>
          <w:p w14:paraId="436BA291" w14:textId="77777777" w:rsidR="00DD599E" w:rsidRPr="002F4F88" w:rsidRDefault="00DD599E" w:rsidP="00A54193">
            <w:pPr>
              <w:keepLines/>
              <w:widowControl w:val="0"/>
              <w:jc w:val="both"/>
              <w:rPr>
                <w:b/>
                <w:bCs/>
                <w:szCs w:val="26"/>
              </w:rPr>
            </w:pPr>
            <w:r w:rsidRPr="002F4F88">
              <w:rPr>
                <w:b/>
                <w:bCs/>
                <w:szCs w:val="26"/>
              </w:rPr>
              <w:t>Chức năng</w:t>
            </w:r>
          </w:p>
        </w:tc>
        <w:tc>
          <w:tcPr>
            <w:tcW w:w="6912" w:type="dxa"/>
            <w:shd w:val="clear" w:color="auto" w:fill="auto"/>
          </w:tcPr>
          <w:p w14:paraId="13485F88" w14:textId="77777777" w:rsidR="00DD599E" w:rsidRPr="002F4F88" w:rsidRDefault="00DD599E" w:rsidP="00A54193">
            <w:pPr>
              <w:keepLines/>
              <w:widowControl w:val="0"/>
              <w:jc w:val="both"/>
              <w:rPr>
                <w:b/>
                <w:bCs/>
                <w:szCs w:val="26"/>
              </w:rPr>
            </w:pPr>
            <w:r w:rsidRPr="002F4F88">
              <w:rPr>
                <w:b/>
                <w:bCs/>
                <w:szCs w:val="26"/>
              </w:rPr>
              <w:t>Mô tả</w:t>
            </w:r>
          </w:p>
        </w:tc>
      </w:tr>
      <w:tr w:rsidR="00DD599E" w:rsidRPr="00732196" w14:paraId="583FD661" w14:textId="77777777" w:rsidTr="00A54193">
        <w:tc>
          <w:tcPr>
            <w:tcW w:w="817" w:type="dxa"/>
            <w:shd w:val="clear" w:color="auto" w:fill="auto"/>
          </w:tcPr>
          <w:p w14:paraId="54C40C62" w14:textId="77777777" w:rsidR="00DD599E" w:rsidRPr="002F4F88" w:rsidRDefault="00DD599E" w:rsidP="006C4854">
            <w:pPr>
              <w:pStyle w:val="ListParagraph"/>
              <w:numPr>
                <w:ilvl w:val="0"/>
                <w:numId w:val="189"/>
              </w:numPr>
            </w:pPr>
          </w:p>
        </w:tc>
        <w:tc>
          <w:tcPr>
            <w:tcW w:w="1877" w:type="dxa"/>
            <w:shd w:val="clear" w:color="auto" w:fill="auto"/>
          </w:tcPr>
          <w:p w14:paraId="001BDBA1" w14:textId="17691591" w:rsidR="00DD599E" w:rsidRPr="002F4F88" w:rsidRDefault="00DD599E" w:rsidP="00A54193">
            <w:pPr>
              <w:keepLines/>
              <w:widowControl w:val="0"/>
              <w:rPr>
                <w:szCs w:val="26"/>
              </w:rPr>
            </w:pPr>
            <w:r>
              <w:rPr>
                <w:szCs w:val="26"/>
              </w:rPr>
              <w:t xml:space="preserve">Thêm mới </w:t>
            </w:r>
            <w:r w:rsidR="006479DF">
              <w:rPr>
                <w:szCs w:val="26"/>
              </w:rPr>
              <w:t>cuộc kiểm toán</w:t>
            </w:r>
          </w:p>
        </w:tc>
        <w:tc>
          <w:tcPr>
            <w:tcW w:w="6912" w:type="dxa"/>
            <w:shd w:val="clear" w:color="auto" w:fill="auto"/>
          </w:tcPr>
          <w:p w14:paraId="47C562AA" w14:textId="253F765C" w:rsidR="00DD599E"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FC5B24">
              <w:rPr>
                <w:snapToGrid/>
                <w:color w:val="auto"/>
                <w:szCs w:val="26"/>
                <w:lang w:val="vi-VN"/>
              </w:rPr>
              <w:t>Cho phép NSD thêm mới cuộc KT</w:t>
            </w:r>
            <w:r w:rsidR="005F293A">
              <w:rPr>
                <w:snapToGrid/>
                <w:color w:val="auto"/>
                <w:szCs w:val="26"/>
                <w:lang w:val="vi-VN"/>
              </w:rPr>
              <w:t xml:space="preserve">, </w:t>
            </w:r>
            <w:r w:rsidRPr="00FC5B24">
              <w:rPr>
                <w:snapToGrid/>
                <w:color w:val="auto"/>
                <w:szCs w:val="26"/>
                <w:lang w:val="vi-VN"/>
              </w:rPr>
              <w:t>nhập các thông tin</w:t>
            </w:r>
            <w:r w:rsidR="00FC5B24">
              <w:rPr>
                <w:snapToGrid/>
                <w:color w:val="auto"/>
                <w:szCs w:val="26"/>
                <w:lang w:val="vi-VN"/>
              </w:rPr>
              <w:t>:</w:t>
            </w:r>
          </w:p>
          <w:p w14:paraId="3888EE73" w14:textId="701B849B" w:rsidR="00A13CBB" w:rsidRPr="005D40E7" w:rsidRDefault="00DD599E"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Năm kiểm toán</w:t>
            </w:r>
            <w:r>
              <w:rPr>
                <w:snapToGrid/>
                <w:color w:val="auto"/>
                <w:szCs w:val="26"/>
              </w:rPr>
              <w:t xml:space="preserve">*: </w:t>
            </w:r>
          </w:p>
          <w:p w14:paraId="09DF44EA" w14:textId="6F999ACF" w:rsidR="009E2D52" w:rsidRPr="009E2D52" w:rsidRDefault="009E2D52"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Phân loại</w:t>
            </w:r>
            <w:r w:rsidR="00D166DE" w:rsidRPr="009F70F0">
              <w:rPr>
                <w:snapToGrid/>
                <w:color w:val="auto"/>
                <w:szCs w:val="26"/>
              </w:rPr>
              <w:t>*</w:t>
            </w:r>
            <w:r w:rsidRPr="009F70F0">
              <w:rPr>
                <w:snapToGrid/>
                <w:color w:val="auto"/>
                <w:szCs w:val="26"/>
              </w:rPr>
              <w:t>: chọn 1 trong 2 lựa chọn sau</w:t>
            </w:r>
            <w:r w:rsidR="005D2A03">
              <w:rPr>
                <w:snapToGrid/>
                <w:color w:val="auto"/>
                <w:szCs w:val="26"/>
                <w:lang w:val="vi-VN"/>
              </w:rPr>
              <w:t>:</w:t>
            </w:r>
          </w:p>
          <w:p w14:paraId="05F0E703" w14:textId="6E393BDE" w:rsidR="009E2D52"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Theo kế hoạch</w:t>
            </w:r>
            <w:r w:rsidR="00D166DE" w:rsidRPr="009F70F0">
              <w:rPr>
                <w:snapToGrid/>
                <w:color w:val="auto"/>
                <w:szCs w:val="26"/>
              </w:rPr>
              <w:t xml:space="preserve"> (mặc định)</w:t>
            </w:r>
          </w:p>
          <w:p w14:paraId="1676727C" w14:textId="05090137" w:rsidR="00256035" w:rsidRDefault="00256035"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Đột xuất</w:t>
            </w:r>
          </w:p>
          <w:p w14:paraId="03F9CEB0" w14:textId="77777777" w:rsidR="002C11E4" w:rsidRDefault="00127DD8" w:rsidP="009F70F0">
            <w:pPr>
              <w:pStyle w:val="NormalIndent"/>
              <w:keepNext w:val="0"/>
              <w:keepLines/>
              <w:widowControl w:val="0"/>
              <w:numPr>
                <w:ilvl w:val="0"/>
                <w:numId w:val="162"/>
              </w:numPr>
              <w:spacing w:before="0" w:after="0" w:line="312" w:lineRule="auto"/>
              <w:jc w:val="left"/>
              <w:rPr>
                <w:snapToGrid/>
                <w:color w:val="auto"/>
                <w:szCs w:val="26"/>
              </w:rPr>
            </w:pPr>
            <w:r w:rsidRPr="00411478">
              <w:rPr>
                <w:b/>
                <w:bCs/>
                <w:snapToGrid/>
                <w:color w:val="auto"/>
                <w:szCs w:val="26"/>
              </w:rPr>
              <w:t>Tên cuộc kiểm toán</w:t>
            </w:r>
            <w:r w:rsidRPr="009F70F0">
              <w:rPr>
                <w:snapToGrid/>
                <w:color w:val="auto"/>
                <w:szCs w:val="26"/>
              </w:rPr>
              <w:t xml:space="preserve">: </w:t>
            </w:r>
          </w:p>
          <w:p w14:paraId="0385D276" w14:textId="3B39D7CA" w:rsidR="00127DD8" w:rsidRDefault="002C11E4"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N</w:t>
            </w:r>
            <w:r w:rsidR="00BF668C" w:rsidRPr="002C11E4">
              <w:rPr>
                <w:snapToGrid/>
                <w:color w:val="auto"/>
                <w:szCs w:val="26"/>
              </w:rPr>
              <w:t xml:space="preserve">ếu </w:t>
            </w:r>
            <w:r w:rsidR="00802F78" w:rsidRPr="002C11E4">
              <w:rPr>
                <w:snapToGrid/>
                <w:color w:val="auto"/>
                <w:szCs w:val="26"/>
              </w:rPr>
              <w:t xml:space="preserve">phân </w:t>
            </w:r>
            <w:r w:rsidR="00411478" w:rsidRPr="002C11E4">
              <w:rPr>
                <w:snapToGrid/>
                <w:color w:val="auto"/>
                <w:szCs w:val="26"/>
              </w:rPr>
              <w:t>loại</w:t>
            </w:r>
            <w:r w:rsidR="00802F78" w:rsidRPr="002C11E4">
              <w:rPr>
                <w:snapToGrid/>
                <w:color w:val="auto"/>
                <w:szCs w:val="26"/>
              </w:rPr>
              <w:t xml:space="preserve"> là </w:t>
            </w:r>
            <w:r>
              <w:rPr>
                <w:snapToGrid/>
                <w:color w:val="auto"/>
                <w:szCs w:val="26"/>
                <w:lang w:val="vi-VN"/>
              </w:rPr>
              <w:t>“</w:t>
            </w:r>
            <w:r w:rsidR="00802F78" w:rsidRPr="002C11E4">
              <w:rPr>
                <w:snapToGrid/>
                <w:color w:val="auto"/>
                <w:szCs w:val="26"/>
              </w:rPr>
              <w:t>Theo kế hoạch</w:t>
            </w:r>
            <w:r>
              <w:rPr>
                <w:snapToGrid/>
                <w:color w:val="auto"/>
                <w:szCs w:val="26"/>
                <w:lang w:val="vi-VN"/>
              </w:rPr>
              <w:t>”</w:t>
            </w:r>
            <w:r w:rsidR="00802F78" w:rsidRPr="002C11E4">
              <w:rPr>
                <w:snapToGrid/>
                <w:color w:val="auto"/>
                <w:szCs w:val="26"/>
              </w:rPr>
              <w:t xml:space="preserve"> thì cho phép chọn trên danh sách tên các cuộc kiểm toán được thiết lập trong phiên bản kế hoạch kiểm toán </w:t>
            </w:r>
            <w:r w:rsidR="00411478" w:rsidRPr="002C11E4">
              <w:rPr>
                <w:snapToGrid/>
                <w:color w:val="auto"/>
                <w:szCs w:val="26"/>
              </w:rPr>
              <w:t xml:space="preserve">năm ở trạng thái </w:t>
            </w:r>
            <w:r w:rsidRPr="002C11E4">
              <w:rPr>
                <w:b/>
                <w:bCs/>
                <w:snapToGrid/>
                <w:color w:val="auto"/>
                <w:szCs w:val="26"/>
              </w:rPr>
              <w:t>Đã duyệt</w:t>
            </w:r>
          </w:p>
          <w:p w14:paraId="77F74BF2" w14:textId="49C368DD" w:rsidR="002C11E4" w:rsidRPr="002C11E4" w:rsidRDefault="002C11E4" w:rsidP="006C4854">
            <w:pPr>
              <w:pStyle w:val="NormalIndent"/>
              <w:keepNext w:val="0"/>
              <w:keepLines/>
              <w:widowControl w:val="0"/>
              <w:numPr>
                <w:ilvl w:val="0"/>
                <w:numId w:val="192"/>
              </w:numPr>
              <w:spacing w:before="0" w:after="0" w:line="312" w:lineRule="auto"/>
              <w:jc w:val="left"/>
              <w:rPr>
                <w:snapToGrid/>
                <w:color w:val="auto"/>
                <w:szCs w:val="26"/>
              </w:rPr>
            </w:pPr>
            <w:r>
              <w:rPr>
                <w:snapToGrid/>
                <w:color w:val="auto"/>
                <w:szCs w:val="26"/>
              </w:rPr>
              <w:t xml:space="preserve">Nếu phân loại là </w:t>
            </w:r>
            <w:r>
              <w:rPr>
                <w:snapToGrid/>
                <w:color w:val="auto"/>
                <w:szCs w:val="26"/>
                <w:lang w:val="vi-VN"/>
              </w:rPr>
              <w:t>“Đột xuất” thì cho phép nhập tên cuộc kiểm toán</w:t>
            </w:r>
          </w:p>
          <w:p w14:paraId="0BBF9CD3" w14:textId="77777777" w:rsidR="00702D28" w:rsidRDefault="003E3522" w:rsidP="009E2D5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Sau khi thêm mới thành công, hệ thống </w:t>
            </w:r>
            <w:r w:rsidR="00B15E06">
              <w:rPr>
                <w:snapToGrid/>
                <w:color w:val="auto"/>
                <w:szCs w:val="26"/>
                <w:lang w:val="vi-VN"/>
              </w:rPr>
              <w:t xml:space="preserve">sinh mã cuộc KT </w:t>
            </w:r>
            <w:r w:rsidR="00702D28">
              <w:rPr>
                <w:snapToGrid/>
                <w:color w:val="auto"/>
                <w:szCs w:val="26"/>
                <w:lang w:val="vi-VN"/>
              </w:rPr>
              <w:t xml:space="preserve">cho các cuộc KT đột xuất </w:t>
            </w:r>
            <w:r w:rsidR="00B15E06">
              <w:rPr>
                <w:snapToGrid/>
                <w:color w:val="auto"/>
                <w:szCs w:val="26"/>
                <w:lang w:val="vi-VN"/>
              </w:rPr>
              <w:t>theo cấu trúc:</w:t>
            </w:r>
          </w:p>
          <w:p w14:paraId="4B889AD4" w14:textId="319DBF46" w:rsidR="00B15E06" w:rsidRPr="009E2D52" w:rsidRDefault="00B15E06" w:rsidP="00702D28">
            <w:pPr>
              <w:pStyle w:val="NormalIndent"/>
              <w:keepNext w:val="0"/>
              <w:keepLines/>
              <w:widowControl w:val="0"/>
              <w:numPr>
                <w:ilvl w:val="0"/>
                <w:numId w:val="0"/>
              </w:numPr>
              <w:spacing w:before="0" w:after="0" w:line="312" w:lineRule="auto"/>
              <w:ind w:left="360"/>
              <w:jc w:val="left"/>
              <w:rPr>
                <w:snapToGrid/>
                <w:color w:val="auto"/>
                <w:szCs w:val="26"/>
                <w:lang w:val="vi-VN"/>
              </w:rPr>
            </w:pPr>
            <w:r w:rsidRPr="009E2D52">
              <w:rPr>
                <w:snapToGrid/>
                <w:color w:val="auto"/>
                <w:szCs w:val="26"/>
                <w:lang w:val="vi-VN"/>
              </w:rPr>
              <w:t xml:space="preserve"> YYYY.CKT.XXX. Trong đó:</w:t>
            </w:r>
          </w:p>
          <w:p w14:paraId="52A8943A" w14:textId="1EB950D7" w:rsidR="00B15E06" w:rsidRPr="009E2D52" w:rsidRDefault="00B15E06" w:rsidP="00B15E06">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YYYY: là năm </w:t>
            </w:r>
            <w:r w:rsidR="00702D28">
              <w:rPr>
                <w:snapToGrid/>
                <w:color w:val="auto"/>
                <w:szCs w:val="26"/>
                <w:lang w:val="vi-VN"/>
              </w:rPr>
              <w:t>kiểm toán</w:t>
            </w:r>
          </w:p>
          <w:p w14:paraId="08A20AE5" w14:textId="53B87ADB" w:rsidR="00B15E06" w:rsidRPr="00256035" w:rsidRDefault="00B15E06" w:rsidP="00256035">
            <w:pPr>
              <w:pStyle w:val="NormalIndent"/>
              <w:keepNext w:val="0"/>
              <w:keepLines/>
              <w:widowControl w:val="0"/>
              <w:numPr>
                <w:ilvl w:val="0"/>
                <w:numId w:val="158"/>
              </w:numPr>
              <w:spacing w:before="0" w:after="0" w:line="312" w:lineRule="auto"/>
              <w:jc w:val="left"/>
              <w:rPr>
                <w:snapToGrid/>
                <w:color w:val="auto"/>
                <w:szCs w:val="26"/>
                <w:lang w:val="vi-VN"/>
              </w:rPr>
            </w:pPr>
            <w:r w:rsidRPr="009E2D52">
              <w:rPr>
                <w:snapToGrid/>
                <w:color w:val="auto"/>
                <w:szCs w:val="26"/>
                <w:lang w:val="vi-VN"/>
              </w:rPr>
              <w:t xml:space="preserve">XXX: dãy số tự tăng bắt đầu từ 001, đếm </w:t>
            </w:r>
            <w:r w:rsidR="003E6DF7">
              <w:rPr>
                <w:snapToGrid/>
                <w:color w:val="auto"/>
                <w:szCs w:val="26"/>
                <w:lang w:val="vi-VN"/>
              </w:rPr>
              <w:t xml:space="preserve">theo thứ tự số cuộc kiểm toán trong năm, đếm </w:t>
            </w:r>
            <w:r w:rsidRPr="009E2D52">
              <w:rPr>
                <w:snapToGrid/>
                <w:color w:val="auto"/>
                <w:szCs w:val="26"/>
                <w:lang w:val="vi-VN"/>
              </w:rPr>
              <w:t>lại khi thay đổi năm</w:t>
            </w:r>
          </w:p>
          <w:p w14:paraId="3FFA68C1" w14:textId="591A778D" w:rsidR="00DD599E" w:rsidRPr="00D620A6" w:rsidRDefault="00D620A6"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Cuộc kiểm toán mới tạo có trạng thái duyệt là “</w:t>
            </w:r>
            <w:r w:rsidRPr="00C1322C">
              <w:rPr>
                <w:b/>
                <w:bCs/>
                <w:i/>
                <w:iCs/>
                <w:snapToGrid/>
                <w:color w:val="auto"/>
                <w:szCs w:val="26"/>
                <w:lang w:val="vi-VN"/>
              </w:rPr>
              <w:t>Bản nháp</w:t>
            </w:r>
            <w:r>
              <w:rPr>
                <w:snapToGrid/>
                <w:color w:val="auto"/>
                <w:szCs w:val="26"/>
                <w:lang w:val="vi-VN"/>
              </w:rPr>
              <w:t>”</w:t>
            </w:r>
            <w:r w:rsidR="00273D57">
              <w:rPr>
                <w:snapToGrid/>
                <w:color w:val="auto"/>
                <w:szCs w:val="26"/>
                <w:lang w:val="vi-VN"/>
              </w:rPr>
              <w:t xml:space="preserve">, trạng thái </w:t>
            </w:r>
            <w:r w:rsidR="00513FC4">
              <w:rPr>
                <w:snapToGrid/>
                <w:color w:val="auto"/>
                <w:szCs w:val="26"/>
                <w:lang w:val="vi-VN"/>
              </w:rPr>
              <w:t>thực hiện là “</w:t>
            </w:r>
            <w:r w:rsidR="00513FC4" w:rsidRPr="00513FC4">
              <w:rPr>
                <w:b/>
                <w:bCs/>
                <w:i/>
                <w:iCs/>
                <w:snapToGrid/>
                <w:color w:val="auto"/>
                <w:szCs w:val="26"/>
                <w:lang w:val="vi-VN"/>
              </w:rPr>
              <w:t>Chưa thực hiện</w:t>
            </w:r>
            <w:r w:rsidR="00513FC4">
              <w:rPr>
                <w:snapToGrid/>
                <w:color w:val="auto"/>
                <w:szCs w:val="26"/>
                <w:lang w:val="vi-VN"/>
              </w:rPr>
              <w:t>”</w:t>
            </w:r>
          </w:p>
          <w:p w14:paraId="5E814432" w14:textId="295CFF74" w:rsidR="00DD599E" w:rsidRPr="00284094" w:rsidRDefault="00DD599E" w:rsidP="00732196">
            <w:pPr>
              <w:pStyle w:val="NormalIndent"/>
              <w:keepNext w:val="0"/>
              <w:keepLines/>
              <w:widowControl w:val="0"/>
              <w:numPr>
                <w:ilvl w:val="0"/>
                <w:numId w:val="15"/>
              </w:numPr>
              <w:spacing w:before="0" w:after="0" w:line="312" w:lineRule="auto"/>
              <w:jc w:val="left"/>
              <w:rPr>
                <w:snapToGrid/>
                <w:color w:val="auto"/>
                <w:szCs w:val="26"/>
                <w:lang w:val="vi-VN"/>
              </w:rPr>
            </w:pPr>
            <w:r w:rsidRPr="00284094">
              <w:rPr>
                <w:bCs/>
                <w:szCs w:val="26"/>
                <w:lang w:val="vi-VN"/>
              </w:rPr>
              <w:t xml:space="preserve">Sau khi thêm mới thành công, hệ thống </w:t>
            </w:r>
            <w:r w:rsidR="00284094" w:rsidRPr="00284094">
              <w:rPr>
                <w:bCs/>
                <w:szCs w:val="26"/>
                <w:lang w:val="vi-VN"/>
              </w:rPr>
              <w:t xml:space="preserve">tự động </w:t>
            </w:r>
            <w:r w:rsidRPr="00284094">
              <w:rPr>
                <w:bCs/>
                <w:szCs w:val="26"/>
                <w:lang w:val="vi-VN"/>
              </w:rPr>
              <w:t xml:space="preserve">chuyển sang màn hình </w:t>
            </w:r>
            <w:r w:rsidR="00284094" w:rsidRPr="00284094">
              <w:rPr>
                <w:b/>
                <w:bCs/>
                <w:szCs w:val="26"/>
                <w:lang w:val="vi-VN"/>
              </w:rPr>
              <w:t xml:space="preserve">Cập nhật cuộc </w:t>
            </w:r>
            <w:r w:rsidR="00284094">
              <w:rPr>
                <w:b/>
                <w:bCs/>
                <w:szCs w:val="26"/>
                <w:lang w:val="vi-VN"/>
              </w:rPr>
              <w:t>kiểm toán</w:t>
            </w:r>
            <w:r w:rsidRPr="00284094">
              <w:rPr>
                <w:bCs/>
                <w:szCs w:val="26"/>
                <w:lang w:val="vi-VN"/>
              </w:rPr>
              <w:t xml:space="preserve">, </w:t>
            </w:r>
            <w:r w:rsidR="00284094">
              <w:rPr>
                <w:bCs/>
                <w:szCs w:val="26"/>
                <w:lang w:val="vi-VN"/>
              </w:rPr>
              <w:t xml:space="preserve">cho phép nhập thông tin </w:t>
            </w:r>
            <w:r w:rsidR="00086C0C">
              <w:rPr>
                <w:bCs/>
                <w:szCs w:val="26"/>
                <w:lang w:val="vi-VN"/>
              </w:rPr>
              <w:t>vào c</w:t>
            </w:r>
            <w:r w:rsidR="00284094">
              <w:rPr>
                <w:bCs/>
                <w:szCs w:val="26"/>
                <w:lang w:val="vi-VN"/>
              </w:rPr>
              <w:t>ác mục sau:</w:t>
            </w:r>
          </w:p>
          <w:p w14:paraId="202225EE"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chung</w:t>
            </w:r>
          </w:p>
          <w:p w14:paraId="5915E74A"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Nhân sự kiểm toán</w:t>
            </w:r>
          </w:p>
          <w:p w14:paraId="3856D4D4"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Phạm vi và phân công KT</w:t>
            </w:r>
          </w:p>
          <w:p w14:paraId="762FA5C6" w14:textId="77777777" w:rsidR="00732196" w:rsidRDefault="00732196" w:rsidP="00284094">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Lịch trình</w:t>
            </w:r>
          </w:p>
          <w:p w14:paraId="5C7038CC" w14:textId="6039E11D" w:rsidR="00284094" w:rsidRPr="007C162E" w:rsidRDefault="00732196" w:rsidP="007C162E">
            <w:pPr>
              <w:pStyle w:val="NormalIndent"/>
              <w:keepNext w:val="0"/>
              <w:keepLines/>
              <w:widowControl w:val="0"/>
              <w:numPr>
                <w:ilvl w:val="0"/>
                <w:numId w:val="158"/>
              </w:numPr>
              <w:spacing w:before="0" w:after="0" w:line="312" w:lineRule="auto"/>
              <w:jc w:val="left"/>
              <w:rPr>
                <w:snapToGrid/>
                <w:color w:val="auto"/>
                <w:szCs w:val="26"/>
                <w:lang w:val="vi-VN"/>
              </w:rPr>
            </w:pPr>
            <w:r>
              <w:rPr>
                <w:snapToGrid/>
                <w:color w:val="auto"/>
                <w:szCs w:val="26"/>
                <w:lang w:val="vi-VN"/>
              </w:rPr>
              <w:t>Thông tin đơn vị được KT</w:t>
            </w:r>
          </w:p>
        </w:tc>
      </w:tr>
      <w:tr w:rsidR="007C162E" w:rsidRPr="00732196" w14:paraId="56276351" w14:textId="77777777" w:rsidTr="00A54193">
        <w:tc>
          <w:tcPr>
            <w:tcW w:w="817" w:type="dxa"/>
            <w:shd w:val="clear" w:color="auto" w:fill="auto"/>
          </w:tcPr>
          <w:p w14:paraId="299DA6DF" w14:textId="77777777" w:rsidR="007C162E" w:rsidRPr="007A50AA" w:rsidRDefault="007C162E" w:rsidP="006C4854">
            <w:pPr>
              <w:pStyle w:val="ListParagraph"/>
              <w:numPr>
                <w:ilvl w:val="0"/>
                <w:numId w:val="189"/>
              </w:numPr>
              <w:rPr>
                <w:lang w:val="vi-VN"/>
              </w:rPr>
            </w:pPr>
          </w:p>
        </w:tc>
        <w:tc>
          <w:tcPr>
            <w:tcW w:w="1877" w:type="dxa"/>
            <w:shd w:val="clear" w:color="auto" w:fill="auto"/>
          </w:tcPr>
          <w:p w14:paraId="2017909B" w14:textId="7596CE18" w:rsidR="007C162E" w:rsidRPr="007C162E" w:rsidRDefault="007C162E" w:rsidP="00A54193">
            <w:pPr>
              <w:keepLines/>
              <w:widowControl w:val="0"/>
              <w:rPr>
                <w:szCs w:val="26"/>
                <w:lang w:val="vi-VN"/>
              </w:rPr>
            </w:pPr>
            <w:r w:rsidRPr="007A50AA">
              <w:rPr>
                <w:szCs w:val="26"/>
                <w:lang w:val="vi-VN"/>
              </w:rPr>
              <w:t>Cập nhật cuộc kiểm toán</w:t>
            </w:r>
          </w:p>
        </w:tc>
        <w:tc>
          <w:tcPr>
            <w:tcW w:w="6912" w:type="dxa"/>
            <w:shd w:val="clear" w:color="auto" w:fill="auto"/>
          </w:tcPr>
          <w:p w14:paraId="43134ABF" w14:textId="26FE7469" w:rsidR="007C162E" w:rsidRPr="00FC5B24" w:rsidRDefault="007C162E" w:rsidP="0073219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Yêu cầu đối với phần cập nhật xem các mục từ 5.1.1 đến 5.1.5</w:t>
            </w:r>
          </w:p>
        </w:tc>
      </w:tr>
      <w:tr w:rsidR="00DD599E" w:rsidRPr="002F4F88" w14:paraId="41396DC9" w14:textId="77777777" w:rsidTr="00A54193">
        <w:tc>
          <w:tcPr>
            <w:tcW w:w="817" w:type="dxa"/>
            <w:shd w:val="clear" w:color="auto" w:fill="auto"/>
          </w:tcPr>
          <w:p w14:paraId="11F644C6" w14:textId="77777777" w:rsidR="00DD599E" w:rsidRPr="007C162E" w:rsidRDefault="00DD599E" w:rsidP="006C4854">
            <w:pPr>
              <w:pStyle w:val="ListParagraph"/>
              <w:numPr>
                <w:ilvl w:val="0"/>
                <w:numId w:val="189"/>
              </w:numPr>
              <w:rPr>
                <w:lang w:val="vi-VN"/>
              </w:rPr>
            </w:pPr>
          </w:p>
        </w:tc>
        <w:tc>
          <w:tcPr>
            <w:tcW w:w="1877" w:type="dxa"/>
            <w:shd w:val="clear" w:color="auto" w:fill="auto"/>
          </w:tcPr>
          <w:p w14:paraId="2FB90E9D" w14:textId="733E6885" w:rsidR="00DD599E" w:rsidRPr="007C162E" w:rsidRDefault="00DD599E" w:rsidP="00A54193">
            <w:pPr>
              <w:keepLines/>
              <w:widowControl w:val="0"/>
              <w:rPr>
                <w:szCs w:val="26"/>
                <w:lang w:val="vi-VN"/>
              </w:rPr>
            </w:pPr>
            <w:r w:rsidRPr="007C162E">
              <w:rPr>
                <w:szCs w:val="26"/>
                <w:lang w:val="vi-VN"/>
              </w:rPr>
              <w:t>Xem chi tiết</w:t>
            </w:r>
            <w:r w:rsidR="007C162E">
              <w:rPr>
                <w:szCs w:val="26"/>
                <w:lang w:val="vi-VN"/>
              </w:rPr>
              <w:t xml:space="preserve"> cuộc kiểm toán</w:t>
            </w:r>
          </w:p>
        </w:tc>
        <w:tc>
          <w:tcPr>
            <w:tcW w:w="6912" w:type="dxa"/>
            <w:shd w:val="clear" w:color="auto" w:fill="auto"/>
          </w:tcPr>
          <w:p w14:paraId="513A5296" w14:textId="18FDD154" w:rsidR="00DD599E" w:rsidRPr="007A50AA" w:rsidRDefault="00DD599E" w:rsidP="00E544E9">
            <w:pPr>
              <w:pStyle w:val="NormalIndent"/>
              <w:keepNext w:val="0"/>
              <w:keepLines/>
              <w:widowControl w:val="0"/>
              <w:numPr>
                <w:ilvl w:val="0"/>
                <w:numId w:val="15"/>
              </w:numPr>
              <w:spacing w:before="0" w:after="0" w:line="312" w:lineRule="auto"/>
              <w:jc w:val="left"/>
              <w:rPr>
                <w:snapToGrid/>
                <w:color w:val="auto"/>
                <w:szCs w:val="26"/>
                <w:lang w:val="vi-VN"/>
              </w:rPr>
            </w:pPr>
            <w:r w:rsidRPr="007A50AA">
              <w:rPr>
                <w:snapToGrid/>
                <w:color w:val="auto"/>
                <w:szCs w:val="26"/>
                <w:lang w:val="vi-VN"/>
              </w:rPr>
              <w:t>Cho phép NSD xem chi tiết thông tin cuộc kiểm toán. Thông tin hiển thị đúng với lần cập nhật cuối cùng</w:t>
            </w:r>
            <w:r w:rsidR="00E544E9">
              <w:rPr>
                <w:snapToGrid/>
                <w:color w:val="auto"/>
                <w:szCs w:val="26"/>
                <w:lang w:val="vi-VN"/>
              </w:rPr>
              <w:t xml:space="preserve"> và hiển thị lịch sử cập nhật cuộc kiểm toán</w:t>
            </w:r>
            <w:r w:rsidR="00D3773B">
              <w:rPr>
                <w:snapToGrid/>
                <w:color w:val="auto"/>
                <w:szCs w:val="26"/>
                <w:lang w:val="vi-VN"/>
              </w:rPr>
              <w:t xml:space="preserve"> gồm các thông tin sau:</w:t>
            </w:r>
          </w:p>
          <w:p w14:paraId="457F2227" w14:textId="1EFB22BA"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 xml:space="preserve">Ngày </w:t>
            </w:r>
            <w:r w:rsidR="001A27BD" w:rsidRPr="007A50AA">
              <w:rPr>
                <w:snapToGrid/>
                <w:color w:val="auto"/>
                <w:szCs w:val="26"/>
                <w:lang w:val="vi-VN"/>
              </w:rPr>
              <w:t>thực hiện</w:t>
            </w:r>
            <w:r w:rsidRPr="007A50AA">
              <w:rPr>
                <w:snapToGrid/>
                <w:color w:val="auto"/>
                <w:szCs w:val="26"/>
                <w:lang w:val="vi-VN"/>
              </w:rPr>
              <w:t xml:space="preserve">: hệ thống hiển </w:t>
            </w:r>
            <w:r w:rsidR="0030080C" w:rsidRPr="007A50AA">
              <w:rPr>
                <w:snapToGrid/>
                <w:color w:val="auto"/>
                <w:szCs w:val="26"/>
                <w:lang w:val="vi-VN"/>
              </w:rPr>
              <w:t>thị thời gian t</w:t>
            </w:r>
            <w:r w:rsidRPr="007A50AA">
              <w:rPr>
                <w:snapToGrid/>
                <w:color w:val="auto"/>
                <w:szCs w:val="26"/>
                <w:lang w:val="vi-VN"/>
              </w:rPr>
              <w:t>thay đổi. dd/mm/yyyy</w:t>
            </w:r>
            <w:r w:rsidR="0030080C">
              <w:rPr>
                <w:snapToGrid/>
                <w:color w:val="auto"/>
                <w:szCs w:val="26"/>
                <w:lang w:val="vi-VN"/>
              </w:rPr>
              <w:t xml:space="preserve"> hh:mm</w:t>
            </w:r>
          </w:p>
          <w:p w14:paraId="394E0DF5" w14:textId="7C50DFA2"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lastRenderedPageBreak/>
              <w:t xml:space="preserve">Người thực hiện: </w:t>
            </w:r>
            <w:r w:rsidR="0030080C" w:rsidRPr="007A50AA">
              <w:rPr>
                <w:snapToGrid/>
                <w:color w:val="auto"/>
                <w:szCs w:val="26"/>
                <w:lang w:val="vi-VN"/>
              </w:rPr>
              <w:t>hiển thị tài khoản người dùng thực hiện</w:t>
            </w:r>
            <w:r w:rsidRPr="007A50AA">
              <w:rPr>
                <w:snapToGrid/>
                <w:color w:val="auto"/>
                <w:szCs w:val="26"/>
                <w:lang w:val="vi-VN"/>
              </w:rPr>
              <w:t xml:space="preserve"> thay đổi</w:t>
            </w:r>
          </w:p>
          <w:p w14:paraId="027A370A" w14:textId="77777777" w:rsidR="00900F28" w:rsidRPr="007A50AA" w:rsidRDefault="00900F28" w:rsidP="006C4854">
            <w:pPr>
              <w:pStyle w:val="NormalIndent"/>
              <w:keepNext w:val="0"/>
              <w:keepLines/>
              <w:widowControl w:val="0"/>
              <w:numPr>
                <w:ilvl w:val="0"/>
                <w:numId w:val="190"/>
              </w:numPr>
              <w:spacing w:before="0" w:after="0" w:line="312" w:lineRule="auto"/>
              <w:jc w:val="left"/>
              <w:rPr>
                <w:snapToGrid/>
                <w:color w:val="auto"/>
                <w:szCs w:val="26"/>
                <w:lang w:val="vi-VN"/>
              </w:rPr>
            </w:pPr>
            <w:r w:rsidRPr="007A50AA">
              <w:rPr>
                <w:snapToGrid/>
                <w:color w:val="auto"/>
                <w:szCs w:val="26"/>
                <w:lang w:val="vi-VN"/>
              </w:rPr>
              <w:t>Thao tác: Các thao tác người dùng bao gồm:</w:t>
            </w:r>
          </w:p>
          <w:p w14:paraId="259E359A" w14:textId="01EB6612" w:rsidR="00900F28" w:rsidRPr="00820A95" w:rsidRDefault="00900F28"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Tạo mới cuộc kiểm toán</w:t>
            </w:r>
          </w:p>
          <w:p w14:paraId="417B2CEA" w14:textId="3EB76255" w:rsidR="00900F28" w:rsidRPr="00A941A9" w:rsidRDefault="00900F28"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 xml:space="preserve">Cập nhật cuộc kiểm toán </w:t>
            </w:r>
          </w:p>
          <w:p w14:paraId="629C2634" w14:textId="26A9472D" w:rsidR="00A941A9" w:rsidRPr="00820A95" w:rsidRDefault="00A941A9" w:rsidP="00900F28">
            <w:pPr>
              <w:pStyle w:val="NormalIndent"/>
              <w:keepNext w:val="0"/>
              <w:keepLines/>
              <w:widowControl w:val="0"/>
              <w:numPr>
                <w:ilvl w:val="0"/>
                <w:numId w:val="154"/>
              </w:numPr>
              <w:spacing w:before="0" w:after="0" w:line="312" w:lineRule="auto"/>
              <w:jc w:val="left"/>
              <w:rPr>
                <w:snapToGrid/>
                <w:color w:val="auto"/>
                <w:szCs w:val="26"/>
              </w:rPr>
            </w:pPr>
            <w:r>
              <w:rPr>
                <w:bCs/>
                <w:szCs w:val="26"/>
              </w:rPr>
              <w:t>Cập nhật trạng thái cuộc kiểm toán</w:t>
            </w:r>
          </w:p>
          <w:p w14:paraId="0D1A3394" w14:textId="0A2785D3" w:rsidR="00900F28" w:rsidRPr="00E544E9" w:rsidRDefault="00900F28" w:rsidP="00900F28">
            <w:pPr>
              <w:pStyle w:val="NormalIndent"/>
              <w:keepNext w:val="0"/>
              <w:keepLines/>
              <w:widowControl w:val="0"/>
              <w:numPr>
                <w:ilvl w:val="0"/>
                <w:numId w:val="0"/>
              </w:numPr>
              <w:spacing w:before="0" w:after="0" w:line="312" w:lineRule="auto"/>
              <w:jc w:val="left"/>
              <w:rPr>
                <w:snapToGrid/>
                <w:color w:val="auto"/>
                <w:szCs w:val="26"/>
              </w:rPr>
            </w:pPr>
            <w:r>
              <w:rPr>
                <w:bCs/>
                <w:szCs w:val="26"/>
              </w:rPr>
              <w:t>Lịch sử sắp xếp theo thứ tự thời gian: mới nhất lên đầu</w:t>
            </w:r>
          </w:p>
        </w:tc>
      </w:tr>
      <w:tr w:rsidR="004A3CD2" w:rsidRPr="004A3CD2" w14:paraId="04D9CBE9" w14:textId="77777777" w:rsidTr="00A54193">
        <w:tc>
          <w:tcPr>
            <w:tcW w:w="817" w:type="dxa"/>
            <w:shd w:val="clear" w:color="auto" w:fill="auto"/>
          </w:tcPr>
          <w:p w14:paraId="2655883B"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3A580977" w14:textId="1F30C2D3" w:rsidR="004A3CD2" w:rsidRPr="007C162E" w:rsidRDefault="004A3CD2" w:rsidP="004A3CD2">
            <w:pPr>
              <w:keepLines/>
              <w:widowControl w:val="0"/>
              <w:rPr>
                <w:szCs w:val="26"/>
                <w:lang w:val="vi-VN"/>
              </w:rPr>
            </w:pPr>
            <w:r w:rsidRPr="00812873">
              <w:rPr>
                <w:color w:val="000000"/>
                <w:shd w:val="clear" w:color="auto" w:fill="FFFFFF"/>
              </w:rPr>
              <w:t>Gửi duyệt</w:t>
            </w:r>
          </w:p>
        </w:tc>
        <w:tc>
          <w:tcPr>
            <w:tcW w:w="6912" w:type="dxa"/>
            <w:shd w:val="clear" w:color="auto" w:fill="auto"/>
          </w:tcPr>
          <w:p w14:paraId="351E2C95" w14:textId="0777CED2"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Cho</w:t>
            </w:r>
            <w:r>
              <w:rPr>
                <w:snapToGrid/>
                <w:color w:val="auto"/>
                <w:szCs w:val="26"/>
                <w:lang w:val="vi-VN"/>
              </w:rPr>
              <w:t xml:space="preserve"> phép NSD gửi duyệt cuộc kiểm toán, hệ thống hiển thị popup nhập </w:t>
            </w:r>
            <w:r w:rsidR="00024769">
              <w:rPr>
                <w:snapToGrid/>
                <w:color w:val="auto"/>
                <w:szCs w:val="26"/>
                <w:lang w:val="vi-VN"/>
              </w:rPr>
              <w:t>t</w:t>
            </w:r>
            <w:r>
              <w:rPr>
                <w:snapToGrid/>
                <w:color w:val="auto"/>
                <w:szCs w:val="26"/>
                <w:lang w:val="vi-VN"/>
              </w:rPr>
              <w:t>hông tin:</w:t>
            </w:r>
          </w:p>
          <w:p w14:paraId="61A12C5D" w14:textId="77777777" w:rsidR="004A3CD2" w:rsidRPr="004A3CD2" w:rsidRDefault="004A3CD2" w:rsidP="004A3CD2">
            <w:pPr>
              <w:pStyle w:val="NormalIndent"/>
              <w:keepNext w:val="0"/>
              <w:keepLines/>
              <w:widowControl w:val="0"/>
              <w:numPr>
                <w:ilvl w:val="0"/>
                <w:numId w:val="153"/>
              </w:numPr>
              <w:spacing w:before="0" w:after="0" w:line="312" w:lineRule="auto"/>
              <w:jc w:val="left"/>
              <w:rPr>
                <w:snapToGrid/>
                <w:color w:val="auto"/>
                <w:szCs w:val="26"/>
                <w:lang w:val="vi-VN"/>
              </w:rPr>
            </w:pPr>
            <w:r w:rsidRPr="004A3CD2">
              <w:rPr>
                <w:snapToGrid/>
                <w:color w:val="auto"/>
                <w:szCs w:val="26"/>
                <w:lang w:val="vi-VN"/>
              </w:rPr>
              <w:t>Người duyệt</w:t>
            </w:r>
            <w:r>
              <w:rPr>
                <w:snapToGrid/>
                <w:color w:val="auto"/>
                <w:szCs w:val="26"/>
                <w:lang w:val="vi-VN"/>
              </w:rPr>
              <w:t>*</w:t>
            </w:r>
            <w:r w:rsidRPr="004A3CD2">
              <w:rPr>
                <w:snapToGrid/>
                <w:color w:val="auto"/>
                <w:szCs w:val="26"/>
                <w:lang w:val="vi-VN"/>
              </w:rPr>
              <w:t>: chọn 1 trên danh sách tên</w:t>
            </w:r>
            <w:r>
              <w:rPr>
                <w:snapToGrid/>
                <w:color w:val="auto"/>
                <w:szCs w:val="26"/>
                <w:lang w:val="vi-VN"/>
              </w:rPr>
              <w:t xml:space="preserve"> </w:t>
            </w:r>
            <w:r w:rsidRPr="004A3CD2">
              <w:rPr>
                <w:snapToGrid/>
                <w:color w:val="auto"/>
                <w:szCs w:val="26"/>
                <w:lang w:val="vi-VN"/>
              </w:rPr>
              <w:t xml:space="preserve">người dùng </w:t>
            </w:r>
            <w:r w:rsidRPr="00E82698">
              <w:rPr>
                <w:i/>
                <w:iCs/>
                <w:snapToGrid/>
                <w:color w:val="0070C0"/>
                <w:szCs w:val="26"/>
                <w:lang w:val="vi-VN"/>
              </w:rPr>
              <w:t>(mục 2.1.1)</w:t>
            </w:r>
            <w:r>
              <w:rPr>
                <w:snapToGrid/>
                <w:color w:val="auto"/>
                <w:szCs w:val="26"/>
                <w:lang w:val="vi-VN"/>
              </w:rPr>
              <w:t xml:space="preserve"> </w:t>
            </w:r>
            <w:r w:rsidRPr="004A3CD2">
              <w:rPr>
                <w:snapToGrid/>
                <w:color w:val="auto"/>
                <w:szCs w:val="26"/>
                <w:lang w:val="vi-VN"/>
              </w:rPr>
              <w:t>thuộc</w:t>
            </w:r>
            <w:r>
              <w:rPr>
                <w:snapToGrid/>
                <w:color w:val="auto"/>
                <w:szCs w:val="26"/>
                <w:lang w:val="vi-VN"/>
              </w:rPr>
              <w:t xml:space="preserve"> Loại người dùng là “Kiểm toán nội bộ” có trạng thái là “Hoạt động”</w:t>
            </w:r>
          </w:p>
          <w:p w14:paraId="7F2FDCA0" w14:textId="7F155C12" w:rsidR="004A3CD2" w:rsidRPr="00024769" w:rsidRDefault="004A3CD2" w:rsidP="004A3CD2">
            <w:pPr>
              <w:pStyle w:val="NormalIndent"/>
              <w:keepNext w:val="0"/>
              <w:keepLines/>
              <w:widowControl w:val="0"/>
              <w:numPr>
                <w:ilvl w:val="0"/>
                <w:numId w:val="15"/>
              </w:numPr>
              <w:spacing w:before="0" w:after="0" w:line="312" w:lineRule="auto"/>
              <w:jc w:val="left"/>
              <w:rPr>
                <w:b/>
                <w:bCs/>
                <w:i/>
                <w:iCs/>
                <w:snapToGrid/>
                <w:color w:val="auto"/>
                <w:szCs w:val="26"/>
                <w:lang w:val="vi-VN"/>
              </w:rPr>
            </w:pPr>
            <w:r w:rsidRPr="004A3CD2">
              <w:rPr>
                <w:snapToGrid/>
                <w:color w:val="auto"/>
                <w:szCs w:val="26"/>
                <w:lang w:val="vi-VN"/>
              </w:rPr>
              <w:t>Ch</w:t>
            </w:r>
            <w:r>
              <w:rPr>
                <w:snapToGrid/>
                <w:color w:val="auto"/>
                <w:szCs w:val="26"/>
                <w:lang w:val="vi-VN"/>
              </w:rPr>
              <w:t>ỉ được gửi duyệt</w:t>
            </w:r>
            <w:r w:rsidRPr="004A3CD2">
              <w:rPr>
                <w:snapToGrid/>
                <w:color w:val="auto"/>
                <w:szCs w:val="26"/>
                <w:lang w:val="vi-VN"/>
              </w:rPr>
              <w:t xml:space="preserve"> </w:t>
            </w:r>
            <w:r w:rsidR="00024769">
              <w:rPr>
                <w:snapToGrid/>
                <w:color w:val="auto"/>
                <w:szCs w:val="26"/>
                <w:lang w:val="vi-VN"/>
              </w:rPr>
              <w:t xml:space="preserve">cuộc kiểm toán ở trạng thái </w:t>
            </w:r>
            <w:r w:rsidRPr="00024769">
              <w:rPr>
                <w:b/>
                <w:bCs/>
                <w:i/>
                <w:iCs/>
                <w:snapToGrid/>
                <w:color w:val="auto"/>
                <w:szCs w:val="26"/>
                <w:lang w:val="vi-VN"/>
              </w:rPr>
              <w:t>Bản nháp, Từ chối</w:t>
            </w:r>
          </w:p>
          <w:p w14:paraId="5E6FDF63" w14:textId="6A2FD517" w:rsidR="004A3CD2" w:rsidRPr="004A3CD2" w:rsidRDefault="004A3CD2" w:rsidP="004A3CD2">
            <w:pPr>
              <w:pStyle w:val="NormalIndent"/>
              <w:keepNext w:val="0"/>
              <w:keepLines/>
              <w:widowControl w:val="0"/>
              <w:numPr>
                <w:ilvl w:val="0"/>
                <w:numId w:val="15"/>
              </w:numPr>
              <w:spacing w:before="0" w:after="0" w:line="312" w:lineRule="auto"/>
              <w:jc w:val="left"/>
              <w:rPr>
                <w:snapToGrid/>
                <w:color w:val="auto"/>
                <w:szCs w:val="26"/>
                <w:lang w:val="vi-VN"/>
              </w:rPr>
            </w:pPr>
            <w:r w:rsidRPr="004A3CD2">
              <w:rPr>
                <w:snapToGrid/>
                <w:color w:val="auto"/>
                <w:szCs w:val="26"/>
                <w:lang w:val="vi-VN"/>
              </w:rPr>
              <w:t>Sau khi gửi phê duyệt, hệ thống chuyển</w:t>
            </w:r>
            <w:r>
              <w:rPr>
                <w:snapToGrid/>
                <w:color w:val="auto"/>
                <w:szCs w:val="26"/>
                <w:lang w:val="vi-VN"/>
              </w:rPr>
              <w:t xml:space="preserve"> trạng thái kế hoạch thành </w:t>
            </w:r>
            <w:r w:rsidRPr="004A30DA">
              <w:rPr>
                <w:b/>
                <w:bCs/>
                <w:i/>
                <w:iCs/>
                <w:snapToGrid/>
                <w:color w:val="auto"/>
                <w:szCs w:val="26"/>
                <w:lang w:val="vi-VN"/>
              </w:rPr>
              <w:t>Chờ duyệt</w:t>
            </w:r>
            <w:r>
              <w:rPr>
                <w:snapToGrid/>
                <w:color w:val="auto"/>
                <w:szCs w:val="26"/>
                <w:lang w:val="vi-VN"/>
              </w:rPr>
              <w:t xml:space="preserve"> </w:t>
            </w:r>
          </w:p>
        </w:tc>
      </w:tr>
      <w:tr w:rsidR="004A3CD2" w:rsidRPr="004A3CD2" w14:paraId="0C7CB38C" w14:textId="77777777" w:rsidTr="00A54193">
        <w:tc>
          <w:tcPr>
            <w:tcW w:w="817" w:type="dxa"/>
            <w:shd w:val="clear" w:color="auto" w:fill="auto"/>
          </w:tcPr>
          <w:p w14:paraId="6A39FF7D" w14:textId="77777777" w:rsidR="004A3CD2" w:rsidRPr="007C162E" w:rsidRDefault="004A3CD2" w:rsidP="006C4854">
            <w:pPr>
              <w:pStyle w:val="ListParagraph"/>
              <w:numPr>
                <w:ilvl w:val="0"/>
                <w:numId w:val="189"/>
              </w:numPr>
              <w:rPr>
                <w:lang w:val="vi-VN"/>
              </w:rPr>
            </w:pPr>
          </w:p>
        </w:tc>
        <w:tc>
          <w:tcPr>
            <w:tcW w:w="1877" w:type="dxa"/>
            <w:shd w:val="clear" w:color="auto" w:fill="auto"/>
          </w:tcPr>
          <w:p w14:paraId="4E0B535F" w14:textId="71304750" w:rsidR="004A3CD2" w:rsidRPr="002826F1" w:rsidRDefault="004A30DA" w:rsidP="004A3CD2">
            <w:pPr>
              <w:keepLines/>
              <w:widowControl w:val="0"/>
              <w:rPr>
                <w:szCs w:val="26"/>
                <w:highlight w:val="yellow"/>
                <w:lang w:val="vi-VN"/>
              </w:rPr>
            </w:pPr>
            <w:r w:rsidRPr="002826F1">
              <w:rPr>
                <w:szCs w:val="26"/>
                <w:highlight w:val="yellow"/>
                <w:lang w:val="vi-VN"/>
              </w:rPr>
              <w:t>Phê duyệt</w:t>
            </w:r>
          </w:p>
        </w:tc>
        <w:tc>
          <w:tcPr>
            <w:tcW w:w="6912" w:type="dxa"/>
            <w:shd w:val="clear" w:color="auto" w:fill="auto"/>
          </w:tcPr>
          <w:p w14:paraId="295162C0" w14:textId="77777777" w:rsidR="00417896" w:rsidRPr="002826F1" w:rsidRDefault="004A3CD2"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hiển thị màn hình xem chi tiết kế hoạch năm. </w:t>
            </w:r>
          </w:p>
          <w:p w14:paraId="7BE825D7" w14:textId="1BE18587" w:rsidR="004A3CD2" w:rsidRPr="002826F1" w:rsidRDefault="00417896"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b/>
                <w:bCs/>
                <w:snapToGrid/>
                <w:color w:val="auto"/>
                <w:szCs w:val="26"/>
                <w:highlight w:val="yellow"/>
                <w:lang w:val="vi-VN"/>
              </w:rPr>
              <w:t>TH1</w:t>
            </w:r>
            <w:r w:rsidRPr="002826F1">
              <w:rPr>
                <w:snapToGrid/>
                <w:color w:val="auto"/>
                <w:szCs w:val="26"/>
                <w:highlight w:val="yellow"/>
                <w:lang w:val="vi-VN"/>
              </w:rPr>
              <w:t xml:space="preserve">: </w:t>
            </w:r>
            <w:r w:rsidR="004A3CD2" w:rsidRPr="002826F1">
              <w:rPr>
                <w:snapToGrid/>
                <w:color w:val="auto"/>
                <w:szCs w:val="26"/>
                <w:highlight w:val="yellow"/>
                <w:lang w:val="vi-VN"/>
              </w:rPr>
              <w:t xml:space="preserve">NSD click </w:t>
            </w:r>
            <w:r w:rsidRPr="002826F1">
              <w:rPr>
                <w:b/>
                <w:bCs/>
                <w:snapToGrid/>
                <w:color w:val="auto"/>
                <w:szCs w:val="26"/>
                <w:highlight w:val="yellow"/>
                <w:lang w:val="vi-VN"/>
              </w:rPr>
              <w:t>D</w:t>
            </w:r>
            <w:r w:rsidR="004A3CD2" w:rsidRPr="002826F1">
              <w:rPr>
                <w:b/>
                <w:bCs/>
                <w:snapToGrid/>
                <w:color w:val="auto"/>
                <w:szCs w:val="26"/>
                <w:highlight w:val="yellow"/>
                <w:lang w:val="vi-VN"/>
              </w:rPr>
              <w:t>uyệt</w:t>
            </w:r>
            <w:r w:rsidR="004A3CD2" w:rsidRPr="002826F1">
              <w:rPr>
                <w:snapToGrid/>
                <w:color w:val="auto"/>
                <w:szCs w:val="26"/>
                <w:highlight w:val="yellow"/>
                <w:lang w:val="vi-VN"/>
              </w:rPr>
              <w:t>, hệ thống hiển thị popup yêu cầu xác nhận “</w:t>
            </w:r>
            <w:r w:rsidR="004A3CD2" w:rsidRPr="002826F1">
              <w:rPr>
                <w:i/>
                <w:iCs/>
                <w:snapToGrid/>
                <w:color w:val="auto"/>
                <w:szCs w:val="26"/>
                <w:highlight w:val="yellow"/>
                <w:lang w:val="vi-VN"/>
              </w:rPr>
              <w:t xml:space="preserve">Bạn có chắc chắn muốn duyệt bản ghi này? [tên </w:t>
            </w:r>
            <w:r w:rsidR="009D6BC7" w:rsidRPr="002826F1">
              <w:rPr>
                <w:i/>
                <w:iCs/>
                <w:snapToGrid/>
                <w:color w:val="auto"/>
                <w:szCs w:val="26"/>
                <w:highlight w:val="yellow"/>
                <w:lang w:val="vi-VN"/>
              </w:rPr>
              <w:t>cuộc kiểm toán</w:t>
            </w:r>
            <w:r w:rsidR="004A3CD2" w:rsidRPr="002826F1">
              <w:rPr>
                <w:i/>
                <w:iCs/>
                <w:snapToGrid/>
                <w:color w:val="auto"/>
                <w:szCs w:val="26"/>
                <w:highlight w:val="yellow"/>
                <w:lang w:val="vi-VN"/>
              </w:rPr>
              <w:t>]</w:t>
            </w:r>
            <w:r w:rsidR="004A3CD2" w:rsidRPr="002826F1">
              <w:rPr>
                <w:snapToGrid/>
                <w:color w:val="auto"/>
                <w:szCs w:val="26"/>
                <w:highlight w:val="yellow"/>
                <w:lang w:val="vi-VN"/>
              </w:rPr>
              <w:t>”. NSD chọn Có hoặc Không:</w:t>
            </w:r>
          </w:p>
          <w:p w14:paraId="1400B680" w14:textId="77777777" w:rsidR="004A3CD2" w:rsidRPr="002826F1" w:rsidRDefault="004A3CD2" w:rsidP="004A3CD2">
            <w:pPr>
              <w:pStyle w:val="NormalIndent"/>
              <w:keepNext w:val="0"/>
              <w:keepLines/>
              <w:widowControl w:val="0"/>
              <w:numPr>
                <w:ilvl w:val="0"/>
                <w:numId w:val="155"/>
              </w:numPr>
              <w:spacing w:before="0" w:after="0" w:line="312" w:lineRule="auto"/>
              <w:jc w:val="left"/>
              <w:rPr>
                <w:snapToGrid/>
                <w:color w:val="auto"/>
                <w:szCs w:val="26"/>
                <w:highlight w:val="yellow"/>
                <w:lang w:val="vi-VN"/>
              </w:rPr>
            </w:pPr>
            <w:r w:rsidRPr="002826F1">
              <w:rPr>
                <w:snapToGrid/>
                <w:color w:val="auto"/>
                <w:szCs w:val="26"/>
                <w:highlight w:val="yellow"/>
                <w:lang w:val="vi-VN"/>
              </w:rPr>
              <w:t>Nếu chọn Có, hệ thống chuyển trạng thái của kế hoạch từ Chờ duyệt thành Đã duyệt, tạo số version cho phiên bản được duyệt</w:t>
            </w:r>
          </w:p>
          <w:p w14:paraId="7A65F6AE" w14:textId="77777777" w:rsidR="004A3CD2" w:rsidRPr="002826F1" w:rsidRDefault="004A3CD2" w:rsidP="004A3CD2">
            <w:pPr>
              <w:pStyle w:val="NormalIndent"/>
              <w:keepNext w:val="0"/>
              <w:keepLines/>
              <w:widowControl w:val="0"/>
              <w:numPr>
                <w:ilvl w:val="0"/>
                <w:numId w:val="15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Nếu chọn Không, hệ thống hủy bỏ thao tác duyệt </w:t>
            </w:r>
          </w:p>
          <w:p w14:paraId="5A50407C" w14:textId="3ED149C4" w:rsidR="00417896" w:rsidRPr="002826F1" w:rsidRDefault="00301513" w:rsidP="00A54193">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b/>
                <w:bCs/>
                <w:snapToGrid/>
                <w:color w:val="auto"/>
                <w:szCs w:val="26"/>
                <w:highlight w:val="yellow"/>
                <w:lang w:val="vi-VN"/>
              </w:rPr>
              <w:t>TH2:</w:t>
            </w:r>
            <w:r w:rsidRPr="002826F1">
              <w:rPr>
                <w:snapToGrid/>
                <w:color w:val="auto"/>
                <w:szCs w:val="26"/>
                <w:highlight w:val="yellow"/>
                <w:lang w:val="vi-VN"/>
              </w:rPr>
              <w:t xml:space="preserve"> NSD click </w:t>
            </w:r>
            <w:r w:rsidRPr="002826F1">
              <w:rPr>
                <w:b/>
                <w:bCs/>
                <w:snapToGrid/>
                <w:color w:val="auto"/>
                <w:szCs w:val="26"/>
                <w:highlight w:val="yellow"/>
                <w:lang w:val="vi-VN"/>
              </w:rPr>
              <w:t>Từ chối,</w:t>
            </w:r>
            <w:r w:rsidR="00CD3EB6" w:rsidRPr="002826F1">
              <w:rPr>
                <w:b/>
                <w:bCs/>
                <w:snapToGrid/>
                <w:color w:val="auto"/>
                <w:szCs w:val="26"/>
                <w:highlight w:val="yellow"/>
                <w:lang w:val="vi-VN"/>
              </w:rPr>
              <w:t xml:space="preserve"> </w:t>
            </w:r>
            <w:r w:rsidR="00A77B31" w:rsidRPr="002826F1">
              <w:rPr>
                <w:snapToGrid/>
                <w:color w:val="auto"/>
                <w:szCs w:val="26"/>
                <w:highlight w:val="yellow"/>
                <w:lang w:val="vi-VN"/>
              </w:rPr>
              <w:t>h</w:t>
            </w:r>
            <w:r w:rsidR="00417896" w:rsidRPr="002826F1">
              <w:rPr>
                <w:snapToGrid/>
                <w:color w:val="auto"/>
                <w:szCs w:val="26"/>
                <w:highlight w:val="yellow"/>
                <w:lang w:val="vi-VN"/>
              </w:rPr>
              <w:t>ệ thống hiển thị màn hình xem chi tiết kế hoạch năm. NSD click từ chối duyệt, hệ thống hiển thị popup để nhập lý do từ chối*</w:t>
            </w:r>
          </w:p>
          <w:p w14:paraId="7208E543" w14:textId="53C6CCB5" w:rsidR="00417896" w:rsidRPr="002826F1" w:rsidRDefault="00417896" w:rsidP="00417896">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chỉ cho phép từ chối duyệt kế hoạch kiểm toán năm ở trạng thái </w:t>
            </w:r>
            <w:r w:rsidRPr="002826F1">
              <w:rPr>
                <w:b/>
                <w:snapToGrid/>
                <w:color w:val="auto"/>
                <w:szCs w:val="26"/>
                <w:highlight w:val="yellow"/>
                <w:lang w:val="vi-VN"/>
              </w:rPr>
              <w:t>Chờ duyệt</w:t>
            </w:r>
            <w:r w:rsidRPr="002826F1">
              <w:rPr>
                <w:snapToGrid/>
                <w:color w:val="auto"/>
                <w:szCs w:val="26"/>
                <w:highlight w:val="yellow"/>
                <w:lang w:val="vi-VN"/>
              </w:rPr>
              <w:t>.</w:t>
            </w:r>
          </w:p>
          <w:p w14:paraId="238A521C" w14:textId="408CBBAE" w:rsidR="004A3CD2" w:rsidRPr="002826F1" w:rsidRDefault="004A3CD2" w:rsidP="004A3CD2">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2826F1">
              <w:rPr>
                <w:snapToGrid/>
                <w:color w:val="auto"/>
                <w:szCs w:val="26"/>
                <w:highlight w:val="yellow"/>
                <w:lang w:val="vi-VN"/>
              </w:rPr>
              <w:t xml:space="preserve">Hệ thống chỉ cho phép duyệt kế hoạch kiểm toán năm ở trạng thái </w:t>
            </w:r>
            <w:r w:rsidRPr="002826F1">
              <w:rPr>
                <w:b/>
                <w:snapToGrid/>
                <w:color w:val="auto"/>
                <w:szCs w:val="26"/>
                <w:highlight w:val="yellow"/>
                <w:lang w:val="vi-VN"/>
              </w:rPr>
              <w:t>Chờ duyệt</w:t>
            </w:r>
            <w:r w:rsidRPr="002826F1">
              <w:rPr>
                <w:snapToGrid/>
                <w:color w:val="auto"/>
                <w:szCs w:val="26"/>
                <w:highlight w:val="yellow"/>
                <w:lang w:val="vi-VN"/>
              </w:rPr>
              <w:t>.</w:t>
            </w:r>
          </w:p>
        </w:tc>
      </w:tr>
      <w:tr w:rsidR="006B23D4" w:rsidRPr="007A50AA" w14:paraId="3CB784C3" w14:textId="77777777" w:rsidTr="00A54193">
        <w:tc>
          <w:tcPr>
            <w:tcW w:w="817" w:type="dxa"/>
            <w:shd w:val="clear" w:color="auto" w:fill="auto"/>
          </w:tcPr>
          <w:p w14:paraId="682711F1" w14:textId="77777777" w:rsidR="006B23D4" w:rsidRPr="007C162E" w:rsidRDefault="006B23D4" w:rsidP="006C4854">
            <w:pPr>
              <w:pStyle w:val="ListParagraph"/>
              <w:numPr>
                <w:ilvl w:val="0"/>
                <w:numId w:val="189"/>
              </w:numPr>
              <w:rPr>
                <w:lang w:val="vi-VN"/>
              </w:rPr>
            </w:pPr>
          </w:p>
        </w:tc>
        <w:tc>
          <w:tcPr>
            <w:tcW w:w="1877" w:type="dxa"/>
            <w:shd w:val="clear" w:color="auto" w:fill="auto"/>
          </w:tcPr>
          <w:p w14:paraId="3DE83D7E" w14:textId="4681748F" w:rsidR="006B23D4" w:rsidRPr="009271AE" w:rsidRDefault="006B23D4" w:rsidP="006B23D4">
            <w:pPr>
              <w:keepLines/>
              <w:widowControl w:val="0"/>
              <w:rPr>
                <w:szCs w:val="26"/>
                <w:highlight w:val="yellow"/>
                <w:lang w:val="vi-VN"/>
              </w:rPr>
            </w:pPr>
            <w:r w:rsidRPr="009271AE">
              <w:rPr>
                <w:szCs w:val="26"/>
                <w:highlight w:val="yellow"/>
                <w:lang w:val="vi-VN"/>
              </w:rPr>
              <w:t>Cập nhật trạng thái</w:t>
            </w:r>
          </w:p>
        </w:tc>
        <w:tc>
          <w:tcPr>
            <w:tcW w:w="6912" w:type="dxa"/>
            <w:shd w:val="clear" w:color="auto" w:fill="auto"/>
          </w:tcPr>
          <w:p w14:paraId="763F9054" w14:textId="132ECC7E" w:rsidR="006B23D4" w:rsidRPr="009271AE" w:rsidRDefault="006B23D4" w:rsidP="006B23D4">
            <w:pPr>
              <w:pStyle w:val="NormalIndent"/>
              <w:keepNext w:val="0"/>
              <w:keepLines/>
              <w:widowControl w:val="0"/>
              <w:numPr>
                <w:ilvl w:val="0"/>
                <w:numId w:val="15"/>
              </w:numPr>
              <w:spacing w:before="0" w:after="0" w:line="312" w:lineRule="auto"/>
              <w:jc w:val="left"/>
              <w:rPr>
                <w:snapToGrid/>
                <w:color w:val="auto"/>
                <w:szCs w:val="26"/>
                <w:highlight w:val="yellow"/>
                <w:lang w:val="vi-VN"/>
              </w:rPr>
            </w:pPr>
            <w:r w:rsidRPr="009271AE">
              <w:rPr>
                <w:snapToGrid/>
                <w:color w:val="auto"/>
                <w:szCs w:val="26"/>
                <w:highlight w:val="yellow"/>
                <w:lang w:val="vi-VN"/>
              </w:rPr>
              <w:t xml:space="preserve">Cho phép cập nhật trạng thái </w:t>
            </w:r>
            <w:r w:rsidR="008125B2" w:rsidRPr="009271AE">
              <w:rPr>
                <w:snapToGrid/>
                <w:color w:val="auto"/>
                <w:szCs w:val="26"/>
                <w:highlight w:val="yellow"/>
                <w:lang w:val="vi-VN"/>
              </w:rPr>
              <w:t>duyệt của cuộc kiểm toán</w:t>
            </w:r>
            <w:r w:rsidR="002826F1" w:rsidRPr="009271AE">
              <w:rPr>
                <w:snapToGrid/>
                <w:color w:val="auto"/>
                <w:szCs w:val="26"/>
                <w:highlight w:val="yellow"/>
                <w:lang w:val="vi-VN"/>
              </w:rPr>
              <w:t xml:space="preserve"> </w:t>
            </w:r>
            <w:r w:rsidRPr="009271AE">
              <w:rPr>
                <w:b/>
                <w:bCs/>
                <w:snapToGrid/>
                <w:color w:val="auto"/>
                <w:szCs w:val="26"/>
                <w:highlight w:val="yellow"/>
                <w:lang w:val="vi-VN"/>
              </w:rPr>
              <w:t>Chờ duyệt</w:t>
            </w:r>
            <w:r w:rsidRPr="009271AE">
              <w:rPr>
                <w:snapToGrid/>
                <w:color w:val="auto"/>
                <w:szCs w:val="26"/>
                <w:highlight w:val="yellow"/>
                <w:lang w:val="vi-VN"/>
              </w:rPr>
              <w:t>, hệ thống hiển thị popup nhập các thông tin:</w:t>
            </w:r>
          </w:p>
          <w:p w14:paraId="7F90D33C" w14:textId="77777777" w:rsidR="006B23D4" w:rsidRPr="009271AE" w:rsidRDefault="006B23D4" w:rsidP="006B23D4">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t xml:space="preserve">Trạng thái*: chọn </w:t>
            </w:r>
            <w:r w:rsidRPr="009271AE">
              <w:rPr>
                <w:b/>
                <w:snapToGrid/>
                <w:color w:val="auto"/>
                <w:szCs w:val="26"/>
                <w:highlight w:val="yellow"/>
                <w:lang w:val="vi-VN"/>
              </w:rPr>
              <w:t xml:space="preserve">Đã duyệt </w:t>
            </w:r>
            <w:r w:rsidRPr="009271AE">
              <w:rPr>
                <w:bCs/>
                <w:snapToGrid/>
                <w:color w:val="auto"/>
                <w:szCs w:val="26"/>
                <w:highlight w:val="yellow"/>
                <w:lang w:val="vi-VN"/>
              </w:rPr>
              <w:t>hoặc</w:t>
            </w:r>
            <w:r w:rsidRPr="009271AE">
              <w:rPr>
                <w:b/>
                <w:snapToGrid/>
                <w:color w:val="auto"/>
                <w:szCs w:val="26"/>
                <w:highlight w:val="yellow"/>
                <w:lang w:val="vi-VN"/>
              </w:rPr>
              <w:t xml:space="preserve"> Từ chối duyệt</w:t>
            </w:r>
            <w:r w:rsidRPr="009271AE">
              <w:rPr>
                <w:snapToGrid/>
                <w:color w:val="auto"/>
                <w:szCs w:val="26"/>
                <w:highlight w:val="yellow"/>
                <w:lang w:val="vi-VN"/>
              </w:rPr>
              <w:t xml:space="preserve"> </w:t>
            </w:r>
          </w:p>
          <w:p w14:paraId="72049436" w14:textId="77777777" w:rsidR="006B23D4" w:rsidRPr="009271AE" w:rsidRDefault="006B23D4" w:rsidP="006B23D4">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t>Ngày duyệt/từ chối duyệt*</w:t>
            </w:r>
          </w:p>
          <w:p w14:paraId="118BD6AE" w14:textId="4A02C490" w:rsidR="006B23D4" w:rsidRPr="009271AE" w:rsidRDefault="006B23D4" w:rsidP="009271AE">
            <w:pPr>
              <w:pStyle w:val="NormalIndent"/>
              <w:keepNext w:val="0"/>
              <w:keepLines/>
              <w:widowControl w:val="0"/>
              <w:numPr>
                <w:ilvl w:val="0"/>
                <w:numId w:val="165"/>
              </w:numPr>
              <w:spacing w:before="0" w:after="0" w:line="312" w:lineRule="auto"/>
              <w:jc w:val="left"/>
              <w:rPr>
                <w:snapToGrid/>
                <w:color w:val="auto"/>
                <w:szCs w:val="26"/>
                <w:highlight w:val="yellow"/>
                <w:lang w:val="vi-VN"/>
              </w:rPr>
            </w:pPr>
            <w:r w:rsidRPr="009271AE">
              <w:rPr>
                <w:snapToGrid/>
                <w:color w:val="auto"/>
                <w:szCs w:val="26"/>
                <w:highlight w:val="yellow"/>
                <w:lang w:val="vi-VN"/>
              </w:rPr>
              <w:lastRenderedPageBreak/>
              <w:t>File đã duyệt: bắt buộc đính kèm nếu chọn trạng thái là Đã duyệt</w:t>
            </w:r>
          </w:p>
        </w:tc>
      </w:tr>
      <w:tr w:rsidR="00DD599E" w:rsidRPr="008021EC" w14:paraId="580CAF9B" w14:textId="77777777" w:rsidTr="00A54193">
        <w:tc>
          <w:tcPr>
            <w:tcW w:w="817" w:type="dxa"/>
            <w:shd w:val="clear" w:color="auto" w:fill="auto"/>
          </w:tcPr>
          <w:p w14:paraId="6ACD9AB3" w14:textId="77777777" w:rsidR="00DD599E" w:rsidRPr="007A50AA" w:rsidRDefault="00DD599E" w:rsidP="006C4854">
            <w:pPr>
              <w:pStyle w:val="ListParagraph"/>
              <w:numPr>
                <w:ilvl w:val="0"/>
                <w:numId w:val="189"/>
              </w:numPr>
              <w:rPr>
                <w:lang w:val="vi-VN"/>
              </w:rPr>
            </w:pPr>
          </w:p>
        </w:tc>
        <w:tc>
          <w:tcPr>
            <w:tcW w:w="1877" w:type="dxa"/>
            <w:shd w:val="clear" w:color="auto" w:fill="auto"/>
          </w:tcPr>
          <w:p w14:paraId="6CB4BCAF" w14:textId="673BAC44" w:rsidR="00DD599E" w:rsidRPr="008021EC" w:rsidRDefault="00DD599E" w:rsidP="00A54193">
            <w:pPr>
              <w:keepLines/>
              <w:widowControl w:val="0"/>
              <w:rPr>
                <w:szCs w:val="26"/>
                <w:lang w:val="vi-VN"/>
              </w:rPr>
            </w:pPr>
            <w:r>
              <w:rPr>
                <w:szCs w:val="26"/>
              </w:rPr>
              <w:t>Xóa cuộc</w:t>
            </w:r>
            <w:r w:rsidR="008021EC">
              <w:rPr>
                <w:szCs w:val="26"/>
                <w:lang w:val="vi-VN"/>
              </w:rPr>
              <w:t xml:space="preserve"> kiểm toán</w:t>
            </w:r>
          </w:p>
        </w:tc>
        <w:tc>
          <w:tcPr>
            <w:tcW w:w="6912" w:type="dxa"/>
            <w:shd w:val="clear" w:color="auto" w:fill="auto"/>
          </w:tcPr>
          <w:p w14:paraId="3CD01E69" w14:textId="2F641D72" w:rsidR="00DD599E" w:rsidRPr="00593707" w:rsidRDefault="00DD599E" w:rsidP="00A54193">
            <w:pPr>
              <w:pStyle w:val="NormalIndent"/>
              <w:keepNext w:val="0"/>
              <w:keepLines/>
              <w:widowControl w:val="0"/>
              <w:numPr>
                <w:ilvl w:val="0"/>
                <w:numId w:val="15"/>
              </w:numPr>
              <w:spacing w:before="0" w:after="0" w:line="312" w:lineRule="auto"/>
              <w:jc w:val="left"/>
              <w:rPr>
                <w:snapToGrid/>
                <w:color w:val="auto"/>
                <w:szCs w:val="26"/>
                <w:lang w:val="vi-VN"/>
              </w:rPr>
            </w:pPr>
            <w:r w:rsidRPr="008021EC">
              <w:rPr>
                <w:snapToGrid/>
                <w:color w:val="auto"/>
                <w:szCs w:val="26"/>
                <w:lang w:val="vi-VN"/>
              </w:rPr>
              <w:t xml:space="preserve">Cho phép xóa </w:t>
            </w:r>
            <w:r w:rsidR="004936F8" w:rsidRPr="008021EC">
              <w:rPr>
                <w:snapToGrid/>
                <w:color w:val="auto"/>
                <w:szCs w:val="26"/>
                <w:lang w:val="vi-VN"/>
              </w:rPr>
              <w:t xml:space="preserve">cuộc kiểm </w:t>
            </w:r>
            <w:r w:rsidR="004936F8" w:rsidRPr="009271AE">
              <w:rPr>
                <w:snapToGrid/>
                <w:color w:val="auto"/>
                <w:szCs w:val="26"/>
                <w:lang w:val="vi-VN"/>
              </w:rPr>
              <w:t xml:space="preserve">toán ở trạng thái </w:t>
            </w:r>
            <w:r w:rsidR="009271AE" w:rsidRPr="009271AE">
              <w:rPr>
                <w:snapToGrid/>
                <w:color w:val="auto"/>
                <w:szCs w:val="26"/>
                <w:lang w:val="vi-VN"/>
              </w:rPr>
              <w:t>duyệt là</w:t>
            </w:r>
            <w:r w:rsidR="009271AE">
              <w:rPr>
                <w:snapToGrid/>
                <w:color w:val="auto"/>
                <w:szCs w:val="26"/>
                <w:lang w:val="vi-VN"/>
              </w:rPr>
              <w:t xml:space="preserve"> </w:t>
            </w:r>
            <w:r w:rsidR="004936F8" w:rsidRPr="008021EC">
              <w:rPr>
                <w:b/>
                <w:bCs/>
                <w:i/>
                <w:iCs/>
                <w:snapToGrid/>
                <w:color w:val="auto"/>
                <w:szCs w:val="26"/>
                <w:lang w:val="vi-VN"/>
              </w:rPr>
              <w:t>Bản nháp</w:t>
            </w:r>
            <w:r w:rsidR="004936F8">
              <w:rPr>
                <w:snapToGrid/>
                <w:color w:val="auto"/>
                <w:szCs w:val="26"/>
                <w:lang w:val="vi-VN"/>
              </w:rPr>
              <w:t xml:space="preserve"> hoặc </w:t>
            </w:r>
            <w:r w:rsidR="004936F8" w:rsidRPr="004936F8">
              <w:rPr>
                <w:b/>
                <w:bCs/>
                <w:i/>
                <w:iCs/>
                <w:snapToGrid/>
                <w:color w:val="auto"/>
                <w:szCs w:val="26"/>
                <w:lang w:val="vi-VN"/>
              </w:rPr>
              <w:t xml:space="preserve">Từ chối </w:t>
            </w:r>
          </w:p>
          <w:p w14:paraId="172B7611" w14:textId="163F0ACB" w:rsidR="00593707" w:rsidRPr="00593707"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Hệ</w:t>
            </w:r>
            <w:r>
              <w:rPr>
                <w:snapToGrid/>
                <w:color w:val="auto"/>
                <w:szCs w:val="26"/>
                <w:lang w:val="vi-VN"/>
              </w:rPr>
              <w:t xml:space="preserve"> thống hiển thị popup yêu cầu xác nhận xoá </w:t>
            </w:r>
            <w:r w:rsidRPr="0010425A">
              <w:rPr>
                <w:snapToGrid/>
                <w:color w:val="auto"/>
                <w:szCs w:val="26"/>
                <w:lang w:val="vi-VN"/>
              </w:rPr>
              <w:t>“</w:t>
            </w:r>
            <w:r w:rsidRPr="0010425A">
              <w:rPr>
                <w:i/>
                <w:iCs/>
                <w:snapToGrid/>
                <w:color w:val="auto"/>
                <w:szCs w:val="26"/>
                <w:lang w:val="vi-VN"/>
              </w:rPr>
              <w:t xml:space="preserve">Bạn có chắc chắn muốn </w:t>
            </w:r>
            <w:r>
              <w:rPr>
                <w:i/>
                <w:iCs/>
                <w:snapToGrid/>
                <w:color w:val="auto"/>
                <w:szCs w:val="26"/>
                <w:lang w:val="vi-VN"/>
              </w:rPr>
              <w:t>xoá bản ghi này</w:t>
            </w:r>
            <w:r w:rsidRPr="0010425A">
              <w:rPr>
                <w:i/>
                <w:iCs/>
                <w:snapToGrid/>
                <w:color w:val="auto"/>
                <w:szCs w:val="26"/>
                <w:lang w:val="vi-VN"/>
              </w:rPr>
              <w:t>?</w:t>
            </w:r>
            <w:r>
              <w:rPr>
                <w:i/>
                <w:iCs/>
                <w:snapToGrid/>
                <w:color w:val="auto"/>
                <w:szCs w:val="26"/>
                <w:lang w:val="vi-VN"/>
              </w:rPr>
              <w:t xml:space="preserve">[tên </w:t>
            </w:r>
            <w:r w:rsidR="00EA4B31">
              <w:rPr>
                <w:i/>
                <w:iCs/>
                <w:snapToGrid/>
                <w:color w:val="auto"/>
                <w:szCs w:val="26"/>
                <w:lang w:val="vi-VN"/>
              </w:rPr>
              <w:t>cuộc kiểm toán</w:t>
            </w:r>
            <w:r>
              <w:rPr>
                <w:i/>
                <w:iCs/>
                <w:snapToGrid/>
                <w:color w:val="auto"/>
                <w:szCs w:val="26"/>
                <w:lang w:val="vi-VN"/>
              </w:rPr>
              <w:t>]</w:t>
            </w:r>
            <w:r w:rsidRPr="0010425A">
              <w:rPr>
                <w:snapToGrid/>
                <w:color w:val="auto"/>
                <w:szCs w:val="26"/>
                <w:lang w:val="vi-VN"/>
              </w:rPr>
              <w:t>”</w:t>
            </w:r>
          </w:p>
          <w:p w14:paraId="6CB788EC" w14:textId="56290C4E" w:rsidR="00593707" w:rsidRPr="008021EC" w:rsidRDefault="00593707" w:rsidP="00593707">
            <w:pPr>
              <w:pStyle w:val="NormalIndent"/>
              <w:keepNext w:val="0"/>
              <w:keepLines/>
              <w:widowControl w:val="0"/>
              <w:numPr>
                <w:ilvl w:val="0"/>
                <w:numId w:val="15"/>
              </w:numPr>
              <w:spacing w:before="0" w:after="0" w:line="312" w:lineRule="auto"/>
              <w:jc w:val="left"/>
              <w:rPr>
                <w:snapToGrid/>
                <w:color w:val="auto"/>
                <w:szCs w:val="26"/>
                <w:lang w:val="vi-VN"/>
              </w:rPr>
            </w:pPr>
            <w:r w:rsidRPr="00593707">
              <w:rPr>
                <w:snapToGrid/>
                <w:color w:val="auto"/>
                <w:szCs w:val="26"/>
                <w:lang w:val="vi-VN"/>
              </w:rPr>
              <w:t xml:space="preserve">Không cho phép xóa </w:t>
            </w:r>
            <w:r w:rsidR="00EA4B31">
              <w:rPr>
                <w:snapToGrid/>
                <w:color w:val="auto"/>
                <w:szCs w:val="26"/>
                <w:lang w:val="vi-VN"/>
              </w:rPr>
              <w:t>cuộc kiểm toán ở t</w:t>
            </w:r>
            <w:r>
              <w:rPr>
                <w:snapToGrid/>
                <w:color w:val="auto"/>
                <w:szCs w:val="26"/>
                <w:lang w:val="vi-VN"/>
              </w:rPr>
              <w:t xml:space="preserve">rạng thái </w:t>
            </w:r>
            <w:r w:rsidRPr="00EA4B31">
              <w:rPr>
                <w:b/>
                <w:bCs/>
                <w:i/>
                <w:iCs/>
                <w:snapToGrid/>
                <w:color w:val="auto"/>
                <w:szCs w:val="26"/>
                <w:lang w:val="vi-VN"/>
              </w:rPr>
              <w:t>Chờ duyệt, Đã duyệt.</w:t>
            </w:r>
          </w:p>
        </w:tc>
      </w:tr>
      <w:tr w:rsidR="00DD599E" w:rsidRPr="002F4F88" w14:paraId="5BE532D6" w14:textId="77777777" w:rsidTr="00A54193">
        <w:tc>
          <w:tcPr>
            <w:tcW w:w="817" w:type="dxa"/>
            <w:shd w:val="clear" w:color="auto" w:fill="auto"/>
          </w:tcPr>
          <w:p w14:paraId="79B9C078" w14:textId="77777777" w:rsidR="00DD599E" w:rsidRPr="008021EC" w:rsidRDefault="00DD599E" w:rsidP="006C4854">
            <w:pPr>
              <w:pStyle w:val="ListParagraph"/>
              <w:numPr>
                <w:ilvl w:val="0"/>
                <w:numId w:val="189"/>
              </w:numPr>
              <w:rPr>
                <w:lang w:val="vi-VN"/>
              </w:rPr>
            </w:pPr>
          </w:p>
        </w:tc>
        <w:tc>
          <w:tcPr>
            <w:tcW w:w="1877" w:type="dxa"/>
            <w:shd w:val="clear" w:color="auto" w:fill="auto"/>
          </w:tcPr>
          <w:p w14:paraId="6619C2C3" w14:textId="77777777" w:rsidR="00DD599E" w:rsidRDefault="00DD599E" w:rsidP="00A54193">
            <w:pPr>
              <w:keepLines/>
              <w:widowControl w:val="0"/>
              <w:rPr>
                <w:szCs w:val="26"/>
              </w:rPr>
            </w:pPr>
            <w:r>
              <w:rPr>
                <w:szCs w:val="26"/>
              </w:rPr>
              <w:t>Tìm kiếm</w:t>
            </w:r>
          </w:p>
        </w:tc>
        <w:tc>
          <w:tcPr>
            <w:tcW w:w="6912" w:type="dxa"/>
            <w:shd w:val="clear" w:color="auto" w:fill="auto"/>
          </w:tcPr>
          <w:p w14:paraId="0551A6C2" w14:textId="1C067F14"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Danh sách cuộc kiểm toán hiển thị các thông tin:</w:t>
            </w:r>
          </w:p>
          <w:p w14:paraId="287713E1"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STT</w:t>
            </w:r>
          </w:p>
          <w:p w14:paraId="7B42697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Năm</w:t>
            </w:r>
          </w:p>
          <w:p w14:paraId="3DD3F190"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Mã cuộc kiểm toán</w:t>
            </w:r>
          </w:p>
          <w:p w14:paraId="06E6EF2B"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Tên cuộc kiểm toán</w:t>
            </w:r>
          </w:p>
          <w:p w14:paraId="6471ED88"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Thời gian bắt đầu</w:t>
            </w:r>
          </w:p>
          <w:p w14:paraId="01B25AFE" w14:textId="77777777"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Thời gian kết thúc</w:t>
            </w:r>
          </w:p>
          <w:p w14:paraId="3D3B6215" w14:textId="2640A32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Người phụ trách</w:t>
            </w:r>
          </w:p>
          <w:p w14:paraId="18BFB8E8" w14:textId="5201BD3F"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 duyệt</w:t>
            </w:r>
          </w:p>
          <w:p w14:paraId="27C60C4E" w14:textId="5CA5BE84" w:rsidR="00731656" w:rsidRDefault="00731656"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w:t>
            </w:r>
            <w:r>
              <w:rPr>
                <w:snapToGrid/>
                <w:color w:val="auto"/>
                <w:szCs w:val="26"/>
                <w:lang w:val="vi-VN"/>
              </w:rPr>
              <w:t xml:space="preserve"> thực hiện</w:t>
            </w:r>
          </w:p>
          <w:p w14:paraId="2A2E9EA4" w14:textId="554D9659"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hiển thị theo thời gian tạo cuộc KT: </w:t>
            </w:r>
            <w:r w:rsidR="009D040B">
              <w:rPr>
                <w:snapToGrid/>
                <w:color w:val="auto"/>
                <w:szCs w:val="26"/>
              </w:rPr>
              <w:t>từ mới đến cũ</w:t>
            </w:r>
          </w:p>
          <w:p w14:paraId="5988B957" w14:textId="10F2D220" w:rsidR="00DD599E" w:rsidRDefault="00DD599E" w:rsidP="0016526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tì</w:t>
            </w:r>
            <w:r w:rsidR="0016526C">
              <w:rPr>
                <w:snapToGrid/>
                <w:color w:val="auto"/>
                <w:szCs w:val="26"/>
              </w:rPr>
              <w:t>m kiếm</w:t>
            </w:r>
            <w:r>
              <w:rPr>
                <w:snapToGrid/>
                <w:color w:val="auto"/>
                <w:szCs w:val="26"/>
              </w:rPr>
              <w:t xml:space="preserve"> trên danh sách theo các tiêu chí:</w:t>
            </w:r>
          </w:p>
          <w:p w14:paraId="6D3B2E8C" w14:textId="3E0D5A0F"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Năm </w:t>
            </w:r>
            <w:r w:rsidR="00273D57">
              <w:rPr>
                <w:snapToGrid/>
                <w:color w:val="auto"/>
                <w:szCs w:val="26"/>
              </w:rPr>
              <w:t>kiểm toán</w:t>
            </w:r>
          </w:p>
          <w:p w14:paraId="127598F0" w14:textId="4B8DB8B6"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Phân loại: </w:t>
            </w:r>
            <w:r w:rsidR="00273D57">
              <w:rPr>
                <w:snapToGrid/>
                <w:color w:val="auto"/>
                <w:szCs w:val="26"/>
              </w:rPr>
              <w:t>c</w:t>
            </w:r>
            <w:r>
              <w:rPr>
                <w:snapToGrid/>
                <w:color w:val="auto"/>
                <w:szCs w:val="26"/>
              </w:rPr>
              <w:t xml:space="preserve">họn </w:t>
            </w:r>
            <w:r w:rsidR="00273D57">
              <w:rPr>
                <w:snapToGrid/>
                <w:color w:val="auto"/>
                <w:szCs w:val="26"/>
                <w:lang w:val="vi-VN"/>
              </w:rPr>
              <w:t>Theo kế hoạch</w:t>
            </w:r>
            <w:r w:rsidR="0016526C">
              <w:rPr>
                <w:snapToGrid/>
                <w:color w:val="auto"/>
                <w:szCs w:val="26"/>
                <w:lang w:val="vi-VN"/>
              </w:rPr>
              <w:t>/</w:t>
            </w:r>
            <w:r w:rsidR="00273D57">
              <w:rPr>
                <w:snapToGrid/>
                <w:color w:val="auto"/>
                <w:szCs w:val="26"/>
                <w:lang w:val="vi-VN"/>
              </w:rPr>
              <w:t>Đột xuất</w:t>
            </w:r>
          </w:p>
          <w:p w14:paraId="4478EE34" w14:textId="7D92B6A8"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Mã cuộc kiểm toán</w:t>
            </w:r>
          </w:p>
          <w:p w14:paraId="00765042" w14:textId="727D6C2E" w:rsidR="00273D57" w:rsidRDefault="00273D57"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Người phụ trách</w:t>
            </w:r>
          </w:p>
          <w:p w14:paraId="6E571183" w14:textId="3B8A5621" w:rsidR="00DD599E" w:rsidRDefault="00DD599E"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 xml:space="preserve">Tên cuộc </w:t>
            </w:r>
            <w:r w:rsidR="00273D57">
              <w:rPr>
                <w:snapToGrid/>
                <w:color w:val="auto"/>
                <w:szCs w:val="26"/>
              </w:rPr>
              <w:t>kiểm toán</w:t>
            </w:r>
          </w:p>
          <w:p w14:paraId="20A17306" w14:textId="5889CE4A" w:rsid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 duyệt</w:t>
            </w:r>
            <w:r>
              <w:rPr>
                <w:snapToGrid/>
                <w:color w:val="auto"/>
                <w:szCs w:val="26"/>
                <w:lang w:val="vi-VN"/>
              </w:rPr>
              <w:t>: chọn Bản nháp</w:t>
            </w:r>
            <w:r w:rsidR="00566AEF">
              <w:rPr>
                <w:snapToGrid/>
                <w:color w:val="auto"/>
                <w:szCs w:val="26"/>
                <w:lang w:val="vi-VN"/>
              </w:rPr>
              <w:t>/</w:t>
            </w:r>
            <w:r>
              <w:rPr>
                <w:snapToGrid/>
                <w:color w:val="auto"/>
                <w:szCs w:val="26"/>
                <w:lang w:val="vi-VN"/>
              </w:rPr>
              <w:t>Chờ duyệt</w:t>
            </w:r>
            <w:r w:rsidR="00566AEF">
              <w:rPr>
                <w:snapToGrid/>
                <w:color w:val="auto"/>
                <w:szCs w:val="26"/>
                <w:lang w:val="vi-VN"/>
              </w:rPr>
              <w:t>/</w:t>
            </w:r>
            <w:r>
              <w:rPr>
                <w:snapToGrid/>
                <w:color w:val="auto"/>
                <w:szCs w:val="26"/>
                <w:lang w:val="vi-VN"/>
              </w:rPr>
              <w:t>Đã duyệt</w:t>
            </w:r>
            <w:r w:rsidR="00566AEF">
              <w:rPr>
                <w:snapToGrid/>
                <w:color w:val="auto"/>
                <w:szCs w:val="26"/>
                <w:lang w:val="vi-VN"/>
              </w:rPr>
              <w:t>/</w:t>
            </w:r>
            <w:r>
              <w:rPr>
                <w:snapToGrid/>
                <w:color w:val="auto"/>
                <w:szCs w:val="26"/>
                <w:lang w:val="vi-VN"/>
              </w:rPr>
              <w:t>Từ chối</w:t>
            </w:r>
          </w:p>
          <w:p w14:paraId="3D114DDF" w14:textId="78436548" w:rsidR="00DD599E" w:rsidRPr="0019748A" w:rsidRDefault="0019748A" w:rsidP="006C4854">
            <w:pPr>
              <w:pStyle w:val="NormalIndent"/>
              <w:keepNext w:val="0"/>
              <w:keepLines/>
              <w:widowControl w:val="0"/>
              <w:numPr>
                <w:ilvl w:val="0"/>
                <w:numId w:val="191"/>
              </w:numPr>
              <w:spacing w:before="0" w:after="0" w:line="312" w:lineRule="auto"/>
              <w:jc w:val="left"/>
              <w:rPr>
                <w:snapToGrid/>
                <w:color w:val="auto"/>
                <w:szCs w:val="26"/>
              </w:rPr>
            </w:pPr>
            <w:r>
              <w:rPr>
                <w:snapToGrid/>
                <w:color w:val="auto"/>
                <w:szCs w:val="26"/>
              </w:rPr>
              <w:t>Trạng thái</w:t>
            </w:r>
            <w:r>
              <w:rPr>
                <w:snapToGrid/>
                <w:color w:val="auto"/>
                <w:szCs w:val="26"/>
                <w:lang w:val="vi-VN"/>
              </w:rPr>
              <w:t xml:space="preserve"> thực hiện</w:t>
            </w:r>
            <w:r w:rsidR="00566AEF">
              <w:rPr>
                <w:snapToGrid/>
                <w:color w:val="auto"/>
                <w:szCs w:val="26"/>
                <w:lang w:val="vi-VN"/>
              </w:rPr>
              <w:t>: chọn Chưa thực hiện/Đang thực hiện/Hoàn thành</w:t>
            </w:r>
          </w:p>
        </w:tc>
      </w:tr>
    </w:tbl>
    <w:p w14:paraId="02DC18E2" w14:textId="77777777" w:rsidR="00DD599E" w:rsidRDefault="00DD599E" w:rsidP="00DD599E">
      <w:pPr>
        <w:rPr>
          <w:b/>
          <w:szCs w:val="26"/>
        </w:rPr>
      </w:pPr>
      <w:r w:rsidRPr="002F4F88">
        <w:rPr>
          <w:b/>
          <w:szCs w:val="26"/>
        </w:rPr>
        <w:t>Yêu cầu đặc biệt/Điều kiện ràng buộc:</w:t>
      </w:r>
      <w:r>
        <w:rPr>
          <w:b/>
          <w:szCs w:val="26"/>
        </w:rPr>
        <w:t xml:space="preserve"> N/A</w:t>
      </w:r>
    </w:p>
    <w:p w14:paraId="65EC5023" w14:textId="72B9D785" w:rsidR="00964972" w:rsidRDefault="00964972" w:rsidP="00964972">
      <w:pPr>
        <w:pStyle w:val="tvHeading111"/>
      </w:pPr>
      <w:bookmarkStart w:id="102" w:name="_Toc87047325"/>
      <w:r>
        <w:t>Thông tin chung</w:t>
      </w:r>
      <w:bookmarkEnd w:id="102"/>
    </w:p>
    <w:p w14:paraId="5E8E0672" w14:textId="453DC52E" w:rsidR="00624A81" w:rsidRDefault="00624A81" w:rsidP="00624A81">
      <w:pPr>
        <w:rPr>
          <w:lang w:val="vi-VN"/>
        </w:rPr>
      </w:pPr>
      <w:r w:rsidRPr="00624A81">
        <w:rPr>
          <w:b/>
          <w:bCs/>
          <w:lang w:val="vi-VN"/>
        </w:rPr>
        <w:t>Mục đích:</w:t>
      </w:r>
      <w:r>
        <w:rPr>
          <w:lang w:val="vi-VN"/>
        </w:rPr>
        <w:t xml:space="preserve"> thiết lập các thông tin </w:t>
      </w:r>
      <w:r w:rsidR="00A87B20">
        <w:rPr>
          <w:lang w:val="vi-VN"/>
        </w:rPr>
        <w:t>tổng quan</w:t>
      </w:r>
      <w:r>
        <w:rPr>
          <w:lang w:val="vi-VN"/>
        </w:rPr>
        <w:t xml:space="preserve"> về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0699C" w:rsidRPr="002F4F88" w14:paraId="58C3DAD6" w14:textId="77777777" w:rsidTr="00A54193">
        <w:trPr>
          <w:trHeight w:val="449"/>
        </w:trPr>
        <w:tc>
          <w:tcPr>
            <w:tcW w:w="817" w:type="dxa"/>
            <w:shd w:val="clear" w:color="auto" w:fill="auto"/>
          </w:tcPr>
          <w:p w14:paraId="4AAEB819" w14:textId="77777777" w:rsidR="00B0699C" w:rsidRPr="002F4F88" w:rsidRDefault="00B0699C" w:rsidP="00A54193">
            <w:pPr>
              <w:keepLines/>
              <w:widowControl w:val="0"/>
              <w:jc w:val="both"/>
              <w:rPr>
                <w:b/>
                <w:bCs/>
                <w:szCs w:val="26"/>
              </w:rPr>
            </w:pPr>
            <w:r w:rsidRPr="002F4F88">
              <w:rPr>
                <w:b/>
                <w:bCs/>
                <w:szCs w:val="26"/>
              </w:rPr>
              <w:t>STT</w:t>
            </w:r>
          </w:p>
        </w:tc>
        <w:tc>
          <w:tcPr>
            <w:tcW w:w="1877" w:type="dxa"/>
            <w:shd w:val="clear" w:color="auto" w:fill="auto"/>
          </w:tcPr>
          <w:p w14:paraId="2BD983A8" w14:textId="77777777" w:rsidR="00B0699C" w:rsidRPr="002F4F88" w:rsidRDefault="00B0699C" w:rsidP="00A54193">
            <w:pPr>
              <w:keepLines/>
              <w:widowControl w:val="0"/>
              <w:jc w:val="both"/>
              <w:rPr>
                <w:b/>
                <w:bCs/>
                <w:szCs w:val="26"/>
              </w:rPr>
            </w:pPr>
            <w:r w:rsidRPr="002F4F88">
              <w:rPr>
                <w:b/>
                <w:bCs/>
                <w:szCs w:val="26"/>
              </w:rPr>
              <w:t>Chức năng</w:t>
            </w:r>
          </w:p>
        </w:tc>
        <w:tc>
          <w:tcPr>
            <w:tcW w:w="6912" w:type="dxa"/>
            <w:shd w:val="clear" w:color="auto" w:fill="auto"/>
          </w:tcPr>
          <w:p w14:paraId="529C7F13" w14:textId="77777777" w:rsidR="00B0699C" w:rsidRPr="002F4F88" w:rsidRDefault="00B0699C" w:rsidP="00A54193">
            <w:pPr>
              <w:keepLines/>
              <w:widowControl w:val="0"/>
              <w:jc w:val="both"/>
              <w:rPr>
                <w:b/>
                <w:bCs/>
                <w:szCs w:val="26"/>
              </w:rPr>
            </w:pPr>
            <w:r w:rsidRPr="002F4F88">
              <w:rPr>
                <w:b/>
                <w:bCs/>
                <w:szCs w:val="26"/>
              </w:rPr>
              <w:t>Mô tả</w:t>
            </w:r>
          </w:p>
        </w:tc>
      </w:tr>
      <w:tr w:rsidR="007C162E" w:rsidRPr="00284094" w14:paraId="2D409809" w14:textId="77777777" w:rsidTr="0035685B">
        <w:trPr>
          <w:trHeight w:val="899"/>
        </w:trPr>
        <w:tc>
          <w:tcPr>
            <w:tcW w:w="817" w:type="dxa"/>
            <w:shd w:val="clear" w:color="auto" w:fill="auto"/>
          </w:tcPr>
          <w:p w14:paraId="6CAF22E6" w14:textId="77777777" w:rsidR="007C162E" w:rsidRPr="002F4F88" w:rsidRDefault="007C162E" w:rsidP="006C4854">
            <w:pPr>
              <w:pStyle w:val="ListParagraph"/>
              <w:numPr>
                <w:ilvl w:val="0"/>
                <w:numId w:val="193"/>
              </w:numPr>
            </w:pPr>
          </w:p>
        </w:tc>
        <w:tc>
          <w:tcPr>
            <w:tcW w:w="1877" w:type="dxa"/>
            <w:shd w:val="clear" w:color="auto" w:fill="auto"/>
          </w:tcPr>
          <w:p w14:paraId="15DAC59F" w14:textId="0E6B3CE6" w:rsidR="007C162E" w:rsidRPr="002F4F88" w:rsidRDefault="00797A65" w:rsidP="007C162E">
            <w:pPr>
              <w:keepLines/>
              <w:widowControl w:val="0"/>
              <w:rPr>
                <w:szCs w:val="26"/>
              </w:rPr>
            </w:pPr>
            <w:r>
              <w:rPr>
                <w:szCs w:val="26"/>
              </w:rPr>
              <w:t>Cập nhật thông tin chung</w:t>
            </w:r>
          </w:p>
        </w:tc>
        <w:tc>
          <w:tcPr>
            <w:tcW w:w="6912" w:type="dxa"/>
            <w:shd w:val="clear" w:color="auto" w:fill="auto"/>
          </w:tcPr>
          <w:p w14:paraId="08366C59" w14:textId="3CC48EB5" w:rsidR="007C162E" w:rsidRDefault="007C162E" w:rsidP="00A54193">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chỉnh sửa </w:t>
            </w:r>
            <w:r w:rsidR="00A54193">
              <w:rPr>
                <w:snapToGrid/>
                <w:color w:val="auto"/>
                <w:szCs w:val="26"/>
              </w:rPr>
              <w:t xml:space="preserve">các </w:t>
            </w:r>
            <w:r>
              <w:rPr>
                <w:snapToGrid/>
                <w:color w:val="auto"/>
                <w:szCs w:val="26"/>
              </w:rPr>
              <w:t xml:space="preserve">thông tin </w:t>
            </w:r>
            <w:r w:rsidR="00A54193">
              <w:rPr>
                <w:snapToGrid/>
                <w:color w:val="auto"/>
                <w:szCs w:val="26"/>
              </w:rPr>
              <w:t>chung về cuộc kiểm toán</w:t>
            </w:r>
            <w:r w:rsidR="00A54193">
              <w:rPr>
                <w:snapToGrid/>
                <w:color w:val="auto"/>
                <w:szCs w:val="26"/>
                <w:lang w:val="vi-VN"/>
              </w:rPr>
              <w:t>:</w:t>
            </w:r>
          </w:p>
          <w:p w14:paraId="2AE75A1D" w14:textId="1D678CA3" w:rsidR="007C162E" w:rsidRPr="00426D40" w:rsidRDefault="00A54193"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Năm kiểm toán</w:t>
            </w:r>
            <w:r w:rsidRPr="00426D40">
              <w:rPr>
                <w:snapToGrid/>
                <w:color w:val="auto"/>
                <w:szCs w:val="26"/>
                <w:lang w:val="vi-VN"/>
              </w:rPr>
              <w:t xml:space="preserve">*: </w:t>
            </w:r>
            <w:r w:rsidR="00532863" w:rsidRPr="00426D40">
              <w:rPr>
                <w:snapToGrid/>
                <w:color w:val="auto"/>
                <w:szCs w:val="26"/>
                <w:lang w:val="vi-VN"/>
              </w:rPr>
              <w:t>cuộc kiểm toán thuộc loại “Theo kế hoạch” thì không cho phép sửa trường này</w:t>
            </w:r>
          </w:p>
          <w:p w14:paraId="0878E4D4" w14:textId="3EF90171"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Mã cuộc </w:t>
            </w:r>
            <w:r w:rsidR="003B7373" w:rsidRPr="00426D40">
              <w:rPr>
                <w:snapToGrid/>
                <w:color w:val="auto"/>
                <w:szCs w:val="26"/>
              </w:rPr>
              <w:t>kiểm toán</w:t>
            </w:r>
            <w:r w:rsidR="003B7373" w:rsidRPr="00426D40">
              <w:rPr>
                <w:snapToGrid/>
                <w:color w:val="auto"/>
                <w:szCs w:val="26"/>
                <w:lang w:val="vi-VN"/>
              </w:rPr>
              <w:t>: read-only</w:t>
            </w:r>
          </w:p>
          <w:p w14:paraId="20EF47C6" w14:textId="4C11BE3B" w:rsidR="007C162E"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Tên cuộc </w:t>
            </w:r>
            <w:r w:rsidR="003B7373" w:rsidRPr="00426D40">
              <w:rPr>
                <w:snapToGrid/>
                <w:color w:val="auto"/>
                <w:szCs w:val="26"/>
              </w:rPr>
              <w:t>kiểm toán</w:t>
            </w:r>
            <w:r w:rsidRPr="00426D40">
              <w:rPr>
                <w:snapToGrid/>
                <w:color w:val="auto"/>
                <w:szCs w:val="26"/>
              </w:rPr>
              <w:t>*</w:t>
            </w:r>
          </w:p>
          <w:p w14:paraId="0C6529CB" w14:textId="18F14C18" w:rsidR="00D57328" w:rsidRPr="00426D40" w:rsidRDefault="007C162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 xml:space="preserve">Mục </w:t>
            </w:r>
            <w:r w:rsidR="00D57328" w:rsidRPr="00426D40">
              <w:rPr>
                <w:snapToGrid/>
                <w:color w:val="auto"/>
                <w:szCs w:val="26"/>
              </w:rPr>
              <w:t>tiêu</w:t>
            </w:r>
            <w:r w:rsidR="000A6788" w:rsidRPr="00426D40">
              <w:rPr>
                <w:snapToGrid/>
                <w:color w:val="auto"/>
                <w:szCs w:val="26"/>
              </w:rPr>
              <w:t xml:space="preserve"> kiểm toán</w:t>
            </w:r>
            <w:r w:rsidRPr="00426D40">
              <w:rPr>
                <w:snapToGrid/>
                <w:color w:val="auto"/>
                <w:szCs w:val="26"/>
              </w:rPr>
              <w:t>*</w:t>
            </w:r>
          </w:p>
          <w:p w14:paraId="624266FE" w14:textId="51288A36" w:rsidR="000A6788" w:rsidRPr="00426D40" w:rsidRDefault="000A6788"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Người phụ trách</w:t>
            </w:r>
            <w:r w:rsidR="00A1715D" w:rsidRPr="00426D40">
              <w:rPr>
                <w:snapToGrid/>
                <w:color w:val="auto"/>
                <w:szCs w:val="26"/>
                <w:lang w:val="vi-VN"/>
              </w:rPr>
              <w:t>*</w:t>
            </w:r>
          </w:p>
          <w:p w14:paraId="41DE92B1" w14:textId="53E76D47" w:rsidR="007C162E" w:rsidRPr="00426D40" w:rsidRDefault="00A1715D" w:rsidP="006C4854">
            <w:pPr>
              <w:pStyle w:val="NormalIndent"/>
              <w:keepNext w:val="0"/>
              <w:keepLines/>
              <w:widowControl w:val="0"/>
              <w:numPr>
                <w:ilvl w:val="0"/>
                <w:numId w:val="188"/>
              </w:numPr>
              <w:spacing w:before="0" w:after="0" w:line="312" w:lineRule="auto"/>
              <w:ind w:left="720"/>
              <w:jc w:val="left"/>
              <w:rPr>
                <w:snapToGrid/>
                <w:color w:val="auto"/>
                <w:szCs w:val="26"/>
              </w:rPr>
            </w:pPr>
            <w:r w:rsidRPr="00426D40">
              <w:rPr>
                <w:snapToGrid/>
                <w:color w:val="auto"/>
                <w:szCs w:val="26"/>
              </w:rPr>
              <w:t>Phân loại</w:t>
            </w:r>
            <w:r w:rsidRPr="00426D40">
              <w:rPr>
                <w:snapToGrid/>
                <w:color w:val="auto"/>
                <w:szCs w:val="26"/>
                <w:lang w:val="vi-VN"/>
              </w:rPr>
              <w:t>: read-only</w:t>
            </w:r>
          </w:p>
          <w:p w14:paraId="418BD68C" w14:textId="71A15160" w:rsidR="007C162E"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rPr>
              <w:t>Ngày bắt đầu dự kiến</w:t>
            </w:r>
            <w:r w:rsidR="007C162E">
              <w:rPr>
                <w:snapToGrid/>
                <w:color w:val="auto"/>
                <w:szCs w:val="26"/>
              </w:rPr>
              <w:t>*</w:t>
            </w:r>
          </w:p>
          <w:p w14:paraId="54BBD5C5" w14:textId="1E1BDF68"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rPr>
              <w:t>Ngày</w:t>
            </w:r>
            <w:r>
              <w:rPr>
                <w:snapToGrid/>
                <w:color w:val="auto"/>
                <w:szCs w:val="26"/>
                <w:lang w:val="vi-VN"/>
              </w:rPr>
              <w:t xml:space="preserve"> kết thúc dự kiến*</w:t>
            </w:r>
          </w:p>
          <w:p w14:paraId="2E564A29" w14:textId="12F322C5" w:rsidR="00E37FD8" w:rsidRPr="00E37FD8"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duyệt: read-only</w:t>
            </w:r>
          </w:p>
          <w:p w14:paraId="5644F374" w14:textId="42138B4C" w:rsidR="00C633C9" w:rsidRPr="00426D40" w:rsidRDefault="00E37FD8" w:rsidP="006C4854">
            <w:pPr>
              <w:pStyle w:val="NormalIndent"/>
              <w:keepNext w:val="0"/>
              <w:keepLines/>
              <w:widowControl w:val="0"/>
              <w:numPr>
                <w:ilvl w:val="0"/>
                <w:numId w:val="188"/>
              </w:numPr>
              <w:spacing w:before="0" w:after="0" w:line="312" w:lineRule="auto"/>
              <w:ind w:left="720"/>
              <w:jc w:val="left"/>
              <w:rPr>
                <w:snapToGrid/>
                <w:color w:val="auto"/>
                <w:szCs w:val="26"/>
              </w:rPr>
            </w:pPr>
            <w:r>
              <w:rPr>
                <w:snapToGrid/>
                <w:color w:val="auto"/>
                <w:szCs w:val="26"/>
                <w:lang w:val="vi-VN"/>
              </w:rPr>
              <w:t>Trạng thái thực hiện: read-only</w:t>
            </w:r>
          </w:p>
          <w:p w14:paraId="6375E879" w14:textId="348AA909" w:rsidR="00D5123B" w:rsidRPr="002C31AA" w:rsidRDefault="00CC6FFF" w:rsidP="00426D40">
            <w:pPr>
              <w:pStyle w:val="NormalIndent"/>
              <w:keepNext w:val="0"/>
              <w:keepLines/>
              <w:widowControl w:val="0"/>
              <w:numPr>
                <w:ilvl w:val="0"/>
                <w:numId w:val="15"/>
              </w:numPr>
              <w:spacing w:before="0" w:after="0" w:line="312" w:lineRule="auto"/>
              <w:jc w:val="left"/>
              <w:rPr>
                <w:i/>
                <w:iCs/>
                <w:snapToGrid/>
                <w:color w:val="auto"/>
                <w:szCs w:val="26"/>
                <w:lang w:val="vi-VN"/>
              </w:rPr>
            </w:pPr>
            <w:r>
              <w:rPr>
                <w:i/>
                <w:iCs/>
                <w:snapToGrid/>
                <w:color w:val="auto"/>
                <w:szCs w:val="26"/>
                <w:lang w:val="vi-VN"/>
              </w:rPr>
              <w:t>Với c</w:t>
            </w:r>
            <w:r w:rsidR="00C633C9" w:rsidRPr="002C31AA">
              <w:rPr>
                <w:i/>
                <w:iCs/>
                <w:snapToGrid/>
                <w:color w:val="auto"/>
                <w:szCs w:val="26"/>
                <w:lang w:val="vi-VN"/>
              </w:rPr>
              <w:t>uộc KT thuộc loại “Theo kế hoạch</w:t>
            </w:r>
            <w:r>
              <w:rPr>
                <w:i/>
                <w:iCs/>
                <w:snapToGrid/>
                <w:color w:val="auto"/>
                <w:szCs w:val="26"/>
                <w:lang w:val="vi-VN"/>
              </w:rPr>
              <w:t>”,</w:t>
            </w:r>
            <w:r w:rsidR="001948D5">
              <w:rPr>
                <w:i/>
                <w:iCs/>
                <w:snapToGrid/>
                <w:color w:val="auto"/>
                <w:szCs w:val="26"/>
                <w:lang w:val="vi-VN"/>
              </w:rPr>
              <w:t xml:space="preserve"> hệ thống</w:t>
            </w:r>
            <w:r w:rsidR="00C633C9" w:rsidRPr="002C31AA">
              <w:rPr>
                <w:i/>
                <w:iCs/>
                <w:snapToGrid/>
                <w:color w:val="auto"/>
                <w:szCs w:val="26"/>
                <w:lang w:val="vi-VN"/>
              </w:rPr>
              <w:t xml:space="preserve"> </w:t>
            </w:r>
            <w:r w:rsidR="00E87C28" w:rsidRPr="002C31AA">
              <w:rPr>
                <w:i/>
                <w:iCs/>
                <w:snapToGrid/>
                <w:color w:val="auto"/>
                <w:szCs w:val="26"/>
                <w:lang w:val="vi-VN"/>
              </w:rPr>
              <w:t xml:space="preserve">mặc định </w:t>
            </w:r>
            <w:r w:rsidR="00DD23F4">
              <w:rPr>
                <w:i/>
                <w:iCs/>
                <w:snapToGrid/>
                <w:color w:val="auto"/>
                <w:szCs w:val="26"/>
                <w:lang w:val="vi-VN"/>
              </w:rPr>
              <w:t xml:space="preserve">lấy ra thông tin </w:t>
            </w:r>
            <w:r w:rsidR="001948D5">
              <w:rPr>
                <w:i/>
                <w:iCs/>
                <w:snapToGrid/>
                <w:color w:val="auto"/>
                <w:szCs w:val="26"/>
                <w:lang w:val="vi-VN"/>
              </w:rPr>
              <w:t xml:space="preserve">cuộc KT </w:t>
            </w:r>
            <w:r w:rsidR="00DD23F4">
              <w:rPr>
                <w:i/>
                <w:iCs/>
                <w:snapToGrid/>
                <w:color w:val="auto"/>
                <w:szCs w:val="26"/>
                <w:lang w:val="vi-VN"/>
              </w:rPr>
              <w:t>đã</w:t>
            </w:r>
            <w:r w:rsidR="00AF1826">
              <w:rPr>
                <w:i/>
                <w:iCs/>
                <w:snapToGrid/>
                <w:color w:val="auto"/>
                <w:szCs w:val="26"/>
                <w:lang w:val="vi-VN"/>
              </w:rPr>
              <w:t xml:space="preserve"> được</w:t>
            </w:r>
            <w:r w:rsidR="00E87C28" w:rsidRPr="002C31AA">
              <w:rPr>
                <w:i/>
                <w:iCs/>
                <w:snapToGrid/>
                <w:color w:val="auto"/>
                <w:szCs w:val="26"/>
                <w:lang w:val="vi-VN"/>
              </w:rPr>
              <w:t xml:space="preserve"> thiết lập trong kế hoạch KT năm</w:t>
            </w:r>
            <w:r w:rsidR="001948D5">
              <w:rPr>
                <w:i/>
                <w:iCs/>
                <w:snapToGrid/>
                <w:color w:val="auto"/>
                <w:szCs w:val="26"/>
                <w:lang w:val="vi-VN"/>
              </w:rPr>
              <w:t xml:space="preserve"> </w:t>
            </w:r>
            <w:r w:rsidR="00E87C28" w:rsidRPr="002C31AA">
              <w:rPr>
                <w:i/>
                <w:iCs/>
                <w:snapToGrid/>
                <w:color w:val="auto"/>
                <w:szCs w:val="26"/>
                <w:lang w:val="vi-VN"/>
              </w:rPr>
              <w:t>, cho phép sửa lại, nội dung sửa lại không làm thay đổi nội dung trong kế hoạch năm, áp dụng với các trường sau:</w:t>
            </w:r>
          </w:p>
          <w:p w14:paraId="2C928731" w14:textId="31DE8363"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Tên cuộc kiểm toán</w:t>
            </w:r>
          </w:p>
          <w:p w14:paraId="2B1F2430" w14:textId="40633259"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Mục tiêu kiểm toán</w:t>
            </w:r>
          </w:p>
          <w:p w14:paraId="1DAA33C1" w14:textId="21837681" w:rsidR="00D5123B" w:rsidRPr="00E87C28" w:rsidRDefault="0046277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 xml:space="preserve">Người phụ </w:t>
            </w:r>
            <w:r w:rsidR="00D5123B" w:rsidRPr="00E87C28">
              <w:rPr>
                <w:snapToGrid/>
                <w:color w:val="auto"/>
                <w:szCs w:val="26"/>
              </w:rPr>
              <w:t>trách</w:t>
            </w:r>
          </w:p>
          <w:p w14:paraId="29E83534" w14:textId="4B65E48A" w:rsidR="00D5123B" w:rsidRPr="00E87C28" w:rsidRDefault="00D5123B" w:rsidP="006C4854">
            <w:pPr>
              <w:pStyle w:val="NormalIndent"/>
              <w:keepNext w:val="0"/>
              <w:keepLines/>
              <w:widowControl w:val="0"/>
              <w:numPr>
                <w:ilvl w:val="0"/>
                <w:numId w:val="188"/>
              </w:numPr>
              <w:spacing w:before="0" w:after="0" w:line="312" w:lineRule="auto"/>
              <w:ind w:left="720"/>
              <w:jc w:val="left"/>
              <w:rPr>
                <w:snapToGrid/>
                <w:color w:val="auto"/>
                <w:szCs w:val="26"/>
              </w:rPr>
            </w:pPr>
            <w:r w:rsidRPr="00E87C28">
              <w:rPr>
                <w:snapToGrid/>
                <w:color w:val="auto"/>
                <w:szCs w:val="26"/>
              </w:rPr>
              <w:t>Ngày bắt đầu dự kiến</w:t>
            </w:r>
          </w:p>
          <w:p w14:paraId="1AB55B77" w14:textId="77777777" w:rsidR="007C162E" w:rsidRPr="00D602E9" w:rsidRDefault="00D5123B"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E87C28">
              <w:rPr>
                <w:snapToGrid/>
                <w:color w:val="auto"/>
                <w:szCs w:val="26"/>
              </w:rPr>
              <w:t>Ngày kết thúc dự kiến</w:t>
            </w:r>
          </w:p>
          <w:p w14:paraId="464E5750" w14:textId="77777777" w:rsid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144EC74D" w14:textId="3F898DB0" w:rsidR="00D602E9" w:rsidRPr="00D602E9" w:rsidRDefault="00D602E9" w:rsidP="00D602E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fldChar w:fldCharType="begin"/>
            </w:r>
            <w:r>
              <w:rPr>
                <w:snapToGrid/>
                <w:color w:val="auto"/>
                <w:szCs w:val="26"/>
                <w:lang w:val="vi-VN"/>
              </w:rPr>
              <w:instrText xml:space="preserve"> HYPERLINK "</w:instrText>
            </w:r>
            <w:r w:rsidRPr="00D602E9">
              <w:rPr>
                <w:snapToGrid/>
                <w:color w:val="auto"/>
                <w:szCs w:val="26"/>
                <w:lang w:val="vi-VN"/>
              </w:rPr>
              <w:instrText>https://f2z0rj.axshare.com/#id=hvtg8x&amp;p=27__cap_nhat_cuoc_kt&amp;g=1</w:instrText>
            </w:r>
            <w:r>
              <w:rPr>
                <w:snapToGrid/>
                <w:color w:val="auto"/>
                <w:szCs w:val="26"/>
                <w:lang w:val="vi-VN"/>
              </w:rPr>
              <w:instrText xml:space="preserve">" </w:instrText>
            </w:r>
            <w:r>
              <w:rPr>
                <w:snapToGrid/>
                <w:color w:val="auto"/>
                <w:szCs w:val="26"/>
                <w:lang w:val="vi-VN"/>
              </w:rPr>
              <w:fldChar w:fldCharType="separate"/>
            </w:r>
            <w:r w:rsidRPr="005251DC">
              <w:rPr>
                <w:rStyle w:val="Hyperlink"/>
                <w:snapToGrid/>
                <w:szCs w:val="26"/>
                <w:lang w:val="vi-VN"/>
              </w:rPr>
              <w:t>https://f2z0rj.axshare.com/#id=hvtg8x&amp;p=27__cap_nhat_cuoc_kt&amp;g=1</w:t>
            </w:r>
            <w:r>
              <w:rPr>
                <w:snapToGrid/>
                <w:color w:val="auto"/>
                <w:szCs w:val="26"/>
                <w:lang w:val="vi-VN"/>
              </w:rPr>
              <w:fldChar w:fldCharType="end"/>
            </w:r>
          </w:p>
        </w:tc>
      </w:tr>
    </w:tbl>
    <w:p w14:paraId="404F8B84" w14:textId="653A10A9" w:rsidR="00D114ED" w:rsidRDefault="0033253D" w:rsidP="00D114ED">
      <w:pPr>
        <w:pStyle w:val="tvHeading111"/>
      </w:pPr>
      <w:bookmarkStart w:id="103" w:name="_Toc87047326"/>
      <w:r>
        <w:t>Nhân sự KT</w:t>
      </w:r>
      <w:bookmarkEnd w:id="103"/>
    </w:p>
    <w:p w14:paraId="7F9E2205" w14:textId="65F39603" w:rsidR="00193477" w:rsidRPr="00193477" w:rsidRDefault="00193477" w:rsidP="00193477">
      <w:pPr>
        <w:rPr>
          <w:lang w:val="vi-VN"/>
        </w:rPr>
      </w:pPr>
      <w:r w:rsidRPr="00193477">
        <w:rPr>
          <w:b/>
          <w:bCs/>
        </w:rPr>
        <w:t>Mục đích</w:t>
      </w:r>
      <w:r w:rsidRPr="00193477">
        <w:rPr>
          <w:b/>
          <w:bCs/>
          <w:lang w:val="vi-VN"/>
        </w:rPr>
        <w:t xml:space="preserve">: </w:t>
      </w:r>
      <w:r w:rsidRPr="00193477">
        <w:rPr>
          <w:lang w:val="vi-VN"/>
        </w:rPr>
        <w:t>thiết lập danh sách các nhân sự tham gia cuộc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97A65" w:rsidRPr="002F4F88" w14:paraId="2DE48D6B" w14:textId="77777777" w:rsidTr="00A54193">
        <w:trPr>
          <w:trHeight w:val="449"/>
        </w:trPr>
        <w:tc>
          <w:tcPr>
            <w:tcW w:w="817" w:type="dxa"/>
            <w:shd w:val="clear" w:color="auto" w:fill="auto"/>
          </w:tcPr>
          <w:p w14:paraId="10305B07" w14:textId="77777777" w:rsidR="00797A65" w:rsidRPr="002F4F88" w:rsidRDefault="00797A65" w:rsidP="00A54193">
            <w:pPr>
              <w:keepLines/>
              <w:widowControl w:val="0"/>
              <w:jc w:val="both"/>
              <w:rPr>
                <w:b/>
                <w:bCs/>
                <w:szCs w:val="26"/>
              </w:rPr>
            </w:pPr>
            <w:r w:rsidRPr="002F4F88">
              <w:rPr>
                <w:b/>
                <w:bCs/>
                <w:szCs w:val="26"/>
              </w:rPr>
              <w:t>STT</w:t>
            </w:r>
          </w:p>
        </w:tc>
        <w:tc>
          <w:tcPr>
            <w:tcW w:w="1877" w:type="dxa"/>
            <w:shd w:val="clear" w:color="auto" w:fill="auto"/>
          </w:tcPr>
          <w:p w14:paraId="2A20DAEF" w14:textId="77777777" w:rsidR="00797A65" w:rsidRPr="002F4F88" w:rsidRDefault="00797A65" w:rsidP="00A54193">
            <w:pPr>
              <w:keepLines/>
              <w:widowControl w:val="0"/>
              <w:jc w:val="both"/>
              <w:rPr>
                <w:b/>
                <w:bCs/>
                <w:szCs w:val="26"/>
              </w:rPr>
            </w:pPr>
            <w:r w:rsidRPr="002F4F88">
              <w:rPr>
                <w:b/>
                <w:bCs/>
                <w:szCs w:val="26"/>
              </w:rPr>
              <w:t>Chức năng</w:t>
            </w:r>
          </w:p>
        </w:tc>
        <w:tc>
          <w:tcPr>
            <w:tcW w:w="6912" w:type="dxa"/>
            <w:shd w:val="clear" w:color="auto" w:fill="auto"/>
          </w:tcPr>
          <w:p w14:paraId="497BCFED" w14:textId="77777777" w:rsidR="00797A65" w:rsidRPr="002F4F88" w:rsidRDefault="00797A65" w:rsidP="00A54193">
            <w:pPr>
              <w:keepLines/>
              <w:widowControl w:val="0"/>
              <w:jc w:val="both"/>
              <w:rPr>
                <w:b/>
                <w:bCs/>
                <w:szCs w:val="26"/>
              </w:rPr>
            </w:pPr>
            <w:r w:rsidRPr="002F4F88">
              <w:rPr>
                <w:b/>
                <w:bCs/>
                <w:szCs w:val="26"/>
              </w:rPr>
              <w:t>Mô tả</w:t>
            </w:r>
          </w:p>
        </w:tc>
      </w:tr>
      <w:tr w:rsidR="00925931" w:rsidRPr="00284094" w14:paraId="15F7098D" w14:textId="77777777" w:rsidTr="00A54193">
        <w:tc>
          <w:tcPr>
            <w:tcW w:w="817" w:type="dxa"/>
            <w:shd w:val="clear" w:color="auto" w:fill="auto"/>
          </w:tcPr>
          <w:p w14:paraId="141766CF" w14:textId="77777777" w:rsidR="00925931" w:rsidRPr="002F4F88" w:rsidRDefault="00925931" w:rsidP="006C4854">
            <w:pPr>
              <w:pStyle w:val="ListParagraph"/>
              <w:numPr>
                <w:ilvl w:val="0"/>
                <w:numId w:val="194"/>
              </w:numPr>
            </w:pPr>
          </w:p>
        </w:tc>
        <w:tc>
          <w:tcPr>
            <w:tcW w:w="1877" w:type="dxa"/>
            <w:shd w:val="clear" w:color="auto" w:fill="auto"/>
          </w:tcPr>
          <w:p w14:paraId="60CFBFEE" w14:textId="46A67D66" w:rsidR="00925931" w:rsidRDefault="00925931" w:rsidP="00A54193">
            <w:pPr>
              <w:keepLines/>
              <w:widowControl w:val="0"/>
              <w:rPr>
                <w:szCs w:val="26"/>
              </w:rPr>
            </w:pPr>
            <w:r>
              <w:rPr>
                <w:szCs w:val="26"/>
              </w:rPr>
              <w:t>Danh sách nhân sự</w:t>
            </w:r>
          </w:p>
        </w:tc>
        <w:tc>
          <w:tcPr>
            <w:tcW w:w="6912" w:type="dxa"/>
            <w:shd w:val="clear" w:color="auto" w:fill="auto"/>
          </w:tcPr>
          <w:p w14:paraId="693D68AC" w14:textId="08A27C9A" w:rsidR="00DD23F4" w:rsidRDefault="00513497" w:rsidP="007406A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Với cuộc KT thuộc loại </w:t>
            </w:r>
            <w:r>
              <w:rPr>
                <w:snapToGrid/>
                <w:color w:val="auto"/>
                <w:szCs w:val="26"/>
                <w:lang w:val="vi-VN"/>
              </w:rPr>
              <w:t>“</w:t>
            </w:r>
            <w:r w:rsidRPr="007125D9">
              <w:rPr>
                <w:i/>
                <w:iCs/>
                <w:snapToGrid/>
                <w:color w:val="auto"/>
                <w:szCs w:val="26"/>
                <w:lang w:val="vi-VN"/>
              </w:rPr>
              <w:t>Theo kế hoạch</w:t>
            </w:r>
            <w:r>
              <w:rPr>
                <w:snapToGrid/>
                <w:color w:val="auto"/>
                <w:szCs w:val="26"/>
                <w:lang w:val="vi-VN"/>
              </w:rPr>
              <w:t>”</w:t>
            </w:r>
            <w:r w:rsidR="00254D3C">
              <w:rPr>
                <w:snapToGrid/>
                <w:color w:val="auto"/>
                <w:szCs w:val="26"/>
                <w:lang w:val="vi-VN"/>
              </w:rPr>
              <w:t xml:space="preserve">, hệ thống mặc định </w:t>
            </w:r>
            <w:r w:rsidR="00FC6C41">
              <w:rPr>
                <w:snapToGrid/>
                <w:color w:val="auto"/>
                <w:szCs w:val="26"/>
                <w:lang w:val="vi-VN"/>
              </w:rPr>
              <w:t>lấy ra</w:t>
            </w:r>
            <w:r w:rsidR="007D02A4">
              <w:rPr>
                <w:snapToGrid/>
                <w:color w:val="auto"/>
                <w:szCs w:val="26"/>
                <w:lang w:val="vi-VN"/>
              </w:rPr>
              <w:t xml:space="preserve"> </w:t>
            </w:r>
            <w:r w:rsidR="00254D3C">
              <w:rPr>
                <w:snapToGrid/>
                <w:color w:val="auto"/>
                <w:szCs w:val="26"/>
                <w:lang w:val="vi-VN"/>
              </w:rPr>
              <w:t xml:space="preserve">danh sách </w:t>
            </w:r>
            <w:r w:rsidR="00251E88">
              <w:rPr>
                <w:snapToGrid/>
                <w:color w:val="auto"/>
                <w:szCs w:val="26"/>
                <w:lang w:val="vi-VN"/>
              </w:rPr>
              <w:t>nhân sự</w:t>
            </w:r>
            <w:r w:rsidR="004C2E6F">
              <w:rPr>
                <w:snapToGrid/>
                <w:color w:val="auto"/>
                <w:szCs w:val="26"/>
                <w:lang w:val="vi-VN"/>
              </w:rPr>
              <w:t xml:space="preserve"> </w:t>
            </w:r>
            <w:r w:rsidR="00DB52D8">
              <w:rPr>
                <w:snapToGrid/>
                <w:color w:val="auto"/>
                <w:szCs w:val="26"/>
                <w:lang w:val="vi-VN"/>
              </w:rPr>
              <w:t>ở</w:t>
            </w:r>
            <w:r w:rsidR="004C2E6F">
              <w:rPr>
                <w:snapToGrid/>
                <w:color w:val="auto"/>
                <w:szCs w:val="26"/>
                <w:lang w:val="vi-VN"/>
              </w:rPr>
              <w:t xml:space="preserve"> mục “Phân công kiểm toán” </w:t>
            </w:r>
            <w:r w:rsidR="00000589">
              <w:rPr>
                <w:snapToGrid/>
                <w:color w:val="auto"/>
                <w:szCs w:val="26"/>
                <w:lang w:val="vi-VN"/>
              </w:rPr>
              <w:t>của cuộc kiểm toán đó trong kế hoạch KT năm</w:t>
            </w:r>
            <w:r w:rsidR="007D02A4">
              <w:rPr>
                <w:snapToGrid/>
                <w:color w:val="auto"/>
                <w:szCs w:val="26"/>
                <w:lang w:val="vi-VN"/>
              </w:rPr>
              <w:t>, cho ph</w:t>
            </w:r>
            <w:r w:rsidR="006F2184">
              <w:rPr>
                <w:snapToGrid/>
                <w:color w:val="auto"/>
                <w:szCs w:val="26"/>
                <w:lang w:val="vi-VN"/>
              </w:rPr>
              <w:t>ép</w:t>
            </w:r>
            <w:r w:rsidR="000D73B7">
              <w:rPr>
                <w:snapToGrid/>
                <w:color w:val="auto"/>
                <w:szCs w:val="26"/>
                <w:lang w:val="vi-VN"/>
              </w:rPr>
              <w:t xml:space="preserve"> thiết lập lại danh sách </w:t>
            </w:r>
          </w:p>
          <w:p w14:paraId="7C508CCB" w14:textId="3330C77A" w:rsidR="00925931" w:rsidRPr="00925931" w:rsidRDefault="007D02A4" w:rsidP="007406A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nhân sự</w:t>
            </w:r>
            <w:r w:rsidR="00925931">
              <w:rPr>
                <w:snapToGrid/>
                <w:color w:val="auto"/>
                <w:szCs w:val="26"/>
                <w:lang w:val="vi-VN"/>
              </w:rPr>
              <w:t xml:space="preserve"> gồm các thông tin:</w:t>
            </w:r>
          </w:p>
          <w:p w14:paraId="5C54D541" w14:textId="77777777" w:rsidR="00925931" w:rsidRPr="000D73B7" w:rsidRDefault="00FB5133"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t>Họ và tên</w:t>
            </w:r>
          </w:p>
          <w:p w14:paraId="4B18B0F3" w14:textId="77777777" w:rsidR="00AF0EB5" w:rsidRDefault="000D73B7" w:rsidP="006C4854">
            <w:pPr>
              <w:pStyle w:val="NormalIndent"/>
              <w:keepNext w:val="0"/>
              <w:keepLines/>
              <w:widowControl w:val="0"/>
              <w:numPr>
                <w:ilvl w:val="0"/>
                <w:numId w:val="188"/>
              </w:numPr>
              <w:spacing w:before="0" w:after="0" w:line="312" w:lineRule="auto"/>
              <w:ind w:left="720"/>
              <w:jc w:val="left"/>
              <w:rPr>
                <w:snapToGrid/>
                <w:color w:val="auto"/>
                <w:szCs w:val="26"/>
              </w:rPr>
            </w:pPr>
            <w:r w:rsidRPr="000D73B7">
              <w:rPr>
                <w:snapToGrid/>
                <w:color w:val="auto"/>
                <w:szCs w:val="26"/>
              </w:rPr>
              <w:lastRenderedPageBreak/>
              <w:t>Email</w:t>
            </w:r>
          </w:p>
          <w:p w14:paraId="0AFA06AC" w14:textId="77777777" w:rsid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1D02F829" w14:textId="34DEA33E" w:rsidR="00F342F1" w:rsidRPr="00F342F1" w:rsidRDefault="00F342F1" w:rsidP="00F342F1">
            <w:pPr>
              <w:pStyle w:val="NormalIndent"/>
              <w:keepNext w:val="0"/>
              <w:keepLines/>
              <w:widowControl w:val="0"/>
              <w:numPr>
                <w:ilvl w:val="0"/>
                <w:numId w:val="0"/>
              </w:numPr>
              <w:spacing w:before="0" w:after="0" w:line="312" w:lineRule="auto"/>
              <w:jc w:val="left"/>
              <w:rPr>
                <w:snapToGrid/>
                <w:color w:val="auto"/>
                <w:szCs w:val="26"/>
                <w:lang w:val="vi-VN"/>
              </w:rPr>
            </w:pPr>
            <w:hyperlink r:id="rId57" w:history="1">
              <w:r w:rsidRPr="005251DC">
                <w:rPr>
                  <w:rStyle w:val="Hyperlink"/>
                  <w:snapToGrid/>
                  <w:szCs w:val="26"/>
                  <w:lang w:val="vi-VN"/>
                </w:rPr>
                <w:t>https://f2z0rj.axshare.com/#id=hvtg8x&amp;p=27__cap_nhat_cuoc_kt&amp;g=1</w:t>
              </w:r>
            </w:hyperlink>
          </w:p>
        </w:tc>
      </w:tr>
      <w:tr w:rsidR="002C6C26" w:rsidRPr="00284094" w14:paraId="11196539" w14:textId="77777777" w:rsidTr="00A54193">
        <w:tc>
          <w:tcPr>
            <w:tcW w:w="817" w:type="dxa"/>
            <w:shd w:val="clear" w:color="auto" w:fill="auto"/>
          </w:tcPr>
          <w:p w14:paraId="0C98CFDC"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5D6AD1E2" w14:textId="2D29CC46" w:rsidR="002C6C26" w:rsidRPr="000B3A27" w:rsidRDefault="002C6C26" w:rsidP="002C6C26">
            <w:pPr>
              <w:keepLines/>
              <w:widowControl w:val="0"/>
              <w:rPr>
                <w:szCs w:val="26"/>
                <w:lang w:val="vi-VN"/>
              </w:rPr>
            </w:pPr>
            <w:r w:rsidRPr="000B3A27">
              <w:rPr>
                <w:szCs w:val="26"/>
                <w:lang w:val="vi-VN"/>
              </w:rPr>
              <w:t>Thêm nhân sự kiểm toán</w:t>
            </w:r>
          </w:p>
        </w:tc>
        <w:tc>
          <w:tcPr>
            <w:tcW w:w="6912" w:type="dxa"/>
            <w:shd w:val="clear" w:color="auto" w:fill="auto"/>
          </w:tcPr>
          <w:p w14:paraId="5B16C38B" w14:textId="77777777" w:rsidR="002C6C26" w:rsidRPr="000B3A27" w:rsidRDefault="002C6C26" w:rsidP="002C6C26">
            <w:pPr>
              <w:pStyle w:val="NormalIndent"/>
              <w:keepNext w:val="0"/>
              <w:keepLines/>
              <w:widowControl w:val="0"/>
              <w:numPr>
                <w:ilvl w:val="0"/>
                <w:numId w:val="15"/>
              </w:numPr>
              <w:spacing w:before="0" w:after="0" w:line="312" w:lineRule="auto"/>
              <w:jc w:val="left"/>
              <w:rPr>
                <w:snapToGrid/>
                <w:color w:val="auto"/>
                <w:szCs w:val="26"/>
                <w:lang w:val="vi-VN"/>
              </w:rPr>
            </w:pPr>
            <w:r w:rsidRPr="000B3A27">
              <w:rPr>
                <w:snapToGrid/>
                <w:color w:val="auto"/>
                <w:szCs w:val="26"/>
                <w:lang w:val="vi-VN"/>
              </w:rPr>
              <w:t>Cho phép thêm nhân sự tham gia cuộc KT</w:t>
            </w:r>
            <w:r w:rsidRPr="0085251F">
              <w:rPr>
                <w:snapToGrid/>
                <w:color w:val="auto"/>
                <w:szCs w:val="26"/>
                <w:lang w:val="vi-VN"/>
              </w:rPr>
              <w:t>, nhập các thông tin:</w:t>
            </w:r>
          </w:p>
          <w:p w14:paraId="6602B652" w14:textId="4AD2CA31" w:rsidR="0023270C" w:rsidRPr="000B3A27" w:rsidRDefault="0085251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0B3A27">
              <w:rPr>
                <w:snapToGrid/>
                <w:color w:val="auto"/>
                <w:szCs w:val="26"/>
                <w:lang w:val="vi-VN"/>
              </w:rPr>
              <w:t>Nhân sự</w:t>
            </w:r>
            <w:r w:rsidR="002C6C26" w:rsidRPr="0085251F">
              <w:rPr>
                <w:snapToGrid/>
                <w:color w:val="auto"/>
                <w:szCs w:val="26"/>
                <w:lang w:val="vi-VN"/>
              </w:rPr>
              <w:t>*</w:t>
            </w:r>
            <w:r w:rsidR="002C6C26" w:rsidRPr="000B3A27">
              <w:rPr>
                <w:snapToGrid/>
                <w:color w:val="auto"/>
                <w:szCs w:val="26"/>
                <w:lang w:val="vi-VN"/>
              </w:rPr>
              <w:t xml:space="preserve">: chọn </w:t>
            </w:r>
            <w:r w:rsidRPr="000B3A27">
              <w:rPr>
                <w:snapToGrid/>
                <w:color w:val="auto"/>
                <w:szCs w:val="26"/>
                <w:lang w:val="vi-VN"/>
              </w:rPr>
              <w:t>nhiều</w:t>
            </w:r>
            <w:r w:rsidR="002C6C26" w:rsidRPr="000B3A27">
              <w:rPr>
                <w:snapToGrid/>
                <w:color w:val="auto"/>
                <w:szCs w:val="26"/>
                <w:lang w:val="vi-VN"/>
              </w:rPr>
              <w:t xml:space="preserve"> trên danh sách người dùng </w:t>
            </w:r>
            <w:r w:rsidR="002C6C26" w:rsidRPr="0085251F">
              <w:rPr>
                <w:i/>
                <w:iCs/>
                <w:snapToGrid/>
                <w:color w:val="0070C0"/>
                <w:szCs w:val="26"/>
                <w:lang w:val="vi-VN"/>
              </w:rPr>
              <w:t>(mục 2.1.1)</w:t>
            </w:r>
            <w:r w:rsidR="002C6C26" w:rsidRPr="0085251F">
              <w:rPr>
                <w:snapToGrid/>
                <w:color w:val="0070C0"/>
                <w:szCs w:val="26"/>
                <w:lang w:val="vi-VN"/>
              </w:rPr>
              <w:t xml:space="preserve"> </w:t>
            </w:r>
            <w:r w:rsidR="002C6C26" w:rsidRPr="000B3A27">
              <w:rPr>
                <w:snapToGrid/>
                <w:color w:val="auto"/>
                <w:szCs w:val="26"/>
                <w:lang w:val="vi-VN"/>
              </w:rPr>
              <w:t>thuộc loại “</w:t>
            </w:r>
            <w:r w:rsidR="002C6C26" w:rsidRPr="000B3A27">
              <w:rPr>
                <w:i/>
                <w:iCs/>
                <w:snapToGrid/>
                <w:color w:val="auto"/>
                <w:szCs w:val="26"/>
                <w:lang w:val="vi-VN"/>
              </w:rPr>
              <w:t>Kiểm toán nội bộ</w:t>
            </w:r>
            <w:r w:rsidR="002C6C26" w:rsidRPr="0085251F">
              <w:rPr>
                <w:snapToGrid/>
                <w:color w:val="auto"/>
                <w:szCs w:val="26"/>
                <w:lang w:val="vi-VN"/>
              </w:rPr>
              <w:t xml:space="preserve">” ở trạng thái </w:t>
            </w:r>
            <w:r w:rsidR="002C6C26" w:rsidRPr="0085251F">
              <w:rPr>
                <w:b/>
                <w:bCs/>
                <w:i/>
                <w:iCs/>
                <w:snapToGrid/>
                <w:color w:val="auto"/>
                <w:szCs w:val="26"/>
                <w:lang w:val="vi-VN"/>
              </w:rPr>
              <w:t>Hoạt động</w:t>
            </w:r>
          </w:p>
        </w:tc>
      </w:tr>
      <w:tr w:rsidR="002C6C26" w:rsidRPr="00284094" w14:paraId="6F90C6B3" w14:textId="77777777" w:rsidTr="00A54193">
        <w:tc>
          <w:tcPr>
            <w:tcW w:w="817" w:type="dxa"/>
            <w:shd w:val="clear" w:color="auto" w:fill="auto"/>
          </w:tcPr>
          <w:p w14:paraId="6047993F" w14:textId="77777777" w:rsidR="002C6C26" w:rsidRPr="000B3A27" w:rsidRDefault="002C6C26" w:rsidP="006C4854">
            <w:pPr>
              <w:pStyle w:val="ListParagraph"/>
              <w:numPr>
                <w:ilvl w:val="0"/>
                <w:numId w:val="194"/>
              </w:numPr>
              <w:rPr>
                <w:lang w:val="vi-VN"/>
              </w:rPr>
            </w:pPr>
          </w:p>
        </w:tc>
        <w:tc>
          <w:tcPr>
            <w:tcW w:w="1877" w:type="dxa"/>
            <w:shd w:val="clear" w:color="auto" w:fill="auto"/>
          </w:tcPr>
          <w:p w14:paraId="35CEEE43" w14:textId="3239FA4B" w:rsidR="002C6C26" w:rsidRDefault="002C6C26" w:rsidP="002C6C26">
            <w:pPr>
              <w:keepLines/>
              <w:widowControl w:val="0"/>
              <w:rPr>
                <w:szCs w:val="26"/>
              </w:rPr>
            </w:pPr>
            <w:r>
              <w:rPr>
                <w:szCs w:val="26"/>
              </w:rPr>
              <w:t>Xoá nhân sự</w:t>
            </w:r>
          </w:p>
        </w:tc>
        <w:tc>
          <w:tcPr>
            <w:tcW w:w="6912" w:type="dxa"/>
            <w:shd w:val="clear" w:color="auto" w:fill="auto"/>
          </w:tcPr>
          <w:p w14:paraId="5E975B27" w14:textId="296F0B85" w:rsidR="002C6C26" w:rsidRDefault="002C6C26" w:rsidP="002C6C26">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xoá nhân sự khỏi </w:t>
            </w:r>
            <w:r w:rsidR="00562058">
              <w:rPr>
                <w:snapToGrid/>
                <w:color w:val="auto"/>
                <w:szCs w:val="26"/>
              </w:rPr>
              <w:t xml:space="preserve">danh sách nhân sự </w:t>
            </w:r>
            <w:r>
              <w:rPr>
                <w:snapToGrid/>
                <w:color w:val="auto"/>
                <w:szCs w:val="26"/>
              </w:rPr>
              <w:t>cuộc kiểm toán</w:t>
            </w:r>
          </w:p>
        </w:tc>
      </w:tr>
    </w:tbl>
    <w:p w14:paraId="4F311FF2" w14:textId="01021D01" w:rsidR="0033253D" w:rsidRDefault="0033253D" w:rsidP="0033253D">
      <w:pPr>
        <w:pStyle w:val="tvHeading111"/>
        <w:rPr>
          <w:lang w:val="vi-VN"/>
        </w:rPr>
      </w:pPr>
      <w:bookmarkStart w:id="104" w:name="_Toc87047327"/>
      <w:r w:rsidRPr="00AE551B">
        <w:rPr>
          <w:lang w:val="vi-VN"/>
        </w:rPr>
        <w:t>Phạm vi và phân công</w:t>
      </w:r>
      <w:r>
        <w:rPr>
          <w:lang w:val="vi-VN"/>
        </w:rPr>
        <w:t xml:space="preserve"> KT</w:t>
      </w:r>
      <w:bookmarkEnd w:id="104"/>
    </w:p>
    <w:p w14:paraId="491F55F3" w14:textId="71D3E8DA" w:rsidR="00097969" w:rsidRDefault="00097969" w:rsidP="006F2AB8">
      <w:pPr>
        <w:rPr>
          <w:lang w:val="vi-VN"/>
        </w:rPr>
      </w:pPr>
      <w:r w:rsidRPr="00097969">
        <w:rPr>
          <w:b/>
          <w:bCs/>
          <w:lang w:val="vi-VN"/>
        </w:rPr>
        <w:t>Mục đích</w:t>
      </w:r>
      <w:r w:rsidRPr="00097969">
        <w:rPr>
          <w:lang w:val="vi-VN"/>
        </w:rPr>
        <w:t xml:space="preserve">: thiết lập phạm vi cuộc kiểm toán và phân công nhân sự </w:t>
      </w:r>
      <w:r>
        <w:rPr>
          <w:lang w:val="vi-VN"/>
        </w:rPr>
        <w:t xml:space="preserve">kiểm toán các đối </w:t>
      </w:r>
      <w:r w:rsidR="00262976">
        <w:rPr>
          <w:lang w:val="vi-VN"/>
        </w:rPr>
        <w:t>tượng trong phạm vi</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62976" w:rsidRPr="002F4F88" w14:paraId="6586500F" w14:textId="77777777" w:rsidTr="007C477E">
        <w:trPr>
          <w:trHeight w:val="449"/>
        </w:trPr>
        <w:tc>
          <w:tcPr>
            <w:tcW w:w="817" w:type="dxa"/>
            <w:shd w:val="clear" w:color="auto" w:fill="auto"/>
          </w:tcPr>
          <w:p w14:paraId="3BB3F5B1" w14:textId="77777777" w:rsidR="00262976" w:rsidRPr="002F4F88" w:rsidRDefault="00262976" w:rsidP="007C477E">
            <w:pPr>
              <w:keepLines/>
              <w:widowControl w:val="0"/>
              <w:jc w:val="both"/>
              <w:rPr>
                <w:b/>
                <w:bCs/>
                <w:szCs w:val="26"/>
              </w:rPr>
            </w:pPr>
            <w:r w:rsidRPr="002F4F88">
              <w:rPr>
                <w:b/>
                <w:bCs/>
                <w:szCs w:val="26"/>
              </w:rPr>
              <w:t>STT</w:t>
            </w:r>
          </w:p>
        </w:tc>
        <w:tc>
          <w:tcPr>
            <w:tcW w:w="1877" w:type="dxa"/>
            <w:shd w:val="clear" w:color="auto" w:fill="auto"/>
          </w:tcPr>
          <w:p w14:paraId="01E558FA" w14:textId="77777777" w:rsidR="00262976" w:rsidRPr="002F4F88" w:rsidRDefault="00262976" w:rsidP="007C477E">
            <w:pPr>
              <w:keepLines/>
              <w:widowControl w:val="0"/>
              <w:jc w:val="both"/>
              <w:rPr>
                <w:b/>
                <w:bCs/>
                <w:szCs w:val="26"/>
              </w:rPr>
            </w:pPr>
            <w:r w:rsidRPr="002F4F88">
              <w:rPr>
                <w:b/>
                <w:bCs/>
                <w:szCs w:val="26"/>
              </w:rPr>
              <w:t>Chức năng</w:t>
            </w:r>
          </w:p>
        </w:tc>
        <w:tc>
          <w:tcPr>
            <w:tcW w:w="6912" w:type="dxa"/>
            <w:shd w:val="clear" w:color="auto" w:fill="auto"/>
          </w:tcPr>
          <w:p w14:paraId="569321D8" w14:textId="77777777" w:rsidR="00262976" w:rsidRPr="002F4F88" w:rsidRDefault="00262976" w:rsidP="007C477E">
            <w:pPr>
              <w:keepLines/>
              <w:widowControl w:val="0"/>
              <w:jc w:val="both"/>
              <w:rPr>
                <w:b/>
                <w:bCs/>
                <w:szCs w:val="26"/>
              </w:rPr>
            </w:pPr>
            <w:r w:rsidRPr="002F4F88">
              <w:rPr>
                <w:b/>
                <w:bCs/>
                <w:szCs w:val="26"/>
              </w:rPr>
              <w:t>Mô tả</w:t>
            </w:r>
          </w:p>
        </w:tc>
      </w:tr>
      <w:tr w:rsidR="00262976" w:rsidRPr="00284094" w14:paraId="4127F0A8" w14:textId="77777777" w:rsidTr="007C477E">
        <w:tc>
          <w:tcPr>
            <w:tcW w:w="817" w:type="dxa"/>
            <w:shd w:val="clear" w:color="auto" w:fill="auto"/>
          </w:tcPr>
          <w:p w14:paraId="6CBA3234" w14:textId="77777777" w:rsidR="00262976" w:rsidRPr="002F4F88" w:rsidRDefault="00262976" w:rsidP="006C4854">
            <w:pPr>
              <w:pStyle w:val="ListParagraph"/>
              <w:numPr>
                <w:ilvl w:val="0"/>
                <w:numId w:val="195"/>
              </w:numPr>
            </w:pPr>
          </w:p>
        </w:tc>
        <w:tc>
          <w:tcPr>
            <w:tcW w:w="1877" w:type="dxa"/>
            <w:shd w:val="clear" w:color="auto" w:fill="auto"/>
          </w:tcPr>
          <w:p w14:paraId="3E24DE2A" w14:textId="479306EF" w:rsidR="00262976" w:rsidRDefault="00262976" w:rsidP="007C477E">
            <w:pPr>
              <w:keepLines/>
              <w:widowControl w:val="0"/>
              <w:rPr>
                <w:szCs w:val="26"/>
              </w:rPr>
            </w:pPr>
            <w:r>
              <w:rPr>
                <w:szCs w:val="26"/>
              </w:rPr>
              <w:t>Th</w:t>
            </w:r>
            <w:r w:rsidR="003843C2">
              <w:rPr>
                <w:szCs w:val="26"/>
              </w:rPr>
              <w:t>iết lập phạm vi cuộc kiểm toán</w:t>
            </w:r>
          </w:p>
        </w:tc>
        <w:tc>
          <w:tcPr>
            <w:tcW w:w="6912" w:type="dxa"/>
            <w:shd w:val="clear" w:color="auto" w:fill="auto"/>
          </w:tcPr>
          <w:p w14:paraId="4A1F01D6" w14:textId="78104BED" w:rsidR="00262976" w:rsidRDefault="003843C2" w:rsidP="007C477E">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 xml:space="preserve">Cho </w:t>
            </w:r>
            <w:r w:rsidR="009C6F4B" w:rsidRPr="00060679">
              <w:rPr>
                <w:snapToGrid/>
                <w:color w:val="auto"/>
                <w:szCs w:val="26"/>
                <w:lang w:val="vi-VN"/>
              </w:rPr>
              <w:t>phép</w:t>
            </w:r>
            <w:r w:rsidR="009C6F4B">
              <w:rPr>
                <w:snapToGrid/>
                <w:color w:val="auto"/>
                <w:szCs w:val="26"/>
                <w:lang w:val="vi-VN"/>
              </w:rPr>
              <w:t xml:space="preserve"> thêm</w:t>
            </w:r>
            <w:r w:rsidR="00060679">
              <w:rPr>
                <w:snapToGrid/>
                <w:color w:val="auto"/>
                <w:szCs w:val="26"/>
                <w:lang w:val="vi-VN"/>
              </w:rPr>
              <w:t>, xoá đối tượng khỏi phạm vi cuộc kiểm toán</w:t>
            </w:r>
            <w:r w:rsidR="006E0AF6">
              <w:rPr>
                <w:snapToGrid/>
                <w:color w:val="auto"/>
                <w:szCs w:val="26"/>
                <w:lang w:val="vi-VN"/>
              </w:rPr>
              <w:t xml:space="preserve">. Yêu cầu </w:t>
            </w:r>
            <w:r w:rsidR="00446E1F">
              <w:rPr>
                <w:snapToGrid/>
                <w:color w:val="auto"/>
                <w:szCs w:val="26"/>
                <w:lang w:val="vi-VN"/>
              </w:rPr>
              <w:t xml:space="preserve">chi tiết </w:t>
            </w:r>
            <w:r w:rsidR="006E0AF6">
              <w:rPr>
                <w:snapToGrid/>
                <w:color w:val="auto"/>
                <w:szCs w:val="26"/>
                <w:lang w:val="vi-VN"/>
              </w:rPr>
              <w:t xml:space="preserve">xem </w:t>
            </w:r>
            <w:r w:rsidR="006E0AF6" w:rsidRPr="006E0AF6">
              <w:rPr>
                <w:i/>
                <w:iCs/>
                <w:snapToGrid/>
                <w:color w:val="0070C0"/>
                <w:szCs w:val="26"/>
                <w:lang w:val="vi-VN"/>
              </w:rPr>
              <w:t>mục 4.2.2</w:t>
            </w:r>
          </w:p>
          <w:p w14:paraId="4779503E" w14:textId="77777777" w:rsidR="00060679" w:rsidRDefault="00060679"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cuộc kiểm toán thuộc loại “</w:t>
            </w:r>
            <w:r w:rsidRPr="003A5FFC">
              <w:rPr>
                <w:i/>
                <w:iCs/>
                <w:snapToGrid/>
                <w:color w:val="auto"/>
                <w:szCs w:val="26"/>
                <w:lang w:val="vi-VN"/>
              </w:rPr>
              <w:t>Theo kế hoạch</w:t>
            </w:r>
            <w:r>
              <w:rPr>
                <w:snapToGrid/>
                <w:color w:val="auto"/>
                <w:szCs w:val="26"/>
                <w:lang w:val="vi-VN"/>
              </w:rPr>
              <w:t xml:space="preserve">”, mặc định hiển thị phạm vi kiểm toán như được thiết lập trong kế hoạch kiểm toán </w:t>
            </w:r>
            <w:r w:rsidR="00240FCF">
              <w:rPr>
                <w:snapToGrid/>
                <w:color w:val="auto"/>
                <w:szCs w:val="26"/>
                <w:lang w:val="vi-VN"/>
              </w:rPr>
              <w:t xml:space="preserve">năm, cho phép </w:t>
            </w:r>
            <w:r w:rsidR="003A5FFC">
              <w:rPr>
                <w:snapToGrid/>
                <w:color w:val="auto"/>
                <w:szCs w:val="26"/>
                <w:lang w:val="vi-VN"/>
              </w:rPr>
              <w:t>thiết lập lại</w:t>
            </w:r>
          </w:p>
          <w:p w14:paraId="15476C60" w14:textId="2925B978" w:rsidR="003A5FFC" w:rsidRDefault="003A5FFC"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Phạm vi kiểm toán sẽ hiển thị </w:t>
            </w:r>
            <w:r w:rsidR="006E0AF6">
              <w:rPr>
                <w:snapToGrid/>
                <w:color w:val="auto"/>
                <w:szCs w:val="26"/>
                <w:lang w:val="vi-VN"/>
              </w:rPr>
              <w:t xml:space="preserve">danh sách các đối tượng được </w:t>
            </w:r>
            <w:r w:rsidR="00D778BA">
              <w:rPr>
                <w:snapToGrid/>
                <w:color w:val="auto"/>
                <w:szCs w:val="26"/>
                <w:lang w:val="vi-VN"/>
              </w:rPr>
              <w:t xml:space="preserve">chọn </w:t>
            </w:r>
            <w:r w:rsidR="006E0AF6">
              <w:rPr>
                <w:snapToGrid/>
                <w:color w:val="auto"/>
                <w:szCs w:val="26"/>
                <w:lang w:val="vi-VN"/>
              </w:rPr>
              <w:t xml:space="preserve">kiểm toán, gồm </w:t>
            </w:r>
            <w:r w:rsidR="00D778BA">
              <w:rPr>
                <w:snapToGrid/>
                <w:color w:val="auto"/>
                <w:szCs w:val="26"/>
                <w:lang w:val="vi-VN"/>
              </w:rPr>
              <w:t xml:space="preserve">các </w:t>
            </w:r>
            <w:r w:rsidR="006E0AF6">
              <w:rPr>
                <w:snapToGrid/>
                <w:color w:val="auto"/>
                <w:szCs w:val="26"/>
                <w:lang w:val="vi-VN"/>
              </w:rPr>
              <w:t>thông tin:</w:t>
            </w:r>
          </w:p>
          <w:p w14:paraId="505C3B7D"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r w:rsidRPr="006E0AF6">
              <w:rPr>
                <w:snapToGrid/>
                <w:color w:val="auto"/>
                <w:szCs w:val="26"/>
              </w:rPr>
              <w:t>Quy trình được kiểm toán</w:t>
            </w:r>
          </w:p>
          <w:p w14:paraId="0915390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rPr>
            </w:pPr>
            <w:r w:rsidRPr="006E0AF6">
              <w:rPr>
                <w:snapToGrid/>
                <w:color w:val="auto"/>
                <w:szCs w:val="26"/>
              </w:rPr>
              <w:t>Đơn vị được kiểm toán</w:t>
            </w:r>
          </w:p>
          <w:p w14:paraId="24AE25DE" w14:textId="77777777" w:rsidR="006E0AF6" w:rsidRPr="006E0AF6"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6E0AF6">
              <w:rPr>
                <w:snapToGrid/>
                <w:color w:val="auto"/>
                <w:szCs w:val="26"/>
              </w:rPr>
              <w:t>Hoạt động được kiểm toán</w:t>
            </w:r>
          </w:p>
          <w:p w14:paraId="0F117275" w14:textId="77777777" w:rsidR="006E0AF6" w:rsidRPr="004C5DD7" w:rsidRDefault="006E0AF6"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rPr>
              <w:t>Lý do kiểm toán</w:t>
            </w:r>
          </w:p>
          <w:p w14:paraId="32DB12C8" w14:textId="77777777" w:rsidR="004C5DD7" w:rsidRPr="00D778BA" w:rsidRDefault="004C5DD7"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rPr>
              <w:t>Xếp hạng rủi ro</w:t>
            </w:r>
          </w:p>
          <w:p w14:paraId="35DCFBE9" w14:textId="77777777" w:rsidR="00D778BA" w:rsidRDefault="00D778BA"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sidR="00416560">
              <w:rPr>
                <w:snapToGrid/>
                <w:color w:val="auto"/>
                <w:szCs w:val="26"/>
                <w:lang w:val="vi-VN"/>
              </w:rPr>
              <w:t xml:space="preserve"> </w:t>
            </w:r>
          </w:p>
          <w:p w14:paraId="0C3750EB" w14:textId="79B8F6A1" w:rsidR="00F342F1" w:rsidRPr="00D778BA" w:rsidRDefault="00F342F1" w:rsidP="00D778BA">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8" w:history="1">
              <w:r w:rsidRPr="005251DC">
                <w:rPr>
                  <w:rStyle w:val="Hyperlink"/>
                  <w:snapToGrid/>
                  <w:szCs w:val="26"/>
                  <w:lang w:val="vi-VN"/>
                </w:rPr>
                <w:t>https://f2z0rj.axshare.com/#id=hvtg8x&amp;p=27__cap_nhat_cuoc_kt&amp;g=1</w:t>
              </w:r>
            </w:hyperlink>
          </w:p>
        </w:tc>
      </w:tr>
      <w:tr w:rsidR="00262976" w:rsidRPr="00284094" w14:paraId="0212FEAE" w14:textId="77777777" w:rsidTr="007C477E">
        <w:tc>
          <w:tcPr>
            <w:tcW w:w="817" w:type="dxa"/>
            <w:shd w:val="clear" w:color="auto" w:fill="auto"/>
          </w:tcPr>
          <w:p w14:paraId="34483A18" w14:textId="77777777" w:rsidR="00262976" w:rsidRPr="00060679" w:rsidRDefault="00262976" w:rsidP="006C4854">
            <w:pPr>
              <w:pStyle w:val="ListParagraph"/>
              <w:numPr>
                <w:ilvl w:val="0"/>
                <w:numId w:val="195"/>
              </w:numPr>
              <w:rPr>
                <w:lang w:val="vi-VN"/>
              </w:rPr>
            </w:pPr>
          </w:p>
        </w:tc>
        <w:tc>
          <w:tcPr>
            <w:tcW w:w="1877" w:type="dxa"/>
            <w:shd w:val="clear" w:color="auto" w:fill="auto"/>
          </w:tcPr>
          <w:p w14:paraId="51E9751F" w14:textId="3EA90E0C" w:rsidR="00262976" w:rsidRDefault="00BF14E7" w:rsidP="007C477E">
            <w:pPr>
              <w:keepLines/>
              <w:widowControl w:val="0"/>
              <w:rPr>
                <w:szCs w:val="26"/>
              </w:rPr>
            </w:pPr>
            <w:r>
              <w:rPr>
                <w:szCs w:val="26"/>
              </w:rPr>
              <w:t>Phân công nhân sự</w:t>
            </w:r>
          </w:p>
        </w:tc>
        <w:tc>
          <w:tcPr>
            <w:tcW w:w="6912" w:type="dxa"/>
            <w:shd w:val="clear" w:color="auto" w:fill="auto"/>
          </w:tcPr>
          <w:p w14:paraId="2CDA8150" w14:textId="77777777" w:rsidR="009B7F19" w:rsidRPr="007D33CE" w:rsidRDefault="006F728F" w:rsidP="009B7F1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gán </w:t>
            </w:r>
            <w:r w:rsidR="00416560">
              <w:rPr>
                <w:snapToGrid/>
                <w:color w:val="auto"/>
                <w:szCs w:val="26"/>
              </w:rPr>
              <w:t xml:space="preserve">nhân sự phụ trách </w:t>
            </w:r>
            <w:r w:rsidR="003457C9">
              <w:rPr>
                <w:snapToGrid/>
                <w:color w:val="auto"/>
                <w:szCs w:val="26"/>
              </w:rPr>
              <w:t xml:space="preserve">kiểm toán </w:t>
            </w:r>
            <w:r w:rsidR="00416560">
              <w:rPr>
                <w:snapToGrid/>
                <w:color w:val="auto"/>
                <w:szCs w:val="26"/>
              </w:rPr>
              <w:t xml:space="preserve">từng đối tượng trong phạm vi kiểm </w:t>
            </w:r>
            <w:r w:rsidR="003457C9">
              <w:rPr>
                <w:snapToGrid/>
                <w:color w:val="auto"/>
                <w:szCs w:val="26"/>
              </w:rPr>
              <w:t xml:space="preserve">toán ở </w:t>
            </w:r>
            <w:r w:rsidR="003457C9">
              <w:rPr>
                <w:snapToGrid/>
                <w:color w:val="auto"/>
                <w:szCs w:val="26"/>
                <w:lang w:val="vi-VN"/>
              </w:rPr>
              <w:t>2 vai trò trưởng nhóm KT và KTV</w:t>
            </w:r>
          </w:p>
          <w:p w14:paraId="40368A04" w14:textId="77777777"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rPr>
            </w:pPr>
            <w:r w:rsidRPr="007D33CE">
              <w:rPr>
                <w:snapToGrid/>
                <w:color w:val="auto"/>
                <w:szCs w:val="26"/>
              </w:rPr>
              <w:t>Trưởng nhóm KT: chọn 1 trong danh sách nhân sự của cuộc KT (mục 5.1.2)</w:t>
            </w:r>
          </w:p>
          <w:p w14:paraId="043F0E44" w14:textId="740AF9FC" w:rsidR="007D33CE" w:rsidRPr="007D33CE" w:rsidRDefault="007D33CE"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sidRPr="007D33CE">
              <w:rPr>
                <w:snapToGrid/>
                <w:color w:val="auto"/>
                <w:szCs w:val="26"/>
              </w:rPr>
              <w:lastRenderedPageBreak/>
              <w:t>KTV: chọn nhiều trong danh sách nhân sự cuộc kiểm toán (mục 5.1.2</w:t>
            </w:r>
            <w:r>
              <w:rPr>
                <w:snapToGrid/>
                <w:color w:val="auto"/>
                <w:szCs w:val="26"/>
                <w:lang w:val="vi-VN"/>
              </w:rPr>
              <w:t>)</w:t>
            </w:r>
          </w:p>
        </w:tc>
      </w:tr>
    </w:tbl>
    <w:p w14:paraId="72EE541D" w14:textId="472A32AC" w:rsidR="0033253D" w:rsidRDefault="002B0F90" w:rsidP="0033253D">
      <w:pPr>
        <w:pStyle w:val="tvHeading111"/>
      </w:pPr>
      <w:bookmarkStart w:id="105" w:name="_Toc87047328"/>
      <w:r>
        <w:lastRenderedPageBreak/>
        <w:t>Lịch trình</w:t>
      </w:r>
      <w:bookmarkEnd w:id="105"/>
    </w:p>
    <w:p w14:paraId="185915FA" w14:textId="1A70A617" w:rsidR="007C477E" w:rsidRDefault="007C477E" w:rsidP="007C477E">
      <w:pPr>
        <w:rPr>
          <w:lang w:val="vi-VN"/>
        </w:rPr>
      </w:pPr>
      <w:r w:rsidRPr="00097969">
        <w:rPr>
          <w:b/>
          <w:bCs/>
          <w:lang w:val="vi-VN"/>
        </w:rPr>
        <w:t>Mục đích</w:t>
      </w:r>
      <w:r w:rsidRPr="00097969">
        <w:rPr>
          <w:lang w:val="vi-VN"/>
        </w:rPr>
        <w:t xml:space="preserve">: </w:t>
      </w:r>
      <w:r>
        <w:rPr>
          <w:lang w:val="vi-VN"/>
        </w:rPr>
        <w:t xml:space="preserve">thiết lập </w:t>
      </w:r>
      <w:r w:rsidR="00690FD5">
        <w:rPr>
          <w:lang w:val="vi-VN"/>
        </w:rPr>
        <w:t xml:space="preserve">lịch trình thời gian thực hiện các </w:t>
      </w:r>
      <w:r>
        <w:rPr>
          <w:lang w:val="vi-VN"/>
        </w:rPr>
        <w:t xml:space="preserve">công việc chính trong cuộc kiểm toán </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7C477E" w:rsidRPr="002F4F88" w14:paraId="4C2B83F0" w14:textId="77777777" w:rsidTr="007C477E">
        <w:trPr>
          <w:trHeight w:val="449"/>
        </w:trPr>
        <w:tc>
          <w:tcPr>
            <w:tcW w:w="817" w:type="dxa"/>
            <w:shd w:val="clear" w:color="auto" w:fill="auto"/>
          </w:tcPr>
          <w:p w14:paraId="2CACC54E" w14:textId="77777777" w:rsidR="007C477E" w:rsidRPr="002F4F88" w:rsidRDefault="007C477E" w:rsidP="007C477E">
            <w:pPr>
              <w:keepLines/>
              <w:widowControl w:val="0"/>
              <w:jc w:val="both"/>
              <w:rPr>
                <w:b/>
                <w:bCs/>
                <w:szCs w:val="26"/>
              </w:rPr>
            </w:pPr>
            <w:r w:rsidRPr="002F4F88">
              <w:rPr>
                <w:b/>
                <w:bCs/>
                <w:szCs w:val="26"/>
              </w:rPr>
              <w:t>STT</w:t>
            </w:r>
          </w:p>
        </w:tc>
        <w:tc>
          <w:tcPr>
            <w:tcW w:w="1877" w:type="dxa"/>
            <w:shd w:val="clear" w:color="auto" w:fill="auto"/>
          </w:tcPr>
          <w:p w14:paraId="7B19FEA0" w14:textId="77777777" w:rsidR="007C477E" w:rsidRPr="002F4F88" w:rsidRDefault="007C477E" w:rsidP="007C477E">
            <w:pPr>
              <w:keepLines/>
              <w:widowControl w:val="0"/>
              <w:jc w:val="both"/>
              <w:rPr>
                <w:b/>
                <w:bCs/>
                <w:szCs w:val="26"/>
              </w:rPr>
            </w:pPr>
            <w:r w:rsidRPr="002F4F88">
              <w:rPr>
                <w:b/>
                <w:bCs/>
                <w:szCs w:val="26"/>
              </w:rPr>
              <w:t>Chức năng</w:t>
            </w:r>
          </w:p>
        </w:tc>
        <w:tc>
          <w:tcPr>
            <w:tcW w:w="6912" w:type="dxa"/>
            <w:shd w:val="clear" w:color="auto" w:fill="auto"/>
          </w:tcPr>
          <w:p w14:paraId="2F4A304B" w14:textId="77777777" w:rsidR="007C477E" w:rsidRPr="002F4F88" w:rsidRDefault="007C477E" w:rsidP="007C477E">
            <w:pPr>
              <w:keepLines/>
              <w:widowControl w:val="0"/>
              <w:jc w:val="both"/>
              <w:rPr>
                <w:b/>
                <w:bCs/>
                <w:szCs w:val="26"/>
              </w:rPr>
            </w:pPr>
            <w:r w:rsidRPr="002F4F88">
              <w:rPr>
                <w:b/>
                <w:bCs/>
                <w:szCs w:val="26"/>
              </w:rPr>
              <w:t>Mô tả</w:t>
            </w:r>
          </w:p>
        </w:tc>
      </w:tr>
      <w:tr w:rsidR="007C477E" w:rsidRPr="00284094" w14:paraId="1E519ACD" w14:textId="77777777" w:rsidTr="007C477E">
        <w:tc>
          <w:tcPr>
            <w:tcW w:w="817" w:type="dxa"/>
            <w:shd w:val="clear" w:color="auto" w:fill="auto"/>
          </w:tcPr>
          <w:p w14:paraId="3C716E19" w14:textId="77777777" w:rsidR="007C477E" w:rsidRPr="002F4F88" w:rsidRDefault="007C477E" w:rsidP="006C4854">
            <w:pPr>
              <w:pStyle w:val="ListParagraph"/>
              <w:numPr>
                <w:ilvl w:val="0"/>
                <w:numId w:val="196"/>
              </w:numPr>
            </w:pPr>
          </w:p>
        </w:tc>
        <w:tc>
          <w:tcPr>
            <w:tcW w:w="1877" w:type="dxa"/>
            <w:shd w:val="clear" w:color="auto" w:fill="auto"/>
          </w:tcPr>
          <w:p w14:paraId="66997BBD" w14:textId="7D8FFCA9" w:rsidR="007C477E" w:rsidRPr="008660F0" w:rsidRDefault="007C477E" w:rsidP="007C477E">
            <w:pPr>
              <w:keepLines/>
              <w:widowControl w:val="0"/>
              <w:rPr>
                <w:szCs w:val="26"/>
                <w:lang w:val="vi-VN"/>
              </w:rPr>
            </w:pPr>
            <w:r>
              <w:rPr>
                <w:szCs w:val="26"/>
              </w:rPr>
              <w:t>Thêm</w:t>
            </w:r>
            <w:r w:rsidR="008660F0">
              <w:rPr>
                <w:szCs w:val="26"/>
                <w:lang w:val="vi-VN"/>
              </w:rPr>
              <w:t xml:space="preserve"> </w:t>
            </w:r>
            <w:r w:rsidR="00690FD5">
              <w:rPr>
                <w:szCs w:val="26"/>
                <w:lang w:val="vi-VN"/>
              </w:rPr>
              <w:t>lịch</w:t>
            </w:r>
          </w:p>
        </w:tc>
        <w:tc>
          <w:tcPr>
            <w:tcW w:w="6912" w:type="dxa"/>
            <w:shd w:val="clear" w:color="auto" w:fill="auto"/>
          </w:tcPr>
          <w:p w14:paraId="7EDB92E7" w14:textId="30D99D5F" w:rsidR="007C477E" w:rsidRPr="00B663A0" w:rsidRDefault="007C477E" w:rsidP="00865102">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w:t>
            </w:r>
            <w:r w:rsidR="00690FD5">
              <w:rPr>
                <w:snapToGrid/>
                <w:color w:val="auto"/>
                <w:szCs w:val="26"/>
                <w:lang w:val="vi-VN"/>
              </w:rPr>
              <w:t xml:space="preserve">NSD </w:t>
            </w:r>
            <w:r>
              <w:rPr>
                <w:snapToGrid/>
                <w:color w:val="auto"/>
                <w:szCs w:val="26"/>
                <w:lang w:val="vi-VN"/>
              </w:rPr>
              <w:t>thêm</w:t>
            </w:r>
            <w:r w:rsidR="00865102">
              <w:rPr>
                <w:snapToGrid/>
                <w:color w:val="auto"/>
                <w:szCs w:val="26"/>
                <w:lang w:val="vi-VN"/>
              </w:rPr>
              <w:t xml:space="preserve"> </w:t>
            </w:r>
            <w:r w:rsidR="00690FD5">
              <w:rPr>
                <w:snapToGrid/>
                <w:color w:val="auto"/>
                <w:szCs w:val="26"/>
                <w:lang w:val="vi-VN"/>
              </w:rPr>
              <w:t>lịch, nhập các thông tin:</w:t>
            </w:r>
          </w:p>
          <w:p w14:paraId="489FAD71" w14:textId="76488C17" w:rsidR="007C477E"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583333E2" w14:textId="6A37B9CF"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27DE5EAD" w14:textId="71DB178C" w:rsid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7D23407B" w14:textId="02E65742" w:rsidR="00690FD5" w:rsidRPr="00690FD5" w:rsidRDefault="00690FD5"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p w14:paraId="558B15D7" w14:textId="322638EB"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Pr>
                <w:snapToGrid/>
                <w:color w:val="auto"/>
                <w:szCs w:val="26"/>
                <w:lang w:val="vi-VN"/>
              </w:rPr>
              <w:t xml:space="preserve"> </w:t>
            </w:r>
          </w:p>
          <w:p w14:paraId="7FE5649B" w14:textId="53D1C959" w:rsidR="007C477E" w:rsidRPr="00D778BA"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hyperlink r:id="rId59" w:history="1">
              <w:r w:rsidRPr="005251DC">
                <w:rPr>
                  <w:rStyle w:val="Hyperlink"/>
                  <w:snapToGrid/>
                  <w:szCs w:val="26"/>
                  <w:lang w:val="vi-VN"/>
                </w:rPr>
                <w:t>https://f2z0rj.axshare.com/#id=hvtg8x&amp;p=27__cap_nhat_cuoc_kt&amp;g=1</w:t>
              </w:r>
            </w:hyperlink>
          </w:p>
        </w:tc>
      </w:tr>
      <w:tr w:rsidR="00272DFF" w:rsidRPr="00284094" w14:paraId="3F78652A" w14:textId="77777777" w:rsidTr="007C477E">
        <w:tc>
          <w:tcPr>
            <w:tcW w:w="817" w:type="dxa"/>
            <w:shd w:val="clear" w:color="auto" w:fill="auto"/>
          </w:tcPr>
          <w:p w14:paraId="282CA007" w14:textId="77777777" w:rsidR="00272DFF" w:rsidRPr="00F342F1" w:rsidRDefault="00272DFF" w:rsidP="006C4854">
            <w:pPr>
              <w:pStyle w:val="ListParagraph"/>
              <w:numPr>
                <w:ilvl w:val="0"/>
                <w:numId w:val="196"/>
              </w:numPr>
              <w:rPr>
                <w:lang w:val="vi-VN"/>
              </w:rPr>
            </w:pPr>
          </w:p>
        </w:tc>
        <w:tc>
          <w:tcPr>
            <w:tcW w:w="1877" w:type="dxa"/>
            <w:shd w:val="clear" w:color="auto" w:fill="auto"/>
          </w:tcPr>
          <w:p w14:paraId="530406D5" w14:textId="1B7755CF" w:rsidR="00272DFF" w:rsidRDefault="00272DFF" w:rsidP="007C477E">
            <w:pPr>
              <w:keepLines/>
              <w:widowControl w:val="0"/>
              <w:rPr>
                <w:szCs w:val="26"/>
              </w:rPr>
            </w:pPr>
            <w:r>
              <w:rPr>
                <w:szCs w:val="26"/>
              </w:rPr>
              <w:t>Sửa lịch</w:t>
            </w:r>
          </w:p>
        </w:tc>
        <w:tc>
          <w:tcPr>
            <w:tcW w:w="6912" w:type="dxa"/>
            <w:shd w:val="clear" w:color="auto" w:fill="auto"/>
          </w:tcPr>
          <w:p w14:paraId="564168E8" w14:textId="07B2E498" w:rsidR="00272DFF" w:rsidRPr="00B663A0" w:rsidRDefault="00272DFF" w:rsidP="00272DFF">
            <w:pPr>
              <w:pStyle w:val="NormalIndent"/>
              <w:keepNext w:val="0"/>
              <w:keepLines/>
              <w:widowControl w:val="0"/>
              <w:numPr>
                <w:ilvl w:val="0"/>
                <w:numId w:val="15"/>
              </w:numPr>
              <w:spacing w:before="0" w:after="0" w:line="312" w:lineRule="auto"/>
              <w:jc w:val="left"/>
              <w:rPr>
                <w:snapToGrid/>
                <w:color w:val="auto"/>
                <w:szCs w:val="26"/>
                <w:lang w:val="vi-VN"/>
              </w:rPr>
            </w:pPr>
            <w:r w:rsidRPr="00060679">
              <w:rPr>
                <w:snapToGrid/>
                <w:color w:val="auto"/>
                <w:szCs w:val="26"/>
                <w:lang w:val="vi-VN"/>
              </w:rPr>
              <w:t>Cho phép</w:t>
            </w:r>
            <w:r>
              <w:rPr>
                <w:snapToGrid/>
                <w:color w:val="auto"/>
                <w:szCs w:val="26"/>
                <w:lang w:val="vi-VN"/>
              </w:rPr>
              <w:t xml:space="preserve"> NSD </w:t>
            </w:r>
            <w:r w:rsidR="0054312E">
              <w:rPr>
                <w:snapToGrid/>
                <w:color w:val="auto"/>
                <w:szCs w:val="26"/>
                <w:lang w:val="vi-VN"/>
              </w:rPr>
              <w:t>sửa lịch</w:t>
            </w:r>
            <w:r>
              <w:rPr>
                <w:snapToGrid/>
                <w:color w:val="auto"/>
                <w:szCs w:val="26"/>
                <w:lang w:val="vi-VN"/>
              </w:rPr>
              <w:t>, nhập các thông tin:</w:t>
            </w:r>
          </w:p>
          <w:p w14:paraId="26627868"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Công việc</w:t>
            </w:r>
          </w:p>
          <w:p w14:paraId="2AB1E561"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 xml:space="preserve">Người chịu trách nhiệm: chọn 1 trong danh sách nhân sự của cuộc kiểm toán </w:t>
            </w:r>
            <w:r w:rsidRPr="00690FD5">
              <w:rPr>
                <w:i/>
                <w:iCs/>
                <w:snapToGrid/>
                <w:color w:val="0070C0"/>
                <w:szCs w:val="26"/>
                <w:lang w:val="vi-VN"/>
              </w:rPr>
              <w:t>(mục 5.1.2)</w:t>
            </w:r>
          </w:p>
          <w:p w14:paraId="05B98B8A" w14:textId="77777777" w:rsidR="00272DFF"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dự kiến thực hiện</w:t>
            </w:r>
          </w:p>
          <w:p w14:paraId="5C86EE7F" w14:textId="030C98A6" w:rsidR="00272DFF" w:rsidRPr="0045397A" w:rsidRDefault="00272DFF" w:rsidP="006C4854">
            <w:pPr>
              <w:pStyle w:val="NormalIndent"/>
              <w:keepNext w:val="0"/>
              <w:keepLines/>
              <w:widowControl w:val="0"/>
              <w:numPr>
                <w:ilvl w:val="0"/>
                <w:numId w:val="188"/>
              </w:numPr>
              <w:spacing w:before="0" w:after="0" w:line="312" w:lineRule="auto"/>
              <w:ind w:left="720"/>
              <w:jc w:val="left"/>
              <w:rPr>
                <w:snapToGrid/>
                <w:color w:val="auto"/>
                <w:szCs w:val="26"/>
                <w:lang w:val="vi-VN"/>
              </w:rPr>
            </w:pPr>
            <w:r>
              <w:rPr>
                <w:snapToGrid/>
                <w:color w:val="auto"/>
                <w:szCs w:val="26"/>
                <w:lang w:val="vi-VN"/>
              </w:rPr>
              <w:t>Ngày thực tế thực hiện</w:t>
            </w:r>
          </w:p>
        </w:tc>
      </w:tr>
      <w:tr w:rsidR="00272DFF" w:rsidRPr="00284094" w14:paraId="1EECCF47" w14:textId="77777777" w:rsidTr="007C477E">
        <w:tc>
          <w:tcPr>
            <w:tcW w:w="817" w:type="dxa"/>
            <w:shd w:val="clear" w:color="auto" w:fill="auto"/>
          </w:tcPr>
          <w:p w14:paraId="571129BB" w14:textId="77777777" w:rsidR="00272DFF" w:rsidRPr="007A50AA" w:rsidRDefault="00272DFF" w:rsidP="006C4854">
            <w:pPr>
              <w:pStyle w:val="ListParagraph"/>
              <w:numPr>
                <w:ilvl w:val="0"/>
                <w:numId w:val="196"/>
              </w:numPr>
              <w:rPr>
                <w:lang w:val="vi-VN"/>
              </w:rPr>
            </w:pPr>
          </w:p>
        </w:tc>
        <w:tc>
          <w:tcPr>
            <w:tcW w:w="1877" w:type="dxa"/>
            <w:shd w:val="clear" w:color="auto" w:fill="auto"/>
          </w:tcPr>
          <w:p w14:paraId="487AC6DF" w14:textId="7B446C2C" w:rsidR="00272DFF" w:rsidRDefault="00272DFF" w:rsidP="007C477E">
            <w:pPr>
              <w:keepLines/>
              <w:widowControl w:val="0"/>
              <w:rPr>
                <w:szCs w:val="26"/>
              </w:rPr>
            </w:pPr>
            <w:r>
              <w:rPr>
                <w:szCs w:val="26"/>
              </w:rPr>
              <w:t>Xoá lịch</w:t>
            </w:r>
          </w:p>
        </w:tc>
        <w:tc>
          <w:tcPr>
            <w:tcW w:w="6912" w:type="dxa"/>
            <w:shd w:val="clear" w:color="auto" w:fill="auto"/>
          </w:tcPr>
          <w:p w14:paraId="292C2DFB" w14:textId="52C1EAA7" w:rsidR="00272DFF" w:rsidRPr="00060679" w:rsidRDefault="0054312E" w:rsidP="0086510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Cho phép xoá lịch đã tạo</w:t>
            </w:r>
          </w:p>
        </w:tc>
      </w:tr>
    </w:tbl>
    <w:p w14:paraId="31A086C7" w14:textId="2329E0FA" w:rsidR="002B0F90" w:rsidRPr="006378C0" w:rsidRDefault="002B0F90" w:rsidP="0033253D">
      <w:pPr>
        <w:pStyle w:val="tvHeading111"/>
        <w:rPr>
          <w:lang w:val="vi-VN"/>
        </w:rPr>
      </w:pPr>
      <w:bookmarkStart w:id="106" w:name="_Toc87047329"/>
      <w:r w:rsidRPr="006378C0">
        <w:rPr>
          <w:lang w:val="vi-VN"/>
        </w:rPr>
        <w:t>Thông tin đơn vị được KT</w:t>
      </w:r>
      <w:bookmarkEnd w:id="106"/>
    </w:p>
    <w:p w14:paraId="18A8A739" w14:textId="6562432B" w:rsidR="006378C0" w:rsidRPr="00BD07F0" w:rsidRDefault="006378C0" w:rsidP="006378C0">
      <w:pPr>
        <w:rPr>
          <w:lang w:val="vi-VN"/>
        </w:rPr>
      </w:pPr>
      <w:r w:rsidRPr="006378C0">
        <w:rPr>
          <w:b/>
          <w:bCs/>
          <w:lang w:val="vi-VN"/>
        </w:rPr>
        <w:t>Mục đích</w:t>
      </w:r>
      <w:r w:rsidR="00BD07F0">
        <w:rPr>
          <w:b/>
          <w:bCs/>
          <w:lang w:val="vi-VN"/>
        </w:rPr>
        <w:t xml:space="preserve">: </w:t>
      </w:r>
      <w:r w:rsidR="00BD07F0">
        <w:rPr>
          <w:lang w:val="vi-VN"/>
        </w:rPr>
        <w:t xml:space="preserve">quản lý </w:t>
      </w:r>
      <w:r w:rsidR="001D44C4">
        <w:rPr>
          <w:lang w:val="vi-VN"/>
        </w:rPr>
        <w:t>các thông tin mô tả hoạt động kinh doanh, vận hành của đơn vị được kiểm toán</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214FCF" w:rsidRPr="002F4F88" w14:paraId="2306D24D" w14:textId="77777777" w:rsidTr="007C477E">
        <w:trPr>
          <w:trHeight w:val="449"/>
        </w:trPr>
        <w:tc>
          <w:tcPr>
            <w:tcW w:w="817" w:type="dxa"/>
            <w:shd w:val="clear" w:color="auto" w:fill="auto"/>
          </w:tcPr>
          <w:p w14:paraId="64DD0FEF" w14:textId="77777777" w:rsidR="00214FCF" w:rsidRPr="002F4F88" w:rsidRDefault="00214FCF" w:rsidP="007C477E">
            <w:pPr>
              <w:keepLines/>
              <w:widowControl w:val="0"/>
              <w:jc w:val="both"/>
              <w:rPr>
                <w:b/>
                <w:bCs/>
                <w:szCs w:val="26"/>
              </w:rPr>
            </w:pPr>
            <w:r w:rsidRPr="002F4F88">
              <w:rPr>
                <w:b/>
                <w:bCs/>
                <w:szCs w:val="26"/>
              </w:rPr>
              <w:t>STT</w:t>
            </w:r>
          </w:p>
        </w:tc>
        <w:tc>
          <w:tcPr>
            <w:tcW w:w="1877" w:type="dxa"/>
            <w:shd w:val="clear" w:color="auto" w:fill="auto"/>
          </w:tcPr>
          <w:p w14:paraId="0FB932F2" w14:textId="77777777" w:rsidR="00214FCF" w:rsidRPr="002F4F88" w:rsidRDefault="00214FCF" w:rsidP="007C477E">
            <w:pPr>
              <w:keepLines/>
              <w:widowControl w:val="0"/>
              <w:jc w:val="both"/>
              <w:rPr>
                <w:b/>
                <w:bCs/>
                <w:szCs w:val="26"/>
              </w:rPr>
            </w:pPr>
            <w:r w:rsidRPr="002F4F88">
              <w:rPr>
                <w:b/>
                <w:bCs/>
                <w:szCs w:val="26"/>
              </w:rPr>
              <w:t>Chức năng</w:t>
            </w:r>
          </w:p>
        </w:tc>
        <w:tc>
          <w:tcPr>
            <w:tcW w:w="6912" w:type="dxa"/>
            <w:shd w:val="clear" w:color="auto" w:fill="auto"/>
          </w:tcPr>
          <w:p w14:paraId="4EE42FB3" w14:textId="77777777" w:rsidR="00214FCF" w:rsidRPr="002F4F88" w:rsidRDefault="00214FCF" w:rsidP="007C477E">
            <w:pPr>
              <w:keepLines/>
              <w:widowControl w:val="0"/>
              <w:jc w:val="both"/>
              <w:rPr>
                <w:b/>
                <w:bCs/>
                <w:szCs w:val="26"/>
              </w:rPr>
            </w:pPr>
            <w:r w:rsidRPr="002F4F88">
              <w:rPr>
                <w:b/>
                <w:bCs/>
                <w:szCs w:val="26"/>
              </w:rPr>
              <w:t>Mô tả</w:t>
            </w:r>
          </w:p>
        </w:tc>
      </w:tr>
      <w:tr w:rsidR="00214FCF" w:rsidRPr="00284094" w14:paraId="75439D28" w14:textId="77777777" w:rsidTr="007C477E">
        <w:tc>
          <w:tcPr>
            <w:tcW w:w="817" w:type="dxa"/>
            <w:shd w:val="clear" w:color="auto" w:fill="auto"/>
          </w:tcPr>
          <w:p w14:paraId="47A5D114" w14:textId="77777777" w:rsidR="00214FCF" w:rsidRPr="00C633C9" w:rsidRDefault="00214FCF" w:rsidP="006C4854">
            <w:pPr>
              <w:pStyle w:val="ListParagraph"/>
              <w:numPr>
                <w:ilvl w:val="0"/>
                <w:numId w:val="197"/>
              </w:numPr>
              <w:rPr>
                <w:lang w:val="vi-VN"/>
              </w:rPr>
            </w:pPr>
          </w:p>
        </w:tc>
        <w:tc>
          <w:tcPr>
            <w:tcW w:w="1877" w:type="dxa"/>
            <w:shd w:val="clear" w:color="auto" w:fill="auto"/>
          </w:tcPr>
          <w:p w14:paraId="3F52BBEA" w14:textId="0D6CD66E" w:rsidR="00214FCF" w:rsidRPr="00214FCF" w:rsidRDefault="0062776A" w:rsidP="007C477E">
            <w:pPr>
              <w:keepLines/>
              <w:widowControl w:val="0"/>
              <w:rPr>
                <w:szCs w:val="26"/>
                <w:lang w:val="vi-VN"/>
              </w:rPr>
            </w:pPr>
            <w:r>
              <w:rPr>
                <w:szCs w:val="26"/>
                <w:lang w:val="vi-VN"/>
              </w:rPr>
              <w:t>Cập nhật thông tin đơn vị được KT</w:t>
            </w:r>
          </w:p>
        </w:tc>
        <w:tc>
          <w:tcPr>
            <w:tcW w:w="6912" w:type="dxa"/>
            <w:shd w:val="clear" w:color="auto" w:fill="auto"/>
          </w:tcPr>
          <w:p w14:paraId="63FFDD11" w14:textId="67712692" w:rsidR="00214FCF" w:rsidRDefault="00DE7D02" w:rsidP="007C477E">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Đối với mỗi đơn vị nằm trong phạm vi cuộc kiểm toán, c</w:t>
            </w:r>
            <w:r w:rsidR="00214FCF" w:rsidRPr="00214FCF">
              <w:rPr>
                <w:snapToGrid/>
                <w:color w:val="auto"/>
                <w:szCs w:val="26"/>
                <w:lang w:val="vi-VN"/>
              </w:rPr>
              <w:t xml:space="preserve">ho phép NSD </w:t>
            </w:r>
            <w:r w:rsidR="0062776A">
              <w:rPr>
                <w:snapToGrid/>
                <w:color w:val="auto"/>
                <w:szCs w:val="26"/>
                <w:lang w:val="vi-VN"/>
              </w:rPr>
              <w:t xml:space="preserve">cập nhật </w:t>
            </w:r>
            <w:r w:rsidR="00E049A4">
              <w:rPr>
                <w:snapToGrid/>
                <w:color w:val="auto"/>
                <w:szCs w:val="26"/>
                <w:lang w:val="vi-VN"/>
              </w:rPr>
              <w:t>các thông tin sau</w:t>
            </w:r>
            <w:r w:rsidR="00214FCF">
              <w:rPr>
                <w:snapToGrid/>
                <w:color w:val="auto"/>
                <w:szCs w:val="26"/>
                <w:lang w:val="vi-VN"/>
              </w:rPr>
              <w:t>:</w:t>
            </w:r>
          </w:p>
          <w:p w14:paraId="7AE18E7F" w14:textId="166B1308" w:rsidR="000F09BA" w:rsidRPr="0082350A" w:rsidRDefault="000F09B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0F09BA">
              <w:rPr>
                <w:b/>
                <w:bCs/>
                <w:snapToGrid/>
                <w:color w:val="auto"/>
                <w:szCs w:val="26"/>
                <w:lang w:val="vi-VN"/>
              </w:rPr>
              <w:t>Đánh giá sơ bộ</w:t>
            </w:r>
            <w:r w:rsidR="00D509E5">
              <w:rPr>
                <w:b/>
                <w:bCs/>
                <w:snapToGrid/>
                <w:color w:val="auto"/>
                <w:szCs w:val="26"/>
                <w:lang w:val="vi-VN"/>
              </w:rPr>
              <w:t xml:space="preserve">: </w:t>
            </w:r>
            <w:r w:rsidR="00D509E5">
              <w:rPr>
                <w:snapToGrid/>
                <w:color w:val="auto"/>
                <w:szCs w:val="26"/>
                <w:lang w:val="vi-VN"/>
              </w:rPr>
              <w:t xml:space="preserve">cho phép nhập nội dung </w:t>
            </w:r>
            <w:r w:rsidR="001E6C82">
              <w:rPr>
                <w:snapToGrid/>
                <w:color w:val="auto"/>
                <w:szCs w:val="26"/>
                <w:lang w:val="vi-VN"/>
              </w:rPr>
              <w:t xml:space="preserve">rich </w:t>
            </w:r>
            <w:r w:rsidR="00D509E5">
              <w:rPr>
                <w:snapToGrid/>
                <w:color w:val="auto"/>
                <w:szCs w:val="26"/>
                <w:lang w:val="vi-VN"/>
              </w:rPr>
              <w:t>text</w:t>
            </w:r>
            <w:r w:rsidR="001E6C82">
              <w:rPr>
                <w:snapToGrid/>
                <w:color w:val="auto"/>
                <w:szCs w:val="26"/>
                <w:lang w:val="vi-VN"/>
              </w:rPr>
              <w:t xml:space="preserve"> (nhập text, </w:t>
            </w:r>
            <w:r w:rsidR="00D509E5">
              <w:rPr>
                <w:snapToGrid/>
                <w:color w:val="auto"/>
                <w:szCs w:val="26"/>
                <w:lang w:val="vi-VN"/>
              </w:rPr>
              <w:t>chèn bảng biểu</w:t>
            </w:r>
            <w:r w:rsidR="001E6C82">
              <w:rPr>
                <w:snapToGrid/>
                <w:color w:val="auto"/>
                <w:szCs w:val="26"/>
                <w:lang w:val="vi-VN"/>
              </w:rPr>
              <w:t>, hình ảnh, format căn chỉnh text đã nhập)</w:t>
            </w:r>
          </w:p>
          <w:p w14:paraId="0C3B8C75" w14:textId="7A761D57" w:rsidR="0082350A" w:rsidRPr="00C259E3" w:rsidRDefault="0082350A"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sidRPr="0082350A">
              <w:rPr>
                <w:b/>
                <w:snapToGrid/>
                <w:color w:val="auto"/>
                <w:szCs w:val="26"/>
                <w:lang w:val="vi-VN"/>
              </w:rPr>
              <w:t>Rủi ro chính và chiến lược kiểm toán</w:t>
            </w:r>
            <w:r w:rsidR="00C259E3">
              <w:rPr>
                <w:b/>
                <w:snapToGrid/>
                <w:color w:val="auto"/>
                <w:szCs w:val="26"/>
                <w:lang w:val="vi-VN"/>
              </w:rPr>
              <w:t xml:space="preserve">: </w:t>
            </w:r>
            <w:r w:rsidR="00C259E3">
              <w:rPr>
                <w:bCs/>
                <w:snapToGrid/>
                <w:color w:val="auto"/>
                <w:szCs w:val="26"/>
                <w:lang w:val="vi-VN"/>
              </w:rPr>
              <w:t>cho phép thêm/sửa/xoá các rủi ro chính. Danh sách các rủi ro đã được thiết lập hiển thị thông tin:</w:t>
            </w:r>
          </w:p>
          <w:p w14:paraId="2E9E283C" w14:textId="61AB4D9E"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Tên rủi ro</w:t>
            </w:r>
          </w:p>
          <w:p w14:paraId="71843E8B" w14:textId="0F1B85E6"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lastRenderedPageBreak/>
              <w:t>Mô tả</w:t>
            </w:r>
          </w:p>
          <w:p w14:paraId="76052B96" w14:textId="44FE8005" w:rsidR="00C259E3"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Mức độ rủi ro</w:t>
            </w:r>
          </w:p>
          <w:p w14:paraId="72822019" w14:textId="02643CC0" w:rsidR="009C6FE8" w:rsidRPr="009C6FE8" w:rsidRDefault="009C6FE8" w:rsidP="006C4854">
            <w:pPr>
              <w:pStyle w:val="NormalIndent"/>
              <w:keepNext w:val="0"/>
              <w:keepLines/>
              <w:widowControl w:val="0"/>
              <w:numPr>
                <w:ilvl w:val="0"/>
                <w:numId w:val="198"/>
              </w:numPr>
              <w:spacing w:before="0" w:after="0" w:line="312" w:lineRule="auto"/>
              <w:jc w:val="left"/>
              <w:rPr>
                <w:snapToGrid/>
                <w:color w:val="auto"/>
                <w:szCs w:val="26"/>
                <w:lang w:val="vi-VN"/>
              </w:rPr>
            </w:pPr>
            <w:r w:rsidRPr="009C6FE8">
              <w:rPr>
                <w:snapToGrid/>
                <w:color w:val="auto"/>
                <w:szCs w:val="26"/>
                <w:lang w:val="vi-VN"/>
              </w:rPr>
              <w:t>Chiến lược KT</w:t>
            </w:r>
          </w:p>
          <w:p w14:paraId="7CAA76F3" w14:textId="77777777" w:rsidR="00214FCF" w:rsidRPr="00F342F1" w:rsidRDefault="00C259E3" w:rsidP="006C4854">
            <w:pPr>
              <w:pStyle w:val="NormalIndent"/>
              <w:keepNext w:val="0"/>
              <w:keepLines/>
              <w:widowControl w:val="0"/>
              <w:numPr>
                <w:ilvl w:val="0"/>
                <w:numId w:val="188"/>
              </w:numPr>
              <w:spacing w:before="0" w:after="0" w:line="312" w:lineRule="auto"/>
              <w:ind w:left="720"/>
              <w:jc w:val="left"/>
              <w:rPr>
                <w:b/>
                <w:bCs/>
                <w:snapToGrid/>
                <w:color w:val="auto"/>
                <w:szCs w:val="26"/>
                <w:lang w:val="vi-VN"/>
              </w:rPr>
            </w:pPr>
            <w:r>
              <w:rPr>
                <w:b/>
                <w:snapToGrid/>
                <w:color w:val="auto"/>
                <w:szCs w:val="26"/>
                <w:lang w:val="vi-VN"/>
              </w:rPr>
              <w:t>File đính kèm</w:t>
            </w:r>
          </w:p>
          <w:p w14:paraId="32A24FAD" w14:textId="77777777" w:rsidR="00F342F1" w:rsidRDefault="00F342F1" w:rsidP="00F342F1">
            <w:pPr>
              <w:pStyle w:val="NormalIndent"/>
              <w:keepNext w:val="0"/>
              <w:keepLines/>
              <w:widowControl w:val="0"/>
              <w:numPr>
                <w:ilvl w:val="0"/>
                <w:numId w:val="0"/>
              </w:numPr>
              <w:spacing w:before="0" w:after="0" w:line="312" w:lineRule="auto"/>
              <w:ind w:left="567" w:hanging="567"/>
              <w:jc w:val="left"/>
              <w:rPr>
                <w:snapToGrid/>
                <w:color w:val="auto"/>
                <w:szCs w:val="26"/>
                <w:lang w:val="vi-VN"/>
              </w:rPr>
            </w:pPr>
            <w:r w:rsidRPr="00F342F1">
              <w:rPr>
                <w:snapToGrid/>
                <w:color w:val="auto"/>
                <w:szCs w:val="26"/>
              </w:rPr>
              <w:t>Giao diện</w:t>
            </w:r>
            <w:r w:rsidRPr="00F342F1">
              <w:rPr>
                <w:snapToGrid/>
                <w:color w:val="auto"/>
                <w:szCs w:val="26"/>
                <w:lang w:val="vi-VN"/>
              </w:rPr>
              <w:t>:</w:t>
            </w:r>
            <w:r>
              <w:rPr>
                <w:snapToGrid/>
                <w:color w:val="auto"/>
                <w:szCs w:val="26"/>
                <w:lang w:val="vi-VN"/>
              </w:rPr>
              <w:t xml:space="preserve"> </w:t>
            </w:r>
          </w:p>
          <w:p w14:paraId="36C66CAB" w14:textId="17D75C05" w:rsidR="00F342F1" w:rsidRPr="009C6FE8" w:rsidRDefault="00F342F1" w:rsidP="00F342F1">
            <w:pPr>
              <w:pStyle w:val="NormalIndent"/>
              <w:keepNext w:val="0"/>
              <w:keepLines/>
              <w:widowControl w:val="0"/>
              <w:numPr>
                <w:ilvl w:val="0"/>
                <w:numId w:val="0"/>
              </w:numPr>
              <w:spacing w:before="0" w:after="0" w:line="312" w:lineRule="auto"/>
              <w:jc w:val="left"/>
              <w:rPr>
                <w:b/>
                <w:bCs/>
                <w:snapToGrid/>
                <w:color w:val="auto"/>
                <w:szCs w:val="26"/>
                <w:lang w:val="vi-VN"/>
              </w:rPr>
            </w:pPr>
            <w:hyperlink r:id="rId60" w:history="1">
              <w:r w:rsidRPr="005251DC">
                <w:rPr>
                  <w:rStyle w:val="Hyperlink"/>
                  <w:snapToGrid/>
                  <w:szCs w:val="26"/>
                  <w:lang w:val="vi-VN"/>
                </w:rPr>
                <w:t>https://f2z0rj.axshare.com/#id=hvtg8x&amp;p=27__cap_nhat_cuoc_kt&amp;g=1</w:t>
              </w:r>
            </w:hyperlink>
          </w:p>
        </w:tc>
      </w:tr>
    </w:tbl>
    <w:p w14:paraId="1EDB865A" w14:textId="0CBEEAF8" w:rsidR="00CF049E" w:rsidRDefault="00CF049E" w:rsidP="00CF049E">
      <w:pPr>
        <w:pStyle w:val="tvHeading11"/>
      </w:pPr>
      <w:bookmarkStart w:id="107" w:name="_Toc87047330"/>
      <w:r>
        <w:lastRenderedPageBreak/>
        <w:t xml:space="preserve">Quản lý tài liệu do </w:t>
      </w:r>
      <w:r w:rsidR="004D39BA">
        <w:rPr>
          <w:lang w:val="vi-VN"/>
        </w:rPr>
        <w:t>đơn vị được kiểm toán</w:t>
      </w:r>
      <w:r>
        <w:t xml:space="preserve"> cung cấp</w:t>
      </w:r>
      <w:bookmarkEnd w:id="107"/>
    </w:p>
    <w:p w14:paraId="215C3898" w14:textId="46AC5F6A" w:rsidR="00CF049E" w:rsidRPr="005913AE" w:rsidRDefault="00CF049E" w:rsidP="00EA5EE5">
      <w:pPr>
        <w:pStyle w:val="tvHeading11"/>
      </w:pPr>
      <w:bookmarkStart w:id="108" w:name="_Toc87047331"/>
      <w:r>
        <w:t>Thư viện rủi ro</w:t>
      </w:r>
      <w:r w:rsidR="00EA5EE5">
        <w:t>, kiểm soát, thủ tục</w:t>
      </w:r>
      <w:bookmarkEnd w:id="108"/>
    </w:p>
    <w:p w14:paraId="7AF6EC62" w14:textId="23567761" w:rsidR="008B1AFB" w:rsidRDefault="008B1AFB" w:rsidP="0054787D">
      <w:pPr>
        <w:pStyle w:val="tvHeading111"/>
      </w:pPr>
      <w:bookmarkStart w:id="109" w:name="_Toc87047332"/>
      <w:r>
        <w:t>Danh mục rủi ro</w:t>
      </w:r>
      <w:bookmarkEnd w:id="109"/>
      <w:r w:rsidR="000F3296">
        <w:rPr>
          <w:lang w:val="vi-VN"/>
        </w:rPr>
        <w:t xml:space="preserve"> </w:t>
      </w:r>
    </w:p>
    <w:p w14:paraId="1106C21F" w14:textId="62BCEE8D" w:rsidR="00D54790" w:rsidRPr="00A36187" w:rsidRDefault="00D54790" w:rsidP="00D54790">
      <w:pPr>
        <w:rPr>
          <w:lang w:val="vi-VN"/>
        </w:rPr>
      </w:pPr>
      <w:r w:rsidRPr="004A3ECC">
        <w:rPr>
          <w:b/>
          <w:bCs/>
          <w:szCs w:val="26"/>
        </w:rPr>
        <w:t>Mục đích:</w:t>
      </w:r>
      <w:r>
        <w:rPr>
          <w:bCs/>
          <w:szCs w:val="26"/>
        </w:rPr>
        <w:t xml:space="preserve"> </w:t>
      </w:r>
      <w:r w:rsidR="002C729F">
        <w:rPr>
          <w:bCs/>
          <w:szCs w:val="26"/>
        </w:rPr>
        <w:t>quản lý danh sách các rủi ro ở cấp độ quy trình</w:t>
      </w:r>
      <w:r w:rsidR="00A36187">
        <w:rPr>
          <w:bCs/>
          <w:szCs w:val="26"/>
          <w:lang w:val="vi-VN"/>
        </w:rPr>
        <w:t>, phục vụ xây dựng chương trình kiểm toán</w:t>
      </w:r>
    </w:p>
    <w:p w14:paraId="4B51C7F3" w14:textId="77777777" w:rsidR="00D54790" w:rsidRPr="00C73133" w:rsidRDefault="00D54790" w:rsidP="00D54790">
      <w:pPr>
        <w:rPr>
          <w:lang w:val="vi-VN"/>
        </w:rPr>
      </w:pPr>
      <w:r w:rsidRPr="00802E10">
        <w:rPr>
          <w:b/>
          <w:bCs/>
          <w:szCs w:val="26"/>
          <w:lang w:val="vi-VN"/>
        </w:rPr>
        <w:t>Vai trò thực hiện:</w:t>
      </w:r>
      <w:r w:rsidRPr="00802E10">
        <w:rPr>
          <w:szCs w:val="26"/>
          <w:lang w:val="vi-VN"/>
        </w:rPr>
        <w:t xml:space="preserve"> Trưởng bộ phận KTNB</w:t>
      </w:r>
      <w:r>
        <w:rPr>
          <w:szCs w:val="26"/>
          <w:lang w:val="vi-VN"/>
        </w:rPr>
        <w:t>, KTV</w:t>
      </w:r>
    </w:p>
    <w:p w14:paraId="1B7097F6" w14:textId="0E19B65E" w:rsidR="00D54790" w:rsidRDefault="00D54790" w:rsidP="00D54790">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0A74CE" w:rsidRPr="002F4F88" w14:paraId="1817CCC9" w14:textId="77777777" w:rsidTr="0085602D">
        <w:trPr>
          <w:trHeight w:val="449"/>
        </w:trPr>
        <w:tc>
          <w:tcPr>
            <w:tcW w:w="817" w:type="dxa"/>
            <w:shd w:val="clear" w:color="auto" w:fill="auto"/>
          </w:tcPr>
          <w:p w14:paraId="447118C5" w14:textId="77777777" w:rsidR="000A74CE" w:rsidRPr="002F4F88" w:rsidRDefault="000A74CE" w:rsidP="0085602D">
            <w:pPr>
              <w:keepLines/>
              <w:widowControl w:val="0"/>
              <w:jc w:val="both"/>
              <w:rPr>
                <w:b/>
                <w:bCs/>
                <w:szCs w:val="26"/>
              </w:rPr>
            </w:pPr>
            <w:r w:rsidRPr="002F4F88">
              <w:rPr>
                <w:b/>
                <w:bCs/>
                <w:szCs w:val="26"/>
              </w:rPr>
              <w:t>STT</w:t>
            </w:r>
          </w:p>
        </w:tc>
        <w:tc>
          <w:tcPr>
            <w:tcW w:w="1877" w:type="dxa"/>
            <w:shd w:val="clear" w:color="auto" w:fill="auto"/>
          </w:tcPr>
          <w:p w14:paraId="41D01D66" w14:textId="77777777" w:rsidR="000A74CE" w:rsidRPr="002F4F88" w:rsidRDefault="000A74CE" w:rsidP="0085602D">
            <w:pPr>
              <w:keepLines/>
              <w:widowControl w:val="0"/>
              <w:jc w:val="both"/>
              <w:rPr>
                <w:b/>
                <w:bCs/>
                <w:szCs w:val="26"/>
              </w:rPr>
            </w:pPr>
            <w:r w:rsidRPr="002F4F88">
              <w:rPr>
                <w:b/>
                <w:bCs/>
                <w:szCs w:val="26"/>
              </w:rPr>
              <w:t>Chức năng</w:t>
            </w:r>
          </w:p>
        </w:tc>
        <w:tc>
          <w:tcPr>
            <w:tcW w:w="6912" w:type="dxa"/>
            <w:shd w:val="clear" w:color="auto" w:fill="auto"/>
          </w:tcPr>
          <w:p w14:paraId="6804B81B" w14:textId="77777777" w:rsidR="000A74CE" w:rsidRPr="002F4F88" w:rsidRDefault="000A74CE" w:rsidP="0085602D">
            <w:pPr>
              <w:keepLines/>
              <w:widowControl w:val="0"/>
              <w:jc w:val="both"/>
              <w:rPr>
                <w:b/>
                <w:bCs/>
                <w:szCs w:val="26"/>
              </w:rPr>
            </w:pPr>
            <w:r w:rsidRPr="002F4F88">
              <w:rPr>
                <w:b/>
                <w:bCs/>
                <w:szCs w:val="26"/>
              </w:rPr>
              <w:t>Mô tả</w:t>
            </w:r>
          </w:p>
        </w:tc>
      </w:tr>
      <w:tr w:rsidR="000A74CE" w:rsidRPr="008579C4" w14:paraId="0A62D86F" w14:textId="77777777" w:rsidTr="0085602D">
        <w:tc>
          <w:tcPr>
            <w:tcW w:w="817" w:type="dxa"/>
            <w:shd w:val="clear" w:color="auto" w:fill="auto"/>
          </w:tcPr>
          <w:p w14:paraId="641800DA" w14:textId="77777777" w:rsidR="000A74CE" w:rsidRPr="002F4F88" w:rsidRDefault="000A74CE" w:rsidP="00707199">
            <w:pPr>
              <w:pStyle w:val="ListParagraph"/>
              <w:numPr>
                <w:ilvl w:val="0"/>
                <w:numId w:val="172"/>
              </w:numPr>
            </w:pPr>
          </w:p>
        </w:tc>
        <w:tc>
          <w:tcPr>
            <w:tcW w:w="1877" w:type="dxa"/>
            <w:shd w:val="clear" w:color="auto" w:fill="auto"/>
          </w:tcPr>
          <w:p w14:paraId="07E59021" w14:textId="77777777" w:rsidR="000A74CE" w:rsidRPr="002F4F88" w:rsidRDefault="000A74CE" w:rsidP="0085602D">
            <w:pPr>
              <w:keepLines/>
              <w:widowControl w:val="0"/>
              <w:rPr>
                <w:szCs w:val="26"/>
              </w:rPr>
            </w:pPr>
            <w:r>
              <w:rPr>
                <w:szCs w:val="26"/>
              </w:rPr>
              <w:t>Thêm mới</w:t>
            </w:r>
          </w:p>
        </w:tc>
        <w:tc>
          <w:tcPr>
            <w:tcW w:w="6912" w:type="dxa"/>
            <w:shd w:val="clear" w:color="auto" w:fill="auto"/>
          </w:tcPr>
          <w:p w14:paraId="0CD6E8CE" w14:textId="0FA01EA4"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thêm mới các </w:t>
            </w:r>
            <w:r w:rsidR="009F2834">
              <w:rPr>
                <w:snapToGrid/>
                <w:color w:val="auto"/>
                <w:szCs w:val="26"/>
              </w:rPr>
              <w:t>rủi ro</w:t>
            </w:r>
            <w:r w:rsidR="009F2834">
              <w:rPr>
                <w:snapToGrid/>
                <w:color w:val="auto"/>
                <w:szCs w:val="26"/>
                <w:lang w:val="vi-VN"/>
              </w:rPr>
              <w:t xml:space="preserve">, </w:t>
            </w:r>
            <w:r>
              <w:rPr>
                <w:snapToGrid/>
                <w:color w:val="auto"/>
                <w:szCs w:val="26"/>
              </w:rPr>
              <w:t>nhập các thông tin:</w:t>
            </w:r>
          </w:p>
          <w:p w14:paraId="2BADDDC3" w14:textId="33C26B7D"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Đơn vị</w:t>
            </w:r>
            <w:r w:rsidR="008723EC">
              <w:rPr>
                <w:snapToGrid/>
                <w:color w:val="auto"/>
                <w:szCs w:val="26"/>
                <w:lang w:val="vi-VN"/>
              </w:rPr>
              <w:t xml:space="preserve"> liên quan</w:t>
            </w:r>
            <w:r>
              <w:rPr>
                <w:snapToGrid/>
                <w:color w:val="auto"/>
                <w:szCs w:val="26"/>
              </w:rPr>
              <w:t xml:space="preserve">*: chọn 1 trong danh </w:t>
            </w:r>
            <w:r w:rsidR="008723EC">
              <w:rPr>
                <w:snapToGrid/>
                <w:color w:val="auto"/>
                <w:szCs w:val="26"/>
              </w:rPr>
              <w:t>mục đơn vị</w:t>
            </w:r>
            <w:r w:rsidR="008723EC">
              <w:rPr>
                <w:snapToGrid/>
                <w:color w:val="auto"/>
                <w:szCs w:val="26"/>
                <w:lang w:val="vi-VN"/>
              </w:rPr>
              <w:t xml:space="preserve"> (</w:t>
            </w:r>
            <w:r w:rsidR="008723EC" w:rsidRPr="00315928">
              <w:rPr>
                <w:i/>
                <w:iCs/>
                <w:snapToGrid/>
                <w:color w:val="0070C0"/>
                <w:szCs w:val="26"/>
                <w:lang w:val="vi-VN"/>
              </w:rPr>
              <w:t xml:space="preserve">mục </w:t>
            </w:r>
            <w:r w:rsidR="00315928" w:rsidRPr="00315928">
              <w:rPr>
                <w:i/>
                <w:iCs/>
                <w:snapToGrid/>
                <w:color w:val="0070C0"/>
                <w:szCs w:val="26"/>
                <w:lang w:val="vi-VN"/>
              </w:rPr>
              <w:t>3.1.1</w:t>
            </w:r>
            <w:r w:rsidR="00315928">
              <w:rPr>
                <w:snapToGrid/>
                <w:color w:val="auto"/>
                <w:szCs w:val="26"/>
                <w:lang w:val="vi-VN"/>
              </w:rPr>
              <w:t>)</w:t>
            </w:r>
          </w:p>
          <w:p w14:paraId="35BBB2D5" w14:textId="6F60E0FE" w:rsidR="008723EC" w:rsidRDefault="008723EC"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Hoạt động liên quan</w:t>
            </w:r>
            <w:r w:rsidR="00315928">
              <w:rPr>
                <w:snapToGrid/>
                <w:color w:val="auto"/>
                <w:szCs w:val="26"/>
                <w:lang w:val="vi-VN"/>
              </w:rPr>
              <w:t>: chọn</w:t>
            </w:r>
            <w:r w:rsidR="00DB7B71">
              <w:rPr>
                <w:snapToGrid/>
                <w:color w:val="auto"/>
                <w:szCs w:val="26"/>
                <w:lang w:val="vi-VN"/>
              </w:rPr>
              <w:t xml:space="preserve"> 1 trong danh mục hoạt động (</w:t>
            </w:r>
            <w:r w:rsidR="00DB7B71" w:rsidRPr="00CF61AE">
              <w:rPr>
                <w:i/>
                <w:iCs/>
                <w:snapToGrid/>
                <w:color w:val="0070C0"/>
                <w:szCs w:val="26"/>
                <w:lang w:val="vi-VN"/>
              </w:rPr>
              <w:t xml:space="preserve">mục </w:t>
            </w:r>
            <w:r w:rsidR="00CF61AE" w:rsidRPr="00CF61AE">
              <w:rPr>
                <w:i/>
                <w:iCs/>
                <w:snapToGrid/>
                <w:color w:val="0070C0"/>
                <w:szCs w:val="26"/>
                <w:lang w:val="vi-VN"/>
              </w:rPr>
              <w:t>3.1.2</w:t>
            </w:r>
            <w:r w:rsidR="00CF61AE">
              <w:rPr>
                <w:snapToGrid/>
                <w:color w:val="auto"/>
                <w:szCs w:val="26"/>
                <w:lang w:val="vi-VN"/>
              </w:rPr>
              <w:t>)</w:t>
            </w:r>
          </w:p>
          <w:p w14:paraId="48213AC9" w14:textId="75DA8C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Quy trình*: chọn 1 trong danh sách các quy trình </w:t>
            </w:r>
            <w:r w:rsidR="00F7636B">
              <w:rPr>
                <w:snapToGrid/>
                <w:color w:val="auto"/>
                <w:szCs w:val="26"/>
                <w:lang w:val="vi-VN"/>
              </w:rPr>
              <w:t>(</w:t>
            </w:r>
            <w:r w:rsidR="00F7636B" w:rsidRPr="00F7636B">
              <w:rPr>
                <w:i/>
                <w:iCs/>
                <w:snapToGrid/>
                <w:color w:val="0070C0"/>
                <w:szCs w:val="26"/>
                <w:lang w:val="vi-VN"/>
              </w:rPr>
              <w:t>mục 3.1.3</w:t>
            </w:r>
            <w:r w:rsidR="00F7636B">
              <w:rPr>
                <w:snapToGrid/>
                <w:color w:val="auto"/>
                <w:szCs w:val="26"/>
                <w:lang w:val="vi-VN"/>
              </w:rPr>
              <w:t xml:space="preserve">) </w:t>
            </w:r>
            <w:r>
              <w:rPr>
                <w:snapToGrid/>
                <w:color w:val="auto"/>
                <w:szCs w:val="26"/>
              </w:rPr>
              <w:t>liên quan đến đơn vị</w:t>
            </w:r>
            <w:r w:rsidR="00F7636B">
              <w:rPr>
                <w:snapToGrid/>
                <w:color w:val="auto"/>
                <w:szCs w:val="26"/>
                <w:lang w:val="vi-VN"/>
              </w:rPr>
              <w:t xml:space="preserve"> và hoạt động đã chọn</w:t>
            </w:r>
          </w:p>
          <w:p w14:paraId="3DD90CA8" w14:textId="1E2F26E3"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Bước liên quan</w:t>
            </w:r>
            <w:r w:rsidR="005F30EB">
              <w:rPr>
                <w:snapToGrid/>
                <w:color w:val="auto"/>
                <w:szCs w:val="26"/>
                <w:lang w:val="vi-VN"/>
              </w:rPr>
              <w:t>: nhập đoạn text</w:t>
            </w:r>
          </w:p>
          <w:p w14:paraId="4AC7687D" w14:textId="5D977B01"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Mã </w:t>
            </w:r>
            <w:r w:rsidR="005F30EB">
              <w:rPr>
                <w:snapToGrid/>
                <w:color w:val="auto"/>
                <w:szCs w:val="26"/>
              </w:rPr>
              <w:t>rủi ro</w:t>
            </w:r>
            <w:r>
              <w:rPr>
                <w:snapToGrid/>
                <w:color w:val="auto"/>
                <w:szCs w:val="26"/>
              </w:rPr>
              <w:t xml:space="preserve">*: không được phép </w:t>
            </w:r>
            <w:r w:rsidR="005F30EB">
              <w:rPr>
                <w:snapToGrid/>
                <w:color w:val="auto"/>
                <w:szCs w:val="26"/>
              </w:rPr>
              <w:t xml:space="preserve">nhập </w:t>
            </w:r>
            <w:r>
              <w:rPr>
                <w:snapToGrid/>
                <w:color w:val="auto"/>
                <w:szCs w:val="26"/>
              </w:rPr>
              <w:t>trùng</w:t>
            </w:r>
          </w:p>
          <w:p w14:paraId="5F006CFC" w14:textId="30FCAF88"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Tên </w:t>
            </w:r>
            <w:r w:rsidR="005F30EB">
              <w:rPr>
                <w:snapToGrid/>
                <w:color w:val="auto"/>
                <w:szCs w:val="26"/>
              </w:rPr>
              <w:t>rủi ro</w:t>
            </w:r>
            <w:r w:rsidR="005F30EB">
              <w:rPr>
                <w:snapToGrid/>
                <w:color w:val="auto"/>
                <w:szCs w:val="26"/>
                <w:lang w:val="vi-VN"/>
              </w:rPr>
              <w:t>*</w:t>
            </w:r>
          </w:p>
          <w:p w14:paraId="2E61D6C4" w14:textId="6C13AF25"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Mô tả </w:t>
            </w:r>
            <w:r w:rsidR="005F30EB">
              <w:rPr>
                <w:snapToGrid/>
                <w:color w:val="auto"/>
                <w:szCs w:val="26"/>
              </w:rPr>
              <w:t>rủi ro</w:t>
            </w:r>
            <w:r w:rsidR="005F30EB">
              <w:rPr>
                <w:snapToGrid/>
                <w:color w:val="auto"/>
                <w:szCs w:val="26"/>
                <w:lang w:val="vi-VN"/>
              </w:rPr>
              <w:t>*: nhập đoạn text</w:t>
            </w:r>
          </w:p>
          <w:p w14:paraId="13D40BA1" w14:textId="77777777" w:rsidR="000A74CE" w:rsidRDefault="000A74CE"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Trạng thái: chọn sử dụng/ không sử dụng. Mặc định là sử dụng.</w:t>
            </w:r>
          </w:p>
          <w:p w14:paraId="4E485848" w14:textId="77777777" w:rsidR="000740F0" w:rsidRPr="00800A26" w:rsidRDefault="000740F0" w:rsidP="000740F0">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p>
          <w:p w14:paraId="7A78E129" w14:textId="6D9866DF" w:rsidR="00800A26" w:rsidRPr="000740F0" w:rsidRDefault="00924201" w:rsidP="00800A26">
            <w:pPr>
              <w:pStyle w:val="NormalIndent"/>
              <w:keepNext w:val="0"/>
              <w:keepLines/>
              <w:widowControl w:val="0"/>
              <w:numPr>
                <w:ilvl w:val="0"/>
                <w:numId w:val="0"/>
              </w:numPr>
              <w:spacing w:before="0" w:after="0" w:line="312" w:lineRule="auto"/>
              <w:jc w:val="left"/>
              <w:rPr>
                <w:snapToGrid/>
                <w:color w:val="auto"/>
                <w:szCs w:val="26"/>
                <w:lang w:val="vi-VN"/>
              </w:rPr>
            </w:pPr>
            <w:hyperlink r:id="rId61" w:anchor="id=134har&amp;p=29__them_rui_ro&amp;g=1" w:history="1">
              <w:r w:rsidR="00800A26" w:rsidRPr="00A779BB">
                <w:rPr>
                  <w:rStyle w:val="Hyperlink"/>
                  <w:snapToGrid/>
                  <w:szCs w:val="26"/>
                  <w:lang w:val="vi-VN"/>
                </w:rPr>
                <w:t>https://f2z0rj.axshare.com/#id=134har&amp;p=29__them_rui_ro&amp;g=1</w:t>
              </w:r>
            </w:hyperlink>
          </w:p>
        </w:tc>
      </w:tr>
      <w:tr w:rsidR="000A74CE" w:rsidRPr="002F4F88" w14:paraId="6895CDAF" w14:textId="77777777" w:rsidTr="0085602D">
        <w:tc>
          <w:tcPr>
            <w:tcW w:w="817" w:type="dxa"/>
            <w:shd w:val="clear" w:color="auto" w:fill="auto"/>
          </w:tcPr>
          <w:p w14:paraId="0D15DB97" w14:textId="77777777" w:rsidR="000A74CE" w:rsidRPr="00800A26" w:rsidRDefault="000A74CE" w:rsidP="00707199">
            <w:pPr>
              <w:pStyle w:val="ListParagraph"/>
              <w:numPr>
                <w:ilvl w:val="0"/>
                <w:numId w:val="172"/>
              </w:numPr>
              <w:rPr>
                <w:lang w:val="vi-VN"/>
              </w:rPr>
            </w:pPr>
          </w:p>
        </w:tc>
        <w:tc>
          <w:tcPr>
            <w:tcW w:w="1877" w:type="dxa"/>
            <w:shd w:val="clear" w:color="auto" w:fill="auto"/>
          </w:tcPr>
          <w:p w14:paraId="1A95EB5A" w14:textId="334BF61A" w:rsidR="000A74CE" w:rsidRPr="00C06DD2" w:rsidRDefault="000A74CE" w:rsidP="0085602D">
            <w:pPr>
              <w:keepLines/>
              <w:widowControl w:val="0"/>
              <w:rPr>
                <w:szCs w:val="26"/>
                <w:lang w:val="vi-VN"/>
              </w:rPr>
            </w:pPr>
            <w:r>
              <w:rPr>
                <w:szCs w:val="26"/>
              </w:rPr>
              <w:t>Import danh sách</w:t>
            </w:r>
            <w:r w:rsidR="00C06DD2">
              <w:rPr>
                <w:szCs w:val="26"/>
                <w:lang w:val="vi-VN"/>
              </w:rPr>
              <w:t xml:space="preserve"> rủi ro</w:t>
            </w:r>
          </w:p>
        </w:tc>
        <w:tc>
          <w:tcPr>
            <w:tcW w:w="6912" w:type="dxa"/>
            <w:shd w:val="clear" w:color="auto" w:fill="auto"/>
          </w:tcPr>
          <w:p w14:paraId="4FE6D4A3" w14:textId="77777777" w:rsidR="00364AA5" w:rsidRDefault="00364AA5" w:rsidP="00364AA5">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Hệ thống hiển thị popup cho phép NSD tải về mẫu file import và thực hiện upload file:</w:t>
            </w:r>
          </w:p>
          <w:p w14:paraId="2D49FAE6" w14:textId="77777777" w:rsidR="00635C32"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sidRPr="002D721A">
              <w:rPr>
                <w:snapToGrid/>
                <w:color w:val="auto"/>
                <w:szCs w:val="26"/>
                <w:lang w:val="vi-VN"/>
              </w:rPr>
              <w:t xml:space="preserve">Khi </w:t>
            </w:r>
            <w:r>
              <w:rPr>
                <w:snapToGrid/>
                <w:color w:val="auto"/>
                <w:szCs w:val="26"/>
                <w:lang w:val="vi-VN"/>
              </w:rPr>
              <w:t>NSD t</w:t>
            </w:r>
            <w:r w:rsidRPr="002D721A">
              <w:rPr>
                <w:snapToGrid/>
                <w:color w:val="auto"/>
                <w:szCs w:val="26"/>
                <w:lang w:val="vi-VN"/>
              </w:rPr>
              <w:t>ải về mẫu file import,</w:t>
            </w:r>
            <w:r w:rsidR="00635C32">
              <w:rPr>
                <w:snapToGrid/>
                <w:color w:val="auto"/>
                <w:szCs w:val="26"/>
                <w:lang w:val="vi-VN"/>
              </w:rPr>
              <w:t xml:space="preserve"> </w:t>
            </w:r>
            <w:r w:rsidRPr="002D721A">
              <w:rPr>
                <w:snapToGrid/>
                <w:color w:val="auto"/>
                <w:szCs w:val="26"/>
                <w:lang w:val="vi-VN"/>
              </w:rPr>
              <w:t>hệ thống sẽ lấy ra</w:t>
            </w:r>
            <w:r w:rsidR="00635C32">
              <w:rPr>
                <w:snapToGrid/>
                <w:color w:val="auto"/>
                <w:szCs w:val="26"/>
                <w:lang w:val="vi-VN"/>
              </w:rPr>
              <w:t>:</w:t>
            </w:r>
          </w:p>
          <w:p w14:paraId="657844D5" w14:textId="7B016B2B" w:rsidR="00364AA5"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lastRenderedPageBreak/>
              <w:t>d</w:t>
            </w:r>
            <w:r w:rsidR="00364AA5" w:rsidRPr="002D721A">
              <w:rPr>
                <w:snapToGrid/>
                <w:color w:val="auto"/>
                <w:szCs w:val="26"/>
                <w:lang w:val="vi-VN"/>
              </w:rPr>
              <w:t xml:space="preserve">anh mục </w:t>
            </w:r>
            <w:r w:rsidR="00364AA5">
              <w:rPr>
                <w:snapToGrid/>
                <w:color w:val="auto"/>
                <w:szCs w:val="26"/>
                <w:lang w:val="vi-VN"/>
              </w:rPr>
              <w:t>đơn vị</w:t>
            </w:r>
            <w:r w:rsidR="00364AA5" w:rsidRPr="002D721A">
              <w:rPr>
                <w:snapToGrid/>
                <w:color w:val="auto"/>
                <w:szCs w:val="26"/>
                <w:lang w:val="vi-VN"/>
              </w:rPr>
              <w:t xml:space="preserve"> </w:t>
            </w:r>
            <w:r w:rsidR="00364AA5" w:rsidRPr="002D721A">
              <w:rPr>
                <w:i/>
                <w:iCs/>
                <w:snapToGrid/>
                <w:color w:val="0070C0"/>
                <w:szCs w:val="26"/>
                <w:lang w:val="vi-VN"/>
              </w:rPr>
              <w:t xml:space="preserve">(mục </w:t>
            </w:r>
            <w:r w:rsidR="00364AA5">
              <w:rPr>
                <w:i/>
                <w:iCs/>
                <w:snapToGrid/>
                <w:color w:val="0070C0"/>
                <w:szCs w:val="26"/>
                <w:lang w:val="vi-VN"/>
              </w:rPr>
              <w:t>3.1.1</w:t>
            </w:r>
            <w:r w:rsidR="00364AA5" w:rsidRPr="002D721A">
              <w:rPr>
                <w:i/>
                <w:iCs/>
                <w:snapToGrid/>
                <w:color w:val="0070C0"/>
                <w:szCs w:val="26"/>
                <w:lang w:val="vi-VN"/>
              </w:rPr>
              <w:t>)</w:t>
            </w:r>
            <w:r w:rsidR="00364AA5">
              <w:rPr>
                <w:i/>
                <w:iCs/>
                <w:snapToGrid/>
                <w:color w:val="0070C0"/>
                <w:szCs w:val="26"/>
                <w:lang w:val="vi-VN"/>
              </w:rPr>
              <w:t xml:space="preserve"> </w:t>
            </w:r>
            <w:r w:rsidR="00364AA5" w:rsidRPr="002D721A">
              <w:rPr>
                <w:snapToGrid/>
                <w:color w:val="auto"/>
                <w:szCs w:val="26"/>
                <w:lang w:val="vi-VN"/>
              </w:rPr>
              <w:t xml:space="preserve">gồm các </w:t>
            </w:r>
            <w:r w:rsidR="00364AA5">
              <w:rPr>
                <w:snapToGrid/>
                <w:color w:val="auto"/>
                <w:szCs w:val="26"/>
                <w:lang w:val="vi-VN"/>
              </w:rPr>
              <w:t xml:space="preserve">đơn vị ở trạng thái </w:t>
            </w:r>
            <w:r>
              <w:rPr>
                <w:snapToGrid/>
                <w:color w:val="auto"/>
                <w:szCs w:val="26"/>
                <w:lang w:val="vi-VN"/>
              </w:rPr>
              <w:t>Đang hoạt động</w:t>
            </w:r>
            <w:r w:rsidR="00364AA5" w:rsidRPr="002D721A">
              <w:rPr>
                <w:snapToGrid/>
                <w:color w:val="auto"/>
                <w:szCs w:val="26"/>
                <w:lang w:val="vi-VN"/>
              </w:rPr>
              <w:t xml:space="preserve"> </w:t>
            </w:r>
            <w:r w:rsidR="00364AA5">
              <w:rPr>
                <w:snapToGrid/>
                <w:color w:val="auto"/>
                <w:szCs w:val="26"/>
                <w:lang w:val="vi-VN"/>
              </w:rPr>
              <w:t>để hiển thị dạng dropdownlist trên file</w:t>
            </w:r>
          </w:p>
          <w:p w14:paraId="00794B95" w14:textId="672F158F" w:rsidR="00635C32" w:rsidRDefault="00635C32"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hoạt động </w:t>
            </w:r>
            <w:r w:rsidRPr="00587FAF">
              <w:rPr>
                <w:i/>
                <w:iCs/>
                <w:snapToGrid/>
                <w:color w:val="0070C0"/>
                <w:szCs w:val="26"/>
                <w:lang w:val="vi-VN"/>
              </w:rPr>
              <w:t>(mục 3.1.2)</w:t>
            </w:r>
            <w:r w:rsidRPr="00587FAF">
              <w:rPr>
                <w:snapToGrid/>
                <w:color w:val="0070C0"/>
                <w:szCs w:val="26"/>
                <w:lang w:val="vi-VN"/>
              </w:rPr>
              <w:t xml:space="preserve"> </w:t>
            </w:r>
            <w:r>
              <w:rPr>
                <w:snapToGrid/>
                <w:color w:val="auto"/>
                <w:szCs w:val="26"/>
                <w:lang w:val="vi-VN"/>
              </w:rPr>
              <w:t>gồm các hoạt động ở trạng th</w:t>
            </w:r>
            <w:r w:rsidR="00587FAF">
              <w:rPr>
                <w:snapToGrid/>
                <w:color w:val="auto"/>
                <w:szCs w:val="26"/>
                <w:lang w:val="vi-VN"/>
              </w:rPr>
              <w:t>ái Đang hoạt động</w:t>
            </w:r>
            <w:r w:rsidR="00587FAF" w:rsidRPr="002D721A">
              <w:rPr>
                <w:snapToGrid/>
                <w:color w:val="auto"/>
                <w:szCs w:val="26"/>
                <w:lang w:val="vi-VN"/>
              </w:rPr>
              <w:t xml:space="preserve"> </w:t>
            </w:r>
            <w:r w:rsidR="00587FAF">
              <w:rPr>
                <w:snapToGrid/>
                <w:color w:val="auto"/>
                <w:szCs w:val="26"/>
                <w:lang w:val="vi-VN"/>
              </w:rPr>
              <w:t>để hiển thị dạng dropdownlist trên file</w:t>
            </w:r>
          </w:p>
          <w:p w14:paraId="145B0BA2" w14:textId="70DB3E03" w:rsidR="00587FAF" w:rsidRPr="00587FAF" w:rsidRDefault="00587FAF" w:rsidP="00707199">
            <w:pPr>
              <w:pStyle w:val="NormalIndent"/>
              <w:keepNext w:val="0"/>
              <w:keepLines/>
              <w:widowControl w:val="0"/>
              <w:numPr>
                <w:ilvl w:val="0"/>
                <w:numId w:val="187"/>
              </w:numPr>
              <w:spacing w:before="0" w:after="0" w:line="312" w:lineRule="auto"/>
              <w:jc w:val="left"/>
              <w:rPr>
                <w:snapToGrid/>
                <w:color w:val="auto"/>
                <w:szCs w:val="26"/>
                <w:lang w:val="vi-VN"/>
              </w:rPr>
            </w:pPr>
            <w:r>
              <w:rPr>
                <w:snapToGrid/>
                <w:color w:val="auto"/>
                <w:szCs w:val="26"/>
                <w:lang w:val="vi-VN"/>
              </w:rPr>
              <w:t xml:space="preserve">danh mục quy trình </w:t>
            </w:r>
            <w:r w:rsidRPr="00587FAF">
              <w:rPr>
                <w:i/>
                <w:iCs/>
                <w:snapToGrid/>
                <w:color w:val="0070C0"/>
                <w:szCs w:val="26"/>
                <w:lang w:val="vi-VN"/>
              </w:rPr>
              <w:t>(mục 3.1.3)</w:t>
            </w:r>
            <w:r>
              <w:rPr>
                <w:i/>
                <w:iCs/>
                <w:snapToGrid/>
                <w:color w:val="0070C0"/>
                <w:szCs w:val="26"/>
                <w:lang w:val="vi-VN"/>
              </w:rPr>
              <w:t xml:space="preserve"> </w:t>
            </w:r>
            <w:r>
              <w:rPr>
                <w:snapToGrid/>
                <w:color w:val="auto"/>
                <w:szCs w:val="26"/>
                <w:lang w:val="vi-VN"/>
              </w:rPr>
              <w:t xml:space="preserve">gồm các hoạt động ở trạng thái </w:t>
            </w:r>
            <w:r w:rsidR="00CD4AA0">
              <w:rPr>
                <w:snapToGrid/>
                <w:color w:val="auto"/>
                <w:szCs w:val="26"/>
                <w:lang w:val="vi-VN"/>
              </w:rPr>
              <w:t>Sử dụng</w:t>
            </w:r>
            <w:r w:rsidRPr="002D721A">
              <w:rPr>
                <w:snapToGrid/>
                <w:color w:val="auto"/>
                <w:szCs w:val="26"/>
                <w:lang w:val="vi-VN"/>
              </w:rPr>
              <w:t xml:space="preserve"> </w:t>
            </w:r>
            <w:r>
              <w:rPr>
                <w:snapToGrid/>
                <w:color w:val="auto"/>
                <w:szCs w:val="26"/>
                <w:lang w:val="vi-VN"/>
              </w:rPr>
              <w:t>để hiển thị dạng dropdownlist trên file</w:t>
            </w:r>
          </w:p>
          <w:p w14:paraId="51F5947E" w14:textId="604EDEF1" w:rsidR="00364AA5"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 xml:space="preserve">File import thành công, các </w:t>
            </w:r>
            <w:r w:rsidR="00CD4AA0">
              <w:rPr>
                <w:snapToGrid/>
                <w:color w:val="auto"/>
                <w:szCs w:val="26"/>
                <w:lang w:val="vi-VN"/>
              </w:rPr>
              <w:t>bản ghi</w:t>
            </w:r>
            <w:r>
              <w:rPr>
                <w:snapToGrid/>
                <w:color w:val="auto"/>
                <w:szCs w:val="26"/>
                <w:lang w:val="vi-VN"/>
              </w:rPr>
              <w:t xml:space="preserve"> trong file sẽ được thêm mới vào hệ thống</w:t>
            </w:r>
          </w:p>
          <w:p w14:paraId="554E7BF1" w14:textId="77777777" w:rsidR="00364AA5" w:rsidRPr="002D721A" w:rsidRDefault="00364AA5" w:rsidP="00364AA5">
            <w:pPr>
              <w:pStyle w:val="NormalIndent"/>
              <w:keepNext w:val="0"/>
              <w:keepLines/>
              <w:widowControl w:val="0"/>
              <w:numPr>
                <w:ilvl w:val="0"/>
                <w:numId w:val="119"/>
              </w:numPr>
              <w:spacing w:before="0" w:after="0" w:line="312" w:lineRule="auto"/>
              <w:jc w:val="left"/>
              <w:rPr>
                <w:snapToGrid/>
                <w:color w:val="auto"/>
                <w:szCs w:val="26"/>
                <w:lang w:val="vi-VN"/>
              </w:rPr>
            </w:pPr>
            <w:r>
              <w:rPr>
                <w:snapToGrid/>
                <w:color w:val="auto"/>
                <w:szCs w:val="26"/>
                <w:lang w:val="vi-VN"/>
              </w:rPr>
              <w:t>File lỗi dữ liệu: hệ thống cho phép tải về file có đánh dấu các bản ghi bị lỗi và không import được cả file chứa bản ghi bị lỗi đó</w:t>
            </w:r>
          </w:p>
          <w:p w14:paraId="30A999F5" w14:textId="77777777"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File mẫu import:</w:t>
            </w:r>
          </w:p>
          <w:bookmarkStart w:id="110" w:name="_MON_1694429541"/>
          <w:bookmarkEnd w:id="110"/>
          <w:p w14:paraId="20CE6D98" w14:textId="7ECAE27C" w:rsidR="000A74CE" w:rsidRDefault="006C4854" w:rsidP="0085602D">
            <w:pPr>
              <w:pStyle w:val="NormalIndent"/>
              <w:keepNext w:val="0"/>
              <w:keepLines/>
              <w:widowControl w:val="0"/>
              <w:numPr>
                <w:ilvl w:val="0"/>
                <w:numId w:val="0"/>
              </w:numPr>
              <w:spacing w:before="0" w:after="0" w:line="312" w:lineRule="auto"/>
              <w:ind w:left="360"/>
              <w:jc w:val="left"/>
              <w:rPr>
                <w:snapToGrid/>
                <w:color w:val="auto"/>
                <w:szCs w:val="26"/>
              </w:rPr>
            </w:pPr>
            <w:r w:rsidRPr="006C4854">
              <w:rPr>
                <w:noProof/>
                <w:snapToGrid/>
                <w:color w:val="auto"/>
                <w:szCs w:val="26"/>
              </w:rPr>
              <w:object w:dxaOrig="1520" w:dyaOrig="1000" w14:anchorId="11A460F5">
                <v:shape id="_x0000_i1025" type="#_x0000_t75" alt="" style="width:75.35pt;height:48.55pt;mso-width-percent:0;mso-height-percent:0;mso-width-percent:0;mso-height-percent:0" o:ole="">
                  <v:imagedata r:id="rId62" o:title=""/>
                </v:shape>
                <o:OLEObject Type="Embed" ProgID="Excel.Sheet.12" ShapeID="_x0000_i1025" DrawAspect="Icon" ObjectID="_1697661206" r:id="rId63"/>
              </w:object>
            </w:r>
          </w:p>
          <w:p w14:paraId="75841E92" w14:textId="20C91E3B" w:rsidR="00971F66" w:rsidRPr="00971F66" w:rsidRDefault="00971F66" w:rsidP="00971F6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Giao diện: tương tự giao diện import danh mục đơn vị (mục 3.1.1)</w:t>
            </w:r>
          </w:p>
        </w:tc>
      </w:tr>
      <w:tr w:rsidR="000A74CE" w:rsidRPr="002F4F88" w14:paraId="31792299" w14:textId="77777777" w:rsidTr="0085602D">
        <w:tc>
          <w:tcPr>
            <w:tcW w:w="817" w:type="dxa"/>
            <w:shd w:val="clear" w:color="auto" w:fill="auto"/>
          </w:tcPr>
          <w:p w14:paraId="56009C26" w14:textId="77777777" w:rsidR="000A74CE" w:rsidRPr="002F4F88" w:rsidRDefault="000A74CE" w:rsidP="00707199">
            <w:pPr>
              <w:pStyle w:val="ListParagraph"/>
              <w:numPr>
                <w:ilvl w:val="0"/>
                <w:numId w:val="172"/>
              </w:numPr>
            </w:pPr>
          </w:p>
        </w:tc>
        <w:tc>
          <w:tcPr>
            <w:tcW w:w="1877" w:type="dxa"/>
            <w:shd w:val="clear" w:color="auto" w:fill="auto"/>
          </w:tcPr>
          <w:p w14:paraId="70733505" w14:textId="77777777" w:rsidR="000A74CE" w:rsidRPr="002F4F88" w:rsidRDefault="000A74CE" w:rsidP="0085602D">
            <w:pPr>
              <w:keepLines/>
              <w:widowControl w:val="0"/>
              <w:rPr>
                <w:szCs w:val="26"/>
              </w:rPr>
            </w:pPr>
            <w:r>
              <w:rPr>
                <w:szCs w:val="26"/>
              </w:rPr>
              <w:t>Sửa thông tin</w:t>
            </w:r>
          </w:p>
        </w:tc>
        <w:tc>
          <w:tcPr>
            <w:tcW w:w="6912" w:type="dxa"/>
            <w:shd w:val="clear" w:color="auto" w:fill="auto"/>
          </w:tcPr>
          <w:p w14:paraId="0EC5EB25" w14:textId="5953B3C5" w:rsidR="000A74CE" w:rsidRDefault="0094252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0A74CE">
              <w:rPr>
                <w:snapToGrid/>
                <w:color w:val="auto"/>
                <w:szCs w:val="26"/>
              </w:rPr>
              <w:t xml:space="preserve">ho phép NSD sửa thông tin </w:t>
            </w:r>
            <w:r>
              <w:rPr>
                <w:snapToGrid/>
                <w:color w:val="auto"/>
                <w:szCs w:val="26"/>
              </w:rPr>
              <w:t>rủi ro</w:t>
            </w:r>
            <w:r w:rsidR="000A74CE">
              <w:rPr>
                <w:snapToGrid/>
                <w:color w:val="auto"/>
                <w:szCs w:val="26"/>
              </w:rPr>
              <w:t xml:space="preserve"> </w:t>
            </w:r>
          </w:p>
          <w:p w14:paraId="59DA9453" w14:textId="377C0CFD"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w:t>
            </w:r>
            <w:r w:rsidR="0094252C">
              <w:rPr>
                <w:snapToGrid/>
                <w:color w:val="auto"/>
                <w:szCs w:val="26"/>
              </w:rPr>
              <w:t>rủi ro</w:t>
            </w:r>
            <w:r>
              <w:rPr>
                <w:snapToGrid/>
                <w:color w:val="auto"/>
                <w:szCs w:val="26"/>
              </w:rPr>
              <w:t xml:space="preserve"> từ sử dụng thành không sử dụng, </w:t>
            </w:r>
            <w:r w:rsidR="0094252C">
              <w:rPr>
                <w:snapToGrid/>
                <w:color w:val="auto"/>
                <w:szCs w:val="26"/>
              </w:rPr>
              <w:t>rủi ro đó</w:t>
            </w:r>
            <w:r>
              <w:rPr>
                <w:snapToGrid/>
                <w:color w:val="auto"/>
                <w:szCs w:val="26"/>
              </w:rPr>
              <w:t xml:space="preserve"> sẽ không được sử dụng để đánh giá </w:t>
            </w:r>
            <w:r w:rsidR="0094252C">
              <w:rPr>
                <w:snapToGrid/>
                <w:color w:val="auto"/>
                <w:szCs w:val="26"/>
              </w:rPr>
              <w:t>rủi ro</w:t>
            </w:r>
            <w:r>
              <w:rPr>
                <w:snapToGrid/>
                <w:color w:val="auto"/>
                <w:szCs w:val="26"/>
              </w:rPr>
              <w:t xml:space="preserve"> cấp độ quy trình.</w:t>
            </w:r>
          </w:p>
        </w:tc>
      </w:tr>
      <w:tr w:rsidR="000A74CE" w:rsidRPr="002F4F88" w14:paraId="0139D61A" w14:textId="77777777" w:rsidTr="0085602D">
        <w:tc>
          <w:tcPr>
            <w:tcW w:w="817" w:type="dxa"/>
            <w:shd w:val="clear" w:color="auto" w:fill="auto"/>
          </w:tcPr>
          <w:p w14:paraId="0F311762" w14:textId="77777777" w:rsidR="000A74CE" w:rsidRPr="002F4F88" w:rsidRDefault="000A74CE" w:rsidP="00707199">
            <w:pPr>
              <w:pStyle w:val="ListParagraph"/>
              <w:numPr>
                <w:ilvl w:val="0"/>
                <w:numId w:val="172"/>
              </w:numPr>
            </w:pPr>
          </w:p>
        </w:tc>
        <w:tc>
          <w:tcPr>
            <w:tcW w:w="1877" w:type="dxa"/>
            <w:shd w:val="clear" w:color="auto" w:fill="auto"/>
          </w:tcPr>
          <w:p w14:paraId="695ACF3C" w14:textId="77777777" w:rsidR="000A74CE" w:rsidRPr="002F4F88" w:rsidRDefault="000A74CE" w:rsidP="0085602D">
            <w:pPr>
              <w:keepLines/>
              <w:widowControl w:val="0"/>
              <w:rPr>
                <w:szCs w:val="26"/>
              </w:rPr>
            </w:pPr>
            <w:r>
              <w:rPr>
                <w:szCs w:val="26"/>
              </w:rPr>
              <w:t>Xem chi tiết</w:t>
            </w:r>
          </w:p>
        </w:tc>
        <w:tc>
          <w:tcPr>
            <w:tcW w:w="6912" w:type="dxa"/>
            <w:shd w:val="clear" w:color="auto" w:fill="auto"/>
          </w:tcPr>
          <w:p w14:paraId="5BCD1952" w14:textId="66BD2D48"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xem chi tiết </w:t>
            </w:r>
            <w:r w:rsidR="00021BF0">
              <w:rPr>
                <w:snapToGrid/>
                <w:color w:val="auto"/>
                <w:szCs w:val="26"/>
              </w:rPr>
              <w:t>rủi ro</w:t>
            </w:r>
            <w:r w:rsidR="00800A26">
              <w:rPr>
                <w:snapToGrid/>
                <w:color w:val="auto"/>
                <w:szCs w:val="26"/>
                <w:lang w:val="vi-VN"/>
              </w:rPr>
              <w:t xml:space="preserve"> trên cùng màn hình danh sách rủi ro</w:t>
            </w:r>
            <w:r>
              <w:rPr>
                <w:snapToGrid/>
                <w:color w:val="auto"/>
                <w:szCs w:val="26"/>
              </w:rPr>
              <w:t xml:space="preserve">. Thông tin hiển thị đúng với thông tin lần cập nhật cuối cùng. Ngoài ra, hệ thống hiển thị thêm các thông tin: </w:t>
            </w:r>
            <w:r w:rsidR="00021BF0">
              <w:rPr>
                <w:snapToGrid/>
                <w:color w:val="auto"/>
                <w:szCs w:val="26"/>
              </w:rPr>
              <w:t>N</w:t>
            </w:r>
            <w:r>
              <w:rPr>
                <w:snapToGrid/>
                <w:color w:val="auto"/>
                <w:szCs w:val="26"/>
              </w:rPr>
              <w:t>gười tạo, Ngày tạo, Người sửa, Ngày sửa và danh sách kiểm soát</w:t>
            </w:r>
            <w:r w:rsidR="00906801">
              <w:rPr>
                <w:snapToGrid/>
                <w:color w:val="auto"/>
                <w:szCs w:val="26"/>
                <w:lang w:val="vi-VN"/>
              </w:rPr>
              <w:t xml:space="preserve"> liên quan đến rủi ro (</w:t>
            </w:r>
            <w:r w:rsidR="00906801" w:rsidRPr="00906801">
              <w:rPr>
                <w:i/>
                <w:iCs/>
                <w:snapToGrid/>
                <w:color w:val="0070C0"/>
                <w:szCs w:val="26"/>
                <w:lang w:val="vi-VN"/>
              </w:rPr>
              <w:t>mục 5.3.2</w:t>
            </w:r>
            <w:r w:rsidR="00906801">
              <w:rPr>
                <w:snapToGrid/>
                <w:color w:val="auto"/>
                <w:szCs w:val="26"/>
                <w:lang w:val="vi-VN"/>
              </w:rPr>
              <w:t>)</w:t>
            </w:r>
          </w:p>
          <w:p w14:paraId="66514789" w14:textId="7E831756"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Kiểm soát </w:t>
            </w:r>
            <w:r w:rsidR="003F1519">
              <w:rPr>
                <w:snapToGrid/>
                <w:color w:val="auto"/>
                <w:szCs w:val="26"/>
                <w:lang w:val="vi-VN"/>
              </w:rPr>
              <w:t>của rủi ro hiển th</w:t>
            </w:r>
            <w:r>
              <w:rPr>
                <w:snapToGrid/>
                <w:color w:val="auto"/>
                <w:szCs w:val="26"/>
              </w:rPr>
              <w:t>ị các thông tin:</w:t>
            </w:r>
          </w:p>
          <w:p w14:paraId="67711710" w14:textId="5CDEBE4B" w:rsidR="003F1519" w:rsidRDefault="003F1519"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STT</w:t>
            </w:r>
          </w:p>
          <w:p w14:paraId="5732506C" w14:textId="2B2C8EDA"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Mã kiểm soát</w:t>
            </w:r>
          </w:p>
          <w:p w14:paraId="40443087"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Tên kiểm soát</w:t>
            </w:r>
          </w:p>
          <w:p w14:paraId="7A13BB91" w14:textId="015F7FE5"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Tần suất</w:t>
            </w:r>
            <w:r w:rsidR="00C532C6">
              <w:rPr>
                <w:snapToGrid/>
                <w:color w:val="auto"/>
                <w:szCs w:val="26"/>
                <w:lang w:val="vi-VN"/>
              </w:rPr>
              <w:t xml:space="preserve"> kiểm soát</w:t>
            </w:r>
          </w:p>
          <w:p w14:paraId="620FA06F"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Loại kiểm soát</w:t>
            </w:r>
          </w:p>
          <w:p w14:paraId="3174E1C5" w14:textId="77777777" w:rsidR="000A74CE" w:rsidRDefault="000A74CE" w:rsidP="00707199">
            <w:pPr>
              <w:pStyle w:val="NormalIndent"/>
              <w:keepNext w:val="0"/>
              <w:keepLines/>
              <w:widowControl w:val="0"/>
              <w:numPr>
                <w:ilvl w:val="0"/>
                <w:numId w:val="174"/>
              </w:numPr>
              <w:spacing w:before="0" w:after="0" w:line="312" w:lineRule="auto"/>
              <w:jc w:val="left"/>
              <w:rPr>
                <w:snapToGrid/>
                <w:color w:val="auto"/>
                <w:szCs w:val="26"/>
              </w:rPr>
            </w:pPr>
            <w:r>
              <w:rPr>
                <w:snapToGrid/>
                <w:color w:val="auto"/>
                <w:szCs w:val="26"/>
              </w:rPr>
              <w:t>Hình thức kiểm soát</w:t>
            </w:r>
          </w:p>
          <w:p w14:paraId="5C5D4556" w14:textId="65C9877E" w:rsidR="00800A26" w:rsidRPr="00800A26" w:rsidRDefault="00800A26" w:rsidP="00800A26">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lastRenderedPageBreak/>
              <w:t>Giao diện</w:t>
            </w:r>
            <w:r>
              <w:rPr>
                <w:snapToGrid/>
                <w:color w:val="auto"/>
                <w:szCs w:val="26"/>
                <w:lang w:val="vi-VN"/>
              </w:rPr>
              <w:t xml:space="preserve">: </w:t>
            </w:r>
            <w:hyperlink r:id="rId64" w:history="1">
              <w:r w:rsidRPr="00A779BB">
                <w:rPr>
                  <w:rStyle w:val="Hyperlink"/>
                  <w:snapToGrid/>
                  <w:szCs w:val="26"/>
                  <w:lang w:val="vi-VN"/>
                </w:rPr>
                <w:t>https://f2z0rj.axshare.com/#id=92chij&amp;p=ds_rui_ro_cap_do_quy_trinh&amp;c=1</w:t>
              </w:r>
            </w:hyperlink>
          </w:p>
        </w:tc>
      </w:tr>
      <w:tr w:rsidR="000A74CE" w:rsidRPr="002F4F88" w14:paraId="71E3D4F7" w14:textId="77777777" w:rsidTr="0085602D">
        <w:tc>
          <w:tcPr>
            <w:tcW w:w="817" w:type="dxa"/>
            <w:shd w:val="clear" w:color="auto" w:fill="auto"/>
          </w:tcPr>
          <w:p w14:paraId="22D75F77" w14:textId="77777777" w:rsidR="000A74CE" w:rsidRPr="002F4F88" w:rsidRDefault="000A74CE" w:rsidP="00707199">
            <w:pPr>
              <w:pStyle w:val="ListParagraph"/>
              <w:numPr>
                <w:ilvl w:val="0"/>
                <w:numId w:val="172"/>
              </w:numPr>
            </w:pPr>
          </w:p>
        </w:tc>
        <w:tc>
          <w:tcPr>
            <w:tcW w:w="1877" w:type="dxa"/>
            <w:shd w:val="clear" w:color="auto" w:fill="auto"/>
          </w:tcPr>
          <w:p w14:paraId="3B761EAA" w14:textId="77777777" w:rsidR="000A74CE" w:rsidRPr="002F4F88" w:rsidRDefault="000A74CE" w:rsidP="0085602D">
            <w:pPr>
              <w:keepLines/>
              <w:widowControl w:val="0"/>
              <w:rPr>
                <w:szCs w:val="26"/>
              </w:rPr>
            </w:pPr>
            <w:r>
              <w:rPr>
                <w:szCs w:val="26"/>
              </w:rPr>
              <w:t>Xóa</w:t>
            </w:r>
          </w:p>
        </w:tc>
        <w:tc>
          <w:tcPr>
            <w:tcW w:w="6912" w:type="dxa"/>
            <w:shd w:val="clear" w:color="auto" w:fill="auto"/>
          </w:tcPr>
          <w:p w14:paraId="3D833B35" w14:textId="125FD100"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xóa </w:t>
            </w:r>
            <w:r w:rsidR="00E126A9">
              <w:rPr>
                <w:snapToGrid/>
                <w:color w:val="auto"/>
                <w:szCs w:val="26"/>
              </w:rPr>
              <w:t>rủi ro</w:t>
            </w:r>
            <w:r>
              <w:rPr>
                <w:snapToGrid/>
                <w:color w:val="auto"/>
                <w:szCs w:val="26"/>
              </w:rPr>
              <w:t xml:space="preserve"> </w:t>
            </w:r>
          </w:p>
          <w:p w14:paraId="3C750F96" w14:textId="7FDFE299" w:rsidR="000A74CE" w:rsidRPr="002F4F88" w:rsidRDefault="000A74CE" w:rsidP="0085602D">
            <w:pPr>
              <w:pStyle w:val="NormalIndent"/>
              <w:keepNext w:val="0"/>
              <w:keepLines/>
              <w:widowControl w:val="0"/>
              <w:numPr>
                <w:ilvl w:val="0"/>
                <w:numId w:val="15"/>
              </w:numPr>
              <w:spacing w:before="0" w:after="0" w:line="312" w:lineRule="auto"/>
              <w:jc w:val="left"/>
              <w:rPr>
                <w:snapToGrid/>
                <w:color w:val="auto"/>
                <w:szCs w:val="26"/>
              </w:rPr>
            </w:pPr>
            <w:r w:rsidRPr="00800A26">
              <w:rPr>
                <w:snapToGrid/>
                <w:color w:val="auto"/>
                <w:szCs w:val="26"/>
              </w:rPr>
              <w:t xml:space="preserve">Không cho phép xóa </w:t>
            </w:r>
            <w:r w:rsidR="000C2C10" w:rsidRPr="00800A26">
              <w:rPr>
                <w:snapToGrid/>
                <w:color w:val="auto"/>
                <w:szCs w:val="26"/>
              </w:rPr>
              <w:t>rủi ro</w:t>
            </w:r>
            <w:r w:rsidRPr="00800A26">
              <w:rPr>
                <w:snapToGrid/>
                <w:color w:val="auto"/>
                <w:szCs w:val="26"/>
              </w:rPr>
              <w:t xml:space="preserve"> đã được sử dụng để đánh giá rủi ro cấp độ quy trình.</w:t>
            </w:r>
          </w:p>
        </w:tc>
      </w:tr>
      <w:tr w:rsidR="000A74CE" w:rsidRPr="002F4F88" w14:paraId="48E01054" w14:textId="77777777" w:rsidTr="0085602D">
        <w:tc>
          <w:tcPr>
            <w:tcW w:w="817" w:type="dxa"/>
            <w:shd w:val="clear" w:color="auto" w:fill="auto"/>
          </w:tcPr>
          <w:p w14:paraId="4C6E0203" w14:textId="77777777" w:rsidR="000A74CE" w:rsidRPr="002F4F88" w:rsidRDefault="000A74CE" w:rsidP="00707199">
            <w:pPr>
              <w:pStyle w:val="ListParagraph"/>
              <w:numPr>
                <w:ilvl w:val="0"/>
                <w:numId w:val="172"/>
              </w:numPr>
            </w:pPr>
          </w:p>
        </w:tc>
        <w:tc>
          <w:tcPr>
            <w:tcW w:w="1877" w:type="dxa"/>
            <w:shd w:val="clear" w:color="auto" w:fill="auto"/>
          </w:tcPr>
          <w:p w14:paraId="335017B7" w14:textId="77777777" w:rsidR="000A74CE" w:rsidRPr="002F4F88" w:rsidRDefault="000A74CE" w:rsidP="0085602D">
            <w:pPr>
              <w:keepLines/>
              <w:widowControl w:val="0"/>
              <w:rPr>
                <w:szCs w:val="26"/>
              </w:rPr>
            </w:pPr>
            <w:r>
              <w:rPr>
                <w:szCs w:val="26"/>
              </w:rPr>
              <w:t>Tìm kiếm</w:t>
            </w:r>
          </w:p>
        </w:tc>
        <w:tc>
          <w:tcPr>
            <w:tcW w:w="6912" w:type="dxa"/>
            <w:shd w:val="clear" w:color="auto" w:fill="auto"/>
          </w:tcPr>
          <w:p w14:paraId="22AA8D2A" w14:textId="1D7B03B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7B779A">
              <w:rPr>
                <w:snapToGrid/>
                <w:color w:val="auto"/>
                <w:szCs w:val="26"/>
              </w:rPr>
              <w:t>rủi ro</w:t>
            </w:r>
            <w:r>
              <w:rPr>
                <w:snapToGrid/>
                <w:color w:val="auto"/>
                <w:szCs w:val="26"/>
              </w:rPr>
              <w:t xml:space="preserve"> hiển thị các thông tin:</w:t>
            </w:r>
          </w:p>
          <w:p w14:paraId="03F65B41" w14:textId="2DE0359F" w:rsidR="000A74CE" w:rsidRDefault="007B779A" w:rsidP="00707199">
            <w:pPr>
              <w:pStyle w:val="NormalIndent"/>
              <w:keepNext w:val="0"/>
              <w:keepLines/>
              <w:widowControl w:val="0"/>
              <w:numPr>
                <w:ilvl w:val="0"/>
                <w:numId w:val="175"/>
              </w:numPr>
              <w:spacing w:before="0" w:after="0" w:line="312" w:lineRule="auto"/>
              <w:jc w:val="left"/>
              <w:rPr>
                <w:snapToGrid/>
                <w:color w:val="auto"/>
                <w:szCs w:val="26"/>
              </w:rPr>
            </w:pPr>
            <w:r>
              <w:rPr>
                <w:snapToGrid/>
                <w:color w:val="auto"/>
                <w:szCs w:val="26"/>
              </w:rPr>
              <w:t xml:space="preserve">Mã và tên </w:t>
            </w:r>
            <w:r w:rsidR="00B57C73">
              <w:rPr>
                <w:snapToGrid/>
                <w:color w:val="auto"/>
                <w:szCs w:val="26"/>
              </w:rPr>
              <w:t>rủi ro</w:t>
            </w:r>
          </w:p>
          <w:p w14:paraId="453F02D1" w14:textId="3F1DAA2B"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được sắp xếp theo ngày tạo: </w:t>
            </w:r>
            <w:r w:rsidR="00B97C2C">
              <w:rPr>
                <w:snapToGrid/>
                <w:color w:val="auto"/>
                <w:szCs w:val="26"/>
              </w:rPr>
              <w:t>từ mới đến cũ</w:t>
            </w:r>
          </w:p>
          <w:p w14:paraId="1D5BF162" w14:textId="5B4FC52D" w:rsidR="000A74CE" w:rsidRDefault="000A74CE"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cho phép tìm kiếm theo các tiêu chí:</w:t>
            </w:r>
          </w:p>
          <w:p w14:paraId="6B47EDD4" w14:textId="4ACF1923" w:rsidR="000A74CE" w:rsidRPr="00474D4E" w:rsidRDefault="000A74C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sidR="00474D4E">
              <w:rPr>
                <w:snapToGrid/>
                <w:color w:val="auto"/>
                <w:szCs w:val="26"/>
                <w:lang w:val="vi-VN"/>
              </w:rPr>
              <w:t xml:space="preserve"> liên quan</w:t>
            </w:r>
          </w:p>
          <w:p w14:paraId="060424DE" w14:textId="1AE0FCFB"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417BC4D1" w14:textId="77777777" w:rsidR="000A74CE" w:rsidRDefault="000A74C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443A67DB" w14:textId="4AFD5936"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44C1E4F7" w14:textId="77777777" w:rsidR="00474D4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Mã rủi ro</w:t>
            </w:r>
          </w:p>
          <w:p w14:paraId="0FAF25E9" w14:textId="4FE05FFB" w:rsidR="000A74CE" w:rsidRDefault="00474D4E"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Tên rủi ro</w:t>
            </w:r>
          </w:p>
          <w:p w14:paraId="6DCEFF6A" w14:textId="19B0EE53" w:rsidR="00460E82" w:rsidRPr="00460E82" w:rsidRDefault="00460E82" w:rsidP="00460E82">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 xml:space="preserve">Cho phép xem chi tiết từng bản ghi trên </w:t>
            </w:r>
            <w:r w:rsidR="000A1BB4">
              <w:rPr>
                <w:snapToGrid/>
                <w:color w:val="auto"/>
                <w:szCs w:val="26"/>
              </w:rPr>
              <w:t xml:space="preserve">cùng </w:t>
            </w:r>
            <w:r>
              <w:rPr>
                <w:snapToGrid/>
                <w:color w:val="auto"/>
                <w:szCs w:val="26"/>
              </w:rPr>
              <w:t>màn</w:t>
            </w:r>
            <w:r w:rsidR="000A1BB4">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D4E1DF5" w14:textId="1BCA6939" w:rsidR="00474D4E" w:rsidRPr="00474D4E" w:rsidRDefault="00474D4E" w:rsidP="00474D4E">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hyperlink r:id="rId65" w:history="1">
              <w:r w:rsidRPr="00A779BB">
                <w:rPr>
                  <w:rStyle w:val="Hyperlink"/>
                  <w:snapToGrid/>
                  <w:szCs w:val="26"/>
                  <w:lang w:val="vi-VN"/>
                </w:rPr>
                <w:t>https://f2z0rj.axshare.com/#id=92chij&amp;p=ds_rui_ro_cap_do_quy_trinh&amp;c=1</w:t>
              </w:r>
            </w:hyperlink>
          </w:p>
        </w:tc>
      </w:tr>
    </w:tbl>
    <w:p w14:paraId="11ADB342" w14:textId="0B2D6595" w:rsidR="008B1AFB" w:rsidRDefault="008B1AFB" w:rsidP="0054787D">
      <w:pPr>
        <w:pStyle w:val="tvHeading111"/>
        <w:rPr>
          <w:lang w:val="vi-VN"/>
        </w:rPr>
      </w:pPr>
      <w:bookmarkStart w:id="111" w:name="_Toc87047333"/>
      <w:r>
        <w:t>Danh</w:t>
      </w:r>
      <w:r>
        <w:rPr>
          <w:lang w:val="vi-VN"/>
        </w:rPr>
        <w:t xml:space="preserve"> mục kiểm soát</w:t>
      </w:r>
      <w:bookmarkEnd w:id="111"/>
    </w:p>
    <w:p w14:paraId="6D50EEEB" w14:textId="4A6CD6D0" w:rsidR="00BC2F8C" w:rsidRPr="00BC2F8C" w:rsidRDefault="00BC2F8C" w:rsidP="00BC2F8C">
      <w:pPr>
        <w:rPr>
          <w:lang w:val="vi-VN"/>
        </w:rPr>
      </w:pPr>
      <w:r w:rsidRPr="00BC2F8C">
        <w:rPr>
          <w:b/>
          <w:bCs/>
          <w:szCs w:val="26"/>
          <w:lang w:val="vi-VN"/>
        </w:rPr>
        <w:t xml:space="preserve">Mục đích: </w:t>
      </w:r>
      <w:r w:rsidR="00FC4DE5" w:rsidRPr="00FC4DE5">
        <w:rPr>
          <w:szCs w:val="26"/>
          <w:lang w:val="vi-VN"/>
        </w:rPr>
        <w:t>quản lý</w:t>
      </w:r>
      <w:r w:rsidRPr="00BC2F8C">
        <w:rPr>
          <w:bCs/>
          <w:szCs w:val="26"/>
          <w:lang w:val="vi-VN"/>
        </w:rPr>
        <w:t xml:space="preserve"> các </w:t>
      </w:r>
      <w:r w:rsidR="00EF7491">
        <w:rPr>
          <w:bCs/>
          <w:szCs w:val="26"/>
          <w:lang w:val="vi-VN"/>
        </w:rPr>
        <w:t xml:space="preserve">hoạt động </w:t>
      </w:r>
      <w:r w:rsidRPr="00BC2F8C">
        <w:rPr>
          <w:bCs/>
          <w:szCs w:val="26"/>
          <w:lang w:val="vi-VN"/>
        </w:rPr>
        <w:t>kiểm soát</w:t>
      </w:r>
      <w:r w:rsidR="00EF7491">
        <w:rPr>
          <w:bCs/>
          <w:szCs w:val="26"/>
          <w:lang w:val="vi-VN"/>
        </w:rPr>
        <w:t>, chốt kiểm soát</w:t>
      </w:r>
      <w:r w:rsidRPr="00BC2F8C">
        <w:rPr>
          <w:bCs/>
          <w:szCs w:val="26"/>
          <w:lang w:val="vi-VN"/>
        </w:rPr>
        <w:t xml:space="preserve"> </w:t>
      </w:r>
      <w:r w:rsidR="00EF7491">
        <w:rPr>
          <w:bCs/>
          <w:szCs w:val="26"/>
          <w:lang w:val="vi-VN"/>
        </w:rPr>
        <w:t>cho các rủi ro trong các quy trình</w:t>
      </w:r>
    </w:p>
    <w:p w14:paraId="54EA936C" w14:textId="0EFF6A94" w:rsidR="00BC2F8C" w:rsidRPr="00BC2F8C" w:rsidRDefault="00BC2F8C" w:rsidP="00BC2F8C">
      <w:pPr>
        <w:rPr>
          <w:lang w:val="vi-VN"/>
        </w:rPr>
      </w:pPr>
      <w:r w:rsidRPr="00BC2F8C">
        <w:rPr>
          <w:b/>
          <w:bCs/>
          <w:szCs w:val="26"/>
          <w:lang w:val="vi-VN"/>
        </w:rPr>
        <w:t>Vai trò thực hiện:</w:t>
      </w:r>
      <w:r w:rsidRPr="00BC2F8C">
        <w:rPr>
          <w:szCs w:val="26"/>
          <w:lang w:val="vi-VN"/>
        </w:rPr>
        <w:t xml:space="preserve"> </w:t>
      </w:r>
      <w:r w:rsidR="00851D0E">
        <w:rPr>
          <w:szCs w:val="26"/>
          <w:lang w:val="vi-VN"/>
        </w:rPr>
        <w:t>trưởng KTNB, KTV</w:t>
      </w:r>
    </w:p>
    <w:p w14:paraId="46267F5C" w14:textId="77777777" w:rsidR="00BC2F8C" w:rsidRPr="002F4F88" w:rsidRDefault="00BC2F8C" w:rsidP="00BC2F8C">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BC2F8C" w:rsidRPr="002F4F88" w14:paraId="78D9127B" w14:textId="77777777" w:rsidTr="0085602D">
        <w:trPr>
          <w:trHeight w:val="449"/>
        </w:trPr>
        <w:tc>
          <w:tcPr>
            <w:tcW w:w="817" w:type="dxa"/>
            <w:shd w:val="clear" w:color="auto" w:fill="auto"/>
          </w:tcPr>
          <w:p w14:paraId="4DF0C031" w14:textId="77777777" w:rsidR="00BC2F8C" w:rsidRPr="002F4F88" w:rsidRDefault="00BC2F8C" w:rsidP="0085602D">
            <w:pPr>
              <w:keepLines/>
              <w:widowControl w:val="0"/>
              <w:jc w:val="both"/>
              <w:rPr>
                <w:b/>
                <w:bCs/>
                <w:szCs w:val="26"/>
              </w:rPr>
            </w:pPr>
            <w:r w:rsidRPr="002F4F88">
              <w:rPr>
                <w:b/>
                <w:bCs/>
                <w:szCs w:val="26"/>
              </w:rPr>
              <w:t>STT</w:t>
            </w:r>
          </w:p>
        </w:tc>
        <w:tc>
          <w:tcPr>
            <w:tcW w:w="1877" w:type="dxa"/>
            <w:shd w:val="clear" w:color="auto" w:fill="auto"/>
          </w:tcPr>
          <w:p w14:paraId="2809F47D" w14:textId="77777777" w:rsidR="00BC2F8C" w:rsidRPr="002F4F88" w:rsidRDefault="00BC2F8C" w:rsidP="0085602D">
            <w:pPr>
              <w:keepLines/>
              <w:widowControl w:val="0"/>
              <w:jc w:val="both"/>
              <w:rPr>
                <w:b/>
                <w:bCs/>
                <w:szCs w:val="26"/>
              </w:rPr>
            </w:pPr>
            <w:r w:rsidRPr="002F4F88">
              <w:rPr>
                <w:b/>
                <w:bCs/>
                <w:szCs w:val="26"/>
              </w:rPr>
              <w:t>Chức năng</w:t>
            </w:r>
          </w:p>
        </w:tc>
        <w:tc>
          <w:tcPr>
            <w:tcW w:w="6912" w:type="dxa"/>
            <w:shd w:val="clear" w:color="auto" w:fill="auto"/>
          </w:tcPr>
          <w:p w14:paraId="20F52D56" w14:textId="77777777" w:rsidR="00BC2F8C" w:rsidRPr="002F4F88" w:rsidRDefault="00BC2F8C" w:rsidP="0085602D">
            <w:pPr>
              <w:keepLines/>
              <w:widowControl w:val="0"/>
              <w:jc w:val="both"/>
              <w:rPr>
                <w:b/>
                <w:bCs/>
                <w:szCs w:val="26"/>
              </w:rPr>
            </w:pPr>
            <w:r w:rsidRPr="002F4F88">
              <w:rPr>
                <w:b/>
                <w:bCs/>
                <w:szCs w:val="26"/>
              </w:rPr>
              <w:t>Mô tả</w:t>
            </w:r>
          </w:p>
        </w:tc>
      </w:tr>
      <w:tr w:rsidR="00BC2F8C" w:rsidRPr="00BA722E" w14:paraId="3E9D8CF5" w14:textId="77777777" w:rsidTr="0085602D">
        <w:tc>
          <w:tcPr>
            <w:tcW w:w="817" w:type="dxa"/>
            <w:shd w:val="clear" w:color="auto" w:fill="auto"/>
          </w:tcPr>
          <w:p w14:paraId="3AA6FB82" w14:textId="77777777" w:rsidR="00BC2F8C" w:rsidRPr="002F4F88" w:rsidRDefault="00BC2F8C" w:rsidP="00707199">
            <w:pPr>
              <w:pStyle w:val="ListParagraph"/>
              <w:numPr>
                <w:ilvl w:val="0"/>
                <w:numId w:val="177"/>
              </w:numPr>
            </w:pPr>
          </w:p>
        </w:tc>
        <w:tc>
          <w:tcPr>
            <w:tcW w:w="1877" w:type="dxa"/>
            <w:shd w:val="clear" w:color="auto" w:fill="auto"/>
          </w:tcPr>
          <w:p w14:paraId="330B89C3" w14:textId="77777777" w:rsidR="00BC2F8C" w:rsidRPr="002F4F88" w:rsidRDefault="00BC2F8C" w:rsidP="0085602D">
            <w:pPr>
              <w:keepLines/>
              <w:widowControl w:val="0"/>
              <w:rPr>
                <w:szCs w:val="26"/>
              </w:rPr>
            </w:pPr>
            <w:r>
              <w:rPr>
                <w:szCs w:val="26"/>
              </w:rPr>
              <w:t>Thêm mới</w:t>
            </w:r>
          </w:p>
        </w:tc>
        <w:tc>
          <w:tcPr>
            <w:tcW w:w="6912" w:type="dxa"/>
            <w:shd w:val="clear" w:color="auto" w:fill="auto"/>
          </w:tcPr>
          <w:p w14:paraId="5CB0C804" w14:textId="3792C805"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thêm mới kiểm soát</w:t>
            </w:r>
            <w:r w:rsidR="00851D0E">
              <w:rPr>
                <w:snapToGrid/>
                <w:color w:val="auto"/>
                <w:szCs w:val="26"/>
                <w:lang w:val="vi-VN"/>
              </w:rPr>
              <w:t xml:space="preserve"> </w:t>
            </w:r>
          </w:p>
          <w:p w14:paraId="04F63AEA" w14:textId="6875C5B6" w:rsidR="00BC2F8C" w:rsidRPr="00B36B4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B36B4C">
              <w:rPr>
                <w:snapToGrid/>
                <w:color w:val="auto"/>
                <w:szCs w:val="26"/>
              </w:rPr>
              <w:t>Đơn vị</w:t>
            </w:r>
            <w:r w:rsidR="00CF1803" w:rsidRPr="00B36B4C">
              <w:rPr>
                <w:snapToGrid/>
                <w:color w:val="auto"/>
                <w:szCs w:val="26"/>
                <w:lang w:val="vi-VN"/>
              </w:rPr>
              <w:t xml:space="preserve"> liên quan</w:t>
            </w:r>
            <w:r w:rsidRPr="00B36B4C">
              <w:rPr>
                <w:snapToGrid/>
                <w:color w:val="auto"/>
                <w:szCs w:val="26"/>
              </w:rPr>
              <w:t xml:space="preserve">*: </w:t>
            </w:r>
            <w:r w:rsidR="00B36B4C" w:rsidRPr="00B36B4C">
              <w:rPr>
                <w:snapToGrid/>
                <w:color w:val="auto"/>
                <w:szCs w:val="26"/>
              </w:rPr>
              <w:t>chọn 1 trong danh mục đơn vị</w:t>
            </w:r>
            <w:r w:rsidR="00B36B4C" w:rsidRPr="00B36B4C">
              <w:rPr>
                <w:snapToGrid/>
                <w:color w:val="auto"/>
                <w:szCs w:val="26"/>
                <w:lang w:val="vi-VN"/>
              </w:rPr>
              <w:t xml:space="preserve"> (</w:t>
            </w:r>
            <w:r w:rsidR="00B36B4C" w:rsidRPr="00B36B4C">
              <w:rPr>
                <w:i/>
                <w:iCs/>
                <w:snapToGrid/>
                <w:color w:val="0070C0"/>
                <w:szCs w:val="26"/>
                <w:lang w:val="vi-VN"/>
              </w:rPr>
              <w:t>mục 3.1.1</w:t>
            </w:r>
            <w:r w:rsidR="00B36B4C" w:rsidRPr="00B36B4C">
              <w:rPr>
                <w:snapToGrid/>
                <w:color w:val="auto"/>
                <w:szCs w:val="26"/>
                <w:lang w:val="vi-VN"/>
              </w:rPr>
              <w:t>)</w:t>
            </w:r>
            <w:r w:rsidRPr="00B36B4C">
              <w:rPr>
                <w:snapToGrid/>
                <w:color w:val="auto"/>
                <w:szCs w:val="26"/>
              </w:rPr>
              <w:t xml:space="preserve"> </w:t>
            </w:r>
          </w:p>
          <w:p w14:paraId="17E02E9D" w14:textId="377CAD90" w:rsidR="00B36B4C" w:rsidRPr="00681805" w:rsidRDefault="00B36B4C" w:rsidP="00707199">
            <w:pPr>
              <w:pStyle w:val="NormalIndent"/>
              <w:keepNext w:val="0"/>
              <w:keepLines/>
              <w:widowControl w:val="0"/>
              <w:numPr>
                <w:ilvl w:val="0"/>
                <w:numId w:val="178"/>
              </w:numPr>
              <w:spacing w:before="0" w:after="0" w:line="312" w:lineRule="auto"/>
              <w:jc w:val="left"/>
              <w:rPr>
                <w:snapToGrid/>
                <w:color w:val="auto"/>
                <w:szCs w:val="26"/>
              </w:rPr>
            </w:pPr>
            <w:r w:rsidRPr="00681805">
              <w:rPr>
                <w:snapToGrid/>
                <w:color w:val="auto"/>
                <w:szCs w:val="26"/>
              </w:rPr>
              <w:t>Hoạt động liên quan</w:t>
            </w:r>
            <w:r w:rsidR="00681805" w:rsidRPr="00681805">
              <w:rPr>
                <w:snapToGrid/>
                <w:color w:val="auto"/>
                <w:szCs w:val="26"/>
                <w:lang w:val="vi-VN"/>
              </w:rPr>
              <w:t>: chọn 1 trong danh mục hoạt động (</w:t>
            </w:r>
            <w:r w:rsidR="00681805" w:rsidRPr="00681805">
              <w:rPr>
                <w:i/>
                <w:iCs/>
                <w:snapToGrid/>
                <w:color w:val="0070C0"/>
                <w:szCs w:val="26"/>
                <w:lang w:val="vi-VN"/>
              </w:rPr>
              <w:t>mục 3.1.2</w:t>
            </w:r>
            <w:r w:rsidR="00681805" w:rsidRPr="00681805">
              <w:rPr>
                <w:snapToGrid/>
                <w:color w:val="auto"/>
                <w:szCs w:val="26"/>
                <w:lang w:val="vi-VN"/>
              </w:rPr>
              <w:t>)</w:t>
            </w:r>
          </w:p>
          <w:p w14:paraId="753EE757" w14:textId="221F66F9" w:rsidR="00BC2F8C" w:rsidRPr="00EA376A" w:rsidRDefault="00BC2F8C" w:rsidP="00707199">
            <w:pPr>
              <w:pStyle w:val="NormalIndent"/>
              <w:keepNext w:val="0"/>
              <w:keepLines/>
              <w:widowControl w:val="0"/>
              <w:numPr>
                <w:ilvl w:val="0"/>
                <w:numId w:val="173"/>
              </w:numPr>
              <w:spacing w:before="0" w:after="0" w:line="312" w:lineRule="auto"/>
              <w:jc w:val="left"/>
              <w:rPr>
                <w:snapToGrid/>
                <w:color w:val="auto"/>
                <w:szCs w:val="26"/>
              </w:rPr>
            </w:pPr>
            <w:r>
              <w:rPr>
                <w:snapToGrid/>
                <w:color w:val="auto"/>
                <w:szCs w:val="26"/>
              </w:rPr>
              <w:t xml:space="preserve">Quy trình*: </w:t>
            </w:r>
            <w:r w:rsidR="00EA376A">
              <w:rPr>
                <w:snapToGrid/>
                <w:color w:val="auto"/>
                <w:szCs w:val="26"/>
              </w:rPr>
              <w:t xml:space="preserve">chọn 1 trong danh sách các quy trình </w:t>
            </w:r>
            <w:r w:rsidR="00EA376A">
              <w:rPr>
                <w:snapToGrid/>
                <w:color w:val="auto"/>
                <w:szCs w:val="26"/>
                <w:lang w:val="vi-VN"/>
              </w:rPr>
              <w:t>(</w:t>
            </w:r>
            <w:r w:rsidR="00EA376A" w:rsidRPr="00F7636B">
              <w:rPr>
                <w:i/>
                <w:iCs/>
                <w:snapToGrid/>
                <w:color w:val="0070C0"/>
                <w:szCs w:val="26"/>
                <w:lang w:val="vi-VN"/>
              </w:rPr>
              <w:t>mục 3.1.3</w:t>
            </w:r>
            <w:r w:rsidR="00EA376A">
              <w:rPr>
                <w:snapToGrid/>
                <w:color w:val="auto"/>
                <w:szCs w:val="26"/>
                <w:lang w:val="vi-VN"/>
              </w:rPr>
              <w:t xml:space="preserve">) </w:t>
            </w:r>
            <w:r w:rsidR="00EA376A">
              <w:rPr>
                <w:snapToGrid/>
                <w:color w:val="auto"/>
                <w:szCs w:val="26"/>
              </w:rPr>
              <w:t>liên quan đến đơn vị</w:t>
            </w:r>
            <w:r w:rsidR="00EA376A">
              <w:rPr>
                <w:snapToGrid/>
                <w:color w:val="auto"/>
                <w:szCs w:val="26"/>
                <w:lang w:val="vi-VN"/>
              </w:rPr>
              <w:t xml:space="preserve"> và hoạt động đã chọn</w:t>
            </w:r>
          </w:p>
          <w:p w14:paraId="26EB91B6" w14:textId="118304CC"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lastRenderedPageBreak/>
              <w:t xml:space="preserve">Mã kiểm soát*: </w:t>
            </w:r>
            <w:r w:rsidR="00DE024A">
              <w:rPr>
                <w:snapToGrid/>
                <w:color w:val="auto"/>
                <w:szCs w:val="26"/>
              </w:rPr>
              <w:t>không cho phép nhập trùng</w:t>
            </w:r>
          </w:p>
          <w:p w14:paraId="3641A984" w14:textId="4006BC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Tên kiểm soát*</w:t>
            </w:r>
          </w:p>
          <w:p w14:paraId="5D8996A6" w14:textId="0569E783" w:rsidR="0063189F" w:rsidRDefault="0063189F"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 xml:space="preserve">Trạng thái: chọn sử dụng/ không sử dụng. Mặc định </w:t>
            </w:r>
            <w:r w:rsidR="00921880">
              <w:rPr>
                <w:snapToGrid/>
                <w:color w:val="auto"/>
                <w:szCs w:val="26"/>
              </w:rPr>
              <w:t xml:space="preserve">là </w:t>
            </w:r>
            <w:r>
              <w:rPr>
                <w:snapToGrid/>
                <w:color w:val="auto"/>
                <w:szCs w:val="26"/>
              </w:rPr>
              <w:t>Sử dụng.</w:t>
            </w:r>
          </w:p>
          <w:p w14:paraId="4AE331C1" w14:textId="37BB4F0E" w:rsidR="00921880" w:rsidRPr="00921880"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Kiểm soát theo quy định</w:t>
            </w:r>
            <w:r>
              <w:rPr>
                <w:snapToGrid/>
                <w:color w:val="auto"/>
                <w:szCs w:val="26"/>
                <w:lang w:val="vi-VN"/>
              </w:rPr>
              <w:t>*: nhập đoạn text</w:t>
            </w:r>
          </w:p>
          <w:p w14:paraId="27D4A8C6" w14:textId="0B38E849" w:rsidR="00921880" w:rsidRPr="00086473" w:rsidRDefault="00921880"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 xml:space="preserve">Văn bản quy </w:t>
            </w:r>
            <w:r w:rsidR="00C33159">
              <w:rPr>
                <w:snapToGrid/>
                <w:color w:val="auto"/>
                <w:szCs w:val="26"/>
                <w:lang w:val="vi-VN"/>
              </w:rPr>
              <w:t>định: chọn nhiều trong danh mục tài liệu tại phần tiện ích</w:t>
            </w:r>
            <w:r w:rsidR="006018D6">
              <w:rPr>
                <w:snapToGrid/>
                <w:color w:val="auto"/>
                <w:szCs w:val="26"/>
                <w:lang w:val="vi-VN"/>
              </w:rPr>
              <w:t>, các tài liệu</w:t>
            </w:r>
            <w:r w:rsidR="00086473">
              <w:rPr>
                <w:snapToGrid/>
                <w:color w:val="auto"/>
                <w:szCs w:val="26"/>
                <w:lang w:val="vi-VN"/>
              </w:rPr>
              <w:t xml:space="preserve"> đã được chọn hiển thị thành danh sách gồm các thông tin:</w:t>
            </w:r>
          </w:p>
          <w:p w14:paraId="21340134" w14:textId="7A2A60A7"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STT</w:t>
            </w:r>
          </w:p>
          <w:p w14:paraId="46CAE299" w14:textId="38808828" w:rsidR="00086473"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Số hiệu văn bản</w:t>
            </w:r>
          </w:p>
          <w:p w14:paraId="35F43F06" w14:textId="4F1052F8" w:rsidR="00086473" w:rsidRPr="00C33159" w:rsidRDefault="00086473" w:rsidP="00707199">
            <w:pPr>
              <w:pStyle w:val="NormalIndent"/>
              <w:keepNext w:val="0"/>
              <w:keepLines/>
              <w:widowControl w:val="0"/>
              <w:numPr>
                <w:ilvl w:val="0"/>
                <w:numId w:val="186"/>
              </w:numPr>
              <w:spacing w:before="0" w:after="0" w:line="312" w:lineRule="auto"/>
              <w:jc w:val="left"/>
              <w:rPr>
                <w:snapToGrid/>
                <w:color w:val="auto"/>
                <w:szCs w:val="26"/>
              </w:rPr>
            </w:pPr>
            <w:r>
              <w:rPr>
                <w:snapToGrid/>
                <w:color w:val="auto"/>
                <w:szCs w:val="26"/>
              </w:rPr>
              <w:t>Tên văn bản</w:t>
            </w:r>
          </w:p>
          <w:p w14:paraId="5DEA29FA" w14:textId="54470992" w:rsidR="00C33159" w:rsidRDefault="00C33159"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lang w:val="vi-VN"/>
              </w:rPr>
              <w:t>Kiểm soát thực tế: nhập đoạn text</w:t>
            </w:r>
          </w:p>
          <w:p w14:paraId="101101DA" w14:textId="23256F1B"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Pr>
                <w:snapToGrid/>
                <w:color w:val="auto"/>
                <w:szCs w:val="26"/>
              </w:rPr>
              <w:t xml:space="preserve">Tần suất </w:t>
            </w:r>
            <w:r w:rsidR="005B7379">
              <w:rPr>
                <w:snapToGrid/>
                <w:color w:val="auto"/>
                <w:szCs w:val="26"/>
              </w:rPr>
              <w:t>kiểm soát</w:t>
            </w:r>
            <w:r>
              <w:rPr>
                <w:snapToGrid/>
                <w:color w:val="auto"/>
                <w:szCs w:val="26"/>
              </w:rPr>
              <w:t xml:space="preserve">*: Chọn 1 trong </w:t>
            </w:r>
            <w:r w:rsidR="00C33159">
              <w:rPr>
                <w:snapToGrid/>
                <w:color w:val="auto"/>
                <w:szCs w:val="26"/>
              </w:rPr>
              <w:t>các lựa chọn sau</w:t>
            </w:r>
            <w:r>
              <w:rPr>
                <w:snapToGrid/>
                <w:color w:val="auto"/>
                <w:szCs w:val="26"/>
              </w:rPr>
              <w:t>:</w:t>
            </w:r>
          </w:p>
          <w:p w14:paraId="7780B3F3"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Nhiều lần trong ngày</w:t>
            </w:r>
          </w:p>
          <w:p w14:paraId="1F84747B"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ngày</w:t>
            </w:r>
          </w:p>
          <w:p w14:paraId="3775484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tuần</w:t>
            </w:r>
          </w:p>
          <w:p w14:paraId="2961E0F2"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tháng</w:t>
            </w:r>
          </w:p>
          <w:p w14:paraId="2AFF7D01"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quý</w:t>
            </w:r>
          </w:p>
          <w:p w14:paraId="266B6815" w14:textId="77777777" w:rsidR="00BC2F8C"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Hàng năm</w:t>
            </w:r>
          </w:p>
          <w:p w14:paraId="0184A382" w14:textId="77777777" w:rsidR="00BC2F8C" w:rsidRPr="00020A5F" w:rsidRDefault="00BC2F8C" w:rsidP="00707199">
            <w:pPr>
              <w:pStyle w:val="NormalIndent"/>
              <w:keepNext w:val="0"/>
              <w:keepLines/>
              <w:widowControl w:val="0"/>
              <w:numPr>
                <w:ilvl w:val="0"/>
                <w:numId w:val="179"/>
              </w:numPr>
              <w:spacing w:before="0" w:after="0" w:line="312" w:lineRule="auto"/>
              <w:jc w:val="left"/>
              <w:rPr>
                <w:snapToGrid/>
                <w:color w:val="auto"/>
                <w:szCs w:val="26"/>
              </w:rPr>
            </w:pPr>
            <w:r>
              <w:rPr>
                <w:snapToGrid/>
                <w:color w:val="auto"/>
                <w:szCs w:val="26"/>
              </w:rPr>
              <w:t>Mỗi khi phát sin</w:t>
            </w:r>
            <w:r w:rsidRPr="00020A5F">
              <w:rPr>
                <w:snapToGrid/>
                <w:color w:val="auto"/>
                <w:szCs w:val="26"/>
              </w:rPr>
              <w:t>h</w:t>
            </w:r>
          </w:p>
          <w:p w14:paraId="58815657" w14:textId="79E1EC89" w:rsidR="00BC2F8C" w:rsidRPr="00D91D6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D91D6C">
              <w:rPr>
                <w:snapToGrid/>
                <w:color w:val="auto"/>
                <w:szCs w:val="26"/>
              </w:rPr>
              <w:t xml:space="preserve">Loại </w:t>
            </w:r>
            <w:r w:rsidR="00DC1530">
              <w:rPr>
                <w:snapToGrid/>
                <w:color w:val="auto"/>
                <w:szCs w:val="26"/>
              </w:rPr>
              <w:t>kiểm soát</w:t>
            </w:r>
            <w:r w:rsidR="00F60286">
              <w:rPr>
                <w:snapToGrid/>
                <w:color w:val="auto"/>
                <w:szCs w:val="26"/>
                <w:lang w:val="vi-VN"/>
              </w:rPr>
              <w:t>*</w:t>
            </w:r>
            <w:r w:rsidRPr="00D91D6C">
              <w:rPr>
                <w:snapToGrid/>
                <w:color w:val="auto"/>
                <w:szCs w:val="26"/>
              </w:rPr>
              <w:t xml:space="preserve">: chọn 1 trong các </w:t>
            </w:r>
            <w:r w:rsidR="00DC1530">
              <w:rPr>
                <w:snapToGrid/>
                <w:color w:val="auto"/>
                <w:szCs w:val="26"/>
              </w:rPr>
              <w:t>lựa chọn</w:t>
            </w:r>
            <w:r w:rsidR="00DC1530">
              <w:rPr>
                <w:snapToGrid/>
                <w:color w:val="auto"/>
                <w:szCs w:val="26"/>
                <w:lang w:val="vi-VN"/>
              </w:rPr>
              <w:t xml:space="preserve"> </w:t>
            </w:r>
            <w:r w:rsidRPr="00D91D6C">
              <w:rPr>
                <w:snapToGrid/>
                <w:color w:val="auto"/>
                <w:szCs w:val="26"/>
              </w:rPr>
              <w:t>sau:</w:t>
            </w:r>
          </w:p>
          <w:p w14:paraId="74DA3693"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r w:rsidRPr="00D91D6C">
              <w:rPr>
                <w:snapToGrid/>
                <w:color w:val="auto"/>
                <w:szCs w:val="26"/>
              </w:rPr>
              <w:t>Phòng ngừa</w:t>
            </w:r>
          </w:p>
          <w:p w14:paraId="726C8B14" w14:textId="77777777" w:rsidR="00BC2F8C" w:rsidRPr="00D91D6C" w:rsidRDefault="00BC2F8C" w:rsidP="00707199">
            <w:pPr>
              <w:pStyle w:val="NormalIndent"/>
              <w:keepNext w:val="0"/>
              <w:keepLines/>
              <w:widowControl w:val="0"/>
              <w:numPr>
                <w:ilvl w:val="0"/>
                <w:numId w:val="181"/>
              </w:numPr>
              <w:spacing w:before="0" w:after="0" w:line="312" w:lineRule="auto"/>
              <w:jc w:val="left"/>
              <w:rPr>
                <w:snapToGrid/>
                <w:color w:val="auto"/>
                <w:szCs w:val="26"/>
              </w:rPr>
            </w:pPr>
            <w:r w:rsidRPr="00D91D6C">
              <w:rPr>
                <w:snapToGrid/>
                <w:color w:val="auto"/>
                <w:szCs w:val="26"/>
              </w:rPr>
              <w:t>Phát hiện</w:t>
            </w:r>
          </w:p>
          <w:p w14:paraId="49206AD6" w14:textId="6B3C40E6" w:rsidR="00BC2F8C" w:rsidRDefault="00BC2F8C" w:rsidP="00707199">
            <w:pPr>
              <w:pStyle w:val="NormalIndent"/>
              <w:keepNext w:val="0"/>
              <w:keepLines/>
              <w:widowControl w:val="0"/>
              <w:numPr>
                <w:ilvl w:val="0"/>
                <w:numId w:val="178"/>
              </w:numPr>
              <w:spacing w:before="0" w:after="0" w:line="312" w:lineRule="auto"/>
              <w:jc w:val="left"/>
              <w:rPr>
                <w:snapToGrid/>
                <w:color w:val="auto"/>
                <w:szCs w:val="26"/>
              </w:rPr>
            </w:pPr>
            <w:r w:rsidRPr="00020A5F">
              <w:rPr>
                <w:snapToGrid/>
                <w:color w:val="auto"/>
                <w:szCs w:val="26"/>
              </w:rPr>
              <w:t xml:space="preserve">Hình thức </w:t>
            </w:r>
            <w:r w:rsidR="00DC1530">
              <w:rPr>
                <w:snapToGrid/>
                <w:color w:val="auto"/>
                <w:szCs w:val="26"/>
              </w:rPr>
              <w:t>kiểm soát</w:t>
            </w:r>
            <w:r w:rsidR="00F60286">
              <w:rPr>
                <w:snapToGrid/>
                <w:color w:val="auto"/>
                <w:szCs w:val="26"/>
                <w:lang w:val="vi-VN"/>
              </w:rPr>
              <w:t>*</w:t>
            </w:r>
            <w:r w:rsidRPr="00020A5F">
              <w:rPr>
                <w:snapToGrid/>
                <w:color w:val="auto"/>
                <w:szCs w:val="26"/>
              </w:rPr>
              <w:t>: chọn</w:t>
            </w:r>
            <w:r>
              <w:rPr>
                <w:snapToGrid/>
                <w:color w:val="auto"/>
                <w:szCs w:val="26"/>
              </w:rPr>
              <w:t xml:space="preserve"> 1 trong các </w:t>
            </w:r>
            <w:r w:rsidR="00DC1530">
              <w:rPr>
                <w:snapToGrid/>
                <w:color w:val="auto"/>
                <w:szCs w:val="26"/>
              </w:rPr>
              <w:t>lựa chọn sau</w:t>
            </w:r>
            <w:r>
              <w:rPr>
                <w:snapToGrid/>
                <w:color w:val="auto"/>
                <w:szCs w:val="26"/>
              </w:rPr>
              <w:t>:</w:t>
            </w:r>
          </w:p>
          <w:p w14:paraId="7BAF7538"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Tự động</w:t>
            </w:r>
          </w:p>
          <w:p w14:paraId="1530F19D" w14:textId="77777777" w:rsidR="00BC2F8C"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Bán tự động</w:t>
            </w:r>
          </w:p>
          <w:p w14:paraId="11B1C8B7" w14:textId="77777777" w:rsidR="00BC2F8C" w:rsidRPr="00020A5F" w:rsidRDefault="00BC2F8C" w:rsidP="00707199">
            <w:pPr>
              <w:pStyle w:val="NormalIndent"/>
              <w:keepNext w:val="0"/>
              <w:keepLines/>
              <w:widowControl w:val="0"/>
              <w:numPr>
                <w:ilvl w:val="0"/>
                <w:numId w:val="180"/>
              </w:numPr>
              <w:spacing w:before="0" w:after="0" w:line="312" w:lineRule="auto"/>
              <w:jc w:val="left"/>
              <w:rPr>
                <w:snapToGrid/>
                <w:color w:val="auto"/>
                <w:szCs w:val="26"/>
              </w:rPr>
            </w:pPr>
            <w:r>
              <w:rPr>
                <w:snapToGrid/>
                <w:color w:val="auto"/>
                <w:szCs w:val="26"/>
              </w:rPr>
              <w:t>Thủ công</w:t>
            </w:r>
          </w:p>
          <w:p w14:paraId="23C3D778" w14:textId="77777777" w:rsidR="00BC2F8C" w:rsidRPr="00BA722E" w:rsidRDefault="00C93F5D" w:rsidP="00707199">
            <w:pPr>
              <w:pStyle w:val="NormalIndent"/>
              <w:keepNext w:val="0"/>
              <w:keepLines/>
              <w:widowControl w:val="0"/>
              <w:numPr>
                <w:ilvl w:val="0"/>
                <w:numId w:val="178"/>
              </w:numPr>
              <w:spacing w:before="0" w:after="0" w:line="312" w:lineRule="auto"/>
              <w:jc w:val="left"/>
              <w:rPr>
                <w:snapToGrid/>
                <w:color w:val="auto"/>
                <w:szCs w:val="26"/>
                <w:lang w:val="vi-VN"/>
              </w:rPr>
            </w:pPr>
            <w:r>
              <w:rPr>
                <w:snapToGrid/>
                <w:color w:val="auto"/>
                <w:szCs w:val="26"/>
              </w:rPr>
              <w:t>R</w:t>
            </w:r>
            <w:r w:rsidR="00F60286">
              <w:rPr>
                <w:snapToGrid/>
                <w:color w:val="auto"/>
                <w:szCs w:val="26"/>
              </w:rPr>
              <w:t>ủi ro liên quan</w:t>
            </w:r>
            <w:r>
              <w:rPr>
                <w:snapToGrid/>
                <w:color w:val="auto"/>
                <w:szCs w:val="26"/>
              </w:rPr>
              <w:t xml:space="preserve">: chọn </w:t>
            </w:r>
            <w:r w:rsidR="0003525E">
              <w:rPr>
                <w:snapToGrid/>
                <w:color w:val="auto"/>
                <w:szCs w:val="26"/>
              </w:rPr>
              <w:t xml:space="preserve">nhiều trong danh </w:t>
            </w:r>
            <w:r w:rsidR="00BA722E">
              <w:rPr>
                <w:snapToGrid/>
                <w:color w:val="auto"/>
                <w:szCs w:val="26"/>
              </w:rPr>
              <w:t>mục</w:t>
            </w:r>
            <w:r w:rsidR="0003525E">
              <w:rPr>
                <w:snapToGrid/>
                <w:color w:val="auto"/>
                <w:szCs w:val="26"/>
              </w:rPr>
              <w:t xml:space="preserve"> rủi ro </w:t>
            </w:r>
            <w:r w:rsidR="009A75F2">
              <w:rPr>
                <w:snapToGrid/>
                <w:color w:val="auto"/>
                <w:szCs w:val="26"/>
                <w:lang w:val="vi-VN"/>
              </w:rPr>
              <w:t>(</w:t>
            </w:r>
            <w:r w:rsidR="009A75F2" w:rsidRPr="009A75F2">
              <w:rPr>
                <w:i/>
                <w:iCs/>
                <w:snapToGrid/>
                <w:color w:val="0070C0"/>
                <w:szCs w:val="26"/>
                <w:lang w:val="vi-VN"/>
              </w:rPr>
              <w:t>mục 5.3.1</w:t>
            </w:r>
            <w:r w:rsidR="009A75F2">
              <w:rPr>
                <w:snapToGrid/>
                <w:color w:val="auto"/>
                <w:szCs w:val="26"/>
                <w:lang w:val="vi-VN"/>
              </w:rPr>
              <w:t xml:space="preserve">) </w:t>
            </w:r>
            <w:r w:rsidR="0003525E">
              <w:rPr>
                <w:snapToGrid/>
                <w:color w:val="auto"/>
                <w:szCs w:val="26"/>
              </w:rPr>
              <w:t>thuộc quy trình đã chọn</w:t>
            </w:r>
            <w:r w:rsidR="00BA722E">
              <w:rPr>
                <w:snapToGrid/>
                <w:color w:val="auto"/>
                <w:szCs w:val="26"/>
                <w:lang w:val="vi-VN"/>
              </w:rPr>
              <w:t>. Các rủi ro đã chọn hiển thị thành danh sách gồm các thông tin:</w:t>
            </w:r>
          </w:p>
          <w:p w14:paraId="3D8D75A4"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STT</w:t>
            </w:r>
          </w:p>
          <w:p w14:paraId="13A5B523" w14:textId="77777777" w:rsidR="00BA722E" w:rsidRPr="00BA722E" w:rsidRDefault="00BA722E" w:rsidP="00707199">
            <w:pPr>
              <w:pStyle w:val="NormalIndent"/>
              <w:keepNext w:val="0"/>
              <w:keepLines/>
              <w:widowControl w:val="0"/>
              <w:numPr>
                <w:ilvl w:val="0"/>
                <w:numId w:val="180"/>
              </w:numPr>
              <w:spacing w:before="0" w:after="0" w:line="312" w:lineRule="auto"/>
              <w:jc w:val="left"/>
              <w:rPr>
                <w:snapToGrid/>
                <w:color w:val="auto"/>
                <w:szCs w:val="26"/>
              </w:rPr>
            </w:pPr>
            <w:r w:rsidRPr="00BA722E">
              <w:rPr>
                <w:snapToGrid/>
                <w:color w:val="auto"/>
                <w:szCs w:val="26"/>
              </w:rPr>
              <w:t>Mã rủi ro</w:t>
            </w:r>
          </w:p>
          <w:p w14:paraId="75A6FE7F" w14:textId="77777777" w:rsidR="00BA722E" w:rsidRPr="006C2BCC" w:rsidRDefault="00BA722E" w:rsidP="00707199">
            <w:pPr>
              <w:pStyle w:val="NormalIndent"/>
              <w:keepNext w:val="0"/>
              <w:keepLines/>
              <w:widowControl w:val="0"/>
              <w:numPr>
                <w:ilvl w:val="0"/>
                <w:numId w:val="180"/>
              </w:numPr>
              <w:spacing w:before="0" w:after="0" w:line="312" w:lineRule="auto"/>
              <w:jc w:val="left"/>
              <w:rPr>
                <w:snapToGrid/>
                <w:color w:val="auto"/>
                <w:szCs w:val="26"/>
                <w:lang w:val="vi-VN"/>
              </w:rPr>
            </w:pPr>
            <w:r w:rsidRPr="00BA722E">
              <w:rPr>
                <w:snapToGrid/>
                <w:color w:val="auto"/>
                <w:szCs w:val="26"/>
              </w:rPr>
              <w:t>Tên rủi ro</w:t>
            </w:r>
          </w:p>
          <w:p w14:paraId="7C615F9A" w14:textId="31C982BB" w:rsidR="00800A26" w:rsidRPr="006C2BCC" w:rsidRDefault="006C2BCC" w:rsidP="00800A26">
            <w:pPr>
              <w:pStyle w:val="NormalIndent"/>
              <w:keepNext w:val="0"/>
              <w:keepLines/>
              <w:widowControl w:val="0"/>
              <w:numPr>
                <w:ilvl w:val="0"/>
                <w:numId w:val="15"/>
              </w:numPr>
              <w:spacing w:before="0" w:after="0" w:line="312" w:lineRule="auto"/>
              <w:jc w:val="left"/>
              <w:rPr>
                <w:snapToGrid/>
                <w:color w:val="auto"/>
                <w:szCs w:val="26"/>
                <w:lang w:val="vi-VN"/>
              </w:rPr>
            </w:pPr>
            <w:r w:rsidRPr="00800A26">
              <w:rPr>
                <w:snapToGrid/>
                <w:color w:val="auto"/>
                <w:szCs w:val="26"/>
                <w:lang w:val="vi-VN"/>
              </w:rPr>
              <w:t>Giao diện</w:t>
            </w:r>
            <w:r w:rsidR="00800A26" w:rsidRPr="00800A26">
              <w:rPr>
                <w:snapToGrid/>
                <w:color w:val="auto"/>
                <w:szCs w:val="26"/>
                <w:lang w:val="vi-VN"/>
              </w:rPr>
              <w:t>:</w:t>
            </w:r>
            <w:r w:rsidR="00800A26">
              <w:rPr>
                <w:snapToGrid/>
                <w:color w:val="auto"/>
                <w:szCs w:val="26"/>
                <w:lang w:val="vi-VN"/>
              </w:rPr>
              <w:t xml:space="preserve"> </w:t>
            </w:r>
            <w:hyperlink r:id="rId66" w:anchor="id=1q6umb&amp;p=31__them_kiem_soat&amp;g=1" w:history="1">
              <w:r w:rsidR="00800A26" w:rsidRPr="00A779BB">
                <w:rPr>
                  <w:rStyle w:val="Hyperlink"/>
                  <w:snapToGrid/>
                  <w:szCs w:val="26"/>
                  <w:lang w:val="vi-VN"/>
                </w:rPr>
                <w:t>https://f2z0rj.axshare.com/#id=1q6umb&amp;p=31__them_kiem_soat&amp;g=1</w:t>
              </w:r>
            </w:hyperlink>
          </w:p>
        </w:tc>
      </w:tr>
      <w:tr w:rsidR="00BC2F8C" w:rsidRPr="002F4F88" w14:paraId="2C66E4BE" w14:textId="77777777" w:rsidTr="0085602D">
        <w:tc>
          <w:tcPr>
            <w:tcW w:w="817" w:type="dxa"/>
            <w:shd w:val="clear" w:color="auto" w:fill="auto"/>
          </w:tcPr>
          <w:p w14:paraId="3D357024" w14:textId="77777777" w:rsidR="00BC2F8C" w:rsidRPr="002F4F88" w:rsidRDefault="00BC2F8C" w:rsidP="00707199">
            <w:pPr>
              <w:pStyle w:val="ListParagraph"/>
              <w:numPr>
                <w:ilvl w:val="0"/>
                <w:numId w:val="177"/>
              </w:numPr>
            </w:pPr>
          </w:p>
        </w:tc>
        <w:tc>
          <w:tcPr>
            <w:tcW w:w="1877" w:type="dxa"/>
            <w:shd w:val="clear" w:color="auto" w:fill="auto"/>
          </w:tcPr>
          <w:p w14:paraId="461BE673" w14:textId="77777777" w:rsidR="00BC2F8C" w:rsidRPr="002F4F88" w:rsidRDefault="00BC2F8C" w:rsidP="0085602D">
            <w:pPr>
              <w:keepLines/>
              <w:widowControl w:val="0"/>
              <w:rPr>
                <w:szCs w:val="26"/>
              </w:rPr>
            </w:pPr>
            <w:r>
              <w:rPr>
                <w:szCs w:val="26"/>
              </w:rPr>
              <w:t>Xem chi tiết</w:t>
            </w:r>
          </w:p>
        </w:tc>
        <w:tc>
          <w:tcPr>
            <w:tcW w:w="6912" w:type="dxa"/>
            <w:shd w:val="clear" w:color="auto" w:fill="auto"/>
          </w:tcPr>
          <w:p w14:paraId="3764ADA8" w14:textId="32C1ABCE"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xem chi tiết kiểm soát</w:t>
            </w:r>
            <w:r w:rsidR="001328DA">
              <w:rPr>
                <w:snapToGrid/>
                <w:color w:val="auto"/>
                <w:szCs w:val="26"/>
                <w:lang w:val="vi-VN"/>
              </w:rPr>
              <w:t xml:space="preserve"> trên cùng màn hình danh </w:t>
            </w:r>
            <w:r w:rsidR="004B161D">
              <w:rPr>
                <w:snapToGrid/>
                <w:color w:val="auto"/>
                <w:szCs w:val="26"/>
                <w:lang w:val="vi-VN"/>
              </w:rPr>
              <w:t>sách kiểm soát</w:t>
            </w:r>
            <w:r>
              <w:rPr>
                <w:snapToGrid/>
                <w:color w:val="auto"/>
                <w:szCs w:val="26"/>
              </w:rPr>
              <w:t>. Thông tin hiển thị đúng với lần cập nhật cuối cùng. Ngoài ra, hệ thống hiển thị các thông tin: Người tạo, ngày tạo, người sửa, ngày sửa.</w:t>
            </w:r>
          </w:p>
        </w:tc>
      </w:tr>
      <w:tr w:rsidR="00BC2F8C" w:rsidRPr="002F4F88" w14:paraId="32FC13A9" w14:textId="77777777" w:rsidTr="0085602D">
        <w:tc>
          <w:tcPr>
            <w:tcW w:w="817" w:type="dxa"/>
            <w:shd w:val="clear" w:color="auto" w:fill="auto"/>
          </w:tcPr>
          <w:p w14:paraId="02621748" w14:textId="77777777" w:rsidR="00BC2F8C" w:rsidRPr="002F4F88" w:rsidRDefault="00BC2F8C" w:rsidP="00707199">
            <w:pPr>
              <w:pStyle w:val="ListParagraph"/>
              <w:numPr>
                <w:ilvl w:val="0"/>
                <w:numId w:val="177"/>
              </w:numPr>
            </w:pPr>
          </w:p>
        </w:tc>
        <w:tc>
          <w:tcPr>
            <w:tcW w:w="1877" w:type="dxa"/>
            <w:shd w:val="clear" w:color="auto" w:fill="auto"/>
          </w:tcPr>
          <w:p w14:paraId="0823D8DC" w14:textId="77777777" w:rsidR="00BC2F8C" w:rsidRPr="002F4F88" w:rsidRDefault="00BC2F8C" w:rsidP="0085602D">
            <w:pPr>
              <w:keepLines/>
              <w:widowControl w:val="0"/>
              <w:rPr>
                <w:szCs w:val="26"/>
              </w:rPr>
            </w:pPr>
            <w:r>
              <w:rPr>
                <w:szCs w:val="26"/>
              </w:rPr>
              <w:t>Sửa thông tin</w:t>
            </w:r>
          </w:p>
        </w:tc>
        <w:tc>
          <w:tcPr>
            <w:tcW w:w="6912" w:type="dxa"/>
            <w:shd w:val="clear" w:color="auto" w:fill="auto"/>
          </w:tcPr>
          <w:p w14:paraId="62433023"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sửa thông tin kiểm soát. </w:t>
            </w:r>
          </w:p>
          <w:p w14:paraId="469A92BC" w14:textId="2D204885"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sidRPr="00A3653E">
              <w:rPr>
                <w:snapToGrid/>
                <w:color w:val="auto"/>
                <w:szCs w:val="26"/>
              </w:rPr>
              <w:t>Nếu sửa trạng thái kiểm soát từ sử dụng thành không sử dụng, thì kiểm soát không được sử dụng</w:t>
            </w:r>
            <w:r w:rsidR="00A57DBE" w:rsidRPr="00A3653E">
              <w:rPr>
                <w:snapToGrid/>
                <w:color w:val="auto"/>
                <w:szCs w:val="26"/>
                <w:lang w:val="vi-VN"/>
              </w:rPr>
              <w:t xml:space="preserve"> </w:t>
            </w:r>
            <w:r w:rsidR="00D46C61" w:rsidRPr="00A3653E">
              <w:rPr>
                <w:snapToGrid/>
                <w:color w:val="auto"/>
                <w:szCs w:val="26"/>
              </w:rPr>
              <w:t>ở chức năng khác</w:t>
            </w:r>
          </w:p>
        </w:tc>
      </w:tr>
      <w:tr w:rsidR="00BC2F8C" w:rsidRPr="002F4F88" w14:paraId="5223C1E1" w14:textId="77777777" w:rsidTr="0085602D">
        <w:tc>
          <w:tcPr>
            <w:tcW w:w="817" w:type="dxa"/>
            <w:shd w:val="clear" w:color="auto" w:fill="auto"/>
          </w:tcPr>
          <w:p w14:paraId="0B8AFA50" w14:textId="77777777" w:rsidR="00BC2F8C" w:rsidRPr="002F4F88" w:rsidRDefault="00BC2F8C" w:rsidP="00707199">
            <w:pPr>
              <w:pStyle w:val="ListParagraph"/>
              <w:numPr>
                <w:ilvl w:val="0"/>
                <w:numId w:val="177"/>
              </w:numPr>
            </w:pPr>
          </w:p>
        </w:tc>
        <w:tc>
          <w:tcPr>
            <w:tcW w:w="1877" w:type="dxa"/>
            <w:shd w:val="clear" w:color="auto" w:fill="auto"/>
          </w:tcPr>
          <w:p w14:paraId="6DB18037" w14:textId="77777777" w:rsidR="00BC2F8C" w:rsidRPr="002F4F88" w:rsidRDefault="00BC2F8C" w:rsidP="0085602D">
            <w:pPr>
              <w:keepLines/>
              <w:widowControl w:val="0"/>
              <w:rPr>
                <w:szCs w:val="26"/>
              </w:rPr>
            </w:pPr>
            <w:r>
              <w:rPr>
                <w:szCs w:val="26"/>
              </w:rPr>
              <w:t>Xóa</w:t>
            </w:r>
          </w:p>
        </w:tc>
        <w:tc>
          <w:tcPr>
            <w:tcW w:w="6912" w:type="dxa"/>
            <w:shd w:val="clear" w:color="auto" w:fill="auto"/>
          </w:tcPr>
          <w:p w14:paraId="4D909DD0" w14:textId="77777777" w:rsidR="00BC2F8C"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xóa kiểm soát</w:t>
            </w:r>
          </w:p>
          <w:p w14:paraId="40031AB1" w14:textId="1DEEAEC6" w:rsidR="00BC2F8C" w:rsidRPr="002F4F88" w:rsidRDefault="00BC2F8C" w:rsidP="0085602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xóa kiểm soát đã được</w:t>
            </w:r>
            <w:r w:rsidR="00B75583">
              <w:rPr>
                <w:snapToGrid/>
                <w:color w:val="auto"/>
                <w:szCs w:val="26"/>
                <w:lang w:val="vi-VN"/>
              </w:rPr>
              <w:t xml:space="preserve"> tham </w:t>
            </w:r>
            <w:r w:rsidR="00947EC6">
              <w:rPr>
                <w:snapToGrid/>
                <w:color w:val="auto"/>
                <w:szCs w:val="26"/>
                <w:lang w:val="vi-VN"/>
              </w:rPr>
              <w:t>chiếu đến ở</w:t>
            </w:r>
            <w:r>
              <w:rPr>
                <w:snapToGrid/>
                <w:color w:val="auto"/>
                <w:szCs w:val="26"/>
              </w:rPr>
              <w:t xml:space="preserve"> danh mục thủ tục kiểm toán</w:t>
            </w:r>
            <w:r w:rsidR="00947EC6">
              <w:rPr>
                <w:snapToGrid/>
                <w:color w:val="auto"/>
                <w:szCs w:val="26"/>
                <w:lang w:val="vi-VN"/>
              </w:rPr>
              <w:t xml:space="preserve"> </w:t>
            </w:r>
            <w:r w:rsidR="00947EC6" w:rsidRPr="00533BFE">
              <w:rPr>
                <w:i/>
                <w:iCs/>
                <w:snapToGrid/>
                <w:color w:val="0070C0"/>
                <w:szCs w:val="26"/>
                <w:lang w:val="vi-VN"/>
              </w:rPr>
              <w:t>(mục 5.3.3)</w:t>
            </w:r>
          </w:p>
        </w:tc>
      </w:tr>
      <w:tr w:rsidR="00BC2F8C" w:rsidRPr="00A55F1A" w14:paraId="63A8EF2F" w14:textId="77777777" w:rsidTr="0085602D">
        <w:tc>
          <w:tcPr>
            <w:tcW w:w="817" w:type="dxa"/>
            <w:shd w:val="clear" w:color="auto" w:fill="auto"/>
          </w:tcPr>
          <w:p w14:paraId="40D1BCD0" w14:textId="77777777" w:rsidR="00BC2F8C" w:rsidRPr="002F4F88" w:rsidRDefault="00BC2F8C" w:rsidP="00707199">
            <w:pPr>
              <w:pStyle w:val="ListParagraph"/>
              <w:numPr>
                <w:ilvl w:val="0"/>
                <w:numId w:val="177"/>
              </w:numPr>
            </w:pPr>
          </w:p>
        </w:tc>
        <w:tc>
          <w:tcPr>
            <w:tcW w:w="1877" w:type="dxa"/>
            <w:shd w:val="clear" w:color="auto" w:fill="auto"/>
          </w:tcPr>
          <w:p w14:paraId="49455CDE" w14:textId="77777777" w:rsidR="00BC2F8C" w:rsidRPr="002F4F88" w:rsidRDefault="00BC2F8C" w:rsidP="0085602D">
            <w:pPr>
              <w:keepLines/>
              <w:widowControl w:val="0"/>
              <w:rPr>
                <w:szCs w:val="26"/>
              </w:rPr>
            </w:pPr>
            <w:r>
              <w:rPr>
                <w:szCs w:val="26"/>
              </w:rPr>
              <w:t>Tìm kiếm</w:t>
            </w:r>
          </w:p>
        </w:tc>
        <w:tc>
          <w:tcPr>
            <w:tcW w:w="6912" w:type="dxa"/>
            <w:shd w:val="clear" w:color="auto" w:fill="auto"/>
          </w:tcPr>
          <w:p w14:paraId="05087A4F" w14:textId="5282B259" w:rsidR="00BC2F8C" w:rsidRDefault="00BC2F8C" w:rsidP="00CC1429">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kiểm soát hiển thị các thông tin:</w:t>
            </w:r>
          </w:p>
          <w:p w14:paraId="2DA48FA3" w14:textId="2EB11DC1" w:rsidR="00A339E4" w:rsidRDefault="00A339E4" w:rsidP="00707199">
            <w:pPr>
              <w:pStyle w:val="NormalIndent"/>
              <w:keepNext w:val="0"/>
              <w:keepLines/>
              <w:widowControl w:val="0"/>
              <w:numPr>
                <w:ilvl w:val="0"/>
                <w:numId w:val="175"/>
              </w:numPr>
              <w:spacing w:before="0" w:after="0" w:line="312" w:lineRule="auto"/>
              <w:jc w:val="left"/>
              <w:rPr>
                <w:snapToGrid/>
                <w:color w:val="auto"/>
                <w:szCs w:val="26"/>
              </w:rPr>
            </w:pPr>
            <w:r>
              <w:rPr>
                <w:snapToGrid/>
                <w:color w:val="auto"/>
                <w:szCs w:val="26"/>
              </w:rPr>
              <w:t>Mã và tên</w:t>
            </w:r>
            <w:r>
              <w:rPr>
                <w:snapToGrid/>
                <w:color w:val="auto"/>
                <w:szCs w:val="26"/>
                <w:lang w:val="vi-VN"/>
              </w:rPr>
              <w:t xml:space="preserve"> kiểm soát</w:t>
            </w:r>
          </w:p>
          <w:p w14:paraId="1D27241A"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được sắp xếp theo ngày tạo: từ mới đến cũ</w:t>
            </w:r>
          </w:p>
          <w:p w14:paraId="01A0C2A8" w14:textId="77777777" w:rsidR="00A339E4" w:rsidRDefault="00A339E4" w:rsidP="00A339E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cho phép tìm kiếm theo các tiêu chí:</w:t>
            </w:r>
          </w:p>
          <w:p w14:paraId="0F5845E8" w14:textId="77777777" w:rsidR="00A339E4" w:rsidRPr="00474D4E"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Pr>
                <w:snapToGrid/>
                <w:color w:val="auto"/>
                <w:szCs w:val="26"/>
                <w:lang w:val="vi-VN"/>
              </w:rPr>
              <w:t xml:space="preserve"> liên quan</w:t>
            </w:r>
          </w:p>
          <w:p w14:paraId="487E8277"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385FE284"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5181A47D" w14:textId="77777777"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759034A3" w14:textId="751010AB"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Mã kiểm soát</w:t>
            </w:r>
          </w:p>
          <w:p w14:paraId="38403A44" w14:textId="57E87C68" w:rsidR="00A339E4" w:rsidRDefault="00A339E4"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Tên kiểm soát</w:t>
            </w:r>
          </w:p>
          <w:p w14:paraId="13080FA8" w14:textId="77777777" w:rsidR="00A339E4" w:rsidRPr="00460E82" w:rsidRDefault="00A339E4" w:rsidP="00A339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xem chi tiết từng bản ghi trên cùng màn</w:t>
            </w:r>
            <w:r>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4E0F6713" w14:textId="77777777" w:rsidR="00BC2F8C" w:rsidRDefault="00A339E4" w:rsidP="00502B90">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p>
          <w:p w14:paraId="43B3CC14" w14:textId="0547293A" w:rsidR="00A55F1A" w:rsidRPr="00A55F1A" w:rsidRDefault="00924201" w:rsidP="00A55F1A">
            <w:pPr>
              <w:pStyle w:val="NormalIndent"/>
              <w:keepNext w:val="0"/>
              <w:keepLines/>
              <w:widowControl w:val="0"/>
              <w:numPr>
                <w:ilvl w:val="0"/>
                <w:numId w:val="0"/>
              </w:numPr>
              <w:spacing w:before="0" w:after="0" w:line="312" w:lineRule="auto"/>
              <w:jc w:val="left"/>
              <w:rPr>
                <w:snapToGrid/>
                <w:color w:val="auto"/>
                <w:szCs w:val="26"/>
                <w:lang w:val="vi-VN"/>
              </w:rPr>
            </w:pPr>
            <w:hyperlink r:id="rId67" w:anchor="id=ijqgzz&amp;p=ds_kiem_soat&amp;c=1" w:history="1">
              <w:r w:rsidR="00A55F1A" w:rsidRPr="00A779BB">
                <w:rPr>
                  <w:rStyle w:val="Hyperlink"/>
                  <w:snapToGrid/>
                  <w:szCs w:val="26"/>
                  <w:lang w:val="vi-VN"/>
                </w:rPr>
                <w:t>https://f2z0rj.axshare.com/#id=ijqgzz&amp;p=ds_kiem_soat&amp;c=1</w:t>
              </w:r>
            </w:hyperlink>
          </w:p>
        </w:tc>
      </w:tr>
    </w:tbl>
    <w:p w14:paraId="679EC650" w14:textId="6268D2DF" w:rsidR="00281BBB" w:rsidRPr="00906801" w:rsidRDefault="00BC2F8C" w:rsidP="00281BBB">
      <w:pPr>
        <w:rPr>
          <w:b/>
          <w:szCs w:val="26"/>
          <w:lang w:val="vi-VN"/>
        </w:rPr>
      </w:pPr>
      <w:r w:rsidRPr="00906801">
        <w:rPr>
          <w:b/>
          <w:szCs w:val="26"/>
          <w:lang w:val="vi-VN"/>
        </w:rPr>
        <w:t>Yêu cầu đặc biệt/Điều kiện ràng buộc: N/A</w:t>
      </w:r>
    </w:p>
    <w:p w14:paraId="1D2B8454" w14:textId="1AD165EF" w:rsidR="008B1AFB" w:rsidRDefault="005913AE" w:rsidP="0054787D">
      <w:pPr>
        <w:pStyle w:val="tvHeading111"/>
        <w:rPr>
          <w:lang w:val="vi-VN"/>
        </w:rPr>
      </w:pPr>
      <w:bookmarkStart w:id="112" w:name="_Toc87047334"/>
      <w:r>
        <w:rPr>
          <w:lang w:val="vi-VN"/>
        </w:rPr>
        <w:t>Danh mục thủ tục</w:t>
      </w:r>
      <w:r w:rsidR="00582576">
        <w:rPr>
          <w:lang w:val="vi-VN"/>
        </w:rPr>
        <w:t xml:space="preserve"> kiểm toán</w:t>
      </w:r>
      <w:bookmarkEnd w:id="112"/>
    </w:p>
    <w:p w14:paraId="5358538E" w14:textId="6E4046C2" w:rsidR="004439CF" w:rsidRPr="004439CF" w:rsidRDefault="004439CF" w:rsidP="004439CF">
      <w:pPr>
        <w:rPr>
          <w:lang w:val="vi-VN"/>
        </w:rPr>
      </w:pPr>
      <w:r w:rsidRPr="004439CF">
        <w:rPr>
          <w:b/>
          <w:bCs/>
          <w:szCs w:val="26"/>
          <w:lang w:val="vi-VN"/>
        </w:rPr>
        <w:t xml:space="preserve">Mục đích: </w:t>
      </w:r>
      <w:r w:rsidR="0030371B" w:rsidRPr="0030371B">
        <w:rPr>
          <w:szCs w:val="26"/>
          <w:lang w:val="vi-VN"/>
        </w:rPr>
        <w:t>quản lý các thủ tục kiểm toán</w:t>
      </w:r>
      <w:r w:rsidR="0030371B">
        <w:rPr>
          <w:szCs w:val="26"/>
          <w:lang w:val="vi-VN"/>
        </w:rPr>
        <w:t xml:space="preserve"> được dùng để xây dựng chương trình kiểm toán</w:t>
      </w:r>
    </w:p>
    <w:p w14:paraId="7E8A4AE5" w14:textId="3CC86965" w:rsidR="004439CF" w:rsidRPr="004439CF" w:rsidRDefault="004439CF" w:rsidP="004439CF">
      <w:pPr>
        <w:rPr>
          <w:lang w:val="vi-VN"/>
        </w:rPr>
      </w:pPr>
      <w:r w:rsidRPr="004439CF">
        <w:rPr>
          <w:b/>
          <w:bCs/>
          <w:szCs w:val="26"/>
          <w:lang w:val="vi-VN"/>
        </w:rPr>
        <w:t>Vai trò thực hiện:</w:t>
      </w:r>
      <w:r w:rsidRPr="004439CF">
        <w:rPr>
          <w:szCs w:val="26"/>
          <w:lang w:val="vi-VN"/>
        </w:rPr>
        <w:t xml:space="preserve"> </w:t>
      </w:r>
      <w:r w:rsidR="00BC2364">
        <w:rPr>
          <w:szCs w:val="26"/>
          <w:lang w:val="vi-VN"/>
        </w:rPr>
        <w:t>trưởng KTNB, KTV</w:t>
      </w:r>
    </w:p>
    <w:p w14:paraId="1A682B01" w14:textId="77777777" w:rsidR="004439CF" w:rsidRPr="002F4F88" w:rsidRDefault="004439CF" w:rsidP="004439CF">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4439CF" w:rsidRPr="002F4F88" w14:paraId="5021FE08" w14:textId="77777777" w:rsidTr="0085602D">
        <w:trPr>
          <w:trHeight w:val="449"/>
        </w:trPr>
        <w:tc>
          <w:tcPr>
            <w:tcW w:w="817" w:type="dxa"/>
            <w:shd w:val="clear" w:color="auto" w:fill="auto"/>
          </w:tcPr>
          <w:p w14:paraId="294689ED" w14:textId="77777777" w:rsidR="004439CF" w:rsidRPr="002F4F88" w:rsidRDefault="004439CF" w:rsidP="0085602D">
            <w:pPr>
              <w:keepLines/>
              <w:widowControl w:val="0"/>
              <w:jc w:val="both"/>
              <w:rPr>
                <w:b/>
                <w:bCs/>
                <w:szCs w:val="26"/>
              </w:rPr>
            </w:pPr>
            <w:r w:rsidRPr="002F4F88">
              <w:rPr>
                <w:b/>
                <w:bCs/>
                <w:szCs w:val="26"/>
              </w:rPr>
              <w:t>STT</w:t>
            </w:r>
          </w:p>
        </w:tc>
        <w:tc>
          <w:tcPr>
            <w:tcW w:w="1877" w:type="dxa"/>
            <w:shd w:val="clear" w:color="auto" w:fill="auto"/>
          </w:tcPr>
          <w:p w14:paraId="1226044B" w14:textId="77777777" w:rsidR="004439CF" w:rsidRPr="002F4F88" w:rsidRDefault="004439CF" w:rsidP="0085602D">
            <w:pPr>
              <w:keepLines/>
              <w:widowControl w:val="0"/>
              <w:jc w:val="both"/>
              <w:rPr>
                <w:b/>
                <w:bCs/>
                <w:szCs w:val="26"/>
              </w:rPr>
            </w:pPr>
            <w:r w:rsidRPr="002F4F88">
              <w:rPr>
                <w:b/>
                <w:bCs/>
                <w:szCs w:val="26"/>
              </w:rPr>
              <w:t>Chức năng</w:t>
            </w:r>
          </w:p>
        </w:tc>
        <w:tc>
          <w:tcPr>
            <w:tcW w:w="6912" w:type="dxa"/>
            <w:shd w:val="clear" w:color="auto" w:fill="auto"/>
          </w:tcPr>
          <w:p w14:paraId="577F77C1" w14:textId="77777777" w:rsidR="004439CF" w:rsidRPr="002F4F88" w:rsidRDefault="004439CF" w:rsidP="0085602D">
            <w:pPr>
              <w:keepLines/>
              <w:widowControl w:val="0"/>
              <w:jc w:val="both"/>
              <w:rPr>
                <w:b/>
                <w:bCs/>
                <w:szCs w:val="26"/>
              </w:rPr>
            </w:pPr>
            <w:r w:rsidRPr="002F4F88">
              <w:rPr>
                <w:b/>
                <w:bCs/>
                <w:szCs w:val="26"/>
              </w:rPr>
              <w:t>Mô tả</w:t>
            </w:r>
          </w:p>
        </w:tc>
      </w:tr>
      <w:tr w:rsidR="004439CF" w:rsidRPr="002F4F88" w14:paraId="75A819A6" w14:textId="77777777" w:rsidTr="0085602D">
        <w:tc>
          <w:tcPr>
            <w:tcW w:w="817" w:type="dxa"/>
            <w:shd w:val="clear" w:color="auto" w:fill="auto"/>
          </w:tcPr>
          <w:p w14:paraId="431B475B" w14:textId="77777777" w:rsidR="004439CF" w:rsidRPr="002F4F88" w:rsidRDefault="004439CF" w:rsidP="00707199">
            <w:pPr>
              <w:pStyle w:val="ListParagraph"/>
              <w:numPr>
                <w:ilvl w:val="0"/>
                <w:numId w:val="182"/>
              </w:numPr>
            </w:pPr>
          </w:p>
        </w:tc>
        <w:tc>
          <w:tcPr>
            <w:tcW w:w="1877" w:type="dxa"/>
            <w:shd w:val="clear" w:color="auto" w:fill="auto"/>
          </w:tcPr>
          <w:p w14:paraId="088D4EB8" w14:textId="77777777" w:rsidR="004439CF" w:rsidRPr="002F4F88" w:rsidRDefault="004439CF" w:rsidP="0085602D">
            <w:pPr>
              <w:keepLines/>
              <w:widowControl w:val="0"/>
              <w:rPr>
                <w:szCs w:val="26"/>
              </w:rPr>
            </w:pPr>
            <w:r>
              <w:rPr>
                <w:szCs w:val="26"/>
              </w:rPr>
              <w:t>Thêm mới</w:t>
            </w:r>
          </w:p>
        </w:tc>
        <w:tc>
          <w:tcPr>
            <w:tcW w:w="6912" w:type="dxa"/>
            <w:shd w:val="clear" w:color="auto" w:fill="auto"/>
          </w:tcPr>
          <w:p w14:paraId="3011A876" w14:textId="3C0A9813" w:rsidR="004439CF" w:rsidRDefault="004439CF" w:rsidP="0044443A">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thêm mới </w:t>
            </w:r>
            <w:r w:rsidR="00F453F9">
              <w:rPr>
                <w:snapToGrid/>
                <w:color w:val="auto"/>
                <w:szCs w:val="26"/>
              </w:rPr>
              <w:t>thủ tục kiểm toán</w:t>
            </w:r>
            <w:r>
              <w:rPr>
                <w:snapToGrid/>
                <w:color w:val="auto"/>
                <w:szCs w:val="26"/>
              </w:rPr>
              <w:t xml:space="preserve"> nhập các thông tin:</w:t>
            </w:r>
          </w:p>
          <w:p w14:paraId="4D21B29F" w14:textId="77777777" w:rsidR="0044443A" w:rsidRPr="00B36B4C" w:rsidRDefault="0044443A" w:rsidP="00707199">
            <w:pPr>
              <w:pStyle w:val="NormalIndent"/>
              <w:keepNext w:val="0"/>
              <w:keepLines/>
              <w:widowControl w:val="0"/>
              <w:numPr>
                <w:ilvl w:val="0"/>
                <w:numId w:val="183"/>
              </w:numPr>
              <w:spacing w:before="0" w:after="0" w:line="312" w:lineRule="auto"/>
              <w:jc w:val="left"/>
              <w:rPr>
                <w:snapToGrid/>
                <w:color w:val="auto"/>
                <w:szCs w:val="26"/>
              </w:rPr>
            </w:pPr>
            <w:r w:rsidRPr="00B36B4C">
              <w:rPr>
                <w:snapToGrid/>
                <w:color w:val="auto"/>
                <w:szCs w:val="26"/>
              </w:rPr>
              <w:t>Đơn vị</w:t>
            </w:r>
            <w:r w:rsidRPr="00B36B4C">
              <w:rPr>
                <w:snapToGrid/>
                <w:color w:val="auto"/>
                <w:szCs w:val="26"/>
                <w:lang w:val="vi-VN"/>
              </w:rPr>
              <w:t xml:space="preserve"> liên quan</w:t>
            </w:r>
            <w:r w:rsidRPr="00B36B4C">
              <w:rPr>
                <w:snapToGrid/>
                <w:color w:val="auto"/>
                <w:szCs w:val="26"/>
              </w:rPr>
              <w:t>*: chọn 1 trong danh mục đơn vị</w:t>
            </w:r>
            <w:r w:rsidRPr="00B36B4C">
              <w:rPr>
                <w:snapToGrid/>
                <w:color w:val="auto"/>
                <w:szCs w:val="26"/>
                <w:lang w:val="vi-VN"/>
              </w:rPr>
              <w:t xml:space="preserve"> (</w:t>
            </w:r>
            <w:r w:rsidRPr="00B36B4C">
              <w:rPr>
                <w:i/>
                <w:iCs/>
                <w:snapToGrid/>
                <w:color w:val="0070C0"/>
                <w:szCs w:val="26"/>
                <w:lang w:val="vi-VN"/>
              </w:rPr>
              <w:t>mục 3.1.1</w:t>
            </w:r>
            <w:r w:rsidRPr="00B36B4C">
              <w:rPr>
                <w:snapToGrid/>
                <w:color w:val="auto"/>
                <w:szCs w:val="26"/>
                <w:lang w:val="vi-VN"/>
              </w:rPr>
              <w:t>)</w:t>
            </w:r>
            <w:r w:rsidRPr="00B36B4C">
              <w:rPr>
                <w:snapToGrid/>
                <w:color w:val="auto"/>
                <w:szCs w:val="26"/>
              </w:rPr>
              <w:t xml:space="preserve"> </w:t>
            </w:r>
          </w:p>
          <w:p w14:paraId="20CE4C5D" w14:textId="77777777" w:rsidR="0044443A" w:rsidRPr="00681805" w:rsidRDefault="0044443A" w:rsidP="00707199">
            <w:pPr>
              <w:pStyle w:val="NormalIndent"/>
              <w:keepNext w:val="0"/>
              <w:keepLines/>
              <w:widowControl w:val="0"/>
              <w:numPr>
                <w:ilvl w:val="0"/>
                <w:numId w:val="183"/>
              </w:numPr>
              <w:spacing w:before="0" w:after="0" w:line="312" w:lineRule="auto"/>
              <w:jc w:val="left"/>
              <w:rPr>
                <w:snapToGrid/>
                <w:color w:val="auto"/>
                <w:szCs w:val="26"/>
              </w:rPr>
            </w:pPr>
            <w:r w:rsidRPr="00681805">
              <w:rPr>
                <w:snapToGrid/>
                <w:color w:val="auto"/>
                <w:szCs w:val="26"/>
              </w:rPr>
              <w:lastRenderedPageBreak/>
              <w:t>Hoạt động liên quan</w:t>
            </w:r>
            <w:r w:rsidRPr="00681805">
              <w:rPr>
                <w:snapToGrid/>
                <w:color w:val="auto"/>
                <w:szCs w:val="26"/>
                <w:lang w:val="vi-VN"/>
              </w:rPr>
              <w:t>: chọn 1 trong danh mục hoạt động (</w:t>
            </w:r>
            <w:r w:rsidRPr="00681805">
              <w:rPr>
                <w:i/>
                <w:iCs/>
                <w:snapToGrid/>
                <w:color w:val="0070C0"/>
                <w:szCs w:val="26"/>
                <w:lang w:val="vi-VN"/>
              </w:rPr>
              <w:t>mục 3.1.2</w:t>
            </w:r>
            <w:r w:rsidRPr="00681805">
              <w:rPr>
                <w:snapToGrid/>
                <w:color w:val="auto"/>
                <w:szCs w:val="26"/>
                <w:lang w:val="vi-VN"/>
              </w:rPr>
              <w:t>)</w:t>
            </w:r>
          </w:p>
          <w:p w14:paraId="25545405" w14:textId="77777777" w:rsidR="0044443A" w:rsidRPr="00EA376A" w:rsidRDefault="0044443A"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Quy trình*: chọn 1 trong danh sách các quy trình </w:t>
            </w:r>
            <w:r w:rsidRPr="00885A27">
              <w:rPr>
                <w:i/>
                <w:iCs/>
                <w:snapToGrid/>
                <w:color w:val="0070C0"/>
                <w:szCs w:val="26"/>
                <w:lang w:val="vi-VN"/>
              </w:rPr>
              <w:t>(mục 3.1.3)</w:t>
            </w:r>
            <w:r>
              <w:rPr>
                <w:snapToGrid/>
                <w:color w:val="auto"/>
                <w:szCs w:val="26"/>
                <w:lang w:val="vi-VN"/>
              </w:rPr>
              <w:t xml:space="preserve"> </w:t>
            </w:r>
            <w:r>
              <w:rPr>
                <w:snapToGrid/>
                <w:color w:val="auto"/>
                <w:szCs w:val="26"/>
              </w:rPr>
              <w:t>liên quan đến đơn vị</w:t>
            </w:r>
            <w:r>
              <w:rPr>
                <w:snapToGrid/>
                <w:color w:val="auto"/>
                <w:szCs w:val="26"/>
                <w:lang w:val="vi-VN"/>
              </w:rPr>
              <w:t xml:space="preserve"> và hoạt động đã chọn</w:t>
            </w:r>
          </w:p>
          <w:p w14:paraId="4E861A0D" w14:textId="2E251A8C"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Kiểm soát*: Chọn 1 trong danh sách các kiểm soát</w:t>
            </w:r>
            <w:r w:rsidR="00A3653E">
              <w:rPr>
                <w:snapToGrid/>
                <w:color w:val="auto"/>
                <w:szCs w:val="26"/>
                <w:lang w:val="vi-VN"/>
              </w:rPr>
              <w:t xml:space="preserve"> ở trạng thái sử dụng</w:t>
            </w:r>
            <w:r>
              <w:rPr>
                <w:snapToGrid/>
                <w:color w:val="auto"/>
                <w:szCs w:val="26"/>
              </w:rPr>
              <w:t xml:space="preserve"> </w:t>
            </w:r>
            <w:r w:rsidR="00885A27" w:rsidRPr="00885A27">
              <w:rPr>
                <w:i/>
                <w:iCs/>
                <w:snapToGrid/>
                <w:color w:val="0070C0"/>
                <w:szCs w:val="26"/>
                <w:lang w:val="vi-VN"/>
              </w:rPr>
              <w:t>(mục 5.3.2)</w:t>
            </w:r>
            <w:r w:rsidR="00885A27">
              <w:rPr>
                <w:snapToGrid/>
                <w:color w:val="auto"/>
                <w:szCs w:val="26"/>
                <w:lang w:val="vi-VN"/>
              </w:rPr>
              <w:t xml:space="preserve"> </w:t>
            </w:r>
            <w:r w:rsidR="00885A27">
              <w:rPr>
                <w:snapToGrid/>
                <w:color w:val="auto"/>
                <w:szCs w:val="26"/>
              </w:rPr>
              <w:t>thuộc quy trình đã chọn</w:t>
            </w:r>
          </w:p>
          <w:p w14:paraId="2EE83BC3" w14:textId="1B47963F"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Mã thủ tục*: </w:t>
            </w:r>
            <w:r w:rsidR="00E010B1">
              <w:rPr>
                <w:snapToGrid/>
                <w:color w:val="auto"/>
                <w:szCs w:val="26"/>
              </w:rPr>
              <w:t>không cho phép nhập trùng</w:t>
            </w:r>
          </w:p>
          <w:p w14:paraId="1E498547" w14:textId="77777777"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Tên thủ tục*</w:t>
            </w:r>
          </w:p>
          <w:p w14:paraId="058ABBAE" w14:textId="69AF5784" w:rsidR="004439CF"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Mô tả thủ tục</w:t>
            </w:r>
            <w:r w:rsidR="00E56C27">
              <w:rPr>
                <w:snapToGrid/>
                <w:color w:val="auto"/>
                <w:szCs w:val="26"/>
                <w:lang w:val="vi-VN"/>
              </w:rPr>
              <w:t>*</w:t>
            </w:r>
            <w:r w:rsidR="00E010B1">
              <w:rPr>
                <w:snapToGrid/>
                <w:color w:val="auto"/>
                <w:szCs w:val="26"/>
                <w:lang w:val="vi-VN"/>
              </w:rPr>
              <w:t>: nhập đoạn text</w:t>
            </w:r>
          </w:p>
          <w:p w14:paraId="5B2F4017" w14:textId="77777777" w:rsidR="004439CF" w:rsidRPr="006C2BCC" w:rsidRDefault="004439CF" w:rsidP="00707199">
            <w:pPr>
              <w:pStyle w:val="NormalIndent"/>
              <w:keepNext w:val="0"/>
              <w:keepLines/>
              <w:widowControl w:val="0"/>
              <w:numPr>
                <w:ilvl w:val="0"/>
                <w:numId w:val="183"/>
              </w:numPr>
              <w:spacing w:before="0" w:after="0" w:line="312" w:lineRule="auto"/>
              <w:jc w:val="left"/>
              <w:rPr>
                <w:snapToGrid/>
                <w:color w:val="auto"/>
                <w:szCs w:val="26"/>
              </w:rPr>
            </w:pPr>
            <w:r>
              <w:rPr>
                <w:snapToGrid/>
                <w:color w:val="auto"/>
                <w:szCs w:val="26"/>
              </w:rPr>
              <w:t xml:space="preserve">Trạng thái: </w:t>
            </w:r>
            <w:r w:rsidR="002810CA">
              <w:rPr>
                <w:snapToGrid/>
                <w:color w:val="auto"/>
                <w:szCs w:val="26"/>
              </w:rPr>
              <w:t>chọn Sử dụng</w:t>
            </w:r>
            <w:r w:rsidR="002810CA">
              <w:rPr>
                <w:snapToGrid/>
                <w:color w:val="auto"/>
                <w:szCs w:val="26"/>
                <w:lang w:val="vi-VN"/>
              </w:rPr>
              <w:t>/Không sử dụng, mặc định là Sử dụng</w:t>
            </w:r>
            <w:r w:rsidR="00581DED">
              <w:rPr>
                <w:snapToGrid/>
                <w:color w:val="auto"/>
                <w:szCs w:val="26"/>
                <w:lang w:val="vi-VN"/>
              </w:rPr>
              <w:t xml:space="preserve"> </w:t>
            </w:r>
          </w:p>
          <w:p w14:paraId="48155699" w14:textId="0F3D0E54" w:rsidR="004B161D" w:rsidRPr="00E56C27" w:rsidRDefault="006C2BCC" w:rsidP="004B161D">
            <w:pPr>
              <w:pStyle w:val="NormalIndent"/>
              <w:keepNext w:val="0"/>
              <w:keepLines/>
              <w:widowControl w:val="0"/>
              <w:numPr>
                <w:ilvl w:val="0"/>
                <w:numId w:val="15"/>
              </w:numPr>
              <w:spacing w:before="0" w:after="0" w:line="312" w:lineRule="auto"/>
              <w:jc w:val="left"/>
              <w:rPr>
                <w:snapToGrid/>
                <w:color w:val="auto"/>
                <w:szCs w:val="26"/>
              </w:rPr>
            </w:pPr>
            <w:r w:rsidRPr="00EC2EE2">
              <w:rPr>
                <w:snapToGrid/>
                <w:color w:val="auto"/>
                <w:szCs w:val="26"/>
                <w:lang w:val="vi-VN"/>
              </w:rPr>
              <w:t>Giao diện</w:t>
            </w:r>
            <w:r w:rsidR="00EC2EE2" w:rsidRPr="00EC2EE2">
              <w:rPr>
                <w:snapToGrid/>
                <w:color w:val="auto"/>
                <w:szCs w:val="26"/>
                <w:lang w:val="vi-VN"/>
              </w:rPr>
              <w:t>:</w:t>
            </w:r>
            <w:r w:rsidR="00EC2EE2">
              <w:rPr>
                <w:snapToGrid/>
                <w:color w:val="auto"/>
                <w:szCs w:val="26"/>
                <w:lang w:val="vi-VN"/>
              </w:rPr>
              <w:t xml:space="preserve"> </w:t>
            </w:r>
            <w:hyperlink r:id="rId68" w:anchor="id=jrfsu6&amp;p=33__them_thu_tuc&amp;g=1" w:history="1">
              <w:r w:rsidR="004B161D" w:rsidRPr="00A779BB">
                <w:rPr>
                  <w:rStyle w:val="Hyperlink"/>
                  <w:snapToGrid/>
                  <w:szCs w:val="26"/>
                  <w:lang w:val="vi-VN"/>
                </w:rPr>
                <w:t>https://f2z0rj.axshare.com/#id=jrfsu6&amp;p=33__them_thu_tuc&amp;g=1</w:t>
              </w:r>
            </w:hyperlink>
          </w:p>
        </w:tc>
      </w:tr>
      <w:tr w:rsidR="00523054" w:rsidRPr="002F4F88" w14:paraId="49D25580" w14:textId="77777777" w:rsidTr="0085602D">
        <w:tc>
          <w:tcPr>
            <w:tcW w:w="817" w:type="dxa"/>
            <w:shd w:val="clear" w:color="auto" w:fill="auto"/>
          </w:tcPr>
          <w:p w14:paraId="4CECEEFD" w14:textId="77777777" w:rsidR="00523054" w:rsidRPr="002F4F88" w:rsidRDefault="00523054" w:rsidP="00707199">
            <w:pPr>
              <w:pStyle w:val="ListParagraph"/>
              <w:numPr>
                <w:ilvl w:val="0"/>
                <w:numId w:val="182"/>
              </w:numPr>
            </w:pPr>
          </w:p>
        </w:tc>
        <w:tc>
          <w:tcPr>
            <w:tcW w:w="1877" w:type="dxa"/>
            <w:shd w:val="clear" w:color="auto" w:fill="auto"/>
          </w:tcPr>
          <w:p w14:paraId="38993927" w14:textId="3F393449" w:rsidR="00523054" w:rsidRPr="002F4F88" w:rsidRDefault="00523054" w:rsidP="00523054">
            <w:pPr>
              <w:keepLines/>
              <w:widowControl w:val="0"/>
              <w:rPr>
                <w:szCs w:val="26"/>
              </w:rPr>
            </w:pPr>
            <w:r>
              <w:rPr>
                <w:szCs w:val="26"/>
              </w:rPr>
              <w:t>Xem chi tiết</w:t>
            </w:r>
          </w:p>
        </w:tc>
        <w:tc>
          <w:tcPr>
            <w:tcW w:w="6912" w:type="dxa"/>
            <w:shd w:val="clear" w:color="auto" w:fill="auto"/>
          </w:tcPr>
          <w:p w14:paraId="16086131" w14:textId="660F408E" w:rsidR="00523054" w:rsidRPr="005A44D6" w:rsidRDefault="00464639"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w:t>
            </w:r>
            <w:r w:rsidR="00523054">
              <w:rPr>
                <w:snapToGrid/>
                <w:color w:val="auto"/>
                <w:szCs w:val="26"/>
              </w:rPr>
              <w:t xml:space="preserve">ho phép NSD xem chi tiết thủ tục kiểm </w:t>
            </w:r>
            <w:r w:rsidR="00884B22">
              <w:rPr>
                <w:snapToGrid/>
                <w:color w:val="auto"/>
                <w:szCs w:val="26"/>
              </w:rPr>
              <w:t>toán</w:t>
            </w:r>
            <w:r w:rsidR="004B161D">
              <w:rPr>
                <w:snapToGrid/>
                <w:color w:val="auto"/>
                <w:szCs w:val="26"/>
                <w:lang w:val="vi-VN"/>
              </w:rPr>
              <w:t xml:space="preserve"> trên cùng màn hình danh sách thủ tục</w:t>
            </w:r>
            <w:r w:rsidR="00884B22">
              <w:rPr>
                <w:snapToGrid/>
                <w:color w:val="auto"/>
                <w:szCs w:val="26"/>
                <w:lang w:val="vi-VN"/>
              </w:rPr>
              <w:t>.</w:t>
            </w:r>
            <w:r w:rsidR="00523054">
              <w:rPr>
                <w:snapToGrid/>
                <w:color w:val="auto"/>
                <w:szCs w:val="26"/>
              </w:rPr>
              <w:t xml:space="preserve"> Thông tin hiển thị đúng với lần cập nhật cuối cùng. Ngoài ra, hệ thống hiển thị các t</w:t>
            </w:r>
            <w:r w:rsidR="00884B22">
              <w:rPr>
                <w:snapToGrid/>
                <w:color w:val="auto"/>
                <w:szCs w:val="26"/>
              </w:rPr>
              <w:t>hô</w:t>
            </w:r>
            <w:r w:rsidR="00523054">
              <w:rPr>
                <w:snapToGrid/>
                <w:color w:val="auto"/>
                <w:szCs w:val="26"/>
              </w:rPr>
              <w:t>ng tin: Người tạo, Ngày tạo, Người sửa, Ngày sửa</w:t>
            </w:r>
            <w:r w:rsidR="00884B22">
              <w:rPr>
                <w:snapToGrid/>
                <w:color w:val="auto"/>
                <w:szCs w:val="26"/>
                <w:lang w:val="vi-VN"/>
              </w:rPr>
              <w:t xml:space="preserve"> và danh sách các rủi ro liên quan đến kiểm soát</w:t>
            </w:r>
            <w:r w:rsidR="005A44D6">
              <w:rPr>
                <w:snapToGrid/>
                <w:color w:val="auto"/>
                <w:szCs w:val="26"/>
                <w:lang w:val="vi-VN"/>
              </w:rPr>
              <w:t xml:space="preserve"> được chọn khi thêm/sửa thủ tục</w:t>
            </w:r>
          </w:p>
          <w:p w14:paraId="525DB0C3" w14:textId="77777777" w:rsidR="00077C84" w:rsidRPr="00581DED" w:rsidRDefault="005A44D6" w:rsidP="007D7208">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Danh sách rủi ro h</w:t>
            </w:r>
            <w:r w:rsidR="00077C84">
              <w:rPr>
                <w:snapToGrid/>
                <w:color w:val="auto"/>
                <w:szCs w:val="26"/>
                <w:lang w:val="vi-VN"/>
              </w:rPr>
              <w:t>iển thị các thông tin:</w:t>
            </w:r>
          </w:p>
          <w:p w14:paraId="706652D1"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STT</w:t>
            </w:r>
          </w:p>
          <w:p w14:paraId="31401EBB" w14:textId="77777777" w:rsidR="00581DED" w:rsidRPr="00581DED"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Mã rủi ro</w:t>
            </w:r>
          </w:p>
          <w:p w14:paraId="3250670D" w14:textId="77777777" w:rsidR="00581DED" w:rsidRPr="00D44AAE" w:rsidRDefault="00581DED" w:rsidP="00707199">
            <w:pPr>
              <w:pStyle w:val="NormalIndent"/>
              <w:keepNext w:val="0"/>
              <w:keepLines/>
              <w:widowControl w:val="0"/>
              <w:numPr>
                <w:ilvl w:val="0"/>
                <w:numId w:val="185"/>
              </w:numPr>
              <w:spacing w:before="0" w:after="0" w:line="312" w:lineRule="auto"/>
              <w:jc w:val="left"/>
              <w:rPr>
                <w:snapToGrid/>
                <w:color w:val="auto"/>
                <w:szCs w:val="26"/>
              </w:rPr>
            </w:pPr>
            <w:r>
              <w:rPr>
                <w:snapToGrid/>
                <w:color w:val="auto"/>
                <w:szCs w:val="26"/>
                <w:lang w:val="vi-VN"/>
              </w:rPr>
              <w:t>Mô tả rủi ro</w:t>
            </w:r>
          </w:p>
          <w:p w14:paraId="0A00260C" w14:textId="77777777" w:rsidR="00D44AAE" w:rsidRPr="00D44AAE" w:rsidRDefault="00D44AAE" w:rsidP="00D44AAE">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lang w:val="vi-VN"/>
              </w:rPr>
              <w:t>Giao diện:</w:t>
            </w:r>
          </w:p>
          <w:p w14:paraId="69324D74" w14:textId="5CAEAA24" w:rsidR="00D44AAE" w:rsidRPr="007D7208" w:rsidRDefault="00924201" w:rsidP="00D44AAE">
            <w:pPr>
              <w:pStyle w:val="NormalIndent"/>
              <w:keepNext w:val="0"/>
              <w:keepLines/>
              <w:widowControl w:val="0"/>
              <w:numPr>
                <w:ilvl w:val="0"/>
                <w:numId w:val="0"/>
              </w:numPr>
              <w:spacing w:before="0" w:after="0" w:line="312" w:lineRule="auto"/>
              <w:ind w:left="360"/>
              <w:jc w:val="left"/>
              <w:rPr>
                <w:snapToGrid/>
                <w:color w:val="auto"/>
                <w:szCs w:val="26"/>
              </w:rPr>
            </w:pPr>
            <w:hyperlink r:id="rId69" w:anchor="id=b7wn0s&amp;p=ds_thu_tuc&amp;c=1" w:history="1">
              <w:r w:rsidR="00E65505" w:rsidRPr="00A779BB">
                <w:rPr>
                  <w:rStyle w:val="Hyperlink"/>
                  <w:snapToGrid/>
                  <w:szCs w:val="26"/>
                  <w:lang w:val="vi-VN"/>
                </w:rPr>
                <w:t>https://f2z0rj.axshare.com/#id=b7wn0s&amp;p=ds_thu_tuc&amp;c=1</w:t>
              </w:r>
            </w:hyperlink>
          </w:p>
        </w:tc>
      </w:tr>
      <w:tr w:rsidR="00523054" w:rsidRPr="002F4F88" w14:paraId="379B23A0" w14:textId="77777777" w:rsidTr="0085602D">
        <w:tc>
          <w:tcPr>
            <w:tcW w:w="817" w:type="dxa"/>
            <w:shd w:val="clear" w:color="auto" w:fill="auto"/>
          </w:tcPr>
          <w:p w14:paraId="2526DABB" w14:textId="77777777" w:rsidR="00523054" w:rsidRPr="002F4F88" w:rsidRDefault="00523054" w:rsidP="00707199">
            <w:pPr>
              <w:pStyle w:val="ListParagraph"/>
              <w:numPr>
                <w:ilvl w:val="0"/>
                <w:numId w:val="182"/>
              </w:numPr>
            </w:pPr>
          </w:p>
        </w:tc>
        <w:tc>
          <w:tcPr>
            <w:tcW w:w="1877" w:type="dxa"/>
            <w:shd w:val="clear" w:color="auto" w:fill="auto"/>
          </w:tcPr>
          <w:p w14:paraId="5EA1F97F" w14:textId="3D3BDCD3" w:rsidR="00523054" w:rsidRDefault="00523054" w:rsidP="00523054">
            <w:pPr>
              <w:keepLines/>
              <w:widowControl w:val="0"/>
              <w:rPr>
                <w:szCs w:val="26"/>
              </w:rPr>
            </w:pPr>
            <w:r>
              <w:rPr>
                <w:szCs w:val="26"/>
              </w:rPr>
              <w:t>Sửa thông tin</w:t>
            </w:r>
          </w:p>
        </w:tc>
        <w:tc>
          <w:tcPr>
            <w:tcW w:w="6912" w:type="dxa"/>
            <w:shd w:val="clear" w:color="auto" w:fill="auto"/>
          </w:tcPr>
          <w:p w14:paraId="7A780A7D" w14:textId="1B73D79A"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thông tin thủ tục kiểm </w:t>
            </w:r>
            <w:r w:rsidR="00F3014A">
              <w:rPr>
                <w:snapToGrid/>
                <w:color w:val="auto"/>
                <w:szCs w:val="26"/>
              </w:rPr>
              <w:t>toán</w:t>
            </w:r>
            <w:r>
              <w:rPr>
                <w:snapToGrid/>
                <w:color w:val="auto"/>
                <w:szCs w:val="26"/>
              </w:rPr>
              <w:t xml:space="preserve">. </w:t>
            </w:r>
          </w:p>
          <w:p w14:paraId="5FFAE7CA" w14:textId="0207C254"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Nếu sửa trạng thái từ </w:t>
            </w:r>
            <w:r w:rsidRPr="00F3014A">
              <w:rPr>
                <w:b/>
                <w:bCs/>
                <w:i/>
                <w:iCs/>
                <w:snapToGrid/>
                <w:color w:val="auto"/>
                <w:szCs w:val="26"/>
              </w:rPr>
              <w:t>Sử dụng</w:t>
            </w:r>
            <w:r>
              <w:rPr>
                <w:snapToGrid/>
                <w:color w:val="auto"/>
                <w:szCs w:val="26"/>
              </w:rPr>
              <w:t xml:space="preserve"> thành </w:t>
            </w:r>
            <w:r w:rsidR="00F3014A" w:rsidRPr="00F3014A">
              <w:rPr>
                <w:b/>
                <w:bCs/>
                <w:i/>
                <w:iCs/>
                <w:snapToGrid/>
                <w:color w:val="auto"/>
                <w:szCs w:val="26"/>
              </w:rPr>
              <w:t>K</w:t>
            </w:r>
            <w:r w:rsidRPr="00F3014A">
              <w:rPr>
                <w:b/>
                <w:bCs/>
                <w:i/>
                <w:iCs/>
                <w:snapToGrid/>
                <w:color w:val="auto"/>
                <w:szCs w:val="26"/>
              </w:rPr>
              <w:t>hông sử dụng</w:t>
            </w:r>
            <w:r>
              <w:rPr>
                <w:snapToGrid/>
                <w:color w:val="auto"/>
                <w:szCs w:val="26"/>
              </w:rPr>
              <w:t xml:space="preserve"> thì thủ tục </w:t>
            </w:r>
            <w:r w:rsidR="00F3014A">
              <w:rPr>
                <w:snapToGrid/>
                <w:color w:val="auto"/>
                <w:szCs w:val="26"/>
              </w:rPr>
              <w:t xml:space="preserve">đó </w:t>
            </w:r>
            <w:r w:rsidR="00A44AE5">
              <w:rPr>
                <w:snapToGrid/>
                <w:color w:val="auto"/>
                <w:szCs w:val="26"/>
              </w:rPr>
              <w:t>sẽ không được sử dụng ở c</w:t>
            </w:r>
            <w:r>
              <w:rPr>
                <w:snapToGrid/>
                <w:color w:val="auto"/>
                <w:szCs w:val="26"/>
              </w:rPr>
              <w:t xml:space="preserve">hức năng xây dựng </w:t>
            </w:r>
            <w:r w:rsidR="00A44AE5">
              <w:rPr>
                <w:snapToGrid/>
                <w:color w:val="auto"/>
                <w:szCs w:val="26"/>
              </w:rPr>
              <w:t>chương trình kiểm toán</w:t>
            </w:r>
          </w:p>
        </w:tc>
      </w:tr>
      <w:tr w:rsidR="00523054" w:rsidRPr="002F4F88" w14:paraId="2D75740B" w14:textId="77777777" w:rsidTr="0085602D">
        <w:tc>
          <w:tcPr>
            <w:tcW w:w="817" w:type="dxa"/>
            <w:shd w:val="clear" w:color="auto" w:fill="auto"/>
          </w:tcPr>
          <w:p w14:paraId="55B27289" w14:textId="77777777" w:rsidR="00523054" w:rsidRPr="002F4F88" w:rsidRDefault="00523054" w:rsidP="00707199">
            <w:pPr>
              <w:pStyle w:val="ListParagraph"/>
              <w:numPr>
                <w:ilvl w:val="0"/>
                <w:numId w:val="182"/>
              </w:numPr>
            </w:pPr>
          </w:p>
        </w:tc>
        <w:tc>
          <w:tcPr>
            <w:tcW w:w="1877" w:type="dxa"/>
            <w:shd w:val="clear" w:color="auto" w:fill="auto"/>
          </w:tcPr>
          <w:p w14:paraId="39E0E190" w14:textId="7C99CE4E" w:rsidR="00523054" w:rsidRDefault="00523054" w:rsidP="00523054">
            <w:pPr>
              <w:keepLines/>
              <w:widowControl w:val="0"/>
              <w:rPr>
                <w:szCs w:val="26"/>
              </w:rPr>
            </w:pPr>
            <w:r>
              <w:rPr>
                <w:szCs w:val="26"/>
              </w:rPr>
              <w:t>Xóa</w:t>
            </w:r>
          </w:p>
        </w:tc>
        <w:tc>
          <w:tcPr>
            <w:tcW w:w="6912" w:type="dxa"/>
            <w:shd w:val="clear" w:color="auto" w:fill="auto"/>
          </w:tcPr>
          <w:p w14:paraId="30F56F2D" w14:textId="39CCBC11"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NSD xóa thủ tục kiểm toán.</w:t>
            </w:r>
          </w:p>
          <w:p w14:paraId="68841062" w14:textId="3609FB2A" w:rsidR="00523054" w:rsidRPr="00A0750D" w:rsidRDefault="00523054" w:rsidP="00A44AE5">
            <w:pPr>
              <w:pStyle w:val="NormalIndent"/>
              <w:keepNext w:val="0"/>
              <w:keepLines/>
              <w:widowControl w:val="0"/>
              <w:numPr>
                <w:ilvl w:val="0"/>
                <w:numId w:val="15"/>
              </w:numPr>
              <w:spacing w:before="0" w:after="0" w:line="312" w:lineRule="auto"/>
              <w:jc w:val="left"/>
              <w:rPr>
                <w:snapToGrid/>
                <w:color w:val="auto"/>
                <w:szCs w:val="26"/>
              </w:rPr>
            </w:pPr>
            <w:r w:rsidRPr="00742CD3">
              <w:rPr>
                <w:snapToGrid/>
                <w:color w:val="auto"/>
                <w:szCs w:val="26"/>
              </w:rPr>
              <w:t xml:space="preserve">Không cho phép </w:t>
            </w:r>
            <w:r w:rsidR="00A44AE5" w:rsidRPr="00742CD3">
              <w:rPr>
                <w:snapToGrid/>
                <w:color w:val="auto"/>
                <w:szCs w:val="26"/>
              </w:rPr>
              <w:t>xoá thủ tục</w:t>
            </w:r>
            <w:r w:rsidRPr="00742CD3">
              <w:rPr>
                <w:snapToGrid/>
                <w:color w:val="auto"/>
                <w:szCs w:val="26"/>
              </w:rPr>
              <w:t xml:space="preserve"> đã được sử dụng ở </w:t>
            </w:r>
            <w:r w:rsidR="00A44AE5" w:rsidRPr="00742CD3">
              <w:rPr>
                <w:snapToGrid/>
                <w:color w:val="auto"/>
                <w:szCs w:val="26"/>
              </w:rPr>
              <w:t>chương trình kiểm toán</w:t>
            </w:r>
          </w:p>
        </w:tc>
      </w:tr>
      <w:tr w:rsidR="00523054" w:rsidRPr="00ED36BD" w14:paraId="1F03BE21" w14:textId="77777777" w:rsidTr="0085602D">
        <w:tc>
          <w:tcPr>
            <w:tcW w:w="817" w:type="dxa"/>
            <w:shd w:val="clear" w:color="auto" w:fill="auto"/>
          </w:tcPr>
          <w:p w14:paraId="0DF187D1" w14:textId="77777777" w:rsidR="00523054" w:rsidRPr="002F4F88" w:rsidRDefault="00523054" w:rsidP="00707199">
            <w:pPr>
              <w:pStyle w:val="ListParagraph"/>
              <w:numPr>
                <w:ilvl w:val="0"/>
                <w:numId w:val="182"/>
              </w:numPr>
            </w:pPr>
          </w:p>
        </w:tc>
        <w:tc>
          <w:tcPr>
            <w:tcW w:w="1877" w:type="dxa"/>
            <w:shd w:val="clear" w:color="auto" w:fill="auto"/>
          </w:tcPr>
          <w:p w14:paraId="05F40AC9" w14:textId="359D7634" w:rsidR="00523054" w:rsidRDefault="00BC2364" w:rsidP="00523054">
            <w:pPr>
              <w:keepLines/>
              <w:widowControl w:val="0"/>
              <w:rPr>
                <w:szCs w:val="26"/>
              </w:rPr>
            </w:pPr>
            <w:r>
              <w:rPr>
                <w:szCs w:val="26"/>
              </w:rPr>
              <w:t>Tìm kiếm</w:t>
            </w:r>
          </w:p>
        </w:tc>
        <w:tc>
          <w:tcPr>
            <w:tcW w:w="6912" w:type="dxa"/>
            <w:shd w:val="clear" w:color="auto" w:fill="auto"/>
          </w:tcPr>
          <w:p w14:paraId="39250D16" w14:textId="00E86F72"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thủ tục kiểm </w:t>
            </w:r>
            <w:r w:rsidR="004D02FD">
              <w:rPr>
                <w:snapToGrid/>
                <w:color w:val="auto"/>
                <w:szCs w:val="26"/>
              </w:rPr>
              <w:t xml:space="preserve">toán </w:t>
            </w:r>
            <w:r>
              <w:rPr>
                <w:snapToGrid/>
                <w:color w:val="auto"/>
                <w:szCs w:val="26"/>
              </w:rPr>
              <w:t>hiển thị các thông tin:</w:t>
            </w:r>
          </w:p>
          <w:p w14:paraId="5D73CBA6" w14:textId="57D160DC" w:rsidR="00523054" w:rsidRDefault="00D3165D" w:rsidP="00707199">
            <w:pPr>
              <w:pStyle w:val="NormalIndent"/>
              <w:keepNext w:val="0"/>
              <w:keepLines/>
              <w:widowControl w:val="0"/>
              <w:numPr>
                <w:ilvl w:val="0"/>
                <w:numId w:val="184"/>
              </w:numPr>
              <w:spacing w:before="0" w:after="0" w:line="312" w:lineRule="auto"/>
              <w:jc w:val="left"/>
              <w:rPr>
                <w:snapToGrid/>
                <w:color w:val="auto"/>
                <w:szCs w:val="26"/>
              </w:rPr>
            </w:pPr>
            <w:r>
              <w:rPr>
                <w:snapToGrid/>
                <w:color w:val="auto"/>
                <w:szCs w:val="26"/>
              </w:rPr>
              <w:t>Mã và tên thủ tục</w:t>
            </w:r>
          </w:p>
          <w:p w14:paraId="1CC8C426" w14:textId="77777777"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lastRenderedPageBreak/>
              <w:t>Danh sách thủ tục được sắp xếp theo Ngày tạo: ngày mới nhất lên đầu.</w:t>
            </w:r>
          </w:p>
          <w:p w14:paraId="5D19B381" w14:textId="2862B809" w:rsidR="00523054" w:rsidRDefault="00523054" w:rsidP="00523054">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Danh sách </w:t>
            </w:r>
            <w:r w:rsidR="00D3165D">
              <w:rPr>
                <w:snapToGrid/>
                <w:color w:val="auto"/>
                <w:szCs w:val="26"/>
              </w:rPr>
              <w:t>thủ tục</w:t>
            </w:r>
            <w:r w:rsidR="00D3165D">
              <w:rPr>
                <w:snapToGrid/>
                <w:color w:val="auto"/>
                <w:szCs w:val="26"/>
                <w:lang w:val="vi-VN"/>
              </w:rPr>
              <w:t xml:space="preserve"> cho phép</w:t>
            </w:r>
            <w:r>
              <w:rPr>
                <w:snapToGrid/>
                <w:color w:val="auto"/>
                <w:szCs w:val="26"/>
              </w:rPr>
              <w:t xml:space="preserve"> tìm kiếm theo các tiêu chí:</w:t>
            </w:r>
          </w:p>
          <w:p w14:paraId="530B187E" w14:textId="77777777" w:rsidR="00C36859" w:rsidRPr="00474D4E"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Đơn vị</w:t>
            </w:r>
            <w:r>
              <w:rPr>
                <w:snapToGrid/>
                <w:color w:val="auto"/>
                <w:szCs w:val="26"/>
                <w:lang w:val="vi-VN"/>
              </w:rPr>
              <w:t xml:space="preserve"> liên quan</w:t>
            </w:r>
          </w:p>
          <w:p w14:paraId="6BB7721D"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lang w:val="vi-VN"/>
              </w:rPr>
              <w:t>Hoạt động liên quan</w:t>
            </w:r>
          </w:p>
          <w:p w14:paraId="77A1B94B"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Quy trình</w:t>
            </w:r>
          </w:p>
          <w:p w14:paraId="124E6EB5" w14:textId="77777777"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Trạng thái</w:t>
            </w:r>
          </w:p>
          <w:p w14:paraId="65F9BDFD" w14:textId="23D9564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 xml:space="preserve">Mã </w:t>
            </w:r>
            <w:r w:rsidR="00CE60C5">
              <w:rPr>
                <w:snapToGrid/>
                <w:color w:val="auto"/>
                <w:szCs w:val="26"/>
              </w:rPr>
              <w:t>thủ tục</w:t>
            </w:r>
          </w:p>
          <w:p w14:paraId="38FA8181" w14:textId="60156C5C" w:rsidR="00C36859" w:rsidRDefault="00C36859" w:rsidP="00707199">
            <w:pPr>
              <w:pStyle w:val="NormalIndent"/>
              <w:keepNext w:val="0"/>
              <w:keepLines/>
              <w:widowControl w:val="0"/>
              <w:numPr>
                <w:ilvl w:val="0"/>
                <w:numId w:val="176"/>
              </w:numPr>
              <w:spacing w:before="0" w:after="0" w:line="312" w:lineRule="auto"/>
              <w:jc w:val="left"/>
              <w:rPr>
                <w:snapToGrid/>
                <w:color w:val="auto"/>
                <w:szCs w:val="26"/>
              </w:rPr>
            </w:pPr>
            <w:r>
              <w:rPr>
                <w:snapToGrid/>
                <w:color w:val="auto"/>
                <w:szCs w:val="26"/>
              </w:rPr>
              <w:t xml:space="preserve">Tên </w:t>
            </w:r>
            <w:r w:rsidR="00CE60C5">
              <w:rPr>
                <w:snapToGrid/>
                <w:color w:val="auto"/>
                <w:szCs w:val="26"/>
              </w:rPr>
              <w:t>thủ tục</w:t>
            </w:r>
          </w:p>
          <w:p w14:paraId="7D470F98" w14:textId="77777777" w:rsidR="00C36859" w:rsidRPr="00460E82" w:rsidRDefault="00C36859" w:rsidP="00C3685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rPr>
              <w:t>Cho phép xem chi tiết từng bản ghi trên cùng màn</w:t>
            </w:r>
            <w:r>
              <w:rPr>
                <w:snapToGrid/>
                <w:color w:val="auto"/>
                <w:szCs w:val="26"/>
                <w:lang w:val="vi-VN"/>
              </w:rPr>
              <w:t xml:space="preserve"> </w:t>
            </w:r>
            <w:r>
              <w:rPr>
                <w:snapToGrid/>
                <w:color w:val="auto"/>
                <w:szCs w:val="26"/>
              </w:rPr>
              <w:t>hình danh sách</w:t>
            </w:r>
            <w:r>
              <w:rPr>
                <w:snapToGrid/>
                <w:color w:val="auto"/>
                <w:szCs w:val="26"/>
                <w:lang w:val="vi-VN"/>
              </w:rPr>
              <w:t xml:space="preserve">. </w:t>
            </w:r>
            <w:r w:rsidRPr="00EE15D5">
              <w:rPr>
                <w:snapToGrid/>
                <w:color w:val="auto"/>
                <w:szCs w:val="26"/>
                <w:lang w:val="vi-VN"/>
              </w:rPr>
              <w:t>Hệ thống mặc định hiển thị thông tin của bản ghi đầu tiên trên danh sách</w:t>
            </w:r>
          </w:p>
          <w:p w14:paraId="2A2E4357" w14:textId="77777777" w:rsidR="00C36859" w:rsidRDefault="00C36859" w:rsidP="00C36859">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 xml:space="preserve">: </w:t>
            </w:r>
          </w:p>
          <w:p w14:paraId="0FF4022A" w14:textId="77558ACB" w:rsidR="00ED36BD" w:rsidRPr="00ED36BD" w:rsidRDefault="00924201" w:rsidP="00ED36BD">
            <w:pPr>
              <w:pStyle w:val="NormalIndent"/>
              <w:keepNext w:val="0"/>
              <w:keepLines/>
              <w:widowControl w:val="0"/>
              <w:numPr>
                <w:ilvl w:val="0"/>
                <w:numId w:val="0"/>
              </w:numPr>
              <w:spacing w:before="0" w:after="0" w:line="312" w:lineRule="auto"/>
              <w:jc w:val="left"/>
              <w:rPr>
                <w:snapToGrid/>
                <w:color w:val="auto"/>
                <w:szCs w:val="26"/>
                <w:lang w:val="vi-VN"/>
              </w:rPr>
            </w:pPr>
            <w:hyperlink r:id="rId70" w:anchor="id=b7wn0s&amp;p=ds_thu_tuc&amp;c=1" w:history="1">
              <w:r w:rsidR="005C4E43" w:rsidRPr="00ED36BD">
                <w:rPr>
                  <w:rStyle w:val="Hyperlink"/>
                  <w:snapToGrid/>
                  <w:szCs w:val="26"/>
                  <w:lang w:val="vi-VN"/>
                </w:rPr>
                <w:t>https://f2z0rj.axshare.com/#id=b7wn0s&amp;p=ds_thu_tuc&amp;c=1</w:t>
              </w:r>
            </w:hyperlink>
          </w:p>
        </w:tc>
      </w:tr>
    </w:tbl>
    <w:p w14:paraId="0696137A" w14:textId="77777777" w:rsidR="004439CF" w:rsidRPr="00802E10" w:rsidRDefault="004439CF" w:rsidP="004439CF">
      <w:pPr>
        <w:rPr>
          <w:b/>
          <w:szCs w:val="26"/>
          <w:lang w:val="vi-VN"/>
        </w:rPr>
      </w:pPr>
      <w:r w:rsidRPr="00802E10">
        <w:rPr>
          <w:b/>
          <w:szCs w:val="26"/>
          <w:lang w:val="vi-VN"/>
        </w:rPr>
        <w:lastRenderedPageBreak/>
        <w:t>Yêu cầu đặc biệt/Điều kiện ràng buộc: N/A</w:t>
      </w:r>
    </w:p>
    <w:p w14:paraId="1A33C4CE" w14:textId="6AADBEAB" w:rsidR="00CD2D30" w:rsidRPr="002717CA" w:rsidRDefault="004D7605" w:rsidP="00215B9F">
      <w:pPr>
        <w:pStyle w:val="tvHeading11"/>
      </w:pPr>
      <w:bookmarkStart w:id="113" w:name="_Toc87047335"/>
      <w:r w:rsidRPr="002717CA">
        <w:rPr>
          <w:lang w:val="vi-VN"/>
        </w:rPr>
        <w:t>Chương trình kiểm toán</w:t>
      </w:r>
      <w:bookmarkEnd w:id="113"/>
    </w:p>
    <w:p w14:paraId="0B26E429" w14:textId="38D63F0D" w:rsidR="00587BCC" w:rsidRPr="00A36187" w:rsidRDefault="00587BCC" w:rsidP="00587BCC">
      <w:pPr>
        <w:rPr>
          <w:lang w:val="vi-VN"/>
        </w:rPr>
      </w:pPr>
      <w:r w:rsidRPr="004A3ECC">
        <w:rPr>
          <w:b/>
          <w:bCs/>
          <w:szCs w:val="26"/>
        </w:rPr>
        <w:t>Mục đích:</w:t>
      </w:r>
      <w:r>
        <w:rPr>
          <w:bCs/>
          <w:szCs w:val="26"/>
        </w:rPr>
        <w:t xml:space="preserve"> </w:t>
      </w:r>
      <w:r w:rsidR="00806EA8">
        <w:rPr>
          <w:bCs/>
          <w:szCs w:val="26"/>
        </w:rPr>
        <w:t>quản lý chương trình kiểm toán cho các cuộc kiểm toán</w:t>
      </w:r>
      <w:r w:rsidR="00806EA8">
        <w:rPr>
          <w:bCs/>
          <w:szCs w:val="26"/>
          <w:lang w:val="vi-VN"/>
        </w:rPr>
        <w:t xml:space="preserve">, chương trình kiểm toán bao gồm danh sách các rủi ro, kiểm soát liên quan và các thủ tục kiểm toán </w:t>
      </w:r>
      <w:r w:rsidR="00895E97">
        <w:rPr>
          <w:bCs/>
          <w:szCs w:val="26"/>
          <w:lang w:val="vi-VN"/>
        </w:rPr>
        <w:t xml:space="preserve">các hoạt động kiểm soát này. Chương trình kiểm toán cho các quy trình được xây dựng </w:t>
      </w:r>
      <w:r w:rsidR="00651E1B">
        <w:rPr>
          <w:bCs/>
          <w:szCs w:val="26"/>
          <w:lang w:val="vi-VN"/>
        </w:rPr>
        <w:t xml:space="preserve">dựa trên </w:t>
      </w:r>
      <w:r w:rsidR="00895E97">
        <w:rPr>
          <w:bCs/>
          <w:szCs w:val="26"/>
          <w:lang w:val="vi-VN"/>
        </w:rPr>
        <w:t xml:space="preserve">kết quả </w:t>
      </w:r>
      <w:r w:rsidR="00F41DC1" w:rsidRPr="00651E1B">
        <w:rPr>
          <w:bCs/>
          <w:szCs w:val="26"/>
          <w:lang w:val="vi-VN"/>
        </w:rPr>
        <w:t xml:space="preserve">đánh giá các rủi ro </w:t>
      </w:r>
      <w:r w:rsidR="000602AC" w:rsidRPr="00651E1B">
        <w:rPr>
          <w:bCs/>
          <w:szCs w:val="26"/>
          <w:lang w:val="vi-VN"/>
        </w:rPr>
        <w:t>chi tiết của từng quy trình</w:t>
      </w:r>
      <w:r w:rsidR="00C4037B">
        <w:rPr>
          <w:bCs/>
          <w:szCs w:val="26"/>
          <w:lang w:val="vi-VN"/>
        </w:rPr>
        <w:t>.</w:t>
      </w:r>
    </w:p>
    <w:p w14:paraId="6E0BA8D9" w14:textId="3A17887E" w:rsidR="00587BCC" w:rsidRPr="00C73133" w:rsidRDefault="00587BCC" w:rsidP="00587BCC">
      <w:pPr>
        <w:rPr>
          <w:lang w:val="vi-VN"/>
        </w:rPr>
      </w:pPr>
      <w:r w:rsidRPr="00802E10">
        <w:rPr>
          <w:b/>
          <w:bCs/>
          <w:szCs w:val="26"/>
          <w:lang w:val="vi-VN"/>
        </w:rPr>
        <w:t>Vai trò thực hiện:</w:t>
      </w:r>
      <w:r w:rsidRPr="00802E10">
        <w:rPr>
          <w:szCs w:val="26"/>
          <w:lang w:val="vi-VN"/>
        </w:rPr>
        <w:t xml:space="preserve"> Trưởng </w:t>
      </w:r>
      <w:r w:rsidR="00F41DC1">
        <w:rPr>
          <w:szCs w:val="26"/>
          <w:lang w:val="vi-VN"/>
        </w:rPr>
        <w:t xml:space="preserve">nhóm KT, </w:t>
      </w:r>
      <w:r>
        <w:rPr>
          <w:szCs w:val="26"/>
          <w:lang w:val="vi-VN"/>
        </w:rPr>
        <w:t>KTV</w:t>
      </w:r>
    </w:p>
    <w:p w14:paraId="50597043" w14:textId="77777777" w:rsidR="00587BCC" w:rsidRDefault="00587BCC" w:rsidP="00587BCC">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587BCC" w:rsidRPr="002F4F88" w14:paraId="50D8548E" w14:textId="77777777" w:rsidTr="00641FBA">
        <w:trPr>
          <w:trHeight w:val="449"/>
        </w:trPr>
        <w:tc>
          <w:tcPr>
            <w:tcW w:w="817" w:type="dxa"/>
            <w:shd w:val="clear" w:color="auto" w:fill="auto"/>
          </w:tcPr>
          <w:p w14:paraId="123495AE" w14:textId="77777777" w:rsidR="00587BCC" w:rsidRPr="002F4F88" w:rsidRDefault="00587BCC" w:rsidP="00641FBA">
            <w:pPr>
              <w:keepLines/>
              <w:widowControl w:val="0"/>
              <w:jc w:val="both"/>
              <w:rPr>
                <w:b/>
                <w:bCs/>
                <w:szCs w:val="26"/>
              </w:rPr>
            </w:pPr>
            <w:r w:rsidRPr="002F4F88">
              <w:rPr>
                <w:b/>
                <w:bCs/>
                <w:szCs w:val="26"/>
              </w:rPr>
              <w:t>STT</w:t>
            </w:r>
          </w:p>
        </w:tc>
        <w:tc>
          <w:tcPr>
            <w:tcW w:w="1877" w:type="dxa"/>
            <w:shd w:val="clear" w:color="auto" w:fill="auto"/>
          </w:tcPr>
          <w:p w14:paraId="065EF7CD" w14:textId="77777777" w:rsidR="00587BCC" w:rsidRPr="002F4F88" w:rsidRDefault="00587BCC" w:rsidP="00641FBA">
            <w:pPr>
              <w:keepLines/>
              <w:widowControl w:val="0"/>
              <w:jc w:val="both"/>
              <w:rPr>
                <w:b/>
                <w:bCs/>
                <w:szCs w:val="26"/>
              </w:rPr>
            </w:pPr>
            <w:r w:rsidRPr="002F4F88">
              <w:rPr>
                <w:b/>
                <w:bCs/>
                <w:szCs w:val="26"/>
              </w:rPr>
              <w:t>Chức năng</w:t>
            </w:r>
          </w:p>
        </w:tc>
        <w:tc>
          <w:tcPr>
            <w:tcW w:w="6912" w:type="dxa"/>
            <w:shd w:val="clear" w:color="auto" w:fill="auto"/>
          </w:tcPr>
          <w:p w14:paraId="045520CF" w14:textId="77777777" w:rsidR="00587BCC" w:rsidRPr="002F4F88" w:rsidRDefault="00587BCC" w:rsidP="00641FBA">
            <w:pPr>
              <w:keepLines/>
              <w:widowControl w:val="0"/>
              <w:jc w:val="both"/>
              <w:rPr>
                <w:b/>
                <w:bCs/>
                <w:szCs w:val="26"/>
              </w:rPr>
            </w:pPr>
            <w:r w:rsidRPr="002F4F88">
              <w:rPr>
                <w:b/>
                <w:bCs/>
                <w:szCs w:val="26"/>
              </w:rPr>
              <w:t>Mô tả</w:t>
            </w:r>
          </w:p>
        </w:tc>
      </w:tr>
      <w:tr w:rsidR="00755D38" w:rsidRPr="008579C4" w14:paraId="781576A8" w14:textId="77777777" w:rsidTr="00641FBA">
        <w:tc>
          <w:tcPr>
            <w:tcW w:w="817" w:type="dxa"/>
            <w:shd w:val="clear" w:color="auto" w:fill="auto"/>
          </w:tcPr>
          <w:p w14:paraId="16309DA3" w14:textId="77777777" w:rsidR="00755D38" w:rsidRPr="002F4F88" w:rsidRDefault="00755D38" w:rsidP="006C4854">
            <w:pPr>
              <w:pStyle w:val="ListParagraph"/>
              <w:numPr>
                <w:ilvl w:val="0"/>
                <w:numId w:val="199"/>
              </w:numPr>
            </w:pPr>
          </w:p>
        </w:tc>
        <w:tc>
          <w:tcPr>
            <w:tcW w:w="1877" w:type="dxa"/>
            <w:shd w:val="clear" w:color="auto" w:fill="auto"/>
          </w:tcPr>
          <w:p w14:paraId="621C25B8" w14:textId="080E423F" w:rsidR="00755D38" w:rsidRPr="00BA78D7" w:rsidRDefault="00755D38" w:rsidP="00755D38">
            <w:pPr>
              <w:keepLines/>
              <w:widowControl w:val="0"/>
              <w:rPr>
                <w:szCs w:val="26"/>
                <w:lang w:val="vi-VN"/>
              </w:rPr>
            </w:pPr>
            <w:r>
              <w:rPr>
                <w:szCs w:val="26"/>
                <w:lang w:val="vi-VN"/>
              </w:rPr>
              <w:t>Danh sách chương trình kiểm toán</w:t>
            </w:r>
          </w:p>
        </w:tc>
        <w:tc>
          <w:tcPr>
            <w:tcW w:w="6912" w:type="dxa"/>
            <w:shd w:val="clear" w:color="auto" w:fill="auto"/>
          </w:tcPr>
          <w:p w14:paraId="5DD9C79E" w14:textId="77777777" w:rsidR="00755D38"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Trong phạm vi cuộc kiểm toán, 1 quy trình được KT liên quan đến 1 đơn vị cụ thể sẽ có 1 chương trình kiểm toán tương ứng</w:t>
            </w:r>
          </w:p>
          <w:p w14:paraId="06CBEA38" w14:textId="1364063F" w:rsidR="00755D38" w:rsidRPr="00E421A9"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Khi cuộc KT chuyển trạng thái “</w:t>
            </w:r>
            <w:r w:rsidRPr="00DE57BB">
              <w:rPr>
                <w:i/>
                <w:iCs/>
                <w:snapToGrid/>
                <w:color w:val="000000" w:themeColor="text1"/>
                <w:szCs w:val="26"/>
                <w:lang w:val="vi-VN"/>
              </w:rPr>
              <w:t>Đã duyệt</w:t>
            </w:r>
            <w:r>
              <w:rPr>
                <w:snapToGrid/>
                <w:color w:val="000000" w:themeColor="text1"/>
                <w:szCs w:val="26"/>
                <w:lang w:val="vi-VN"/>
              </w:rPr>
              <w:t>”, hệ thống căn cứ phạm vi KT</w:t>
            </w:r>
            <w:r w:rsidR="00C4037B">
              <w:rPr>
                <w:snapToGrid/>
                <w:color w:val="000000" w:themeColor="text1"/>
                <w:szCs w:val="26"/>
                <w:lang w:val="vi-VN"/>
              </w:rPr>
              <w:t xml:space="preserve"> của cuộc KT</w:t>
            </w:r>
            <w:r>
              <w:rPr>
                <w:snapToGrid/>
                <w:color w:val="000000" w:themeColor="text1"/>
                <w:szCs w:val="26"/>
                <w:lang w:val="vi-VN"/>
              </w:rPr>
              <w:t xml:space="preserve"> để tạo ra các chương trình kiểm toán</w:t>
            </w:r>
            <w:r w:rsidR="00C4037B">
              <w:rPr>
                <w:snapToGrid/>
                <w:color w:val="000000" w:themeColor="text1"/>
                <w:szCs w:val="26"/>
                <w:lang w:val="vi-VN"/>
              </w:rPr>
              <w:t>. CTKT tạo ra mặc định có trạng thái duyệt là “</w:t>
            </w:r>
            <w:r w:rsidR="00C4037B" w:rsidRPr="00C4037B">
              <w:rPr>
                <w:i/>
                <w:iCs/>
                <w:snapToGrid/>
                <w:color w:val="000000" w:themeColor="text1"/>
                <w:szCs w:val="26"/>
                <w:lang w:val="vi-VN"/>
              </w:rPr>
              <w:t>Bản nháp</w:t>
            </w:r>
            <w:r w:rsidR="00C4037B">
              <w:rPr>
                <w:snapToGrid/>
                <w:color w:val="000000" w:themeColor="text1"/>
                <w:szCs w:val="26"/>
                <w:lang w:val="vi-VN"/>
              </w:rPr>
              <w:t>”</w:t>
            </w:r>
          </w:p>
          <w:p w14:paraId="57E51672" w14:textId="77777777" w:rsidR="00755D38" w:rsidRPr="00143EC3" w:rsidRDefault="00755D38" w:rsidP="00755D38">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auto"/>
                <w:szCs w:val="26"/>
                <w:lang w:val="vi-VN"/>
              </w:rPr>
              <w:t>Danh sách chương trình kiểm toán hiển thị các thông tin:</w:t>
            </w:r>
          </w:p>
          <w:p w14:paraId="0A9B04C9"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STT</w:t>
            </w:r>
          </w:p>
          <w:p w14:paraId="78133FA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157EB395"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8BC059D"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20303180"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lastRenderedPageBreak/>
              <w:t>Đơn vị được KT</w:t>
            </w:r>
          </w:p>
          <w:p w14:paraId="73E7D0B1"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1F3E044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w:t>
            </w:r>
          </w:p>
          <w:p w14:paraId="2937A3F7" w14:textId="77777777" w:rsidR="00755D38" w:rsidRPr="007B4E6A"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sidRPr="007B4E6A">
              <w:rPr>
                <w:snapToGrid/>
                <w:color w:val="auto"/>
                <w:szCs w:val="26"/>
                <w:lang w:val="vi-VN"/>
              </w:rPr>
              <w:t>Danh sách được sắp xếp theo ngày tạo: ngày mới nhất lên đầu.</w:t>
            </w:r>
          </w:p>
          <w:p w14:paraId="5699F1BA" w14:textId="77777777" w:rsidR="00755D38" w:rsidRDefault="00755D38" w:rsidP="00755D38">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Tìm kiếm trên danh sách theo các tiêu chí:</w:t>
            </w:r>
          </w:p>
          <w:p w14:paraId="6ADB52D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Năm</w:t>
            </w:r>
          </w:p>
          <w:p w14:paraId="7B062658"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Tên cuộc kiểm toán</w:t>
            </w:r>
          </w:p>
          <w:p w14:paraId="35FA042B"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Quy trình được KT</w:t>
            </w:r>
          </w:p>
          <w:p w14:paraId="537EA562"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Đơn vị được KT</w:t>
            </w:r>
          </w:p>
          <w:p w14:paraId="3C9B908C"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Hoạt động liên quan</w:t>
            </w:r>
          </w:p>
          <w:p w14:paraId="37050C93" w14:textId="77777777" w:rsidR="00755D38" w:rsidRDefault="00755D38" w:rsidP="006C4854">
            <w:pPr>
              <w:pStyle w:val="NormalIndent"/>
              <w:keepNext w:val="0"/>
              <w:keepLines/>
              <w:widowControl w:val="0"/>
              <w:numPr>
                <w:ilvl w:val="0"/>
                <w:numId w:val="208"/>
              </w:numPr>
              <w:spacing w:before="0" w:after="0" w:line="312" w:lineRule="auto"/>
              <w:jc w:val="left"/>
              <w:rPr>
                <w:snapToGrid/>
                <w:color w:val="auto"/>
                <w:szCs w:val="26"/>
                <w:lang w:val="vi-VN"/>
              </w:rPr>
            </w:pPr>
            <w:r>
              <w:rPr>
                <w:snapToGrid/>
                <w:color w:val="auto"/>
                <w:szCs w:val="26"/>
                <w:lang w:val="vi-VN"/>
              </w:rPr>
              <w:t>Trạng thái duyệt: Bản nháp/Chờ duyệt/Đã duyệt/Từ chối</w:t>
            </w:r>
          </w:p>
          <w:p w14:paraId="4B3CD71E" w14:textId="57C02257" w:rsidR="00755D38" w:rsidRPr="008D3282" w:rsidRDefault="00755D38" w:rsidP="00755D38">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lang w:val="vi-VN"/>
              </w:rPr>
              <w:t xml:space="preserve">Giao diện: </w:t>
            </w:r>
            <w:hyperlink r:id="rId71" w:history="1">
              <w:r w:rsidRPr="005251DC">
                <w:rPr>
                  <w:rStyle w:val="Hyperlink"/>
                  <w:snapToGrid/>
                  <w:szCs w:val="26"/>
                  <w:lang w:val="vi-VN"/>
                </w:rPr>
                <w:t>https://f2z0rj.axshare.com/#id=t7y3ya&amp;p=ds_chuong_trinh_kt&amp;g=1</w:t>
              </w:r>
            </w:hyperlink>
          </w:p>
        </w:tc>
      </w:tr>
      <w:tr w:rsidR="0094651A" w:rsidRPr="008579C4" w14:paraId="35352CF4" w14:textId="77777777" w:rsidTr="00641FBA">
        <w:tc>
          <w:tcPr>
            <w:tcW w:w="817" w:type="dxa"/>
            <w:shd w:val="clear" w:color="auto" w:fill="auto"/>
          </w:tcPr>
          <w:p w14:paraId="35D0CA05" w14:textId="77777777" w:rsidR="0094651A" w:rsidRPr="002F4F88" w:rsidRDefault="0094651A" w:rsidP="006C4854">
            <w:pPr>
              <w:pStyle w:val="ListParagraph"/>
              <w:numPr>
                <w:ilvl w:val="0"/>
                <w:numId w:val="199"/>
              </w:numPr>
            </w:pPr>
          </w:p>
        </w:tc>
        <w:tc>
          <w:tcPr>
            <w:tcW w:w="1877" w:type="dxa"/>
            <w:shd w:val="clear" w:color="auto" w:fill="auto"/>
          </w:tcPr>
          <w:p w14:paraId="25E2F97C" w14:textId="60EA3490" w:rsidR="0094651A" w:rsidRDefault="0094651A" w:rsidP="0094651A">
            <w:pPr>
              <w:keepLines/>
              <w:widowControl w:val="0"/>
              <w:rPr>
                <w:szCs w:val="26"/>
                <w:lang w:val="vi-VN"/>
              </w:rPr>
            </w:pPr>
            <w:r>
              <w:rPr>
                <w:szCs w:val="26"/>
                <w:lang w:val="vi-VN"/>
              </w:rPr>
              <w:t>Xem chi tiết</w:t>
            </w:r>
          </w:p>
        </w:tc>
        <w:tc>
          <w:tcPr>
            <w:tcW w:w="6912" w:type="dxa"/>
            <w:shd w:val="clear" w:color="auto" w:fill="auto"/>
          </w:tcPr>
          <w:p w14:paraId="442DFC9F" w14:textId="77777777" w:rsidR="00494C17" w:rsidRDefault="0094651A" w:rsidP="00D15D39">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Cho phép xem chi tiết chương trình kiểm toán. Hệ thống hiển thị </w:t>
            </w:r>
            <w:r w:rsidR="00494C17">
              <w:rPr>
                <w:snapToGrid/>
                <w:color w:val="000000" w:themeColor="text1"/>
                <w:szCs w:val="26"/>
                <w:lang w:val="vi-VN"/>
              </w:rPr>
              <w:t>thông tin:</w:t>
            </w:r>
          </w:p>
          <w:p w14:paraId="6C1792C7" w14:textId="4189FA4A" w:rsid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1. Thông tin tổng quan</w:t>
            </w:r>
          </w:p>
          <w:p w14:paraId="6A733152" w14:textId="77777777"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Năm kiểm toán</w:t>
            </w:r>
          </w:p>
          <w:p w14:paraId="63F6B757" w14:textId="2060C8A6"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Cuộc kiểm toán: hiển thị tên cuộc kiểm toán</w:t>
            </w:r>
          </w:p>
          <w:p w14:paraId="3BFE5389" w14:textId="45C18212"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Quy trình được KT</w:t>
            </w:r>
          </w:p>
          <w:p w14:paraId="2BA7B60C" w14:textId="63238BEA" w:rsid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Đơn vị được KT</w:t>
            </w:r>
          </w:p>
          <w:p w14:paraId="6553AD97" w14:textId="153914D1" w:rsidR="00494C17" w:rsidRPr="00494C17" w:rsidRDefault="00494C17"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Người phụ trách</w:t>
            </w:r>
            <w:r w:rsidR="00DA3592">
              <w:rPr>
                <w:snapToGrid/>
                <w:color w:val="auto"/>
                <w:szCs w:val="26"/>
                <w:lang w:val="vi-VN"/>
              </w:rPr>
              <w:t xml:space="preserve">: hiển thị tên trưởng nhóm KT phụ trách, lấy thông tin </w:t>
            </w:r>
            <w:r w:rsidR="00274089">
              <w:rPr>
                <w:snapToGrid/>
                <w:color w:val="auto"/>
                <w:szCs w:val="26"/>
                <w:lang w:val="vi-VN"/>
              </w:rPr>
              <w:t>từ</w:t>
            </w:r>
            <w:r w:rsidR="00DA3592">
              <w:rPr>
                <w:snapToGrid/>
                <w:color w:val="auto"/>
                <w:szCs w:val="26"/>
                <w:lang w:val="vi-VN"/>
              </w:rPr>
              <w:t xml:space="preserve"> </w:t>
            </w:r>
            <w:r w:rsidR="008A5077">
              <w:rPr>
                <w:snapToGrid/>
                <w:color w:val="auto"/>
                <w:szCs w:val="26"/>
                <w:lang w:val="vi-VN"/>
              </w:rPr>
              <w:t>nhân sự của cuộc KT (</w:t>
            </w:r>
            <w:r w:rsidR="00DA3592" w:rsidRPr="00DA3592">
              <w:rPr>
                <w:i/>
                <w:iCs/>
                <w:snapToGrid/>
                <w:color w:val="0070C0"/>
                <w:szCs w:val="26"/>
                <w:lang w:val="vi-VN"/>
              </w:rPr>
              <w:t>mục 5.1.2 Nhân sự KT</w:t>
            </w:r>
            <w:r w:rsidR="008A5077">
              <w:rPr>
                <w:i/>
                <w:iCs/>
                <w:snapToGrid/>
                <w:color w:val="0070C0"/>
                <w:szCs w:val="26"/>
                <w:lang w:val="vi-VN"/>
              </w:rPr>
              <w:t>)</w:t>
            </w:r>
          </w:p>
          <w:p w14:paraId="3623B36A" w14:textId="3BB8EF07" w:rsidR="0064456A" w:rsidRPr="00494C17" w:rsidRDefault="00494C17" w:rsidP="00494C17">
            <w:pPr>
              <w:pStyle w:val="NormalIndent"/>
              <w:keepNext w:val="0"/>
              <w:keepLines/>
              <w:widowControl w:val="0"/>
              <w:numPr>
                <w:ilvl w:val="0"/>
                <w:numId w:val="0"/>
              </w:numPr>
              <w:spacing w:before="0" w:after="0" w:line="312" w:lineRule="auto"/>
              <w:jc w:val="left"/>
              <w:rPr>
                <w:b/>
                <w:bCs/>
                <w:snapToGrid/>
                <w:color w:val="000000" w:themeColor="text1"/>
                <w:szCs w:val="26"/>
                <w:lang w:val="vi-VN"/>
              </w:rPr>
            </w:pPr>
            <w:r w:rsidRPr="00494C17">
              <w:rPr>
                <w:b/>
                <w:bCs/>
                <w:snapToGrid/>
                <w:color w:val="000000" w:themeColor="text1"/>
                <w:szCs w:val="26"/>
                <w:lang w:val="vi-VN"/>
              </w:rPr>
              <w:t>2. D</w:t>
            </w:r>
            <w:r w:rsidR="00ED498D" w:rsidRPr="00494C17">
              <w:rPr>
                <w:b/>
                <w:bCs/>
                <w:snapToGrid/>
                <w:color w:val="000000" w:themeColor="text1"/>
                <w:szCs w:val="26"/>
                <w:lang w:val="vi-VN"/>
              </w:rPr>
              <w:t>anh sách các rủi ro</w:t>
            </w:r>
            <w:r w:rsidR="00552CDC" w:rsidRPr="00494C17">
              <w:rPr>
                <w:b/>
                <w:bCs/>
                <w:snapToGrid/>
                <w:color w:val="000000" w:themeColor="text1"/>
                <w:szCs w:val="26"/>
                <w:lang w:val="vi-VN"/>
              </w:rPr>
              <w:t xml:space="preserve"> </w:t>
            </w:r>
          </w:p>
          <w:p w14:paraId="59B4059B" w14:textId="130AFEF9" w:rsidR="0064456A" w:rsidRPr="0071323F"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STT</w:t>
            </w:r>
          </w:p>
          <w:p w14:paraId="62EF2BA8" w14:textId="13FD3663" w:rsidR="0094651A" w:rsidRPr="0071323F" w:rsidRDefault="00552CDC"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 xml:space="preserve">Mã </w:t>
            </w:r>
            <w:r w:rsidR="004D4F95" w:rsidRPr="0071323F">
              <w:rPr>
                <w:snapToGrid/>
                <w:color w:val="auto"/>
                <w:szCs w:val="26"/>
                <w:lang w:val="vi-VN"/>
              </w:rPr>
              <w:t>rủi ro</w:t>
            </w:r>
          </w:p>
          <w:p w14:paraId="741C391F" w14:textId="3A1EF8F5" w:rsidR="0064456A" w:rsidRDefault="0064456A"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71323F">
              <w:rPr>
                <w:snapToGrid/>
                <w:color w:val="auto"/>
                <w:szCs w:val="26"/>
                <w:lang w:val="vi-VN"/>
              </w:rPr>
              <w:t>Tên rủi ro</w:t>
            </w:r>
          </w:p>
          <w:p w14:paraId="51419AE8" w14:textId="49EFB630"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Khả năng xảy ra</w:t>
            </w:r>
            <w:r w:rsidR="00CE4206">
              <w:rPr>
                <w:snapToGrid/>
                <w:color w:val="auto"/>
                <w:szCs w:val="26"/>
                <w:lang w:val="vi-VN"/>
              </w:rPr>
              <w:t>: khả năng xảy ra RR tiềm tàng</w:t>
            </w:r>
          </w:p>
          <w:p w14:paraId="3B8B3F57" w14:textId="0646462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Mức độ ảnh hưởng</w:t>
            </w:r>
            <w:r w:rsidR="00CE4206">
              <w:rPr>
                <w:snapToGrid/>
                <w:color w:val="auto"/>
                <w:szCs w:val="26"/>
                <w:lang w:val="vi-VN"/>
              </w:rPr>
              <w:t>: mức ảnh hưởng của RR tiềm tàng</w:t>
            </w:r>
          </w:p>
          <w:p w14:paraId="15A010EA" w14:textId="4D8B64EF"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tiềm tàng</w:t>
            </w:r>
          </w:p>
          <w:p w14:paraId="77AC08C7" w14:textId="389BC0B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Xếp hạng RR tiềm tàng</w:t>
            </w:r>
          </w:p>
          <w:p w14:paraId="4A3C957A" w14:textId="1824BD44"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Điểm RR còn lại</w:t>
            </w:r>
          </w:p>
          <w:p w14:paraId="547DA78D" w14:textId="066DE9B3" w:rsidR="00E360F4" w:rsidRDefault="00E360F4"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r w:rsidR="00AF6141">
              <w:rPr>
                <w:snapToGrid/>
                <w:color w:val="auto"/>
                <w:szCs w:val="26"/>
                <w:lang w:val="vi-VN"/>
              </w:rPr>
              <w:t>: hiển thị Có/Không</w:t>
            </w:r>
          </w:p>
          <w:p w14:paraId="44364641" w14:textId="065FE05D" w:rsidR="002F3B7D" w:rsidRPr="0071323F" w:rsidRDefault="002F3B7D"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lastRenderedPageBreak/>
              <w:t>Giấy tờ làm việc: hiển thị mã giấy tờ làm việc liên quan</w:t>
            </w:r>
            <w:r w:rsidR="00CE4206">
              <w:rPr>
                <w:snapToGrid/>
                <w:color w:val="auto"/>
                <w:szCs w:val="26"/>
                <w:lang w:val="vi-VN"/>
              </w:rPr>
              <w:t xml:space="preserve"> </w:t>
            </w:r>
            <w:r w:rsidR="00CE4206" w:rsidRPr="00CE4206">
              <w:rPr>
                <w:i/>
                <w:iCs/>
                <w:snapToGrid/>
                <w:color w:val="0070C0"/>
                <w:szCs w:val="26"/>
                <w:lang w:val="vi-VN"/>
              </w:rPr>
              <w:t>(lấy từ mục 6.1 Giấy tờ làm việc)</w:t>
            </w:r>
          </w:p>
          <w:p w14:paraId="37F367EA" w14:textId="77777777" w:rsidR="003A5E2E" w:rsidRDefault="00D15D39" w:rsidP="00D15D39">
            <w:pPr>
              <w:pStyle w:val="NormalIndent"/>
              <w:keepNext w:val="0"/>
              <w:keepLines/>
              <w:widowControl w:val="0"/>
              <w:numPr>
                <w:ilvl w:val="0"/>
                <w:numId w:val="15"/>
              </w:numPr>
              <w:spacing w:before="0" w:after="0" w:line="312" w:lineRule="auto"/>
              <w:jc w:val="left"/>
              <w:rPr>
                <w:snapToGrid/>
                <w:color w:val="auto"/>
                <w:szCs w:val="26"/>
                <w:lang w:val="vi-VN"/>
              </w:rPr>
            </w:pPr>
            <w:r w:rsidRPr="00D7009D">
              <w:rPr>
                <w:snapToGrid/>
                <w:color w:val="auto"/>
                <w:szCs w:val="26"/>
                <w:lang w:val="vi-VN"/>
              </w:rPr>
              <w:t>Cho phép tìm kiếm trên danh sách rủi ro</w:t>
            </w:r>
            <w:r w:rsidR="00D7009D" w:rsidRPr="00D7009D">
              <w:rPr>
                <w:snapToGrid/>
                <w:color w:val="auto"/>
                <w:szCs w:val="26"/>
                <w:lang w:val="vi-VN"/>
              </w:rPr>
              <w:t xml:space="preserve"> theo: </w:t>
            </w:r>
          </w:p>
          <w:p w14:paraId="5D345BA7" w14:textId="7FC7B3CC" w:rsidR="00D7009D"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Mã rủi ro</w:t>
            </w:r>
          </w:p>
          <w:p w14:paraId="5FFF2F1A" w14:textId="40B6B197" w:rsidR="003A5E2E" w:rsidRDefault="003A5E2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Tên rủi ro</w:t>
            </w:r>
          </w:p>
          <w:p w14:paraId="3BC7C3B9" w14:textId="0E402218" w:rsidR="003831FC" w:rsidRDefault="003831FC"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Đề xuất kiểm toán</w:t>
            </w:r>
          </w:p>
          <w:p w14:paraId="5544266B" w14:textId="77DEB9B2" w:rsidR="001C2D2F" w:rsidRDefault="001C2D2F" w:rsidP="00D15D39">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T</w:t>
            </w:r>
            <w:r w:rsidR="00857DAB">
              <w:rPr>
                <w:snapToGrid/>
                <w:color w:val="auto"/>
                <w:szCs w:val="26"/>
                <w:lang w:val="vi-VN"/>
              </w:rPr>
              <w:t xml:space="preserve">rên </w:t>
            </w:r>
            <w:r w:rsidR="00B849CF">
              <w:rPr>
                <w:snapToGrid/>
                <w:color w:val="auto"/>
                <w:szCs w:val="26"/>
                <w:lang w:val="vi-VN"/>
              </w:rPr>
              <w:t xml:space="preserve">màn hình xem chi tiết CTKT, </w:t>
            </w:r>
            <w:r w:rsidR="008B2FB2">
              <w:rPr>
                <w:snapToGrid/>
                <w:color w:val="auto"/>
                <w:szCs w:val="26"/>
                <w:lang w:val="vi-VN"/>
              </w:rPr>
              <w:t xml:space="preserve">NSD </w:t>
            </w:r>
            <w:r w:rsidR="00B849CF">
              <w:rPr>
                <w:snapToGrid/>
                <w:color w:val="auto"/>
                <w:szCs w:val="26"/>
                <w:lang w:val="vi-VN"/>
              </w:rPr>
              <w:t>có thể thực hiện các thao tác sau:</w:t>
            </w:r>
          </w:p>
          <w:p w14:paraId="1DAD03C9"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Lấy rủi ro từ thư viện rủi ro</w:t>
            </w:r>
          </w:p>
          <w:p w14:paraId="1176FB2E"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Pr>
                <w:snapToGrid/>
                <w:color w:val="auto"/>
                <w:szCs w:val="26"/>
                <w:lang w:val="vi-VN"/>
              </w:rPr>
              <w:t>T</w:t>
            </w:r>
            <w:r w:rsidRPr="002212C5">
              <w:rPr>
                <w:snapToGrid/>
                <w:color w:val="auto"/>
                <w:szCs w:val="26"/>
                <w:lang w:val="vi-VN"/>
              </w:rPr>
              <w:t>hêm mới rủi ro</w:t>
            </w:r>
          </w:p>
          <w:p w14:paraId="1C8EE04A" w14:textId="77777777" w:rsidR="0076378E"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Xoá rủi ro</w:t>
            </w:r>
          </w:p>
          <w:p w14:paraId="29C7E52E" w14:textId="6DDCCD7B" w:rsidR="00B849CF" w:rsidRDefault="0076378E" w:rsidP="006C4854">
            <w:pPr>
              <w:pStyle w:val="NormalIndent"/>
              <w:keepNext w:val="0"/>
              <w:keepLines/>
              <w:widowControl w:val="0"/>
              <w:numPr>
                <w:ilvl w:val="0"/>
                <w:numId w:val="213"/>
              </w:numPr>
              <w:spacing w:before="0" w:after="0" w:line="312" w:lineRule="auto"/>
              <w:jc w:val="left"/>
              <w:rPr>
                <w:snapToGrid/>
                <w:color w:val="auto"/>
                <w:szCs w:val="26"/>
                <w:lang w:val="vi-VN"/>
              </w:rPr>
            </w:pPr>
            <w:r w:rsidRPr="000F69AC">
              <w:rPr>
                <w:snapToGrid/>
                <w:color w:val="auto"/>
                <w:szCs w:val="26"/>
                <w:lang w:val="vi-VN"/>
              </w:rPr>
              <w:t xml:space="preserve">Cập nhật rủi ro: chấm điểm rủi ro và </w:t>
            </w:r>
            <w:r w:rsidR="003443C0">
              <w:rPr>
                <w:snapToGrid/>
                <w:color w:val="auto"/>
                <w:szCs w:val="26"/>
                <w:lang w:val="vi-VN"/>
              </w:rPr>
              <w:t>t</w:t>
            </w:r>
            <w:r w:rsidRPr="000F69AC">
              <w:rPr>
                <w:snapToGrid/>
                <w:color w:val="auto"/>
                <w:szCs w:val="26"/>
                <w:lang w:val="vi-VN"/>
              </w:rPr>
              <w:t>hiết lập thủ tục kiểm toán</w:t>
            </w:r>
          </w:p>
          <w:p w14:paraId="0F89D175" w14:textId="761352A0" w:rsidR="00DD2BEF" w:rsidRPr="00B849CF" w:rsidRDefault="00B849CF" w:rsidP="00DD2BEF">
            <w:pPr>
              <w:pStyle w:val="NormalIndent"/>
              <w:keepNext w:val="0"/>
              <w:keepLines/>
              <w:widowControl w:val="0"/>
              <w:numPr>
                <w:ilvl w:val="0"/>
                <w:numId w:val="0"/>
              </w:numPr>
              <w:spacing w:before="0" w:after="0" w:line="312" w:lineRule="auto"/>
              <w:jc w:val="left"/>
              <w:rPr>
                <w:snapToGrid/>
                <w:color w:val="auto"/>
                <w:szCs w:val="26"/>
                <w:lang w:val="vi-VN"/>
              </w:rPr>
            </w:pPr>
            <w:r w:rsidRPr="00DD2BEF">
              <w:rPr>
                <w:snapToGrid/>
                <w:color w:val="auto"/>
                <w:szCs w:val="26"/>
                <w:lang w:val="vi-VN"/>
              </w:rPr>
              <w:t>Giao diện:</w:t>
            </w:r>
            <w:r w:rsidR="00DD2BEF">
              <w:rPr>
                <w:snapToGrid/>
                <w:color w:val="auto"/>
                <w:szCs w:val="26"/>
                <w:lang w:val="vi-VN"/>
              </w:rPr>
              <w:t xml:space="preserve"> </w:t>
            </w:r>
            <w:hyperlink r:id="rId72" w:history="1">
              <w:r w:rsidR="00DD2BEF" w:rsidRPr="005251DC">
                <w:rPr>
                  <w:rStyle w:val="Hyperlink"/>
                  <w:snapToGrid/>
                  <w:szCs w:val="26"/>
                  <w:lang w:val="vi-VN"/>
                </w:rPr>
                <w:t>https://f2z0rj.axshare.com/#id=3ju0zt&amp;p=chuong_trinh_kt&amp;g=1</w:t>
              </w:r>
            </w:hyperlink>
          </w:p>
        </w:tc>
      </w:tr>
      <w:tr w:rsidR="001A66F3" w:rsidRPr="008579C4" w14:paraId="63D44C33" w14:textId="77777777" w:rsidTr="00641FBA">
        <w:tc>
          <w:tcPr>
            <w:tcW w:w="817" w:type="dxa"/>
            <w:shd w:val="clear" w:color="auto" w:fill="auto"/>
          </w:tcPr>
          <w:p w14:paraId="34298E1B" w14:textId="77777777" w:rsidR="001A66F3" w:rsidRPr="000B79C9" w:rsidRDefault="001A66F3" w:rsidP="006C4854">
            <w:pPr>
              <w:pStyle w:val="ListParagraph"/>
              <w:numPr>
                <w:ilvl w:val="0"/>
                <w:numId w:val="199"/>
              </w:numPr>
              <w:rPr>
                <w:lang w:val="vi-VN"/>
              </w:rPr>
            </w:pPr>
          </w:p>
        </w:tc>
        <w:tc>
          <w:tcPr>
            <w:tcW w:w="1877" w:type="dxa"/>
            <w:shd w:val="clear" w:color="auto" w:fill="auto"/>
          </w:tcPr>
          <w:p w14:paraId="393D6877" w14:textId="12980518" w:rsidR="001A66F3" w:rsidRDefault="001A66F3" w:rsidP="001A66F3">
            <w:pPr>
              <w:keepLines/>
              <w:widowControl w:val="0"/>
              <w:rPr>
                <w:szCs w:val="26"/>
                <w:lang w:val="vi-VN"/>
              </w:rPr>
            </w:pPr>
            <w:r w:rsidRPr="0073621C">
              <w:rPr>
                <w:szCs w:val="26"/>
                <w:lang w:val="vi-VN"/>
              </w:rPr>
              <w:t>Lấy</w:t>
            </w:r>
            <w:r>
              <w:rPr>
                <w:szCs w:val="26"/>
                <w:lang w:val="vi-VN"/>
              </w:rPr>
              <w:t xml:space="preserve"> rủi ro từ thư viện rủi ro</w:t>
            </w:r>
          </w:p>
        </w:tc>
        <w:tc>
          <w:tcPr>
            <w:tcW w:w="6912" w:type="dxa"/>
            <w:shd w:val="clear" w:color="auto" w:fill="auto"/>
          </w:tcPr>
          <w:p w14:paraId="317A8C2E" w14:textId="77777777" w:rsidR="001A66F3" w:rsidRPr="005B3749" w:rsidRDefault="001A66F3" w:rsidP="001A66F3">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Cho phép NSD lấy danh sách các rủi ro từ thư viện rủi ro </w:t>
            </w:r>
            <w:r w:rsidRPr="00094A1E">
              <w:rPr>
                <w:snapToGrid/>
                <w:color w:val="0070C0"/>
                <w:szCs w:val="26"/>
                <w:lang w:val="vi-VN"/>
              </w:rPr>
              <w:t>(</w:t>
            </w:r>
            <w:r w:rsidRPr="00094A1E">
              <w:rPr>
                <w:i/>
                <w:iCs/>
                <w:snapToGrid/>
                <w:color w:val="0070C0"/>
                <w:szCs w:val="26"/>
                <w:lang w:val="vi-VN"/>
              </w:rPr>
              <w:t>mục 5.3.1</w:t>
            </w:r>
            <w:r>
              <w:rPr>
                <w:snapToGrid/>
                <w:color w:val="0070C0"/>
                <w:szCs w:val="26"/>
                <w:lang w:val="vi-VN"/>
              </w:rPr>
              <w:t xml:space="preserve">) </w:t>
            </w:r>
            <w:r w:rsidRPr="005B3749">
              <w:rPr>
                <w:snapToGrid/>
                <w:color w:val="000000" w:themeColor="text1"/>
                <w:szCs w:val="26"/>
                <w:lang w:val="vi-VN"/>
              </w:rPr>
              <w:t xml:space="preserve">để </w:t>
            </w:r>
            <w:r w:rsidRPr="00D31C4C">
              <w:rPr>
                <w:snapToGrid/>
                <w:color w:val="000000" w:themeColor="text1"/>
                <w:szCs w:val="26"/>
                <w:lang w:val="vi-VN"/>
              </w:rPr>
              <w:t>hiển thị trên chương trình kiểm toán</w:t>
            </w:r>
          </w:p>
          <w:p w14:paraId="55F295A6" w14:textId="5AF5C95C" w:rsidR="001A66F3" w:rsidRDefault="001A66F3"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Hệ thống chỉ lấy các rủi ro </w:t>
            </w:r>
            <w:r w:rsidR="0039329C">
              <w:rPr>
                <w:snapToGrid/>
                <w:color w:val="000000" w:themeColor="text1"/>
                <w:szCs w:val="26"/>
                <w:lang w:val="vi-VN"/>
              </w:rPr>
              <w:t xml:space="preserve">của </w:t>
            </w:r>
            <w:r>
              <w:rPr>
                <w:snapToGrid/>
                <w:color w:val="000000" w:themeColor="text1"/>
                <w:szCs w:val="26"/>
                <w:lang w:val="vi-VN"/>
              </w:rPr>
              <w:t xml:space="preserve">quy trình và đơn vị được </w:t>
            </w:r>
            <w:r w:rsidR="00C1255C">
              <w:rPr>
                <w:snapToGrid/>
                <w:color w:val="000000" w:themeColor="text1"/>
                <w:szCs w:val="26"/>
                <w:lang w:val="vi-VN"/>
              </w:rPr>
              <w:t xml:space="preserve">KT </w:t>
            </w:r>
            <w:r w:rsidR="00E90FFB">
              <w:rPr>
                <w:snapToGrid/>
                <w:color w:val="000000" w:themeColor="text1"/>
                <w:szCs w:val="26"/>
                <w:lang w:val="vi-VN"/>
              </w:rPr>
              <w:t>liên quan đến</w:t>
            </w:r>
            <w:r w:rsidR="00C1255C">
              <w:rPr>
                <w:snapToGrid/>
                <w:color w:val="000000" w:themeColor="text1"/>
                <w:szCs w:val="26"/>
                <w:lang w:val="vi-VN"/>
              </w:rPr>
              <w:t xml:space="preserve"> chương trình kiểm toán</w:t>
            </w:r>
            <w:r w:rsidR="00E8293F">
              <w:rPr>
                <w:snapToGrid/>
                <w:color w:val="000000" w:themeColor="text1"/>
                <w:szCs w:val="26"/>
                <w:lang w:val="vi-VN"/>
              </w:rPr>
              <w:t xml:space="preserve"> đang thao tác</w:t>
            </w:r>
          </w:p>
          <w:p w14:paraId="03DD8217" w14:textId="347BE143" w:rsidR="00D0161C" w:rsidRDefault="00D0161C" w:rsidP="001A66F3">
            <w:pPr>
              <w:pStyle w:val="NormalIndent"/>
              <w:keepNext w:val="0"/>
              <w:keepLines/>
              <w:widowControl w:val="0"/>
              <w:numPr>
                <w:ilvl w:val="0"/>
                <w:numId w:val="15"/>
              </w:numPr>
              <w:spacing w:before="0" w:after="0" w:line="312" w:lineRule="auto"/>
              <w:jc w:val="left"/>
              <w:rPr>
                <w:snapToGrid/>
                <w:color w:val="000000" w:themeColor="text1"/>
                <w:szCs w:val="26"/>
                <w:lang w:val="vi-VN"/>
              </w:rPr>
            </w:pPr>
            <w:r>
              <w:rPr>
                <w:snapToGrid/>
                <w:color w:val="000000" w:themeColor="text1"/>
                <w:szCs w:val="26"/>
                <w:lang w:val="vi-VN"/>
              </w:rPr>
              <w:t xml:space="preserve">Khi NSD thao tác lấy dữ liệu nhiều lần, hệ thống </w:t>
            </w:r>
            <w:r w:rsidR="00E46A56">
              <w:rPr>
                <w:snapToGrid/>
                <w:color w:val="000000" w:themeColor="text1"/>
                <w:szCs w:val="26"/>
                <w:lang w:val="vi-VN"/>
              </w:rPr>
              <w:t xml:space="preserve">căn cứ mã rủi ro </w:t>
            </w:r>
            <w:r w:rsidR="006E5DE4">
              <w:rPr>
                <w:snapToGrid/>
                <w:color w:val="000000" w:themeColor="text1"/>
                <w:szCs w:val="26"/>
                <w:lang w:val="vi-VN"/>
              </w:rPr>
              <w:t xml:space="preserve">để loại bỏ các RR bị </w:t>
            </w:r>
            <w:r w:rsidR="00F90F9F">
              <w:rPr>
                <w:snapToGrid/>
                <w:color w:val="000000" w:themeColor="text1"/>
                <w:szCs w:val="26"/>
                <w:lang w:val="vi-VN"/>
              </w:rPr>
              <w:t>trùng</w:t>
            </w:r>
            <w:r w:rsidR="005C5201">
              <w:rPr>
                <w:snapToGrid/>
                <w:color w:val="000000" w:themeColor="text1"/>
                <w:szCs w:val="26"/>
                <w:lang w:val="vi-VN"/>
              </w:rPr>
              <w:t>, đảm bảo các rủi ro trong chương trình kiểm toán không bị trùng nhau</w:t>
            </w:r>
          </w:p>
        </w:tc>
      </w:tr>
      <w:tr w:rsidR="00465B7D" w:rsidRPr="008579C4" w14:paraId="41CB638D" w14:textId="77777777" w:rsidTr="00641FBA">
        <w:tc>
          <w:tcPr>
            <w:tcW w:w="817" w:type="dxa"/>
            <w:shd w:val="clear" w:color="auto" w:fill="auto"/>
          </w:tcPr>
          <w:p w14:paraId="4FFD92E7" w14:textId="77777777" w:rsidR="00465B7D" w:rsidRPr="002212C5" w:rsidRDefault="00465B7D" w:rsidP="006C4854">
            <w:pPr>
              <w:pStyle w:val="ListParagraph"/>
              <w:numPr>
                <w:ilvl w:val="0"/>
                <w:numId w:val="199"/>
              </w:numPr>
              <w:rPr>
                <w:lang w:val="vi-VN"/>
              </w:rPr>
            </w:pPr>
          </w:p>
        </w:tc>
        <w:tc>
          <w:tcPr>
            <w:tcW w:w="1877" w:type="dxa"/>
            <w:shd w:val="clear" w:color="auto" w:fill="auto"/>
          </w:tcPr>
          <w:p w14:paraId="4DF97E16" w14:textId="39303996" w:rsidR="00465B7D" w:rsidRDefault="00465B7D" w:rsidP="00465B7D">
            <w:pPr>
              <w:keepLines/>
              <w:widowControl w:val="0"/>
              <w:rPr>
                <w:szCs w:val="26"/>
                <w:lang w:val="vi-VN"/>
              </w:rPr>
            </w:pPr>
            <w:r>
              <w:rPr>
                <w:szCs w:val="26"/>
              </w:rPr>
              <w:t>Thêm mới</w:t>
            </w:r>
            <w:r>
              <w:rPr>
                <w:szCs w:val="26"/>
                <w:lang w:val="vi-VN"/>
              </w:rPr>
              <w:t xml:space="preserve"> rủi ro</w:t>
            </w:r>
          </w:p>
        </w:tc>
        <w:tc>
          <w:tcPr>
            <w:tcW w:w="6912" w:type="dxa"/>
            <w:shd w:val="clear" w:color="auto" w:fill="auto"/>
          </w:tcPr>
          <w:p w14:paraId="153B3046" w14:textId="08E372BE" w:rsidR="00465B7D" w:rsidRDefault="00465B7D" w:rsidP="00465B7D">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thêm mới rủi ro vào chương trình kiểm toán, hệ thống sẽ gọi đến màn hình Thêm mới rủi ro của </w:t>
            </w:r>
            <w:r w:rsidRPr="007C1F58">
              <w:rPr>
                <w:i/>
                <w:iCs/>
                <w:snapToGrid/>
                <w:color w:val="0070C0"/>
                <w:szCs w:val="26"/>
                <w:lang w:val="vi-VN"/>
              </w:rPr>
              <w:t>mục 5.3.1</w:t>
            </w:r>
            <w:r>
              <w:rPr>
                <w:i/>
                <w:iCs/>
                <w:snapToGrid/>
                <w:color w:val="0070C0"/>
                <w:szCs w:val="26"/>
                <w:lang w:val="vi-VN"/>
              </w:rPr>
              <w:t>_Danh mục rủi ro</w:t>
            </w:r>
          </w:p>
          <w:p w14:paraId="7766E77B" w14:textId="265D5955" w:rsidR="00465B7D" w:rsidRPr="00F944F7" w:rsidRDefault="00465B7D" w:rsidP="00F944F7">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65B7D">
              <w:rPr>
                <w:snapToGrid/>
                <w:color w:val="auto"/>
                <w:szCs w:val="26"/>
                <w:lang w:val="vi-VN"/>
              </w:rPr>
              <w:t xml:space="preserve">Rủi ro được thêm mới sẽ được thêm vào thư viện rủi ro </w:t>
            </w:r>
            <w:r w:rsidRPr="00465B7D">
              <w:rPr>
                <w:i/>
                <w:iCs/>
                <w:snapToGrid/>
                <w:color w:val="0070C0"/>
                <w:szCs w:val="26"/>
                <w:lang w:val="vi-VN"/>
              </w:rPr>
              <w:t>(mục 5.3.1),</w:t>
            </w:r>
            <w:r w:rsidRPr="00465B7D">
              <w:rPr>
                <w:snapToGrid/>
                <w:color w:val="0070C0"/>
                <w:szCs w:val="26"/>
                <w:lang w:val="vi-VN"/>
              </w:rPr>
              <w:t xml:space="preserve"> </w:t>
            </w:r>
            <w:r w:rsidRPr="00465B7D">
              <w:rPr>
                <w:snapToGrid/>
                <w:color w:val="auto"/>
                <w:szCs w:val="26"/>
                <w:lang w:val="vi-VN"/>
              </w:rPr>
              <w:t>đồng thời hiển thị trên chương trình kiểm toán</w:t>
            </w:r>
          </w:p>
        </w:tc>
      </w:tr>
      <w:tr w:rsidR="006E5DE4" w:rsidRPr="008579C4" w14:paraId="6B49EF5D" w14:textId="77777777" w:rsidTr="00641FBA">
        <w:tc>
          <w:tcPr>
            <w:tcW w:w="817" w:type="dxa"/>
            <w:shd w:val="clear" w:color="auto" w:fill="auto"/>
          </w:tcPr>
          <w:p w14:paraId="6F8A344C" w14:textId="77777777" w:rsidR="006E5DE4" w:rsidRPr="002212C5" w:rsidRDefault="006E5DE4" w:rsidP="006C4854">
            <w:pPr>
              <w:pStyle w:val="ListParagraph"/>
              <w:numPr>
                <w:ilvl w:val="0"/>
                <w:numId w:val="199"/>
              </w:numPr>
              <w:rPr>
                <w:lang w:val="vi-VN"/>
              </w:rPr>
            </w:pPr>
          </w:p>
        </w:tc>
        <w:tc>
          <w:tcPr>
            <w:tcW w:w="1877" w:type="dxa"/>
            <w:shd w:val="clear" w:color="auto" w:fill="auto"/>
          </w:tcPr>
          <w:p w14:paraId="2FE267E8" w14:textId="42F821AD" w:rsidR="00E7029D" w:rsidRDefault="00E7029D" w:rsidP="006E5DE4">
            <w:pPr>
              <w:keepLines/>
              <w:widowControl w:val="0"/>
              <w:rPr>
                <w:szCs w:val="26"/>
                <w:lang w:val="vi-VN"/>
              </w:rPr>
            </w:pPr>
            <w:r>
              <w:rPr>
                <w:szCs w:val="26"/>
                <w:lang w:val="vi-VN"/>
              </w:rPr>
              <w:t>Cập nhập rủi ro</w:t>
            </w:r>
          </w:p>
          <w:p w14:paraId="2405421F" w14:textId="69B57F79" w:rsidR="006E5DE4" w:rsidRPr="0077605C" w:rsidRDefault="006E5DE4" w:rsidP="006E5DE4">
            <w:pPr>
              <w:keepLines/>
              <w:widowControl w:val="0"/>
              <w:rPr>
                <w:szCs w:val="26"/>
                <w:lang w:val="vi-VN"/>
              </w:rPr>
            </w:pPr>
          </w:p>
        </w:tc>
        <w:tc>
          <w:tcPr>
            <w:tcW w:w="6912" w:type="dxa"/>
            <w:shd w:val="clear" w:color="auto" w:fill="auto"/>
          </w:tcPr>
          <w:p w14:paraId="5230D8E5" w14:textId="163A98A9" w:rsidR="00E7029D" w:rsidRDefault="006E5DE4" w:rsidP="006E5DE4">
            <w:pPr>
              <w:pStyle w:val="NormalIndent"/>
              <w:keepNext w:val="0"/>
              <w:keepLines/>
              <w:widowControl w:val="0"/>
              <w:numPr>
                <w:ilvl w:val="0"/>
                <w:numId w:val="15"/>
              </w:numPr>
              <w:spacing w:before="0" w:after="0" w:line="312" w:lineRule="auto"/>
              <w:jc w:val="left"/>
              <w:rPr>
                <w:snapToGrid/>
                <w:color w:val="auto"/>
                <w:szCs w:val="26"/>
                <w:lang w:val="vi-VN"/>
              </w:rPr>
            </w:pPr>
            <w:r w:rsidRPr="00E03479">
              <w:rPr>
                <w:snapToGrid/>
                <w:color w:val="auto"/>
                <w:szCs w:val="26"/>
                <w:lang w:val="vi-VN"/>
              </w:rPr>
              <w:t xml:space="preserve">Cho phép </w:t>
            </w:r>
            <w:r w:rsidR="00E7029D">
              <w:rPr>
                <w:snapToGrid/>
                <w:color w:val="auto"/>
                <w:szCs w:val="26"/>
                <w:lang w:val="vi-VN"/>
              </w:rPr>
              <w:t xml:space="preserve">NSD </w:t>
            </w:r>
            <w:r w:rsidR="00E7029D">
              <w:rPr>
                <w:szCs w:val="26"/>
                <w:lang w:val="vi-VN"/>
              </w:rPr>
              <w:t>c</w:t>
            </w:r>
            <w:r w:rsidR="00E7029D" w:rsidRPr="0077605C">
              <w:rPr>
                <w:szCs w:val="26"/>
                <w:lang w:val="vi-VN"/>
              </w:rPr>
              <w:t>hấm điểm rủi ro</w:t>
            </w:r>
            <w:r w:rsidR="00E7029D">
              <w:rPr>
                <w:szCs w:val="26"/>
                <w:lang w:val="vi-VN"/>
              </w:rPr>
              <w:t xml:space="preserve"> chi tiết (cấp độ quy trình) và thiết lập các thủ tục kiểm toán trên màn hình cập nhật rủi ro</w:t>
            </w:r>
            <w:r w:rsidR="006C38D6">
              <w:rPr>
                <w:szCs w:val="26"/>
                <w:lang w:val="vi-VN"/>
              </w:rPr>
              <w:t>, màn hình gồm các thông tin:</w:t>
            </w:r>
          </w:p>
          <w:p w14:paraId="7792E8ED" w14:textId="77777777" w:rsidR="006E5DE4" w:rsidRPr="00B83B6E" w:rsidRDefault="006E5DE4" w:rsidP="006C4854">
            <w:pPr>
              <w:pStyle w:val="NormalIndent"/>
              <w:keepNext w:val="0"/>
              <w:keepLines/>
              <w:widowControl w:val="0"/>
              <w:numPr>
                <w:ilvl w:val="0"/>
                <w:numId w:val="209"/>
              </w:numPr>
              <w:spacing w:before="0" w:after="0" w:line="312" w:lineRule="auto"/>
              <w:jc w:val="left"/>
              <w:rPr>
                <w:b/>
                <w:bCs/>
                <w:snapToGrid/>
                <w:color w:val="auto"/>
                <w:szCs w:val="26"/>
              </w:rPr>
            </w:pPr>
            <w:r w:rsidRPr="00371223">
              <w:rPr>
                <w:b/>
                <w:bCs/>
                <w:snapToGrid/>
                <w:color w:val="auto"/>
                <w:szCs w:val="26"/>
                <w:lang w:val="vi-VN"/>
              </w:rPr>
              <w:t>Thông tin về rủi ro</w:t>
            </w:r>
          </w:p>
          <w:p w14:paraId="60C79B93" w14:textId="3C80FAEC"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Mã rủi ro</w:t>
            </w:r>
            <w:r w:rsidR="00C50D30">
              <w:rPr>
                <w:snapToGrid/>
                <w:color w:val="auto"/>
                <w:szCs w:val="26"/>
                <w:lang w:val="vi-VN"/>
              </w:rPr>
              <w:t>: read-only</w:t>
            </w:r>
          </w:p>
          <w:p w14:paraId="64A84FDC" w14:textId="11B6C544"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Tên rủi ro</w:t>
            </w:r>
            <w:r w:rsidR="00C50D30">
              <w:rPr>
                <w:snapToGrid/>
                <w:color w:val="auto"/>
                <w:szCs w:val="26"/>
                <w:lang w:val="vi-VN"/>
              </w:rPr>
              <w:t>: read-only</w:t>
            </w:r>
          </w:p>
          <w:p w14:paraId="280C959F" w14:textId="593FEB9E"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Mô tả rủi ro</w:t>
            </w:r>
            <w:r w:rsidR="00C50D30">
              <w:rPr>
                <w:snapToGrid/>
                <w:color w:val="auto"/>
                <w:szCs w:val="26"/>
                <w:lang w:val="vi-VN"/>
              </w:rPr>
              <w:t>: read-only</w:t>
            </w:r>
          </w:p>
          <w:p w14:paraId="4E0CD261" w14:textId="77777777" w:rsidR="006E5DE4" w:rsidRDefault="006E5DE4"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D7DA9">
              <w:rPr>
                <w:b/>
                <w:bCs/>
                <w:snapToGrid/>
                <w:color w:val="auto"/>
                <w:szCs w:val="26"/>
                <w:lang w:val="vi-VN"/>
              </w:rPr>
              <w:t>Chấm điểm rủi ro tiềm tàng</w:t>
            </w:r>
          </w:p>
          <w:p w14:paraId="5CEFA908"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lastRenderedPageBreak/>
              <w:t xml:space="preserve">Khả năng xảy ra*: </w:t>
            </w:r>
            <w:r>
              <w:rPr>
                <w:snapToGrid/>
                <w:color w:val="auto"/>
                <w:szCs w:val="26"/>
                <w:lang w:val="vi-VN"/>
              </w:rPr>
              <w:t>chọn 1 trong các mức sau:</w:t>
            </w:r>
          </w:p>
          <w:p w14:paraId="713470EB"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03DCDF7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4B76521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153919F9"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4AA62D76"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642AF70F"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Mức độ ảnh hưởng*: </w:t>
            </w:r>
            <w:r>
              <w:rPr>
                <w:snapToGrid/>
                <w:color w:val="auto"/>
                <w:szCs w:val="26"/>
                <w:lang w:val="vi-VN"/>
              </w:rPr>
              <w:t>chọn 1 trong các mức sau:</w:t>
            </w:r>
          </w:p>
          <w:p w14:paraId="5F54E991"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579147D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7B7D55E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12562AA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0EAE51E9" w14:textId="35D13EAA"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75DD660" w14:textId="52D170D7" w:rsidR="00674041" w:rsidRPr="00D56A2E" w:rsidRDefault="00674041"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Điểm RR tiềm tàng</w:t>
            </w:r>
            <w:r w:rsidR="00E62534">
              <w:rPr>
                <w:snapToGrid/>
                <w:color w:val="auto"/>
                <w:szCs w:val="26"/>
                <w:lang w:val="vi-VN"/>
              </w:rPr>
              <w:t xml:space="preserve">: read-only, </w:t>
            </w:r>
            <w:r w:rsidR="00E62534" w:rsidRPr="00E62534">
              <w:rPr>
                <w:snapToGrid/>
                <w:color w:val="auto"/>
                <w:szCs w:val="26"/>
                <w:lang w:val="vi-VN"/>
              </w:rPr>
              <w:t>hệ thống tự động tính</w:t>
            </w:r>
            <w:r w:rsidR="00E62534" w:rsidRPr="00F106F0">
              <w:rPr>
                <w:i/>
                <w:iCs/>
                <w:snapToGrid/>
                <w:color w:val="auto"/>
                <w:szCs w:val="26"/>
                <w:lang w:val="vi-VN"/>
              </w:rPr>
              <w:t xml:space="preserve"> = Khả năng xảy ra * Mức độ ảnh hưởng</w:t>
            </w:r>
          </w:p>
          <w:p w14:paraId="50890EF1" w14:textId="601D71DC"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2608EF">
              <w:rPr>
                <w:snapToGrid/>
                <w:color w:val="auto"/>
                <w:szCs w:val="26"/>
                <w:lang w:val="vi-VN"/>
              </w:rPr>
              <w:t xml:space="preserve"> tiềm tàng</w:t>
            </w:r>
            <w:r>
              <w:rPr>
                <w:snapToGrid/>
                <w:color w:val="auto"/>
                <w:szCs w:val="26"/>
                <w:lang w:val="vi-VN"/>
              </w:rPr>
              <w:t xml:space="preserve">*: chọn 1 trong danh mục mức độ rủi ro </w:t>
            </w:r>
            <w:r w:rsidRPr="003318C1">
              <w:rPr>
                <w:i/>
                <w:iCs/>
                <w:snapToGrid/>
                <w:color w:val="0070C0"/>
                <w:szCs w:val="26"/>
                <w:lang w:val="vi-VN"/>
              </w:rPr>
              <w:t>(mục 2.3.2)</w:t>
            </w:r>
          </w:p>
          <w:p w14:paraId="350F0F57"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Lý do xếp hạng</w:t>
            </w:r>
            <w:r w:rsidRPr="00AC06F4">
              <w:rPr>
                <w:szCs w:val="26"/>
                <w:lang w:val="vi-VN"/>
              </w:rPr>
              <w:t>*</w:t>
            </w:r>
            <w:r w:rsidRPr="00AC06F4">
              <w:rPr>
                <w:snapToGrid/>
                <w:szCs w:val="26"/>
                <w:lang w:val="vi-VN"/>
              </w:rPr>
              <w:t xml:space="preserve">: </w:t>
            </w:r>
            <w:r>
              <w:rPr>
                <w:snapToGrid/>
                <w:szCs w:val="26"/>
                <w:lang w:val="vi-VN"/>
              </w:rPr>
              <w:t>nhập đoạn text</w:t>
            </w:r>
          </w:p>
          <w:p w14:paraId="1DCC43A4" w14:textId="4F31EE31" w:rsidR="006E5DE4" w:rsidRDefault="006E5DE4" w:rsidP="006C4854">
            <w:pPr>
              <w:pStyle w:val="NormalIndent"/>
              <w:keepNext w:val="0"/>
              <w:keepLines/>
              <w:widowControl w:val="0"/>
              <w:numPr>
                <w:ilvl w:val="0"/>
                <w:numId w:val="210"/>
              </w:numPr>
              <w:spacing w:before="0" w:after="0" w:line="312" w:lineRule="auto"/>
              <w:jc w:val="left"/>
              <w:rPr>
                <w:bCs/>
                <w:snapToGrid/>
                <w:color w:val="auto"/>
                <w:szCs w:val="26"/>
                <w:lang w:val="vi-VN"/>
              </w:rPr>
            </w:pPr>
            <w:r w:rsidRPr="00901A4D">
              <w:rPr>
                <w:bCs/>
                <w:snapToGrid/>
                <w:color w:val="auto"/>
                <w:szCs w:val="26"/>
                <w:lang w:val="vi-VN"/>
              </w:rPr>
              <w:t>Đ</w:t>
            </w:r>
            <w:r w:rsidR="009B7B66">
              <w:rPr>
                <w:bCs/>
                <w:snapToGrid/>
                <w:color w:val="auto"/>
                <w:szCs w:val="26"/>
                <w:lang w:val="vi-VN"/>
              </w:rPr>
              <w:t>ề xuất kiểm toán</w:t>
            </w:r>
            <w:r w:rsidRPr="00901A4D">
              <w:rPr>
                <w:bCs/>
                <w:snapToGrid/>
                <w:color w:val="auto"/>
                <w:szCs w:val="26"/>
                <w:lang w:val="vi-VN"/>
              </w:rPr>
              <w:t>:</w:t>
            </w:r>
            <w:r>
              <w:rPr>
                <w:bCs/>
                <w:snapToGrid/>
                <w:color w:val="auto"/>
                <w:szCs w:val="26"/>
                <w:lang w:val="vi-VN"/>
              </w:rPr>
              <w:t xml:space="preserve"> chọn Có/Không, mặc định là Không</w:t>
            </w:r>
          </w:p>
          <w:p w14:paraId="407578A2" w14:textId="58E14908" w:rsidR="007613AD" w:rsidRPr="007613AD" w:rsidRDefault="007613AD" w:rsidP="006C4854">
            <w:pPr>
              <w:pStyle w:val="NormalIndent"/>
              <w:keepNext w:val="0"/>
              <w:keepLines/>
              <w:widowControl w:val="0"/>
              <w:numPr>
                <w:ilvl w:val="0"/>
                <w:numId w:val="209"/>
              </w:numPr>
              <w:spacing w:before="0" w:after="0" w:line="312" w:lineRule="auto"/>
              <w:jc w:val="left"/>
              <w:rPr>
                <w:b/>
                <w:snapToGrid/>
                <w:color w:val="auto"/>
                <w:szCs w:val="26"/>
                <w:lang w:val="vi-VN"/>
              </w:rPr>
            </w:pPr>
            <w:r w:rsidRPr="007613AD">
              <w:rPr>
                <w:b/>
                <w:snapToGrid/>
                <w:color w:val="auto"/>
                <w:szCs w:val="26"/>
                <w:lang w:val="vi-VN"/>
              </w:rPr>
              <w:t xml:space="preserve">Kiểm soát </w:t>
            </w:r>
            <w:r>
              <w:rPr>
                <w:b/>
                <w:snapToGrid/>
                <w:color w:val="auto"/>
                <w:szCs w:val="26"/>
                <w:lang w:val="vi-VN"/>
              </w:rPr>
              <w:t>hiện tại</w:t>
            </w:r>
          </w:p>
          <w:p w14:paraId="305C0792" w14:textId="77777777" w:rsidR="007613AD" w:rsidRDefault="007613AD"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Kiểm soát hiện tại: read-only, hiển thị danh sách các kiểm soát hiện tại của rủi ro lấy từ danh mục kiểm soát </w:t>
            </w:r>
            <w:r w:rsidRPr="00E62534">
              <w:rPr>
                <w:i/>
                <w:iCs/>
                <w:snapToGrid/>
                <w:color w:val="0070C0"/>
                <w:szCs w:val="26"/>
                <w:lang w:val="vi-VN"/>
              </w:rPr>
              <w:t>(mục 5.3.2),</w:t>
            </w:r>
            <w:r w:rsidRPr="00E62534">
              <w:rPr>
                <w:snapToGrid/>
                <w:color w:val="0070C0"/>
                <w:szCs w:val="26"/>
                <w:lang w:val="vi-VN"/>
              </w:rPr>
              <w:t xml:space="preserve"> </w:t>
            </w:r>
            <w:r>
              <w:rPr>
                <w:snapToGrid/>
                <w:color w:val="auto"/>
                <w:szCs w:val="26"/>
                <w:lang w:val="vi-VN"/>
              </w:rPr>
              <w:t>gồm các thông tin:</w:t>
            </w:r>
          </w:p>
          <w:p w14:paraId="559B4248"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STT</w:t>
            </w:r>
          </w:p>
          <w:p w14:paraId="404AA09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Mã kiểm soát</w:t>
            </w:r>
          </w:p>
          <w:p w14:paraId="0A00ACC9" w14:textId="437492B4" w:rsidR="007613AD" w:rsidRDefault="00DB77B3"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Mô tả kiểm soát: hiển thị kiểm soát theo quy định và kiểm soát thực tế</w:t>
            </w:r>
          </w:p>
          <w:p w14:paraId="03AD80A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Tần suất KS</w:t>
            </w:r>
          </w:p>
          <w:p w14:paraId="322E56CC"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Loại KS</w:t>
            </w:r>
          </w:p>
          <w:p w14:paraId="36C4A3CE" w14:textId="77777777" w:rsidR="007613AD" w:rsidRDefault="007613AD" w:rsidP="006C4854">
            <w:pPr>
              <w:pStyle w:val="NormalIndent"/>
              <w:keepNext w:val="0"/>
              <w:keepLines/>
              <w:widowControl w:val="0"/>
              <w:numPr>
                <w:ilvl w:val="0"/>
                <w:numId w:val="212"/>
              </w:numPr>
              <w:spacing w:before="0" w:after="0" w:line="312" w:lineRule="auto"/>
              <w:jc w:val="left"/>
              <w:rPr>
                <w:snapToGrid/>
                <w:color w:val="auto"/>
                <w:szCs w:val="26"/>
                <w:lang w:val="vi-VN"/>
              </w:rPr>
            </w:pPr>
            <w:r>
              <w:rPr>
                <w:snapToGrid/>
                <w:color w:val="auto"/>
                <w:szCs w:val="26"/>
                <w:lang w:val="vi-VN"/>
              </w:rPr>
              <w:t>Hình thức KS</w:t>
            </w:r>
          </w:p>
          <w:p w14:paraId="404BA58C" w14:textId="77777777" w:rsidR="006E5DE4" w:rsidRPr="00D56A2E" w:rsidRDefault="006E5DE4" w:rsidP="006C4854">
            <w:pPr>
              <w:pStyle w:val="NormalIndent"/>
              <w:keepNext w:val="0"/>
              <w:keepLines/>
              <w:widowControl w:val="0"/>
              <w:numPr>
                <w:ilvl w:val="0"/>
                <w:numId w:val="209"/>
              </w:numPr>
              <w:spacing w:before="0" w:after="0" w:line="312" w:lineRule="auto"/>
              <w:jc w:val="left"/>
              <w:rPr>
                <w:snapToGrid/>
                <w:color w:val="auto"/>
                <w:szCs w:val="26"/>
                <w:lang w:val="vi-VN"/>
              </w:rPr>
            </w:pPr>
            <w:r w:rsidRPr="00FD7DA9">
              <w:rPr>
                <w:b/>
                <w:bCs/>
                <w:snapToGrid/>
                <w:color w:val="auto"/>
                <w:szCs w:val="26"/>
                <w:lang w:val="vi-VN"/>
              </w:rPr>
              <w:t>Chấm điểm rủi ro còn lại</w:t>
            </w:r>
          </w:p>
          <w:p w14:paraId="311AC3D4"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 xml:space="preserve">Khả năng xảy ra: </w:t>
            </w:r>
            <w:r>
              <w:rPr>
                <w:snapToGrid/>
                <w:color w:val="auto"/>
                <w:szCs w:val="26"/>
                <w:lang w:val="vi-VN"/>
              </w:rPr>
              <w:t>chọn 1 trong các mức sau:</w:t>
            </w:r>
          </w:p>
          <w:p w14:paraId="6AD758EE"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1 - Rất hiếm khi</w:t>
            </w:r>
          </w:p>
          <w:p w14:paraId="627B9626"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Pr>
                <w:snapToGrid/>
                <w:color w:val="auto"/>
                <w:szCs w:val="26"/>
                <w:lang w:val="vi-VN"/>
              </w:rPr>
              <w:t>2 - Thỉnh thoảng</w:t>
            </w:r>
          </w:p>
          <w:p w14:paraId="3A3C1B07"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3 - Thường xuyên</w:t>
            </w:r>
          </w:p>
          <w:p w14:paraId="2EE5B29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4 - Khá thường xuyên</w:t>
            </w:r>
          </w:p>
          <w:p w14:paraId="3D01E70F"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4224F1">
              <w:rPr>
                <w:snapToGrid/>
                <w:color w:val="auto"/>
                <w:szCs w:val="26"/>
                <w:lang w:val="vi-VN"/>
              </w:rPr>
              <w:t>5 - Rất thường xuyên</w:t>
            </w:r>
          </w:p>
          <w:p w14:paraId="0D0A02DE" w14:textId="77777777" w:rsidR="006E5DE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lastRenderedPageBreak/>
              <w:t xml:space="preserve">Mức độ ảnh hưởng: </w:t>
            </w:r>
            <w:r>
              <w:rPr>
                <w:snapToGrid/>
                <w:color w:val="auto"/>
                <w:szCs w:val="26"/>
                <w:lang w:val="vi-VN"/>
              </w:rPr>
              <w:t>chọn 1 trong các mức sau:</w:t>
            </w:r>
          </w:p>
          <w:p w14:paraId="541CBF03"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1 - Không đáng kể</w:t>
            </w:r>
          </w:p>
          <w:p w14:paraId="6DD8B10D"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2 - Nhỏ</w:t>
            </w:r>
          </w:p>
          <w:p w14:paraId="2D0D2D32"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3 - Vừa phải</w:t>
            </w:r>
          </w:p>
          <w:p w14:paraId="6D8B992C" w14:textId="77777777" w:rsidR="006E5DE4"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4 - Nghiêm trọng</w:t>
            </w:r>
          </w:p>
          <w:p w14:paraId="1F802E2A" w14:textId="77777777" w:rsidR="006E5DE4" w:rsidRPr="00D56A2E" w:rsidRDefault="006E5DE4" w:rsidP="006C4854">
            <w:pPr>
              <w:pStyle w:val="NormalIndent"/>
              <w:keepNext w:val="0"/>
              <w:keepLines/>
              <w:widowControl w:val="0"/>
              <w:numPr>
                <w:ilvl w:val="0"/>
                <w:numId w:val="211"/>
              </w:numPr>
              <w:spacing w:before="0" w:after="0" w:line="312" w:lineRule="auto"/>
              <w:jc w:val="left"/>
              <w:rPr>
                <w:snapToGrid/>
                <w:color w:val="auto"/>
                <w:szCs w:val="26"/>
                <w:lang w:val="vi-VN"/>
              </w:rPr>
            </w:pPr>
            <w:r w:rsidRPr="00130415">
              <w:rPr>
                <w:snapToGrid/>
                <w:color w:val="auto"/>
                <w:szCs w:val="26"/>
                <w:lang w:val="vi-VN"/>
              </w:rPr>
              <w:t>5 - Thảm hoạ</w:t>
            </w:r>
          </w:p>
          <w:p w14:paraId="3F995F36" w14:textId="6A6B6F0F" w:rsidR="00E62534" w:rsidRPr="00D56A2E" w:rsidRDefault="00E62534" w:rsidP="006C4854">
            <w:pPr>
              <w:pStyle w:val="NormalIndent"/>
              <w:keepNext w:val="0"/>
              <w:keepLines/>
              <w:widowControl w:val="0"/>
              <w:numPr>
                <w:ilvl w:val="0"/>
                <w:numId w:val="210"/>
              </w:numPr>
              <w:spacing w:before="0" w:after="0" w:line="312" w:lineRule="auto"/>
              <w:jc w:val="left"/>
              <w:rPr>
                <w:snapToGrid/>
                <w:color w:val="auto"/>
                <w:szCs w:val="26"/>
                <w:lang w:val="vi-VN"/>
              </w:rPr>
            </w:pPr>
            <w:r>
              <w:rPr>
                <w:snapToGrid/>
                <w:color w:val="auto"/>
                <w:szCs w:val="26"/>
                <w:lang w:val="vi-VN"/>
              </w:rPr>
              <w:t xml:space="preserve">Điểm RR </w:t>
            </w:r>
            <w:r w:rsidR="00FA29F6">
              <w:rPr>
                <w:snapToGrid/>
                <w:color w:val="auto"/>
                <w:szCs w:val="26"/>
                <w:lang w:val="vi-VN"/>
              </w:rPr>
              <w:t>còn lại</w:t>
            </w:r>
            <w:r>
              <w:rPr>
                <w:snapToGrid/>
                <w:color w:val="auto"/>
                <w:szCs w:val="26"/>
                <w:lang w:val="vi-VN"/>
              </w:rPr>
              <w:t xml:space="preserve">: read-only, </w:t>
            </w:r>
            <w:r w:rsidRPr="00E62534">
              <w:rPr>
                <w:snapToGrid/>
                <w:color w:val="auto"/>
                <w:szCs w:val="26"/>
                <w:lang w:val="vi-VN"/>
              </w:rPr>
              <w:t>hệ thống tự động tính</w:t>
            </w:r>
            <w:r w:rsidRPr="00F106F0">
              <w:rPr>
                <w:i/>
                <w:iCs/>
                <w:snapToGrid/>
                <w:color w:val="auto"/>
                <w:szCs w:val="26"/>
                <w:lang w:val="vi-VN"/>
              </w:rPr>
              <w:t xml:space="preserve"> = Khả năng xảy ra * Mức độ ảnh hưởng</w:t>
            </w:r>
          </w:p>
          <w:p w14:paraId="1377BA6E" w14:textId="774B5815" w:rsidR="006E5DE4" w:rsidRPr="00AC06F4"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D56A2E">
              <w:rPr>
                <w:snapToGrid/>
                <w:color w:val="auto"/>
                <w:szCs w:val="26"/>
                <w:lang w:val="vi-VN"/>
              </w:rPr>
              <w:t>Xếp hạng RR</w:t>
            </w:r>
            <w:r w:rsidR="00FA29F6">
              <w:rPr>
                <w:snapToGrid/>
                <w:color w:val="auto"/>
                <w:szCs w:val="26"/>
                <w:lang w:val="vi-VN"/>
              </w:rPr>
              <w:t xml:space="preserve"> còn lại</w:t>
            </w:r>
            <w:r>
              <w:rPr>
                <w:snapToGrid/>
                <w:color w:val="auto"/>
                <w:szCs w:val="26"/>
                <w:lang w:val="vi-VN"/>
              </w:rPr>
              <w:t xml:space="preserve">: chọn 1 trong danh mục mức độ rủi ro </w:t>
            </w:r>
            <w:r w:rsidRPr="003318C1">
              <w:rPr>
                <w:i/>
                <w:iCs/>
                <w:snapToGrid/>
                <w:color w:val="0070C0"/>
                <w:szCs w:val="26"/>
                <w:lang w:val="vi-VN"/>
              </w:rPr>
              <w:t>(mục 2.3.2)</w:t>
            </w:r>
          </w:p>
          <w:p w14:paraId="7337D823" w14:textId="593E450A" w:rsidR="006E5DE4" w:rsidRPr="007613AD" w:rsidRDefault="006E5DE4" w:rsidP="006C4854">
            <w:pPr>
              <w:pStyle w:val="NormalIndent"/>
              <w:keepNext w:val="0"/>
              <w:keepLines/>
              <w:widowControl w:val="0"/>
              <w:numPr>
                <w:ilvl w:val="0"/>
                <w:numId w:val="210"/>
              </w:numPr>
              <w:spacing w:before="0" w:after="0" w:line="312" w:lineRule="auto"/>
              <w:jc w:val="left"/>
              <w:rPr>
                <w:snapToGrid/>
                <w:color w:val="auto"/>
                <w:szCs w:val="26"/>
                <w:lang w:val="vi-VN"/>
              </w:rPr>
            </w:pPr>
            <w:r w:rsidRPr="00AC06F4">
              <w:rPr>
                <w:snapToGrid/>
                <w:szCs w:val="26"/>
                <w:lang w:val="vi-VN"/>
              </w:rPr>
              <w:t xml:space="preserve">Lý do xếp hạng: </w:t>
            </w:r>
            <w:r>
              <w:rPr>
                <w:snapToGrid/>
                <w:szCs w:val="26"/>
                <w:lang w:val="vi-VN"/>
              </w:rPr>
              <w:t>nhập đoạn text</w:t>
            </w:r>
          </w:p>
          <w:p w14:paraId="76C70E8A" w14:textId="3D4B6A7D" w:rsidR="00FA29F6" w:rsidRPr="00FA29F6" w:rsidRDefault="00FA29F6" w:rsidP="006C4854">
            <w:pPr>
              <w:pStyle w:val="NormalIndent"/>
              <w:keepNext w:val="0"/>
              <w:keepLines/>
              <w:widowControl w:val="0"/>
              <w:numPr>
                <w:ilvl w:val="0"/>
                <w:numId w:val="209"/>
              </w:numPr>
              <w:spacing w:before="0" w:after="0" w:line="312" w:lineRule="auto"/>
              <w:jc w:val="left"/>
              <w:rPr>
                <w:b/>
                <w:bCs/>
                <w:snapToGrid/>
                <w:color w:val="auto"/>
                <w:szCs w:val="26"/>
                <w:lang w:val="vi-VN"/>
              </w:rPr>
            </w:pPr>
            <w:r w:rsidRPr="00FA29F6">
              <w:rPr>
                <w:b/>
                <w:bCs/>
                <w:snapToGrid/>
                <w:szCs w:val="26"/>
                <w:lang w:val="vi-VN"/>
              </w:rPr>
              <w:t>Thủ tục kiểm toán</w:t>
            </w:r>
          </w:p>
          <w:p w14:paraId="7F705E28" w14:textId="5F9ECA58" w:rsidR="00FA29F6" w:rsidRDefault="00FA29F6" w:rsidP="00221FA0">
            <w:pPr>
              <w:pStyle w:val="NormalIndent"/>
              <w:keepNext w:val="0"/>
              <w:keepLines/>
              <w:widowControl w:val="0"/>
              <w:numPr>
                <w:ilvl w:val="0"/>
                <w:numId w:val="15"/>
              </w:numPr>
              <w:spacing w:before="0" w:after="0" w:line="312" w:lineRule="auto"/>
              <w:jc w:val="left"/>
              <w:rPr>
                <w:i/>
                <w:iCs/>
                <w:snapToGrid/>
                <w:color w:val="auto"/>
                <w:szCs w:val="26"/>
                <w:lang w:val="vi-VN"/>
              </w:rPr>
            </w:pPr>
            <w:r w:rsidRPr="00EC07A6">
              <w:rPr>
                <w:snapToGrid/>
                <w:color w:val="auto"/>
                <w:szCs w:val="26"/>
                <w:lang w:val="vi-VN"/>
              </w:rPr>
              <w:t>Chỉ hiển thị</w:t>
            </w:r>
            <w:r w:rsidR="006E38C9">
              <w:rPr>
                <w:snapToGrid/>
                <w:color w:val="auto"/>
                <w:szCs w:val="26"/>
                <w:lang w:val="vi-VN"/>
              </w:rPr>
              <w:t xml:space="preserve"> </w:t>
            </w:r>
            <w:r w:rsidR="00687AE0">
              <w:rPr>
                <w:snapToGrid/>
                <w:color w:val="auto"/>
                <w:szCs w:val="26"/>
                <w:lang w:val="vi-VN"/>
              </w:rPr>
              <w:t>mục này</w:t>
            </w:r>
            <w:r w:rsidRPr="00EC07A6">
              <w:rPr>
                <w:snapToGrid/>
                <w:color w:val="auto"/>
                <w:szCs w:val="26"/>
                <w:lang w:val="vi-VN"/>
              </w:rPr>
              <w:t xml:space="preserve"> nếu </w:t>
            </w:r>
            <w:r w:rsidR="009B7B66" w:rsidRPr="009B7B66">
              <w:rPr>
                <w:i/>
                <w:iCs/>
                <w:snapToGrid/>
                <w:color w:val="auto"/>
                <w:szCs w:val="26"/>
                <w:lang w:val="vi-VN"/>
              </w:rPr>
              <w:t>Đề xuất kiểm toán</w:t>
            </w:r>
            <w:r w:rsidR="009B7B66">
              <w:rPr>
                <w:snapToGrid/>
                <w:color w:val="auto"/>
                <w:szCs w:val="26"/>
                <w:lang w:val="vi-VN"/>
              </w:rPr>
              <w:t xml:space="preserve"> </w:t>
            </w:r>
            <w:r w:rsidR="006E38C9">
              <w:rPr>
                <w:snapToGrid/>
                <w:color w:val="auto"/>
                <w:szCs w:val="26"/>
                <w:lang w:val="vi-VN"/>
              </w:rPr>
              <w:t xml:space="preserve">chọn </w:t>
            </w:r>
            <w:r w:rsidR="006E38C9" w:rsidRPr="006E38C9">
              <w:rPr>
                <w:i/>
                <w:iCs/>
                <w:snapToGrid/>
                <w:color w:val="auto"/>
                <w:szCs w:val="26"/>
                <w:lang w:val="vi-VN"/>
              </w:rPr>
              <w:t>Có</w:t>
            </w:r>
          </w:p>
          <w:p w14:paraId="1A282DCE" w14:textId="561BF1FE" w:rsidR="00EC07A6" w:rsidRPr="007B0DB9" w:rsidRDefault="00687AE0" w:rsidP="00221FA0">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H</w:t>
            </w:r>
            <w:r w:rsidR="005C6353">
              <w:rPr>
                <w:snapToGrid/>
                <w:color w:val="auto"/>
                <w:szCs w:val="26"/>
                <w:lang w:val="vi-VN"/>
              </w:rPr>
              <w:t xml:space="preserve">ệ thống sẽ hiển thị danh sách các thủ tục KT lấy từ thư viện thủ tục </w:t>
            </w:r>
            <w:r w:rsidR="00520166">
              <w:rPr>
                <w:snapToGrid/>
                <w:color w:val="auto"/>
                <w:szCs w:val="26"/>
                <w:lang w:val="vi-VN"/>
              </w:rPr>
              <w:t xml:space="preserve">KT </w:t>
            </w:r>
            <w:r w:rsidR="005C6353" w:rsidRPr="005C6353">
              <w:rPr>
                <w:i/>
                <w:iCs/>
                <w:snapToGrid/>
                <w:color w:val="0070C0"/>
                <w:szCs w:val="26"/>
                <w:lang w:val="vi-VN"/>
              </w:rPr>
              <w:t>(mục 5.3.3)</w:t>
            </w:r>
            <w:r w:rsidR="007B0DB9" w:rsidRPr="007B0DB9">
              <w:rPr>
                <w:snapToGrid/>
                <w:color w:val="000000" w:themeColor="text1"/>
                <w:szCs w:val="26"/>
                <w:lang w:val="vi-VN"/>
              </w:rPr>
              <w:t>, danh sách hiển thị thông tin:</w:t>
            </w:r>
          </w:p>
          <w:p w14:paraId="17BF7B2C" w14:textId="2CDE3E30" w:rsidR="007B0DB9"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STT</w:t>
            </w:r>
          </w:p>
          <w:p w14:paraId="65048BCE" w14:textId="403211EB"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kiểm soát</w:t>
            </w:r>
          </w:p>
          <w:p w14:paraId="5BE62C73" w14:textId="61430C11" w:rsidR="00AB464C" w:rsidRPr="005C5793"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Mã thủ tục</w:t>
            </w:r>
          </w:p>
          <w:p w14:paraId="6432C7B5" w14:textId="41066DAE" w:rsidR="00AB464C" w:rsidRDefault="00AB464C" w:rsidP="006C4854">
            <w:pPr>
              <w:pStyle w:val="NormalIndent"/>
              <w:keepNext w:val="0"/>
              <w:keepLines/>
              <w:widowControl w:val="0"/>
              <w:numPr>
                <w:ilvl w:val="0"/>
                <w:numId w:val="210"/>
              </w:numPr>
              <w:spacing w:before="0" w:after="0" w:line="312" w:lineRule="auto"/>
              <w:jc w:val="left"/>
              <w:rPr>
                <w:snapToGrid/>
                <w:szCs w:val="26"/>
                <w:lang w:val="vi-VN"/>
              </w:rPr>
            </w:pPr>
            <w:r w:rsidRPr="005C5793">
              <w:rPr>
                <w:snapToGrid/>
                <w:szCs w:val="26"/>
                <w:lang w:val="vi-VN"/>
              </w:rPr>
              <w:t>Mô tả thủ tục</w:t>
            </w:r>
          </w:p>
          <w:p w14:paraId="0971AE2F" w14:textId="354E95B2" w:rsidR="00C96A1E" w:rsidRPr="004E3ED2" w:rsidRDefault="00C96A1E" w:rsidP="00C96A1E">
            <w:pPr>
              <w:pStyle w:val="NormalIndent"/>
              <w:keepNext w:val="0"/>
              <w:keepLines/>
              <w:widowControl w:val="0"/>
              <w:numPr>
                <w:ilvl w:val="0"/>
                <w:numId w:val="15"/>
              </w:numPr>
              <w:spacing w:before="0" w:after="0" w:line="312" w:lineRule="auto"/>
              <w:jc w:val="left"/>
              <w:rPr>
                <w:snapToGrid/>
                <w:szCs w:val="26"/>
                <w:lang w:val="vi-VN"/>
              </w:rPr>
            </w:pPr>
            <w:r>
              <w:rPr>
                <w:snapToGrid/>
                <w:szCs w:val="26"/>
                <w:lang w:val="vi-VN"/>
              </w:rPr>
              <w:t xml:space="preserve">Cho phép thêm/xoá thủ tục </w:t>
            </w:r>
            <w:r w:rsidR="0086199F">
              <w:rPr>
                <w:snapToGrid/>
                <w:szCs w:val="26"/>
                <w:lang w:val="vi-VN"/>
              </w:rPr>
              <w:t>trên danh sách</w:t>
            </w:r>
            <w:r w:rsidR="00DB77B3">
              <w:rPr>
                <w:snapToGrid/>
                <w:szCs w:val="26"/>
                <w:lang w:val="vi-VN"/>
              </w:rPr>
              <w:t xml:space="preserve">. Khi Thêm thủ tục, hệ thống gọi đến màn hình Thêm mới thủ tục ở chức năng </w:t>
            </w:r>
            <w:r w:rsidR="00DB77B3" w:rsidRPr="00813677">
              <w:rPr>
                <w:i/>
                <w:iCs/>
                <w:snapToGrid/>
                <w:color w:val="0070C0"/>
                <w:szCs w:val="26"/>
                <w:lang w:val="vi-VN"/>
              </w:rPr>
              <w:t>5.3.3 Danh mục thủ tục</w:t>
            </w:r>
          </w:p>
          <w:p w14:paraId="22D19406" w14:textId="61829328" w:rsidR="004E3ED2" w:rsidRPr="004E3ED2" w:rsidRDefault="004E3ED2" w:rsidP="00C96A1E">
            <w:pPr>
              <w:pStyle w:val="NormalIndent"/>
              <w:keepNext w:val="0"/>
              <w:keepLines/>
              <w:widowControl w:val="0"/>
              <w:numPr>
                <w:ilvl w:val="0"/>
                <w:numId w:val="15"/>
              </w:numPr>
              <w:spacing w:before="0" w:after="0" w:line="312" w:lineRule="auto"/>
              <w:jc w:val="left"/>
              <w:rPr>
                <w:snapToGrid/>
                <w:color w:val="000000" w:themeColor="text1"/>
                <w:szCs w:val="26"/>
                <w:lang w:val="vi-VN"/>
              </w:rPr>
            </w:pPr>
            <w:r w:rsidRPr="004E3ED2">
              <w:rPr>
                <w:snapToGrid/>
                <w:color w:val="000000" w:themeColor="text1"/>
                <w:szCs w:val="26"/>
                <w:lang w:val="vi-VN"/>
              </w:rPr>
              <w:t>Cho phép gán nhân sự thực hiện t</w:t>
            </w:r>
            <w:r>
              <w:rPr>
                <w:snapToGrid/>
                <w:color w:val="000000" w:themeColor="text1"/>
                <w:szCs w:val="26"/>
                <w:lang w:val="vi-VN"/>
              </w:rPr>
              <w:t xml:space="preserve">ừng thủ tục: chọn 1 trên danh sách nhân sự </w:t>
            </w:r>
            <w:r w:rsidR="00361581">
              <w:rPr>
                <w:snapToGrid/>
                <w:color w:val="000000" w:themeColor="text1"/>
                <w:szCs w:val="26"/>
                <w:lang w:val="vi-VN"/>
              </w:rPr>
              <w:t xml:space="preserve">của </w:t>
            </w:r>
            <w:r>
              <w:rPr>
                <w:snapToGrid/>
                <w:color w:val="000000" w:themeColor="text1"/>
                <w:szCs w:val="26"/>
                <w:lang w:val="vi-VN"/>
              </w:rPr>
              <w:t>cuộc KT</w:t>
            </w:r>
          </w:p>
          <w:p w14:paraId="3B57352A" w14:textId="77777777" w:rsidR="00B21711" w:rsidRDefault="006E5DE4" w:rsidP="002717CA">
            <w:pPr>
              <w:pStyle w:val="NormalIndent"/>
              <w:keepNext w:val="0"/>
              <w:keepLines/>
              <w:widowControl w:val="0"/>
              <w:numPr>
                <w:ilvl w:val="0"/>
                <w:numId w:val="0"/>
              </w:numPr>
              <w:spacing w:before="0" w:after="0" w:line="312" w:lineRule="auto"/>
              <w:jc w:val="left"/>
              <w:rPr>
                <w:snapToGrid/>
                <w:szCs w:val="26"/>
                <w:lang w:val="vi-VN"/>
              </w:rPr>
            </w:pPr>
            <w:r w:rsidRPr="00B21711">
              <w:rPr>
                <w:snapToGrid/>
                <w:szCs w:val="26"/>
                <w:lang w:val="vi-VN"/>
              </w:rPr>
              <w:t>Giao diện:</w:t>
            </w:r>
            <w:r>
              <w:rPr>
                <w:snapToGrid/>
                <w:szCs w:val="26"/>
                <w:lang w:val="vi-VN"/>
              </w:rPr>
              <w:t xml:space="preserve"> </w:t>
            </w:r>
          </w:p>
          <w:p w14:paraId="78C65223" w14:textId="63162D24" w:rsidR="00B21711" w:rsidRPr="00C274A3" w:rsidRDefault="00B21711" w:rsidP="00B21711">
            <w:pPr>
              <w:pStyle w:val="NormalIndent"/>
              <w:keepNext w:val="0"/>
              <w:keepLines/>
              <w:widowControl w:val="0"/>
              <w:numPr>
                <w:ilvl w:val="0"/>
                <w:numId w:val="0"/>
              </w:numPr>
              <w:spacing w:before="0" w:after="0" w:line="312" w:lineRule="auto"/>
              <w:jc w:val="left"/>
              <w:rPr>
                <w:snapToGrid/>
                <w:szCs w:val="26"/>
                <w:lang w:val="vi-VN"/>
              </w:rPr>
            </w:pPr>
            <w:hyperlink r:id="rId73" w:history="1">
              <w:r w:rsidRPr="005251DC">
                <w:rPr>
                  <w:rStyle w:val="Hyperlink"/>
                  <w:snapToGrid/>
                  <w:szCs w:val="26"/>
                  <w:lang w:val="vi-VN"/>
                </w:rPr>
                <w:t>https://f2z0rj.axshare.com/#id=y46e8a&amp;p=36__cap_nhat_rui_ro&amp;g=1</w:t>
              </w:r>
            </w:hyperlink>
          </w:p>
        </w:tc>
      </w:tr>
      <w:tr w:rsidR="0071323F" w:rsidRPr="008579C4" w14:paraId="116572BB" w14:textId="77777777" w:rsidTr="00641FBA">
        <w:tc>
          <w:tcPr>
            <w:tcW w:w="817" w:type="dxa"/>
            <w:shd w:val="clear" w:color="auto" w:fill="auto"/>
          </w:tcPr>
          <w:p w14:paraId="0152DCF8" w14:textId="77777777" w:rsidR="0071323F" w:rsidRPr="002212C5" w:rsidRDefault="0071323F" w:rsidP="006C4854">
            <w:pPr>
              <w:pStyle w:val="ListParagraph"/>
              <w:numPr>
                <w:ilvl w:val="0"/>
                <w:numId w:val="199"/>
              </w:numPr>
              <w:rPr>
                <w:lang w:val="vi-VN"/>
              </w:rPr>
            </w:pPr>
          </w:p>
        </w:tc>
        <w:tc>
          <w:tcPr>
            <w:tcW w:w="1877" w:type="dxa"/>
            <w:shd w:val="clear" w:color="auto" w:fill="auto"/>
          </w:tcPr>
          <w:p w14:paraId="62F3D6C1" w14:textId="5B47D4CE" w:rsidR="0071323F" w:rsidRDefault="0071323F" w:rsidP="006E5DE4">
            <w:pPr>
              <w:keepLines/>
              <w:widowControl w:val="0"/>
              <w:rPr>
                <w:szCs w:val="26"/>
                <w:lang w:val="vi-VN"/>
              </w:rPr>
            </w:pPr>
            <w:r>
              <w:rPr>
                <w:szCs w:val="26"/>
                <w:lang w:val="vi-VN"/>
              </w:rPr>
              <w:t>Xoá rủi ro</w:t>
            </w:r>
          </w:p>
        </w:tc>
        <w:tc>
          <w:tcPr>
            <w:tcW w:w="6912" w:type="dxa"/>
            <w:shd w:val="clear" w:color="auto" w:fill="auto"/>
          </w:tcPr>
          <w:p w14:paraId="3F82A0F3" w14:textId="3C137944" w:rsidR="0071323F" w:rsidRPr="00E03479" w:rsidRDefault="00CD4D76" w:rsidP="006E5DE4">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Khi NSD xoá </w:t>
            </w:r>
            <w:r w:rsidR="0071323F">
              <w:rPr>
                <w:snapToGrid/>
                <w:color w:val="auto"/>
                <w:szCs w:val="26"/>
                <w:lang w:val="vi-VN"/>
              </w:rPr>
              <w:t xml:space="preserve">rủi ro khỏi chương trình kiểm </w:t>
            </w:r>
            <w:r>
              <w:rPr>
                <w:snapToGrid/>
                <w:color w:val="auto"/>
                <w:szCs w:val="26"/>
                <w:lang w:val="vi-VN"/>
              </w:rPr>
              <w:t xml:space="preserve">toán thì rủi ro không bị xoá </w:t>
            </w:r>
            <w:r w:rsidR="009A5A74">
              <w:rPr>
                <w:snapToGrid/>
                <w:color w:val="auto"/>
                <w:szCs w:val="26"/>
                <w:lang w:val="vi-VN"/>
              </w:rPr>
              <w:t>trong</w:t>
            </w:r>
            <w:r>
              <w:rPr>
                <w:snapToGrid/>
                <w:color w:val="auto"/>
                <w:szCs w:val="26"/>
                <w:lang w:val="vi-VN"/>
              </w:rPr>
              <w:t xml:space="preserve"> thư viện rủi ro</w:t>
            </w:r>
          </w:p>
        </w:tc>
      </w:tr>
    </w:tbl>
    <w:p w14:paraId="3C865CD4" w14:textId="61168CDE" w:rsidR="006B7F63" w:rsidRDefault="009A4C05" w:rsidP="00762803">
      <w:pPr>
        <w:pStyle w:val="tvHeading1"/>
      </w:pPr>
      <w:bookmarkStart w:id="114" w:name="_Toc87047336"/>
      <w:r w:rsidRPr="00F50940">
        <w:t>Thực hiện cuộc kiểm toán</w:t>
      </w:r>
      <w:bookmarkEnd w:id="114"/>
    </w:p>
    <w:p w14:paraId="53854832" w14:textId="30E1417C" w:rsidR="00816FFD" w:rsidRDefault="00816FFD" w:rsidP="003F2316">
      <w:pPr>
        <w:pStyle w:val="tvHeading11"/>
      </w:pPr>
      <w:bookmarkStart w:id="115" w:name="_Toc87047337"/>
      <w:r>
        <w:rPr>
          <w:lang w:val="vi-VN"/>
        </w:rPr>
        <w:t>G</w:t>
      </w:r>
      <w:r w:rsidRPr="00816FFD">
        <w:t>iấy tờ làm việc</w:t>
      </w:r>
      <w:bookmarkEnd w:id="115"/>
    </w:p>
    <w:p w14:paraId="03483E92" w14:textId="2B4BCD6B" w:rsidR="00926287" w:rsidRPr="00CF4A81" w:rsidRDefault="00926287" w:rsidP="00926287">
      <w:pPr>
        <w:rPr>
          <w:lang w:val="vi-VN"/>
        </w:rPr>
      </w:pPr>
      <w:r w:rsidRPr="004A3ECC">
        <w:rPr>
          <w:b/>
          <w:bCs/>
          <w:szCs w:val="26"/>
        </w:rPr>
        <w:t>Mục đích:</w:t>
      </w:r>
      <w:r>
        <w:rPr>
          <w:bCs/>
          <w:szCs w:val="26"/>
        </w:rPr>
        <w:t xml:space="preserve"> </w:t>
      </w:r>
      <w:r w:rsidR="00CF4A81">
        <w:rPr>
          <w:bCs/>
          <w:szCs w:val="26"/>
        </w:rPr>
        <w:t>quản lý các giấy tờ làm việc của kiểm toán</w:t>
      </w:r>
      <w:r w:rsidR="00CF4A81">
        <w:rPr>
          <w:bCs/>
          <w:szCs w:val="26"/>
          <w:lang w:val="vi-VN"/>
        </w:rPr>
        <w:t xml:space="preserve"> viên</w:t>
      </w:r>
      <w:r w:rsidR="009F2A02">
        <w:rPr>
          <w:bCs/>
          <w:szCs w:val="26"/>
          <w:lang w:val="vi-VN"/>
        </w:rPr>
        <w:t xml:space="preserve"> trong cuộc kiểm toán</w:t>
      </w:r>
      <w:r w:rsidR="00CF4A81">
        <w:rPr>
          <w:bCs/>
          <w:szCs w:val="26"/>
          <w:lang w:val="vi-VN"/>
        </w:rPr>
        <w:t>, ghi nhận công việc đã thực hiện và kết quả</w:t>
      </w:r>
      <w:r w:rsidR="009F2A02">
        <w:rPr>
          <w:bCs/>
          <w:szCs w:val="26"/>
          <w:lang w:val="vi-VN"/>
        </w:rPr>
        <w:t xml:space="preserve"> thực hiện</w:t>
      </w:r>
    </w:p>
    <w:p w14:paraId="059528D4" w14:textId="77777777" w:rsidR="00926287" w:rsidRPr="00C73133" w:rsidRDefault="00926287" w:rsidP="00926287">
      <w:pPr>
        <w:rPr>
          <w:lang w:val="vi-VN"/>
        </w:rPr>
      </w:pPr>
      <w:r w:rsidRPr="00802E10">
        <w:rPr>
          <w:b/>
          <w:bCs/>
          <w:szCs w:val="26"/>
          <w:lang w:val="vi-VN"/>
        </w:rPr>
        <w:t>Vai trò thực hiện:</w:t>
      </w:r>
      <w:r w:rsidRPr="00802E10">
        <w:rPr>
          <w:szCs w:val="26"/>
          <w:lang w:val="vi-VN"/>
        </w:rPr>
        <w:t xml:space="preserve"> Trưởng </w:t>
      </w:r>
      <w:r>
        <w:rPr>
          <w:szCs w:val="26"/>
          <w:lang w:val="vi-VN"/>
        </w:rPr>
        <w:t>nhóm KT, KTV</w:t>
      </w:r>
    </w:p>
    <w:p w14:paraId="464C12ED" w14:textId="1E97D91F" w:rsidR="00926287" w:rsidRDefault="00926287" w:rsidP="00926287">
      <w:pPr>
        <w:rPr>
          <w:b/>
          <w:bCs/>
          <w:szCs w:val="26"/>
        </w:rPr>
      </w:pPr>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A20A0A" w:rsidRPr="002F4F88" w14:paraId="1AF596CF" w14:textId="77777777" w:rsidTr="00641FBA">
        <w:trPr>
          <w:trHeight w:val="449"/>
        </w:trPr>
        <w:tc>
          <w:tcPr>
            <w:tcW w:w="817" w:type="dxa"/>
            <w:shd w:val="clear" w:color="auto" w:fill="auto"/>
          </w:tcPr>
          <w:p w14:paraId="349C319F" w14:textId="77777777" w:rsidR="00A20A0A" w:rsidRPr="002F4F88" w:rsidRDefault="00A20A0A" w:rsidP="00641FBA">
            <w:pPr>
              <w:keepLines/>
              <w:widowControl w:val="0"/>
              <w:jc w:val="both"/>
              <w:rPr>
                <w:b/>
                <w:bCs/>
                <w:szCs w:val="26"/>
              </w:rPr>
            </w:pPr>
            <w:r w:rsidRPr="002F4F88">
              <w:rPr>
                <w:b/>
                <w:bCs/>
                <w:szCs w:val="26"/>
              </w:rPr>
              <w:lastRenderedPageBreak/>
              <w:t>STT</w:t>
            </w:r>
          </w:p>
        </w:tc>
        <w:tc>
          <w:tcPr>
            <w:tcW w:w="1877" w:type="dxa"/>
            <w:shd w:val="clear" w:color="auto" w:fill="auto"/>
          </w:tcPr>
          <w:p w14:paraId="672863F8" w14:textId="77777777" w:rsidR="00A20A0A" w:rsidRPr="002F4F88" w:rsidRDefault="00A20A0A" w:rsidP="00641FBA">
            <w:pPr>
              <w:keepLines/>
              <w:widowControl w:val="0"/>
              <w:jc w:val="both"/>
              <w:rPr>
                <w:b/>
                <w:bCs/>
                <w:szCs w:val="26"/>
              </w:rPr>
            </w:pPr>
            <w:r w:rsidRPr="002F4F88">
              <w:rPr>
                <w:b/>
                <w:bCs/>
                <w:szCs w:val="26"/>
              </w:rPr>
              <w:t>Chức năng</w:t>
            </w:r>
          </w:p>
        </w:tc>
        <w:tc>
          <w:tcPr>
            <w:tcW w:w="6912" w:type="dxa"/>
            <w:shd w:val="clear" w:color="auto" w:fill="auto"/>
          </w:tcPr>
          <w:p w14:paraId="13901EAD" w14:textId="77777777" w:rsidR="00A20A0A" w:rsidRPr="002F4F88" w:rsidRDefault="00A20A0A" w:rsidP="00641FBA">
            <w:pPr>
              <w:keepLines/>
              <w:widowControl w:val="0"/>
              <w:jc w:val="both"/>
              <w:rPr>
                <w:b/>
                <w:bCs/>
                <w:szCs w:val="26"/>
              </w:rPr>
            </w:pPr>
            <w:r w:rsidRPr="002F4F88">
              <w:rPr>
                <w:b/>
                <w:bCs/>
                <w:szCs w:val="26"/>
              </w:rPr>
              <w:t>Mô tả</w:t>
            </w:r>
          </w:p>
        </w:tc>
      </w:tr>
      <w:tr w:rsidR="00A20A0A" w:rsidRPr="002F4F88" w14:paraId="7C2AFD40" w14:textId="77777777" w:rsidTr="00641FBA">
        <w:tc>
          <w:tcPr>
            <w:tcW w:w="817" w:type="dxa"/>
            <w:shd w:val="clear" w:color="auto" w:fill="auto"/>
          </w:tcPr>
          <w:p w14:paraId="5AA7535F" w14:textId="77777777" w:rsidR="00A20A0A" w:rsidRPr="002F4F88" w:rsidRDefault="00A20A0A" w:rsidP="006C4854">
            <w:pPr>
              <w:pStyle w:val="ListParagraph"/>
              <w:numPr>
                <w:ilvl w:val="0"/>
                <w:numId w:val="200"/>
              </w:numPr>
            </w:pPr>
          </w:p>
        </w:tc>
        <w:tc>
          <w:tcPr>
            <w:tcW w:w="1877" w:type="dxa"/>
            <w:shd w:val="clear" w:color="auto" w:fill="auto"/>
          </w:tcPr>
          <w:p w14:paraId="60364AFC" w14:textId="36DAFEFB" w:rsidR="00A20A0A" w:rsidRPr="002F4F88" w:rsidRDefault="00D96D0C" w:rsidP="00641FBA">
            <w:pPr>
              <w:keepLines/>
              <w:widowControl w:val="0"/>
              <w:rPr>
                <w:szCs w:val="26"/>
              </w:rPr>
            </w:pPr>
            <w:r>
              <w:rPr>
                <w:szCs w:val="26"/>
              </w:rPr>
              <w:t>Danh sách giấy tờ làm việc</w:t>
            </w:r>
          </w:p>
        </w:tc>
        <w:tc>
          <w:tcPr>
            <w:tcW w:w="6912" w:type="dxa"/>
            <w:shd w:val="clear" w:color="auto" w:fill="auto"/>
          </w:tcPr>
          <w:p w14:paraId="23C833AA" w14:textId="77777777" w:rsidR="00030A70" w:rsidRPr="00030A70" w:rsidRDefault="00030A70" w:rsidP="00030A70">
            <w:pPr>
              <w:pStyle w:val="NormalIndent"/>
              <w:keepNext w:val="0"/>
              <w:keepLines/>
              <w:widowControl w:val="0"/>
              <w:numPr>
                <w:ilvl w:val="0"/>
                <w:numId w:val="15"/>
              </w:numPr>
              <w:spacing w:before="0" w:after="0" w:line="312" w:lineRule="auto"/>
              <w:jc w:val="left"/>
              <w:rPr>
                <w:snapToGrid/>
                <w:color w:val="auto"/>
                <w:szCs w:val="26"/>
                <w:lang w:val="vi-VN"/>
              </w:rPr>
            </w:pPr>
            <w:r w:rsidRPr="00030A70">
              <w:rPr>
                <w:snapToGrid/>
                <w:color w:val="auto"/>
                <w:szCs w:val="26"/>
                <w:lang w:val="vi-VN"/>
              </w:rPr>
              <w:t xml:space="preserve">Danh sách giấy tờ làm việc hiển thị các thông tin: </w:t>
            </w:r>
          </w:p>
          <w:p w14:paraId="5272B92E" w14:textId="7EA0671F" w:rsidR="00030A70" w:rsidRDefault="00030A70"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STT</w:t>
            </w:r>
          </w:p>
          <w:p w14:paraId="6AA11EB3" w14:textId="6A1A31AA" w:rsidR="004065D2" w:rsidRDefault="004065D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 xml:space="preserve">Năm </w:t>
            </w:r>
          </w:p>
          <w:p w14:paraId="5EDCBFB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 xml:space="preserve">Mã giấy tờ </w:t>
            </w:r>
          </w:p>
          <w:p w14:paraId="6B1043D2"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Trạng thái</w:t>
            </w:r>
          </w:p>
          <w:p w14:paraId="704AAA0C" w14:textId="5ABF786E"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Cuộc kiểm toán</w:t>
            </w:r>
            <w:r>
              <w:rPr>
                <w:snapToGrid/>
                <w:color w:val="auto"/>
                <w:szCs w:val="26"/>
                <w:lang w:val="vi-VN"/>
              </w:rPr>
              <w:t>: hiển thị tên cuộc kiểm toán</w:t>
            </w:r>
          </w:p>
          <w:p w14:paraId="5F5A473F" w14:textId="77777777" w:rsidR="00E77DA2"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Quy trình được KT</w:t>
            </w:r>
          </w:p>
          <w:p w14:paraId="465A4E28" w14:textId="7A249AF8" w:rsidR="00030A70" w:rsidRDefault="00E77DA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Đơn vị được KT</w:t>
            </w:r>
          </w:p>
          <w:p w14:paraId="550E2060"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giấy tờ làm việc được sắp xếp theo ngày tạo: ngày mới nhất lên đầu.</w:t>
            </w:r>
          </w:p>
          <w:p w14:paraId="19FCEC4D" w14:textId="77777777" w:rsidR="00030A70" w:rsidRDefault="00030A70" w:rsidP="00030A70">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Danh sách cho phép NSD tìm kiếm theo các tiêu chí:</w:t>
            </w:r>
          </w:p>
          <w:p w14:paraId="17020F41" w14:textId="77777777" w:rsidR="00030A70" w:rsidRPr="0049435C" w:rsidRDefault="00030A70" w:rsidP="006C4854">
            <w:pPr>
              <w:pStyle w:val="NormalIndent"/>
              <w:keepNext w:val="0"/>
              <w:keepLines/>
              <w:widowControl w:val="0"/>
              <w:numPr>
                <w:ilvl w:val="0"/>
                <w:numId w:val="207"/>
              </w:numPr>
              <w:spacing w:before="0" w:after="0" w:line="312" w:lineRule="auto"/>
              <w:jc w:val="left"/>
              <w:rPr>
                <w:snapToGrid/>
                <w:color w:val="auto"/>
                <w:szCs w:val="26"/>
              </w:rPr>
            </w:pPr>
            <w:r>
              <w:rPr>
                <w:snapToGrid/>
                <w:color w:val="auto"/>
                <w:szCs w:val="26"/>
              </w:rPr>
              <w:t>Năm kiểm toán</w:t>
            </w:r>
          </w:p>
          <w:p w14:paraId="450FFCD1" w14:textId="09439D12" w:rsidR="00030A70" w:rsidRDefault="00030A70" w:rsidP="006C4854">
            <w:pPr>
              <w:pStyle w:val="NormalIndent"/>
              <w:keepNext w:val="0"/>
              <w:keepLines/>
              <w:widowControl w:val="0"/>
              <w:numPr>
                <w:ilvl w:val="0"/>
                <w:numId w:val="207"/>
              </w:numPr>
              <w:spacing w:before="0" w:after="0" w:line="312" w:lineRule="auto"/>
              <w:jc w:val="left"/>
              <w:rPr>
                <w:snapToGrid/>
                <w:color w:val="auto"/>
                <w:szCs w:val="26"/>
              </w:rPr>
            </w:pPr>
            <w:r>
              <w:rPr>
                <w:snapToGrid/>
                <w:color w:val="auto"/>
                <w:szCs w:val="26"/>
              </w:rPr>
              <w:t>Cuộc kiểm toán</w:t>
            </w:r>
          </w:p>
          <w:p w14:paraId="63E434B4" w14:textId="77777777"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Quy trình được KT</w:t>
            </w:r>
          </w:p>
          <w:p w14:paraId="45DE8EC2" w14:textId="52F6FB18" w:rsidR="00B96A52" w:rsidRDefault="00B96A52" w:rsidP="006C4854">
            <w:pPr>
              <w:pStyle w:val="NormalIndent"/>
              <w:keepNext w:val="0"/>
              <w:keepLines/>
              <w:widowControl w:val="0"/>
              <w:numPr>
                <w:ilvl w:val="0"/>
                <w:numId w:val="206"/>
              </w:numPr>
              <w:spacing w:before="0" w:after="0" w:line="312" w:lineRule="auto"/>
              <w:jc w:val="left"/>
              <w:rPr>
                <w:snapToGrid/>
                <w:color w:val="auto"/>
                <w:szCs w:val="26"/>
              </w:rPr>
            </w:pPr>
            <w:r w:rsidRPr="00B96A52">
              <w:rPr>
                <w:snapToGrid/>
                <w:color w:val="auto"/>
                <w:szCs w:val="26"/>
              </w:rPr>
              <w:t>Đơn vị được KT</w:t>
            </w:r>
          </w:p>
          <w:p w14:paraId="65744CB4" w14:textId="77777777" w:rsidR="00030A70" w:rsidRPr="008576C3" w:rsidRDefault="002C0256" w:rsidP="006C4854">
            <w:pPr>
              <w:pStyle w:val="NormalIndent"/>
              <w:keepNext w:val="0"/>
              <w:keepLines/>
              <w:widowControl w:val="0"/>
              <w:numPr>
                <w:ilvl w:val="0"/>
                <w:numId w:val="206"/>
              </w:numPr>
              <w:spacing w:before="0" w:after="0" w:line="312" w:lineRule="auto"/>
              <w:jc w:val="left"/>
              <w:rPr>
                <w:snapToGrid/>
                <w:color w:val="auto"/>
                <w:szCs w:val="26"/>
              </w:rPr>
            </w:pPr>
            <w:r>
              <w:rPr>
                <w:snapToGrid/>
                <w:color w:val="auto"/>
                <w:szCs w:val="26"/>
              </w:rPr>
              <w:t>Trạng thái</w:t>
            </w:r>
            <w:r>
              <w:rPr>
                <w:snapToGrid/>
                <w:color w:val="auto"/>
                <w:szCs w:val="26"/>
                <w:lang w:val="vi-VN"/>
              </w:rPr>
              <w:t>: chọn Bản nháp/Chờ duyệt/Đã duyệt/Từ chối</w:t>
            </w:r>
          </w:p>
          <w:p w14:paraId="353638BA" w14:textId="126FA928" w:rsidR="00081CD9" w:rsidRPr="002C0256" w:rsidRDefault="008576C3" w:rsidP="00081CD9">
            <w:pPr>
              <w:pStyle w:val="NormalIndent"/>
              <w:keepNext w:val="0"/>
              <w:keepLines/>
              <w:widowControl w:val="0"/>
              <w:numPr>
                <w:ilvl w:val="0"/>
                <w:numId w:val="0"/>
              </w:numPr>
              <w:spacing w:before="0" w:after="0" w:line="312" w:lineRule="auto"/>
              <w:jc w:val="left"/>
              <w:rPr>
                <w:snapToGrid/>
                <w:color w:val="auto"/>
                <w:szCs w:val="26"/>
              </w:rPr>
            </w:pPr>
            <w:r>
              <w:rPr>
                <w:snapToGrid/>
                <w:color w:val="auto"/>
                <w:szCs w:val="26"/>
                <w:lang w:val="vi-VN"/>
              </w:rPr>
              <w:t xml:space="preserve">Giao diện: </w:t>
            </w:r>
            <w:hyperlink r:id="rId74" w:history="1">
              <w:r w:rsidR="00081CD9" w:rsidRPr="005251DC">
                <w:rPr>
                  <w:rStyle w:val="Hyperlink"/>
                  <w:snapToGrid/>
                  <w:szCs w:val="26"/>
                  <w:lang w:val="vi-VN"/>
                </w:rPr>
                <w:t>https://f2z0rj.axshare.com/#id=q1gq7z&amp;p=ds_giay_to_lam_viec&amp;g=1</w:t>
              </w:r>
            </w:hyperlink>
          </w:p>
        </w:tc>
      </w:tr>
      <w:tr w:rsidR="00D96D0C" w:rsidRPr="002F4F88" w14:paraId="3D3EC758" w14:textId="77777777" w:rsidTr="00641FBA">
        <w:tc>
          <w:tcPr>
            <w:tcW w:w="817" w:type="dxa"/>
            <w:shd w:val="clear" w:color="auto" w:fill="auto"/>
          </w:tcPr>
          <w:p w14:paraId="29153862" w14:textId="77777777" w:rsidR="00D96D0C" w:rsidRPr="002F4F88" w:rsidRDefault="00D96D0C" w:rsidP="006C4854">
            <w:pPr>
              <w:pStyle w:val="ListParagraph"/>
              <w:numPr>
                <w:ilvl w:val="0"/>
                <w:numId w:val="200"/>
              </w:numPr>
            </w:pPr>
          </w:p>
        </w:tc>
        <w:tc>
          <w:tcPr>
            <w:tcW w:w="1877" w:type="dxa"/>
            <w:shd w:val="clear" w:color="auto" w:fill="auto"/>
          </w:tcPr>
          <w:p w14:paraId="2E20BF5A" w14:textId="7917CFEA" w:rsidR="00D96D0C" w:rsidRDefault="00D96D0C" w:rsidP="00D96D0C">
            <w:pPr>
              <w:keepLines/>
              <w:widowControl w:val="0"/>
              <w:rPr>
                <w:szCs w:val="26"/>
              </w:rPr>
            </w:pPr>
            <w:r>
              <w:rPr>
                <w:szCs w:val="26"/>
              </w:rPr>
              <w:t>Thêm mới</w:t>
            </w:r>
          </w:p>
        </w:tc>
        <w:tc>
          <w:tcPr>
            <w:tcW w:w="6912" w:type="dxa"/>
            <w:shd w:val="clear" w:color="auto" w:fill="auto"/>
          </w:tcPr>
          <w:p w14:paraId="5B19A2B8" w14:textId="5BB9C66A" w:rsidR="00D96D0C" w:rsidRDefault="00D96D0C" w:rsidP="00D96D0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 thêm mới giấy tờ làm việc</w:t>
            </w:r>
            <w:r>
              <w:rPr>
                <w:snapToGrid/>
                <w:color w:val="auto"/>
                <w:szCs w:val="26"/>
                <w:lang w:val="vi-VN"/>
              </w:rPr>
              <w:t>, nhập thông tin:</w:t>
            </w:r>
          </w:p>
          <w:p w14:paraId="0184517A"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r w:rsidRPr="00E36131">
              <w:rPr>
                <w:b/>
                <w:snapToGrid/>
                <w:color w:val="auto"/>
                <w:szCs w:val="26"/>
              </w:rPr>
              <w:t xml:space="preserve">Thông tin </w:t>
            </w:r>
            <w:r>
              <w:rPr>
                <w:b/>
                <w:snapToGrid/>
                <w:color w:val="auto"/>
                <w:szCs w:val="26"/>
              </w:rPr>
              <w:t>chung</w:t>
            </w:r>
          </w:p>
          <w:p w14:paraId="4C36669F" w14:textId="6409175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Năm kiểm toán*: chọn </w:t>
            </w:r>
            <w:r w:rsidRPr="00D42604">
              <w:rPr>
                <w:snapToGrid/>
                <w:color w:val="auto"/>
                <w:szCs w:val="26"/>
                <w:lang w:val="vi-VN"/>
              </w:rPr>
              <w:t xml:space="preserve">1 </w:t>
            </w:r>
            <w:r w:rsidRPr="00D42604">
              <w:rPr>
                <w:snapToGrid/>
                <w:color w:val="auto"/>
                <w:szCs w:val="26"/>
              </w:rPr>
              <w:t>năm kiểm toán</w:t>
            </w:r>
            <w:r w:rsidR="003012E2">
              <w:rPr>
                <w:snapToGrid/>
                <w:color w:val="auto"/>
                <w:szCs w:val="26"/>
                <w:lang w:val="vi-VN"/>
              </w:rPr>
              <w:t>, mặc định để năm hiện tại</w:t>
            </w:r>
          </w:p>
          <w:p w14:paraId="5E0BCF88" w14:textId="32D88856"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Cuộc kiểm toán*: chọn 1 trong các cuộc kiểm toán </w:t>
            </w:r>
            <w:r w:rsidR="003A75CB">
              <w:rPr>
                <w:snapToGrid/>
                <w:color w:val="auto"/>
                <w:szCs w:val="26"/>
              </w:rPr>
              <w:t xml:space="preserve">ở trạng thái </w:t>
            </w:r>
            <w:r w:rsidR="000972F6">
              <w:rPr>
                <w:snapToGrid/>
                <w:color w:val="auto"/>
                <w:szCs w:val="26"/>
              </w:rPr>
              <w:t>Chưa thực</w:t>
            </w:r>
            <w:r w:rsidR="000972F6">
              <w:rPr>
                <w:snapToGrid/>
                <w:color w:val="auto"/>
                <w:szCs w:val="26"/>
                <w:lang w:val="vi-VN"/>
              </w:rPr>
              <w:t xml:space="preserve"> hiện</w:t>
            </w:r>
            <w:r w:rsidR="003A75CB">
              <w:rPr>
                <w:snapToGrid/>
                <w:color w:val="auto"/>
                <w:szCs w:val="26"/>
              </w:rPr>
              <w:t xml:space="preserve"> </w:t>
            </w:r>
            <w:r w:rsidRPr="00D42604">
              <w:rPr>
                <w:snapToGrid/>
                <w:color w:val="auto"/>
                <w:szCs w:val="26"/>
              </w:rPr>
              <w:t xml:space="preserve">của năm </w:t>
            </w:r>
            <w:r w:rsidR="003A75CB">
              <w:rPr>
                <w:snapToGrid/>
                <w:color w:val="auto"/>
                <w:szCs w:val="26"/>
              </w:rPr>
              <w:t>đã chọn</w:t>
            </w:r>
          </w:p>
          <w:p w14:paraId="06257DAF" w14:textId="548252F3"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 xml:space="preserve">Đơn vị được KT*: chọn </w:t>
            </w:r>
            <w:r w:rsidRPr="00D42604">
              <w:rPr>
                <w:snapToGrid/>
                <w:color w:val="auto"/>
                <w:szCs w:val="26"/>
                <w:lang w:val="vi-VN"/>
              </w:rPr>
              <w:t xml:space="preserve">1 trong các </w:t>
            </w:r>
            <w:r w:rsidR="003A75CB">
              <w:rPr>
                <w:snapToGrid/>
                <w:color w:val="auto"/>
                <w:szCs w:val="26"/>
                <w:lang w:val="vi-VN"/>
              </w:rPr>
              <w:t>đơn vị</w:t>
            </w:r>
            <w:r w:rsidRPr="00D42604">
              <w:rPr>
                <w:snapToGrid/>
                <w:color w:val="auto"/>
                <w:szCs w:val="26"/>
                <w:lang w:val="vi-VN"/>
              </w:rPr>
              <w:t xml:space="preserve"> được KT lấy từ phạm vi cuộc kiểm toán</w:t>
            </w:r>
            <w:r w:rsidRPr="00D42604">
              <w:rPr>
                <w:snapToGrid/>
                <w:color w:val="auto"/>
                <w:szCs w:val="26"/>
              </w:rPr>
              <w:t xml:space="preserve"> </w:t>
            </w:r>
          </w:p>
          <w:p w14:paraId="67535DEA" w14:textId="26B52665" w:rsidR="00D96D0C" w:rsidRPr="00D42604"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D42604">
              <w:rPr>
                <w:snapToGrid/>
                <w:color w:val="auto"/>
                <w:szCs w:val="26"/>
              </w:rPr>
              <w:t>Quy trình được KT</w:t>
            </w:r>
            <w:r w:rsidRPr="00D42604">
              <w:rPr>
                <w:snapToGrid/>
                <w:color w:val="auto"/>
                <w:szCs w:val="26"/>
                <w:lang w:val="vi-VN"/>
              </w:rPr>
              <w:t>*: chọn 1 trong các quy trình được KT lấy từ phạm vi cuộc kiểm toán</w:t>
            </w:r>
          </w:p>
          <w:p w14:paraId="0446D4D2" w14:textId="0E8EBCAC" w:rsidR="00D96D0C" w:rsidRPr="005F77A5" w:rsidRDefault="00D96D0C" w:rsidP="006C4854">
            <w:pPr>
              <w:pStyle w:val="NormalIndent"/>
              <w:keepNext w:val="0"/>
              <w:keepLines/>
              <w:widowControl w:val="0"/>
              <w:numPr>
                <w:ilvl w:val="0"/>
                <w:numId w:val="202"/>
              </w:numPr>
              <w:spacing w:before="0" w:after="0" w:line="312" w:lineRule="auto"/>
              <w:jc w:val="left"/>
              <w:rPr>
                <w:snapToGrid/>
                <w:color w:val="auto"/>
                <w:szCs w:val="26"/>
              </w:rPr>
            </w:pPr>
            <w:r w:rsidRPr="005F77A5">
              <w:rPr>
                <w:snapToGrid/>
                <w:color w:val="auto"/>
                <w:szCs w:val="26"/>
              </w:rPr>
              <w:t xml:space="preserve">Mã giấy tờ: </w:t>
            </w:r>
            <w:r>
              <w:rPr>
                <w:snapToGrid/>
                <w:color w:val="auto"/>
                <w:szCs w:val="26"/>
              </w:rPr>
              <w:t>read</w:t>
            </w:r>
            <w:r>
              <w:rPr>
                <w:snapToGrid/>
                <w:color w:val="auto"/>
                <w:szCs w:val="26"/>
                <w:lang w:val="vi-VN"/>
              </w:rPr>
              <w:t xml:space="preserve">-only, </w:t>
            </w:r>
            <w:r w:rsidRPr="005F77A5">
              <w:rPr>
                <w:snapToGrid/>
                <w:color w:val="auto"/>
                <w:szCs w:val="26"/>
              </w:rPr>
              <w:t>mã hệ thống tự sinh</w:t>
            </w:r>
            <w:r>
              <w:rPr>
                <w:snapToGrid/>
                <w:color w:val="auto"/>
                <w:szCs w:val="26"/>
                <w:lang w:val="vi-VN"/>
              </w:rPr>
              <w:t xml:space="preserve">, </w:t>
            </w:r>
            <w:r w:rsidRPr="005F77A5">
              <w:rPr>
                <w:snapToGrid/>
                <w:color w:val="auto"/>
                <w:szCs w:val="26"/>
              </w:rPr>
              <w:t xml:space="preserve">là duy nhất </w:t>
            </w:r>
          </w:p>
          <w:p w14:paraId="2C5F249A"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KTV thực hiện: read</w:t>
            </w:r>
            <w:r>
              <w:rPr>
                <w:snapToGrid/>
                <w:color w:val="auto"/>
                <w:szCs w:val="26"/>
                <w:lang w:val="vi-VN"/>
              </w:rPr>
              <w:t xml:space="preserve">-only, </w:t>
            </w:r>
            <w:r>
              <w:rPr>
                <w:snapToGrid/>
                <w:color w:val="auto"/>
                <w:szCs w:val="26"/>
              </w:rPr>
              <w:t>hiển thị Họ và tên</w:t>
            </w:r>
            <w:r>
              <w:rPr>
                <w:snapToGrid/>
                <w:color w:val="auto"/>
                <w:szCs w:val="26"/>
                <w:lang w:val="vi-VN"/>
              </w:rPr>
              <w:t xml:space="preserve"> của </w:t>
            </w:r>
            <w:r>
              <w:rPr>
                <w:snapToGrid/>
                <w:color w:val="auto"/>
                <w:szCs w:val="26"/>
              </w:rPr>
              <w:t>người tạo giấy tờ làm việc</w:t>
            </w:r>
          </w:p>
          <w:p w14:paraId="590BF725"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Người duyệt</w:t>
            </w:r>
            <w:r>
              <w:rPr>
                <w:snapToGrid/>
                <w:color w:val="auto"/>
                <w:szCs w:val="26"/>
                <w:lang w:val="vi-VN"/>
              </w:rPr>
              <w:t xml:space="preserve">: </w:t>
            </w:r>
            <w:r w:rsidRPr="00C355E0">
              <w:rPr>
                <w:snapToGrid/>
                <w:color w:val="auto"/>
                <w:szCs w:val="26"/>
                <w:lang w:val="vi-VN"/>
              </w:rPr>
              <w:t xml:space="preserve">read-only, hiển thị Họ </w:t>
            </w:r>
            <w:r>
              <w:rPr>
                <w:snapToGrid/>
                <w:color w:val="auto"/>
                <w:szCs w:val="26"/>
                <w:lang w:val="vi-VN"/>
              </w:rPr>
              <w:t xml:space="preserve">và </w:t>
            </w:r>
            <w:r w:rsidRPr="00C355E0">
              <w:rPr>
                <w:snapToGrid/>
                <w:color w:val="auto"/>
                <w:szCs w:val="26"/>
                <w:lang w:val="vi-VN"/>
              </w:rPr>
              <w:t xml:space="preserve">tên </w:t>
            </w:r>
            <w:r>
              <w:rPr>
                <w:snapToGrid/>
                <w:color w:val="auto"/>
                <w:szCs w:val="26"/>
                <w:lang w:val="vi-VN"/>
              </w:rPr>
              <w:t xml:space="preserve">của </w:t>
            </w:r>
            <w:r w:rsidRPr="00C355E0">
              <w:rPr>
                <w:snapToGrid/>
                <w:color w:val="auto"/>
                <w:szCs w:val="26"/>
                <w:lang w:val="vi-VN"/>
              </w:rPr>
              <w:t xml:space="preserve">người duyệt </w:t>
            </w:r>
            <w:r>
              <w:rPr>
                <w:snapToGrid/>
                <w:color w:val="auto"/>
                <w:szCs w:val="26"/>
                <w:lang w:val="vi-VN"/>
              </w:rPr>
              <w:t>giấy tờ làm việc</w:t>
            </w:r>
          </w:p>
          <w:p w14:paraId="3B15200E"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lastRenderedPageBreak/>
              <w:t>Ngày duyệt: read</w:t>
            </w:r>
            <w:r>
              <w:rPr>
                <w:snapToGrid/>
                <w:color w:val="auto"/>
                <w:szCs w:val="26"/>
                <w:lang w:val="vi-VN"/>
              </w:rPr>
              <w:t xml:space="preserve">-only, </w:t>
            </w:r>
            <w:r>
              <w:rPr>
                <w:snapToGrid/>
                <w:color w:val="auto"/>
                <w:szCs w:val="26"/>
              </w:rPr>
              <w:t xml:space="preserve">hệ thống hiển thị ngày giấy tờ chuyển trạng thái là </w:t>
            </w:r>
            <w:r w:rsidRPr="00486D2D">
              <w:rPr>
                <w:b/>
                <w:bCs/>
                <w:i/>
                <w:iCs/>
                <w:snapToGrid/>
                <w:color w:val="auto"/>
                <w:szCs w:val="26"/>
              </w:rPr>
              <w:t>Đã duyệt</w:t>
            </w:r>
          </w:p>
          <w:p w14:paraId="347B9C38" w14:textId="77777777" w:rsidR="00D96D0C" w:rsidRDefault="00D96D0C"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Trạng thái: read</w:t>
            </w:r>
            <w:r>
              <w:rPr>
                <w:snapToGrid/>
                <w:color w:val="auto"/>
                <w:szCs w:val="26"/>
                <w:lang w:val="vi-VN"/>
              </w:rPr>
              <w:t xml:space="preserve">-only, </w:t>
            </w:r>
            <w:r>
              <w:rPr>
                <w:snapToGrid/>
                <w:color w:val="auto"/>
                <w:szCs w:val="26"/>
              </w:rPr>
              <w:t xml:space="preserve">mặc định trạng thái là </w:t>
            </w:r>
            <w:r>
              <w:rPr>
                <w:b/>
                <w:bCs/>
                <w:i/>
                <w:iCs/>
                <w:snapToGrid/>
                <w:color w:val="auto"/>
                <w:szCs w:val="26"/>
              </w:rPr>
              <w:t>B</w:t>
            </w:r>
            <w:r w:rsidRPr="003E7C9F">
              <w:rPr>
                <w:b/>
                <w:bCs/>
                <w:i/>
                <w:iCs/>
                <w:snapToGrid/>
                <w:color w:val="auto"/>
                <w:szCs w:val="26"/>
              </w:rPr>
              <w:t>ản nháp</w:t>
            </w:r>
            <w:r>
              <w:rPr>
                <w:snapToGrid/>
                <w:color w:val="auto"/>
                <w:szCs w:val="26"/>
              </w:rPr>
              <w:t xml:space="preserve"> </w:t>
            </w:r>
          </w:p>
          <w:p w14:paraId="0524CFBD" w14:textId="77777777" w:rsidR="00D96D0C" w:rsidRPr="00E36131" w:rsidRDefault="00D96D0C" w:rsidP="006C4854">
            <w:pPr>
              <w:pStyle w:val="NormalIndent"/>
              <w:keepNext w:val="0"/>
              <w:keepLines/>
              <w:widowControl w:val="0"/>
              <w:numPr>
                <w:ilvl w:val="0"/>
                <w:numId w:val="201"/>
              </w:numPr>
              <w:spacing w:before="0" w:after="0" w:line="312" w:lineRule="auto"/>
              <w:jc w:val="left"/>
              <w:rPr>
                <w:b/>
                <w:snapToGrid/>
                <w:color w:val="auto"/>
                <w:szCs w:val="26"/>
              </w:rPr>
            </w:pPr>
            <w:r w:rsidRPr="00E36131">
              <w:rPr>
                <w:b/>
                <w:snapToGrid/>
                <w:color w:val="auto"/>
                <w:szCs w:val="26"/>
              </w:rPr>
              <w:t>Thông tin chi tiết</w:t>
            </w:r>
          </w:p>
          <w:p w14:paraId="70422C65" w14:textId="0BC21533" w:rsidR="00D96D0C" w:rsidRPr="003012E2" w:rsidRDefault="00D96D0C"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rPr>
              <w:t xml:space="preserve">Rủi ro*: </w:t>
            </w:r>
            <w:r>
              <w:rPr>
                <w:szCs w:val="26"/>
              </w:rPr>
              <w:t>Chọn 1 trong</w:t>
            </w:r>
            <w:r>
              <w:rPr>
                <w:szCs w:val="26"/>
                <w:lang w:val="vi-VN"/>
              </w:rPr>
              <w:t xml:space="preserve"> các rủi ro lấy từ</w:t>
            </w:r>
            <w:r>
              <w:rPr>
                <w:szCs w:val="26"/>
              </w:rPr>
              <w:t xml:space="preserve"> chương trình kiểm toán</w:t>
            </w:r>
            <w:r>
              <w:rPr>
                <w:szCs w:val="26"/>
                <w:lang w:val="vi-VN"/>
              </w:rPr>
              <w:t xml:space="preserve"> cho quy trình và đơn vị được KT đã chọn. Rủi ro đã chọn hiển thị thông tin Mã rủi ro, </w:t>
            </w:r>
            <w:r w:rsidR="00C941A9">
              <w:rPr>
                <w:szCs w:val="26"/>
                <w:lang w:val="vi-VN"/>
              </w:rPr>
              <w:t xml:space="preserve">Tên rủi ro, </w:t>
            </w:r>
            <w:r>
              <w:rPr>
                <w:szCs w:val="26"/>
                <w:lang w:val="vi-VN"/>
              </w:rPr>
              <w:t>Mô tả rủi ro</w:t>
            </w:r>
          </w:p>
          <w:p w14:paraId="2FB3EBF8" w14:textId="54C02987" w:rsidR="003012E2" w:rsidRPr="003012E2" w:rsidRDefault="003012E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3012E2">
              <w:rPr>
                <w:b/>
                <w:bCs/>
                <w:snapToGrid/>
                <w:color w:val="auto"/>
                <w:szCs w:val="26"/>
                <w:lang w:val="vi-VN"/>
              </w:rPr>
              <w:t>Chọn mẫu</w:t>
            </w:r>
          </w:p>
          <w:p w14:paraId="2078D910" w14:textId="37717802" w:rsidR="003012E2" w:rsidRDefault="000E23DA" w:rsidP="006C4854">
            <w:pPr>
              <w:pStyle w:val="NormalIndent"/>
              <w:keepNext w:val="0"/>
              <w:keepLines/>
              <w:widowControl w:val="0"/>
              <w:numPr>
                <w:ilvl w:val="0"/>
                <w:numId w:val="202"/>
              </w:numPr>
              <w:spacing w:before="0" w:after="0" w:line="312" w:lineRule="auto"/>
              <w:jc w:val="left"/>
              <w:rPr>
                <w:snapToGrid/>
                <w:color w:val="auto"/>
                <w:szCs w:val="26"/>
              </w:rPr>
            </w:pPr>
            <w:r>
              <w:rPr>
                <w:snapToGrid/>
                <w:color w:val="auto"/>
                <w:szCs w:val="26"/>
              </w:rPr>
              <w:t>Mô tả mẫu</w:t>
            </w:r>
            <w:r>
              <w:rPr>
                <w:snapToGrid/>
                <w:color w:val="auto"/>
                <w:szCs w:val="26"/>
                <w:lang w:val="vi-VN"/>
              </w:rPr>
              <w:t>: nhập đoạn text</w:t>
            </w:r>
            <w:r w:rsidR="003012E2" w:rsidRPr="000E23DA">
              <w:rPr>
                <w:snapToGrid/>
                <w:color w:val="auto"/>
                <w:szCs w:val="26"/>
              </w:rPr>
              <w:t xml:space="preserve"> </w:t>
            </w:r>
          </w:p>
          <w:p w14:paraId="1715B7AD" w14:textId="30A2D3EB" w:rsidR="00E25369" w:rsidRPr="00E25369" w:rsidRDefault="00E25369"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E25369">
              <w:rPr>
                <w:b/>
                <w:bCs/>
                <w:snapToGrid/>
                <w:color w:val="auto"/>
                <w:szCs w:val="26"/>
                <w:lang w:val="vi-VN"/>
              </w:rPr>
              <w:t>Công việc thực hiện và kết quả</w:t>
            </w:r>
          </w:p>
          <w:p w14:paraId="35AE1B5F" w14:textId="3A16B468" w:rsidR="00D96D0C" w:rsidRPr="007A50AA" w:rsidRDefault="000F2E59" w:rsidP="006C4854">
            <w:pPr>
              <w:pStyle w:val="NormalIndent"/>
              <w:keepNext w:val="0"/>
              <w:keepLines/>
              <w:widowControl w:val="0"/>
              <w:numPr>
                <w:ilvl w:val="0"/>
                <w:numId w:val="202"/>
              </w:numPr>
              <w:spacing w:before="0" w:after="0" w:line="312" w:lineRule="auto"/>
              <w:jc w:val="left"/>
              <w:rPr>
                <w:snapToGrid/>
                <w:color w:val="auto"/>
                <w:szCs w:val="26"/>
                <w:lang w:val="vi-VN"/>
              </w:rPr>
            </w:pPr>
            <w:r>
              <w:rPr>
                <w:snapToGrid/>
                <w:color w:val="auto"/>
                <w:szCs w:val="26"/>
                <w:lang w:val="vi-VN"/>
              </w:rPr>
              <w:t xml:space="preserve">Hệ thống hiển thị danh sách các </w:t>
            </w:r>
            <w:r w:rsidR="00D96D0C" w:rsidRPr="007A50AA">
              <w:rPr>
                <w:snapToGrid/>
                <w:color w:val="auto"/>
                <w:szCs w:val="26"/>
                <w:lang w:val="vi-VN"/>
              </w:rPr>
              <w:t>kiểm soát của rủi ro đã chọn</w:t>
            </w:r>
            <w:r w:rsidR="00D96D0C">
              <w:rPr>
                <w:snapToGrid/>
                <w:color w:val="auto"/>
                <w:szCs w:val="26"/>
                <w:lang w:val="vi-VN"/>
              </w:rPr>
              <w:t xml:space="preserve"> gồm các</w:t>
            </w:r>
            <w:r w:rsidR="00D96D0C" w:rsidRPr="007A50AA">
              <w:rPr>
                <w:snapToGrid/>
                <w:color w:val="auto"/>
                <w:szCs w:val="26"/>
                <w:lang w:val="vi-VN"/>
              </w:rPr>
              <w:t xml:space="preserve"> thông tin:</w:t>
            </w:r>
          </w:p>
          <w:p w14:paraId="735CEEF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STT</w:t>
            </w:r>
          </w:p>
          <w:p w14:paraId="4F476ED0"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Mã kiểm soát</w:t>
            </w:r>
          </w:p>
          <w:p w14:paraId="027304B2" w14:textId="68F197D7" w:rsidR="00D96D0C" w:rsidRDefault="000726D9"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Mô tả kiểm soát</w:t>
            </w:r>
            <w:r>
              <w:rPr>
                <w:snapToGrid/>
                <w:color w:val="auto"/>
                <w:szCs w:val="26"/>
                <w:lang w:val="vi-VN"/>
              </w:rPr>
              <w:t xml:space="preserve">: hiển thị </w:t>
            </w:r>
            <w:r w:rsidR="000F2E59">
              <w:rPr>
                <w:snapToGrid/>
                <w:color w:val="auto"/>
                <w:szCs w:val="26"/>
              </w:rPr>
              <w:t>Kiểm soát theo quy định</w:t>
            </w:r>
          </w:p>
          <w:p w14:paraId="1187E00E"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Pr>
                <w:snapToGrid/>
                <w:color w:val="auto"/>
                <w:szCs w:val="26"/>
              </w:rPr>
              <w:t>Tần suất KS</w:t>
            </w:r>
          </w:p>
          <w:p w14:paraId="24AB4631" w14:textId="77777777"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sidRPr="00D91D6C">
              <w:rPr>
                <w:snapToGrid/>
                <w:color w:val="auto"/>
                <w:szCs w:val="26"/>
              </w:rPr>
              <w:t>Loại KS</w:t>
            </w:r>
          </w:p>
          <w:p w14:paraId="59B08CC2" w14:textId="53CF236E" w:rsidR="00D96D0C" w:rsidRDefault="00D96D0C" w:rsidP="006C4854">
            <w:pPr>
              <w:pStyle w:val="NormalIndent"/>
              <w:keepNext w:val="0"/>
              <w:keepLines/>
              <w:widowControl w:val="0"/>
              <w:numPr>
                <w:ilvl w:val="0"/>
                <w:numId w:val="203"/>
              </w:numPr>
              <w:spacing w:before="0" w:after="0" w:line="312" w:lineRule="auto"/>
              <w:jc w:val="left"/>
              <w:rPr>
                <w:snapToGrid/>
                <w:color w:val="auto"/>
                <w:szCs w:val="26"/>
              </w:rPr>
            </w:pPr>
            <w:r w:rsidRPr="00020A5F">
              <w:rPr>
                <w:snapToGrid/>
                <w:color w:val="auto"/>
                <w:szCs w:val="26"/>
              </w:rPr>
              <w:t>Hình thức KS</w:t>
            </w:r>
          </w:p>
          <w:p w14:paraId="6514C8D7" w14:textId="13146D7D" w:rsidR="00D96D0C" w:rsidRDefault="00D96D0C" w:rsidP="00D645DD">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Cho phép</w:t>
            </w:r>
            <w:r w:rsidR="00607CD2">
              <w:rPr>
                <w:snapToGrid/>
                <w:color w:val="auto"/>
                <w:szCs w:val="26"/>
                <w:lang w:val="vi-VN"/>
              </w:rPr>
              <w:t xml:space="preserve"> </w:t>
            </w:r>
            <w:r w:rsidR="00D645DD">
              <w:rPr>
                <w:snapToGrid/>
                <w:color w:val="auto"/>
                <w:szCs w:val="26"/>
                <w:lang w:val="vi-VN"/>
              </w:rPr>
              <w:t xml:space="preserve">nhập nội dung </w:t>
            </w:r>
            <w:r>
              <w:rPr>
                <w:snapToGrid/>
                <w:color w:val="auto"/>
                <w:szCs w:val="26"/>
              </w:rPr>
              <w:t xml:space="preserve">đánh giá </w:t>
            </w:r>
            <w:r w:rsidR="001A0C11">
              <w:rPr>
                <w:snapToGrid/>
                <w:color w:val="auto"/>
                <w:szCs w:val="26"/>
              </w:rPr>
              <w:t>từng kiểm soát trên danh sách</w:t>
            </w:r>
            <w:r w:rsidR="001A0C11">
              <w:rPr>
                <w:snapToGrid/>
                <w:color w:val="auto"/>
                <w:szCs w:val="26"/>
                <w:lang w:val="vi-VN"/>
              </w:rPr>
              <w:t>, c</w:t>
            </w:r>
            <w:r>
              <w:rPr>
                <w:snapToGrid/>
                <w:color w:val="auto"/>
                <w:szCs w:val="26"/>
              </w:rPr>
              <w:t>hi tiết xem tại mục “</w:t>
            </w:r>
            <w:r w:rsidRPr="006B7063">
              <w:rPr>
                <w:i/>
                <w:snapToGrid/>
                <w:color w:val="0066FF"/>
                <w:szCs w:val="26"/>
              </w:rPr>
              <w:t xml:space="preserve">6.1.1. </w:t>
            </w:r>
            <w:r w:rsidR="001A0C11">
              <w:rPr>
                <w:i/>
                <w:snapToGrid/>
                <w:color w:val="0066FF"/>
                <w:szCs w:val="26"/>
              </w:rPr>
              <w:t>Đánh giá kiểm</w:t>
            </w:r>
            <w:r w:rsidR="001A0C11">
              <w:rPr>
                <w:i/>
                <w:snapToGrid/>
                <w:color w:val="0066FF"/>
                <w:szCs w:val="26"/>
                <w:lang w:val="vi-VN"/>
              </w:rPr>
              <w:t xml:space="preserve"> soát</w:t>
            </w:r>
            <w:r>
              <w:rPr>
                <w:snapToGrid/>
                <w:color w:val="auto"/>
                <w:szCs w:val="26"/>
              </w:rPr>
              <w:t>”.</w:t>
            </w:r>
          </w:p>
          <w:p w14:paraId="6A8B221E" w14:textId="29780126" w:rsidR="00974EF2" w:rsidRPr="00974EF2" w:rsidRDefault="00974EF2" w:rsidP="006C4854">
            <w:pPr>
              <w:pStyle w:val="NormalIndent"/>
              <w:keepNext w:val="0"/>
              <w:keepLines/>
              <w:widowControl w:val="0"/>
              <w:numPr>
                <w:ilvl w:val="0"/>
                <w:numId w:val="201"/>
              </w:numPr>
              <w:spacing w:before="0" w:after="0" w:line="312" w:lineRule="auto"/>
              <w:jc w:val="left"/>
              <w:rPr>
                <w:b/>
                <w:bCs/>
                <w:snapToGrid/>
                <w:color w:val="auto"/>
                <w:szCs w:val="26"/>
                <w:lang w:val="vi-VN"/>
              </w:rPr>
            </w:pPr>
            <w:r w:rsidRPr="00974EF2">
              <w:rPr>
                <w:b/>
                <w:bCs/>
                <w:snapToGrid/>
                <w:color w:val="auto"/>
                <w:szCs w:val="26"/>
                <w:lang w:val="vi-VN"/>
              </w:rPr>
              <w:t>Các phát hiện kiểm toán</w:t>
            </w:r>
          </w:p>
          <w:p w14:paraId="201774AE" w14:textId="6F38A126" w:rsidR="007435DD" w:rsidRDefault="007435DD" w:rsidP="006C4854">
            <w:pPr>
              <w:pStyle w:val="ListParagraph"/>
              <w:numPr>
                <w:ilvl w:val="0"/>
                <w:numId w:val="204"/>
              </w:numPr>
            </w:pPr>
            <w:r w:rsidRPr="00990E3C">
              <w:rPr>
                <w:lang w:val="vi-VN"/>
              </w:rPr>
              <w:t xml:space="preserve">Các phát hiện của toán: hệ thống hiển thị danh sách các phát hiện kiểm toán. Danh sách các phát hiện hệ thống tự động tổng hợp khi đánh giá kiểm soát, không cho phép NSD sửa lại. </w:t>
            </w:r>
            <w:r>
              <w:t>Danh sách hiển thị các thông tin:</w:t>
            </w:r>
          </w:p>
          <w:p w14:paraId="3EE40895" w14:textId="77777777" w:rsidR="007435DD" w:rsidRDefault="007435DD" w:rsidP="006C4854">
            <w:pPr>
              <w:pStyle w:val="ListParagraph"/>
              <w:numPr>
                <w:ilvl w:val="0"/>
                <w:numId w:val="205"/>
              </w:numPr>
            </w:pPr>
            <w:r>
              <w:t>STT</w:t>
            </w:r>
          </w:p>
          <w:p w14:paraId="4D2A2002" w14:textId="77777777" w:rsidR="007435DD" w:rsidRDefault="007435DD" w:rsidP="006C4854">
            <w:pPr>
              <w:pStyle w:val="ListParagraph"/>
              <w:numPr>
                <w:ilvl w:val="0"/>
                <w:numId w:val="205"/>
              </w:numPr>
            </w:pPr>
            <w:r>
              <w:t>Mã kiểm soát</w:t>
            </w:r>
          </w:p>
          <w:p w14:paraId="641ACB6F" w14:textId="77777777" w:rsidR="007435DD" w:rsidRDefault="007435DD" w:rsidP="006C4854">
            <w:pPr>
              <w:pStyle w:val="ListParagraph"/>
              <w:numPr>
                <w:ilvl w:val="0"/>
                <w:numId w:val="205"/>
              </w:numPr>
            </w:pPr>
            <w:r>
              <w:t>Mã phát hiện</w:t>
            </w:r>
          </w:p>
          <w:p w14:paraId="3A210707" w14:textId="5B4CF43F" w:rsidR="007435DD" w:rsidRDefault="007435DD" w:rsidP="006C4854">
            <w:pPr>
              <w:pStyle w:val="ListParagraph"/>
              <w:numPr>
                <w:ilvl w:val="0"/>
                <w:numId w:val="205"/>
              </w:numPr>
            </w:pPr>
            <w:r>
              <w:t>Mô tả phát hiện</w:t>
            </w:r>
          </w:p>
          <w:p w14:paraId="3243031B" w14:textId="37BC29F9" w:rsidR="008373CD" w:rsidRPr="008373CD" w:rsidRDefault="008373CD" w:rsidP="006C4854">
            <w:pPr>
              <w:pStyle w:val="ListParagraph"/>
              <w:numPr>
                <w:ilvl w:val="0"/>
                <w:numId w:val="201"/>
              </w:numPr>
              <w:rPr>
                <w:b/>
                <w:bCs/>
                <w:lang w:val="vi-VN"/>
              </w:rPr>
            </w:pPr>
            <w:r w:rsidRPr="008373CD">
              <w:rPr>
                <w:b/>
                <w:bCs/>
                <w:lang w:val="vi-VN"/>
              </w:rPr>
              <w:t>Kết luận của kiểm toán</w:t>
            </w:r>
          </w:p>
          <w:p w14:paraId="169A3F48" w14:textId="54E7C778" w:rsidR="00D96D0C" w:rsidRPr="001A0C11" w:rsidRDefault="00D96D0C" w:rsidP="006C4854">
            <w:pPr>
              <w:pStyle w:val="ListParagraph"/>
              <w:numPr>
                <w:ilvl w:val="0"/>
                <w:numId w:val="204"/>
              </w:numPr>
              <w:rPr>
                <w:lang w:val="vi-VN"/>
              </w:rPr>
            </w:pPr>
            <w:r w:rsidRPr="001A0C11">
              <w:rPr>
                <w:lang w:val="vi-VN"/>
              </w:rPr>
              <w:t xml:space="preserve">Kết luận của </w:t>
            </w:r>
            <w:r w:rsidR="008373CD" w:rsidRPr="001A0C11">
              <w:rPr>
                <w:lang w:val="vi-VN"/>
              </w:rPr>
              <w:t>K</w:t>
            </w:r>
            <w:r w:rsidRPr="001A0C11">
              <w:rPr>
                <w:lang w:val="vi-VN"/>
              </w:rPr>
              <w:t xml:space="preserve">T*: nhập </w:t>
            </w:r>
            <w:r w:rsidR="008373CD" w:rsidRPr="001A0C11">
              <w:rPr>
                <w:lang w:val="vi-VN"/>
              </w:rPr>
              <w:t>đoạn text</w:t>
            </w:r>
          </w:p>
          <w:p w14:paraId="39599891" w14:textId="457358E5" w:rsidR="001411CF" w:rsidRPr="001411CF" w:rsidRDefault="001411CF" w:rsidP="001411CF">
            <w:pPr>
              <w:pStyle w:val="NormalIndent"/>
              <w:keepNext w:val="0"/>
              <w:keepLines/>
              <w:widowControl w:val="0"/>
              <w:numPr>
                <w:ilvl w:val="0"/>
                <w:numId w:val="0"/>
              </w:numPr>
              <w:spacing w:before="0" w:after="0" w:line="312" w:lineRule="auto"/>
              <w:jc w:val="left"/>
              <w:rPr>
                <w:snapToGrid/>
                <w:color w:val="auto"/>
                <w:szCs w:val="26"/>
                <w:lang w:val="vi-VN"/>
              </w:rPr>
            </w:pPr>
            <w:r>
              <w:rPr>
                <w:szCs w:val="26"/>
              </w:rPr>
              <w:t>Giao diện</w:t>
            </w:r>
            <w:r>
              <w:rPr>
                <w:szCs w:val="26"/>
                <w:lang w:val="vi-VN"/>
              </w:rPr>
              <w:t xml:space="preserve">: </w:t>
            </w:r>
            <w:hyperlink r:id="rId75" w:history="1">
              <w:r w:rsidRPr="005251DC">
                <w:rPr>
                  <w:rStyle w:val="Hyperlink"/>
                  <w:szCs w:val="26"/>
                  <w:lang w:val="vi-VN"/>
                </w:rPr>
                <w:t>https://f2z0rj.axshare.com/#id=qew52c&amp;p=sua_giay_to_lam_viec&amp;c=1</w:t>
              </w:r>
            </w:hyperlink>
          </w:p>
        </w:tc>
      </w:tr>
      <w:tr w:rsidR="002E2BF2" w:rsidRPr="00992FE0" w14:paraId="147E1F03" w14:textId="77777777" w:rsidTr="00641FBA">
        <w:tc>
          <w:tcPr>
            <w:tcW w:w="817" w:type="dxa"/>
            <w:shd w:val="clear" w:color="auto" w:fill="auto"/>
          </w:tcPr>
          <w:p w14:paraId="4644029E" w14:textId="77777777" w:rsidR="002E2BF2" w:rsidRPr="002F4F88" w:rsidRDefault="002E2BF2" w:rsidP="006C4854">
            <w:pPr>
              <w:pStyle w:val="ListParagraph"/>
              <w:numPr>
                <w:ilvl w:val="0"/>
                <w:numId w:val="200"/>
              </w:numPr>
            </w:pPr>
          </w:p>
        </w:tc>
        <w:tc>
          <w:tcPr>
            <w:tcW w:w="1877" w:type="dxa"/>
            <w:shd w:val="clear" w:color="auto" w:fill="auto"/>
          </w:tcPr>
          <w:p w14:paraId="3A255026" w14:textId="47E7A9BA" w:rsidR="002E2BF2" w:rsidRDefault="002E2BF2" w:rsidP="002E2BF2">
            <w:pPr>
              <w:keepLines/>
              <w:widowControl w:val="0"/>
              <w:rPr>
                <w:szCs w:val="26"/>
              </w:rPr>
            </w:pPr>
            <w:r>
              <w:rPr>
                <w:szCs w:val="26"/>
              </w:rPr>
              <w:t xml:space="preserve">Sửa </w:t>
            </w:r>
          </w:p>
        </w:tc>
        <w:tc>
          <w:tcPr>
            <w:tcW w:w="6912" w:type="dxa"/>
            <w:shd w:val="clear" w:color="auto" w:fill="auto"/>
          </w:tcPr>
          <w:p w14:paraId="39699487" w14:textId="585ECEEE"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sửa giấy tờ làm việc ở trạng thái </w:t>
            </w:r>
            <w:r w:rsidRPr="00A477DC">
              <w:rPr>
                <w:b/>
                <w:snapToGrid/>
                <w:color w:val="auto"/>
                <w:szCs w:val="26"/>
              </w:rPr>
              <w:t xml:space="preserve">bản nháp/ từ chối </w:t>
            </w:r>
          </w:p>
          <w:p w14:paraId="2A9B20DB" w14:textId="77777777" w:rsidR="002E2BF2" w:rsidRDefault="002E2BF2" w:rsidP="002E2BF2">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Không cho phép sửa các thông tin: Trạng thái, Mã giấy tờ, Người duyệt, KTV thực hiện, Ngày duyệt.</w:t>
            </w:r>
          </w:p>
          <w:p w14:paraId="3E39ADC5" w14:textId="77777777" w:rsid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r>
              <w:rPr>
                <w:snapToGrid/>
                <w:color w:val="auto"/>
                <w:szCs w:val="26"/>
              </w:rPr>
              <w:t>Giao diện</w:t>
            </w:r>
            <w:r>
              <w:rPr>
                <w:snapToGrid/>
                <w:color w:val="auto"/>
                <w:szCs w:val="26"/>
                <w:lang w:val="vi-VN"/>
              </w:rPr>
              <w:t>:</w:t>
            </w:r>
          </w:p>
          <w:p w14:paraId="44809919" w14:textId="60750369" w:rsidR="00992FE0" w:rsidRPr="00992FE0" w:rsidRDefault="00992FE0" w:rsidP="00992FE0">
            <w:pPr>
              <w:pStyle w:val="NormalIndent"/>
              <w:keepNext w:val="0"/>
              <w:keepLines/>
              <w:widowControl w:val="0"/>
              <w:numPr>
                <w:ilvl w:val="0"/>
                <w:numId w:val="0"/>
              </w:numPr>
              <w:spacing w:before="0" w:after="0" w:line="312" w:lineRule="auto"/>
              <w:jc w:val="left"/>
              <w:rPr>
                <w:snapToGrid/>
                <w:color w:val="auto"/>
                <w:szCs w:val="26"/>
                <w:lang w:val="vi-VN"/>
              </w:rPr>
            </w:pPr>
            <w:hyperlink r:id="rId76" w:history="1">
              <w:r w:rsidRPr="005251DC">
                <w:rPr>
                  <w:rStyle w:val="Hyperlink"/>
                  <w:szCs w:val="26"/>
                  <w:lang w:val="vi-VN"/>
                </w:rPr>
                <w:t>https://f2z0rj.axshare.com/#id=qew52c&amp;p=sua_giay_to_lam_viec&amp;c=1</w:t>
              </w:r>
            </w:hyperlink>
          </w:p>
        </w:tc>
      </w:tr>
      <w:tr w:rsidR="00A20A0A" w:rsidRPr="002F4F88" w14:paraId="4669E958" w14:textId="77777777" w:rsidTr="00641FBA">
        <w:tc>
          <w:tcPr>
            <w:tcW w:w="817" w:type="dxa"/>
            <w:shd w:val="clear" w:color="auto" w:fill="auto"/>
          </w:tcPr>
          <w:p w14:paraId="365D0859" w14:textId="77777777" w:rsidR="00A20A0A" w:rsidRPr="00992FE0" w:rsidRDefault="00A20A0A" w:rsidP="006C4854">
            <w:pPr>
              <w:pStyle w:val="ListParagraph"/>
              <w:numPr>
                <w:ilvl w:val="0"/>
                <w:numId w:val="200"/>
              </w:numPr>
              <w:rPr>
                <w:lang w:val="vi-VN"/>
              </w:rPr>
            </w:pPr>
          </w:p>
        </w:tc>
        <w:tc>
          <w:tcPr>
            <w:tcW w:w="1877" w:type="dxa"/>
            <w:shd w:val="clear" w:color="auto" w:fill="auto"/>
          </w:tcPr>
          <w:p w14:paraId="2A160477" w14:textId="77777777" w:rsidR="00A20A0A" w:rsidRDefault="00A20A0A" w:rsidP="00641FBA">
            <w:pPr>
              <w:keepLines/>
              <w:widowControl w:val="0"/>
              <w:rPr>
                <w:szCs w:val="26"/>
              </w:rPr>
            </w:pPr>
            <w:r>
              <w:rPr>
                <w:szCs w:val="26"/>
              </w:rPr>
              <w:t>Gửi duyệt</w:t>
            </w:r>
          </w:p>
        </w:tc>
        <w:tc>
          <w:tcPr>
            <w:tcW w:w="6912" w:type="dxa"/>
            <w:shd w:val="clear" w:color="auto" w:fill="auto"/>
          </w:tcPr>
          <w:p w14:paraId="4C5A7C93" w14:textId="78EC2823"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rPr>
            </w:pPr>
          </w:p>
        </w:tc>
      </w:tr>
      <w:tr w:rsidR="00A20A0A" w:rsidRPr="002E2BF2" w14:paraId="45EC8B6B" w14:textId="77777777" w:rsidTr="00641FBA">
        <w:tc>
          <w:tcPr>
            <w:tcW w:w="817" w:type="dxa"/>
            <w:shd w:val="clear" w:color="auto" w:fill="auto"/>
          </w:tcPr>
          <w:p w14:paraId="6829BBEB" w14:textId="77777777" w:rsidR="00A20A0A" w:rsidRPr="002F4F88" w:rsidRDefault="00A20A0A" w:rsidP="006C4854">
            <w:pPr>
              <w:pStyle w:val="ListParagraph"/>
              <w:numPr>
                <w:ilvl w:val="0"/>
                <w:numId w:val="200"/>
              </w:numPr>
            </w:pPr>
          </w:p>
        </w:tc>
        <w:tc>
          <w:tcPr>
            <w:tcW w:w="1877" w:type="dxa"/>
            <w:shd w:val="clear" w:color="auto" w:fill="auto"/>
          </w:tcPr>
          <w:p w14:paraId="241B163E" w14:textId="5DBB88BB" w:rsidR="00A20A0A" w:rsidRPr="002E2BF2" w:rsidRDefault="00A20A0A" w:rsidP="00641FBA">
            <w:pPr>
              <w:keepLines/>
              <w:widowControl w:val="0"/>
              <w:rPr>
                <w:szCs w:val="26"/>
                <w:lang w:val="vi-VN"/>
              </w:rPr>
            </w:pPr>
            <w:r>
              <w:rPr>
                <w:szCs w:val="26"/>
              </w:rPr>
              <w:t>Phê duyệt</w:t>
            </w:r>
            <w:r w:rsidR="002E2BF2">
              <w:rPr>
                <w:szCs w:val="26"/>
                <w:lang w:val="vi-VN"/>
              </w:rPr>
              <w:t>/Từ chối duyệt</w:t>
            </w:r>
          </w:p>
        </w:tc>
        <w:tc>
          <w:tcPr>
            <w:tcW w:w="6912" w:type="dxa"/>
            <w:shd w:val="clear" w:color="auto" w:fill="auto"/>
          </w:tcPr>
          <w:p w14:paraId="21048845" w14:textId="16CCBDC7" w:rsidR="00A20A0A" w:rsidRPr="00537857" w:rsidRDefault="00A20A0A"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2E2BF2" w:rsidRPr="002E2BF2" w14:paraId="17E008CA" w14:textId="77777777" w:rsidTr="00641FBA">
        <w:tc>
          <w:tcPr>
            <w:tcW w:w="817" w:type="dxa"/>
            <w:shd w:val="clear" w:color="auto" w:fill="auto"/>
          </w:tcPr>
          <w:p w14:paraId="22E8907C" w14:textId="77777777" w:rsidR="002E2BF2" w:rsidRPr="002F4F88" w:rsidRDefault="002E2BF2" w:rsidP="006C4854">
            <w:pPr>
              <w:pStyle w:val="ListParagraph"/>
              <w:numPr>
                <w:ilvl w:val="0"/>
                <w:numId w:val="200"/>
              </w:numPr>
            </w:pPr>
          </w:p>
        </w:tc>
        <w:tc>
          <w:tcPr>
            <w:tcW w:w="1877" w:type="dxa"/>
            <w:shd w:val="clear" w:color="auto" w:fill="auto"/>
          </w:tcPr>
          <w:p w14:paraId="4EFBB632" w14:textId="56A8B4AA" w:rsidR="002E2BF2" w:rsidRDefault="002E2BF2" w:rsidP="00641FBA">
            <w:pPr>
              <w:keepLines/>
              <w:widowControl w:val="0"/>
              <w:rPr>
                <w:szCs w:val="26"/>
              </w:rPr>
            </w:pPr>
            <w:r>
              <w:rPr>
                <w:szCs w:val="26"/>
              </w:rPr>
              <w:t>Xoá</w:t>
            </w:r>
          </w:p>
        </w:tc>
        <w:tc>
          <w:tcPr>
            <w:tcW w:w="6912" w:type="dxa"/>
            <w:shd w:val="clear" w:color="auto" w:fill="auto"/>
          </w:tcPr>
          <w:p w14:paraId="29896B24" w14:textId="479946E5" w:rsidR="002E2BF2" w:rsidRPr="00537857" w:rsidRDefault="002E2BF2"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r w:rsidR="008576C3" w:rsidRPr="002E2BF2" w14:paraId="26D9E511" w14:textId="77777777" w:rsidTr="00641FBA">
        <w:tc>
          <w:tcPr>
            <w:tcW w:w="817" w:type="dxa"/>
            <w:shd w:val="clear" w:color="auto" w:fill="auto"/>
          </w:tcPr>
          <w:p w14:paraId="1A617305" w14:textId="77777777" w:rsidR="008576C3" w:rsidRPr="002F4F88" w:rsidRDefault="008576C3" w:rsidP="006C4854">
            <w:pPr>
              <w:pStyle w:val="ListParagraph"/>
              <w:numPr>
                <w:ilvl w:val="0"/>
                <w:numId w:val="200"/>
              </w:numPr>
            </w:pPr>
          </w:p>
        </w:tc>
        <w:tc>
          <w:tcPr>
            <w:tcW w:w="1877" w:type="dxa"/>
            <w:shd w:val="clear" w:color="auto" w:fill="auto"/>
          </w:tcPr>
          <w:p w14:paraId="27864BE7" w14:textId="6881DDCE" w:rsidR="008576C3" w:rsidRDefault="008576C3" w:rsidP="00641FBA">
            <w:pPr>
              <w:keepLines/>
              <w:widowControl w:val="0"/>
              <w:rPr>
                <w:szCs w:val="26"/>
              </w:rPr>
            </w:pPr>
            <w:r>
              <w:rPr>
                <w:szCs w:val="26"/>
              </w:rPr>
              <w:t>Xuất word</w:t>
            </w:r>
          </w:p>
        </w:tc>
        <w:tc>
          <w:tcPr>
            <w:tcW w:w="6912" w:type="dxa"/>
            <w:shd w:val="clear" w:color="auto" w:fill="auto"/>
          </w:tcPr>
          <w:p w14:paraId="661AA286" w14:textId="5E41A398" w:rsidR="008576C3" w:rsidRPr="00537857" w:rsidRDefault="008576C3" w:rsidP="002E2BF2">
            <w:pPr>
              <w:pStyle w:val="NormalIndent"/>
              <w:keepNext w:val="0"/>
              <w:keepLines/>
              <w:widowControl w:val="0"/>
              <w:numPr>
                <w:ilvl w:val="0"/>
                <w:numId w:val="0"/>
              </w:numPr>
              <w:spacing w:before="0" w:after="0" w:line="312" w:lineRule="auto"/>
              <w:jc w:val="left"/>
              <w:rPr>
                <w:snapToGrid/>
                <w:color w:val="auto"/>
                <w:szCs w:val="26"/>
                <w:highlight w:val="yellow"/>
                <w:lang w:val="vi-VN"/>
              </w:rPr>
            </w:pPr>
          </w:p>
        </w:tc>
      </w:tr>
    </w:tbl>
    <w:p w14:paraId="15168E5E" w14:textId="62F29CBE" w:rsidR="001411CF" w:rsidRPr="008C2A11" w:rsidRDefault="00992FE0" w:rsidP="00992FE0">
      <w:pPr>
        <w:pStyle w:val="tvHeading111"/>
      </w:pPr>
      <w:bookmarkStart w:id="116" w:name="_Toc87047338"/>
      <w:r>
        <w:rPr>
          <w:lang w:val="vi-VN"/>
        </w:rPr>
        <w:t>Đánh giá kiểm soát</w:t>
      </w:r>
      <w:bookmarkEnd w:id="116"/>
    </w:p>
    <w:p w14:paraId="51C23F61" w14:textId="5227AE23" w:rsidR="008C2A11" w:rsidRPr="008F707F" w:rsidRDefault="008C2A11" w:rsidP="008C2A11">
      <w:r w:rsidRPr="004A3ECC">
        <w:rPr>
          <w:b/>
          <w:bCs/>
          <w:szCs w:val="26"/>
        </w:rPr>
        <w:t>Mục đích:</w:t>
      </w:r>
      <w:r w:rsidRPr="00B17858">
        <w:rPr>
          <w:szCs w:val="26"/>
        </w:rPr>
        <w:t xml:space="preserve"> </w:t>
      </w:r>
      <w:r w:rsidR="009A3BB1">
        <w:rPr>
          <w:szCs w:val="26"/>
        </w:rPr>
        <w:t xml:space="preserve">nhập nội dung </w:t>
      </w:r>
      <w:r w:rsidR="00B1095B">
        <w:rPr>
          <w:szCs w:val="26"/>
        </w:rPr>
        <w:t>công việc</w:t>
      </w:r>
      <w:r w:rsidR="000F0C8B">
        <w:rPr>
          <w:szCs w:val="26"/>
          <w:lang w:val="vi-VN"/>
        </w:rPr>
        <w:t xml:space="preserve"> (thủ tục)</w:t>
      </w:r>
      <w:r w:rsidR="00B1095B">
        <w:rPr>
          <w:szCs w:val="26"/>
        </w:rPr>
        <w:t xml:space="preserve"> </w:t>
      </w:r>
      <w:r w:rsidR="00890FB3">
        <w:rPr>
          <w:szCs w:val="26"/>
        </w:rPr>
        <w:t>kiểm toán</w:t>
      </w:r>
      <w:r w:rsidR="00B1095B">
        <w:rPr>
          <w:szCs w:val="26"/>
        </w:rPr>
        <w:t xml:space="preserve"> đã thực hiện</w:t>
      </w:r>
      <w:r w:rsidR="00B1095B">
        <w:rPr>
          <w:szCs w:val="26"/>
          <w:lang w:val="vi-VN"/>
        </w:rPr>
        <w:t xml:space="preserve"> và kết quả</w:t>
      </w:r>
      <w:r w:rsidR="00890FB3">
        <w:rPr>
          <w:szCs w:val="26"/>
          <w:lang w:val="vi-VN"/>
        </w:rPr>
        <w:t xml:space="preserve"> thực hiện</w:t>
      </w:r>
      <w:r w:rsidR="000F0C8B">
        <w:rPr>
          <w:szCs w:val="26"/>
          <w:lang w:val="vi-VN"/>
        </w:rPr>
        <w:t>, đưa ra đánh giá các hoạt động kiểm soát</w:t>
      </w:r>
    </w:p>
    <w:p w14:paraId="24065F41" w14:textId="77777777" w:rsidR="008C2A11" w:rsidRPr="002F4F88" w:rsidRDefault="008C2A11" w:rsidP="008C2A11">
      <w:r w:rsidRPr="004A3ECC">
        <w:rPr>
          <w:b/>
          <w:bCs/>
          <w:szCs w:val="26"/>
        </w:rPr>
        <w:t>Vai trò thực hiện:</w:t>
      </w:r>
      <w:r w:rsidRPr="002F4F88">
        <w:rPr>
          <w:szCs w:val="26"/>
        </w:rPr>
        <w:t xml:space="preserve"> </w:t>
      </w:r>
      <w:r>
        <w:rPr>
          <w:szCs w:val="26"/>
        </w:rPr>
        <w:t>KTV</w:t>
      </w:r>
    </w:p>
    <w:p w14:paraId="2381137C" w14:textId="77777777" w:rsidR="008C2A11" w:rsidRPr="002F4F88" w:rsidRDefault="008C2A11" w:rsidP="008C2A11">
      <w:r w:rsidRPr="004A3ECC">
        <w:rPr>
          <w:b/>
          <w:bCs/>
          <w:szCs w:val="26"/>
        </w:rPr>
        <w:t>Mô tả yêu cầu:</w:t>
      </w:r>
    </w:p>
    <w:tbl>
      <w:tblPr>
        <w:tblW w:w="96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817"/>
        <w:gridCol w:w="1877"/>
        <w:gridCol w:w="6912"/>
      </w:tblGrid>
      <w:tr w:rsidR="008C2A11" w:rsidRPr="002F4F88" w14:paraId="0E71562A" w14:textId="77777777" w:rsidTr="00D55ACC">
        <w:trPr>
          <w:trHeight w:val="449"/>
        </w:trPr>
        <w:tc>
          <w:tcPr>
            <w:tcW w:w="817" w:type="dxa"/>
            <w:shd w:val="clear" w:color="auto" w:fill="auto"/>
          </w:tcPr>
          <w:p w14:paraId="29D551D7" w14:textId="77777777" w:rsidR="008C2A11" w:rsidRPr="002F4F88" w:rsidRDefault="008C2A11" w:rsidP="00D55ACC">
            <w:pPr>
              <w:keepLines/>
              <w:widowControl w:val="0"/>
              <w:jc w:val="both"/>
              <w:rPr>
                <w:b/>
                <w:bCs/>
                <w:szCs w:val="26"/>
              </w:rPr>
            </w:pPr>
            <w:r w:rsidRPr="002F4F88">
              <w:rPr>
                <w:b/>
                <w:bCs/>
                <w:szCs w:val="26"/>
              </w:rPr>
              <w:t>STT</w:t>
            </w:r>
          </w:p>
        </w:tc>
        <w:tc>
          <w:tcPr>
            <w:tcW w:w="1877" w:type="dxa"/>
            <w:shd w:val="clear" w:color="auto" w:fill="auto"/>
          </w:tcPr>
          <w:p w14:paraId="77B17E1E" w14:textId="77777777" w:rsidR="008C2A11" w:rsidRPr="002F4F88" w:rsidRDefault="008C2A11" w:rsidP="00D55ACC">
            <w:pPr>
              <w:keepLines/>
              <w:widowControl w:val="0"/>
              <w:jc w:val="both"/>
              <w:rPr>
                <w:b/>
                <w:bCs/>
                <w:szCs w:val="26"/>
              </w:rPr>
            </w:pPr>
            <w:r w:rsidRPr="002F4F88">
              <w:rPr>
                <w:b/>
                <w:bCs/>
                <w:szCs w:val="26"/>
              </w:rPr>
              <w:t>Chức năng</w:t>
            </w:r>
          </w:p>
        </w:tc>
        <w:tc>
          <w:tcPr>
            <w:tcW w:w="6912" w:type="dxa"/>
            <w:shd w:val="clear" w:color="auto" w:fill="auto"/>
          </w:tcPr>
          <w:p w14:paraId="6F403D02" w14:textId="77777777" w:rsidR="008C2A11" w:rsidRPr="002F4F88" w:rsidRDefault="008C2A11" w:rsidP="00D55ACC">
            <w:pPr>
              <w:keepLines/>
              <w:widowControl w:val="0"/>
              <w:jc w:val="both"/>
              <w:rPr>
                <w:b/>
                <w:bCs/>
                <w:szCs w:val="26"/>
              </w:rPr>
            </w:pPr>
            <w:r w:rsidRPr="002F4F88">
              <w:rPr>
                <w:b/>
                <w:bCs/>
                <w:szCs w:val="26"/>
              </w:rPr>
              <w:t>Mô tả</w:t>
            </w:r>
          </w:p>
        </w:tc>
      </w:tr>
      <w:tr w:rsidR="008C2A11" w:rsidRPr="00145F5A" w14:paraId="5B80958E" w14:textId="77777777" w:rsidTr="00D55ACC">
        <w:tc>
          <w:tcPr>
            <w:tcW w:w="817" w:type="dxa"/>
            <w:shd w:val="clear" w:color="auto" w:fill="auto"/>
          </w:tcPr>
          <w:p w14:paraId="128D40C1" w14:textId="77777777" w:rsidR="008C2A11" w:rsidRPr="002F4F88" w:rsidRDefault="008C2A11" w:rsidP="006C4854">
            <w:pPr>
              <w:pStyle w:val="ListParagraph"/>
              <w:numPr>
                <w:ilvl w:val="0"/>
                <w:numId w:val="214"/>
              </w:numPr>
            </w:pPr>
          </w:p>
        </w:tc>
        <w:tc>
          <w:tcPr>
            <w:tcW w:w="1877" w:type="dxa"/>
            <w:shd w:val="clear" w:color="auto" w:fill="auto"/>
          </w:tcPr>
          <w:p w14:paraId="4FF9F1DF" w14:textId="5A4D531F" w:rsidR="008C2A11" w:rsidRDefault="00277E2A" w:rsidP="00D55ACC">
            <w:pPr>
              <w:keepLines/>
              <w:widowControl w:val="0"/>
              <w:rPr>
                <w:szCs w:val="26"/>
              </w:rPr>
            </w:pPr>
            <w:r>
              <w:rPr>
                <w:szCs w:val="26"/>
              </w:rPr>
              <w:t>Đánh giá kiểm soát</w:t>
            </w:r>
          </w:p>
        </w:tc>
        <w:tc>
          <w:tcPr>
            <w:tcW w:w="6912" w:type="dxa"/>
            <w:shd w:val="clear" w:color="auto" w:fill="auto"/>
          </w:tcPr>
          <w:p w14:paraId="42C0D5F9" w14:textId="30C91674" w:rsidR="008C2A11" w:rsidRDefault="008C2A11" w:rsidP="00D55ACC">
            <w:pPr>
              <w:pStyle w:val="NormalIndent"/>
              <w:keepNext w:val="0"/>
              <w:keepLines/>
              <w:widowControl w:val="0"/>
              <w:numPr>
                <w:ilvl w:val="0"/>
                <w:numId w:val="15"/>
              </w:numPr>
              <w:spacing w:before="0" w:after="0" w:line="312" w:lineRule="auto"/>
              <w:jc w:val="left"/>
              <w:rPr>
                <w:snapToGrid/>
                <w:color w:val="auto"/>
                <w:szCs w:val="26"/>
              </w:rPr>
            </w:pPr>
            <w:r>
              <w:rPr>
                <w:snapToGrid/>
                <w:color w:val="auto"/>
                <w:szCs w:val="26"/>
              </w:rPr>
              <w:t xml:space="preserve">Cho phép NSD </w:t>
            </w:r>
            <w:r w:rsidR="00F91597">
              <w:rPr>
                <w:snapToGrid/>
                <w:color w:val="auto"/>
                <w:szCs w:val="26"/>
              </w:rPr>
              <w:t>nhập</w:t>
            </w:r>
            <w:r w:rsidR="00F91597">
              <w:rPr>
                <w:snapToGrid/>
                <w:color w:val="auto"/>
                <w:szCs w:val="26"/>
                <w:lang w:val="vi-VN"/>
              </w:rPr>
              <w:t xml:space="preserve"> thông tin đánh giá từng kiểm soát trên giấy tờ làm việc, nhập các thông tin sau</w:t>
            </w:r>
          </w:p>
          <w:p w14:paraId="7ADD82C0" w14:textId="221DA79D" w:rsidR="008C2A11" w:rsidRPr="00F91597" w:rsidRDefault="00F91597" w:rsidP="006C4854">
            <w:pPr>
              <w:pStyle w:val="NormalIndent"/>
              <w:keepNext w:val="0"/>
              <w:keepLines/>
              <w:widowControl w:val="0"/>
              <w:numPr>
                <w:ilvl w:val="0"/>
                <w:numId w:val="215"/>
              </w:numPr>
              <w:spacing w:before="0" w:after="0" w:line="312" w:lineRule="auto"/>
              <w:jc w:val="left"/>
              <w:rPr>
                <w:b/>
                <w:bCs/>
                <w:snapToGrid/>
                <w:color w:val="auto"/>
                <w:szCs w:val="26"/>
              </w:rPr>
            </w:pPr>
            <w:r w:rsidRPr="00F91597">
              <w:rPr>
                <w:b/>
                <w:bCs/>
                <w:snapToGrid/>
                <w:color w:val="auto"/>
                <w:szCs w:val="26"/>
              </w:rPr>
              <w:t>Công việc đã thực hiện và kết quả</w:t>
            </w:r>
          </w:p>
          <w:p w14:paraId="238078B6" w14:textId="7310671B" w:rsidR="00F91597" w:rsidRDefault="00F91597" w:rsidP="00F91597">
            <w:pPr>
              <w:pStyle w:val="NormalIndent"/>
              <w:keepNext w:val="0"/>
              <w:keepLines/>
              <w:widowControl w:val="0"/>
              <w:numPr>
                <w:ilvl w:val="0"/>
                <w:numId w:val="15"/>
              </w:numPr>
              <w:spacing w:before="0" w:after="0" w:line="312" w:lineRule="auto"/>
              <w:jc w:val="left"/>
              <w:rPr>
                <w:snapToGrid/>
                <w:color w:val="auto"/>
                <w:szCs w:val="26"/>
                <w:lang w:val="vi-VN"/>
              </w:rPr>
            </w:pPr>
            <w:r>
              <w:rPr>
                <w:snapToGrid/>
                <w:color w:val="auto"/>
                <w:szCs w:val="26"/>
                <w:lang w:val="vi-VN"/>
              </w:rPr>
              <w:t xml:space="preserve">Hệ thống hiển thị </w:t>
            </w:r>
            <w:r w:rsidR="00624B4E">
              <w:rPr>
                <w:snapToGrid/>
                <w:color w:val="auto"/>
                <w:szCs w:val="26"/>
                <w:lang w:val="vi-VN"/>
              </w:rPr>
              <w:t>danh sách các thủ tục kiểm toán của kiểm soát</w:t>
            </w:r>
            <w:r w:rsidR="00D93346">
              <w:rPr>
                <w:snapToGrid/>
                <w:color w:val="auto"/>
                <w:szCs w:val="26"/>
                <w:lang w:val="vi-VN"/>
              </w:rPr>
              <w:t xml:space="preserve"> lấy từ </w:t>
            </w:r>
            <w:r w:rsidR="00D93346" w:rsidRPr="00D93346">
              <w:rPr>
                <w:i/>
                <w:iCs/>
                <w:snapToGrid/>
                <w:color w:val="0070C0"/>
                <w:szCs w:val="26"/>
                <w:lang w:val="vi-VN"/>
              </w:rPr>
              <w:t>mục 5.4 Chương trình kiểm toán</w:t>
            </w:r>
            <w:r w:rsidR="00624B4E">
              <w:rPr>
                <w:snapToGrid/>
                <w:color w:val="auto"/>
                <w:szCs w:val="26"/>
                <w:lang w:val="vi-VN"/>
              </w:rPr>
              <w:t>, cho phép NSD nhập nội dung công việc đã thực hiện tương ứng</w:t>
            </w:r>
          </w:p>
          <w:p w14:paraId="1ED4DBE8" w14:textId="68C2E726" w:rsidR="00624B4E" w:rsidRPr="00624B4E" w:rsidRDefault="00624B4E"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Đánh giá thiết kế kiểm soát</w:t>
            </w:r>
          </w:p>
          <w:p w14:paraId="576E6FC2" w14:textId="7DA524B2" w:rsidR="008C2A11" w:rsidRPr="00624B4E" w:rsidRDefault="008C2A11" w:rsidP="006C4854">
            <w:pPr>
              <w:pStyle w:val="ListParagraph"/>
              <w:numPr>
                <w:ilvl w:val="0"/>
                <w:numId w:val="216"/>
              </w:numPr>
              <w:rPr>
                <w:lang w:val="vi-VN"/>
              </w:rPr>
            </w:pPr>
            <w:r w:rsidRPr="00624B4E">
              <w:rPr>
                <w:lang w:val="vi-VN"/>
              </w:rPr>
              <w:t xml:space="preserve">Đánh giá thiết kế kiểm soát*: </w:t>
            </w:r>
            <w:r w:rsidR="0041429F">
              <w:rPr>
                <w:lang w:val="vi-VN"/>
              </w:rPr>
              <w:t>nhập đoạn text</w:t>
            </w:r>
          </w:p>
          <w:p w14:paraId="42C2381F" w14:textId="21B872EA" w:rsidR="008C2A11" w:rsidRDefault="008C2A11" w:rsidP="006C4854">
            <w:pPr>
              <w:pStyle w:val="ListParagraph"/>
              <w:numPr>
                <w:ilvl w:val="0"/>
                <w:numId w:val="216"/>
              </w:numPr>
              <w:rPr>
                <w:lang w:val="vi-VN"/>
              </w:rPr>
            </w:pPr>
            <w:r w:rsidRPr="0041429F">
              <w:rPr>
                <w:lang w:val="vi-VN"/>
              </w:rPr>
              <w:t xml:space="preserve">Phát hiện về thiết kế kiểm soát: </w:t>
            </w:r>
            <w:r w:rsidR="000B7560">
              <w:rPr>
                <w:lang w:val="vi-VN"/>
              </w:rPr>
              <w:t xml:space="preserve">cho phép thêm/sửa/xoá các phát hiện, danh sách phát hiện hiển thị thông tin: </w:t>
            </w:r>
          </w:p>
          <w:p w14:paraId="3C1D4051" w14:textId="63E6AF4C" w:rsidR="000B7560" w:rsidRDefault="000B7560" w:rsidP="006C4854">
            <w:pPr>
              <w:pStyle w:val="ListParagraph"/>
              <w:numPr>
                <w:ilvl w:val="0"/>
                <w:numId w:val="217"/>
              </w:numPr>
              <w:rPr>
                <w:lang w:val="vi-VN"/>
              </w:rPr>
            </w:pPr>
            <w:r>
              <w:rPr>
                <w:lang w:val="vi-VN"/>
              </w:rPr>
              <w:t>STT</w:t>
            </w:r>
          </w:p>
          <w:p w14:paraId="23DFE74E" w14:textId="1558A83C" w:rsidR="000B7560" w:rsidRDefault="000B7560" w:rsidP="006C4854">
            <w:pPr>
              <w:pStyle w:val="ListParagraph"/>
              <w:numPr>
                <w:ilvl w:val="0"/>
                <w:numId w:val="217"/>
              </w:numPr>
              <w:rPr>
                <w:lang w:val="vi-VN"/>
              </w:rPr>
            </w:pPr>
            <w:r>
              <w:rPr>
                <w:lang w:val="vi-VN"/>
              </w:rPr>
              <w:t>Mã phát hiện</w:t>
            </w:r>
            <w:r w:rsidR="00B21711">
              <w:rPr>
                <w:lang w:val="vi-VN"/>
              </w:rPr>
              <w:t>: không cho phép nhập trùng</w:t>
            </w:r>
          </w:p>
          <w:p w14:paraId="17D45B1B" w14:textId="6339F8A1" w:rsidR="00B21711" w:rsidRDefault="00B21711" w:rsidP="006C4854">
            <w:pPr>
              <w:pStyle w:val="ListParagraph"/>
              <w:numPr>
                <w:ilvl w:val="0"/>
                <w:numId w:val="217"/>
              </w:numPr>
              <w:rPr>
                <w:lang w:val="vi-VN"/>
              </w:rPr>
            </w:pPr>
            <w:r>
              <w:rPr>
                <w:lang w:val="vi-VN"/>
              </w:rPr>
              <w:t>Tên phát hiện</w:t>
            </w:r>
          </w:p>
          <w:p w14:paraId="4204121A" w14:textId="61809F23" w:rsidR="00B21711" w:rsidRPr="000B7560" w:rsidRDefault="00B21711" w:rsidP="006C4854">
            <w:pPr>
              <w:pStyle w:val="ListParagraph"/>
              <w:numPr>
                <w:ilvl w:val="0"/>
                <w:numId w:val="217"/>
              </w:numPr>
              <w:rPr>
                <w:lang w:val="vi-VN"/>
              </w:rPr>
            </w:pPr>
            <w:r>
              <w:rPr>
                <w:lang w:val="vi-VN"/>
              </w:rPr>
              <w:t>Mô tả phát hiện</w:t>
            </w:r>
          </w:p>
          <w:p w14:paraId="2FEFE484" w14:textId="47D9DB62" w:rsidR="008C2A11" w:rsidRDefault="008C2A11" w:rsidP="006C4854">
            <w:pPr>
              <w:pStyle w:val="ListParagraph"/>
              <w:numPr>
                <w:ilvl w:val="0"/>
                <w:numId w:val="216"/>
              </w:numPr>
            </w:pPr>
            <w:r>
              <w:t xml:space="preserve">Kết luận về thiết kế kiểm soát*: </w:t>
            </w:r>
            <w:r w:rsidR="00145F5A">
              <w:t>nhập đoạn text</w:t>
            </w:r>
          </w:p>
          <w:p w14:paraId="211E5AF8" w14:textId="3EB27637" w:rsidR="008C2A11" w:rsidRDefault="008C2A11" w:rsidP="006C4854">
            <w:pPr>
              <w:pStyle w:val="ListParagraph"/>
              <w:numPr>
                <w:ilvl w:val="0"/>
                <w:numId w:val="216"/>
              </w:numPr>
            </w:pPr>
            <w:r>
              <w:t>File đính kèm</w:t>
            </w:r>
          </w:p>
          <w:p w14:paraId="681ACFDC" w14:textId="08A66BFE" w:rsidR="00145F5A" w:rsidRPr="00624B4E" w:rsidRDefault="00145F5A" w:rsidP="006C4854">
            <w:pPr>
              <w:pStyle w:val="NormalIndent"/>
              <w:keepNext w:val="0"/>
              <w:keepLines/>
              <w:widowControl w:val="0"/>
              <w:numPr>
                <w:ilvl w:val="0"/>
                <w:numId w:val="215"/>
              </w:numPr>
              <w:spacing w:before="0" w:after="0" w:line="312" w:lineRule="auto"/>
              <w:jc w:val="left"/>
              <w:rPr>
                <w:b/>
                <w:bCs/>
                <w:snapToGrid/>
                <w:color w:val="auto"/>
                <w:szCs w:val="26"/>
                <w:lang w:val="vi-VN"/>
              </w:rPr>
            </w:pPr>
            <w:r w:rsidRPr="00624B4E">
              <w:rPr>
                <w:b/>
                <w:bCs/>
                <w:snapToGrid/>
                <w:color w:val="auto"/>
                <w:szCs w:val="26"/>
                <w:lang w:val="vi-VN"/>
              </w:rPr>
              <w:t xml:space="preserve">Đánh giá </w:t>
            </w:r>
            <w:r>
              <w:rPr>
                <w:b/>
                <w:bCs/>
                <w:snapToGrid/>
                <w:color w:val="auto"/>
                <w:szCs w:val="26"/>
                <w:lang w:val="vi-VN"/>
              </w:rPr>
              <w:t>hiệu quả hoạt động kiểm soát</w:t>
            </w:r>
          </w:p>
          <w:p w14:paraId="67A526ED" w14:textId="2E0F5926" w:rsidR="00145F5A" w:rsidRPr="00624B4E" w:rsidRDefault="00145F5A" w:rsidP="006C4854">
            <w:pPr>
              <w:pStyle w:val="ListParagraph"/>
              <w:numPr>
                <w:ilvl w:val="0"/>
                <w:numId w:val="216"/>
              </w:numPr>
              <w:rPr>
                <w:lang w:val="vi-VN"/>
              </w:rPr>
            </w:pPr>
            <w:r w:rsidRPr="00624B4E">
              <w:rPr>
                <w:lang w:val="vi-VN"/>
              </w:rPr>
              <w:lastRenderedPageBreak/>
              <w:t xml:space="preserve">Đánh giá </w:t>
            </w:r>
            <w:r>
              <w:rPr>
                <w:lang w:val="vi-VN"/>
              </w:rPr>
              <w:t>hiệu quả hoạt động kiểm soát</w:t>
            </w:r>
            <w:r w:rsidRPr="00624B4E">
              <w:rPr>
                <w:lang w:val="vi-VN"/>
              </w:rPr>
              <w:t xml:space="preserve">*: </w:t>
            </w:r>
            <w:r>
              <w:rPr>
                <w:lang w:val="vi-VN"/>
              </w:rPr>
              <w:t>nhập đoạn text</w:t>
            </w:r>
          </w:p>
          <w:p w14:paraId="45D3438A" w14:textId="6BF2BC8F" w:rsidR="00145F5A" w:rsidRDefault="00145F5A" w:rsidP="006C4854">
            <w:pPr>
              <w:pStyle w:val="ListParagraph"/>
              <w:numPr>
                <w:ilvl w:val="0"/>
                <w:numId w:val="216"/>
              </w:numPr>
              <w:rPr>
                <w:lang w:val="vi-VN"/>
              </w:rPr>
            </w:pPr>
            <w:r w:rsidRPr="0041429F">
              <w:rPr>
                <w:lang w:val="vi-VN"/>
              </w:rPr>
              <w:t xml:space="preserve">Phát hiện về </w:t>
            </w:r>
            <w:r>
              <w:rPr>
                <w:lang w:val="vi-VN"/>
              </w:rPr>
              <w:t>hiệu quả vận hành</w:t>
            </w:r>
            <w:r w:rsidRPr="0041429F">
              <w:rPr>
                <w:lang w:val="vi-VN"/>
              </w:rPr>
              <w:t xml:space="preserve">: </w:t>
            </w:r>
            <w:r>
              <w:rPr>
                <w:lang w:val="vi-VN"/>
              </w:rPr>
              <w:t xml:space="preserve">cho phép thêm/sửa/xoá các phát hiện, danh sách phát hiện hiển thị thông tin: </w:t>
            </w:r>
          </w:p>
          <w:p w14:paraId="54D2DF1F" w14:textId="77777777" w:rsidR="00145F5A" w:rsidRDefault="00145F5A" w:rsidP="006C4854">
            <w:pPr>
              <w:pStyle w:val="ListParagraph"/>
              <w:numPr>
                <w:ilvl w:val="0"/>
                <w:numId w:val="217"/>
              </w:numPr>
              <w:rPr>
                <w:lang w:val="vi-VN"/>
              </w:rPr>
            </w:pPr>
            <w:r>
              <w:rPr>
                <w:lang w:val="vi-VN"/>
              </w:rPr>
              <w:t>STT</w:t>
            </w:r>
          </w:p>
          <w:p w14:paraId="38C687DF" w14:textId="77777777" w:rsidR="00145F5A" w:rsidRDefault="00145F5A" w:rsidP="006C4854">
            <w:pPr>
              <w:pStyle w:val="ListParagraph"/>
              <w:numPr>
                <w:ilvl w:val="0"/>
                <w:numId w:val="217"/>
              </w:numPr>
              <w:rPr>
                <w:lang w:val="vi-VN"/>
              </w:rPr>
            </w:pPr>
            <w:r>
              <w:rPr>
                <w:lang w:val="vi-VN"/>
              </w:rPr>
              <w:t>Mã phát hiện: không cho phép nhập trùng</w:t>
            </w:r>
          </w:p>
          <w:p w14:paraId="33574729" w14:textId="77777777" w:rsidR="00145F5A" w:rsidRDefault="00145F5A" w:rsidP="006C4854">
            <w:pPr>
              <w:pStyle w:val="ListParagraph"/>
              <w:numPr>
                <w:ilvl w:val="0"/>
                <w:numId w:val="217"/>
              </w:numPr>
              <w:rPr>
                <w:lang w:val="vi-VN"/>
              </w:rPr>
            </w:pPr>
            <w:r>
              <w:rPr>
                <w:lang w:val="vi-VN"/>
              </w:rPr>
              <w:t>Tên phát hiện</w:t>
            </w:r>
          </w:p>
          <w:p w14:paraId="3651BEDF" w14:textId="77777777" w:rsidR="00145F5A" w:rsidRPr="000B7560" w:rsidRDefault="00145F5A" w:rsidP="006C4854">
            <w:pPr>
              <w:pStyle w:val="ListParagraph"/>
              <w:numPr>
                <w:ilvl w:val="0"/>
                <w:numId w:val="217"/>
              </w:numPr>
              <w:rPr>
                <w:lang w:val="vi-VN"/>
              </w:rPr>
            </w:pPr>
            <w:r>
              <w:rPr>
                <w:lang w:val="vi-VN"/>
              </w:rPr>
              <w:t>Mô tả phát hiện</w:t>
            </w:r>
          </w:p>
          <w:p w14:paraId="791435B8" w14:textId="5D272B1D" w:rsidR="00145F5A" w:rsidRPr="00145F5A" w:rsidRDefault="00145F5A" w:rsidP="006C4854">
            <w:pPr>
              <w:pStyle w:val="ListParagraph"/>
              <w:numPr>
                <w:ilvl w:val="0"/>
                <w:numId w:val="216"/>
              </w:numPr>
              <w:rPr>
                <w:lang w:val="vi-VN"/>
              </w:rPr>
            </w:pPr>
            <w:r w:rsidRPr="00145F5A">
              <w:rPr>
                <w:lang w:val="vi-VN"/>
              </w:rPr>
              <w:t xml:space="preserve">Kết luận về </w:t>
            </w:r>
            <w:r>
              <w:rPr>
                <w:lang w:val="vi-VN"/>
              </w:rPr>
              <w:t>hiệu quả vận hành</w:t>
            </w:r>
            <w:r w:rsidRPr="00145F5A">
              <w:rPr>
                <w:lang w:val="vi-VN"/>
              </w:rPr>
              <w:t xml:space="preserve">*: </w:t>
            </w:r>
            <w:r>
              <w:rPr>
                <w:lang w:val="vi-VN"/>
              </w:rPr>
              <w:t>nhập đoạn text</w:t>
            </w:r>
          </w:p>
          <w:p w14:paraId="175DC357" w14:textId="77777777" w:rsidR="00145F5A" w:rsidRDefault="00145F5A" w:rsidP="006C4854">
            <w:pPr>
              <w:pStyle w:val="ListParagraph"/>
              <w:numPr>
                <w:ilvl w:val="0"/>
                <w:numId w:val="216"/>
              </w:numPr>
            </w:pPr>
            <w:r>
              <w:t>File đính kèm</w:t>
            </w:r>
          </w:p>
          <w:p w14:paraId="0687C60F" w14:textId="77777777" w:rsidR="008C2A11" w:rsidRDefault="00145F5A" w:rsidP="00145F5A">
            <w:pPr>
              <w:rPr>
                <w:lang w:val="vi-VN"/>
              </w:rPr>
            </w:pPr>
            <w:r>
              <w:t>Giao diện</w:t>
            </w:r>
            <w:r>
              <w:rPr>
                <w:lang w:val="vi-VN"/>
              </w:rPr>
              <w:t>:</w:t>
            </w:r>
          </w:p>
          <w:p w14:paraId="410E452D" w14:textId="0B88927C" w:rsidR="00145F5A" w:rsidRPr="00145F5A" w:rsidRDefault="00145F5A" w:rsidP="00145F5A">
            <w:pPr>
              <w:rPr>
                <w:lang w:val="vi-VN"/>
              </w:rPr>
            </w:pPr>
            <w:hyperlink r:id="rId77" w:history="1">
              <w:r w:rsidRPr="005251DC">
                <w:rPr>
                  <w:rStyle w:val="Hyperlink"/>
                  <w:lang w:val="vi-VN"/>
                </w:rPr>
                <w:t>https://f2z0rj.axshare.com/#id=0vj9o6&amp;p=danh_gia_kiem_soat&amp;g=1</w:t>
              </w:r>
            </w:hyperlink>
          </w:p>
        </w:tc>
      </w:tr>
    </w:tbl>
    <w:p w14:paraId="10741E7C" w14:textId="330EF9DB" w:rsidR="008C2A11" w:rsidRPr="001411CF" w:rsidRDefault="008C2A11" w:rsidP="008C2A11">
      <w:r w:rsidRPr="002F4F88">
        <w:rPr>
          <w:b/>
          <w:szCs w:val="26"/>
        </w:rPr>
        <w:lastRenderedPageBreak/>
        <w:t>Yêu cầu đặc biệt/Điều kiện ràng buộc:</w:t>
      </w:r>
      <w:r>
        <w:rPr>
          <w:b/>
          <w:szCs w:val="26"/>
        </w:rPr>
        <w:t xml:space="preserve"> N/A</w:t>
      </w:r>
    </w:p>
    <w:p w14:paraId="17349927" w14:textId="76181625" w:rsidR="00816FFD" w:rsidRPr="002E3DDC" w:rsidRDefault="00A74D4A" w:rsidP="003F2316">
      <w:pPr>
        <w:pStyle w:val="tvHeading11"/>
      </w:pPr>
      <w:bookmarkStart w:id="117" w:name="_Toc87047339"/>
      <w:r>
        <w:rPr>
          <w:lang w:val="vi-VN"/>
        </w:rPr>
        <w:t xml:space="preserve">Tổng hợp </w:t>
      </w:r>
      <w:r w:rsidR="003077B1">
        <w:rPr>
          <w:lang w:val="vi-VN"/>
        </w:rPr>
        <w:t>quan sát</w:t>
      </w:r>
      <w:bookmarkEnd w:id="117"/>
    </w:p>
    <w:p w14:paraId="0B24A64E" w14:textId="44FD9309" w:rsidR="00032774" w:rsidRPr="00A74D4A" w:rsidRDefault="00A74D4A" w:rsidP="00032774">
      <w:pPr>
        <w:pStyle w:val="tvHeading11"/>
      </w:pPr>
      <w:bookmarkStart w:id="118" w:name="_Toc87047340"/>
      <w:r>
        <w:rPr>
          <w:lang w:val="vi-VN"/>
        </w:rPr>
        <w:t>Phát triển phát hiện</w:t>
      </w:r>
      <w:bookmarkEnd w:id="118"/>
    </w:p>
    <w:p w14:paraId="2DF68D84" w14:textId="6591427F" w:rsidR="006B7F63" w:rsidRDefault="006B7F63" w:rsidP="00762803">
      <w:pPr>
        <w:pStyle w:val="tvHeading1"/>
      </w:pPr>
      <w:bookmarkStart w:id="119" w:name="_Toc87047341"/>
      <w:r w:rsidRPr="00F50940">
        <w:t>Báo cáo kiểm toán</w:t>
      </w:r>
      <w:bookmarkEnd w:id="119"/>
    </w:p>
    <w:p w14:paraId="512E9C59" w14:textId="1DFE2906" w:rsidR="005C2BB3" w:rsidRPr="00D602E9" w:rsidRDefault="00BC65D4" w:rsidP="005C2BB3">
      <w:pPr>
        <w:pStyle w:val="tvHeading11"/>
        <w:rPr>
          <w:lang w:val="vi-VN"/>
        </w:rPr>
      </w:pPr>
      <w:bookmarkStart w:id="120" w:name="_Toc87047342"/>
      <w:r>
        <w:rPr>
          <w:lang w:val="vi-VN"/>
        </w:rPr>
        <w:t>Báo cáo cuộc kiểm toán</w:t>
      </w:r>
      <w:bookmarkEnd w:id="120"/>
    </w:p>
    <w:p w14:paraId="50D61FC7" w14:textId="1FEAEB88" w:rsidR="006B7F63" w:rsidRDefault="006B7F63" w:rsidP="00762803">
      <w:pPr>
        <w:pStyle w:val="tvHeading1"/>
      </w:pPr>
      <w:bookmarkStart w:id="121" w:name="_Toc87047343"/>
      <w:r w:rsidRPr="00F50940">
        <w:t>Theo dõi sau kiểm toán</w:t>
      </w:r>
      <w:bookmarkEnd w:id="121"/>
    </w:p>
    <w:p w14:paraId="125A80C6" w14:textId="69E1DB93" w:rsidR="00656F5A" w:rsidRDefault="00271AA8" w:rsidP="00271AA8">
      <w:pPr>
        <w:pStyle w:val="tvHeading11"/>
        <w:rPr>
          <w:lang w:val="vi-VN"/>
        </w:rPr>
      </w:pPr>
      <w:bookmarkStart w:id="122" w:name="_Toc87047344"/>
      <w:r>
        <w:rPr>
          <w:lang w:val="vi-VN"/>
        </w:rPr>
        <w:t>Kiến nghị kiểm toán</w:t>
      </w:r>
      <w:bookmarkEnd w:id="122"/>
    </w:p>
    <w:p w14:paraId="5B95C08C" w14:textId="4D95BE1E" w:rsidR="006B7F63" w:rsidRPr="006B7F63" w:rsidRDefault="006B7F63" w:rsidP="00762803">
      <w:pPr>
        <w:pStyle w:val="tvHeading1"/>
      </w:pPr>
      <w:bookmarkStart w:id="123" w:name="_Toc87047345"/>
      <w:r w:rsidRPr="00F50940">
        <w:t>Đánh giá chất lượng kiểm toán</w:t>
      </w:r>
      <w:bookmarkEnd w:id="123"/>
    </w:p>
    <w:p w14:paraId="04AB6C4E" w14:textId="6C5553AC" w:rsidR="006B7F63" w:rsidRPr="00CA0BB0" w:rsidRDefault="006B7F63" w:rsidP="00762803">
      <w:pPr>
        <w:pStyle w:val="tvHeading1"/>
      </w:pPr>
      <w:bookmarkStart w:id="124" w:name="_Toc87047346"/>
      <w:r w:rsidRPr="00F50940">
        <w:t>Tiện ích</w:t>
      </w:r>
      <w:bookmarkEnd w:id="124"/>
    </w:p>
    <w:p w14:paraId="1F157072" w14:textId="77777777" w:rsidR="00D94819" w:rsidRDefault="00D94819" w:rsidP="00864B7E">
      <w:r>
        <w:br w:type="page"/>
      </w:r>
    </w:p>
    <w:p w14:paraId="14878CD3" w14:textId="77777777" w:rsidR="001E25AB" w:rsidRDefault="001E25AB" w:rsidP="001E25AB">
      <w:pPr>
        <w:pStyle w:val="Heading1"/>
        <w:ind w:left="357" w:hanging="357"/>
      </w:pPr>
      <w:bookmarkStart w:id="125" w:name="_Toc87047347"/>
      <w:r>
        <w:lastRenderedPageBreak/>
        <w:t>YÊU CẦU GIAO TIẾP, TÍCH HỢP</w:t>
      </w:r>
      <w:r w:rsidR="00EE5D43">
        <w:t xml:space="preserve"> HỆ THỐNG KHÁC</w:t>
      </w:r>
      <w:bookmarkEnd w:id="125"/>
    </w:p>
    <w:p w14:paraId="6AB4D6BD" w14:textId="6DE8FB3A" w:rsidR="00EC0E81" w:rsidRPr="00EC0E81" w:rsidRDefault="00EC0E81" w:rsidP="00EC0E81">
      <w:pPr>
        <w:pStyle w:val="ListParagraph"/>
        <w:numPr>
          <w:ilvl w:val="0"/>
          <w:numId w:val="15"/>
        </w:numPr>
        <w:rPr>
          <w:shd w:val="clear" w:color="auto" w:fill="FFFFFF"/>
        </w:rPr>
      </w:pPr>
      <w:r w:rsidRPr="00EC0E81">
        <w:rPr>
          <w:shd w:val="clear" w:color="auto" w:fill="FFFFFF"/>
        </w:rPr>
        <w:t>Tích hợp với các hệ thống nội bộ của doanh nghiệp để lấy dữ liệu về hoạt động vận hành của doanh nghiệp, thông tin tài chính của doanh nghiệp phục vụ đánh giá rủi ro. Hoặc có chức năng cho phép NSD import dữ liệu qua file excel vào hệ thống KTNB.</w:t>
      </w:r>
    </w:p>
    <w:p w14:paraId="2F32321A" w14:textId="25AD6009" w:rsidR="008C50A8" w:rsidRDefault="00EC0E81" w:rsidP="00EC0E81">
      <w:pPr>
        <w:pStyle w:val="ListParagraph"/>
        <w:numPr>
          <w:ilvl w:val="0"/>
          <w:numId w:val="15"/>
        </w:numPr>
        <w:rPr>
          <w:shd w:val="clear" w:color="auto" w:fill="FFFFFF"/>
        </w:rPr>
      </w:pPr>
      <w:r w:rsidRPr="00EC0E81">
        <w:rPr>
          <w:shd w:val="clear" w:color="auto" w:fill="FFFFFF"/>
        </w:rPr>
        <w:t>Ví dụ: Tích hợp với hệ thống ERP để khai thác dữ liệu trên ERP (VD: phục vụ việc phân tích báo cáo quản trị), phương án tích hợp thuận tiện nhất cho người dùng để không phải nhập lại hoặc xử lý thủ công qua file excel (xuất dữ liệu từ ERP và import vào phần mềm KTNB)</w:t>
      </w:r>
      <w:bookmarkEnd w:id="2"/>
      <w:bookmarkEnd w:id="71"/>
      <w:bookmarkEnd w:id="72"/>
    </w:p>
    <w:p w14:paraId="074A1117" w14:textId="17364348" w:rsidR="00C87B48" w:rsidRDefault="00C87B48" w:rsidP="00C87B48">
      <w:pPr>
        <w:pStyle w:val="Heading1"/>
        <w:rPr>
          <w:shd w:val="clear" w:color="auto" w:fill="FFFFFF"/>
          <w:lang w:val="vi-VN"/>
        </w:rPr>
      </w:pPr>
      <w:bookmarkStart w:id="126" w:name="_Toc87047348"/>
      <w:r>
        <w:rPr>
          <w:shd w:val="clear" w:color="auto" w:fill="FFFFFF"/>
          <w:lang w:val="vi-VN"/>
        </w:rPr>
        <w:t>YÊU CẦU PHI CHỨC NĂNG</w:t>
      </w:r>
      <w:bookmarkEnd w:id="126"/>
    </w:p>
    <w:p w14:paraId="17BFECC3" w14:textId="16B7D67B" w:rsidR="00C87B48" w:rsidRPr="00C87B48" w:rsidRDefault="00C87B48" w:rsidP="00C87B48">
      <w:pPr>
        <w:pStyle w:val="Heading1"/>
        <w:numPr>
          <w:ilvl w:val="0"/>
          <w:numId w:val="0"/>
        </w:numPr>
        <w:ind w:left="360" w:hanging="360"/>
        <w:rPr>
          <w:shd w:val="clear" w:color="auto" w:fill="FFFFFF"/>
          <w:lang w:val="vi-VN"/>
        </w:rPr>
      </w:pPr>
    </w:p>
    <w:sectPr w:rsidR="00C87B48" w:rsidRPr="00C87B48" w:rsidSect="00552CF2">
      <w:headerReference w:type="default" r:id="rId78"/>
      <w:footerReference w:type="default" r:id="rId79"/>
      <w:headerReference w:type="first" r:id="rId80"/>
      <w:type w:val="continuous"/>
      <w:pgSz w:w="11909" w:h="16834" w:code="9"/>
      <w:pgMar w:top="1134" w:right="852" w:bottom="851" w:left="1418" w:header="567" w:footer="258"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AEBEB5A" w14:textId="77777777" w:rsidR="006C4854" w:rsidRDefault="006C4854">
      <w:r>
        <w:separator/>
      </w:r>
    </w:p>
    <w:p w14:paraId="17B09744" w14:textId="77777777" w:rsidR="006C4854" w:rsidRDefault="006C4854"/>
  </w:endnote>
  <w:endnote w:type="continuationSeparator" w:id="0">
    <w:p w14:paraId="7CB11E9C" w14:textId="77777777" w:rsidR="006C4854" w:rsidRDefault="006C4854">
      <w:r>
        <w:continuationSeparator/>
      </w:r>
    </w:p>
    <w:p w14:paraId="31F03D6F" w14:textId="77777777" w:rsidR="006C4854" w:rsidRDefault="006C485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4D"/>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w:panose1 w:val="00000000000000000000"/>
    <w:charset w:val="00"/>
    <w:family w:val="auto"/>
    <w:pitch w:val="variable"/>
    <w:sig w:usb0="00000003" w:usb1="00000000" w:usb2="00000000" w:usb3="00000000" w:csb0="00000003" w:csb1="00000000"/>
  </w:font>
  <w:font w:name="Arial Unicode MS">
    <w:panose1 w:val="020B0604020202020204"/>
    <w:charset w:val="80"/>
    <w:family w:val="swiss"/>
    <w:pitch w:val="variable"/>
    <w:sig w:usb0="F7FFAFFF" w:usb1="E9DFFFFF" w:usb2="0000003F" w:usb3="00000000" w:csb0="003F01FF" w:csb1="00000000"/>
  </w:font>
  <w:font w:name=".VnTimeH">
    <w:altName w:val="Times New Roman"/>
    <w:panose1 w:val="020B0604020202020204"/>
    <w:charset w:val="00"/>
    <w:family w:val="swiss"/>
    <w:pitch w:val="variable"/>
    <w:sig w:usb0="00000001" w:usb1="00000000" w:usb2="00000000" w:usb3="00000000" w:csb0="00000013" w:csb1="00000000"/>
  </w:font>
  <w:font w:name=".VnArial">
    <w:altName w:val="Calibri"/>
    <w:panose1 w:val="020B0604020202020204"/>
    <w:charset w:val="00"/>
    <w:family w:val="swiss"/>
    <w:pitch w:val="variable"/>
    <w:sig w:usb0="00000007" w:usb1="00000000" w:usb2="00000000" w:usb3="00000000" w:csb0="00000003" w:csb1="00000000"/>
  </w:font>
  <w:font w:name="Cambria">
    <w:panose1 w:val="02040503050406030204"/>
    <w:charset w:val="00"/>
    <w:family w:val="roman"/>
    <w:pitch w:val="variable"/>
    <w:sig w:usb0="E00006FF" w:usb1="420024FF" w:usb2="02000000" w:usb3="00000000" w:csb0="0000019F" w:csb1="00000000"/>
  </w:font>
  <w:font w:name=".VnAvantH">
    <w:altName w:val="Calibri"/>
    <w:panose1 w:val="020B0604020202020204"/>
    <w:charset w:val="00"/>
    <w:family w:val="swiss"/>
    <w:pitch w:val="variable"/>
    <w:sig w:usb0="00000003" w:usb1="00000000" w:usb2="00000000" w:usb3="00000000" w:csb0="00000001" w:csb1="00000000"/>
  </w:font>
  <w:font w:name=".VnArialH">
    <w:altName w:val="Calibri"/>
    <w:panose1 w:val="020B0604020202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VnTime">
    <w:altName w:val="Times New Roman"/>
    <w:panose1 w:val="020B0604020202020204"/>
    <w:charset w:val="00"/>
    <w:family w:val="swiss"/>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Batang">
    <w:altName w:val="바탕"/>
    <w:panose1 w:val="02030600000101010101"/>
    <w:charset w:val="81"/>
    <w:family w:val="roman"/>
    <w:pitch w:val="variable"/>
    <w:sig w:usb0="B00002AF" w:usb1="69D77CFB" w:usb2="00000030" w:usb3="00000000" w:csb0="0008009F" w:csb1="00000000"/>
  </w:font>
  <w:font w:name="VnArial U">
    <w:altName w:val="Arial"/>
    <w:panose1 w:val="020B0604020202020204"/>
    <w:charset w:val="00"/>
    <w:family w:val="swiss"/>
    <w:notTrueType/>
    <w:pitch w:val="variable"/>
    <w:sig w:usb0="00000003" w:usb1="00000000" w:usb2="00000000" w:usb3="00000000" w:csb0="00000001" w:csb1="00000000"/>
  </w:font>
  <w:font w:name=".VnCentury Schoolbook">
    <w:altName w:val="Calibri"/>
    <w:panose1 w:val="020B0604020202020204"/>
    <w:charset w:val="00"/>
    <w:family w:val="swiss"/>
    <w:pitch w:val="variable"/>
    <w:sig w:usb0="00000003" w:usb1="00000000" w:usb2="00000000" w:usb3="00000000" w:csb0="00000001" w:csb1="00000000"/>
  </w:font>
  <w:font w:name="PMingLiU">
    <w:altName w:val="新細明體"/>
    <w:panose1 w:val="02020500000000000000"/>
    <w:charset w:val="88"/>
    <w:family w:val="roman"/>
    <w:pitch w:val="variable"/>
    <w:sig w:usb0="A00002FF" w:usb1="28CFFCFA" w:usb2="00000016" w:usb3="00000000" w:csb0="00100001" w:csb1="00000000"/>
  </w:font>
  <w:font w:name="Microsoft Sans Serif">
    <w:panose1 w:val="020B0604020202020204"/>
    <w:charset w:val="00"/>
    <w:family w:val="swiss"/>
    <w:pitch w:val="variable"/>
    <w:sig w:usb0="E1002AFF" w:usb1="C0000002" w:usb2="00000008"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53" w:type="pct"/>
      <w:tblBorders>
        <w:top w:val="single" w:sz="12" w:space="0" w:color="800000"/>
        <w:insideH w:val="single" w:sz="4" w:space="0" w:color="auto"/>
      </w:tblBorders>
      <w:tblLook w:val="01E0" w:firstRow="1" w:lastRow="1" w:firstColumn="1" w:lastColumn="1" w:noHBand="0" w:noVBand="0"/>
    </w:tblPr>
    <w:tblGrid>
      <w:gridCol w:w="7799"/>
      <w:gridCol w:w="1749"/>
    </w:tblGrid>
    <w:tr w:rsidR="00221FA0" w:rsidRPr="00F558C5" w14:paraId="7A6C2BFC" w14:textId="77777777" w:rsidTr="00680669">
      <w:trPr>
        <w:trHeight w:val="189"/>
      </w:trPr>
      <w:tc>
        <w:tcPr>
          <w:tcW w:w="4084" w:type="pct"/>
        </w:tcPr>
        <w:p w14:paraId="1182929F" w14:textId="77777777" w:rsidR="00221FA0" w:rsidRPr="006A055C" w:rsidRDefault="00221FA0" w:rsidP="00446F9F">
          <w:pPr>
            <w:pStyle w:val="Footer"/>
            <w:tabs>
              <w:tab w:val="clear" w:pos="4320"/>
              <w:tab w:val="clear" w:pos="8640"/>
            </w:tabs>
            <w:spacing w:before="40" w:after="40"/>
            <w:rPr>
              <w:i/>
              <w:sz w:val="20"/>
              <w:lang w:val="en-US" w:eastAsia="en-US"/>
            </w:rPr>
          </w:pPr>
          <w:r>
            <w:rPr>
              <w:i/>
              <w:sz w:val="20"/>
              <w:lang w:val="en-US" w:eastAsia="en-US"/>
            </w:rPr>
            <w:t>BM_[TV_PTYC]_DTND-1.0</w:t>
          </w:r>
        </w:p>
      </w:tc>
      <w:tc>
        <w:tcPr>
          <w:tcW w:w="916" w:type="pct"/>
        </w:tcPr>
        <w:p w14:paraId="593FAA11" w14:textId="0423E6E4" w:rsidR="00221FA0" w:rsidRPr="006A055C" w:rsidRDefault="00221FA0" w:rsidP="00237056">
          <w:pPr>
            <w:pStyle w:val="Footer"/>
            <w:spacing w:before="40" w:after="40"/>
            <w:jc w:val="center"/>
            <w:rPr>
              <w:i/>
              <w:sz w:val="20"/>
              <w:lang w:val="en-US" w:eastAsia="en-US"/>
            </w:rPr>
          </w:pPr>
          <w:r w:rsidRPr="006A055C">
            <w:rPr>
              <w:i/>
              <w:sz w:val="20"/>
              <w:lang w:val="en-US" w:eastAsia="en-US"/>
            </w:rPr>
            <w:t xml:space="preserve">Trang: </w:t>
          </w:r>
          <w:r w:rsidRPr="006A055C">
            <w:rPr>
              <w:rStyle w:val="PageNumber"/>
              <w:i/>
              <w:sz w:val="20"/>
              <w:lang w:val="en-US" w:eastAsia="en-US"/>
            </w:rPr>
            <w:fldChar w:fldCharType="begin"/>
          </w:r>
          <w:r w:rsidRPr="006A055C">
            <w:rPr>
              <w:rStyle w:val="PageNumber"/>
              <w:i/>
              <w:sz w:val="20"/>
              <w:lang w:val="en-US" w:eastAsia="en-US"/>
            </w:rPr>
            <w:instrText xml:space="preserve"> PAGE </w:instrText>
          </w:r>
          <w:r w:rsidRPr="006A055C">
            <w:rPr>
              <w:rStyle w:val="PageNumber"/>
              <w:i/>
              <w:sz w:val="20"/>
              <w:lang w:val="en-US" w:eastAsia="en-US"/>
            </w:rPr>
            <w:fldChar w:fldCharType="separate"/>
          </w:r>
          <w:r>
            <w:rPr>
              <w:rStyle w:val="PageNumber"/>
              <w:i/>
              <w:noProof/>
              <w:sz w:val="20"/>
              <w:lang w:val="en-US" w:eastAsia="en-US"/>
            </w:rPr>
            <w:t>44</w:t>
          </w:r>
          <w:r w:rsidRPr="006A055C">
            <w:rPr>
              <w:rStyle w:val="PageNumber"/>
              <w:i/>
              <w:sz w:val="20"/>
              <w:lang w:val="en-US" w:eastAsia="en-US"/>
            </w:rPr>
            <w:fldChar w:fldCharType="end"/>
          </w:r>
          <w:r w:rsidRPr="006A055C">
            <w:rPr>
              <w:rStyle w:val="PageNumber"/>
              <w:i/>
              <w:sz w:val="20"/>
              <w:lang w:val="en-US" w:eastAsia="en-US"/>
            </w:rPr>
            <w:t xml:space="preserve"> / </w:t>
          </w:r>
          <w:r w:rsidRPr="006A055C">
            <w:rPr>
              <w:rStyle w:val="PageNumber"/>
              <w:i/>
              <w:sz w:val="20"/>
              <w:lang w:val="en-US" w:eastAsia="en-US"/>
            </w:rPr>
            <w:fldChar w:fldCharType="begin"/>
          </w:r>
          <w:r w:rsidRPr="006A055C">
            <w:rPr>
              <w:rStyle w:val="PageNumber"/>
              <w:i/>
              <w:sz w:val="20"/>
              <w:lang w:val="en-US" w:eastAsia="en-US"/>
            </w:rPr>
            <w:instrText xml:space="preserve"> NUMPAGES </w:instrText>
          </w:r>
          <w:r w:rsidRPr="006A055C">
            <w:rPr>
              <w:rStyle w:val="PageNumber"/>
              <w:i/>
              <w:sz w:val="20"/>
              <w:lang w:val="en-US" w:eastAsia="en-US"/>
            </w:rPr>
            <w:fldChar w:fldCharType="separate"/>
          </w:r>
          <w:r>
            <w:rPr>
              <w:rStyle w:val="PageNumber"/>
              <w:i/>
              <w:noProof/>
              <w:sz w:val="20"/>
              <w:lang w:val="en-US" w:eastAsia="en-US"/>
            </w:rPr>
            <w:t>76</w:t>
          </w:r>
          <w:r w:rsidRPr="006A055C">
            <w:rPr>
              <w:rStyle w:val="PageNumber"/>
              <w:i/>
              <w:sz w:val="20"/>
              <w:lang w:val="en-US" w:eastAsia="en-US"/>
            </w:rPr>
            <w:fldChar w:fldCharType="end"/>
          </w:r>
        </w:p>
      </w:tc>
    </w:tr>
  </w:tbl>
  <w:p w14:paraId="22E04C46" w14:textId="77777777" w:rsidR="00221FA0" w:rsidRPr="004A470B" w:rsidRDefault="00221FA0" w:rsidP="004A470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D29233F" w14:textId="77777777" w:rsidR="006C4854" w:rsidRDefault="006C4854">
      <w:r>
        <w:separator/>
      </w:r>
    </w:p>
    <w:p w14:paraId="7E39CDDF" w14:textId="77777777" w:rsidR="006C4854" w:rsidRDefault="006C4854"/>
  </w:footnote>
  <w:footnote w:type="continuationSeparator" w:id="0">
    <w:p w14:paraId="1A15FDBA" w14:textId="77777777" w:rsidR="006C4854" w:rsidRDefault="006C4854">
      <w:r>
        <w:continuationSeparator/>
      </w:r>
    </w:p>
    <w:p w14:paraId="58B387A9" w14:textId="77777777" w:rsidR="006C4854" w:rsidRDefault="006C4854"/>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4981" w:type="pct"/>
      <w:tblBorders>
        <w:bottom w:val="single" w:sz="12" w:space="0" w:color="800000"/>
      </w:tblBorders>
      <w:tblLook w:val="01E0" w:firstRow="1" w:lastRow="1" w:firstColumn="1" w:lastColumn="1" w:noHBand="0" w:noVBand="0"/>
    </w:tblPr>
    <w:tblGrid>
      <w:gridCol w:w="4801"/>
      <w:gridCol w:w="4801"/>
    </w:tblGrid>
    <w:tr w:rsidR="00221FA0" w:rsidRPr="00F558C5" w14:paraId="0C0D087A" w14:textId="77777777" w:rsidTr="00961E79">
      <w:trPr>
        <w:trHeight w:val="336"/>
      </w:trPr>
      <w:tc>
        <w:tcPr>
          <w:tcW w:w="2500" w:type="pct"/>
        </w:tcPr>
        <w:p w14:paraId="3590E968" w14:textId="69678EA9" w:rsidR="00221FA0" w:rsidRPr="006A055C" w:rsidRDefault="00221FA0" w:rsidP="009B3555">
          <w:pPr>
            <w:pStyle w:val="Footer"/>
            <w:spacing w:before="40" w:after="40"/>
            <w:rPr>
              <w:i/>
              <w:sz w:val="20"/>
              <w:lang w:val="en-US" w:eastAsia="en-US"/>
            </w:rPr>
          </w:pPr>
          <w:r>
            <w:rPr>
              <w:i/>
              <w:sz w:val="20"/>
              <w:lang w:val="en-US" w:eastAsia="en-US"/>
            </w:rPr>
            <w:t>Tài liệu đặc tả yêu cầu phần mềm</w:t>
          </w:r>
        </w:p>
      </w:tc>
      <w:tc>
        <w:tcPr>
          <w:tcW w:w="2500" w:type="pct"/>
        </w:tcPr>
        <w:p w14:paraId="135702A4" w14:textId="457C6D98" w:rsidR="00221FA0" w:rsidRPr="000F7AE3" w:rsidRDefault="00221FA0" w:rsidP="00573479">
          <w:pPr>
            <w:pStyle w:val="Footer"/>
            <w:spacing w:before="40" w:after="40"/>
            <w:jc w:val="right"/>
            <w:rPr>
              <w:i/>
              <w:sz w:val="20"/>
              <w:lang w:val="vi-VN" w:eastAsia="en-US"/>
            </w:rPr>
          </w:pPr>
          <w:r>
            <w:rPr>
              <w:i/>
              <w:sz w:val="20"/>
              <w:lang w:val="en-US" w:eastAsia="en-US"/>
            </w:rPr>
            <w:t>Phiên bản</w:t>
          </w:r>
          <w:r>
            <w:rPr>
              <w:i/>
              <w:sz w:val="20"/>
              <w:lang w:val="vi-VN" w:eastAsia="en-US"/>
            </w:rPr>
            <w:t xml:space="preserve"> 2.0</w:t>
          </w:r>
        </w:p>
      </w:tc>
    </w:tr>
  </w:tbl>
  <w:p w14:paraId="6B0ADAF4" w14:textId="77777777" w:rsidR="00221FA0" w:rsidRDefault="00221FA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W w:w="9778" w:type="dxa"/>
      <w:tblCellSpacing w:w="20" w:type="dxa"/>
      <w:tblBorders>
        <w:bottom w:val="outset" w:sz="12" w:space="0" w:color="auto"/>
      </w:tblBorders>
      <w:tblLook w:val="04A0" w:firstRow="1" w:lastRow="0" w:firstColumn="1" w:lastColumn="0" w:noHBand="0" w:noVBand="1"/>
    </w:tblPr>
    <w:tblGrid>
      <w:gridCol w:w="2496"/>
      <w:gridCol w:w="7282"/>
    </w:tblGrid>
    <w:tr w:rsidR="00221FA0" w:rsidRPr="000B1603" w14:paraId="3B8985F6" w14:textId="77777777" w:rsidTr="00230442">
      <w:trPr>
        <w:trHeight w:val="1146"/>
        <w:tblCellSpacing w:w="20" w:type="dxa"/>
      </w:trPr>
      <w:tc>
        <w:tcPr>
          <w:tcW w:w="2434" w:type="dxa"/>
        </w:tcPr>
        <w:p w14:paraId="3C28C4C5" w14:textId="77777777" w:rsidR="00221FA0" w:rsidRPr="000B1603" w:rsidRDefault="00221FA0" w:rsidP="00230442">
          <w:pPr>
            <w:jc w:val="both"/>
          </w:pPr>
          <w:r>
            <w:rPr>
              <w:noProof/>
            </w:rPr>
            <w:drawing>
              <wp:inline distT="0" distB="0" distL="0" distR="0" wp14:anchorId="5D143AF6" wp14:editId="6C26D50B">
                <wp:extent cx="1409700" cy="523875"/>
                <wp:effectExtent l="0" t="0" r="0" b="9525"/>
                <wp:docPr id="24" name="Picture 3" descr="tv_Fin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tv_Final"/>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09700" cy="523875"/>
                        </a:xfrm>
                        <a:prstGeom prst="rect">
                          <a:avLst/>
                        </a:prstGeom>
                        <a:noFill/>
                        <a:ln>
                          <a:noFill/>
                        </a:ln>
                      </pic:spPr>
                    </pic:pic>
                  </a:graphicData>
                </a:graphic>
              </wp:inline>
            </w:drawing>
          </w:r>
        </w:p>
      </w:tc>
      <w:tc>
        <w:tcPr>
          <w:tcW w:w="7224" w:type="dxa"/>
        </w:tcPr>
        <w:p w14:paraId="03117FEE" w14:textId="77777777" w:rsidR="00221FA0" w:rsidRPr="006A055C" w:rsidRDefault="00221FA0" w:rsidP="009F445F">
          <w:pPr>
            <w:pStyle w:val="Header"/>
            <w:spacing w:before="60"/>
            <w:jc w:val="right"/>
            <w:rPr>
              <w:b/>
              <w:color w:val="17365D"/>
              <w:sz w:val="20"/>
              <w:lang w:val="en-US" w:eastAsia="en-US"/>
            </w:rPr>
          </w:pPr>
          <w:r w:rsidRPr="006A055C">
            <w:rPr>
              <w:b/>
              <w:color w:val="17365D"/>
              <w:sz w:val="20"/>
              <w:lang w:val="en-US" w:eastAsia="en-US"/>
            </w:rPr>
            <w:t>CÔNG TY CỔ PHẦN CÔNG NGHỆ TINH VÂN</w:t>
          </w:r>
        </w:p>
        <w:p w14:paraId="51657014" w14:textId="77777777" w:rsidR="00221FA0" w:rsidRPr="006A055C" w:rsidRDefault="00221FA0" w:rsidP="009F445F">
          <w:pPr>
            <w:pStyle w:val="Header"/>
            <w:spacing w:before="120"/>
            <w:jc w:val="right"/>
            <w:rPr>
              <w:rFonts w:ascii="Cambria" w:hAnsi="Cambria" w:cs="Microsoft Sans Serif"/>
              <w:color w:val="333333"/>
              <w:sz w:val="17"/>
              <w:szCs w:val="17"/>
              <w:lang w:val="en-US" w:eastAsia="en-US"/>
            </w:rPr>
          </w:pPr>
          <w:r w:rsidRPr="006A055C">
            <w:rPr>
              <w:b/>
              <w:color w:val="333333"/>
              <w:sz w:val="17"/>
              <w:szCs w:val="17"/>
              <w:lang w:val="en-US" w:eastAsia="en-US"/>
            </w:rPr>
            <w:t>Trụ s</w:t>
          </w:r>
          <w:r w:rsidRPr="005B50BD">
            <w:rPr>
              <w:b/>
              <w:color w:val="333333"/>
              <w:sz w:val="17"/>
              <w:szCs w:val="17"/>
              <w:lang w:val="vi-VN" w:eastAsia="en-US"/>
            </w:rPr>
            <w:t>ở</w:t>
          </w:r>
          <w:r w:rsidRPr="006A055C">
            <w:rPr>
              <w:b/>
              <w:color w:val="333333"/>
              <w:sz w:val="17"/>
              <w:szCs w:val="17"/>
              <w:lang w:val="en-US" w:eastAsia="en-US"/>
            </w:rPr>
            <w:t xml:space="preserve"> chính: </w:t>
          </w:r>
          <w:r w:rsidRPr="006A055C">
            <w:rPr>
              <w:color w:val="333333"/>
              <w:sz w:val="17"/>
              <w:szCs w:val="17"/>
              <w:lang w:val="en-US" w:eastAsia="en-US"/>
            </w:rPr>
            <w:t>Tầng 8, Ks. Thể Thao, Làng sinh viên HACINCO, Thanh Xuân, Hà Nội</w:t>
          </w:r>
          <w:r w:rsidRPr="006A055C">
            <w:rPr>
              <w:color w:val="333333"/>
              <w:sz w:val="17"/>
              <w:szCs w:val="17"/>
              <w:lang w:val="en-US" w:eastAsia="en-US"/>
            </w:rPr>
            <w:br/>
            <w:t>Điện thoại: (04) 3558 9970  -  Fax: (04) 3558 9971</w:t>
          </w:r>
          <w:r w:rsidRPr="006A055C">
            <w:rPr>
              <w:color w:val="333333"/>
              <w:sz w:val="17"/>
              <w:szCs w:val="17"/>
              <w:lang w:val="en-US" w:eastAsia="en-US"/>
            </w:rPr>
            <w:br/>
            <w:t xml:space="preserve">Email: </w:t>
          </w:r>
          <w:hyperlink r:id="rId2" w:history="1">
            <w:r w:rsidRPr="006A055C">
              <w:rPr>
                <w:rStyle w:val="Hyperlink"/>
                <w:color w:val="333333"/>
                <w:sz w:val="17"/>
                <w:szCs w:val="17"/>
                <w:lang w:val="en-US" w:eastAsia="en-US"/>
              </w:rPr>
              <w:t>info@tinhvan.com</w:t>
            </w:r>
          </w:hyperlink>
          <w:r w:rsidRPr="006A055C">
            <w:rPr>
              <w:color w:val="333333"/>
              <w:sz w:val="17"/>
              <w:szCs w:val="17"/>
              <w:lang w:val="en-US" w:eastAsia="en-US"/>
            </w:rPr>
            <w:t xml:space="preserve">  -  </w:t>
          </w:r>
          <w:r w:rsidRPr="005B50BD">
            <w:rPr>
              <w:color w:val="333333"/>
              <w:sz w:val="17"/>
              <w:szCs w:val="17"/>
              <w:lang w:val="vi-VN" w:eastAsia="en-US"/>
            </w:rPr>
            <w:t>Websit</w:t>
          </w:r>
          <w:r w:rsidRPr="006A055C">
            <w:rPr>
              <w:color w:val="333333"/>
              <w:sz w:val="17"/>
              <w:szCs w:val="17"/>
              <w:lang w:val="en-US" w:eastAsia="en-US"/>
            </w:rPr>
            <w:t xml:space="preserve">e: </w:t>
          </w:r>
          <w:hyperlink r:id="rId3" w:history="1">
            <w:r w:rsidRPr="005B50BD">
              <w:rPr>
                <w:rStyle w:val="Hyperlink"/>
                <w:color w:val="333333"/>
                <w:sz w:val="17"/>
                <w:szCs w:val="17"/>
                <w:lang w:val="vi-VN" w:eastAsia="en-US"/>
              </w:rPr>
              <w:t>www.tinhvan.com</w:t>
            </w:r>
          </w:hyperlink>
          <w:r w:rsidRPr="006A055C">
            <w:rPr>
              <w:color w:val="333333"/>
              <w:sz w:val="17"/>
              <w:szCs w:val="17"/>
              <w:lang w:val="en-US" w:eastAsia="en-US"/>
            </w:rPr>
            <w:t xml:space="preserve">; </w:t>
          </w:r>
          <w:r w:rsidRPr="006A055C">
            <w:rPr>
              <w:color w:val="333333"/>
              <w:sz w:val="17"/>
              <w:szCs w:val="17"/>
              <w:u w:val="single"/>
              <w:lang w:val="en-US" w:eastAsia="en-US"/>
            </w:rPr>
            <w:t>www.xalo.vn</w:t>
          </w:r>
        </w:p>
      </w:tc>
    </w:tr>
  </w:tbl>
  <w:p w14:paraId="25E4FEEB" w14:textId="77777777" w:rsidR="00221FA0" w:rsidRDefault="00221FA0" w:rsidP="0026180A"/>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986" type="#_x0000_t75" style="width:7.55pt;height:7.55pt" o:bullet="t">
        <v:imagedata r:id="rId1" o:title="mso38"/>
      </v:shape>
    </w:pict>
  </w:numPicBullet>
  <w:abstractNum w:abstractNumId="0" w15:restartNumberingAfterBreak="0">
    <w:nsid w:val="FFFFFF82"/>
    <w:multiLevelType w:val="singleLevel"/>
    <w:tmpl w:val="491C4DD2"/>
    <w:lvl w:ilvl="0">
      <w:start w:val="1"/>
      <w:numFmt w:val="bullet"/>
      <w:pStyle w:val="ListBullet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EBD04916"/>
    <w:lvl w:ilvl="0">
      <w:start w:val="1"/>
      <w:numFmt w:val="bullet"/>
      <w:pStyle w:val="ListBullet2"/>
      <w:lvlText w:val=""/>
      <w:lvlJc w:val="left"/>
      <w:pPr>
        <w:tabs>
          <w:tab w:val="num" w:pos="643"/>
        </w:tabs>
        <w:ind w:left="643" w:hanging="360"/>
      </w:pPr>
      <w:rPr>
        <w:rFonts w:ascii="Symbol" w:hAnsi="Symbol" w:hint="default"/>
      </w:rPr>
    </w:lvl>
  </w:abstractNum>
  <w:abstractNum w:abstractNumId="2" w15:restartNumberingAfterBreak="0">
    <w:nsid w:val="001F5A89"/>
    <w:multiLevelType w:val="hybridMultilevel"/>
    <w:tmpl w:val="0B8A04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0A573A7"/>
    <w:multiLevelType w:val="hybridMultilevel"/>
    <w:tmpl w:val="2BFE0A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B25CB0"/>
    <w:multiLevelType w:val="hybridMultilevel"/>
    <w:tmpl w:val="0A1AC86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3F57733"/>
    <w:multiLevelType w:val="hybridMultilevel"/>
    <w:tmpl w:val="883C037A"/>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D1CFB"/>
    <w:multiLevelType w:val="hybridMultilevel"/>
    <w:tmpl w:val="11681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3A3801"/>
    <w:multiLevelType w:val="hybridMultilevel"/>
    <w:tmpl w:val="96FA990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 w15:restartNumberingAfterBreak="0">
    <w:nsid w:val="06052A97"/>
    <w:multiLevelType w:val="hybridMultilevel"/>
    <w:tmpl w:val="2E722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6912954"/>
    <w:multiLevelType w:val="hybridMultilevel"/>
    <w:tmpl w:val="88908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6C55EE2"/>
    <w:multiLevelType w:val="hybridMultilevel"/>
    <w:tmpl w:val="BAA8603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07103274"/>
    <w:multiLevelType w:val="hybridMultilevel"/>
    <w:tmpl w:val="A04033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712767F"/>
    <w:multiLevelType w:val="hybridMultilevel"/>
    <w:tmpl w:val="5008D0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07226367"/>
    <w:multiLevelType w:val="hybridMultilevel"/>
    <w:tmpl w:val="89C006C8"/>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78645BA"/>
    <w:multiLevelType w:val="hybridMultilevel"/>
    <w:tmpl w:val="6E22AC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7B277DC"/>
    <w:multiLevelType w:val="hybridMultilevel"/>
    <w:tmpl w:val="F7C284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7BB42D6"/>
    <w:multiLevelType w:val="hybridMultilevel"/>
    <w:tmpl w:val="C04223C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8A7211E"/>
    <w:multiLevelType w:val="hybridMultilevel"/>
    <w:tmpl w:val="6D5E2F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8E161DC"/>
    <w:multiLevelType w:val="hybridMultilevel"/>
    <w:tmpl w:val="241A4B2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15:restartNumberingAfterBreak="0">
    <w:nsid w:val="09326240"/>
    <w:multiLevelType w:val="hybridMultilevel"/>
    <w:tmpl w:val="E23224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09AC45BE"/>
    <w:multiLevelType w:val="hybridMultilevel"/>
    <w:tmpl w:val="A0E64550"/>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1" w15:restartNumberingAfterBreak="0">
    <w:nsid w:val="0B515BBB"/>
    <w:multiLevelType w:val="hybridMultilevel"/>
    <w:tmpl w:val="84B81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0C4863B6"/>
    <w:multiLevelType w:val="hybridMultilevel"/>
    <w:tmpl w:val="241EE38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CD15F68"/>
    <w:multiLevelType w:val="hybridMultilevel"/>
    <w:tmpl w:val="6DD618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0CE56B4C"/>
    <w:multiLevelType w:val="hybridMultilevel"/>
    <w:tmpl w:val="46A472E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0EF6205C"/>
    <w:multiLevelType w:val="hybridMultilevel"/>
    <w:tmpl w:val="10947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0F7954E5"/>
    <w:multiLevelType w:val="hybridMultilevel"/>
    <w:tmpl w:val="1B9A32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0FA14794"/>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8" w15:restartNumberingAfterBreak="0">
    <w:nsid w:val="0FEA31FB"/>
    <w:multiLevelType w:val="hybridMultilevel"/>
    <w:tmpl w:val="5308E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0FF30600"/>
    <w:multiLevelType w:val="hybridMultilevel"/>
    <w:tmpl w:val="C20607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0FF6120B"/>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31" w15:restartNumberingAfterBreak="0">
    <w:nsid w:val="101B0B78"/>
    <w:multiLevelType w:val="hybridMultilevel"/>
    <w:tmpl w:val="554E06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11604942"/>
    <w:multiLevelType w:val="hybridMultilevel"/>
    <w:tmpl w:val="64B4D40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15:restartNumberingAfterBreak="0">
    <w:nsid w:val="120D3AB4"/>
    <w:multiLevelType w:val="hybridMultilevel"/>
    <w:tmpl w:val="B572729E"/>
    <w:lvl w:ilvl="0" w:tplc="04090005">
      <w:start w:val="1"/>
      <w:numFmt w:val="bullet"/>
      <w:pStyle w:val="OSS12BulletedList1"/>
      <w:lvlText w:val=""/>
      <w:lvlJc w:val="left"/>
      <w:pPr>
        <w:tabs>
          <w:tab w:val="num" w:pos="360"/>
        </w:tabs>
        <w:ind w:left="360" w:hanging="360"/>
      </w:pPr>
      <w:rPr>
        <w:rFonts w:ascii="Symbol" w:hAnsi="Symbol" w:hint="default"/>
      </w:rPr>
    </w:lvl>
    <w:lvl w:ilvl="1" w:tplc="DDB64662"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12AA41D5"/>
    <w:multiLevelType w:val="hybridMultilevel"/>
    <w:tmpl w:val="A80A3C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13990623"/>
    <w:multiLevelType w:val="hybridMultilevel"/>
    <w:tmpl w:val="5EBCAE8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6" w15:restartNumberingAfterBreak="0">
    <w:nsid w:val="157552EE"/>
    <w:multiLevelType w:val="hybridMultilevel"/>
    <w:tmpl w:val="6C80F3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5DD7C45"/>
    <w:multiLevelType w:val="hybridMultilevel"/>
    <w:tmpl w:val="517C79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15F1063F"/>
    <w:multiLevelType w:val="hybridMultilevel"/>
    <w:tmpl w:val="BBD424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164179F4"/>
    <w:multiLevelType w:val="hybridMultilevel"/>
    <w:tmpl w:val="AAE20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16ED3ADD"/>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41" w15:restartNumberingAfterBreak="0">
    <w:nsid w:val="1712327F"/>
    <w:multiLevelType w:val="hybridMultilevel"/>
    <w:tmpl w:val="C3F05E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17787FB6"/>
    <w:multiLevelType w:val="hybridMultilevel"/>
    <w:tmpl w:val="9DCC23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186E7082"/>
    <w:multiLevelType w:val="hybridMultilevel"/>
    <w:tmpl w:val="F89ABA1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4" w15:restartNumberingAfterBreak="0">
    <w:nsid w:val="189E1514"/>
    <w:multiLevelType w:val="hybridMultilevel"/>
    <w:tmpl w:val="B3A071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18BE6FE9"/>
    <w:multiLevelType w:val="hybridMultilevel"/>
    <w:tmpl w:val="F6A6DE38"/>
    <w:lvl w:ilvl="0" w:tplc="55CC05EC">
      <w:numFmt w:val="bullet"/>
      <w:lvlText w:val="-"/>
      <w:lvlJc w:val="left"/>
      <w:pPr>
        <w:ind w:left="360" w:hanging="360"/>
      </w:pPr>
      <w:rPr>
        <w:rFonts w:ascii="Times New Roman" w:eastAsia="Times New Roman"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6" w15:restartNumberingAfterBreak="0">
    <w:nsid w:val="18E52C88"/>
    <w:multiLevelType w:val="hybridMultilevel"/>
    <w:tmpl w:val="418CF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1B222DCE"/>
    <w:multiLevelType w:val="hybridMultilevel"/>
    <w:tmpl w:val="0DA868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1B716D80"/>
    <w:multiLevelType w:val="hybridMultilevel"/>
    <w:tmpl w:val="2A64B2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1CEC3E6B"/>
    <w:multiLevelType w:val="hybridMultilevel"/>
    <w:tmpl w:val="801AF2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D4515AD"/>
    <w:multiLevelType w:val="hybridMultilevel"/>
    <w:tmpl w:val="6DA267F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1EB00F4D"/>
    <w:multiLevelType w:val="hybridMultilevel"/>
    <w:tmpl w:val="422AA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1EB83681"/>
    <w:multiLevelType w:val="hybridMultilevel"/>
    <w:tmpl w:val="E06A032A"/>
    <w:lvl w:ilvl="0" w:tplc="CEEE2866">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201A30A0"/>
    <w:multiLevelType w:val="hybridMultilevel"/>
    <w:tmpl w:val="4BFC68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20B0354A"/>
    <w:multiLevelType w:val="multilevel"/>
    <w:tmpl w:val="91C8450E"/>
    <w:lvl w:ilvl="0">
      <w:start w:val="1"/>
      <w:numFmt w:val="decimal"/>
      <w:pStyle w:val="tvHeading1"/>
      <w:lvlText w:val="%1."/>
      <w:lvlJc w:val="left"/>
      <w:pPr>
        <w:ind w:left="360" w:hanging="360"/>
      </w:pPr>
    </w:lvl>
    <w:lvl w:ilvl="1">
      <w:start w:val="1"/>
      <w:numFmt w:val="decimal"/>
      <w:pStyle w:val="tvHeading11"/>
      <w:lvlText w:val="%1.%2."/>
      <w:lvlJc w:val="left"/>
      <w:pPr>
        <w:ind w:left="432" w:hanging="432"/>
      </w:pPr>
    </w:lvl>
    <w:lvl w:ilvl="2">
      <w:start w:val="1"/>
      <w:numFmt w:val="decimal"/>
      <w:pStyle w:val="tvHeading111"/>
      <w:lvlText w:val="%1.%2.%3."/>
      <w:lvlJc w:val="left"/>
      <w:pPr>
        <w:ind w:left="1224" w:hanging="504"/>
      </w:pPr>
      <w:rPr>
        <w:b/>
        <w:bCs w:val="0"/>
        <w:i/>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tvHeading1111"/>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15:restartNumberingAfterBreak="0">
    <w:nsid w:val="21A31330"/>
    <w:multiLevelType w:val="hybridMultilevel"/>
    <w:tmpl w:val="526445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2215283F"/>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57" w15:restartNumberingAfterBreak="0">
    <w:nsid w:val="22A55AF1"/>
    <w:multiLevelType w:val="hybridMultilevel"/>
    <w:tmpl w:val="302C8FA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8" w15:restartNumberingAfterBreak="0">
    <w:nsid w:val="22AC538E"/>
    <w:multiLevelType w:val="hybridMultilevel"/>
    <w:tmpl w:val="7D0A7B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234B27F6"/>
    <w:multiLevelType w:val="hybridMultilevel"/>
    <w:tmpl w:val="6BE823C2"/>
    <w:lvl w:ilvl="0" w:tplc="04090001">
      <w:start w:val="1"/>
      <w:numFmt w:val="bullet"/>
      <w:lvlText w:val=""/>
      <w:lvlJc w:val="left"/>
      <w:pPr>
        <w:ind w:left="1107" w:hanging="360"/>
      </w:pPr>
      <w:rPr>
        <w:rFonts w:ascii="Symbol" w:hAnsi="Symbol" w:hint="default"/>
      </w:rPr>
    </w:lvl>
    <w:lvl w:ilvl="1" w:tplc="04090003" w:tentative="1">
      <w:start w:val="1"/>
      <w:numFmt w:val="bullet"/>
      <w:lvlText w:val="o"/>
      <w:lvlJc w:val="left"/>
      <w:pPr>
        <w:ind w:left="1827" w:hanging="360"/>
      </w:pPr>
      <w:rPr>
        <w:rFonts w:ascii="Courier New" w:hAnsi="Courier New" w:cs="Courier New" w:hint="default"/>
      </w:rPr>
    </w:lvl>
    <w:lvl w:ilvl="2" w:tplc="04090005" w:tentative="1">
      <w:start w:val="1"/>
      <w:numFmt w:val="bullet"/>
      <w:lvlText w:val=""/>
      <w:lvlJc w:val="left"/>
      <w:pPr>
        <w:ind w:left="2547" w:hanging="360"/>
      </w:pPr>
      <w:rPr>
        <w:rFonts w:ascii="Wingdings" w:hAnsi="Wingdings" w:hint="default"/>
      </w:rPr>
    </w:lvl>
    <w:lvl w:ilvl="3" w:tplc="04090001" w:tentative="1">
      <w:start w:val="1"/>
      <w:numFmt w:val="bullet"/>
      <w:lvlText w:val=""/>
      <w:lvlJc w:val="left"/>
      <w:pPr>
        <w:ind w:left="3267" w:hanging="360"/>
      </w:pPr>
      <w:rPr>
        <w:rFonts w:ascii="Symbol" w:hAnsi="Symbol" w:hint="default"/>
      </w:rPr>
    </w:lvl>
    <w:lvl w:ilvl="4" w:tplc="04090003" w:tentative="1">
      <w:start w:val="1"/>
      <w:numFmt w:val="bullet"/>
      <w:lvlText w:val="o"/>
      <w:lvlJc w:val="left"/>
      <w:pPr>
        <w:ind w:left="3987" w:hanging="360"/>
      </w:pPr>
      <w:rPr>
        <w:rFonts w:ascii="Courier New" w:hAnsi="Courier New" w:cs="Courier New" w:hint="default"/>
      </w:rPr>
    </w:lvl>
    <w:lvl w:ilvl="5" w:tplc="04090005" w:tentative="1">
      <w:start w:val="1"/>
      <w:numFmt w:val="bullet"/>
      <w:lvlText w:val=""/>
      <w:lvlJc w:val="left"/>
      <w:pPr>
        <w:ind w:left="4707" w:hanging="360"/>
      </w:pPr>
      <w:rPr>
        <w:rFonts w:ascii="Wingdings" w:hAnsi="Wingdings" w:hint="default"/>
      </w:rPr>
    </w:lvl>
    <w:lvl w:ilvl="6" w:tplc="04090001" w:tentative="1">
      <w:start w:val="1"/>
      <w:numFmt w:val="bullet"/>
      <w:lvlText w:val=""/>
      <w:lvlJc w:val="left"/>
      <w:pPr>
        <w:ind w:left="5427" w:hanging="360"/>
      </w:pPr>
      <w:rPr>
        <w:rFonts w:ascii="Symbol" w:hAnsi="Symbol" w:hint="default"/>
      </w:rPr>
    </w:lvl>
    <w:lvl w:ilvl="7" w:tplc="04090003" w:tentative="1">
      <w:start w:val="1"/>
      <w:numFmt w:val="bullet"/>
      <w:lvlText w:val="o"/>
      <w:lvlJc w:val="left"/>
      <w:pPr>
        <w:ind w:left="6147" w:hanging="360"/>
      </w:pPr>
      <w:rPr>
        <w:rFonts w:ascii="Courier New" w:hAnsi="Courier New" w:cs="Courier New" w:hint="default"/>
      </w:rPr>
    </w:lvl>
    <w:lvl w:ilvl="8" w:tplc="04090005" w:tentative="1">
      <w:start w:val="1"/>
      <w:numFmt w:val="bullet"/>
      <w:lvlText w:val=""/>
      <w:lvlJc w:val="left"/>
      <w:pPr>
        <w:ind w:left="6867" w:hanging="360"/>
      </w:pPr>
      <w:rPr>
        <w:rFonts w:ascii="Wingdings" w:hAnsi="Wingdings" w:hint="default"/>
      </w:rPr>
    </w:lvl>
  </w:abstractNum>
  <w:abstractNum w:abstractNumId="60" w15:restartNumberingAfterBreak="0">
    <w:nsid w:val="23D434C7"/>
    <w:multiLevelType w:val="hybridMultilevel"/>
    <w:tmpl w:val="F2AE8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25141C5B"/>
    <w:multiLevelType w:val="hybridMultilevel"/>
    <w:tmpl w:val="1FA66C8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2529567A"/>
    <w:multiLevelType w:val="hybridMultilevel"/>
    <w:tmpl w:val="8DA44A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253D4712"/>
    <w:multiLevelType w:val="hybridMultilevel"/>
    <w:tmpl w:val="872052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25C23E01"/>
    <w:multiLevelType w:val="hybridMultilevel"/>
    <w:tmpl w:val="DA465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264B3A63"/>
    <w:multiLevelType w:val="hybridMultilevel"/>
    <w:tmpl w:val="34225B4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6" w15:restartNumberingAfterBreak="0">
    <w:nsid w:val="27163FCE"/>
    <w:multiLevelType w:val="hybridMultilevel"/>
    <w:tmpl w:val="1E921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27743EA0"/>
    <w:multiLevelType w:val="hybridMultilevel"/>
    <w:tmpl w:val="6F740C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280E5E84"/>
    <w:multiLevelType w:val="hybridMultilevel"/>
    <w:tmpl w:val="8CBA476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28A04477"/>
    <w:multiLevelType w:val="hybridMultilevel"/>
    <w:tmpl w:val="B7D05280"/>
    <w:lvl w:ilvl="0" w:tplc="79C60F60">
      <w:start w:val="1"/>
      <w:numFmt w:val="upperLetter"/>
      <w:pStyle w:val="Heading6"/>
      <w:lvlText w:val="%1."/>
      <w:lvlJc w:val="left"/>
      <w:pPr>
        <w:ind w:left="360" w:hanging="360"/>
      </w:pPr>
      <w:rPr>
        <w:rFonts w:hint="default"/>
        <w:b/>
        <w:i w:val="0"/>
      </w:rPr>
    </w:lvl>
    <w:lvl w:ilvl="1" w:tplc="FFFFFFFF" w:tentative="1">
      <w:start w:val="1"/>
      <w:numFmt w:val="lowerLetter"/>
      <w:lvlText w:val="%2."/>
      <w:lvlJc w:val="left"/>
      <w:pPr>
        <w:tabs>
          <w:tab w:val="num" w:pos="1327"/>
        </w:tabs>
        <w:ind w:left="1327" w:hanging="360"/>
      </w:pPr>
    </w:lvl>
    <w:lvl w:ilvl="2" w:tplc="FFFFFFFF" w:tentative="1">
      <w:start w:val="1"/>
      <w:numFmt w:val="lowerRoman"/>
      <w:lvlText w:val="%3."/>
      <w:lvlJc w:val="right"/>
      <w:pPr>
        <w:tabs>
          <w:tab w:val="num" w:pos="2047"/>
        </w:tabs>
        <w:ind w:left="2047" w:hanging="180"/>
      </w:pPr>
    </w:lvl>
    <w:lvl w:ilvl="3" w:tplc="FFFFFFFF" w:tentative="1">
      <w:start w:val="1"/>
      <w:numFmt w:val="decimal"/>
      <w:lvlText w:val="%4."/>
      <w:lvlJc w:val="left"/>
      <w:pPr>
        <w:tabs>
          <w:tab w:val="num" w:pos="2767"/>
        </w:tabs>
        <w:ind w:left="2767" w:hanging="360"/>
      </w:pPr>
    </w:lvl>
    <w:lvl w:ilvl="4" w:tplc="FFFFFFFF" w:tentative="1">
      <w:start w:val="1"/>
      <w:numFmt w:val="lowerLetter"/>
      <w:lvlText w:val="%5."/>
      <w:lvlJc w:val="left"/>
      <w:pPr>
        <w:tabs>
          <w:tab w:val="num" w:pos="3487"/>
        </w:tabs>
        <w:ind w:left="3487" w:hanging="360"/>
      </w:pPr>
    </w:lvl>
    <w:lvl w:ilvl="5" w:tplc="FFFFFFFF" w:tentative="1">
      <w:start w:val="1"/>
      <w:numFmt w:val="lowerRoman"/>
      <w:lvlText w:val="%6."/>
      <w:lvlJc w:val="right"/>
      <w:pPr>
        <w:tabs>
          <w:tab w:val="num" w:pos="4207"/>
        </w:tabs>
        <w:ind w:left="4207" w:hanging="180"/>
      </w:pPr>
    </w:lvl>
    <w:lvl w:ilvl="6" w:tplc="FFFFFFFF" w:tentative="1">
      <w:start w:val="1"/>
      <w:numFmt w:val="decimal"/>
      <w:lvlText w:val="%7."/>
      <w:lvlJc w:val="left"/>
      <w:pPr>
        <w:tabs>
          <w:tab w:val="num" w:pos="4927"/>
        </w:tabs>
        <w:ind w:left="4927" w:hanging="360"/>
      </w:pPr>
    </w:lvl>
    <w:lvl w:ilvl="7" w:tplc="FFFFFFFF" w:tentative="1">
      <w:start w:val="1"/>
      <w:numFmt w:val="lowerLetter"/>
      <w:lvlText w:val="%8."/>
      <w:lvlJc w:val="left"/>
      <w:pPr>
        <w:tabs>
          <w:tab w:val="num" w:pos="5647"/>
        </w:tabs>
        <w:ind w:left="5647" w:hanging="360"/>
      </w:pPr>
    </w:lvl>
    <w:lvl w:ilvl="8" w:tplc="FFFFFFFF" w:tentative="1">
      <w:start w:val="1"/>
      <w:numFmt w:val="lowerRoman"/>
      <w:lvlText w:val="%9."/>
      <w:lvlJc w:val="right"/>
      <w:pPr>
        <w:tabs>
          <w:tab w:val="num" w:pos="6367"/>
        </w:tabs>
        <w:ind w:left="6367" w:hanging="180"/>
      </w:pPr>
    </w:lvl>
  </w:abstractNum>
  <w:abstractNum w:abstractNumId="70" w15:restartNumberingAfterBreak="0">
    <w:nsid w:val="28A338C6"/>
    <w:multiLevelType w:val="hybridMultilevel"/>
    <w:tmpl w:val="788C00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28B43840"/>
    <w:multiLevelType w:val="hybridMultilevel"/>
    <w:tmpl w:val="8278CD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28C01027"/>
    <w:multiLevelType w:val="hybridMultilevel"/>
    <w:tmpl w:val="9F88A6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299F651E"/>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74" w15:restartNumberingAfterBreak="0">
    <w:nsid w:val="2A523945"/>
    <w:multiLevelType w:val="hybridMultilevel"/>
    <w:tmpl w:val="405A245A"/>
    <w:lvl w:ilvl="0" w:tplc="FF5E5F04">
      <w:start w:val="1"/>
      <w:numFmt w:val="bullet"/>
      <w:lvlText w:val=""/>
      <w:lvlJc w:val="left"/>
      <w:pPr>
        <w:tabs>
          <w:tab w:val="num" w:pos="720"/>
        </w:tabs>
        <w:ind w:left="720" w:hanging="360"/>
      </w:pPr>
      <w:rPr>
        <w:rFonts w:ascii="Symbol" w:hAnsi="Symbol" w:cs="Symbol" w:hint="default"/>
      </w:rPr>
    </w:lvl>
    <w:lvl w:ilvl="1" w:tplc="90BCEBFA">
      <w:start w:val="1"/>
      <w:numFmt w:val="bullet"/>
      <w:pStyle w:val="WZBullet2"/>
      <w:lvlText w:val="­"/>
      <w:lvlJc w:val="left"/>
      <w:pPr>
        <w:tabs>
          <w:tab w:val="num" w:pos="1170"/>
        </w:tabs>
        <w:ind w:left="1170" w:hanging="360"/>
      </w:pPr>
      <w:rPr>
        <w:rFonts w:ascii="Courier New" w:hAnsi="Courier New" w:cs="Courier New" w:hint="default"/>
      </w:rPr>
    </w:lvl>
    <w:lvl w:ilvl="2" w:tplc="8842EA0C">
      <w:start w:val="1"/>
      <w:numFmt w:val="decimal"/>
      <w:pStyle w:val="WZNumBul1"/>
      <w:lvlText w:val="%3."/>
      <w:lvlJc w:val="left"/>
      <w:pPr>
        <w:tabs>
          <w:tab w:val="num" w:pos="2160"/>
        </w:tabs>
        <w:ind w:left="2160" w:hanging="360"/>
      </w:pPr>
      <w:rPr>
        <w:rFonts w:hint="default"/>
      </w:rPr>
    </w:lvl>
    <w:lvl w:ilvl="3" w:tplc="68DE6D98">
      <w:start w:val="1"/>
      <w:numFmt w:val="bullet"/>
      <w:lvlText w:val=""/>
      <w:lvlJc w:val="left"/>
      <w:pPr>
        <w:tabs>
          <w:tab w:val="num" w:pos="2880"/>
        </w:tabs>
        <w:ind w:left="2880" w:hanging="360"/>
      </w:pPr>
      <w:rPr>
        <w:rFonts w:ascii="Symbol" w:hAnsi="Symbol" w:cs="Symbol" w:hint="default"/>
      </w:rPr>
    </w:lvl>
    <w:lvl w:ilvl="4" w:tplc="BF268B0A">
      <w:start w:val="1"/>
      <w:numFmt w:val="bullet"/>
      <w:lvlText w:val="o"/>
      <w:lvlJc w:val="left"/>
      <w:pPr>
        <w:tabs>
          <w:tab w:val="num" w:pos="3600"/>
        </w:tabs>
        <w:ind w:left="3600" w:hanging="360"/>
      </w:pPr>
      <w:rPr>
        <w:rFonts w:ascii="Courier New" w:hAnsi="Courier New" w:cs="Courier New" w:hint="default"/>
      </w:rPr>
    </w:lvl>
    <w:lvl w:ilvl="5" w:tplc="942260CC">
      <w:start w:val="1"/>
      <w:numFmt w:val="bullet"/>
      <w:lvlText w:val=""/>
      <w:lvlJc w:val="left"/>
      <w:pPr>
        <w:tabs>
          <w:tab w:val="num" w:pos="4320"/>
        </w:tabs>
        <w:ind w:left="4320" w:hanging="360"/>
      </w:pPr>
      <w:rPr>
        <w:rFonts w:ascii="Wingdings" w:hAnsi="Wingdings" w:cs="Wingdings" w:hint="default"/>
      </w:rPr>
    </w:lvl>
    <w:lvl w:ilvl="6" w:tplc="D5FA71D2">
      <w:start w:val="1"/>
      <w:numFmt w:val="bullet"/>
      <w:lvlText w:val=""/>
      <w:lvlJc w:val="left"/>
      <w:pPr>
        <w:tabs>
          <w:tab w:val="num" w:pos="5040"/>
        </w:tabs>
        <w:ind w:left="5040" w:hanging="360"/>
      </w:pPr>
      <w:rPr>
        <w:rFonts w:ascii="Symbol" w:hAnsi="Symbol" w:cs="Symbol" w:hint="default"/>
      </w:rPr>
    </w:lvl>
    <w:lvl w:ilvl="7" w:tplc="108C0C1E">
      <w:start w:val="1"/>
      <w:numFmt w:val="bullet"/>
      <w:lvlText w:val="o"/>
      <w:lvlJc w:val="left"/>
      <w:pPr>
        <w:tabs>
          <w:tab w:val="num" w:pos="5760"/>
        </w:tabs>
        <w:ind w:left="5760" w:hanging="360"/>
      </w:pPr>
      <w:rPr>
        <w:rFonts w:ascii="Courier New" w:hAnsi="Courier New" w:cs="Courier New" w:hint="default"/>
      </w:rPr>
    </w:lvl>
    <w:lvl w:ilvl="8" w:tplc="252C5714">
      <w:start w:val="1"/>
      <w:numFmt w:val="bullet"/>
      <w:lvlText w:val=""/>
      <w:lvlJc w:val="left"/>
      <w:pPr>
        <w:tabs>
          <w:tab w:val="num" w:pos="6480"/>
        </w:tabs>
        <w:ind w:left="6480" w:hanging="360"/>
      </w:pPr>
      <w:rPr>
        <w:rFonts w:ascii="Wingdings" w:hAnsi="Wingdings" w:cs="Wingdings" w:hint="default"/>
      </w:rPr>
    </w:lvl>
  </w:abstractNum>
  <w:abstractNum w:abstractNumId="75" w15:restartNumberingAfterBreak="0">
    <w:nsid w:val="2B692923"/>
    <w:multiLevelType w:val="hybridMultilevel"/>
    <w:tmpl w:val="9DA094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6" w15:restartNumberingAfterBreak="0">
    <w:nsid w:val="2C87783D"/>
    <w:multiLevelType w:val="hybridMultilevel"/>
    <w:tmpl w:val="FA9C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2DFB28B5"/>
    <w:multiLevelType w:val="hybridMultilevel"/>
    <w:tmpl w:val="D79879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2F063BEB"/>
    <w:multiLevelType w:val="hybridMultilevel"/>
    <w:tmpl w:val="B33C87BE"/>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9" w15:restartNumberingAfterBreak="0">
    <w:nsid w:val="2F894F1A"/>
    <w:multiLevelType w:val="hybridMultilevel"/>
    <w:tmpl w:val="27600A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305D2745"/>
    <w:multiLevelType w:val="hybridMultilevel"/>
    <w:tmpl w:val="657E2D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1" w15:restartNumberingAfterBreak="0">
    <w:nsid w:val="30D068D6"/>
    <w:multiLevelType w:val="hybridMultilevel"/>
    <w:tmpl w:val="2C8C65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30FC6B14"/>
    <w:multiLevelType w:val="multilevel"/>
    <w:tmpl w:val="87043A6E"/>
    <w:lvl w:ilvl="0">
      <w:start w:val="1"/>
      <w:numFmt w:val="bullet"/>
      <w:pStyle w:val="tvs-bullet1"/>
      <w:lvlText w:val=""/>
      <w:lvlJc w:val="left"/>
      <w:pPr>
        <w:tabs>
          <w:tab w:val="num" w:pos="720"/>
        </w:tabs>
        <w:ind w:left="720" w:hanging="360"/>
      </w:pPr>
      <w:rPr>
        <w:rFonts w:ascii="Wingdings" w:hAnsi="Wingdings" w:hint="default"/>
        <w:sz w:val="24"/>
      </w:rPr>
    </w:lvl>
    <w:lvl w:ilvl="1">
      <w:start w:val="1"/>
      <w:numFmt w:val="bullet"/>
      <w:pStyle w:val="tvs-bullet2"/>
      <w:lvlText w:val="o"/>
      <w:lvlJc w:val="left"/>
      <w:pPr>
        <w:tabs>
          <w:tab w:val="num" w:pos="1080"/>
        </w:tabs>
        <w:ind w:left="1080" w:hanging="360"/>
      </w:pPr>
      <w:rPr>
        <w:rFonts w:ascii="Courier New" w:hAnsi="Courier New" w:hint="default"/>
      </w:rPr>
    </w:lvl>
    <w:lvl w:ilvl="2">
      <w:start w:val="1"/>
      <w:numFmt w:val="bullet"/>
      <w:pStyle w:val="tvs-bullet1"/>
      <w:lvlText w:val=""/>
      <w:lvlJc w:val="left"/>
      <w:pPr>
        <w:tabs>
          <w:tab w:val="num" w:pos="1440"/>
        </w:tabs>
        <w:ind w:left="144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324238DA"/>
    <w:multiLevelType w:val="hybridMultilevel"/>
    <w:tmpl w:val="9072D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325F2B74"/>
    <w:multiLevelType w:val="hybridMultilevel"/>
    <w:tmpl w:val="6EEA7B6C"/>
    <w:lvl w:ilvl="0" w:tplc="5E127674">
      <w:numFmt w:val="bullet"/>
      <w:lvlText w:val="-"/>
      <w:lvlJc w:val="left"/>
      <w:pPr>
        <w:ind w:left="360" w:hanging="360"/>
      </w:pPr>
      <w:rPr>
        <w:rFonts w:ascii="Calibri" w:eastAsia="Calibri" w:hAnsi="Calibri" w:cs="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5" w15:restartNumberingAfterBreak="0">
    <w:nsid w:val="33173681"/>
    <w:multiLevelType w:val="hybridMultilevel"/>
    <w:tmpl w:val="784EBD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6" w15:restartNumberingAfterBreak="0">
    <w:nsid w:val="34376DB2"/>
    <w:multiLevelType w:val="hybridMultilevel"/>
    <w:tmpl w:val="0DA848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34DD451F"/>
    <w:multiLevelType w:val="hybridMultilevel"/>
    <w:tmpl w:val="DDFE03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357216A8"/>
    <w:multiLevelType w:val="singleLevel"/>
    <w:tmpl w:val="8E96A5DA"/>
    <w:lvl w:ilvl="0">
      <w:start w:val="1"/>
      <w:numFmt w:val="upperRoman"/>
      <w:pStyle w:val="i"/>
      <w:lvlText w:val="%1-"/>
      <w:lvlJc w:val="left"/>
      <w:pPr>
        <w:tabs>
          <w:tab w:val="num" w:pos="720"/>
        </w:tabs>
        <w:ind w:left="720" w:hanging="720"/>
      </w:pPr>
      <w:rPr>
        <w:rFonts w:hint="default"/>
      </w:rPr>
    </w:lvl>
  </w:abstractNum>
  <w:abstractNum w:abstractNumId="89" w15:restartNumberingAfterBreak="0">
    <w:nsid w:val="361D4146"/>
    <w:multiLevelType w:val="hybridMultilevel"/>
    <w:tmpl w:val="BA26DA3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0" w15:restartNumberingAfterBreak="0">
    <w:nsid w:val="368B4309"/>
    <w:multiLevelType w:val="hybridMultilevel"/>
    <w:tmpl w:val="D3CE29E0"/>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1" w15:restartNumberingAfterBreak="0">
    <w:nsid w:val="36CA1915"/>
    <w:multiLevelType w:val="hybridMultilevel"/>
    <w:tmpl w:val="D25CA910"/>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2" w15:restartNumberingAfterBreak="0">
    <w:nsid w:val="37CF33E7"/>
    <w:multiLevelType w:val="hybridMultilevel"/>
    <w:tmpl w:val="B1D480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395816B5"/>
    <w:multiLevelType w:val="hybridMultilevel"/>
    <w:tmpl w:val="8F5A04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3A1A2751"/>
    <w:multiLevelType w:val="hybridMultilevel"/>
    <w:tmpl w:val="A3927FAC"/>
    <w:styleLink w:val="StyleBulleted"/>
    <w:lvl w:ilvl="0" w:tplc="91F6F088">
      <w:numFmt w:val="bullet"/>
      <w:lvlText w:val="-"/>
      <w:lvlJc w:val="left"/>
      <w:pPr>
        <w:ind w:left="1800" w:hanging="360"/>
      </w:pPr>
      <w:rPr>
        <w:rFonts w:ascii="Times New Roman" w:eastAsia="Times New Roman" w:hAnsi="Times New Roman" w:cs="Times New Roman" w:hint="default"/>
      </w:rPr>
    </w:lvl>
    <w:lvl w:ilvl="1" w:tplc="4A307790">
      <w:start w:val="1"/>
      <w:numFmt w:val="bullet"/>
      <w:lvlText w:val="o"/>
      <w:lvlJc w:val="left"/>
      <w:pPr>
        <w:ind w:left="2520" w:hanging="360"/>
      </w:pPr>
      <w:rPr>
        <w:rFonts w:ascii="Courier New" w:hAnsi="Courier New" w:cs="Courier New" w:hint="default"/>
      </w:rPr>
    </w:lvl>
    <w:lvl w:ilvl="2" w:tplc="3D541D40" w:tentative="1">
      <w:start w:val="1"/>
      <w:numFmt w:val="bullet"/>
      <w:lvlText w:val=""/>
      <w:lvlJc w:val="left"/>
      <w:pPr>
        <w:ind w:left="3240" w:hanging="360"/>
      </w:pPr>
      <w:rPr>
        <w:rFonts w:ascii="Wingdings" w:hAnsi="Wingdings" w:hint="default"/>
      </w:rPr>
    </w:lvl>
    <w:lvl w:ilvl="3" w:tplc="74DED49C" w:tentative="1">
      <w:start w:val="1"/>
      <w:numFmt w:val="bullet"/>
      <w:lvlText w:val=""/>
      <w:lvlJc w:val="left"/>
      <w:pPr>
        <w:ind w:left="3960" w:hanging="360"/>
      </w:pPr>
      <w:rPr>
        <w:rFonts w:ascii="Symbol" w:hAnsi="Symbol" w:hint="default"/>
      </w:rPr>
    </w:lvl>
    <w:lvl w:ilvl="4" w:tplc="EA706536" w:tentative="1">
      <w:start w:val="1"/>
      <w:numFmt w:val="bullet"/>
      <w:lvlText w:val="o"/>
      <w:lvlJc w:val="left"/>
      <w:pPr>
        <w:ind w:left="4680" w:hanging="360"/>
      </w:pPr>
      <w:rPr>
        <w:rFonts w:ascii="Courier New" w:hAnsi="Courier New" w:cs="Courier New" w:hint="default"/>
      </w:rPr>
    </w:lvl>
    <w:lvl w:ilvl="5" w:tplc="256C26C8" w:tentative="1">
      <w:start w:val="1"/>
      <w:numFmt w:val="bullet"/>
      <w:lvlText w:val=""/>
      <w:lvlJc w:val="left"/>
      <w:pPr>
        <w:ind w:left="5400" w:hanging="360"/>
      </w:pPr>
      <w:rPr>
        <w:rFonts w:ascii="Wingdings" w:hAnsi="Wingdings" w:hint="default"/>
      </w:rPr>
    </w:lvl>
    <w:lvl w:ilvl="6" w:tplc="475AB642" w:tentative="1">
      <w:start w:val="1"/>
      <w:numFmt w:val="bullet"/>
      <w:lvlText w:val=""/>
      <w:lvlJc w:val="left"/>
      <w:pPr>
        <w:ind w:left="6120" w:hanging="360"/>
      </w:pPr>
      <w:rPr>
        <w:rFonts w:ascii="Symbol" w:hAnsi="Symbol" w:hint="default"/>
      </w:rPr>
    </w:lvl>
    <w:lvl w:ilvl="7" w:tplc="87D0C6E0" w:tentative="1">
      <w:start w:val="1"/>
      <w:numFmt w:val="bullet"/>
      <w:lvlText w:val="o"/>
      <w:lvlJc w:val="left"/>
      <w:pPr>
        <w:ind w:left="6840" w:hanging="360"/>
      </w:pPr>
      <w:rPr>
        <w:rFonts w:ascii="Courier New" w:hAnsi="Courier New" w:cs="Courier New" w:hint="default"/>
      </w:rPr>
    </w:lvl>
    <w:lvl w:ilvl="8" w:tplc="1B26C116" w:tentative="1">
      <w:start w:val="1"/>
      <w:numFmt w:val="bullet"/>
      <w:lvlText w:val=""/>
      <w:lvlJc w:val="left"/>
      <w:pPr>
        <w:ind w:left="7560" w:hanging="360"/>
      </w:pPr>
      <w:rPr>
        <w:rFonts w:ascii="Wingdings" w:hAnsi="Wingdings" w:hint="default"/>
      </w:rPr>
    </w:lvl>
  </w:abstractNum>
  <w:abstractNum w:abstractNumId="95" w15:restartNumberingAfterBreak="0">
    <w:nsid w:val="3AED58B9"/>
    <w:multiLevelType w:val="hybridMultilevel"/>
    <w:tmpl w:val="1478BEEE"/>
    <w:lvl w:ilvl="0" w:tplc="398E8A32">
      <w:start w:val="1"/>
      <w:numFmt w:val="upperLetter"/>
      <w:pStyle w:val="Heading1"/>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3B834E05"/>
    <w:multiLevelType w:val="hybridMultilevel"/>
    <w:tmpl w:val="BABEB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BD63BD4"/>
    <w:multiLevelType w:val="hybridMultilevel"/>
    <w:tmpl w:val="D3A4E566"/>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8" w15:restartNumberingAfterBreak="0">
    <w:nsid w:val="3C3B6709"/>
    <w:multiLevelType w:val="hybridMultilevel"/>
    <w:tmpl w:val="3C3AD804"/>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9" w15:restartNumberingAfterBreak="0">
    <w:nsid w:val="3C6C29E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3D076E19"/>
    <w:multiLevelType w:val="hybridMultilevel"/>
    <w:tmpl w:val="FDCAF96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1" w15:restartNumberingAfterBreak="0">
    <w:nsid w:val="3D48267A"/>
    <w:multiLevelType w:val="hybridMultilevel"/>
    <w:tmpl w:val="4E187AF6"/>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3DBE6B0C"/>
    <w:multiLevelType w:val="hybridMultilevel"/>
    <w:tmpl w:val="5A04AC60"/>
    <w:lvl w:ilvl="0" w:tplc="498038B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3" w15:restartNumberingAfterBreak="0">
    <w:nsid w:val="3DDE3572"/>
    <w:multiLevelType w:val="hybridMultilevel"/>
    <w:tmpl w:val="344801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3EAB726D"/>
    <w:multiLevelType w:val="hybridMultilevel"/>
    <w:tmpl w:val="26226922"/>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5" w15:restartNumberingAfterBreak="0">
    <w:nsid w:val="3EF04231"/>
    <w:multiLevelType w:val="hybridMultilevel"/>
    <w:tmpl w:val="317CA7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6" w15:restartNumberingAfterBreak="0">
    <w:nsid w:val="3F2D63B9"/>
    <w:multiLevelType w:val="hybridMultilevel"/>
    <w:tmpl w:val="01A8C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7" w15:restartNumberingAfterBreak="0">
    <w:nsid w:val="3F6D7B54"/>
    <w:multiLevelType w:val="hybridMultilevel"/>
    <w:tmpl w:val="35CC279C"/>
    <w:lvl w:ilvl="0" w:tplc="55CC05EC">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8" w15:restartNumberingAfterBreak="0">
    <w:nsid w:val="3F6F5723"/>
    <w:multiLevelType w:val="hybridMultilevel"/>
    <w:tmpl w:val="2AE29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 w15:restartNumberingAfterBreak="0">
    <w:nsid w:val="3FA55515"/>
    <w:multiLevelType w:val="hybridMultilevel"/>
    <w:tmpl w:val="858EFF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0" w15:restartNumberingAfterBreak="0">
    <w:nsid w:val="3FA72CCB"/>
    <w:multiLevelType w:val="hybridMultilevel"/>
    <w:tmpl w:val="496414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1" w15:restartNumberingAfterBreak="0">
    <w:nsid w:val="40444489"/>
    <w:multiLevelType w:val="hybridMultilevel"/>
    <w:tmpl w:val="E02237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2" w15:restartNumberingAfterBreak="0">
    <w:nsid w:val="404B3AD3"/>
    <w:multiLevelType w:val="hybridMultilevel"/>
    <w:tmpl w:val="E948EE02"/>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3" w15:restartNumberingAfterBreak="0">
    <w:nsid w:val="41B500BA"/>
    <w:multiLevelType w:val="hybridMultilevel"/>
    <w:tmpl w:val="1CB491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4" w15:restartNumberingAfterBreak="0">
    <w:nsid w:val="422F529F"/>
    <w:multiLevelType w:val="hybridMultilevel"/>
    <w:tmpl w:val="E7787E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5" w15:restartNumberingAfterBreak="0">
    <w:nsid w:val="42AF7149"/>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43555AFC"/>
    <w:multiLevelType w:val="hybridMultilevel"/>
    <w:tmpl w:val="7DA48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7" w15:restartNumberingAfterBreak="0">
    <w:nsid w:val="43583651"/>
    <w:multiLevelType w:val="hybridMultilevel"/>
    <w:tmpl w:val="EA4A9A44"/>
    <w:lvl w:ilvl="0" w:tplc="BF268B0A">
      <w:start w:val="1"/>
      <w:numFmt w:val="bullet"/>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8" w15:restartNumberingAfterBreak="0">
    <w:nsid w:val="44470846"/>
    <w:multiLevelType w:val="hybridMultilevel"/>
    <w:tmpl w:val="13A021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9" w15:restartNumberingAfterBreak="0">
    <w:nsid w:val="4449713A"/>
    <w:multiLevelType w:val="hybridMultilevel"/>
    <w:tmpl w:val="391E9F8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0" w15:restartNumberingAfterBreak="0">
    <w:nsid w:val="448730FA"/>
    <w:multiLevelType w:val="hybridMultilevel"/>
    <w:tmpl w:val="65F00C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1" w15:restartNumberingAfterBreak="0">
    <w:nsid w:val="44B358F9"/>
    <w:multiLevelType w:val="hybridMultilevel"/>
    <w:tmpl w:val="FC6EA7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45685DC0"/>
    <w:multiLevelType w:val="hybridMultilevel"/>
    <w:tmpl w:val="C11A7812"/>
    <w:lvl w:ilvl="0" w:tplc="55CC05EC">
      <w:numFmt w:val="bullet"/>
      <w:lvlText w:val="-"/>
      <w:lvlJc w:val="left"/>
      <w:pPr>
        <w:ind w:left="720" w:hanging="360"/>
      </w:pPr>
      <w:rPr>
        <w:rFonts w:ascii="Times New Roman" w:eastAsia="Times New Roman" w:hAnsi="Times New Roman" w:cs="Times New Roman" w:hint="default"/>
      </w:rPr>
    </w:lvl>
    <w:lvl w:ilvl="1" w:tplc="1B16A028">
      <w:start w:val="1"/>
      <w:numFmt w:val="bullet"/>
      <w:lvlText w:val="+"/>
      <w:lvlJc w:val="left"/>
      <w:pPr>
        <w:ind w:left="1080" w:hanging="360"/>
      </w:pPr>
      <w:rPr>
        <w:rFonts w:ascii="Courier" w:hAnsi="Courier"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3" w15:restartNumberingAfterBreak="0">
    <w:nsid w:val="46544E24"/>
    <w:multiLevelType w:val="hybridMultilevel"/>
    <w:tmpl w:val="FB9AF8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46667614"/>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46C37BDC"/>
    <w:multiLevelType w:val="hybridMultilevel"/>
    <w:tmpl w:val="011CC7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48720BD6"/>
    <w:multiLevelType w:val="hybridMultilevel"/>
    <w:tmpl w:val="65DACA1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7" w15:restartNumberingAfterBreak="0">
    <w:nsid w:val="48B462C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128" w15:restartNumberingAfterBreak="0">
    <w:nsid w:val="491F6D7E"/>
    <w:multiLevelType w:val="hybridMultilevel"/>
    <w:tmpl w:val="9AC4F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9" w15:restartNumberingAfterBreak="0">
    <w:nsid w:val="49B14147"/>
    <w:multiLevelType w:val="hybridMultilevel"/>
    <w:tmpl w:val="17F2F4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0" w15:restartNumberingAfterBreak="0">
    <w:nsid w:val="49EC2516"/>
    <w:multiLevelType w:val="hybridMultilevel"/>
    <w:tmpl w:val="8E7A81E6"/>
    <w:lvl w:ilvl="0" w:tplc="544438B4">
      <w:numFmt w:val="bullet"/>
      <w:lvlText w:val="-"/>
      <w:lvlJc w:val="left"/>
      <w:pPr>
        <w:ind w:left="36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1" w15:restartNumberingAfterBreak="0">
    <w:nsid w:val="4A2F1F39"/>
    <w:multiLevelType w:val="hybridMultilevel"/>
    <w:tmpl w:val="2B50FB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4A485E38"/>
    <w:multiLevelType w:val="hybridMultilevel"/>
    <w:tmpl w:val="77AA1B86"/>
    <w:lvl w:ilvl="0" w:tplc="68DEA84C">
      <w:start w:val="1"/>
      <w:numFmt w:val="decimal"/>
      <w:lvlText w:val="%1."/>
      <w:lvlJc w:val="left"/>
      <w:pPr>
        <w:ind w:left="360" w:hanging="360"/>
      </w:pPr>
      <w:rPr>
        <w:rFonts w:hint="default"/>
        <w:b/>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4ADB050E"/>
    <w:multiLevelType w:val="hybridMultilevel"/>
    <w:tmpl w:val="3E3029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4" w15:restartNumberingAfterBreak="0">
    <w:nsid w:val="4AE90AB9"/>
    <w:multiLevelType w:val="hybridMultilevel"/>
    <w:tmpl w:val="15A00A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5" w15:restartNumberingAfterBreak="0">
    <w:nsid w:val="4B1B0C6F"/>
    <w:multiLevelType w:val="hybridMultilevel"/>
    <w:tmpl w:val="6330A6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4B1B1C52"/>
    <w:multiLevelType w:val="hybridMultilevel"/>
    <w:tmpl w:val="3F1C67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7" w15:restartNumberingAfterBreak="0">
    <w:nsid w:val="4B74575A"/>
    <w:multiLevelType w:val="multilevel"/>
    <w:tmpl w:val="2878D6FC"/>
    <w:lvl w:ilvl="0">
      <w:start w:val="2"/>
      <w:numFmt w:val="decimal"/>
      <w:pStyle w:val="C1"/>
      <w:lvlText w:val="%1."/>
      <w:lvlJc w:val="left"/>
      <w:pPr>
        <w:ind w:left="360" w:hanging="360"/>
      </w:pPr>
    </w:lvl>
    <w:lvl w:ilvl="1">
      <w:numFmt w:val="decimal"/>
      <w:pStyle w:val="C11"/>
      <w:lvlText w:val="%1.%2."/>
      <w:lvlJc w:val="left"/>
      <w:pPr>
        <w:ind w:left="792" w:hanging="432"/>
      </w:pPr>
    </w:lvl>
    <w:lvl w:ilvl="2">
      <w:start w:val="1"/>
      <w:numFmt w:val="decimal"/>
      <w:pStyle w:val="C111"/>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8" w15:restartNumberingAfterBreak="0">
    <w:nsid w:val="4BC474B9"/>
    <w:multiLevelType w:val="hybridMultilevel"/>
    <w:tmpl w:val="5FFC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9" w15:restartNumberingAfterBreak="0">
    <w:nsid w:val="4CCE35E6"/>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40" w15:restartNumberingAfterBreak="0">
    <w:nsid w:val="4CDC4A3F"/>
    <w:multiLevelType w:val="hybridMultilevel"/>
    <w:tmpl w:val="34B0B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1" w15:restartNumberingAfterBreak="0">
    <w:nsid w:val="4CDD03AE"/>
    <w:multiLevelType w:val="hybridMultilevel"/>
    <w:tmpl w:val="ACF81F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D6F4EA5"/>
    <w:multiLevelType w:val="hybridMultilevel"/>
    <w:tmpl w:val="90D25CEE"/>
    <w:lvl w:ilvl="0" w:tplc="55CC05EC">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3" w15:restartNumberingAfterBreak="0">
    <w:nsid w:val="4F3A1EB1"/>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44" w15:restartNumberingAfterBreak="0">
    <w:nsid w:val="4F7C1A0A"/>
    <w:multiLevelType w:val="hybridMultilevel"/>
    <w:tmpl w:val="4FC0D03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51323246"/>
    <w:multiLevelType w:val="hybridMultilevel"/>
    <w:tmpl w:val="835CBFA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51811736"/>
    <w:multiLevelType w:val="hybridMultilevel"/>
    <w:tmpl w:val="3BB84B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51A8632A"/>
    <w:multiLevelType w:val="hybridMultilevel"/>
    <w:tmpl w:val="0756BC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521C3F47"/>
    <w:multiLevelType w:val="hybridMultilevel"/>
    <w:tmpl w:val="9AC2A7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9" w15:restartNumberingAfterBreak="0">
    <w:nsid w:val="52570BD8"/>
    <w:multiLevelType w:val="hybridMultilevel"/>
    <w:tmpl w:val="211CA9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0" w15:restartNumberingAfterBreak="0">
    <w:nsid w:val="53BF0AD8"/>
    <w:multiLevelType w:val="hybridMultilevel"/>
    <w:tmpl w:val="51884510"/>
    <w:lvl w:ilvl="0" w:tplc="544438B4">
      <w:numFmt w:val="bullet"/>
      <w:lvlText w:val="-"/>
      <w:lvlJc w:val="left"/>
      <w:pPr>
        <w:ind w:left="36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1" w15:restartNumberingAfterBreak="0">
    <w:nsid w:val="544D6112"/>
    <w:multiLevelType w:val="hybridMultilevel"/>
    <w:tmpl w:val="4184C234"/>
    <w:lvl w:ilvl="0" w:tplc="0409000F">
      <w:start w:val="1"/>
      <w:numFmt w:val="decimal"/>
      <w:pStyle w:val="TVS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567D3EC0"/>
    <w:multiLevelType w:val="hybridMultilevel"/>
    <w:tmpl w:val="F384D516"/>
    <w:lvl w:ilvl="0" w:tplc="E808124A">
      <w:start w:val="1"/>
      <w:numFmt w:val="decimal"/>
      <w:lvlText w:val="%1."/>
      <w:lvlJc w:val="left"/>
      <w:pPr>
        <w:ind w:left="360" w:hanging="360"/>
      </w:pPr>
      <w:rPr>
        <w:rFonts w:hint="default"/>
        <w:color w:val="00000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3" w15:restartNumberingAfterBreak="0">
    <w:nsid w:val="56DF69FB"/>
    <w:multiLevelType w:val="hybridMultilevel"/>
    <w:tmpl w:val="0DFCD8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571A426E"/>
    <w:multiLevelType w:val="singleLevel"/>
    <w:tmpl w:val="8968C74E"/>
    <w:lvl w:ilvl="0">
      <w:numFmt w:val="bullet"/>
      <w:pStyle w:val="Normal12pt"/>
      <w:lvlText w:val="-"/>
      <w:lvlJc w:val="left"/>
      <w:pPr>
        <w:tabs>
          <w:tab w:val="num" w:pos="1080"/>
        </w:tabs>
        <w:ind w:left="1080" w:hanging="360"/>
      </w:pPr>
      <w:rPr>
        <w:rFonts w:ascii="Times New Roman" w:hAnsi="Times New Roman" w:cs="Times New Roman" w:hint="default"/>
        <w:sz w:val="28"/>
        <w:szCs w:val="28"/>
      </w:rPr>
    </w:lvl>
  </w:abstractNum>
  <w:abstractNum w:abstractNumId="155" w15:restartNumberingAfterBreak="0">
    <w:nsid w:val="59B7158F"/>
    <w:multiLevelType w:val="hybridMultilevel"/>
    <w:tmpl w:val="90B29B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5A0259A9"/>
    <w:multiLevelType w:val="hybridMultilevel"/>
    <w:tmpl w:val="F0882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7" w15:restartNumberingAfterBreak="0">
    <w:nsid w:val="5A7A45C1"/>
    <w:multiLevelType w:val="hybridMultilevel"/>
    <w:tmpl w:val="A0F0995A"/>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8" w15:restartNumberingAfterBreak="0">
    <w:nsid w:val="5BEB7D53"/>
    <w:multiLevelType w:val="hybridMultilevel"/>
    <w:tmpl w:val="3FD650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9" w15:restartNumberingAfterBreak="0">
    <w:nsid w:val="5C0D38E1"/>
    <w:multiLevelType w:val="hybridMultilevel"/>
    <w:tmpl w:val="78F61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0" w15:restartNumberingAfterBreak="0">
    <w:nsid w:val="5C920DEF"/>
    <w:multiLevelType w:val="hybridMultilevel"/>
    <w:tmpl w:val="660896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5D0011FF"/>
    <w:multiLevelType w:val="hybridMultilevel"/>
    <w:tmpl w:val="4DB48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2" w15:restartNumberingAfterBreak="0">
    <w:nsid w:val="5E1C1C5F"/>
    <w:multiLevelType w:val="hybridMultilevel"/>
    <w:tmpl w:val="D708FE1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3" w15:restartNumberingAfterBreak="0">
    <w:nsid w:val="5F2728CD"/>
    <w:multiLevelType w:val="hybridMultilevel"/>
    <w:tmpl w:val="F6500FD8"/>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4" w15:restartNumberingAfterBreak="0">
    <w:nsid w:val="5F615E1B"/>
    <w:multiLevelType w:val="hybridMultilevel"/>
    <w:tmpl w:val="EDA6B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5" w15:restartNumberingAfterBreak="0">
    <w:nsid w:val="5F7838F2"/>
    <w:multiLevelType w:val="hybridMultilevel"/>
    <w:tmpl w:val="B5785A7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6" w15:restartNumberingAfterBreak="0">
    <w:nsid w:val="6067097D"/>
    <w:multiLevelType w:val="hybridMultilevel"/>
    <w:tmpl w:val="6F00AD5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7" w15:restartNumberingAfterBreak="0">
    <w:nsid w:val="628E2FF8"/>
    <w:multiLevelType w:val="hybridMultilevel"/>
    <w:tmpl w:val="FE1AD9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62F10F0F"/>
    <w:multiLevelType w:val="hybridMultilevel"/>
    <w:tmpl w:val="D3A638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9" w15:restartNumberingAfterBreak="0">
    <w:nsid w:val="63046329"/>
    <w:multiLevelType w:val="hybridMultilevel"/>
    <w:tmpl w:val="BBA07F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0" w15:restartNumberingAfterBreak="0">
    <w:nsid w:val="637C6755"/>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63A15684"/>
    <w:multiLevelType w:val="hybridMultilevel"/>
    <w:tmpl w:val="1C449FB0"/>
    <w:lvl w:ilvl="0" w:tplc="C76C03D6">
      <w:start w:val="1"/>
      <w:numFmt w:val="bullet"/>
      <w:pStyle w:val="ListBullet"/>
      <w:lvlText w:val="-"/>
      <w:lvlJc w:val="left"/>
      <w:pPr>
        <w:tabs>
          <w:tab w:val="num" w:pos="720"/>
        </w:tabs>
        <w:ind w:left="720" w:hanging="360"/>
      </w:pPr>
      <w:rPr>
        <w:rFonts w:ascii="Arial Unicode MS" w:eastAsia="Arial Unicode MS" w:hAnsi="Arial Unicode MS" w:hint="eastAsia"/>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2" w15:restartNumberingAfterBreak="0">
    <w:nsid w:val="640D2221"/>
    <w:multiLevelType w:val="hybridMultilevel"/>
    <w:tmpl w:val="1E2E0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3" w15:restartNumberingAfterBreak="0">
    <w:nsid w:val="65720FD3"/>
    <w:multiLevelType w:val="hybridMultilevel"/>
    <w:tmpl w:val="859C3E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4" w15:restartNumberingAfterBreak="0">
    <w:nsid w:val="6629725A"/>
    <w:multiLevelType w:val="hybridMultilevel"/>
    <w:tmpl w:val="54188E24"/>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5" w15:restartNumberingAfterBreak="0">
    <w:nsid w:val="66E957E6"/>
    <w:multiLevelType w:val="hybridMultilevel"/>
    <w:tmpl w:val="B50041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6" w15:restartNumberingAfterBreak="0">
    <w:nsid w:val="672F4A4E"/>
    <w:multiLevelType w:val="hybridMultilevel"/>
    <w:tmpl w:val="9708B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7" w15:restartNumberingAfterBreak="0">
    <w:nsid w:val="67B5500F"/>
    <w:multiLevelType w:val="hybridMultilevel"/>
    <w:tmpl w:val="472E2E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8" w15:restartNumberingAfterBreak="0">
    <w:nsid w:val="68D20BA3"/>
    <w:multiLevelType w:val="hybridMultilevel"/>
    <w:tmpl w:val="78EEDF1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9" w15:restartNumberingAfterBreak="0">
    <w:nsid w:val="68F973AA"/>
    <w:multiLevelType w:val="hybridMultilevel"/>
    <w:tmpl w:val="066EF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69193547"/>
    <w:multiLevelType w:val="multilevel"/>
    <w:tmpl w:val="5E205314"/>
    <w:lvl w:ilvl="0">
      <w:start w:val="1"/>
      <w:numFmt w:val="decimal"/>
      <w:lvlText w:val="%1."/>
      <w:lvlJc w:val="left"/>
      <w:pPr>
        <w:ind w:left="360" w:hanging="360"/>
      </w:pPr>
    </w:lvl>
    <w:lvl w:ilvl="1">
      <w:start w:val="1"/>
      <w:numFmt w:val="decimal"/>
      <w:isLgl/>
      <w:lvlText w:val="%1.%2."/>
      <w:lvlJc w:val="left"/>
      <w:pPr>
        <w:ind w:left="1800" w:hanging="720"/>
      </w:pPr>
      <w:rPr>
        <w:rFonts w:hint="default"/>
        <w:b/>
      </w:rPr>
    </w:lvl>
    <w:lvl w:ilvl="2">
      <w:start w:val="1"/>
      <w:numFmt w:val="decimal"/>
      <w:isLgl/>
      <w:lvlText w:val="%1.%2.%3."/>
      <w:lvlJc w:val="left"/>
      <w:pPr>
        <w:ind w:left="2880" w:hanging="720"/>
      </w:pPr>
      <w:rPr>
        <w:rFonts w:hint="default"/>
        <w:b/>
      </w:rPr>
    </w:lvl>
    <w:lvl w:ilvl="3">
      <w:start w:val="1"/>
      <w:numFmt w:val="decimal"/>
      <w:isLgl/>
      <w:lvlText w:val="%1.%2.%3.%4."/>
      <w:lvlJc w:val="left"/>
      <w:pPr>
        <w:ind w:left="4320" w:hanging="1080"/>
      </w:pPr>
      <w:rPr>
        <w:rFonts w:hint="default"/>
        <w:b/>
      </w:rPr>
    </w:lvl>
    <w:lvl w:ilvl="4">
      <w:start w:val="1"/>
      <w:numFmt w:val="decimal"/>
      <w:isLgl/>
      <w:lvlText w:val="%1.%2.%3.%4.%5."/>
      <w:lvlJc w:val="left"/>
      <w:pPr>
        <w:ind w:left="5400" w:hanging="1080"/>
      </w:pPr>
      <w:rPr>
        <w:rFonts w:hint="default"/>
        <w:b/>
      </w:rPr>
    </w:lvl>
    <w:lvl w:ilvl="5">
      <w:start w:val="1"/>
      <w:numFmt w:val="decimal"/>
      <w:isLgl/>
      <w:lvlText w:val="%1.%2.%3.%4.%5.%6."/>
      <w:lvlJc w:val="left"/>
      <w:pPr>
        <w:ind w:left="6840" w:hanging="1440"/>
      </w:pPr>
      <w:rPr>
        <w:rFonts w:hint="default"/>
        <w:b/>
      </w:rPr>
    </w:lvl>
    <w:lvl w:ilvl="6">
      <w:start w:val="1"/>
      <w:numFmt w:val="decimal"/>
      <w:isLgl/>
      <w:lvlText w:val="%1.%2.%3.%4.%5.%6.%7."/>
      <w:lvlJc w:val="left"/>
      <w:pPr>
        <w:ind w:left="7920" w:hanging="1440"/>
      </w:pPr>
      <w:rPr>
        <w:rFonts w:hint="default"/>
        <w:b/>
      </w:rPr>
    </w:lvl>
    <w:lvl w:ilvl="7">
      <w:start w:val="1"/>
      <w:numFmt w:val="decimal"/>
      <w:isLgl/>
      <w:lvlText w:val="%1.%2.%3.%4.%5.%6.%7.%8."/>
      <w:lvlJc w:val="left"/>
      <w:pPr>
        <w:ind w:left="9360" w:hanging="1800"/>
      </w:pPr>
      <w:rPr>
        <w:rFonts w:hint="default"/>
        <w:b/>
      </w:rPr>
    </w:lvl>
    <w:lvl w:ilvl="8">
      <w:start w:val="1"/>
      <w:numFmt w:val="decimal"/>
      <w:isLgl/>
      <w:lvlText w:val="%1.%2.%3.%4.%5.%6.%7.%8.%9."/>
      <w:lvlJc w:val="left"/>
      <w:pPr>
        <w:ind w:left="10440" w:hanging="1800"/>
      </w:pPr>
      <w:rPr>
        <w:rFonts w:hint="default"/>
        <w:b/>
      </w:rPr>
    </w:lvl>
  </w:abstractNum>
  <w:abstractNum w:abstractNumId="181" w15:restartNumberingAfterBreak="0">
    <w:nsid w:val="69D5545E"/>
    <w:multiLevelType w:val="hybridMultilevel"/>
    <w:tmpl w:val="AAE82DFA"/>
    <w:lvl w:ilvl="0" w:tplc="0409000D">
      <w:start w:val="1"/>
      <w:numFmt w:val="bullet"/>
      <w:lvlText w:val=""/>
      <w:lvlJc w:val="left"/>
      <w:pPr>
        <w:ind w:left="1571" w:hanging="360"/>
      </w:pPr>
      <w:rPr>
        <w:rFonts w:ascii="Wingdings" w:hAnsi="Wingdings"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82" w15:restartNumberingAfterBreak="0">
    <w:nsid w:val="6A754F03"/>
    <w:multiLevelType w:val="hybridMultilevel"/>
    <w:tmpl w:val="814CDA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6E6A19B5"/>
    <w:multiLevelType w:val="hybridMultilevel"/>
    <w:tmpl w:val="D1EABD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4" w15:restartNumberingAfterBreak="0">
    <w:nsid w:val="6F526EA6"/>
    <w:multiLevelType w:val="hybridMultilevel"/>
    <w:tmpl w:val="287C816C"/>
    <w:lvl w:ilvl="0" w:tplc="BF268B0A">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70A35F52"/>
    <w:multiLevelType w:val="hybridMultilevel"/>
    <w:tmpl w:val="3BA22A00"/>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86" w15:restartNumberingAfterBreak="0">
    <w:nsid w:val="71046B1E"/>
    <w:multiLevelType w:val="hybridMultilevel"/>
    <w:tmpl w:val="4776C5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71AD429C"/>
    <w:multiLevelType w:val="hybridMultilevel"/>
    <w:tmpl w:val="1B4EE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8" w15:restartNumberingAfterBreak="0">
    <w:nsid w:val="71B44481"/>
    <w:multiLevelType w:val="hybridMultilevel"/>
    <w:tmpl w:val="B29A44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9" w15:restartNumberingAfterBreak="0">
    <w:nsid w:val="72D36BC7"/>
    <w:multiLevelType w:val="hybridMultilevel"/>
    <w:tmpl w:val="0C9AB2C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0" w15:restartNumberingAfterBreak="0">
    <w:nsid w:val="72FC0D3D"/>
    <w:multiLevelType w:val="hybridMultilevel"/>
    <w:tmpl w:val="0F7685FC"/>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1" w15:restartNumberingAfterBreak="0">
    <w:nsid w:val="73321252"/>
    <w:multiLevelType w:val="hybridMultilevel"/>
    <w:tmpl w:val="F59619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2" w15:restartNumberingAfterBreak="0">
    <w:nsid w:val="736F281F"/>
    <w:multiLevelType w:val="hybridMultilevel"/>
    <w:tmpl w:val="BE344A7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3" w15:restartNumberingAfterBreak="0">
    <w:nsid w:val="73B07AD7"/>
    <w:multiLevelType w:val="hybridMultilevel"/>
    <w:tmpl w:val="0A8CD6DC"/>
    <w:lvl w:ilvl="0" w:tplc="3C2E33BA">
      <w:start w:val="3"/>
      <w:numFmt w:val="bullet"/>
      <w:lvlText w:val="-"/>
      <w:lvlJc w:val="left"/>
      <w:pPr>
        <w:ind w:left="360" w:hanging="360"/>
      </w:pPr>
      <w:rPr>
        <w:rFonts w:ascii="Times New Roman" w:eastAsia="Times New Roman" w:hAnsi="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4" w15:restartNumberingAfterBreak="0">
    <w:nsid w:val="74757B1B"/>
    <w:multiLevelType w:val="hybridMultilevel"/>
    <w:tmpl w:val="02D883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5" w15:restartNumberingAfterBreak="0">
    <w:nsid w:val="74757F99"/>
    <w:multiLevelType w:val="hybridMultilevel"/>
    <w:tmpl w:val="C03C2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6" w15:restartNumberingAfterBreak="0">
    <w:nsid w:val="75C60BC2"/>
    <w:multiLevelType w:val="hybridMultilevel"/>
    <w:tmpl w:val="ADA8B750"/>
    <w:lvl w:ilvl="0" w:tplc="709C9FF4">
      <w:start w:val="1"/>
      <w:numFmt w:val="bullet"/>
      <w:lvlText w:val="-"/>
      <w:lvlJc w:val="left"/>
      <w:pPr>
        <w:ind w:left="720" w:hanging="360"/>
      </w:pPr>
      <w:rPr>
        <w:rFonts w:ascii="Times New Roman" w:eastAsia="Calibri" w:hAnsi="Times New Roman" w:cs="Times New Roman" w:hint="default"/>
      </w:rPr>
    </w:lvl>
    <w:lvl w:ilvl="1" w:tplc="CB181676">
      <w:start w:val="1"/>
      <w:numFmt w:val="bullet"/>
      <w:lvlText w:val="o"/>
      <w:lvlJc w:val="left"/>
      <w:pPr>
        <w:ind w:left="6314" w:hanging="360"/>
      </w:pPr>
      <w:rPr>
        <w:rFonts w:ascii="Courier New" w:hAnsi="Courier New" w:cs="Courier New" w:hint="default"/>
      </w:rPr>
    </w:lvl>
    <w:lvl w:ilvl="2" w:tplc="1018CA22">
      <w:start w:val="1"/>
      <w:numFmt w:val="bullet"/>
      <w:lvlText w:val=""/>
      <w:lvlJc w:val="left"/>
      <w:pPr>
        <w:ind w:left="2160" w:hanging="360"/>
      </w:pPr>
      <w:rPr>
        <w:rFonts w:ascii="Wingdings" w:hAnsi="Wingdings" w:hint="default"/>
      </w:rPr>
    </w:lvl>
    <w:lvl w:ilvl="3" w:tplc="00341626" w:tentative="1">
      <w:start w:val="1"/>
      <w:numFmt w:val="bullet"/>
      <w:lvlText w:val=""/>
      <w:lvlJc w:val="left"/>
      <w:pPr>
        <w:ind w:left="2880" w:hanging="360"/>
      </w:pPr>
      <w:rPr>
        <w:rFonts w:ascii="Symbol" w:hAnsi="Symbol" w:hint="default"/>
      </w:rPr>
    </w:lvl>
    <w:lvl w:ilvl="4" w:tplc="19D2EF78" w:tentative="1">
      <w:start w:val="1"/>
      <w:numFmt w:val="bullet"/>
      <w:lvlText w:val="o"/>
      <w:lvlJc w:val="left"/>
      <w:pPr>
        <w:ind w:left="3600" w:hanging="360"/>
      </w:pPr>
      <w:rPr>
        <w:rFonts w:ascii="Courier New" w:hAnsi="Courier New" w:cs="Courier New" w:hint="default"/>
      </w:rPr>
    </w:lvl>
    <w:lvl w:ilvl="5" w:tplc="863AED50" w:tentative="1">
      <w:start w:val="1"/>
      <w:numFmt w:val="bullet"/>
      <w:lvlText w:val=""/>
      <w:lvlJc w:val="left"/>
      <w:pPr>
        <w:ind w:left="4320" w:hanging="360"/>
      </w:pPr>
      <w:rPr>
        <w:rFonts w:ascii="Wingdings" w:hAnsi="Wingdings" w:hint="default"/>
      </w:rPr>
    </w:lvl>
    <w:lvl w:ilvl="6" w:tplc="A8AA32D2" w:tentative="1">
      <w:start w:val="1"/>
      <w:numFmt w:val="bullet"/>
      <w:lvlText w:val=""/>
      <w:lvlJc w:val="left"/>
      <w:pPr>
        <w:ind w:left="5040" w:hanging="360"/>
      </w:pPr>
      <w:rPr>
        <w:rFonts w:ascii="Symbol" w:hAnsi="Symbol" w:hint="default"/>
      </w:rPr>
    </w:lvl>
    <w:lvl w:ilvl="7" w:tplc="F9EC9BFC" w:tentative="1">
      <w:start w:val="1"/>
      <w:numFmt w:val="bullet"/>
      <w:lvlText w:val="o"/>
      <w:lvlJc w:val="left"/>
      <w:pPr>
        <w:ind w:left="5760" w:hanging="360"/>
      </w:pPr>
      <w:rPr>
        <w:rFonts w:ascii="Courier New" w:hAnsi="Courier New" w:cs="Courier New" w:hint="default"/>
      </w:rPr>
    </w:lvl>
    <w:lvl w:ilvl="8" w:tplc="B852B630" w:tentative="1">
      <w:start w:val="1"/>
      <w:numFmt w:val="bullet"/>
      <w:lvlText w:val=""/>
      <w:lvlJc w:val="left"/>
      <w:pPr>
        <w:ind w:left="6480" w:hanging="360"/>
      </w:pPr>
      <w:rPr>
        <w:rFonts w:ascii="Wingdings" w:hAnsi="Wingdings" w:hint="default"/>
      </w:rPr>
    </w:lvl>
  </w:abstractNum>
  <w:abstractNum w:abstractNumId="197" w15:restartNumberingAfterBreak="0">
    <w:nsid w:val="76626048"/>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8" w15:restartNumberingAfterBreak="0">
    <w:nsid w:val="76963082"/>
    <w:multiLevelType w:val="hybridMultilevel"/>
    <w:tmpl w:val="FBD6E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787337F9"/>
    <w:multiLevelType w:val="hybridMultilevel"/>
    <w:tmpl w:val="1E2CF91C"/>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0" w15:restartNumberingAfterBreak="0">
    <w:nsid w:val="791E3A5E"/>
    <w:multiLevelType w:val="hybridMultilevel"/>
    <w:tmpl w:val="F1BE84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1" w15:restartNumberingAfterBreak="0">
    <w:nsid w:val="794A627D"/>
    <w:multiLevelType w:val="hybridMultilevel"/>
    <w:tmpl w:val="D20E0DCA"/>
    <w:lvl w:ilvl="0" w:tplc="7BCA5978">
      <w:start w:val="1"/>
      <w:numFmt w:val="decimal"/>
      <w:lvlText w:val="%1."/>
      <w:lvlJc w:val="left"/>
      <w:pPr>
        <w:tabs>
          <w:tab w:val="num" w:pos="540"/>
        </w:tabs>
        <w:ind w:left="540" w:hanging="360"/>
      </w:pPr>
    </w:lvl>
    <w:lvl w:ilvl="1" w:tplc="04090003" w:tentative="1">
      <w:start w:val="1"/>
      <w:numFmt w:val="lowerLetter"/>
      <w:lvlText w:val="%2."/>
      <w:lvlJc w:val="left"/>
      <w:pPr>
        <w:tabs>
          <w:tab w:val="num" w:pos="1260"/>
        </w:tabs>
        <w:ind w:left="1260" w:hanging="360"/>
      </w:pPr>
    </w:lvl>
    <w:lvl w:ilvl="2" w:tplc="04090005" w:tentative="1">
      <w:start w:val="1"/>
      <w:numFmt w:val="lowerRoman"/>
      <w:lvlText w:val="%3."/>
      <w:lvlJc w:val="right"/>
      <w:pPr>
        <w:tabs>
          <w:tab w:val="num" w:pos="1980"/>
        </w:tabs>
        <w:ind w:left="1980" w:hanging="180"/>
      </w:pPr>
    </w:lvl>
    <w:lvl w:ilvl="3" w:tplc="04090001" w:tentative="1">
      <w:start w:val="1"/>
      <w:numFmt w:val="decimal"/>
      <w:lvlText w:val="%4."/>
      <w:lvlJc w:val="left"/>
      <w:pPr>
        <w:tabs>
          <w:tab w:val="num" w:pos="2700"/>
        </w:tabs>
        <w:ind w:left="2700" w:hanging="360"/>
      </w:pPr>
    </w:lvl>
    <w:lvl w:ilvl="4" w:tplc="04090003" w:tentative="1">
      <w:start w:val="1"/>
      <w:numFmt w:val="lowerLetter"/>
      <w:lvlText w:val="%5."/>
      <w:lvlJc w:val="left"/>
      <w:pPr>
        <w:tabs>
          <w:tab w:val="num" w:pos="3420"/>
        </w:tabs>
        <w:ind w:left="3420" w:hanging="360"/>
      </w:pPr>
    </w:lvl>
    <w:lvl w:ilvl="5" w:tplc="04090005" w:tentative="1">
      <w:start w:val="1"/>
      <w:numFmt w:val="lowerRoman"/>
      <w:lvlText w:val="%6."/>
      <w:lvlJc w:val="right"/>
      <w:pPr>
        <w:tabs>
          <w:tab w:val="num" w:pos="4140"/>
        </w:tabs>
        <w:ind w:left="4140" w:hanging="180"/>
      </w:pPr>
    </w:lvl>
    <w:lvl w:ilvl="6" w:tplc="04090001" w:tentative="1">
      <w:start w:val="1"/>
      <w:numFmt w:val="decimal"/>
      <w:lvlText w:val="%7."/>
      <w:lvlJc w:val="left"/>
      <w:pPr>
        <w:tabs>
          <w:tab w:val="num" w:pos="4860"/>
        </w:tabs>
        <w:ind w:left="4860" w:hanging="360"/>
      </w:pPr>
    </w:lvl>
    <w:lvl w:ilvl="7" w:tplc="04090003" w:tentative="1">
      <w:start w:val="1"/>
      <w:numFmt w:val="lowerLetter"/>
      <w:lvlText w:val="%8."/>
      <w:lvlJc w:val="left"/>
      <w:pPr>
        <w:tabs>
          <w:tab w:val="num" w:pos="5580"/>
        </w:tabs>
        <w:ind w:left="5580" w:hanging="360"/>
      </w:pPr>
    </w:lvl>
    <w:lvl w:ilvl="8" w:tplc="04090005" w:tentative="1">
      <w:start w:val="1"/>
      <w:numFmt w:val="lowerRoman"/>
      <w:lvlText w:val="%9."/>
      <w:lvlJc w:val="right"/>
      <w:pPr>
        <w:tabs>
          <w:tab w:val="num" w:pos="6300"/>
        </w:tabs>
        <w:ind w:left="6300" w:hanging="180"/>
      </w:pPr>
    </w:lvl>
  </w:abstractNum>
  <w:abstractNum w:abstractNumId="202" w15:restartNumberingAfterBreak="0">
    <w:nsid w:val="7A7B0ECA"/>
    <w:multiLevelType w:val="hybridMultilevel"/>
    <w:tmpl w:val="10BA2C6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7BB77730"/>
    <w:multiLevelType w:val="hybridMultilevel"/>
    <w:tmpl w:val="418E6ADA"/>
    <w:lvl w:ilvl="0" w:tplc="2B06ED86">
      <w:start w:val="1"/>
      <w:numFmt w:val="upperRoman"/>
      <w:pStyle w:val="TVSHeading2"/>
      <w:lvlText w:val="%1."/>
      <w:lvlJc w:val="left"/>
      <w:pPr>
        <w:ind w:left="576" w:hanging="396"/>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204" w15:restartNumberingAfterBreak="0">
    <w:nsid w:val="7C982B0A"/>
    <w:multiLevelType w:val="hybridMultilevel"/>
    <w:tmpl w:val="ADA8A5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7D0D4004"/>
    <w:multiLevelType w:val="hybridMultilevel"/>
    <w:tmpl w:val="49AE26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6" w15:restartNumberingAfterBreak="0">
    <w:nsid w:val="7D587B3F"/>
    <w:multiLevelType w:val="hybridMultilevel"/>
    <w:tmpl w:val="716231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7" w15:restartNumberingAfterBreak="0">
    <w:nsid w:val="7DAC0176"/>
    <w:multiLevelType w:val="hybridMultilevel"/>
    <w:tmpl w:val="72DE0ABA"/>
    <w:lvl w:ilvl="0" w:tplc="1C5C7DF2">
      <w:numFmt w:val="bullet"/>
      <w:pStyle w:val="NormalIndent"/>
      <w:lvlText w:val="–"/>
      <w:lvlJc w:val="left"/>
      <w:pPr>
        <w:tabs>
          <w:tab w:val="num" w:pos="1418"/>
        </w:tabs>
        <w:ind w:left="1418" w:hanging="567"/>
      </w:pPr>
      <w:rPr>
        <w:rFonts w:ascii="Times New Roman" w:hAnsi="Times New Roman" w:cs="Times New Roman" w:hint="default"/>
        <w:b w:val="0"/>
        <w:i w:val="0"/>
        <w:sz w:val="24"/>
        <w:szCs w:val="24"/>
      </w:rPr>
    </w:lvl>
    <w:lvl w:ilvl="1" w:tplc="FFFFFFFF">
      <w:start w:val="1"/>
      <w:numFmt w:val="bullet"/>
      <w:lvlText w:val="o"/>
      <w:lvlJc w:val="left"/>
      <w:pPr>
        <w:tabs>
          <w:tab w:val="num" w:pos="1780"/>
        </w:tabs>
        <w:ind w:left="1780" w:hanging="360"/>
      </w:pPr>
      <w:rPr>
        <w:rFonts w:ascii="Courier New" w:hAnsi="Courier New" w:cs="Courier New" w:hint="default"/>
      </w:rPr>
    </w:lvl>
    <w:lvl w:ilvl="2" w:tplc="FFFFFFFF">
      <w:start w:val="1"/>
      <w:numFmt w:val="bullet"/>
      <w:lvlText w:val=""/>
      <w:lvlPicBulletId w:val="0"/>
      <w:lvlJc w:val="left"/>
      <w:pPr>
        <w:tabs>
          <w:tab w:val="num" w:pos="2500"/>
        </w:tabs>
        <w:ind w:left="2500" w:hanging="360"/>
      </w:pPr>
      <w:rPr>
        <w:rFonts w:ascii="Symbol" w:hAnsi="Symbol" w:hint="default"/>
      </w:rPr>
    </w:lvl>
    <w:lvl w:ilvl="3" w:tplc="FFFFFFFF" w:tentative="1">
      <w:start w:val="1"/>
      <w:numFmt w:val="bullet"/>
      <w:lvlText w:val=""/>
      <w:lvlJc w:val="left"/>
      <w:pPr>
        <w:tabs>
          <w:tab w:val="num" w:pos="3220"/>
        </w:tabs>
        <w:ind w:left="3220" w:hanging="360"/>
      </w:pPr>
      <w:rPr>
        <w:rFonts w:ascii="Symbol" w:hAnsi="Symbol" w:hint="default"/>
      </w:rPr>
    </w:lvl>
    <w:lvl w:ilvl="4" w:tplc="FFFFFFFF" w:tentative="1">
      <w:start w:val="1"/>
      <w:numFmt w:val="bullet"/>
      <w:lvlText w:val="o"/>
      <w:lvlJc w:val="left"/>
      <w:pPr>
        <w:tabs>
          <w:tab w:val="num" w:pos="3940"/>
        </w:tabs>
        <w:ind w:left="3940" w:hanging="360"/>
      </w:pPr>
      <w:rPr>
        <w:rFonts w:ascii="Courier New" w:hAnsi="Courier New" w:cs="Courier New" w:hint="default"/>
      </w:rPr>
    </w:lvl>
    <w:lvl w:ilvl="5" w:tplc="FFFFFFFF" w:tentative="1">
      <w:start w:val="1"/>
      <w:numFmt w:val="bullet"/>
      <w:lvlText w:val=""/>
      <w:lvlJc w:val="left"/>
      <w:pPr>
        <w:tabs>
          <w:tab w:val="num" w:pos="4660"/>
        </w:tabs>
        <w:ind w:left="4660" w:hanging="360"/>
      </w:pPr>
      <w:rPr>
        <w:rFonts w:ascii="Wingdings" w:hAnsi="Wingdings" w:hint="default"/>
      </w:rPr>
    </w:lvl>
    <w:lvl w:ilvl="6" w:tplc="FFFFFFFF" w:tentative="1">
      <w:start w:val="1"/>
      <w:numFmt w:val="bullet"/>
      <w:lvlText w:val=""/>
      <w:lvlJc w:val="left"/>
      <w:pPr>
        <w:tabs>
          <w:tab w:val="num" w:pos="5380"/>
        </w:tabs>
        <w:ind w:left="5380" w:hanging="360"/>
      </w:pPr>
      <w:rPr>
        <w:rFonts w:ascii="Symbol" w:hAnsi="Symbol" w:hint="default"/>
      </w:rPr>
    </w:lvl>
    <w:lvl w:ilvl="7" w:tplc="FFFFFFFF" w:tentative="1">
      <w:start w:val="1"/>
      <w:numFmt w:val="bullet"/>
      <w:lvlText w:val="o"/>
      <w:lvlJc w:val="left"/>
      <w:pPr>
        <w:tabs>
          <w:tab w:val="num" w:pos="6100"/>
        </w:tabs>
        <w:ind w:left="6100" w:hanging="360"/>
      </w:pPr>
      <w:rPr>
        <w:rFonts w:ascii="Courier New" w:hAnsi="Courier New" w:cs="Courier New" w:hint="default"/>
      </w:rPr>
    </w:lvl>
    <w:lvl w:ilvl="8" w:tplc="FFFFFFFF" w:tentative="1">
      <w:start w:val="1"/>
      <w:numFmt w:val="bullet"/>
      <w:lvlText w:val=""/>
      <w:lvlJc w:val="left"/>
      <w:pPr>
        <w:tabs>
          <w:tab w:val="num" w:pos="6820"/>
        </w:tabs>
        <w:ind w:left="6820" w:hanging="360"/>
      </w:pPr>
      <w:rPr>
        <w:rFonts w:ascii="Wingdings" w:hAnsi="Wingdings" w:hint="default"/>
      </w:rPr>
    </w:lvl>
  </w:abstractNum>
  <w:abstractNum w:abstractNumId="208" w15:restartNumberingAfterBreak="0">
    <w:nsid w:val="7DE33358"/>
    <w:multiLevelType w:val="hybridMultilevel"/>
    <w:tmpl w:val="1D521D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9" w15:restartNumberingAfterBreak="0">
    <w:nsid w:val="7E403EAA"/>
    <w:multiLevelType w:val="hybridMultilevel"/>
    <w:tmpl w:val="9698BAD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0" w15:restartNumberingAfterBreak="0">
    <w:nsid w:val="7E9D2D79"/>
    <w:multiLevelType w:val="hybridMultilevel"/>
    <w:tmpl w:val="7B083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7FA06B08"/>
    <w:multiLevelType w:val="hybridMultilevel"/>
    <w:tmpl w:val="8924A5C4"/>
    <w:lvl w:ilvl="0" w:tplc="D8FE064A">
      <w:start w:val="1"/>
      <w:numFmt w:val="decimal"/>
      <w:lvlText w:val="%1."/>
      <w:lvlJc w:val="left"/>
      <w:pPr>
        <w:ind w:left="360" w:hanging="360"/>
      </w:pPr>
      <w:rPr>
        <w:rFonts w:hint="default"/>
        <w:b/>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7FC32C78"/>
    <w:multiLevelType w:val="hybridMultilevel"/>
    <w:tmpl w:val="849E2B3E"/>
    <w:lvl w:ilvl="0" w:tplc="BF268B0A">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3" w15:restartNumberingAfterBreak="0">
    <w:nsid w:val="7FD13AD4"/>
    <w:multiLevelType w:val="hybridMultilevel"/>
    <w:tmpl w:val="0EB474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8"/>
  </w:num>
  <w:num w:numId="2">
    <w:abstractNumId w:val="69"/>
  </w:num>
  <w:num w:numId="3">
    <w:abstractNumId w:val="1"/>
  </w:num>
  <w:num w:numId="4">
    <w:abstractNumId w:val="54"/>
  </w:num>
  <w:num w:numId="5">
    <w:abstractNumId w:val="82"/>
  </w:num>
  <w:num w:numId="6">
    <w:abstractNumId w:val="94"/>
  </w:num>
  <w:num w:numId="7">
    <w:abstractNumId w:val="0"/>
  </w:num>
  <w:num w:numId="8">
    <w:abstractNumId w:val="154"/>
  </w:num>
  <w:num w:numId="9">
    <w:abstractNumId w:val="74"/>
    <w:lvlOverride w:ilvl="0">
      <w:startOverride w:val="1"/>
    </w:lvlOverride>
  </w:num>
  <w:num w:numId="10">
    <w:abstractNumId w:val="137"/>
  </w:num>
  <w:num w:numId="11">
    <w:abstractNumId w:val="33"/>
  </w:num>
  <w:num w:numId="12">
    <w:abstractNumId w:val="207"/>
  </w:num>
  <w:num w:numId="13">
    <w:abstractNumId w:val="27"/>
  </w:num>
  <w:num w:numId="14">
    <w:abstractNumId w:val="171"/>
  </w:num>
  <w:num w:numId="15">
    <w:abstractNumId w:val="107"/>
  </w:num>
  <w:num w:numId="16">
    <w:abstractNumId w:val="122"/>
  </w:num>
  <w:num w:numId="17">
    <w:abstractNumId w:val="151"/>
  </w:num>
  <w:num w:numId="18">
    <w:abstractNumId w:val="150"/>
  </w:num>
  <w:num w:numId="19">
    <w:abstractNumId w:val="196"/>
  </w:num>
  <w:num w:numId="20">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95"/>
  </w:num>
  <w:num w:numId="22">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193"/>
  </w:num>
  <w:num w:numId="25">
    <w:abstractNumId w:val="85"/>
  </w:num>
  <w:num w:numId="26">
    <w:abstractNumId w:val="12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8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19"/>
  </w:num>
  <w:num w:numId="29">
    <w:abstractNumId w:val="20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20"/>
  </w:num>
  <w:num w:numId="31">
    <w:abstractNumId w:val="7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3"/>
  </w:num>
  <w:num w:numId="33">
    <w:abstractNumId w:val="84"/>
  </w:num>
  <w:num w:numId="34">
    <w:abstractNumId w:val="108"/>
  </w:num>
  <w:num w:numId="35">
    <w:abstractNumId w:val="59"/>
  </w:num>
  <w:num w:numId="36">
    <w:abstractNumId w:val="45"/>
  </w:num>
  <w:num w:numId="37">
    <w:abstractNumId w:val="177"/>
  </w:num>
  <w:num w:numId="38">
    <w:abstractNumId w:val="147"/>
  </w:num>
  <w:num w:numId="39">
    <w:abstractNumId w:val="98"/>
  </w:num>
  <w:num w:numId="40">
    <w:abstractNumId w:val="130"/>
  </w:num>
  <w:num w:numId="41">
    <w:abstractNumId w:val="5"/>
  </w:num>
  <w:num w:numId="42">
    <w:abstractNumId w:val="142"/>
  </w:num>
  <w:num w:numId="43">
    <w:abstractNumId w:val="101"/>
  </w:num>
  <w:num w:numId="44">
    <w:abstractNumId w:val="13"/>
  </w:num>
  <w:num w:numId="45">
    <w:abstractNumId w:val="4"/>
  </w:num>
  <w:num w:numId="46">
    <w:abstractNumId w:val="106"/>
  </w:num>
  <w:num w:numId="47">
    <w:abstractNumId w:val="100"/>
  </w:num>
  <w:num w:numId="48">
    <w:abstractNumId w:val="28"/>
  </w:num>
  <w:num w:numId="49">
    <w:abstractNumId w:val="134"/>
  </w:num>
  <w:num w:numId="50">
    <w:abstractNumId w:val="17"/>
  </w:num>
  <w:num w:numId="51">
    <w:abstractNumId w:val="70"/>
  </w:num>
  <w:num w:numId="52">
    <w:abstractNumId w:val="125"/>
  </w:num>
  <w:num w:numId="53">
    <w:abstractNumId w:val="185"/>
  </w:num>
  <w:num w:numId="54">
    <w:abstractNumId w:val="75"/>
  </w:num>
  <w:num w:numId="55">
    <w:abstractNumId w:val="138"/>
  </w:num>
  <w:num w:numId="56">
    <w:abstractNumId w:val="167"/>
  </w:num>
  <w:num w:numId="57">
    <w:abstractNumId w:val="76"/>
  </w:num>
  <w:num w:numId="58">
    <w:abstractNumId w:val="80"/>
  </w:num>
  <w:num w:numId="59">
    <w:abstractNumId w:val="160"/>
  </w:num>
  <w:num w:numId="60">
    <w:abstractNumId w:val="169"/>
  </w:num>
  <w:num w:numId="61">
    <w:abstractNumId w:val="116"/>
  </w:num>
  <w:num w:numId="62">
    <w:abstractNumId w:val="111"/>
  </w:num>
  <w:num w:numId="63">
    <w:abstractNumId w:val="25"/>
  </w:num>
  <w:num w:numId="64">
    <w:abstractNumId w:val="66"/>
  </w:num>
  <w:num w:numId="65">
    <w:abstractNumId w:val="38"/>
  </w:num>
  <w:num w:numId="66">
    <w:abstractNumId w:val="44"/>
  </w:num>
  <w:num w:numId="67">
    <w:abstractNumId w:val="87"/>
  </w:num>
  <w:num w:numId="68">
    <w:abstractNumId w:val="173"/>
  </w:num>
  <w:num w:numId="69">
    <w:abstractNumId w:val="68"/>
  </w:num>
  <w:num w:numId="70">
    <w:abstractNumId w:val="195"/>
  </w:num>
  <w:num w:numId="71">
    <w:abstractNumId w:val="109"/>
  </w:num>
  <w:num w:numId="72">
    <w:abstractNumId w:val="197"/>
  </w:num>
  <w:num w:numId="73">
    <w:abstractNumId w:val="183"/>
  </w:num>
  <w:num w:numId="74">
    <w:abstractNumId w:val="172"/>
  </w:num>
  <w:num w:numId="75">
    <w:abstractNumId w:val="55"/>
  </w:num>
  <w:num w:numId="76">
    <w:abstractNumId w:val="128"/>
  </w:num>
  <w:num w:numId="77">
    <w:abstractNumId w:val="83"/>
  </w:num>
  <w:num w:numId="78">
    <w:abstractNumId w:val="114"/>
  </w:num>
  <w:num w:numId="79">
    <w:abstractNumId w:val="60"/>
  </w:num>
  <w:num w:numId="80">
    <w:abstractNumId w:val="205"/>
  </w:num>
  <w:num w:numId="81">
    <w:abstractNumId w:val="159"/>
  </w:num>
  <w:num w:numId="82">
    <w:abstractNumId w:val="204"/>
  </w:num>
  <w:num w:numId="83">
    <w:abstractNumId w:val="103"/>
  </w:num>
  <w:num w:numId="84">
    <w:abstractNumId w:val="156"/>
  </w:num>
  <w:num w:numId="85">
    <w:abstractNumId w:val="26"/>
  </w:num>
  <w:num w:numId="86">
    <w:abstractNumId w:val="62"/>
  </w:num>
  <w:num w:numId="87">
    <w:abstractNumId w:val="77"/>
  </w:num>
  <w:num w:numId="88">
    <w:abstractNumId w:val="67"/>
  </w:num>
  <w:num w:numId="89">
    <w:abstractNumId w:val="188"/>
  </w:num>
  <w:num w:numId="90">
    <w:abstractNumId w:val="61"/>
  </w:num>
  <w:num w:numId="91">
    <w:abstractNumId w:val="133"/>
  </w:num>
  <w:num w:numId="92">
    <w:abstractNumId w:val="29"/>
  </w:num>
  <w:num w:numId="93">
    <w:abstractNumId w:val="42"/>
  </w:num>
  <w:num w:numId="94">
    <w:abstractNumId w:val="92"/>
  </w:num>
  <w:num w:numId="95">
    <w:abstractNumId w:val="144"/>
  </w:num>
  <w:num w:numId="96">
    <w:abstractNumId w:val="46"/>
  </w:num>
  <w:num w:numId="97">
    <w:abstractNumId w:val="164"/>
  </w:num>
  <w:num w:numId="98">
    <w:abstractNumId w:val="47"/>
  </w:num>
  <w:num w:numId="99">
    <w:abstractNumId w:val="64"/>
  </w:num>
  <w:num w:numId="100">
    <w:abstractNumId w:val="81"/>
  </w:num>
  <w:num w:numId="101">
    <w:abstractNumId w:val="176"/>
  </w:num>
  <w:num w:numId="102">
    <w:abstractNumId w:val="155"/>
  </w:num>
  <w:num w:numId="103">
    <w:abstractNumId w:val="213"/>
  </w:num>
  <w:num w:numId="104">
    <w:abstractNumId w:val="105"/>
  </w:num>
  <w:num w:numId="105">
    <w:abstractNumId w:val="51"/>
  </w:num>
  <w:num w:numId="106">
    <w:abstractNumId w:val="135"/>
  </w:num>
  <w:num w:numId="107">
    <w:abstractNumId w:val="2"/>
  </w:num>
  <w:num w:numId="108">
    <w:abstractNumId w:val="152"/>
  </w:num>
  <w:num w:numId="109">
    <w:abstractNumId w:val="34"/>
  </w:num>
  <w:num w:numId="110">
    <w:abstractNumId w:val="10"/>
  </w:num>
  <w:num w:numId="111">
    <w:abstractNumId w:val="186"/>
  </w:num>
  <w:num w:numId="112">
    <w:abstractNumId w:val="14"/>
  </w:num>
  <w:num w:numId="113">
    <w:abstractNumId w:val="41"/>
  </w:num>
  <w:num w:numId="114">
    <w:abstractNumId w:val="58"/>
  </w:num>
  <w:num w:numId="115">
    <w:abstractNumId w:val="202"/>
  </w:num>
  <w:num w:numId="116">
    <w:abstractNumId w:val="120"/>
  </w:num>
  <w:num w:numId="117">
    <w:abstractNumId w:val="148"/>
  </w:num>
  <w:num w:numId="118">
    <w:abstractNumId w:val="161"/>
  </w:num>
  <w:num w:numId="119">
    <w:abstractNumId w:val="123"/>
  </w:num>
  <w:num w:numId="120">
    <w:abstractNumId w:val="36"/>
  </w:num>
  <w:num w:numId="121">
    <w:abstractNumId w:val="136"/>
  </w:num>
  <w:num w:numId="122">
    <w:abstractNumId w:val="146"/>
  </w:num>
  <w:num w:numId="123">
    <w:abstractNumId w:val="168"/>
  </w:num>
  <w:num w:numId="124">
    <w:abstractNumId w:val="179"/>
  </w:num>
  <w:num w:numId="125">
    <w:abstractNumId w:val="96"/>
  </w:num>
  <w:num w:numId="126">
    <w:abstractNumId w:val="158"/>
  </w:num>
  <w:num w:numId="127">
    <w:abstractNumId w:val="191"/>
  </w:num>
  <w:num w:numId="128">
    <w:abstractNumId w:val="140"/>
  </w:num>
  <w:num w:numId="129">
    <w:abstractNumId w:val="187"/>
  </w:num>
  <w:num w:numId="130">
    <w:abstractNumId w:val="93"/>
  </w:num>
  <w:num w:numId="131">
    <w:abstractNumId w:val="175"/>
  </w:num>
  <w:num w:numId="132">
    <w:abstractNumId w:val="102"/>
  </w:num>
  <w:num w:numId="133">
    <w:abstractNumId w:val="35"/>
  </w:num>
  <w:num w:numId="134">
    <w:abstractNumId w:val="65"/>
  </w:num>
  <w:num w:numId="135">
    <w:abstractNumId w:val="99"/>
  </w:num>
  <w:num w:numId="136">
    <w:abstractNumId w:val="198"/>
  </w:num>
  <w:num w:numId="137">
    <w:abstractNumId w:val="170"/>
  </w:num>
  <w:num w:numId="138">
    <w:abstractNumId w:val="212"/>
  </w:num>
  <w:num w:numId="139">
    <w:abstractNumId w:val="52"/>
  </w:num>
  <w:num w:numId="140">
    <w:abstractNumId w:val="50"/>
  </w:num>
  <w:num w:numId="141">
    <w:abstractNumId w:val="18"/>
  </w:num>
  <w:num w:numId="142">
    <w:abstractNumId w:val="174"/>
  </w:num>
  <w:num w:numId="143">
    <w:abstractNumId w:val="181"/>
  </w:num>
  <w:num w:numId="144">
    <w:abstractNumId w:val="63"/>
  </w:num>
  <w:num w:numId="145">
    <w:abstractNumId w:val="43"/>
  </w:num>
  <w:num w:numId="146">
    <w:abstractNumId w:val="11"/>
  </w:num>
  <w:num w:numId="147">
    <w:abstractNumId w:val="117"/>
  </w:num>
  <w:num w:numId="148">
    <w:abstractNumId w:val="104"/>
  </w:num>
  <w:num w:numId="149">
    <w:abstractNumId w:val="24"/>
  </w:num>
  <w:num w:numId="150">
    <w:abstractNumId w:val="194"/>
  </w:num>
  <w:num w:numId="151">
    <w:abstractNumId w:val="72"/>
  </w:num>
  <w:num w:numId="152">
    <w:abstractNumId w:val="124"/>
  </w:num>
  <w:num w:numId="153">
    <w:abstractNumId w:val="178"/>
  </w:num>
  <w:num w:numId="154">
    <w:abstractNumId w:val="163"/>
  </w:num>
  <w:num w:numId="155">
    <w:abstractNumId w:val="19"/>
  </w:num>
  <w:num w:numId="156">
    <w:abstractNumId w:val="53"/>
  </w:num>
  <w:num w:numId="157">
    <w:abstractNumId w:val="12"/>
  </w:num>
  <w:num w:numId="158">
    <w:abstractNumId w:val="206"/>
  </w:num>
  <w:num w:numId="159">
    <w:abstractNumId w:val="200"/>
  </w:num>
  <w:num w:numId="160">
    <w:abstractNumId w:val="31"/>
  </w:num>
  <w:num w:numId="161">
    <w:abstractNumId w:val="23"/>
  </w:num>
  <w:num w:numId="162">
    <w:abstractNumId w:val="49"/>
  </w:num>
  <w:num w:numId="163">
    <w:abstractNumId w:val="141"/>
  </w:num>
  <w:num w:numId="164">
    <w:abstractNumId w:val="129"/>
  </w:num>
  <w:num w:numId="165">
    <w:abstractNumId w:val="192"/>
  </w:num>
  <w:num w:numId="166">
    <w:abstractNumId w:val="97"/>
  </w:num>
  <w:num w:numId="167">
    <w:abstractNumId w:val="199"/>
  </w:num>
  <w:num w:numId="168">
    <w:abstractNumId w:val="184"/>
  </w:num>
  <w:num w:numId="169">
    <w:abstractNumId w:val="71"/>
  </w:num>
  <w:num w:numId="170">
    <w:abstractNumId w:val="211"/>
  </w:num>
  <w:num w:numId="171">
    <w:abstractNumId w:val="90"/>
  </w:num>
  <w:num w:numId="172">
    <w:abstractNumId w:val="115"/>
  </w:num>
  <w:num w:numId="173">
    <w:abstractNumId w:val="210"/>
  </w:num>
  <w:num w:numId="174">
    <w:abstractNumId w:val="6"/>
  </w:num>
  <w:num w:numId="175">
    <w:abstractNumId w:val="118"/>
  </w:num>
  <w:num w:numId="176">
    <w:abstractNumId w:val="39"/>
  </w:num>
  <w:num w:numId="177">
    <w:abstractNumId w:val="153"/>
  </w:num>
  <w:num w:numId="178">
    <w:abstractNumId w:val="3"/>
  </w:num>
  <w:num w:numId="179">
    <w:abstractNumId w:val="166"/>
  </w:num>
  <w:num w:numId="180">
    <w:abstractNumId w:val="190"/>
  </w:num>
  <w:num w:numId="181">
    <w:abstractNumId w:val="165"/>
  </w:num>
  <w:num w:numId="182">
    <w:abstractNumId w:val="57"/>
  </w:num>
  <w:num w:numId="183">
    <w:abstractNumId w:val="9"/>
  </w:num>
  <w:num w:numId="184">
    <w:abstractNumId w:val="149"/>
  </w:num>
  <w:num w:numId="185">
    <w:abstractNumId w:val="131"/>
  </w:num>
  <w:num w:numId="186">
    <w:abstractNumId w:val="112"/>
  </w:num>
  <w:num w:numId="187">
    <w:abstractNumId w:val="126"/>
  </w:num>
  <w:num w:numId="188">
    <w:abstractNumId w:val="89"/>
  </w:num>
  <w:num w:numId="189">
    <w:abstractNumId w:val="30"/>
  </w:num>
  <w:num w:numId="190">
    <w:abstractNumId w:val="21"/>
  </w:num>
  <w:num w:numId="191">
    <w:abstractNumId w:val="113"/>
  </w:num>
  <w:num w:numId="192">
    <w:abstractNumId w:val="189"/>
  </w:num>
  <w:num w:numId="193">
    <w:abstractNumId w:val="56"/>
  </w:num>
  <w:num w:numId="194">
    <w:abstractNumId w:val="139"/>
  </w:num>
  <w:num w:numId="195">
    <w:abstractNumId w:val="180"/>
  </w:num>
  <w:num w:numId="196">
    <w:abstractNumId w:val="143"/>
  </w:num>
  <w:num w:numId="197">
    <w:abstractNumId w:val="40"/>
  </w:num>
  <w:num w:numId="198">
    <w:abstractNumId w:val="157"/>
  </w:num>
  <w:num w:numId="199">
    <w:abstractNumId w:val="182"/>
  </w:num>
  <w:num w:numId="200">
    <w:abstractNumId w:val="121"/>
  </w:num>
  <w:num w:numId="201">
    <w:abstractNumId w:val="145"/>
  </w:num>
  <w:num w:numId="202">
    <w:abstractNumId w:val="79"/>
  </w:num>
  <w:num w:numId="203">
    <w:abstractNumId w:val="91"/>
  </w:num>
  <w:num w:numId="204">
    <w:abstractNumId w:val="208"/>
  </w:num>
  <w:num w:numId="205">
    <w:abstractNumId w:val="32"/>
  </w:num>
  <w:num w:numId="206">
    <w:abstractNumId w:val="15"/>
  </w:num>
  <w:num w:numId="207">
    <w:abstractNumId w:val="37"/>
  </w:num>
  <w:num w:numId="208">
    <w:abstractNumId w:val="209"/>
  </w:num>
  <w:num w:numId="209">
    <w:abstractNumId w:val="132"/>
  </w:num>
  <w:num w:numId="210">
    <w:abstractNumId w:val="110"/>
  </w:num>
  <w:num w:numId="211">
    <w:abstractNumId w:val="78"/>
  </w:num>
  <w:num w:numId="212">
    <w:abstractNumId w:val="22"/>
  </w:num>
  <w:num w:numId="213">
    <w:abstractNumId w:val="48"/>
  </w:num>
  <w:num w:numId="214">
    <w:abstractNumId w:val="16"/>
  </w:num>
  <w:num w:numId="215">
    <w:abstractNumId w:val="162"/>
  </w:num>
  <w:num w:numId="216">
    <w:abstractNumId w:val="8"/>
  </w:num>
  <w:num w:numId="217">
    <w:abstractNumId w:val="7"/>
  </w:num>
  <w:numIdMacAtCleanup w:val="21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LienNTQ">
    <w15:presenceInfo w15:providerId="None" w15:userId="LienNTQ"/>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9"/>
  <w:embedSystemFonts/>
  <w:hideSpellingErrors/>
  <w:activeWritingStyle w:appName="MSWord" w:lang="en-GB" w:vendorID="64" w:dllVersion="6" w:nlCheck="1" w:checkStyle="1"/>
  <w:activeWritingStyle w:appName="MSWord" w:lang="en-US" w:vendorID="64" w:dllVersion="6" w:nlCheck="1" w:checkStyle="0"/>
  <w:activeWritingStyle w:appName="MSWord" w:lang="en-US" w:vendorID="64" w:dllVersion="5" w:nlCheck="1" w:checkStyle="1"/>
  <w:activeWritingStyle w:appName="MSWord" w:lang="en-GB" w:vendorID="64" w:dllVersion="5" w:nlCheck="1" w:checkStyle="1"/>
  <w:activeWritingStyle w:appName="MSWord" w:lang="fr-FR" w:vendorID="64" w:dllVersion="6" w:nlCheck="1" w:checkStyle="0"/>
  <w:activeWritingStyle w:appName="MSWord" w:lang="de-DE" w:vendorID="64" w:dllVersion="6" w:nlCheck="1" w:checkStyle="0"/>
  <w:activeWritingStyle w:appName="MSWord" w:lang="nl-NL" w:vendorID="64" w:dllVersion="6" w:nlCheck="1" w:checkStyle="0"/>
  <w:activeWritingStyle w:appName="MSWord" w:lang="it-IT" w:vendorID="64" w:dllVersion="6" w:nlCheck="1" w:checkStyle="0"/>
  <w:activeWritingStyle w:appName="MSWord" w:lang="fi-FI" w:vendorID="64" w:dllVersion="6" w:nlCheck="1" w:checkStyle="0"/>
  <w:activeWritingStyle w:appName="MSWord" w:lang="en-US" w:vendorID="64" w:dllVersion="4096" w:nlCheck="1" w:checkStyle="0"/>
  <w:activeWritingStyle w:appName="MSWord" w:lang="fr-FR" w:vendorID="64" w:dllVersion="4096" w:nlCheck="1" w:checkStyle="0"/>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515B2"/>
    <w:rsid w:val="000003CD"/>
    <w:rsid w:val="000004DA"/>
    <w:rsid w:val="000004F1"/>
    <w:rsid w:val="00000589"/>
    <w:rsid w:val="000006D9"/>
    <w:rsid w:val="00000974"/>
    <w:rsid w:val="00000CA4"/>
    <w:rsid w:val="00000F0F"/>
    <w:rsid w:val="00000FF5"/>
    <w:rsid w:val="000010DD"/>
    <w:rsid w:val="000013EC"/>
    <w:rsid w:val="0000167F"/>
    <w:rsid w:val="0000183C"/>
    <w:rsid w:val="00001D1D"/>
    <w:rsid w:val="00001EED"/>
    <w:rsid w:val="000021B4"/>
    <w:rsid w:val="0000250D"/>
    <w:rsid w:val="00002749"/>
    <w:rsid w:val="00002888"/>
    <w:rsid w:val="00003250"/>
    <w:rsid w:val="00003352"/>
    <w:rsid w:val="0000335C"/>
    <w:rsid w:val="000033AA"/>
    <w:rsid w:val="000033CE"/>
    <w:rsid w:val="00003425"/>
    <w:rsid w:val="00003A07"/>
    <w:rsid w:val="00003B4F"/>
    <w:rsid w:val="00003BD7"/>
    <w:rsid w:val="00003DCC"/>
    <w:rsid w:val="0000436F"/>
    <w:rsid w:val="00004433"/>
    <w:rsid w:val="000044AB"/>
    <w:rsid w:val="000044C7"/>
    <w:rsid w:val="000046E0"/>
    <w:rsid w:val="0000485C"/>
    <w:rsid w:val="000048F7"/>
    <w:rsid w:val="00004DB9"/>
    <w:rsid w:val="00004F0C"/>
    <w:rsid w:val="000050FE"/>
    <w:rsid w:val="0000558D"/>
    <w:rsid w:val="00005606"/>
    <w:rsid w:val="00005649"/>
    <w:rsid w:val="00005739"/>
    <w:rsid w:val="00005D62"/>
    <w:rsid w:val="00005DB5"/>
    <w:rsid w:val="000061B1"/>
    <w:rsid w:val="0000644B"/>
    <w:rsid w:val="000066AB"/>
    <w:rsid w:val="00006957"/>
    <w:rsid w:val="00006D58"/>
    <w:rsid w:val="00006F82"/>
    <w:rsid w:val="00007019"/>
    <w:rsid w:val="000070BB"/>
    <w:rsid w:val="000070D6"/>
    <w:rsid w:val="00007184"/>
    <w:rsid w:val="00007220"/>
    <w:rsid w:val="00007426"/>
    <w:rsid w:val="00007771"/>
    <w:rsid w:val="00007C39"/>
    <w:rsid w:val="00007E00"/>
    <w:rsid w:val="000105C9"/>
    <w:rsid w:val="00010E9C"/>
    <w:rsid w:val="00010FE3"/>
    <w:rsid w:val="0001111F"/>
    <w:rsid w:val="000111AD"/>
    <w:rsid w:val="000112B7"/>
    <w:rsid w:val="00011550"/>
    <w:rsid w:val="0001170B"/>
    <w:rsid w:val="00011CE5"/>
    <w:rsid w:val="00011F0E"/>
    <w:rsid w:val="0001269C"/>
    <w:rsid w:val="000126C8"/>
    <w:rsid w:val="00012851"/>
    <w:rsid w:val="00012898"/>
    <w:rsid w:val="00012951"/>
    <w:rsid w:val="00013144"/>
    <w:rsid w:val="00013444"/>
    <w:rsid w:val="000137CD"/>
    <w:rsid w:val="000138A3"/>
    <w:rsid w:val="00013AA2"/>
    <w:rsid w:val="00013C7D"/>
    <w:rsid w:val="0001434F"/>
    <w:rsid w:val="000143BF"/>
    <w:rsid w:val="000145AD"/>
    <w:rsid w:val="0001467C"/>
    <w:rsid w:val="00014DCB"/>
    <w:rsid w:val="00015141"/>
    <w:rsid w:val="0001526D"/>
    <w:rsid w:val="0001538A"/>
    <w:rsid w:val="00015428"/>
    <w:rsid w:val="00015673"/>
    <w:rsid w:val="00015693"/>
    <w:rsid w:val="000156B1"/>
    <w:rsid w:val="0001575B"/>
    <w:rsid w:val="00015996"/>
    <w:rsid w:val="00015ADF"/>
    <w:rsid w:val="00015E57"/>
    <w:rsid w:val="0001609F"/>
    <w:rsid w:val="00017341"/>
    <w:rsid w:val="000176EB"/>
    <w:rsid w:val="000176F9"/>
    <w:rsid w:val="00017729"/>
    <w:rsid w:val="00017957"/>
    <w:rsid w:val="00017968"/>
    <w:rsid w:val="0001799B"/>
    <w:rsid w:val="00020386"/>
    <w:rsid w:val="00020715"/>
    <w:rsid w:val="00020796"/>
    <w:rsid w:val="000208FC"/>
    <w:rsid w:val="00020E66"/>
    <w:rsid w:val="00020E94"/>
    <w:rsid w:val="00021372"/>
    <w:rsid w:val="000213D0"/>
    <w:rsid w:val="000215BD"/>
    <w:rsid w:val="00021987"/>
    <w:rsid w:val="00021BF0"/>
    <w:rsid w:val="00021C52"/>
    <w:rsid w:val="00021CA6"/>
    <w:rsid w:val="00021F92"/>
    <w:rsid w:val="000220FC"/>
    <w:rsid w:val="000221F7"/>
    <w:rsid w:val="0002274A"/>
    <w:rsid w:val="0002280A"/>
    <w:rsid w:val="00022888"/>
    <w:rsid w:val="000229B1"/>
    <w:rsid w:val="00022CC4"/>
    <w:rsid w:val="00022F92"/>
    <w:rsid w:val="00023229"/>
    <w:rsid w:val="0002325E"/>
    <w:rsid w:val="000232B4"/>
    <w:rsid w:val="0002335A"/>
    <w:rsid w:val="000234BC"/>
    <w:rsid w:val="00023678"/>
    <w:rsid w:val="0002369C"/>
    <w:rsid w:val="00023769"/>
    <w:rsid w:val="000237BF"/>
    <w:rsid w:val="00024518"/>
    <w:rsid w:val="00024769"/>
    <w:rsid w:val="00024837"/>
    <w:rsid w:val="00024855"/>
    <w:rsid w:val="00024B9D"/>
    <w:rsid w:val="00025269"/>
    <w:rsid w:val="000255FF"/>
    <w:rsid w:val="0002579C"/>
    <w:rsid w:val="000257C5"/>
    <w:rsid w:val="00025929"/>
    <w:rsid w:val="00025EF5"/>
    <w:rsid w:val="00026188"/>
    <w:rsid w:val="00026517"/>
    <w:rsid w:val="0002675F"/>
    <w:rsid w:val="0002686C"/>
    <w:rsid w:val="00026AA6"/>
    <w:rsid w:val="00026DF8"/>
    <w:rsid w:val="00026E0F"/>
    <w:rsid w:val="00026FEA"/>
    <w:rsid w:val="00027013"/>
    <w:rsid w:val="00027833"/>
    <w:rsid w:val="00027B6C"/>
    <w:rsid w:val="000302EF"/>
    <w:rsid w:val="000303F9"/>
    <w:rsid w:val="000306CE"/>
    <w:rsid w:val="00030830"/>
    <w:rsid w:val="00030851"/>
    <w:rsid w:val="00030A70"/>
    <w:rsid w:val="00030B41"/>
    <w:rsid w:val="00030D9A"/>
    <w:rsid w:val="00030DCD"/>
    <w:rsid w:val="000312A0"/>
    <w:rsid w:val="000316CC"/>
    <w:rsid w:val="00031925"/>
    <w:rsid w:val="00031D21"/>
    <w:rsid w:val="00031E30"/>
    <w:rsid w:val="00032539"/>
    <w:rsid w:val="00032774"/>
    <w:rsid w:val="00032B31"/>
    <w:rsid w:val="000333ED"/>
    <w:rsid w:val="00033929"/>
    <w:rsid w:val="00033C7F"/>
    <w:rsid w:val="000340FC"/>
    <w:rsid w:val="000344DA"/>
    <w:rsid w:val="000344E3"/>
    <w:rsid w:val="00034554"/>
    <w:rsid w:val="000347F3"/>
    <w:rsid w:val="00034C5D"/>
    <w:rsid w:val="00034D9A"/>
    <w:rsid w:val="0003525E"/>
    <w:rsid w:val="00035300"/>
    <w:rsid w:val="000355E9"/>
    <w:rsid w:val="00035A50"/>
    <w:rsid w:val="00035D83"/>
    <w:rsid w:val="00035DD5"/>
    <w:rsid w:val="000360F8"/>
    <w:rsid w:val="000366DD"/>
    <w:rsid w:val="0003684B"/>
    <w:rsid w:val="00036868"/>
    <w:rsid w:val="000373CC"/>
    <w:rsid w:val="000377DE"/>
    <w:rsid w:val="00037934"/>
    <w:rsid w:val="00037B33"/>
    <w:rsid w:val="00040018"/>
    <w:rsid w:val="00040421"/>
    <w:rsid w:val="000405D8"/>
    <w:rsid w:val="000406AE"/>
    <w:rsid w:val="000406C5"/>
    <w:rsid w:val="00040750"/>
    <w:rsid w:val="0004099C"/>
    <w:rsid w:val="000409C5"/>
    <w:rsid w:val="000409E6"/>
    <w:rsid w:val="00040B68"/>
    <w:rsid w:val="00040F6F"/>
    <w:rsid w:val="00041146"/>
    <w:rsid w:val="000412C0"/>
    <w:rsid w:val="00041451"/>
    <w:rsid w:val="000415D1"/>
    <w:rsid w:val="000419C3"/>
    <w:rsid w:val="00041C43"/>
    <w:rsid w:val="00041E0A"/>
    <w:rsid w:val="00041F05"/>
    <w:rsid w:val="00041FEA"/>
    <w:rsid w:val="0004211B"/>
    <w:rsid w:val="000421FE"/>
    <w:rsid w:val="0004251A"/>
    <w:rsid w:val="00042522"/>
    <w:rsid w:val="0004258C"/>
    <w:rsid w:val="0004272C"/>
    <w:rsid w:val="00042930"/>
    <w:rsid w:val="00042A03"/>
    <w:rsid w:val="00042A3B"/>
    <w:rsid w:val="00042B89"/>
    <w:rsid w:val="00042EE8"/>
    <w:rsid w:val="000430F5"/>
    <w:rsid w:val="000438A5"/>
    <w:rsid w:val="00044166"/>
    <w:rsid w:val="000444A1"/>
    <w:rsid w:val="00044B17"/>
    <w:rsid w:val="00045488"/>
    <w:rsid w:val="0004560A"/>
    <w:rsid w:val="00045A5F"/>
    <w:rsid w:val="00045A9F"/>
    <w:rsid w:val="00045B52"/>
    <w:rsid w:val="00045EF2"/>
    <w:rsid w:val="00045F50"/>
    <w:rsid w:val="000460A7"/>
    <w:rsid w:val="00046779"/>
    <w:rsid w:val="00046933"/>
    <w:rsid w:val="00046C12"/>
    <w:rsid w:val="00047823"/>
    <w:rsid w:val="00047AD9"/>
    <w:rsid w:val="00047F14"/>
    <w:rsid w:val="00050E2D"/>
    <w:rsid w:val="00051096"/>
    <w:rsid w:val="00051293"/>
    <w:rsid w:val="0005139E"/>
    <w:rsid w:val="00051AF5"/>
    <w:rsid w:val="00051DB2"/>
    <w:rsid w:val="00052519"/>
    <w:rsid w:val="00052788"/>
    <w:rsid w:val="00052816"/>
    <w:rsid w:val="00052D95"/>
    <w:rsid w:val="000530AB"/>
    <w:rsid w:val="00053498"/>
    <w:rsid w:val="0005355C"/>
    <w:rsid w:val="00053917"/>
    <w:rsid w:val="0005418A"/>
    <w:rsid w:val="00054256"/>
    <w:rsid w:val="00054787"/>
    <w:rsid w:val="00054958"/>
    <w:rsid w:val="00054A22"/>
    <w:rsid w:val="00054B46"/>
    <w:rsid w:val="00054B8F"/>
    <w:rsid w:val="00054CD7"/>
    <w:rsid w:val="00054E76"/>
    <w:rsid w:val="000551FF"/>
    <w:rsid w:val="00055278"/>
    <w:rsid w:val="0005566A"/>
    <w:rsid w:val="00055AC2"/>
    <w:rsid w:val="00055F72"/>
    <w:rsid w:val="00055FEC"/>
    <w:rsid w:val="00056062"/>
    <w:rsid w:val="000562C1"/>
    <w:rsid w:val="00056345"/>
    <w:rsid w:val="00056646"/>
    <w:rsid w:val="000566A9"/>
    <w:rsid w:val="00056853"/>
    <w:rsid w:val="00056886"/>
    <w:rsid w:val="0005697F"/>
    <w:rsid w:val="00056A94"/>
    <w:rsid w:val="000573BB"/>
    <w:rsid w:val="00057587"/>
    <w:rsid w:val="00057AE1"/>
    <w:rsid w:val="000602AC"/>
    <w:rsid w:val="00060679"/>
    <w:rsid w:val="0006072A"/>
    <w:rsid w:val="00060BA7"/>
    <w:rsid w:val="00060C12"/>
    <w:rsid w:val="000610B4"/>
    <w:rsid w:val="00061213"/>
    <w:rsid w:val="00061A50"/>
    <w:rsid w:val="00061A9E"/>
    <w:rsid w:val="00061B82"/>
    <w:rsid w:val="00062256"/>
    <w:rsid w:val="00062574"/>
    <w:rsid w:val="00062A5D"/>
    <w:rsid w:val="00062A6F"/>
    <w:rsid w:val="00062A70"/>
    <w:rsid w:val="00062EDD"/>
    <w:rsid w:val="0006327D"/>
    <w:rsid w:val="000640EF"/>
    <w:rsid w:val="00064175"/>
    <w:rsid w:val="00064439"/>
    <w:rsid w:val="000646AC"/>
    <w:rsid w:val="00064DBB"/>
    <w:rsid w:val="000650CF"/>
    <w:rsid w:val="000650E2"/>
    <w:rsid w:val="000651C4"/>
    <w:rsid w:val="0006589D"/>
    <w:rsid w:val="00065A26"/>
    <w:rsid w:val="00065B8E"/>
    <w:rsid w:val="00065C94"/>
    <w:rsid w:val="00065CDA"/>
    <w:rsid w:val="00065ECB"/>
    <w:rsid w:val="00066229"/>
    <w:rsid w:val="0006653F"/>
    <w:rsid w:val="00066690"/>
    <w:rsid w:val="000667EB"/>
    <w:rsid w:val="00066934"/>
    <w:rsid w:val="00066CC2"/>
    <w:rsid w:val="00067356"/>
    <w:rsid w:val="00067972"/>
    <w:rsid w:val="00070133"/>
    <w:rsid w:val="000701F4"/>
    <w:rsid w:val="000709D3"/>
    <w:rsid w:val="00070F90"/>
    <w:rsid w:val="00071291"/>
    <w:rsid w:val="00071853"/>
    <w:rsid w:val="00071984"/>
    <w:rsid w:val="00071A3A"/>
    <w:rsid w:val="00071D32"/>
    <w:rsid w:val="00072415"/>
    <w:rsid w:val="000724E6"/>
    <w:rsid w:val="000726D9"/>
    <w:rsid w:val="00072782"/>
    <w:rsid w:val="00072905"/>
    <w:rsid w:val="00072913"/>
    <w:rsid w:val="00072A4C"/>
    <w:rsid w:val="00072D5F"/>
    <w:rsid w:val="00072DC1"/>
    <w:rsid w:val="00072DFD"/>
    <w:rsid w:val="00072F57"/>
    <w:rsid w:val="00072F86"/>
    <w:rsid w:val="00072F9E"/>
    <w:rsid w:val="00072FD2"/>
    <w:rsid w:val="00073011"/>
    <w:rsid w:val="00073298"/>
    <w:rsid w:val="0007348F"/>
    <w:rsid w:val="00073DF3"/>
    <w:rsid w:val="000740F0"/>
    <w:rsid w:val="00074103"/>
    <w:rsid w:val="00074528"/>
    <w:rsid w:val="00074707"/>
    <w:rsid w:val="00074B18"/>
    <w:rsid w:val="00074DA7"/>
    <w:rsid w:val="00074DBA"/>
    <w:rsid w:val="00074E41"/>
    <w:rsid w:val="00074E61"/>
    <w:rsid w:val="000752E2"/>
    <w:rsid w:val="00075492"/>
    <w:rsid w:val="000756EF"/>
    <w:rsid w:val="00075AF6"/>
    <w:rsid w:val="00075B27"/>
    <w:rsid w:val="00075EC2"/>
    <w:rsid w:val="000761B5"/>
    <w:rsid w:val="000765C3"/>
    <w:rsid w:val="00076604"/>
    <w:rsid w:val="00076732"/>
    <w:rsid w:val="000767C4"/>
    <w:rsid w:val="00076BE6"/>
    <w:rsid w:val="0007736C"/>
    <w:rsid w:val="000774AB"/>
    <w:rsid w:val="000778EC"/>
    <w:rsid w:val="00077A19"/>
    <w:rsid w:val="00077C84"/>
    <w:rsid w:val="00077C9A"/>
    <w:rsid w:val="00080359"/>
    <w:rsid w:val="00080378"/>
    <w:rsid w:val="00080B58"/>
    <w:rsid w:val="00080C01"/>
    <w:rsid w:val="00080D89"/>
    <w:rsid w:val="00080E3E"/>
    <w:rsid w:val="00080EE6"/>
    <w:rsid w:val="00081117"/>
    <w:rsid w:val="000811AB"/>
    <w:rsid w:val="000811EC"/>
    <w:rsid w:val="0008162E"/>
    <w:rsid w:val="000819B0"/>
    <w:rsid w:val="00081AB8"/>
    <w:rsid w:val="00081BC9"/>
    <w:rsid w:val="00081CD9"/>
    <w:rsid w:val="00081D54"/>
    <w:rsid w:val="00081D80"/>
    <w:rsid w:val="00081FFD"/>
    <w:rsid w:val="00082001"/>
    <w:rsid w:val="0008294A"/>
    <w:rsid w:val="00082BB3"/>
    <w:rsid w:val="00082C23"/>
    <w:rsid w:val="00082F90"/>
    <w:rsid w:val="000836F2"/>
    <w:rsid w:val="00083DE8"/>
    <w:rsid w:val="00083FBA"/>
    <w:rsid w:val="000840C1"/>
    <w:rsid w:val="000841A3"/>
    <w:rsid w:val="00084539"/>
    <w:rsid w:val="00084670"/>
    <w:rsid w:val="00084966"/>
    <w:rsid w:val="00084C3C"/>
    <w:rsid w:val="00084D17"/>
    <w:rsid w:val="00085186"/>
    <w:rsid w:val="000854E9"/>
    <w:rsid w:val="000857C3"/>
    <w:rsid w:val="000859F6"/>
    <w:rsid w:val="00085B3E"/>
    <w:rsid w:val="00085D42"/>
    <w:rsid w:val="000860EA"/>
    <w:rsid w:val="000862B6"/>
    <w:rsid w:val="00086473"/>
    <w:rsid w:val="0008687B"/>
    <w:rsid w:val="00086C0C"/>
    <w:rsid w:val="00086CCA"/>
    <w:rsid w:val="00086E77"/>
    <w:rsid w:val="00086E8A"/>
    <w:rsid w:val="000870C2"/>
    <w:rsid w:val="000870FD"/>
    <w:rsid w:val="0008713C"/>
    <w:rsid w:val="00087551"/>
    <w:rsid w:val="00087F1E"/>
    <w:rsid w:val="00090B94"/>
    <w:rsid w:val="00090CBC"/>
    <w:rsid w:val="00090D10"/>
    <w:rsid w:val="0009126E"/>
    <w:rsid w:val="000915A2"/>
    <w:rsid w:val="00091624"/>
    <w:rsid w:val="000918F5"/>
    <w:rsid w:val="00091904"/>
    <w:rsid w:val="00091999"/>
    <w:rsid w:val="00091A3C"/>
    <w:rsid w:val="00091A7C"/>
    <w:rsid w:val="00091BBC"/>
    <w:rsid w:val="000920D7"/>
    <w:rsid w:val="00092266"/>
    <w:rsid w:val="00092588"/>
    <w:rsid w:val="00092819"/>
    <w:rsid w:val="000928AC"/>
    <w:rsid w:val="00092A8F"/>
    <w:rsid w:val="00092BE4"/>
    <w:rsid w:val="00092DE4"/>
    <w:rsid w:val="000933D5"/>
    <w:rsid w:val="000937AA"/>
    <w:rsid w:val="00093BC4"/>
    <w:rsid w:val="00093C7E"/>
    <w:rsid w:val="00093D0F"/>
    <w:rsid w:val="00094266"/>
    <w:rsid w:val="00094676"/>
    <w:rsid w:val="000948BB"/>
    <w:rsid w:val="00094A1E"/>
    <w:rsid w:val="00094A8C"/>
    <w:rsid w:val="00094AF6"/>
    <w:rsid w:val="00095088"/>
    <w:rsid w:val="000950C4"/>
    <w:rsid w:val="000951FE"/>
    <w:rsid w:val="00095414"/>
    <w:rsid w:val="0009581F"/>
    <w:rsid w:val="0009582B"/>
    <w:rsid w:val="0009595C"/>
    <w:rsid w:val="00095968"/>
    <w:rsid w:val="00095B89"/>
    <w:rsid w:val="00095C24"/>
    <w:rsid w:val="0009685E"/>
    <w:rsid w:val="0009708A"/>
    <w:rsid w:val="000970F2"/>
    <w:rsid w:val="00097150"/>
    <w:rsid w:val="00097210"/>
    <w:rsid w:val="00097254"/>
    <w:rsid w:val="000972F6"/>
    <w:rsid w:val="000976D7"/>
    <w:rsid w:val="00097969"/>
    <w:rsid w:val="00097A1F"/>
    <w:rsid w:val="00097EA7"/>
    <w:rsid w:val="000A040D"/>
    <w:rsid w:val="000A0485"/>
    <w:rsid w:val="000A0554"/>
    <w:rsid w:val="000A06B3"/>
    <w:rsid w:val="000A097C"/>
    <w:rsid w:val="000A0E3E"/>
    <w:rsid w:val="000A10C2"/>
    <w:rsid w:val="000A10FC"/>
    <w:rsid w:val="000A118A"/>
    <w:rsid w:val="000A138F"/>
    <w:rsid w:val="000A16E6"/>
    <w:rsid w:val="000A19F4"/>
    <w:rsid w:val="000A1AF0"/>
    <w:rsid w:val="000A1B63"/>
    <w:rsid w:val="000A1BB4"/>
    <w:rsid w:val="000A1CAD"/>
    <w:rsid w:val="000A1F16"/>
    <w:rsid w:val="000A228D"/>
    <w:rsid w:val="000A297A"/>
    <w:rsid w:val="000A29C5"/>
    <w:rsid w:val="000A2B04"/>
    <w:rsid w:val="000A2E08"/>
    <w:rsid w:val="000A2E7F"/>
    <w:rsid w:val="000A2FA7"/>
    <w:rsid w:val="000A30EB"/>
    <w:rsid w:val="000A3575"/>
    <w:rsid w:val="000A37F9"/>
    <w:rsid w:val="000A3CB4"/>
    <w:rsid w:val="000A3FD1"/>
    <w:rsid w:val="000A44B7"/>
    <w:rsid w:val="000A4795"/>
    <w:rsid w:val="000A4838"/>
    <w:rsid w:val="000A4BCF"/>
    <w:rsid w:val="000A4CC5"/>
    <w:rsid w:val="000A573E"/>
    <w:rsid w:val="000A583E"/>
    <w:rsid w:val="000A588B"/>
    <w:rsid w:val="000A5B81"/>
    <w:rsid w:val="000A5F74"/>
    <w:rsid w:val="000A6333"/>
    <w:rsid w:val="000A6788"/>
    <w:rsid w:val="000A6BD0"/>
    <w:rsid w:val="000A7306"/>
    <w:rsid w:val="000A74CE"/>
    <w:rsid w:val="000A77E8"/>
    <w:rsid w:val="000A7C27"/>
    <w:rsid w:val="000A7C93"/>
    <w:rsid w:val="000A7FC5"/>
    <w:rsid w:val="000B009C"/>
    <w:rsid w:val="000B009F"/>
    <w:rsid w:val="000B022C"/>
    <w:rsid w:val="000B04FE"/>
    <w:rsid w:val="000B082C"/>
    <w:rsid w:val="000B0D5E"/>
    <w:rsid w:val="000B10A3"/>
    <w:rsid w:val="000B1801"/>
    <w:rsid w:val="000B1829"/>
    <w:rsid w:val="000B1BF5"/>
    <w:rsid w:val="000B1E97"/>
    <w:rsid w:val="000B24EA"/>
    <w:rsid w:val="000B25AE"/>
    <w:rsid w:val="000B2B3B"/>
    <w:rsid w:val="000B2B58"/>
    <w:rsid w:val="000B2C2A"/>
    <w:rsid w:val="000B2D7A"/>
    <w:rsid w:val="000B2D8C"/>
    <w:rsid w:val="000B37A8"/>
    <w:rsid w:val="000B39B0"/>
    <w:rsid w:val="000B3A27"/>
    <w:rsid w:val="000B3E83"/>
    <w:rsid w:val="000B45ED"/>
    <w:rsid w:val="000B45EE"/>
    <w:rsid w:val="000B4B2A"/>
    <w:rsid w:val="000B4C89"/>
    <w:rsid w:val="000B4FE7"/>
    <w:rsid w:val="000B5253"/>
    <w:rsid w:val="000B52D4"/>
    <w:rsid w:val="000B5741"/>
    <w:rsid w:val="000B57E9"/>
    <w:rsid w:val="000B5A60"/>
    <w:rsid w:val="000B5D90"/>
    <w:rsid w:val="000B62EA"/>
    <w:rsid w:val="000B632B"/>
    <w:rsid w:val="000B635E"/>
    <w:rsid w:val="000B64ED"/>
    <w:rsid w:val="000B692D"/>
    <w:rsid w:val="000B6BFA"/>
    <w:rsid w:val="000B7361"/>
    <w:rsid w:val="000B7479"/>
    <w:rsid w:val="000B7560"/>
    <w:rsid w:val="000B7648"/>
    <w:rsid w:val="000B79C9"/>
    <w:rsid w:val="000C02DA"/>
    <w:rsid w:val="000C0371"/>
    <w:rsid w:val="000C0B41"/>
    <w:rsid w:val="000C0BAA"/>
    <w:rsid w:val="000C107F"/>
    <w:rsid w:val="000C1132"/>
    <w:rsid w:val="000C11F1"/>
    <w:rsid w:val="000C15D2"/>
    <w:rsid w:val="000C162A"/>
    <w:rsid w:val="000C18FB"/>
    <w:rsid w:val="000C1A18"/>
    <w:rsid w:val="000C1D25"/>
    <w:rsid w:val="000C1ED2"/>
    <w:rsid w:val="000C20EC"/>
    <w:rsid w:val="000C2455"/>
    <w:rsid w:val="000C245E"/>
    <w:rsid w:val="000C2536"/>
    <w:rsid w:val="000C2B6B"/>
    <w:rsid w:val="000C2C10"/>
    <w:rsid w:val="000C2DEF"/>
    <w:rsid w:val="000C2E37"/>
    <w:rsid w:val="000C2E39"/>
    <w:rsid w:val="000C309E"/>
    <w:rsid w:val="000C3109"/>
    <w:rsid w:val="000C326F"/>
    <w:rsid w:val="000C32BB"/>
    <w:rsid w:val="000C34A9"/>
    <w:rsid w:val="000C3634"/>
    <w:rsid w:val="000C3B5D"/>
    <w:rsid w:val="000C3BEA"/>
    <w:rsid w:val="000C3D32"/>
    <w:rsid w:val="000C3E6B"/>
    <w:rsid w:val="000C4217"/>
    <w:rsid w:val="000C43D4"/>
    <w:rsid w:val="000C4583"/>
    <w:rsid w:val="000C45B9"/>
    <w:rsid w:val="000C4F37"/>
    <w:rsid w:val="000C4FD0"/>
    <w:rsid w:val="000C57B7"/>
    <w:rsid w:val="000C57FA"/>
    <w:rsid w:val="000C5C5F"/>
    <w:rsid w:val="000C6009"/>
    <w:rsid w:val="000C6048"/>
    <w:rsid w:val="000C64DB"/>
    <w:rsid w:val="000C6882"/>
    <w:rsid w:val="000C697B"/>
    <w:rsid w:val="000C6B0A"/>
    <w:rsid w:val="000C6FB2"/>
    <w:rsid w:val="000C702C"/>
    <w:rsid w:val="000C7098"/>
    <w:rsid w:val="000C7113"/>
    <w:rsid w:val="000C713F"/>
    <w:rsid w:val="000C7234"/>
    <w:rsid w:val="000C761A"/>
    <w:rsid w:val="000C763A"/>
    <w:rsid w:val="000C7815"/>
    <w:rsid w:val="000C7835"/>
    <w:rsid w:val="000C7882"/>
    <w:rsid w:val="000C7D49"/>
    <w:rsid w:val="000C7F29"/>
    <w:rsid w:val="000D021F"/>
    <w:rsid w:val="000D055D"/>
    <w:rsid w:val="000D05FF"/>
    <w:rsid w:val="000D080F"/>
    <w:rsid w:val="000D0810"/>
    <w:rsid w:val="000D1004"/>
    <w:rsid w:val="000D1603"/>
    <w:rsid w:val="000D1801"/>
    <w:rsid w:val="000D1902"/>
    <w:rsid w:val="000D1DAC"/>
    <w:rsid w:val="000D1E70"/>
    <w:rsid w:val="000D1E84"/>
    <w:rsid w:val="000D20B6"/>
    <w:rsid w:val="000D2AAE"/>
    <w:rsid w:val="000D2E1C"/>
    <w:rsid w:val="000D2E23"/>
    <w:rsid w:val="000D2FCE"/>
    <w:rsid w:val="000D312F"/>
    <w:rsid w:val="000D319C"/>
    <w:rsid w:val="000D3654"/>
    <w:rsid w:val="000D3813"/>
    <w:rsid w:val="000D39FC"/>
    <w:rsid w:val="000D3BAC"/>
    <w:rsid w:val="000D4084"/>
    <w:rsid w:val="000D44A1"/>
    <w:rsid w:val="000D45E2"/>
    <w:rsid w:val="000D45F0"/>
    <w:rsid w:val="000D4AF3"/>
    <w:rsid w:val="000D4E7D"/>
    <w:rsid w:val="000D5775"/>
    <w:rsid w:val="000D5DC2"/>
    <w:rsid w:val="000D5ED0"/>
    <w:rsid w:val="000D6396"/>
    <w:rsid w:val="000D6612"/>
    <w:rsid w:val="000D6698"/>
    <w:rsid w:val="000D6CDA"/>
    <w:rsid w:val="000D6D3F"/>
    <w:rsid w:val="000D73B7"/>
    <w:rsid w:val="000D7688"/>
    <w:rsid w:val="000D76B9"/>
    <w:rsid w:val="000D7DBC"/>
    <w:rsid w:val="000E0684"/>
    <w:rsid w:val="000E07EF"/>
    <w:rsid w:val="000E080E"/>
    <w:rsid w:val="000E093D"/>
    <w:rsid w:val="000E0ACA"/>
    <w:rsid w:val="000E0F3E"/>
    <w:rsid w:val="000E1201"/>
    <w:rsid w:val="000E1547"/>
    <w:rsid w:val="000E16C9"/>
    <w:rsid w:val="000E1945"/>
    <w:rsid w:val="000E1AEC"/>
    <w:rsid w:val="000E1E57"/>
    <w:rsid w:val="000E1F65"/>
    <w:rsid w:val="000E23A0"/>
    <w:rsid w:val="000E23DA"/>
    <w:rsid w:val="000E24CE"/>
    <w:rsid w:val="000E2A6C"/>
    <w:rsid w:val="000E2D22"/>
    <w:rsid w:val="000E2EB7"/>
    <w:rsid w:val="000E3414"/>
    <w:rsid w:val="000E3A18"/>
    <w:rsid w:val="000E3DB0"/>
    <w:rsid w:val="000E425E"/>
    <w:rsid w:val="000E466C"/>
    <w:rsid w:val="000E4912"/>
    <w:rsid w:val="000E49DB"/>
    <w:rsid w:val="000E56C3"/>
    <w:rsid w:val="000E5813"/>
    <w:rsid w:val="000E5FE4"/>
    <w:rsid w:val="000E61E4"/>
    <w:rsid w:val="000E64FB"/>
    <w:rsid w:val="000E65D5"/>
    <w:rsid w:val="000E6608"/>
    <w:rsid w:val="000E66EE"/>
    <w:rsid w:val="000E686D"/>
    <w:rsid w:val="000E6A9A"/>
    <w:rsid w:val="000E6A9B"/>
    <w:rsid w:val="000E6BFC"/>
    <w:rsid w:val="000E783B"/>
    <w:rsid w:val="000E78AE"/>
    <w:rsid w:val="000E7C52"/>
    <w:rsid w:val="000E7C59"/>
    <w:rsid w:val="000E7D34"/>
    <w:rsid w:val="000F073D"/>
    <w:rsid w:val="000F07C0"/>
    <w:rsid w:val="000F0921"/>
    <w:rsid w:val="000F099A"/>
    <w:rsid w:val="000F09BA"/>
    <w:rsid w:val="000F0B54"/>
    <w:rsid w:val="000F0C8B"/>
    <w:rsid w:val="000F0CCD"/>
    <w:rsid w:val="000F0CE1"/>
    <w:rsid w:val="000F0ECD"/>
    <w:rsid w:val="000F118C"/>
    <w:rsid w:val="000F11E7"/>
    <w:rsid w:val="000F1391"/>
    <w:rsid w:val="000F145A"/>
    <w:rsid w:val="000F1927"/>
    <w:rsid w:val="000F1DF9"/>
    <w:rsid w:val="000F213A"/>
    <w:rsid w:val="000F2145"/>
    <w:rsid w:val="000F22EB"/>
    <w:rsid w:val="000F267F"/>
    <w:rsid w:val="000F2682"/>
    <w:rsid w:val="000F2728"/>
    <w:rsid w:val="000F2CA7"/>
    <w:rsid w:val="000F2E59"/>
    <w:rsid w:val="000F3089"/>
    <w:rsid w:val="000F3296"/>
    <w:rsid w:val="000F36A2"/>
    <w:rsid w:val="000F4037"/>
    <w:rsid w:val="000F403A"/>
    <w:rsid w:val="000F42DF"/>
    <w:rsid w:val="000F4680"/>
    <w:rsid w:val="000F4788"/>
    <w:rsid w:val="000F4CBB"/>
    <w:rsid w:val="000F4E8F"/>
    <w:rsid w:val="000F5005"/>
    <w:rsid w:val="000F51A6"/>
    <w:rsid w:val="000F5331"/>
    <w:rsid w:val="000F547E"/>
    <w:rsid w:val="000F54FC"/>
    <w:rsid w:val="000F58E5"/>
    <w:rsid w:val="000F59A9"/>
    <w:rsid w:val="000F5A57"/>
    <w:rsid w:val="000F5D08"/>
    <w:rsid w:val="000F5DBE"/>
    <w:rsid w:val="000F5FC2"/>
    <w:rsid w:val="000F6089"/>
    <w:rsid w:val="000F615C"/>
    <w:rsid w:val="000F621E"/>
    <w:rsid w:val="000F66E9"/>
    <w:rsid w:val="000F66F8"/>
    <w:rsid w:val="000F6906"/>
    <w:rsid w:val="000F69AC"/>
    <w:rsid w:val="000F6B81"/>
    <w:rsid w:val="000F6E3E"/>
    <w:rsid w:val="000F6E7E"/>
    <w:rsid w:val="000F722B"/>
    <w:rsid w:val="000F73E0"/>
    <w:rsid w:val="000F73EF"/>
    <w:rsid w:val="000F7484"/>
    <w:rsid w:val="000F7555"/>
    <w:rsid w:val="000F7AE3"/>
    <w:rsid w:val="000F7EB8"/>
    <w:rsid w:val="000F7EC6"/>
    <w:rsid w:val="000F7EF7"/>
    <w:rsid w:val="0010048E"/>
    <w:rsid w:val="001005A1"/>
    <w:rsid w:val="00100676"/>
    <w:rsid w:val="00100D3B"/>
    <w:rsid w:val="00100E53"/>
    <w:rsid w:val="00101090"/>
    <w:rsid w:val="001013C0"/>
    <w:rsid w:val="00101472"/>
    <w:rsid w:val="0010149C"/>
    <w:rsid w:val="00101591"/>
    <w:rsid w:val="0010184A"/>
    <w:rsid w:val="00101869"/>
    <w:rsid w:val="00101CF6"/>
    <w:rsid w:val="001021B2"/>
    <w:rsid w:val="0010222F"/>
    <w:rsid w:val="001030A1"/>
    <w:rsid w:val="001031DF"/>
    <w:rsid w:val="0010358D"/>
    <w:rsid w:val="001037AD"/>
    <w:rsid w:val="00103AC3"/>
    <w:rsid w:val="00103B27"/>
    <w:rsid w:val="00103BED"/>
    <w:rsid w:val="00103EB7"/>
    <w:rsid w:val="00103EEF"/>
    <w:rsid w:val="00103FE6"/>
    <w:rsid w:val="00104184"/>
    <w:rsid w:val="0010425A"/>
    <w:rsid w:val="001043DD"/>
    <w:rsid w:val="00104846"/>
    <w:rsid w:val="00104864"/>
    <w:rsid w:val="001049B7"/>
    <w:rsid w:val="00104AB8"/>
    <w:rsid w:val="00104ADA"/>
    <w:rsid w:val="00104DD4"/>
    <w:rsid w:val="00104ECF"/>
    <w:rsid w:val="00104F3B"/>
    <w:rsid w:val="001051E8"/>
    <w:rsid w:val="001054EA"/>
    <w:rsid w:val="00105B0F"/>
    <w:rsid w:val="00105D6A"/>
    <w:rsid w:val="00105DE0"/>
    <w:rsid w:val="00106045"/>
    <w:rsid w:val="00106054"/>
    <w:rsid w:val="001062C8"/>
    <w:rsid w:val="001064A3"/>
    <w:rsid w:val="001064C8"/>
    <w:rsid w:val="00106E84"/>
    <w:rsid w:val="00106FC5"/>
    <w:rsid w:val="00107024"/>
    <w:rsid w:val="0010704B"/>
    <w:rsid w:val="00107105"/>
    <w:rsid w:val="0010738B"/>
    <w:rsid w:val="001073AB"/>
    <w:rsid w:val="0010741E"/>
    <w:rsid w:val="0010762F"/>
    <w:rsid w:val="00107699"/>
    <w:rsid w:val="00107953"/>
    <w:rsid w:val="00107995"/>
    <w:rsid w:val="00107A18"/>
    <w:rsid w:val="00107DF0"/>
    <w:rsid w:val="00107E0A"/>
    <w:rsid w:val="00110241"/>
    <w:rsid w:val="00110677"/>
    <w:rsid w:val="0011089B"/>
    <w:rsid w:val="001109E5"/>
    <w:rsid w:val="00110F0A"/>
    <w:rsid w:val="00110FC9"/>
    <w:rsid w:val="00111072"/>
    <w:rsid w:val="00111275"/>
    <w:rsid w:val="00111992"/>
    <w:rsid w:val="00111E61"/>
    <w:rsid w:val="001125D8"/>
    <w:rsid w:val="001126BC"/>
    <w:rsid w:val="00112958"/>
    <w:rsid w:val="00112AE2"/>
    <w:rsid w:val="00112C5B"/>
    <w:rsid w:val="001134A6"/>
    <w:rsid w:val="00113687"/>
    <w:rsid w:val="001136AA"/>
    <w:rsid w:val="00113904"/>
    <w:rsid w:val="00113EC6"/>
    <w:rsid w:val="00113F4E"/>
    <w:rsid w:val="00114B17"/>
    <w:rsid w:val="00114CD2"/>
    <w:rsid w:val="00114F88"/>
    <w:rsid w:val="00115209"/>
    <w:rsid w:val="0011537A"/>
    <w:rsid w:val="001158BC"/>
    <w:rsid w:val="001158EC"/>
    <w:rsid w:val="00115CF2"/>
    <w:rsid w:val="00115E34"/>
    <w:rsid w:val="00115F26"/>
    <w:rsid w:val="00116714"/>
    <w:rsid w:val="00116B65"/>
    <w:rsid w:val="0011702C"/>
    <w:rsid w:val="0011730F"/>
    <w:rsid w:val="00117860"/>
    <w:rsid w:val="001201DD"/>
    <w:rsid w:val="0012025C"/>
    <w:rsid w:val="001206C3"/>
    <w:rsid w:val="0012095C"/>
    <w:rsid w:val="00121040"/>
    <w:rsid w:val="0012106A"/>
    <w:rsid w:val="0012124C"/>
    <w:rsid w:val="001214CE"/>
    <w:rsid w:val="00121552"/>
    <w:rsid w:val="001215EF"/>
    <w:rsid w:val="0012162E"/>
    <w:rsid w:val="00121700"/>
    <w:rsid w:val="00121B30"/>
    <w:rsid w:val="00121CA1"/>
    <w:rsid w:val="00121F3D"/>
    <w:rsid w:val="0012231E"/>
    <w:rsid w:val="00122D48"/>
    <w:rsid w:val="00122FCC"/>
    <w:rsid w:val="00123089"/>
    <w:rsid w:val="00123091"/>
    <w:rsid w:val="001230C5"/>
    <w:rsid w:val="001231A9"/>
    <w:rsid w:val="001234E2"/>
    <w:rsid w:val="00123736"/>
    <w:rsid w:val="0012374C"/>
    <w:rsid w:val="00123812"/>
    <w:rsid w:val="001238D0"/>
    <w:rsid w:val="00123AFF"/>
    <w:rsid w:val="00123C3F"/>
    <w:rsid w:val="001242A6"/>
    <w:rsid w:val="00124514"/>
    <w:rsid w:val="00124642"/>
    <w:rsid w:val="001246F3"/>
    <w:rsid w:val="001248DF"/>
    <w:rsid w:val="0012496A"/>
    <w:rsid w:val="001249BB"/>
    <w:rsid w:val="00124A86"/>
    <w:rsid w:val="00124B3A"/>
    <w:rsid w:val="00124D1A"/>
    <w:rsid w:val="00124E8E"/>
    <w:rsid w:val="00125249"/>
    <w:rsid w:val="00125B9B"/>
    <w:rsid w:val="00125D6D"/>
    <w:rsid w:val="0012610E"/>
    <w:rsid w:val="0012644B"/>
    <w:rsid w:val="0012664E"/>
    <w:rsid w:val="0012671E"/>
    <w:rsid w:val="0012673E"/>
    <w:rsid w:val="0012676A"/>
    <w:rsid w:val="00126A23"/>
    <w:rsid w:val="00126B63"/>
    <w:rsid w:val="001270E2"/>
    <w:rsid w:val="001271E7"/>
    <w:rsid w:val="00127608"/>
    <w:rsid w:val="00127986"/>
    <w:rsid w:val="00127C52"/>
    <w:rsid w:val="00127DD8"/>
    <w:rsid w:val="00127E55"/>
    <w:rsid w:val="00127EC0"/>
    <w:rsid w:val="00127EED"/>
    <w:rsid w:val="00130415"/>
    <w:rsid w:val="001304F9"/>
    <w:rsid w:val="00130715"/>
    <w:rsid w:val="0013103D"/>
    <w:rsid w:val="0013118C"/>
    <w:rsid w:val="0013151A"/>
    <w:rsid w:val="00131758"/>
    <w:rsid w:val="00131957"/>
    <w:rsid w:val="00131C4E"/>
    <w:rsid w:val="001320B4"/>
    <w:rsid w:val="001320B7"/>
    <w:rsid w:val="001323CF"/>
    <w:rsid w:val="0013249F"/>
    <w:rsid w:val="0013281C"/>
    <w:rsid w:val="0013283D"/>
    <w:rsid w:val="001328DA"/>
    <w:rsid w:val="00132A21"/>
    <w:rsid w:val="00132C74"/>
    <w:rsid w:val="00132C92"/>
    <w:rsid w:val="00132C95"/>
    <w:rsid w:val="00132F52"/>
    <w:rsid w:val="00133160"/>
    <w:rsid w:val="0013331B"/>
    <w:rsid w:val="001335C2"/>
    <w:rsid w:val="001335C7"/>
    <w:rsid w:val="001338AC"/>
    <w:rsid w:val="001339E9"/>
    <w:rsid w:val="00133D12"/>
    <w:rsid w:val="00133D7B"/>
    <w:rsid w:val="00133F74"/>
    <w:rsid w:val="00134000"/>
    <w:rsid w:val="00134145"/>
    <w:rsid w:val="001343A4"/>
    <w:rsid w:val="001343EB"/>
    <w:rsid w:val="001344A9"/>
    <w:rsid w:val="00134879"/>
    <w:rsid w:val="001349C3"/>
    <w:rsid w:val="001349EF"/>
    <w:rsid w:val="00134E63"/>
    <w:rsid w:val="00135200"/>
    <w:rsid w:val="0013569E"/>
    <w:rsid w:val="001356A8"/>
    <w:rsid w:val="00136166"/>
    <w:rsid w:val="001362C3"/>
    <w:rsid w:val="001363F3"/>
    <w:rsid w:val="001365EA"/>
    <w:rsid w:val="00136C50"/>
    <w:rsid w:val="00136E51"/>
    <w:rsid w:val="001374DD"/>
    <w:rsid w:val="001375F4"/>
    <w:rsid w:val="00137902"/>
    <w:rsid w:val="00137AC9"/>
    <w:rsid w:val="00137DEE"/>
    <w:rsid w:val="00137F44"/>
    <w:rsid w:val="00137F96"/>
    <w:rsid w:val="0014034D"/>
    <w:rsid w:val="00140769"/>
    <w:rsid w:val="001407CC"/>
    <w:rsid w:val="00140E95"/>
    <w:rsid w:val="00140EF0"/>
    <w:rsid w:val="00141060"/>
    <w:rsid w:val="00141140"/>
    <w:rsid w:val="001411CF"/>
    <w:rsid w:val="001411DA"/>
    <w:rsid w:val="00141334"/>
    <w:rsid w:val="00141384"/>
    <w:rsid w:val="001414D4"/>
    <w:rsid w:val="00141A57"/>
    <w:rsid w:val="00142224"/>
    <w:rsid w:val="0014241C"/>
    <w:rsid w:val="00142469"/>
    <w:rsid w:val="0014250E"/>
    <w:rsid w:val="00142AD0"/>
    <w:rsid w:val="00142C96"/>
    <w:rsid w:val="00142DAB"/>
    <w:rsid w:val="00142EAC"/>
    <w:rsid w:val="00142F65"/>
    <w:rsid w:val="0014302D"/>
    <w:rsid w:val="00143306"/>
    <w:rsid w:val="0014361D"/>
    <w:rsid w:val="00143EC3"/>
    <w:rsid w:val="0014412C"/>
    <w:rsid w:val="0014444D"/>
    <w:rsid w:val="00144644"/>
    <w:rsid w:val="001449D1"/>
    <w:rsid w:val="00144C3A"/>
    <w:rsid w:val="00145F5A"/>
    <w:rsid w:val="00146005"/>
    <w:rsid w:val="00146643"/>
    <w:rsid w:val="00146AC9"/>
    <w:rsid w:val="00146EF1"/>
    <w:rsid w:val="00146F9F"/>
    <w:rsid w:val="00147300"/>
    <w:rsid w:val="00147394"/>
    <w:rsid w:val="001475A4"/>
    <w:rsid w:val="001475AF"/>
    <w:rsid w:val="00147A46"/>
    <w:rsid w:val="00150107"/>
    <w:rsid w:val="00150A1E"/>
    <w:rsid w:val="00150A6D"/>
    <w:rsid w:val="001510FD"/>
    <w:rsid w:val="001511F0"/>
    <w:rsid w:val="001515B2"/>
    <w:rsid w:val="00151611"/>
    <w:rsid w:val="0015188B"/>
    <w:rsid w:val="00151AED"/>
    <w:rsid w:val="00151F13"/>
    <w:rsid w:val="00151F4E"/>
    <w:rsid w:val="00152341"/>
    <w:rsid w:val="001528F7"/>
    <w:rsid w:val="0015296E"/>
    <w:rsid w:val="00152ABD"/>
    <w:rsid w:val="00152AFE"/>
    <w:rsid w:val="00152B6A"/>
    <w:rsid w:val="00152BA0"/>
    <w:rsid w:val="001531AE"/>
    <w:rsid w:val="0015323C"/>
    <w:rsid w:val="0015351D"/>
    <w:rsid w:val="001538F5"/>
    <w:rsid w:val="00153B99"/>
    <w:rsid w:val="00153EC4"/>
    <w:rsid w:val="00154107"/>
    <w:rsid w:val="00154205"/>
    <w:rsid w:val="001542B5"/>
    <w:rsid w:val="001543ED"/>
    <w:rsid w:val="00154634"/>
    <w:rsid w:val="00154817"/>
    <w:rsid w:val="00154948"/>
    <w:rsid w:val="00154B5E"/>
    <w:rsid w:val="00155209"/>
    <w:rsid w:val="00155592"/>
    <w:rsid w:val="001557E3"/>
    <w:rsid w:val="00155A0A"/>
    <w:rsid w:val="00155A39"/>
    <w:rsid w:val="00155C65"/>
    <w:rsid w:val="00155C7A"/>
    <w:rsid w:val="00155EE8"/>
    <w:rsid w:val="00155EF2"/>
    <w:rsid w:val="00155FBA"/>
    <w:rsid w:val="00156366"/>
    <w:rsid w:val="0015637F"/>
    <w:rsid w:val="001563B8"/>
    <w:rsid w:val="00156668"/>
    <w:rsid w:val="00156D64"/>
    <w:rsid w:val="00156DDD"/>
    <w:rsid w:val="001573CA"/>
    <w:rsid w:val="0015794D"/>
    <w:rsid w:val="00157955"/>
    <w:rsid w:val="00157A47"/>
    <w:rsid w:val="00157B82"/>
    <w:rsid w:val="0016026F"/>
    <w:rsid w:val="00160281"/>
    <w:rsid w:val="00160390"/>
    <w:rsid w:val="001604B1"/>
    <w:rsid w:val="001604D7"/>
    <w:rsid w:val="00160DB0"/>
    <w:rsid w:val="001611A6"/>
    <w:rsid w:val="0016167F"/>
    <w:rsid w:val="00161758"/>
    <w:rsid w:val="00161767"/>
    <w:rsid w:val="001617E5"/>
    <w:rsid w:val="001619A9"/>
    <w:rsid w:val="001623FF"/>
    <w:rsid w:val="00162482"/>
    <w:rsid w:val="001624D0"/>
    <w:rsid w:val="001625A7"/>
    <w:rsid w:val="001627B5"/>
    <w:rsid w:val="0016283E"/>
    <w:rsid w:val="00162B71"/>
    <w:rsid w:val="00162BB4"/>
    <w:rsid w:val="00162DF5"/>
    <w:rsid w:val="00162FB8"/>
    <w:rsid w:val="0016301D"/>
    <w:rsid w:val="00164101"/>
    <w:rsid w:val="00164130"/>
    <w:rsid w:val="0016424F"/>
    <w:rsid w:val="0016429D"/>
    <w:rsid w:val="001642D6"/>
    <w:rsid w:val="001643FA"/>
    <w:rsid w:val="001644F6"/>
    <w:rsid w:val="001647BE"/>
    <w:rsid w:val="001648BD"/>
    <w:rsid w:val="00164A9E"/>
    <w:rsid w:val="00164AB3"/>
    <w:rsid w:val="00164B68"/>
    <w:rsid w:val="0016526C"/>
    <w:rsid w:val="001655E0"/>
    <w:rsid w:val="00165620"/>
    <w:rsid w:val="00165BC6"/>
    <w:rsid w:val="00166000"/>
    <w:rsid w:val="001662EF"/>
    <w:rsid w:val="00166526"/>
    <w:rsid w:val="00166681"/>
    <w:rsid w:val="001669C7"/>
    <w:rsid w:val="00166C0C"/>
    <w:rsid w:val="0016701F"/>
    <w:rsid w:val="0016736C"/>
    <w:rsid w:val="00167517"/>
    <w:rsid w:val="0016756F"/>
    <w:rsid w:val="001676AA"/>
    <w:rsid w:val="001676DD"/>
    <w:rsid w:val="001676F4"/>
    <w:rsid w:val="00167A0E"/>
    <w:rsid w:val="00167A16"/>
    <w:rsid w:val="00167A76"/>
    <w:rsid w:val="001704DB"/>
    <w:rsid w:val="00170738"/>
    <w:rsid w:val="001707B1"/>
    <w:rsid w:val="0017096B"/>
    <w:rsid w:val="00170CB7"/>
    <w:rsid w:val="00170F57"/>
    <w:rsid w:val="001713A0"/>
    <w:rsid w:val="00171576"/>
    <w:rsid w:val="00171B17"/>
    <w:rsid w:val="00172099"/>
    <w:rsid w:val="00172440"/>
    <w:rsid w:val="00172692"/>
    <w:rsid w:val="00172839"/>
    <w:rsid w:val="001729E2"/>
    <w:rsid w:val="00172AAE"/>
    <w:rsid w:val="00172CA1"/>
    <w:rsid w:val="001733AE"/>
    <w:rsid w:val="0017378A"/>
    <w:rsid w:val="00173E56"/>
    <w:rsid w:val="0017401D"/>
    <w:rsid w:val="001740E9"/>
    <w:rsid w:val="00174106"/>
    <w:rsid w:val="00174935"/>
    <w:rsid w:val="001749C3"/>
    <w:rsid w:val="00174AEA"/>
    <w:rsid w:val="00174B5F"/>
    <w:rsid w:val="00174C5A"/>
    <w:rsid w:val="00174D16"/>
    <w:rsid w:val="0017531B"/>
    <w:rsid w:val="00175331"/>
    <w:rsid w:val="00175A70"/>
    <w:rsid w:val="00175B1D"/>
    <w:rsid w:val="00176566"/>
    <w:rsid w:val="0017668D"/>
    <w:rsid w:val="00176898"/>
    <w:rsid w:val="00176DB2"/>
    <w:rsid w:val="001772B7"/>
    <w:rsid w:val="001772FB"/>
    <w:rsid w:val="0017743C"/>
    <w:rsid w:val="00177557"/>
    <w:rsid w:val="001779C8"/>
    <w:rsid w:val="00177CC3"/>
    <w:rsid w:val="00177CE2"/>
    <w:rsid w:val="00177D00"/>
    <w:rsid w:val="00177E1B"/>
    <w:rsid w:val="001801FE"/>
    <w:rsid w:val="0018052C"/>
    <w:rsid w:val="0018081B"/>
    <w:rsid w:val="00180B1B"/>
    <w:rsid w:val="00180C1C"/>
    <w:rsid w:val="00180D69"/>
    <w:rsid w:val="00180DA5"/>
    <w:rsid w:val="00180F59"/>
    <w:rsid w:val="0018118B"/>
    <w:rsid w:val="001811D3"/>
    <w:rsid w:val="00181303"/>
    <w:rsid w:val="001818D5"/>
    <w:rsid w:val="00181C01"/>
    <w:rsid w:val="00181CEC"/>
    <w:rsid w:val="00181DC2"/>
    <w:rsid w:val="00181FF7"/>
    <w:rsid w:val="00181FF9"/>
    <w:rsid w:val="001823C8"/>
    <w:rsid w:val="00182454"/>
    <w:rsid w:val="001826AF"/>
    <w:rsid w:val="00182BA2"/>
    <w:rsid w:val="00182BE6"/>
    <w:rsid w:val="00182EC3"/>
    <w:rsid w:val="00182EF2"/>
    <w:rsid w:val="001830B2"/>
    <w:rsid w:val="00183638"/>
    <w:rsid w:val="001837F7"/>
    <w:rsid w:val="0018398B"/>
    <w:rsid w:val="00183B51"/>
    <w:rsid w:val="00183C57"/>
    <w:rsid w:val="00183FFF"/>
    <w:rsid w:val="001840CA"/>
    <w:rsid w:val="001844C0"/>
    <w:rsid w:val="0018488A"/>
    <w:rsid w:val="00184B5C"/>
    <w:rsid w:val="00184DD3"/>
    <w:rsid w:val="00184F44"/>
    <w:rsid w:val="0018536F"/>
    <w:rsid w:val="0018541D"/>
    <w:rsid w:val="001854CB"/>
    <w:rsid w:val="001854DB"/>
    <w:rsid w:val="00185594"/>
    <w:rsid w:val="001855A0"/>
    <w:rsid w:val="0018573C"/>
    <w:rsid w:val="00185761"/>
    <w:rsid w:val="00185954"/>
    <w:rsid w:val="00185A1E"/>
    <w:rsid w:val="00185E36"/>
    <w:rsid w:val="00185EDD"/>
    <w:rsid w:val="00185F3F"/>
    <w:rsid w:val="001860BB"/>
    <w:rsid w:val="0018610C"/>
    <w:rsid w:val="001861FF"/>
    <w:rsid w:val="001866F7"/>
    <w:rsid w:val="00186846"/>
    <w:rsid w:val="00186A60"/>
    <w:rsid w:val="00187029"/>
    <w:rsid w:val="00187372"/>
    <w:rsid w:val="00187632"/>
    <w:rsid w:val="001878D0"/>
    <w:rsid w:val="00187A2B"/>
    <w:rsid w:val="00187C17"/>
    <w:rsid w:val="001902CB"/>
    <w:rsid w:val="00190AC2"/>
    <w:rsid w:val="00190BF6"/>
    <w:rsid w:val="00190C08"/>
    <w:rsid w:val="00190DAE"/>
    <w:rsid w:val="0019101B"/>
    <w:rsid w:val="00191327"/>
    <w:rsid w:val="0019144A"/>
    <w:rsid w:val="00191930"/>
    <w:rsid w:val="00191FEA"/>
    <w:rsid w:val="001921BE"/>
    <w:rsid w:val="00192718"/>
    <w:rsid w:val="00192CEA"/>
    <w:rsid w:val="001932E2"/>
    <w:rsid w:val="00193477"/>
    <w:rsid w:val="0019358A"/>
    <w:rsid w:val="00193696"/>
    <w:rsid w:val="00193770"/>
    <w:rsid w:val="00193852"/>
    <w:rsid w:val="00193A21"/>
    <w:rsid w:val="001940D0"/>
    <w:rsid w:val="001948D5"/>
    <w:rsid w:val="00194FBD"/>
    <w:rsid w:val="0019597B"/>
    <w:rsid w:val="00195A3B"/>
    <w:rsid w:val="00195D54"/>
    <w:rsid w:val="00195E05"/>
    <w:rsid w:val="00196298"/>
    <w:rsid w:val="00196993"/>
    <w:rsid w:val="00196A57"/>
    <w:rsid w:val="001972C9"/>
    <w:rsid w:val="0019748A"/>
    <w:rsid w:val="001976D9"/>
    <w:rsid w:val="00197796"/>
    <w:rsid w:val="00197B37"/>
    <w:rsid w:val="00197CB1"/>
    <w:rsid w:val="00197F90"/>
    <w:rsid w:val="001A0264"/>
    <w:rsid w:val="001A04A3"/>
    <w:rsid w:val="001A07EC"/>
    <w:rsid w:val="001A085F"/>
    <w:rsid w:val="001A0C11"/>
    <w:rsid w:val="001A1079"/>
    <w:rsid w:val="001A10A6"/>
    <w:rsid w:val="001A158E"/>
    <w:rsid w:val="001A194D"/>
    <w:rsid w:val="001A19A0"/>
    <w:rsid w:val="001A1F1E"/>
    <w:rsid w:val="001A241A"/>
    <w:rsid w:val="001A27BD"/>
    <w:rsid w:val="001A2A12"/>
    <w:rsid w:val="001A2B5C"/>
    <w:rsid w:val="001A2D96"/>
    <w:rsid w:val="001A2DED"/>
    <w:rsid w:val="001A3304"/>
    <w:rsid w:val="001A33F7"/>
    <w:rsid w:val="001A36FE"/>
    <w:rsid w:val="001A3BA1"/>
    <w:rsid w:val="001A3C85"/>
    <w:rsid w:val="001A3F3C"/>
    <w:rsid w:val="001A3F73"/>
    <w:rsid w:val="001A4091"/>
    <w:rsid w:val="001A422E"/>
    <w:rsid w:val="001A45FA"/>
    <w:rsid w:val="001A465A"/>
    <w:rsid w:val="001A4816"/>
    <w:rsid w:val="001A4BB6"/>
    <w:rsid w:val="001A52CC"/>
    <w:rsid w:val="001A5653"/>
    <w:rsid w:val="001A5730"/>
    <w:rsid w:val="001A57F2"/>
    <w:rsid w:val="001A586E"/>
    <w:rsid w:val="001A5CC0"/>
    <w:rsid w:val="001A6348"/>
    <w:rsid w:val="001A63D5"/>
    <w:rsid w:val="001A6417"/>
    <w:rsid w:val="001A66F3"/>
    <w:rsid w:val="001A687F"/>
    <w:rsid w:val="001A696A"/>
    <w:rsid w:val="001A6A22"/>
    <w:rsid w:val="001A6B30"/>
    <w:rsid w:val="001A6DDC"/>
    <w:rsid w:val="001A6E5D"/>
    <w:rsid w:val="001A7195"/>
    <w:rsid w:val="001A74BA"/>
    <w:rsid w:val="001A7829"/>
    <w:rsid w:val="001A79AB"/>
    <w:rsid w:val="001B08E3"/>
    <w:rsid w:val="001B0F7A"/>
    <w:rsid w:val="001B109F"/>
    <w:rsid w:val="001B11F1"/>
    <w:rsid w:val="001B12B6"/>
    <w:rsid w:val="001B152F"/>
    <w:rsid w:val="001B16CF"/>
    <w:rsid w:val="001B1730"/>
    <w:rsid w:val="001B1781"/>
    <w:rsid w:val="001B1CB9"/>
    <w:rsid w:val="001B1DDA"/>
    <w:rsid w:val="001B1DF3"/>
    <w:rsid w:val="001B20B8"/>
    <w:rsid w:val="001B235B"/>
    <w:rsid w:val="001B2BE3"/>
    <w:rsid w:val="001B2F3F"/>
    <w:rsid w:val="001B3477"/>
    <w:rsid w:val="001B3B95"/>
    <w:rsid w:val="001B3BA3"/>
    <w:rsid w:val="001B3E26"/>
    <w:rsid w:val="001B4015"/>
    <w:rsid w:val="001B4244"/>
    <w:rsid w:val="001B4322"/>
    <w:rsid w:val="001B45A6"/>
    <w:rsid w:val="001B48E7"/>
    <w:rsid w:val="001B4B28"/>
    <w:rsid w:val="001B4FA4"/>
    <w:rsid w:val="001B53FE"/>
    <w:rsid w:val="001B5548"/>
    <w:rsid w:val="001B55CE"/>
    <w:rsid w:val="001B5F6F"/>
    <w:rsid w:val="001B63AE"/>
    <w:rsid w:val="001B646E"/>
    <w:rsid w:val="001B6A02"/>
    <w:rsid w:val="001B6C4B"/>
    <w:rsid w:val="001B6D1C"/>
    <w:rsid w:val="001B7324"/>
    <w:rsid w:val="001B7517"/>
    <w:rsid w:val="001B7619"/>
    <w:rsid w:val="001B77A8"/>
    <w:rsid w:val="001B78AD"/>
    <w:rsid w:val="001B7D68"/>
    <w:rsid w:val="001B7EBE"/>
    <w:rsid w:val="001C08E8"/>
    <w:rsid w:val="001C0D0D"/>
    <w:rsid w:val="001C1079"/>
    <w:rsid w:val="001C1226"/>
    <w:rsid w:val="001C12F0"/>
    <w:rsid w:val="001C1629"/>
    <w:rsid w:val="001C1AF1"/>
    <w:rsid w:val="001C1C17"/>
    <w:rsid w:val="001C1DB7"/>
    <w:rsid w:val="001C1EA9"/>
    <w:rsid w:val="001C1FDF"/>
    <w:rsid w:val="001C227E"/>
    <w:rsid w:val="001C25E1"/>
    <w:rsid w:val="001C2A27"/>
    <w:rsid w:val="001C2AE7"/>
    <w:rsid w:val="001C2B0F"/>
    <w:rsid w:val="001C2D2F"/>
    <w:rsid w:val="001C2D71"/>
    <w:rsid w:val="001C2E22"/>
    <w:rsid w:val="001C2FB4"/>
    <w:rsid w:val="001C321F"/>
    <w:rsid w:val="001C357B"/>
    <w:rsid w:val="001C3B62"/>
    <w:rsid w:val="001C3E73"/>
    <w:rsid w:val="001C3EC5"/>
    <w:rsid w:val="001C403F"/>
    <w:rsid w:val="001C44B8"/>
    <w:rsid w:val="001C4905"/>
    <w:rsid w:val="001C4C80"/>
    <w:rsid w:val="001C4CE0"/>
    <w:rsid w:val="001C4D22"/>
    <w:rsid w:val="001C5087"/>
    <w:rsid w:val="001C5479"/>
    <w:rsid w:val="001C57C2"/>
    <w:rsid w:val="001C59B3"/>
    <w:rsid w:val="001C5AFC"/>
    <w:rsid w:val="001C5B2C"/>
    <w:rsid w:val="001C5FD5"/>
    <w:rsid w:val="001C662C"/>
    <w:rsid w:val="001C67E0"/>
    <w:rsid w:val="001C6859"/>
    <w:rsid w:val="001C6C93"/>
    <w:rsid w:val="001C6DF3"/>
    <w:rsid w:val="001C6E1E"/>
    <w:rsid w:val="001C6F0C"/>
    <w:rsid w:val="001C70C8"/>
    <w:rsid w:val="001C7A25"/>
    <w:rsid w:val="001C7CA4"/>
    <w:rsid w:val="001C7DF8"/>
    <w:rsid w:val="001C7E38"/>
    <w:rsid w:val="001D0007"/>
    <w:rsid w:val="001D0138"/>
    <w:rsid w:val="001D0586"/>
    <w:rsid w:val="001D0633"/>
    <w:rsid w:val="001D075C"/>
    <w:rsid w:val="001D0819"/>
    <w:rsid w:val="001D0C9E"/>
    <w:rsid w:val="001D0DEC"/>
    <w:rsid w:val="001D0FB3"/>
    <w:rsid w:val="001D13E1"/>
    <w:rsid w:val="001D182D"/>
    <w:rsid w:val="001D1896"/>
    <w:rsid w:val="001D232C"/>
    <w:rsid w:val="001D2483"/>
    <w:rsid w:val="001D2634"/>
    <w:rsid w:val="001D27AD"/>
    <w:rsid w:val="001D2B68"/>
    <w:rsid w:val="001D2B96"/>
    <w:rsid w:val="001D2FCC"/>
    <w:rsid w:val="001D374A"/>
    <w:rsid w:val="001D3B02"/>
    <w:rsid w:val="001D3B06"/>
    <w:rsid w:val="001D40CD"/>
    <w:rsid w:val="001D438D"/>
    <w:rsid w:val="001D44C4"/>
    <w:rsid w:val="001D46B3"/>
    <w:rsid w:val="001D46D0"/>
    <w:rsid w:val="001D49AC"/>
    <w:rsid w:val="001D4A63"/>
    <w:rsid w:val="001D4B01"/>
    <w:rsid w:val="001D4B88"/>
    <w:rsid w:val="001D4F8C"/>
    <w:rsid w:val="001D54C7"/>
    <w:rsid w:val="001D5D19"/>
    <w:rsid w:val="001D654C"/>
    <w:rsid w:val="001D6964"/>
    <w:rsid w:val="001D6A1C"/>
    <w:rsid w:val="001D6A67"/>
    <w:rsid w:val="001D6B31"/>
    <w:rsid w:val="001D6BEC"/>
    <w:rsid w:val="001D6D36"/>
    <w:rsid w:val="001D6FE4"/>
    <w:rsid w:val="001D73F6"/>
    <w:rsid w:val="001D755A"/>
    <w:rsid w:val="001D79CA"/>
    <w:rsid w:val="001D79ED"/>
    <w:rsid w:val="001D79F8"/>
    <w:rsid w:val="001D7C94"/>
    <w:rsid w:val="001D7D3B"/>
    <w:rsid w:val="001D7F27"/>
    <w:rsid w:val="001D7FB8"/>
    <w:rsid w:val="001E0013"/>
    <w:rsid w:val="001E02E0"/>
    <w:rsid w:val="001E04CB"/>
    <w:rsid w:val="001E0558"/>
    <w:rsid w:val="001E0626"/>
    <w:rsid w:val="001E070B"/>
    <w:rsid w:val="001E09E5"/>
    <w:rsid w:val="001E0AF7"/>
    <w:rsid w:val="001E0DE1"/>
    <w:rsid w:val="001E101F"/>
    <w:rsid w:val="001E12FE"/>
    <w:rsid w:val="001E134E"/>
    <w:rsid w:val="001E1697"/>
    <w:rsid w:val="001E1906"/>
    <w:rsid w:val="001E1AE2"/>
    <w:rsid w:val="001E1C01"/>
    <w:rsid w:val="001E1CD9"/>
    <w:rsid w:val="001E1EF2"/>
    <w:rsid w:val="001E20EF"/>
    <w:rsid w:val="001E21AB"/>
    <w:rsid w:val="001E236D"/>
    <w:rsid w:val="001E25AB"/>
    <w:rsid w:val="001E2926"/>
    <w:rsid w:val="001E2B24"/>
    <w:rsid w:val="001E2B42"/>
    <w:rsid w:val="001E2D3A"/>
    <w:rsid w:val="001E2F93"/>
    <w:rsid w:val="001E31E9"/>
    <w:rsid w:val="001E37AA"/>
    <w:rsid w:val="001E4019"/>
    <w:rsid w:val="001E4A1F"/>
    <w:rsid w:val="001E5193"/>
    <w:rsid w:val="001E51CA"/>
    <w:rsid w:val="001E572F"/>
    <w:rsid w:val="001E5BD2"/>
    <w:rsid w:val="001E5C02"/>
    <w:rsid w:val="001E5D3F"/>
    <w:rsid w:val="001E5DF1"/>
    <w:rsid w:val="001E60FC"/>
    <w:rsid w:val="001E65AF"/>
    <w:rsid w:val="001E66DC"/>
    <w:rsid w:val="001E68F1"/>
    <w:rsid w:val="001E6A59"/>
    <w:rsid w:val="001E6AC2"/>
    <w:rsid w:val="001E6C82"/>
    <w:rsid w:val="001E6E6C"/>
    <w:rsid w:val="001E7392"/>
    <w:rsid w:val="001E7414"/>
    <w:rsid w:val="001E787F"/>
    <w:rsid w:val="001E79C4"/>
    <w:rsid w:val="001E7BC6"/>
    <w:rsid w:val="001E7BEA"/>
    <w:rsid w:val="001E7F6F"/>
    <w:rsid w:val="001F014E"/>
    <w:rsid w:val="001F02A8"/>
    <w:rsid w:val="001F0C6E"/>
    <w:rsid w:val="001F0E7C"/>
    <w:rsid w:val="001F129C"/>
    <w:rsid w:val="001F159C"/>
    <w:rsid w:val="001F15B3"/>
    <w:rsid w:val="001F1AB9"/>
    <w:rsid w:val="001F1B76"/>
    <w:rsid w:val="001F1B7A"/>
    <w:rsid w:val="001F1F18"/>
    <w:rsid w:val="001F1F1B"/>
    <w:rsid w:val="001F232C"/>
    <w:rsid w:val="001F2BBF"/>
    <w:rsid w:val="001F3719"/>
    <w:rsid w:val="001F394C"/>
    <w:rsid w:val="001F3A67"/>
    <w:rsid w:val="001F3B61"/>
    <w:rsid w:val="001F3DA9"/>
    <w:rsid w:val="001F41B3"/>
    <w:rsid w:val="001F42E7"/>
    <w:rsid w:val="001F4A59"/>
    <w:rsid w:val="001F50C9"/>
    <w:rsid w:val="001F5124"/>
    <w:rsid w:val="001F5156"/>
    <w:rsid w:val="001F553F"/>
    <w:rsid w:val="001F5894"/>
    <w:rsid w:val="001F58C4"/>
    <w:rsid w:val="001F5B7B"/>
    <w:rsid w:val="001F5BBB"/>
    <w:rsid w:val="001F6289"/>
    <w:rsid w:val="001F6352"/>
    <w:rsid w:val="001F64D6"/>
    <w:rsid w:val="001F681F"/>
    <w:rsid w:val="001F6B64"/>
    <w:rsid w:val="001F6BF6"/>
    <w:rsid w:val="001F6E9A"/>
    <w:rsid w:val="001F6F03"/>
    <w:rsid w:val="001F74F8"/>
    <w:rsid w:val="001F768F"/>
    <w:rsid w:val="001F76FE"/>
    <w:rsid w:val="001F790B"/>
    <w:rsid w:val="001F7AAA"/>
    <w:rsid w:val="001F7E34"/>
    <w:rsid w:val="00200751"/>
    <w:rsid w:val="0020078B"/>
    <w:rsid w:val="002007C7"/>
    <w:rsid w:val="00200941"/>
    <w:rsid w:val="00200B96"/>
    <w:rsid w:val="00201099"/>
    <w:rsid w:val="0020127A"/>
    <w:rsid w:val="00201319"/>
    <w:rsid w:val="002013F9"/>
    <w:rsid w:val="00201A71"/>
    <w:rsid w:val="00201AF5"/>
    <w:rsid w:val="00201D69"/>
    <w:rsid w:val="00202080"/>
    <w:rsid w:val="00202905"/>
    <w:rsid w:val="0020294F"/>
    <w:rsid w:val="00202A1C"/>
    <w:rsid w:val="00203373"/>
    <w:rsid w:val="00203B5D"/>
    <w:rsid w:val="00203C74"/>
    <w:rsid w:val="00204285"/>
    <w:rsid w:val="00204512"/>
    <w:rsid w:val="00204A3F"/>
    <w:rsid w:val="00204BE6"/>
    <w:rsid w:val="00204C0F"/>
    <w:rsid w:val="002050C4"/>
    <w:rsid w:val="00205410"/>
    <w:rsid w:val="00205459"/>
    <w:rsid w:val="00205510"/>
    <w:rsid w:val="002058D1"/>
    <w:rsid w:val="0020597D"/>
    <w:rsid w:val="002059E0"/>
    <w:rsid w:val="00205DE5"/>
    <w:rsid w:val="002060AA"/>
    <w:rsid w:val="00206223"/>
    <w:rsid w:val="00206AE2"/>
    <w:rsid w:val="002070D7"/>
    <w:rsid w:val="00207285"/>
    <w:rsid w:val="00207A38"/>
    <w:rsid w:val="00207ECC"/>
    <w:rsid w:val="00207F07"/>
    <w:rsid w:val="00210044"/>
    <w:rsid w:val="002105F5"/>
    <w:rsid w:val="00210731"/>
    <w:rsid w:val="00210C0C"/>
    <w:rsid w:val="00210F1C"/>
    <w:rsid w:val="00210FEE"/>
    <w:rsid w:val="0021143F"/>
    <w:rsid w:val="002114E9"/>
    <w:rsid w:val="00211A3C"/>
    <w:rsid w:val="00211F66"/>
    <w:rsid w:val="00212388"/>
    <w:rsid w:val="00212394"/>
    <w:rsid w:val="0021239C"/>
    <w:rsid w:val="0021282B"/>
    <w:rsid w:val="0021284D"/>
    <w:rsid w:val="00212C8E"/>
    <w:rsid w:val="00213049"/>
    <w:rsid w:val="00213247"/>
    <w:rsid w:val="00213B20"/>
    <w:rsid w:val="00213E00"/>
    <w:rsid w:val="00213E57"/>
    <w:rsid w:val="00214677"/>
    <w:rsid w:val="00214A0E"/>
    <w:rsid w:val="00214FCF"/>
    <w:rsid w:val="0021520F"/>
    <w:rsid w:val="0021554D"/>
    <w:rsid w:val="00215700"/>
    <w:rsid w:val="00215794"/>
    <w:rsid w:val="00215953"/>
    <w:rsid w:val="00215B9F"/>
    <w:rsid w:val="00215BF0"/>
    <w:rsid w:val="0021604B"/>
    <w:rsid w:val="0021616B"/>
    <w:rsid w:val="002165E8"/>
    <w:rsid w:val="00216717"/>
    <w:rsid w:val="00216ABC"/>
    <w:rsid w:val="00216D62"/>
    <w:rsid w:val="00216DE2"/>
    <w:rsid w:val="00216E32"/>
    <w:rsid w:val="00217026"/>
    <w:rsid w:val="002170BA"/>
    <w:rsid w:val="00217212"/>
    <w:rsid w:val="0021770C"/>
    <w:rsid w:val="00220008"/>
    <w:rsid w:val="002200C1"/>
    <w:rsid w:val="002200FA"/>
    <w:rsid w:val="0022033F"/>
    <w:rsid w:val="002206A5"/>
    <w:rsid w:val="00220801"/>
    <w:rsid w:val="00220C23"/>
    <w:rsid w:val="00220EE0"/>
    <w:rsid w:val="00220F3A"/>
    <w:rsid w:val="0022127B"/>
    <w:rsid w:val="002212C5"/>
    <w:rsid w:val="002217E2"/>
    <w:rsid w:val="00221D44"/>
    <w:rsid w:val="00221FA0"/>
    <w:rsid w:val="00221FFF"/>
    <w:rsid w:val="002221BF"/>
    <w:rsid w:val="00222410"/>
    <w:rsid w:val="00222596"/>
    <w:rsid w:val="002228AD"/>
    <w:rsid w:val="0022377D"/>
    <w:rsid w:val="002237FD"/>
    <w:rsid w:val="00223A04"/>
    <w:rsid w:val="00223B86"/>
    <w:rsid w:val="00223DC9"/>
    <w:rsid w:val="00223FB7"/>
    <w:rsid w:val="002243D5"/>
    <w:rsid w:val="0022494B"/>
    <w:rsid w:val="002254D2"/>
    <w:rsid w:val="0022550E"/>
    <w:rsid w:val="0022555C"/>
    <w:rsid w:val="0022566D"/>
    <w:rsid w:val="002258D1"/>
    <w:rsid w:val="00225927"/>
    <w:rsid w:val="0022602B"/>
    <w:rsid w:val="002261BB"/>
    <w:rsid w:val="00226200"/>
    <w:rsid w:val="0022686B"/>
    <w:rsid w:val="00226B54"/>
    <w:rsid w:val="00226BA7"/>
    <w:rsid w:val="00226EB1"/>
    <w:rsid w:val="00226FC7"/>
    <w:rsid w:val="0022708D"/>
    <w:rsid w:val="00227213"/>
    <w:rsid w:val="002273A1"/>
    <w:rsid w:val="0022755C"/>
    <w:rsid w:val="002275A3"/>
    <w:rsid w:val="002278C8"/>
    <w:rsid w:val="002278FC"/>
    <w:rsid w:val="00227941"/>
    <w:rsid w:val="00227C86"/>
    <w:rsid w:val="00227E77"/>
    <w:rsid w:val="0023026A"/>
    <w:rsid w:val="00230442"/>
    <w:rsid w:val="00230584"/>
    <w:rsid w:val="00230594"/>
    <w:rsid w:val="002306F8"/>
    <w:rsid w:val="0023103F"/>
    <w:rsid w:val="0023129C"/>
    <w:rsid w:val="00232018"/>
    <w:rsid w:val="00232087"/>
    <w:rsid w:val="002321C0"/>
    <w:rsid w:val="00232237"/>
    <w:rsid w:val="002324C2"/>
    <w:rsid w:val="0023270C"/>
    <w:rsid w:val="002329CC"/>
    <w:rsid w:val="00232D93"/>
    <w:rsid w:val="002333DF"/>
    <w:rsid w:val="002336FC"/>
    <w:rsid w:val="00233CCE"/>
    <w:rsid w:val="00233D5D"/>
    <w:rsid w:val="00233E85"/>
    <w:rsid w:val="00234178"/>
    <w:rsid w:val="002342F3"/>
    <w:rsid w:val="002343B0"/>
    <w:rsid w:val="002343CC"/>
    <w:rsid w:val="002343EE"/>
    <w:rsid w:val="002347A4"/>
    <w:rsid w:val="002347D2"/>
    <w:rsid w:val="00234994"/>
    <w:rsid w:val="002354CE"/>
    <w:rsid w:val="002355C3"/>
    <w:rsid w:val="002358BA"/>
    <w:rsid w:val="00235A28"/>
    <w:rsid w:val="00235A29"/>
    <w:rsid w:val="00235DC6"/>
    <w:rsid w:val="0023604F"/>
    <w:rsid w:val="00236201"/>
    <w:rsid w:val="00236404"/>
    <w:rsid w:val="00236477"/>
    <w:rsid w:val="00237056"/>
    <w:rsid w:val="0023776C"/>
    <w:rsid w:val="00237AE8"/>
    <w:rsid w:val="00240655"/>
    <w:rsid w:val="00240785"/>
    <w:rsid w:val="0024088E"/>
    <w:rsid w:val="00240A2B"/>
    <w:rsid w:val="00240AB1"/>
    <w:rsid w:val="00240F0C"/>
    <w:rsid w:val="00240FCF"/>
    <w:rsid w:val="002413AA"/>
    <w:rsid w:val="00241691"/>
    <w:rsid w:val="00241A79"/>
    <w:rsid w:val="00241B8F"/>
    <w:rsid w:val="00241BAF"/>
    <w:rsid w:val="00241D5B"/>
    <w:rsid w:val="00241D84"/>
    <w:rsid w:val="0024213D"/>
    <w:rsid w:val="0024223B"/>
    <w:rsid w:val="002422B6"/>
    <w:rsid w:val="002423F6"/>
    <w:rsid w:val="002428DA"/>
    <w:rsid w:val="0024298D"/>
    <w:rsid w:val="00242B3C"/>
    <w:rsid w:val="00242BE8"/>
    <w:rsid w:val="00242D8B"/>
    <w:rsid w:val="00242F32"/>
    <w:rsid w:val="00243190"/>
    <w:rsid w:val="0024354C"/>
    <w:rsid w:val="00243573"/>
    <w:rsid w:val="00243611"/>
    <w:rsid w:val="0024367D"/>
    <w:rsid w:val="00243760"/>
    <w:rsid w:val="00243EEC"/>
    <w:rsid w:val="002440E4"/>
    <w:rsid w:val="0024411A"/>
    <w:rsid w:val="00244213"/>
    <w:rsid w:val="002442ED"/>
    <w:rsid w:val="00244560"/>
    <w:rsid w:val="00244A23"/>
    <w:rsid w:val="00244CCA"/>
    <w:rsid w:val="00244D00"/>
    <w:rsid w:val="00245040"/>
    <w:rsid w:val="0024517A"/>
    <w:rsid w:val="002458B9"/>
    <w:rsid w:val="00245A1B"/>
    <w:rsid w:val="00245D18"/>
    <w:rsid w:val="00246800"/>
    <w:rsid w:val="00246AFF"/>
    <w:rsid w:val="00246BB0"/>
    <w:rsid w:val="00246DB1"/>
    <w:rsid w:val="00246E94"/>
    <w:rsid w:val="00247847"/>
    <w:rsid w:val="0024786A"/>
    <w:rsid w:val="00247892"/>
    <w:rsid w:val="00247FE8"/>
    <w:rsid w:val="0025034E"/>
    <w:rsid w:val="00250430"/>
    <w:rsid w:val="00250968"/>
    <w:rsid w:val="00250CE0"/>
    <w:rsid w:val="00250E92"/>
    <w:rsid w:val="00250F84"/>
    <w:rsid w:val="002510A8"/>
    <w:rsid w:val="002510D5"/>
    <w:rsid w:val="0025120E"/>
    <w:rsid w:val="00251C82"/>
    <w:rsid w:val="00251E88"/>
    <w:rsid w:val="00252461"/>
    <w:rsid w:val="002525F0"/>
    <w:rsid w:val="00252697"/>
    <w:rsid w:val="00252998"/>
    <w:rsid w:val="00252C84"/>
    <w:rsid w:val="00252EA6"/>
    <w:rsid w:val="002531D7"/>
    <w:rsid w:val="002534C9"/>
    <w:rsid w:val="002535C9"/>
    <w:rsid w:val="0025388B"/>
    <w:rsid w:val="002538D0"/>
    <w:rsid w:val="00253A0E"/>
    <w:rsid w:val="00253A8C"/>
    <w:rsid w:val="00253F47"/>
    <w:rsid w:val="00253FA1"/>
    <w:rsid w:val="00253FAC"/>
    <w:rsid w:val="002540D0"/>
    <w:rsid w:val="002544A2"/>
    <w:rsid w:val="002544FC"/>
    <w:rsid w:val="00254A0B"/>
    <w:rsid w:val="00254A89"/>
    <w:rsid w:val="00254C01"/>
    <w:rsid w:val="00254D3C"/>
    <w:rsid w:val="00254F09"/>
    <w:rsid w:val="00254F8C"/>
    <w:rsid w:val="00254FE9"/>
    <w:rsid w:val="00255538"/>
    <w:rsid w:val="0025585A"/>
    <w:rsid w:val="00255AD1"/>
    <w:rsid w:val="00255BC2"/>
    <w:rsid w:val="00256035"/>
    <w:rsid w:val="00256069"/>
    <w:rsid w:val="0025612E"/>
    <w:rsid w:val="00256BDB"/>
    <w:rsid w:val="00257121"/>
    <w:rsid w:val="002572D5"/>
    <w:rsid w:val="00257441"/>
    <w:rsid w:val="002574C5"/>
    <w:rsid w:val="00257554"/>
    <w:rsid w:val="002579AC"/>
    <w:rsid w:val="00257A47"/>
    <w:rsid w:val="00260151"/>
    <w:rsid w:val="00260279"/>
    <w:rsid w:val="00260504"/>
    <w:rsid w:val="0026066C"/>
    <w:rsid w:val="002606A2"/>
    <w:rsid w:val="002606AF"/>
    <w:rsid w:val="002608EF"/>
    <w:rsid w:val="0026114E"/>
    <w:rsid w:val="00261461"/>
    <w:rsid w:val="0026154C"/>
    <w:rsid w:val="0026180A"/>
    <w:rsid w:val="002619F5"/>
    <w:rsid w:val="002620DD"/>
    <w:rsid w:val="002622CA"/>
    <w:rsid w:val="0026237A"/>
    <w:rsid w:val="00262829"/>
    <w:rsid w:val="00262976"/>
    <w:rsid w:val="00262C15"/>
    <w:rsid w:val="00263414"/>
    <w:rsid w:val="00263650"/>
    <w:rsid w:val="002636C4"/>
    <w:rsid w:val="0026382D"/>
    <w:rsid w:val="00263844"/>
    <w:rsid w:val="00263C49"/>
    <w:rsid w:val="00263E80"/>
    <w:rsid w:val="00264290"/>
    <w:rsid w:val="0026440F"/>
    <w:rsid w:val="00264808"/>
    <w:rsid w:val="00264B7D"/>
    <w:rsid w:val="00264C7D"/>
    <w:rsid w:val="00264DBD"/>
    <w:rsid w:val="00265086"/>
    <w:rsid w:val="0026521B"/>
    <w:rsid w:val="00265311"/>
    <w:rsid w:val="0026553C"/>
    <w:rsid w:val="0026598F"/>
    <w:rsid w:val="00265BFA"/>
    <w:rsid w:val="00265ECC"/>
    <w:rsid w:val="00266434"/>
    <w:rsid w:val="00266662"/>
    <w:rsid w:val="00266F29"/>
    <w:rsid w:val="00267259"/>
    <w:rsid w:val="0026789A"/>
    <w:rsid w:val="00267E03"/>
    <w:rsid w:val="00270596"/>
    <w:rsid w:val="00270658"/>
    <w:rsid w:val="0027073B"/>
    <w:rsid w:val="00270743"/>
    <w:rsid w:val="00270B84"/>
    <w:rsid w:val="00270CC6"/>
    <w:rsid w:val="00270F10"/>
    <w:rsid w:val="00271578"/>
    <w:rsid w:val="002716B4"/>
    <w:rsid w:val="00271728"/>
    <w:rsid w:val="002717CA"/>
    <w:rsid w:val="00271AA8"/>
    <w:rsid w:val="00271ACA"/>
    <w:rsid w:val="00271AD5"/>
    <w:rsid w:val="00271CE8"/>
    <w:rsid w:val="00271D84"/>
    <w:rsid w:val="00271D85"/>
    <w:rsid w:val="002724D7"/>
    <w:rsid w:val="00272792"/>
    <w:rsid w:val="0027289D"/>
    <w:rsid w:val="00272D91"/>
    <w:rsid w:val="00272DFF"/>
    <w:rsid w:val="00272ECE"/>
    <w:rsid w:val="002732B5"/>
    <w:rsid w:val="002734A9"/>
    <w:rsid w:val="00273D57"/>
    <w:rsid w:val="00273E5C"/>
    <w:rsid w:val="00273F39"/>
    <w:rsid w:val="00274089"/>
    <w:rsid w:val="002742C5"/>
    <w:rsid w:val="00274874"/>
    <w:rsid w:val="00274BAE"/>
    <w:rsid w:val="00274BC6"/>
    <w:rsid w:val="00275618"/>
    <w:rsid w:val="002758A0"/>
    <w:rsid w:val="00275EA3"/>
    <w:rsid w:val="00275EF4"/>
    <w:rsid w:val="00276A3C"/>
    <w:rsid w:val="00276E21"/>
    <w:rsid w:val="00276FA5"/>
    <w:rsid w:val="00277396"/>
    <w:rsid w:val="002775C7"/>
    <w:rsid w:val="0027765E"/>
    <w:rsid w:val="00277691"/>
    <w:rsid w:val="00277841"/>
    <w:rsid w:val="0027794E"/>
    <w:rsid w:val="00277C7C"/>
    <w:rsid w:val="00277E2A"/>
    <w:rsid w:val="00277F2E"/>
    <w:rsid w:val="00277FC9"/>
    <w:rsid w:val="00280152"/>
    <w:rsid w:val="00280188"/>
    <w:rsid w:val="00280827"/>
    <w:rsid w:val="00280A5A"/>
    <w:rsid w:val="00280A8A"/>
    <w:rsid w:val="002810CA"/>
    <w:rsid w:val="0028110D"/>
    <w:rsid w:val="00281169"/>
    <w:rsid w:val="002812F2"/>
    <w:rsid w:val="00281B98"/>
    <w:rsid w:val="00281BBB"/>
    <w:rsid w:val="00281C77"/>
    <w:rsid w:val="00281C7D"/>
    <w:rsid w:val="002821F8"/>
    <w:rsid w:val="00282372"/>
    <w:rsid w:val="00282548"/>
    <w:rsid w:val="002826F1"/>
    <w:rsid w:val="00282753"/>
    <w:rsid w:val="00282808"/>
    <w:rsid w:val="0028299E"/>
    <w:rsid w:val="002829FA"/>
    <w:rsid w:val="00282DBF"/>
    <w:rsid w:val="00282FBF"/>
    <w:rsid w:val="002830CB"/>
    <w:rsid w:val="002836EB"/>
    <w:rsid w:val="002837B1"/>
    <w:rsid w:val="00283864"/>
    <w:rsid w:val="00283B3D"/>
    <w:rsid w:val="00284094"/>
    <w:rsid w:val="002847F4"/>
    <w:rsid w:val="00284807"/>
    <w:rsid w:val="002848C5"/>
    <w:rsid w:val="002848CB"/>
    <w:rsid w:val="00284E1E"/>
    <w:rsid w:val="002851C9"/>
    <w:rsid w:val="00285790"/>
    <w:rsid w:val="00285919"/>
    <w:rsid w:val="00285A32"/>
    <w:rsid w:val="00285BD3"/>
    <w:rsid w:val="00285CD6"/>
    <w:rsid w:val="00285E13"/>
    <w:rsid w:val="00285E40"/>
    <w:rsid w:val="00285FDC"/>
    <w:rsid w:val="002868B2"/>
    <w:rsid w:val="00286A7F"/>
    <w:rsid w:val="00286C11"/>
    <w:rsid w:val="00286C4C"/>
    <w:rsid w:val="00286D94"/>
    <w:rsid w:val="00286DC4"/>
    <w:rsid w:val="00287082"/>
    <w:rsid w:val="002870DA"/>
    <w:rsid w:val="0028785E"/>
    <w:rsid w:val="00287CFE"/>
    <w:rsid w:val="00287E67"/>
    <w:rsid w:val="00290036"/>
    <w:rsid w:val="00290063"/>
    <w:rsid w:val="00290143"/>
    <w:rsid w:val="0029024A"/>
    <w:rsid w:val="00290368"/>
    <w:rsid w:val="00290633"/>
    <w:rsid w:val="00290888"/>
    <w:rsid w:val="00290922"/>
    <w:rsid w:val="00290C97"/>
    <w:rsid w:val="00290ECF"/>
    <w:rsid w:val="00291661"/>
    <w:rsid w:val="00291C48"/>
    <w:rsid w:val="00292070"/>
    <w:rsid w:val="002921F6"/>
    <w:rsid w:val="00292343"/>
    <w:rsid w:val="00292442"/>
    <w:rsid w:val="002924E6"/>
    <w:rsid w:val="002925FA"/>
    <w:rsid w:val="0029272E"/>
    <w:rsid w:val="00292A4F"/>
    <w:rsid w:val="00292B82"/>
    <w:rsid w:val="00292CFC"/>
    <w:rsid w:val="002934B7"/>
    <w:rsid w:val="002936C8"/>
    <w:rsid w:val="00293764"/>
    <w:rsid w:val="00293996"/>
    <w:rsid w:val="00293BE2"/>
    <w:rsid w:val="00293CEA"/>
    <w:rsid w:val="00293E21"/>
    <w:rsid w:val="00294240"/>
    <w:rsid w:val="002947D8"/>
    <w:rsid w:val="002948D5"/>
    <w:rsid w:val="00294945"/>
    <w:rsid w:val="00294948"/>
    <w:rsid w:val="00294A28"/>
    <w:rsid w:val="00294B97"/>
    <w:rsid w:val="00295595"/>
    <w:rsid w:val="002955C6"/>
    <w:rsid w:val="00295787"/>
    <w:rsid w:val="00295B8C"/>
    <w:rsid w:val="00295CB3"/>
    <w:rsid w:val="00295CD1"/>
    <w:rsid w:val="002964EA"/>
    <w:rsid w:val="00296B17"/>
    <w:rsid w:val="00296C2C"/>
    <w:rsid w:val="002972C3"/>
    <w:rsid w:val="00297444"/>
    <w:rsid w:val="00297765"/>
    <w:rsid w:val="00297865"/>
    <w:rsid w:val="002A07AB"/>
    <w:rsid w:val="002A0B3C"/>
    <w:rsid w:val="002A0BEF"/>
    <w:rsid w:val="002A0FA3"/>
    <w:rsid w:val="002A1294"/>
    <w:rsid w:val="002A13E2"/>
    <w:rsid w:val="002A17C8"/>
    <w:rsid w:val="002A182E"/>
    <w:rsid w:val="002A1C19"/>
    <w:rsid w:val="002A2090"/>
    <w:rsid w:val="002A211C"/>
    <w:rsid w:val="002A24BD"/>
    <w:rsid w:val="002A25C6"/>
    <w:rsid w:val="002A2C91"/>
    <w:rsid w:val="002A2E69"/>
    <w:rsid w:val="002A2E6E"/>
    <w:rsid w:val="002A2FB9"/>
    <w:rsid w:val="002A34C4"/>
    <w:rsid w:val="002A3544"/>
    <w:rsid w:val="002A3C4E"/>
    <w:rsid w:val="002A3FAB"/>
    <w:rsid w:val="002A41D0"/>
    <w:rsid w:val="002A4611"/>
    <w:rsid w:val="002A46E3"/>
    <w:rsid w:val="002A4792"/>
    <w:rsid w:val="002A4F4F"/>
    <w:rsid w:val="002A5080"/>
    <w:rsid w:val="002A53CF"/>
    <w:rsid w:val="002A5644"/>
    <w:rsid w:val="002A58B8"/>
    <w:rsid w:val="002A5B29"/>
    <w:rsid w:val="002A5B9A"/>
    <w:rsid w:val="002A5E40"/>
    <w:rsid w:val="002A6385"/>
    <w:rsid w:val="002A657A"/>
    <w:rsid w:val="002A6681"/>
    <w:rsid w:val="002A6AC4"/>
    <w:rsid w:val="002A6BA4"/>
    <w:rsid w:val="002A6BBE"/>
    <w:rsid w:val="002A6FC1"/>
    <w:rsid w:val="002A7A39"/>
    <w:rsid w:val="002A7ACB"/>
    <w:rsid w:val="002A7BF3"/>
    <w:rsid w:val="002A7DE5"/>
    <w:rsid w:val="002A7EFB"/>
    <w:rsid w:val="002B032E"/>
    <w:rsid w:val="002B056E"/>
    <w:rsid w:val="002B0733"/>
    <w:rsid w:val="002B0811"/>
    <w:rsid w:val="002B08CE"/>
    <w:rsid w:val="002B0F90"/>
    <w:rsid w:val="002B1217"/>
    <w:rsid w:val="002B1788"/>
    <w:rsid w:val="002B17F6"/>
    <w:rsid w:val="002B1AC4"/>
    <w:rsid w:val="002B1D24"/>
    <w:rsid w:val="002B1E84"/>
    <w:rsid w:val="002B29F6"/>
    <w:rsid w:val="002B2FBF"/>
    <w:rsid w:val="002B30AF"/>
    <w:rsid w:val="002B30D4"/>
    <w:rsid w:val="002B32B3"/>
    <w:rsid w:val="002B3589"/>
    <w:rsid w:val="002B3627"/>
    <w:rsid w:val="002B3642"/>
    <w:rsid w:val="002B379E"/>
    <w:rsid w:val="002B39EF"/>
    <w:rsid w:val="002B3B9E"/>
    <w:rsid w:val="002B3F37"/>
    <w:rsid w:val="002B3F79"/>
    <w:rsid w:val="002B442E"/>
    <w:rsid w:val="002B455E"/>
    <w:rsid w:val="002B458C"/>
    <w:rsid w:val="002B4799"/>
    <w:rsid w:val="002B4FD8"/>
    <w:rsid w:val="002B567F"/>
    <w:rsid w:val="002B579D"/>
    <w:rsid w:val="002B5BF7"/>
    <w:rsid w:val="002B5E87"/>
    <w:rsid w:val="002B61A0"/>
    <w:rsid w:val="002B62DD"/>
    <w:rsid w:val="002B63DE"/>
    <w:rsid w:val="002B6443"/>
    <w:rsid w:val="002B6548"/>
    <w:rsid w:val="002B6645"/>
    <w:rsid w:val="002B69B6"/>
    <w:rsid w:val="002B6A5B"/>
    <w:rsid w:val="002B6B6B"/>
    <w:rsid w:val="002B6DA8"/>
    <w:rsid w:val="002B7427"/>
    <w:rsid w:val="002B74FC"/>
    <w:rsid w:val="002B75A8"/>
    <w:rsid w:val="002B7641"/>
    <w:rsid w:val="002B77A7"/>
    <w:rsid w:val="002B7878"/>
    <w:rsid w:val="002B7ADF"/>
    <w:rsid w:val="002B7B7E"/>
    <w:rsid w:val="002C0256"/>
    <w:rsid w:val="002C0579"/>
    <w:rsid w:val="002C059B"/>
    <w:rsid w:val="002C0A05"/>
    <w:rsid w:val="002C0B31"/>
    <w:rsid w:val="002C0E6E"/>
    <w:rsid w:val="002C11E4"/>
    <w:rsid w:val="002C12AF"/>
    <w:rsid w:val="002C1720"/>
    <w:rsid w:val="002C184F"/>
    <w:rsid w:val="002C19A6"/>
    <w:rsid w:val="002C19C9"/>
    <w:rsid w:val="002C1C21"/>
    <w:rsid w:val="002C1D66"/>
    <w:rsid w:val="002C1F51"/>
    <w:rsid w:val="002C260F"/>
    <w:rsid w:val="002C28E7"/>
    <w:rsid w:val="002C2B85"/>
    <w:rsid w:val="002C2C0E"/>
    <w:rsid w:val="002C2C59"/>
    <w:rsid w:val="002C2DF2"/>
    <w:rsid w:val="002C31AA"/>
    <w:rsid w:val="002C32B0"/>
    <w:rsid w:val="002C33C8"/>
    <w:rsid w:val="002C3653"/>
    <w:rsid w:val="002C3A14"/>
    <w:rsid w:val="002C3A9F"/>
    <w:rsid w:val="002C3ABE"/>
    <w:rsid w:val="002C3B5D"/>
    <w:rsid w:val="002C3BEE"/>
    <w:rsid w:val="002C416A"/>
    <w:rsid w:val="002C435F"/>
    <w:rsid w:val="002C45BB"/>
    <w:rsid w:val="002C474B"/>
    <w:rsid w:val="002C50E5"/>
    <w:rsid w:val="002C5208"/>
    <w:rsid w:val="002C544D"/>
    <w:rsid w:val="002C5604"/>
    <w:rsid w:val="002C5C89"/>
    <w:rsid w:val="002C6145"/>
    <w:rsid w:val="002C6233"/>
    <w:rsid w:val="002C6813"/>
    <w:rsid w:val="002C683B"/>
    <w:rsid w:val="002C6C26"/>
    <w:rsid w:val="002C6E50"/>
    <w:rsid w:val="002C6E9A"/>
    <w:rsid w:val="002C71B7"/>
    <w:rsid w:val="002C7222"/>
    <w:rsid w:val="002C729F"/>
    <w:rsid w:val="002C7645"/>
    <w:rsid w:val="002C79FA"/>
    <w:rsid w:val="002C7AFB"/>
    <w:rsid w:val="002C7B06"/>
    <w:rsid w:val="002C7C26"/>
    <w:rsid w:val="002C7CE6"/>
    <w:rsid w:val="002C7DD8"/>
    <w:rsid w:val="002C7F17"/>
    <w:rsid w:val="002D04E7"/>
    <w:rsid w:val="002D09C6"/>
    <w:rsid w:val="002D0AB9"/>
    <w:rsid w:val="002D0D28"/>
    <w:rsid w:val="002D104F"/>
    <w:rsid w:val="002D1229"/>
    <w:rsid w:val="002D15A9"/>
    <w:rsid w:val="002D15B3"/>
    <w:rsid w:val="002D1617"/>
    <w:rsid w:val="002D16D5"/>
    <w:rsid w:val="002D185B"/>
    <w:rsid w:val="002D1C99"/>
    <w:rsid w:val="002D1CBE"/>
    <w:rsid w:val="002D20A2"/>
    <w:rsid w:val="002D2311"/>
    <w:rsid w:val="002D235F"/>
    <w:rsid w:val="002D267C"/>
    <w:rsid w:val="002D2E08"/>
    <w:rsid w:val="002D3177"/>
    <w:rsid w:val="002D3799"/>
    <w:rsid w:val="002D3B27"/>
    <w:rsid w:val="002D3DB3"/>
    <w:rsid w:val="002D3F08"/>
    <w:rsid w:val="002D3F64"/>
    <w:rsid w:val="002D4065"/>
    <w:rsid w:val="002D40D8"/>
    <w:rsid w:val="002D439F"/>
    <w:rsid w:val="002D463F"/>
    <w:rsid w:val="002D495D"/>
    <w:rsid w:val="002D49E2"/>
    <w:rsid w:val="002D4A32"/>
    <w:rsid w:val="002D50D4"/>
    <w:rsid w:val="002D50EC"/>
    <w:rsid w:val="002D5654"/>
    <w:rsid w:val="002D59EB"/>
    <w:rsid w:val="002D5C96"/>
    <w:rsid w:val="002D5CF3"/>
    <w:rsid w:val="002D5D6E"/>
    <w:rsid w:val="002D5F20"/>
    <w:rsid w:val="002D5F32"/>
    <w:rsid w:val="002D618C"/>
    <w:rsid w:val="002D6288"/>
    <w:rsid w:val="002D6466"/>
    <w:rsid w:val="002D6707"/>
    <w:rsid w:val="002D70A5"/>
    <w:rsid w:val="002D721A"/>
    <w:rsid w:val="002D7378"/>
    <w:rsid w:val="002D7901"/>
    <w:rsid w:val="002D79D8"/>
    <w:rsid w:val="002D7C20"/>
    <w:rsid w:val="002D7C27"/>
    <w:rsid w:val="002D7DA3"/>
    <w:rsid w:val="002D7FF0"/>
    <w:rsid w:val="002E0045"/>
    <w:rsid w:val="002E0054"/>
    <w:rsid w:val="002E06F4"/>
    <w:rsid w:val="002E0887"/>
    <w:rsid w:val="002E0C18"/>
    <w:rsid w:val="002E0CDE"/>
    <w:rsid w:val="002E0D3A"/>
    <w:rsid w:val="002E0E29"/>
    <w:rsid w:val="002E1015"/>
    <w:rsid w:val="002E1139"/>
    <w:rsid w:val="002E19DE"/>
    <w:rsid w:val="002E1B6E"/>
    <w:rsid w:val="002E1B98"/>
    <w:rsid w:val="002E1C95"/>
    <w:rsid w:val="002E1F43"/>
    <w:rsid w:val="002E1FC1"/>
    <w:rsid w:val="002E20FB"/>
    <w:rsid w:val="002E219A"/>
    <w:rsid w:val="002E22CE"/>
    <w:rsid w:val="002E2681"/>
    <w:rsid w:val="002E29A8"/>
    <w:rsid w:val="002E29DC"/>
    <w:rsid w:val="002E2BF2"/>
    <w:rsid w:val="002E30D8"/>
    <w:rsid w:val="002E331B"/>
    <w:rsid w:val="002E3553"/>
    <w:rsid w:val="002E36E1"/>
    <w:rsid w:val="002E3826"/>
    <w:rsid w:val="002E3A8B"/>
    <w:rsid w:val="002E3AE9"/>
    <w:rsid w:val="002E3BFC"/>
    <w:rsid w:val="002E3DDC"/>
    <w:rsid w:val="002E4318"/>
    <w:rsid w:val="002E4436"/>
    <w:rsid w:val="002E470C"/>
    <w:rsid w:val="002E4A3E"/>
    <w:rsid w:val="002E4D6E"/>
    <w:rsid w:val="002E5342"/>
    <w:rsid w:val="002E5E33"/>
    <w:rsid w:val="002E5E4F"/>
    <w:rsid w:val="002E610A"/>
    <w:rsid w:val="002E6155"/>
    <w:rsid w:val="002E6172"/>
    <w:rsid w:val="002E6338"/>
    <w:rsid w:val="002E6491"/>
    <w:rsid w:val="002E6647"/>
    <w:rsid w:val="002E664D"/>
    <w:rsid w:val="002E6A74"/>
    <w:rsid w:val="002E6A75"/>
    <w:rsid w:val="002E6C68"/>
    <w:rsid w:val="002E6FB7"/>
    <w:rsid w:val="002E7099"/>
    <w:rsid w:val="002E724A"/>
    <w:rsid w:val="002E7282"/>
    <w:rsid w:val="002E73B8"/>
    <w:rsid w:val="002E7487"/>
    <w:rsid w:val="002E76FF"/>
    <w:rsid w:val="002E772C"/>
    <w:rsid w:val="002E77DA"/>
    <w:rsid w:val="002E787B"/>
    <w:rsid w:val="002E788A"/>
    <w:rsid w:val="002E79AD"/>
    <w:rsid w:val="002F016F"/>
    <w:rsid w:val="002F02B9"/>
    <w:rsid w:val="002F030F"/>
    <w:rsid w:val="002F043D"/>
    <w:rsid w:val="002F054C"/>
    <w:rsid w:val="002F0783"/>
    <w:rsid w:val="002F0864"/>
    <w:rsid w:val="002F0874"/>
    <w:rsid w:val="002F0B64"/>
    <w:rsid w:val="002F0B6C"/>
    <w:rsid w:val="002F0B9B"/>
    <w:rsid w:val="002F0F4A"/>
    <w:rsid w:val="002F0FB0"/>
    <w:rsid w:val="002F1762"/>
    <w:rsid w:val="002F17D8"/>
    <w:rsid w:val="002F2337"/>
    <w:rsid w:val="002F25BF"/>
    <w:rsid w:val="002F2680"/>
    <w:rsid w:val="002F2A72"/>
    <w:rsid w:val="002F2B33"/>
    <w:rsid w:val="002F2E7A"/>
    <w:rsid w:val="002F2EFD"/>
    <w:rsid w:val="002F34E0"/>
    <w:rsid w:val="002F379D"/>
    <w:rsid w:val="002F3A34"/>
    <w:rsid w:val="002F3B7D"/>
    <w:rsid w:val="002F3CE9"/>
    <w:rsid w:val="002F3D51"/>
    <w:rsid w:val="002F3EF5"/>
    <w:rsid w:val="002F3FF7"/>
    <w:rsid w:val="002F43D4"/>
    <w:rsid w:val="002F4772"/>
    <w:rsid w:val="002F4775"/>
    <w:rsid w:val="002F47B9"/>
    <w:rsid w:val="002F48DD"/>
    <w:rsid w:val="002F49EB"/>
    <w:rsid w:val="002F4D5D"/>
    <w:rsid w:val="002F4F88"/>
    <w:rsid w:val="002F4FD0"/>
    <w:rsid w:val="002F5216"/>
    <w:rsid w:val="002F5338"/>
    <w:rsid w:val="002F5575"/>
    <w:rsid w:val="002F5739"/>
    <w:rsid w:val="002F5936"/>
    <w:rsid w:val="002F5D28"/>
    <w:rsid w:val="002F5DE1"/>
    <w:rsid w:val="002F5E23"/>
    <w:rsid w:val="002F5E81"/>
    <w:rsid w:val="002F5F3B"/>
    <w:rsid w:val="002F5F87"/>
    <w:rsid w:val="002F6650"/>
    <w:rsid w:val="002F6B28"/>
    <w:rsid w:val="002F6D4B"/>
    <w:rsid w:val="002F7291"/>
    <w:rsid w:val="002F744F"/>
    <w:rsid w:val="002F7510"/>
    <w:rsid w:val="002F772B"/>
    <w:rsid w:val="002F7840"/>
    <w:rsid w:val="002F7A98"/>
    <w:rsid w:val="002F7D50"/>
    <w:rsid w:val="002F7ECB"/>
    <w:rsid w:val="003000C7"/>
    <w:rsid w:val="0030074E"/>
    <w:rsid w:val="0030080C"/>
    <w:rsid w:val="00300D3D"/>
    <w:rsid w:val="00300DC0"/>
    <w:rsid w:val="00300E85"/>
    <w:rsid w:val="00300EE7"/>
    <w:rsid w:val="003011AC"/>
    <w:rsid w:val="0030129C"/>
    <w:rsid w:val="003012E2"/>
    <w:rsid w:val="0030133A"/>
    <w:rsid w:val="0030138D"/>
    <w:rsid w:val="003014A6"/>
    <w:rsid w:val="00301513"/>
    <w:rsid w:val="00301522"/>
    <w:rsid w:val="00301549"/>
    <w:rsid w:val="00302053"/>
    <w:rsid w:val="0030213A"/>
    <w:rsid w:val="00302671"/>
    <w:rsid w:val="003026D1"/>
    <w:rsid w:val="0030294B"/>
    <w:rsid w:val="00302B9D"/>
    <w:rsid w:val="00302CBA"/>
    <w:rsid w:val="003030A4"/>
    <w:rsid w:val="003030C8"/>
    <w:rsid w:val="0030326C"/>
    <w:rsid w:val="003034BD"/>
    <w:rsid w:val="0030371B"/>
    <w:rsid w:val="00303C01"/>
    <w:rsid w:val="00303D06"/>
    <w:rsid w:val="00304221"/>
    <w:rsid w:val="00304510"/>
    <w:rsid w:val="003046E5"/>
    <w:rsid w:val="00304C5C"/>
    <w:rsid w:val="00304C99"/>
    <w:rsid w:val="00304D57"/>
    <w:rsid w:val="00304DB1"/>
    <w:rsid w:val="00304F60"/>
    <w:rsid w:val="00305053"/>
    <w:rsid w:val="003051F7"/>
    <w:rsid w:val="0030535F"/>
    <w:rsid w:val="00305403"/>
    <w:rsid w:val="003059D3"/>
    <w:rsid w:val="00306066"/>
    <w:rsid w:val="003062D1"/>
    <w:rsid w:val="003063CE"/>
    <w:rsid w:val="0030655D"/>
    <w:rsid w:val="00306D5A"/>
    <w:rsid w:val="003077B1"/>
    <w:rsid w:val="003077C2"/>
    <w:rsid w:val="00307C27"/>
    <w:rsid w:val="00310A3F"/>
    <w:rsid w:val="00310E60"/>
    <w:rsid w:val="00310F4E"/>
    <w:rsid w:val="00311248"/>
    <w:rsid w:val="00311A99"/>
    <w:rsid w:val="00311AF7"/>
    <w:rsid w:val="00311B7E"/>
    <w:rsid w:val="00311F86"/>
    <w:rsid w:val="00312548"/>
    <w:rsid w:val="003125A3"/>
    <w:rsid w:val="00312AAE"/>
    <w:rsid w:val="00313331"/>
    <w:rsid w:val="00313848"/>
    <w:rsid w:val="00313926"/>
    <w:rsid w:val="00313BFD"/>
    <w:rsid w:val="00313C34"/>
    <w:rsid w:val="00314097"/>
    <w:rsid w:val="00314332"/>
    <w:rsid w:val="003143DA"/>
    <w:rsid w:val="0031478F"/>
    <w:rsid w:val="0031489F"/>
    <w:rsid w:val="00314A97"/>
    <w:rsid w:val="00314EBA"/>
    <w:rsid w:val="00315068"/>
    <w:rsid w:val="003152F2"/>
    <w:rsid w:val="00315462"/>
    <w:rsid w:val="00315928"/>
    <w:rsid w:val="00315CFE"/>
    <w:rsid w:val="00315D91"/>
    <w:rsid w:val="0031660E"/>
    <w:rsid w:val="0031674A"/>
    <w:rsid w:val="00316834"/>
    <w:rsid w:val="0031684B"/>
    <w:rsid w:val="003168E0"/>
    <w:rsid w:val="003169C7"/>
    <w:rsid w:val="00316AAA"/>
    <w:rsid w:val="00316DD9"/>
    <w:rsid w:val="00317083"/>
    <w:rsid w:val="00317591"/>
    <w:rsid w:val="003175B6"/>
    <w:rsid w:val="0031763E"/>
    <w:rsid w:val="00317693"/>
    <w:rsid w:val="0031777F"/>
    <w:rsid w:val="00317932"/>
    <w:rsid w:val="00317F97"/>
    <w:rsid w:val="00320023"/>
    <w:rsid w:val="00320540"/>
    <w:rsid w:val="0032055F"/>
    <w:rsid w:val="0032058C"/>
    <w:rsid w:val="00321222"/>
    <w:rsid w:val="00321312"/>
    <w:rsid w:val="003215F5"/>
    <w:rsid w:val="003219B0"/>
    <w:rsid w:val="00321A2E"/>
    <w:rsid w:val="00321DB0"/>
    <w:rsid w:val="00321EB4"/>
    <w:rsid w:val="003224BD"/>
    <w:rsid w:val="003225C2"/>
    <w:rsid w:val="00322756"/>
    <w:rsid w:val="00322C0A"/>
    <w:rsid w:val="00323163"/>
    <w:rsid w:val="003231E1"/>
    <w:rsid w:val="0032351A"/>
    <w:rsid w:val="003238C5"/>
    <w:rsid w:val="00323DB7"/>
    <w:rsid w:val="00323F04"/>
    <w:rsid w:val="0032437B"/>
    <w:rsid w:val="003249B1"/>
    <w:rsid w:val="00324AF5"/>
    <w:rsid w:val="00324C02"/>
    <w:rsid w:val="00324EA0"/>
    <w:rsid w:val="00325456"/>
    <w:rsid w:val="0032561E"/>
    <w:rsid w:val="003257C1"/>
    <w:rsid w:val="00326742"/>
    <w:rsid w:val="00326B4B"/>
    <w:rsid w:val="00326D60"/>
    <w:rsid w:val="00326D8B"/>
    <w:rsid w:val="0032721C"/>
    <w:rsid w:val="0032748F"/>
    <w:rsid w:val="003274C7"/>
    <w:rsid w:val="003277F1"/>
    <w:rsid w:val="00327ED9"/>
    <w:rsid w:val="003308E1"/>
    <w:rsid w:val="00330B9E"/>
    <w:rsid w:val="0033156A"/>
    <w:rsid w:val="0033160E"/>
    <w:rsid w:val="003316CD"/>
    <w:rsid w:val="00331877"/>
    <w:rsid w:val="003318C1"/>
    <w:rsid w:val="00331A5A"/>
    <w:rsid w:val="00331BD6"/>
    <w:rsid w:val="00331E51"/>
    <w:rsid w:val="0033218C"/>
    <w:rsid w:val="0033219F"/>
    <w:rsid w:val="0033253D"/>
    <w:rsid w:val="00332960"/>
    <w:rsid w:val="00332A18"/>
    <w:rsid w:val="00332C26"/>
    <w:rsid w:val="00332DA8"/>
    <w:rsid w:val="00332E29"/>
    <w:rsid w:val="00332ED5"/>
    <w:rsid w:val="003337BF"/>
    <w:rsid w:val="00333E59"/>
    <w:rsid w:val="00334662"/>
    <w:rsid w:val="003346A0"/>
    <w:rsid w:val="00334B3B"/>
    <w:rsid w:val="00334B5A"/>
    <w:rsid w:val="00334F5D"/>
    <w:rsid w:val="00334F67"/>
    <w:rsid w:val="00335760"/>
    <w:rsid w:val="00335C64"/>
    <w:rsid w:val="003362A6"/>
    <w:rsid w:val="00336697"/>
    <w:rsid w:val="00336A28"/>
    <w:rsid w:val="00336A7B"/>
    <w:rsid w:val="00336AB9"/>
    <w:rsid w:val="00336B1B"/>
    <w:rsid w:val="00336B67"/>
    <w:rsid w:val="00336BCE"/>
    <w:rsid w:val="0033729C"/>
    <w:rsid w:val="0033740F"/>
    <w:rsid w:val="003376F6"/>
    <w:rsid w:val="0033799B"/>
    <w:rsid w:val="00337C82"/>
    <w:rsid w:val="00340651"/>
    <w:rsid w:val="00340830"/>
    <w:rsid w:val="00341258"/>
    <w:rsid w:val="00341871"/>
    <w:rsid w:val="0034187A"/>
    <w:rsid w:val="00341C87"/>
    <w:rsid w:val="00341DEA"/>
    <w:rsid w:val="00342294"/>
    <w:rsid w:val="003425F4"/>
    <w:rsid w:val="003428C8"/>
    <w:rsid w:val="00342F2B"/>
    <w:rsid w:val="00342FBC"/>
    <w:rsid w:val="003431E2"/>
    <w:rsid w:val="003432AF"/>
    <w:rsid w:val="003435BF"/>
    <w:rsid w:val="00343776"/>
    <w:rsid w:val="00343B90"/>
    <w:rsid w:val="00343CFB"/>
    <w:rsid w:val="003443C0"/>
    <w:rsid w:val="003444EA"/>
    <w:rsid w:val="003445DB"/>
    <w:rsid w:val="003449BF"/>
    <w:rsid w:val="00344D2A"/>
    <w:rsid w:val="003455C9"/>
    <w:rsid w:val="003455F9"/>
    <w:rsid w:val="003456EF"/>
    <w:rsid w:val="003457C9"/>
    <w:rsid w:val="00345942"/>
    <w:rsid w:val="00345B8D"/>
    <w:rsid w:val="00346490"/>
    <w:rsid w:val="003464C5"/>
    <w:rsid w:val="00346C37"/>
    <w:rsid w:val="00346D75"/>
    <w:rsid w:val="00346DD0"/>
    <w:rsid w:val="00346FF0"/>
    <w:rsid w:val="003471D7"/>
    <w:rsid w:val="0034744B"/>
    <w:rsid w:val="00347637"/>
    <w:rsid w:val="00347659"/>
    <w:rsid w:val="00347CD8"/>
    <w:rsid w:val="00347DC7"/>
    <w:rsid w:val="003502BF"/>
    <w:rsid w:val="003503F6"/>
    <w:rsid w:val="00350437"/>
    <w:rsid w:val="00350527"/>
    <w:rsid w:val="00350607"/>
    <w:rsid w:val="0035098B"/>
    <w:rsid w:val="00350B43"/>
    <w:rsid w:val="003518D8"/>
    <w:rsid w:val="003519C4"/>
    <w:rsid w:val="00351ED6"/>
    <w:rsid w:val="003520A5"/>
    <w:rsid w:val="0035241E"/>
    <w:rsid w:val="00352473"/>
    <w:rsid w:val="00352518"/>
    <w:rsid w:val="00352629"/>
    <w:rsid w:val="003526FB"/>
    <w:rsid w:val="00352884"/>
    <w:rsid w:val="00352CEC"/>
    <w:rsid w:val="00352F55"/>
    <w:rsid w:val="0035319C"/>
    <w:rsid w:val="003531A7"/>
    <w:rsid w:val="003532C7"/>
    <w:rsid w:val="003541C7"/>
    <w:rsid w:val="00354250"/>
    <w:rsid w:val="0035434E"/>
    <w:rsid w:val="0035454B"/>
    <w:rsid w:val="00354619"/>
    <w:rsid w:val="003546D5"/>
    <w:rsid w:val="003547B4"/>
    <w:rsid w:val="00354A9E"/>
    <w:rsid w:val="00354B1C"/>
    <w:rsid w:val="00354B52"/>
    <w:rsid w:val="00354C36"/>
    <w:rsid w:val="00354DFC"/>
    <w:rsid w:val="003553DA"/>
    <w:rsid w:val="003557A3"/>
    <w:rsid w:val="00355924"/>
    <w:rsid w:val="00355DAF"/>
    <w:rsid w:val="00356121"/>
    <w:rsid w:val="00356491"/>
    <w:rsid w:val="003564ED"/>
    <w:rsid w:val="00356743"/>
    <w:rsid w:val="0035685B"/>
    <w:rsid w:val="00356A3D"/>
    <w:rsid w:val="00356B56"/>
    <w:rsid w:val="00356DA5"/>
    <w:rsid w:val="00356EE1"/>
    <w:rsid w:val="00356F72"/>
    <w:rsid w:val="00357102"/>
    <w:rsid w:val="00357493"/>
    <w:rsid w:val="0035752F"/>
    <w:rsid w:val="00357780"/>
    <w:rsid w:val="00357865"/>
    <w:rsid w:val="00357937"/>
    <w:rsid w:val="00357A36"/>
    <w:rsid w:val="00357A72"/>
    <w:rsid w:val="00357AD8"/>
    <w:rsid w:val="00357C8D"/>
    <w:rsid w:val="00357DC3"/>
    <w:rsid w:val="00357F20"/>
    <w:rsid w:val="00360C1C"/>
    <w:rsid w:val="00360E27"/>
    <w:rsid w:val="00360FC9"/>
    <w:rsid w:val="0036112F"/>
    <w:rsid w:val="00361331"/>
    <w:rsid w:val="003613D0"/>
    <w:rsid w:val="00361581"/>
    <w:rsid w:val="00361A4A"/>
    <w:rsid w:val="00361AA7"/>
    <w:rsid w:val="00361B81"/>
    <w:rsid w:val="00361BAF"/>
    <w:rsid w:val="00361C03"/>
    <w:rsid w:val="00361F3E"/>
    <w:rsid w:val="003626D5"/>
    <w:rsid w:val="00362810"/>
    <w:rsid w:val="0036282D"/>
    <w:rsid w:val="00362B26"/>
    <w:rsid w:val="00362CC7"/>
    <w:rsid w:val="00362EFC"/>
    <w:rsid w:val="00362FA6"/>
    <w:rsid w:val="00363115"/>
    <w:rsid w:val="003631B8"/>
    <w:rsid w:val="00363250"/>
    <w:rsid w:val="00363281"/>
    <w:rsid w:val="00363509"/>
    <w:rsid w:val="00363B14"/>
    <w:rsid w:val="00363D86"/>
    <w:rsid w:val="0036402C"/>
    <w:rsid w:val="003642D5"/>
    <w:rsid w:val="003646EA"/>
    <w:rsid w:val="00364A10"/>
    <w:rsid w:val="00364AA5"/>
    <w:rsid w:val="00364C25"/>
    <w:rsid w:val="00364CCD"/>
    <w:rsid w:val="00364D13"/>
    <w:rsid w:val="00364EDB"/>
    <w:rsid w:val="00365225"/>
    <w:rsid w:val="003653A0"/>
    <w:rsid w:val="003658DF"/>
    <w:rsid w:val="003658E0"/>
    <w:rsid w:val="00365D61"/>
    <w:rsid w:val="00365D99"/>
    <w:rsid w:val="00365ECD"/>
    <w:rsid w:val="003669E1"/>
    <w:rsid w:val="00366B3F"/>
    <w:rsid w:val="00366EBB"/>
    <w:rsid w:val="003671B1"/>
    <w:rsid w:val="00367247"/>
    <w:rsid w:val="003673E7"/>
    <w:rsid w:val="0036746C"/>
    <w:rsid w:val="003675B4"/>
    <w:rsid w:val="003676CF"/>
    <w:rsid w:val="00367936"/>
    <w:rsid w:val="00367CBB"/>
    <w:rsid w:val="00367D7C"/>
    <w:rsid w:val="00367E7C"/>
    <w:rsid w:val="00367E92"/>
    <w:rsid w:val="00367EAD"/>
    <w:rsid w:val="00370049"/>
    <w:rsid w:val="00370AF0"/>
    <w:rsid w:val="00370CD3"/>
    <w:rsid w:val="00371223"/>
    <w:rsid w:val="0037189C"/>
    <w:rsid w:val="00371947"/>
    <w:rsid w:val="00371C05"/>
    <w:rsid w:val="00371CA8"/>
    <w:rsid w:val="00371EC4"/>
    <w:rsid w:val="00371F70"/>
    <w:rsid w:val="00372415"/>
    <w:rsid w:val="0037288A"/>
    <w:rsid w:val="0037297E"/>
    <w:rsid w:val="003729CA"/>
    <w:rsid w:val="00372F8E"/>
    <w:rsid w:val="003736F7"/>
    <w:rsid w:val="0037388F"/>
    <w:rsid w:val="0037396F"/>
    <w:rsid w:val="00373EEC"/>
    <w:rsid w:val="0037400A"/>
    <w:rsid w:val="003741AF"/>
    <w:rsid w:val="003741D2"/>
    <w:rsid w:val="0037430A"/>
    <w:rsid w:val="003743B9"/>
    <w:rsid w:val="003744A4"/>
    <w:rsid w:val="0037468C"/>
    <w:rsid w:val="00374AA5"/>
    <w:rsid w:val="0037554F"/>
    <w:rsid w:val="0037573A"/>
    <w:rsid w:val="00375777"/>
    <w:rsid w:val="00375903"/>
    <w:rsid w:val="00375927"/>
    <w:rsid w:val="00375D66"/>
    <w:rsid w:val="00375DFB"/>
    <w:rsid w:val="003764C4"/>
    <w:rsid w:val="003764E5"/>
    <w:rsid w:val="0037663D"/>
    <w:rsid w:val="00376823"/>
    <w:rsid w:val="00376B00"/>
    <w:rsid w:val="00376FFE"/>
    <w:rsid w:val="00377267"/>
    <w:rsid w:val="00377839"/>
    <w:rsid w:val="00377AA7"/>
    <w:rsid w:val="00377BCB"/>
    <w:rsid w:val="00377E1E"/>
    <w:rsid w:val="00377F31"/>
    <w:rsid w:val="00377F9F"/>
    <w:rsid w:val="0038018A"/>
    <w:rsid w:val="0038024B"/>
    <w:rsid w:val="003807D8"/>
    <w:rsid w:val="003809A7"/>
    <w:rsid w:val="00380B0B"/>
    <w:rsid w:val="00380B20"/>
    <w:rsid w:val="00380DC8"/>
    <w:rsid w:val="00380F15"/>
    <w:rsid w:val="003814EE"/>
    <w:rsid w:val="0038168E"/>
    <w:rsid w:val="003816DD"/>
    <w:rsid w:val="00381781"/>
    <w:rsid w:val="00381851"/>
    <w:rsid w:val="00381A41"/>
    <w:rsid w:val="00381A52"/>
    <w:rsid w:val="00381B68"/>
    <w:rsid w:val="00381BE7"/>
    <w:rsid w:val="00381F58"/>
    <w:rsid w:val="00382101"/>
    <w:rsid w:val="003824E2"/>
    <w:rsid w:val="00382627"/>
    <w:rsid w:val="00382A9C"/>
    <w:rsid w:val="00382DF0"/>
    <w:rsid w:val="00382DFA"/>
    <w:rsid w:val="003830AF"/>
    <w:rsid w:val="003830CC"/>
    <w:rsid w:val="0038313C"/>
    <w:rsid w:val="003831FC"/>
    <w:rsid w:val="00383377"/>
    <w:rsid w:val="003833BC"/>
    <w:rsid w:val="0038358D"/>
    <w:rsid w:val="00383915"/>
    <w:rsid w:val="00383956"/>
    <w:rsid w:val="00383CE6"/>
    <w:rsid w:val="00383DDF"/>
    <w:rsid w:val="00384265"/>
    <w:rsid w:val="003843C2"/>
    <w:rsid w:val="0038469F"/>
    <w:rsid w:val="003847DB"/>
    <w:rsid w:val="00384C0D"/>
    <w:rsid w:val="00384D20"/>
    <w:rsid w:val="00384E57"/>
    <w:rsid w:val="0038505E"/>
    <w:rsid w:val="00385535"/>
    <w:rsid w:val="00385BAF"/>
    <w:rsid w:val="00385D3F"/>
    <w:rsid w:val="00385F3F"/>
    <w:rsid w:val="0038611B"/>
    <w:rsid w:val="0038645F"/>
    <w:rsid w:val="00386672"/>
    <w:rsid w:val="003867CA"/>
    <w:rsid w:val="00386EC8"/>
    <w:rsid w:val="003871D1"/>
    <w:rsid w:val="00387654"/>
    <w:rsid w:val="00387909"/>
    <w:rsid w:val="00387C6D"/>
    <w:rsid w:val="00387C9D"/>
    <w:rsid w:val="00387DD2"/>
    <w:rsid w:val="00390476"/>
    <w:rsid w:val="00390E14"/>
    <w:rsid w:val="003917A0"/>
    <w:rsid w:val="003919F4"/>
    <w:rsid w:val="00391DF7"/>
    <w:rsid w:val="00391F69"/>
    <w:rsid w:val="00392FA1"/>
    <w:rsid w:val="0039329C"/>
    <w:rsid w:val="0039350A"/>
    <w:rsid w:val="00393637"/>
    <w:rsid w:val="0039379A"/>
    <w:rsid w:val="00393F0E"/>
    <w:rsid w:val="00394075"/>
    <w:rsid w:val="003940C2"/>
    <w:rsid w:val="003945B6"/>
    <w:rsid w:val="00394A52"/>
    <w:rsid w:val="00394A90"/>
    <w:rsid w:val="00394C80"/>
    <w:rsid w:val="0039501A"/>
    <w:rsid w:val="003951E6"/>
    <w:rsid w:val="00395344"/>
    <w:rsid w:val="003957F1"/>
    <w:rsid w:val="00395C42"/>
    <w:rsid w:val="0039624D"/>
    <w:rsid w:val="00396264"/>
    <w:rsid w:val="00396346"/>
    <w:rsid w:val="003964A4"/>
    <w:rsid w:val="003968BA"/>
    <w:rsid w:val="00396981"/>
    <w:rsid w:val="003972BC"/>
    <w:rsid w:val="00397A4C"/>
    <w:rsid w:val="00397DFE"/>
    <w:rsid w:val="003A04EC"/>
    <w:rsid w:val="003A0560"/>
    <w:rsid w:val="003A0A60"/>
    <w:rsid w:val="003A0E0C"/>
    <w:rsid w:val="003A107A"/>
    <w:rsid w:val="003A114C"/>
    <w:rsid w:val="003A18DE"/>
    <w:rsid w:val="003A19AD"/>
    <w:rsid w:val="003A2496"/>
    <w:rsid w:val="003A249E"/>
    <w:rsid w:val="003A25F9"/>
    <w:rsid w:val="003A2919"/>
    <w:rsid w:val="003A2F5B"/>
    <w:rsid w:val="003A3205"/>
    <w:rsid w:val="003A3248"/>
    <w:rsid w:val="003A3356"/>
    <w:rsid w:val="003A3718"/>
    <w:rsid w:val="003A376D"/>
    <w:rsid w:val="003A37EB"/>
    <w:rsid w:val="003A3974"/>
    <w:rsid w:val="003A3998"/>
    <w:rsid w:val="003A3F2D"/>
    <w:rsid w:val="003A408C"/>
    <w:rsid w:val="003A41D7"/>
    <w:rsid w:val="003A4452"/>
    <w:rsid w:val="003A46DB"/>
    <w:rsid w:val="003A4802"/>
    <w:rsid w:val="003A49C1"/>
    <w:rsid w:val="003A4CE1"/>
    <w:rsid w:val="003A4D25"/>
    <w:rsid w:val="003A4DA9"/>
    <w:rsid w:val="003A4DD6"/>
    <w:rsid w:val="003A4E63"/>
    <w:rsid w:val="003A4EA5"/>
    <w:rsid w:val="003A4FAB"/>
    <w:rsid w:val="003A529C"/>
    <w:rsid w:val="003A541B"/>
    <w:rsid w:val="003A5599"/>
    <w:rsid w:val="003A55DF"/>
    <w:rsid w:val="003A57E1"/>
    <w:rsid w:val="003A5AAC"/>
    <w:rsid w:val="003A5B94"/>
    <w:rsid w:val="003A5D9B"/>
    <w:rsid w:val="003A5E2E"/>
    <w:rsid w:val="003A5E3F"/>
    <w:rsid w:val="003A5FFC"/>
    <w:rsid w:val="003A60F1"/>
    <w:rsid w:val="003A6378"/>
    <w:rsid w:val="003A64EB"/>
    <w:rsid w:val="003A7001"/>
    <w:rsid w:val="003A72B9"/>
    <w:rsid w:val="003A72E2"/>
    <w:rsid w:val="003A75CB"/>
    <w:rsid w:val="003A77DA"/>
    <w:rsid w:val="003A78D4"/>
    <w:rsid w:val="003A79E9"/>
    <w:rsid w:val="003A7AE1"/>
    <w:rsid w:val="003A7B28"/>
    <w:rsid w:val="003A7D6E"/>
    <w:rsid w:val="003B005D"/>
    <w:rsid w:val="003B0185"/>
    <w:rsid w:val="003B0359"/>
    <w:rsid w:val="003B05DF"/>
    <w:rsid w:val="003B0ED4"/>
    <w:rsid w:val="003B104F"/>
    <w:rsid w:val="003B11D5"/>
    <w:rsid w:val="003B151A"/>
    <w:rsid w:val="003B1723"/>
    <w:rsid w:val="003B1C00"/>
    <w:rsid w:val="003B1D49"/>
    <w:rsid w:val="003B1FF0"/>
    <w:rsid w:val="003B20E7"/>
    <w:rsid w:val="003B260C"/>
    <w:rsid w:val="003B2C86"/>
    <w:rsid w:val="003B32C9"/>
    <w:rsid w:val="003B347E"/>
    <w:rsid w:val="003B350E"/>
    <w:rsid w:val="003B3603"/>
    <w:rsid w:val="003B3909"/>
    <w:rsid w:val="003B39F7"/>
    <w:rsid w:val="003B3A76"/>
    <w:rsid w:val="003B3EFA"/>
    <w:rsid w:val="003B405C"/>
    <w:rsid w:val="003B41AC"/>
    <w:rsid w:val="003B422C"/>
    <w:rsid w:val="003B4B76"/>
    <w:rsid w:val="003B4F65"/>
    <w:rsid w:val="003B56EE"/>
    <w:rsid w:val="003B5B2A"/>
    <w:rsid w:val="003B5CBD"/>
    <w:rsid w:val="003B60B8"/>
    <w:rsid w:val="003B6374"/>
    <w:rsid w:val="003B6516"/>
    <w:rsid w:val="003B68EC"/>
    <w:rsid w:val="003B6A0E"/>
    <w:rsid w:val="003B6DFF"/>
    <w:rsid w:val="003B6E74"/>
    <w:rsid w:val="003B6EC8"/>
    <w:rsid w:val="003B708E"/>
    <w:rsid w:val="003B717A"/>
    <w:rsid w:val="003B72CE"/>
    <w:rsid w:val="003B733C"/>
    <w:rsid w:val="003B7373"/>
    <w:rsid w:val="003B7861"/>
    <w:rsid w:val="003B7C4B"/>
    <w:rsid w:val="003C0346"/>
    <w:rsid w:val="003C07B8"/>
    <w:rsid w:val="003C0B6F"/>
    <w:rsid w:val="003C0C33"/>
    <w:rsid w:val="003C0D39"/>
    <w:rsid w:val="003C0FFA"/>
    <w:rsid w:val="003C10EE"/>
    <w:rsid w:val="003C13B2"/>
    <w:rsid w:val="003C1436"/>
    <w:rsid w:val="003C18C2"/>
    <w:rsid w:val="003C1C77"/>
    <w:rsid w:val="003C1E63"/>
    <w:rsid w:val="003C20B5"/>
    <w:rsid w:val="003C27E8"/>
    <w:rsid w:val="003C2DB6"/>
    <w:rsid w:val="003C2E4E"/>
    <w:rsid w:val="003C3149"/>
    <w:rsid w:val="003C31D2"/>
    <w:rsid w:val="003C3222"/>
    <w:rsid w:val="003C37AC"/>
    <w:rsid w:val="003C3CCC"/>
    <w:rsid w:val="003C3CD2"/>
    <w:rsid w:val="003C407C"/>
    <w:rsid w:val="003C466C"/>
    <w:rsid w:val="003C4CB0"/>
    <w:rsid w:val="003C551A"/>
    <w:rsid w:val="003C5922"/>
    <w:rsid w:val="003C59EE"/>
    <w:rsid w:val="003C5F59"/>
    <w:rsid w:val="003C628E"/>
    <w:rsid w:val="003C642B"/>
    <w:rsid w:val="003C64A3"/>
    <w:rsid w:val="003C64D5"/>
    <w:rsid w:val="003C665C"/>
    <w:rsid w:val="003C6967"/>
    <w:rsid w:val="003C6AB9"/>
    <w:rsid w:val="003C6F24"/>
    <w:rsid w:val="003C731A"/>
    <w:rsid w:val="003C7415"/>
    <w:rsid w:val="003C7469"/>
    <w:rsid w:val="003C761B"/>
    <w:rsid w:val="003C7777"/>
    <w:rsid w:val="003D002B"/>
    <w:rsid w:val="003D00A0"/>
    <w:rsid w:val="003D08B9"/>
    <w:rsid w:val="003D09C0"/>
    <w:rsid w:val="003D0BDD"/>
    <w:rsid w:val="003D0D75"/>
    <w:rsid w:val="003D0F04"/>
    <w:rsid w:val="003D0FF4"/>
    <w:rsid w:val="003D1699"/>
    <w:rsid w:val="003D1B31"/>
    <w:rsid w:val="003D1D76"/>
    <w:rsid w:val="003D1E97"/>
    <w:rsid w:val="003D2053"/>
    <w:rsid w:val="003D215E"/>
    <w:rsid w:val="003D23AD"/>
    <w:rsid w:val="003D298A"/>
    <w:rsid w:val="003D33E8"/>
    <w:rsid w:val="003D34B3"/>
    <w:rsid w:val="003D37F8"/>
    <w:rsid w:val="003D3875"/>
    <w:rsid w:val="003D3D11"/>
    <w:rsid w:val="003D3F67"/>
    <w:rsid w:val="003D401B"/>
    <w:rsid w:val="003D41F3"/>
    <w:rsid w:val="003D4231"/>
    <w:rsid w:val="003D48AA"/>
    <w:rsid w:val="003D4AD3"/>
    <w:rsid w:val="003D587F"/>
    <w:rsid w:val="003D5B00"/>
    <w:rsid w:val="003D60D5"/>
    <w:rsid w:val="003D6949"/>
    <w:rsid w:val="003D69A3"/>
    <w:rsid w:val="003D6D73"/>
    <w:rsid w:val="003D6DB6"/>
    <w:rsid w:val="003D6F3C"/>
    <w:rsid w:val="003D7268"/>
    <w:rsid w:val="003D7480"/>
    <w:rsid w:val="003D74E9"/>
    <w:rsid w:val="003D7669"/>
    <w:rsid w:val="003D78C3"/>
    <w:rsid w:val="003D7B35"/>
    <w:rsid w:val="003D7D47"/>
    <w:rsid w:val="003E0862"/>
    <w:rsid w:val="003E1217"/>
    <w:rsid w:val="003E1304"/>
    <w:rsid w:val="003E21D2"/>
    <w:rsid w:val="003E2584"/>
    <w:rsid w:val="003E2AD8"/>
    <w:rsid w:val="003E2B85"/>
    <w:rsid w:val="003E310A"/>
    <w:rsid w:val="003E33D9"/>
    <w:rsid w:val="003E3420"/>
    <w:rsid w:val="003E3522"/>
    <w:rsid w:val="003E3553"/>
    <w:rsid w:val="003E3820"/>
    <w:rsid w:val="003E395B"/>
    <w:rsid w:val="003E40BC"/>
    <w:rsid w:val="003E4242"/>
    <w:rsid w:val="003E4369"/>
    <w:rsid w:val="003E498B"/>
    <w:rsid w:val="003E4E2F"/>
    <w:rsid w:val="003E4E3D"/>
    <w:rsid w:val="003E4F24"/>
    <w:rsid w:val="003E52DB"/>
    <w:rsid w:val="003E536E"/>
    <w:rsid w:val="003E5A6F"/>
    <w:rsid w:val="003E5CED"/>
    <w:rsid w:val="003E5EC3"/>
    <w:rsid w:val="003E6165"/>
    <w:rsid w:val="003E643F"/>
    <w:rsid w:val="003E69AC"/>
    <w:rsid w:val="003E6C83"/>
    <w:rsid w:val="003E6C9E"/>
    <w:rsid w:val="003E6DF7"/>
    <w:rsid w:val="003E7202"/>
    <w:rsid w:val="003E74B1"/>
    <w:rsid w:val="003E77D3"/>
    <w:rsid w:val="003E786D"/>
    <w:rsid w:val="003E7BBA"/>
    <w:rsid w:val="003E7C9F"/>
    <w:rsid w:val="003E7CB1"/>
    <w:rsid w:val="003F00C3"/>
    <w:rsid w:val="003F00F4"/>
    <w:rsid w:val="003F020F"/>
    <w:rsid w:val="003F0717"/>
    <w:rsid w:val="003F0C35"/>
    <w:rsid w:val="003F0F00"/>
    <w:rsid w:val="003F0F5F"/>
    <w:rsid w:val="003F136F"/>
    <w:rsid w:val="003F13AF"/>
    <w:rsid w:val="003F13B1"/>
    <w:rsid w:val="003F1495"/>
    <w:rsid w:val="003F1519"/>
    <w:rsid w:val="003F154B"/>
    <w:rsid w:val="003F15D7"/>
    <w:rsid w:val="003F1A74"/>
    <w:rsid w:val="003F1E79"/>
    <w:rsid w:val="003F215F"/>
    <w:rsid w:val="003F2316"/>
    <w:rsid w:val="003F23A6"/>
    <w:rsid w:val="003F2438"/>
    <w:rsid w:val="003F2547"/>
    <w:rsid w:val="003F254F"/>
    <w:rsid w:val="003F27F8"/>
    <w:rsid w:val="003F2B4C"/>
    <w:rsid w:val="003F2E0F"/>
    <w:rsid w:val="003F304F"/>
    <w:rsid w:val="003F3384"/>
    <w:rsid w:val="003F3500"/>
    <w:rsid w:val="003F3BD2"/>
    <w:rsid w:val="003F3D4A"/>
    <w:rsid w:val="003F3EDC"/>
    <w:rsid w:val="003F4128"/>
    <w:rsid w:val="003F42E7"/>
    <w:rsid w:val="003F45AD"/>
    <w:rsid w:val="003F4686"/>
    <w:rsid w:val="003F47AA"/>
    <w:rsid w:val="003F4B1A"/>
    <w:rsid w:val="003F4EF8"/>
    <w:rsid w:val="003F51DA"/>
    <w:rsid w:val="003F53F6"/>
    <w:rsid w:val="003F5782"/>
    <w:rsid w:val="003F5C28"/>
    <w:rsid w:val="003F5D19"/>
    <w:rsid w:val="003F6267"/>
    <w:rsid w:val="003F6349"/>
    <w:rsid w:val="003F64C0"/>
    <w:rsid w:val="003F67DD"/>
    <w:rsid w:val="003F691C"/>
    <w:rsid w:val="003F69FE"/>
    <w:rsid w:val="003F6E77"/>
    <w:rsid w:val="003F6F10"/>
    <w:rsid w:val="003F7137"/>
    <w:rsid w:val="003F7B13"/>
    <w:rsid w:val="004001A8"/>
    <w:rsid w:val="004001B0"/>
    <w:rsid w:val="004001C9"/>
    <w:rsid w:val="00400220"/>
    <w:rsid w:val="0040055F"/>
    <w:rsid w:val="00400625"/>
    <w:rsid w:val="0040074F"/>
    <w:rsid w:val="0040084C"/>
    <w:rsid w:val="004008D4"/>
    <w:rsid w:val="004008E9"/>
    <w:rsid w:val="00400CEA"/>
    <w:rsid w:val="00401225"/>
    <w:rsid w:val="00401257"/>
    <w:rsid w:val="004012B2"/>
    <w:rsid w:val="00401B56"/>
    <w:rsid w:val="00401BAA"/>
    <w:rsid w:val="00401D81"/>
    <w:rsid w:val="004024F9"/>
    <w:rsid w:val="0040265E"/>
    <w:rsid w:val="00402D8A"/>
    <w:rsid w:val="00403570"/>
    <w:rsid w:val="0040369E"/>
    <w:rsid w:val="00403911"/>
    <w:rsid w:val="004039F1"/>
    <w:rsid w:val="00403AFE"/>
    <w:rsid w:val="00403C72"/>
    <w:rsid w:val="00403C9C"/>
    <w:rsid w:val="00403E4E"/>
    <w:rsid w:val="00403F03"/>
    <w:rsid w:val="004042BC"/>
    <w:rsid w:val="004045D1"/>
    <w:rsid w:val="00404664"/>
    <w:rsid w:val="00404915"/>
    <w:rsid w:val="00404ACF"/>
    <w:rsid w:val="00404FBD"/>
    <w:rsid w:val="00405029"/>
    <w:rsid w:val="00405221"/>
    <w:rsid w:val="00405365"/>
    <w:rsid w:val="0040539F"/>
    <w:rsid w:val="00405D5A"/>
    <w:rsid w:val="00405E8C"/>
    <w:rsid w:val="0040622F"/>
    <w:rsid w:val="0040642F"/>
    <w:rsid w:val="004065D2"/>
    <w:rsid w:val="004068AD"/>
    <w:rsid w:val="00406D0A"/>
    <w:rsid w:val="00407028"/>
    <w:rsid w:val="00407082"/>
    <w:rsid w:val="0040774A"/>
    <w:rsid w:val="00407913"/>
    <w:rsid w:val="004102E7"/>
    <w:rsid w:val="00410579"/>
    <w:rsid w:val="0041058F"/>
    <w:rsid w:val="0041091D"/>
    <w:rsid w:val="00410BAE"/>
    <w:rsid w:val="00410D8E"/>
    <w:rsid w:val="00411186"/>
    <w:rsid w:val="004112B2"/>
    <w:rsid w:val="004113CD"/>
    <w:rsid w:val="00411478"/>
    <w:rsid w:val="004115F5"/>
    <w:rsid w:val="00411812"/>
    <w:rsid w:val="00411E60"/>
    <w:rsid w:val="0041240C"/>
    <w:rsid w:val="00412555"/>
    <w:rsid w:val="00412778"/>
    <w:rsid w:val="0041290B"/>
    <w:rsid w:val="00412987"/>
    <w:rsid w:val="00412BA8"/>
    <w:rsid w:val="00412D53"/>
    <w:rsid w:val="00412FE7"/>
    <w:rsid w:val="004131FD"/>
    <w:rsid w:val="00413474"/>
    <w:rsid w:val="0041387B"/>
    <w:rsid w:val="00413F11"/>
    <w:rsid w:val="0041415C"/>
    <w:rsid w:val="0041429F"/>
    <w:rsid w:val="00414DA8"/>
    <w:rsid w:val="00414F61"/>
    <w:rsid w:val="00414FEE"/>
    <w:rsid w:val="00415441"/>
    <w:rsid w:val="004154BA"/>
    <w:rsid w:val="0041581E"/>
    <w:rsid w:val="00415822"/>
    <w:rsid w:val="004158DE"/>
    <w:rsid w:val="00415C40"/>
    <w:rsid w:val="00416560"/>
    <w:rsid w:val="00416B93"/>
    <w:rsid w:val="00416D9C"/>
    <w:rsid w:val="0041711A"/>
    <w:rsid w:val="004174FA"/>
    <w:rsid w:val="00417896"/>
    <w:rsid w:val="00417AD6"/>
    <w:rsid w:val="00417D69"/>
    <w:rsid w:val="00420439"/>
    <w:rsid w:val="00420AEA"/>
    <w:rsid w:val="00420EF5"/>
    <w:rsid w:val="004216E4"/>
    <w:rsid w:val="0042221F"/>
    <w:rsid w:val="004224F1"/>
    <w:rsid w:val="00422732"/>
    <w:rsid w:val="004227A8"/>
    <w:rsid w:val="004228F1"/>
    <w:rsid w:val="0042295E"/>
    <w:rsid w:val="00422AF2"/>
    <w:rsid w:val="00422E2C"/>
    <w:rsid w:val="00422F42"/>
    <w:rsid w:val="0042303D"/>
    <w:rsid w:val="0042310E"/>
    <w:rsid w:val="004235DE"/>
    <w:rsid w:val="004241AE"/>
    <w:rsid w:val="0042475A"/>
    <w:rsid w:val="0042497B"/>
    <w:rsid w:val="00424ACF"/>
    <w:rsid w:val="00424B1B"/>
    <w:rsid w:val="00424E6A"/>
    <w:rsid w:val="00424FA7"/>
    <w:rsid w:val="0042581B"/>
    <w:rsid w:val="004258D8"/>
    <w:rsid w:val="004259F3"/>
    <w:rsid w:val="00425E3A"/>
    <w:rsid w:val="00425F02"/>
    <w:rsid w:val="0042627F"/>
    <w:rsid w:val="00426356"/>
    <w:rsid w:val="0042648B"/>
    <w:rsid w:val="004265D6"/>
    <w:rsid w:val="00426716"/>
    <w:rsid w:val="00426D40"/>
    <w:rsid w:val="00426DEE"/>
    <w:rsid w:val="00426F1B"/>
    <w:rsid w:val="004274CF"/>
    <w:rsid w:val="00427B17"/>
    <w:rsid w:val="00427E37"/>
    <w:rsid w:val="00427F76"/>
    <w:rsid w:val="00427F85"/>
    <w:rsid w:val="004300BE"/>
    <w:rsid w:val="0043018B"/>
    <w:rsid w:val="004302B7"/>
    <w:rsid w:val="004302BF"/>
    <w:rsid w:val="004306D8"/>
    <w:rsid w:val="004310FB"/>
    <w:rsid w:val="004314E8"/>
    <w:rsid w:val="0043164C"/>
    <w:rsid w:val="00431C77"/>
    <w:rsid w:val="00431D54"/>
    <w:rsid w:val="00432033"/>
    <w:rsid w:val="00432545"/>
    <w:rsid w:val="004326F0"/>
    <w:rsid w:val="00432E25"/>
    <w:rsid w:val="00432FCE"/>
    <w:rsid w:val="004333EC"/>
    <w:rsid w:val="004335FB"/>
    <w:rsid w:val="0043396E"/>
    <w:rsid w:val="004339A2"/>
    <w:rsid w:val="004339C5"/>
    <w:rsid w:val="00433EA4"/>
    <w:rsid w:val="00433F0B"/>
    <w:rsid w:val="00434205"/>
    <w:rsid w:val="00434244"/>
    <w:rsid w:val="0043438D"/>
    <w:rsid w:val="004347C2"/>
    <w:rsid w:val="004348FE"/>
    <w:rsid w:val="00434D53"/>
    <w:rsid w:val="00434E75"/>
    <w:rsid w:val="00435086"/>
    <w:rsid w:val="00435513"/>
    <w:rsid w:val="00435720"/>
    <w:rsid w:val="0043590E"/>
    <w:rsid w:val="004359DB"/>
    <w:rsid w:val="00435A5B"/>
    <w:rsid w:val="00435CA6"/>
    <w:rsid w:val="00435DA3"/>
    <w:rsid w:val="00436061"/>
    <w:rsid w:val="0043615B"/>
    <w:rsid w:val="004361A2"/>
    <w:rsid w:val="004367B5"/>
    <w:rsid w:val="00436B73"/>
    <w:rsid w:val="00436E08"/>
    <w:rsid w:val="0043701F"/>
    <w:rsid w:val="004370D8"/>
    <w:rsid w:val="004379E7"/>
    <w:rsid w:val="00437BCA"/>
    <w:rsid w:val="00437C4A"/>
    <w:rsid w:val="00437C77"/>
    <w:rsid w:val="00437D6D"/>
    <w:rsid w:val="00437F3B"/>
    <w:rsid w:val="00441343"/>
    <w:rsid w:val="004414BE"/>
    <w:rsid w:val="004417D1"/>
    <w:rsid w:val="00441D2C"/>
    <w:rsid w:val="00441EA3"/>
    <w:rsid w:val="00441F7C"/>
    <w:rsid w:val="00442071"/>
    <w:rsid w:val="004421E9"/>
    <w:rsid w:val="0044253A"/>
    <w:rsid w:val="00442629"/>
    <w:rsid w:val="00442A66"/>
    <w:rsid w:val="00442AA3"/>
    <w:rsid w:val="00442B88"/>
    <w:rsid w:val="00442CB9"/>
    <w:rsid w:val="00442D05"/>
    <w:rsid w:val="00443510"/>
    <w:rsid w:val="004438D5"/>
    <w:rsid w:val="004439CF"/>
    <w:rsid w:val="00443AAE"/>
    <w:rsid w:val="00443AFE"/>
    <w:rsid w:val="00443C14"/>
    <w:rsid w:val="00443C8B"/>
    <w:rsid w:val="00443CC2"/>
    <w:rsid w:val="004440FD"/>
    <w:rsid w:val="00444254"/>
    <w:rsid w:val="0044443A"/>
    <w:rsid w:val="00444497"/>
    <w:rsid w:val="00444737"/>
    <w:rsid w:val="00444AD9"/>
    <w:rsid w:val="00445176"/>
    <w:rsid w:val="004451CE"/>
    <w:rsid w:val="00445432"/>
    <w:rsid w:val="00445665"/>
    <w:rsid w:val="00445ACF"/>
    <w:rsid w:val="00445F47"/>
    <w:rsid w:val="004463AC"/>
    <w:rsid w:val="00446A4F"/>
    <w:rsid w:val="00446D19"/>
    <w:rsid w:val="00446E1F"/>
    <w:rsid w:val="00446E33"/>
    <w:rsid w:val="00446F9F"/>
    <w:rsid w:val="00446FA4"/>
    <w:rsid w:val="004471A9"/>
    <w:rsid w:val="004473CC"/>
    <w:rsid w:val="0044766F"/>
    <w:rsid w:val="0044791C"/>
    <w:rsid w:val="00447D3E"/>
    <w:rsid w:val="00447D70"/>
    <w:rsid w:val="00447D97"/>
    <w:rsid w:val="00450094"/>
    <w:rsid w:val="0045042C"/>
    <w:rsid w:val="00450519"/>
    <w:rsid w:val="00451049"/>
    <w:rsid w:val="00451061"/>
    <w:rsid w:val="00451189"/>
    <w:rsid w:val="004511DF"/>
    <w:rsid w:val="00451347"/>
    <w:rsid w:val="0045169A"/>
    <w:rsid w:val="004517A6"/>
    <w:rsid w:val="00451AA4"/>
    <w:rsid w:val="00451C73"/>
    <w:rsid w:val="00451D28"/>
    <w:rsid w:val="00451D80"/>
    <w:rsid w:val="004520B7"/>
    <w:rsid w:val="00452B38"/>
    <w:rsid w:val="00452F47"/>
    <w:rsid w:val="004530D2"/>
    <w:rsid w:val="00453185"/>
    <w:rsid w:val="00453843"/>
    <w:rsid w:val="0045397A"/>
    <w:rsid w:val="00453D9E"/>
    <w:rsid w:val="00453E7B"/>
    <w:rsid w:val="00454026"/>
    <w:rsid w:val="0045449D"/>
    <w:rsid w:val="00454501"/>
    <w:rsid w:val="004548F2"/>
    <w:rsid w:val="00454AED"/>
    <w:rsid w:val="00454EE7"/>
    <w:rsid w:val="004550FF"/>
    <w:rsid w:val="0045539A"/>
    <w:rsid w:val="004557C4"/>
    <w:rsid w:val="0045590D"/>
    <w:rsid w:val="00455B22"/>
    <w:rsid w:val="00455BC4"/>
    <w:rsid w:val="00455C33"/>
    <w:rsid w:val="00455DE9"/>
    <w:rsid w:val="00455E54"/>
    <w:rsid w:val="00456400"/>
    <w:rsid w:val="004564BC"/>
    <w:rsid w:val="00456644"/>
    <w:rsid w:val="004567C9"/>
    <w:rsid w:val="00456809"/>
    <w:rsid w:val="0045681E"/>
    <w:rsid w:val="00456B33"/>
    <w:rsid w:val="00456E68"/>
    <w:rsid w:val="00456E91"/>
    <w:rsid w:val="00457777"/>
    <w:rsid w:val="00457C96"/>
    <w:rsid w:val="00457D72"/>
    <w:rsid w:val="004600FE"/>
    <w:rsid w:val="00460211"/>
    <w:rsid w:val="0046033C"/>
    <w:rsid w:val="004609A8"/>
    <w:rsid w:val="004609F7"/>
    <w:rsid w:val="00460E82"/>
    <w:rsid w:val="00460EB7"/>
    <w:rsid w:val="004612D0"/>
    <w:rsid w:val="00461404"/>
    <w:rsid w:val="004617C8"/>
    <w:rsid w:val="00461815"/>
    <w:rsid w:val="00461B2C"/>
    <w:rsid w:val="00461B63"/>
    <w:rsid w:val="004621CB"/>
    <w:rsid w:val="00462256"/>
    <w:rsid w:val="00462403"/>
    <w:rsid w:val="0046246C"/>
    <w:rsid w:val="004624FE"/>
    <w:rsid w:val="0046277E"/>
    <w:rsid w:val="00462827"/>
    <w:rsid w:val="00462A31"/>
    <w:rsid w:val="00462B09"/>
    <w:rsid w:val="00463148"/>
    <w:rsid w:val="004632DF"/>
    <w:rsid w:val="00463B2E"/>
    <w:rsid w:val="00463B87"/>
    <w:rsid w:val="00463E05"/>
    <w:rsid w:val="00463F31"/>
    <w:rsid w:val="0046427B"/>
    <w:rsid w:val="00464380"/>
    <w:rsid w:val="004644B6"/>
    <w:rsid w:val="00464639"/>
    <w:rsid w:val="004646DC"/>
    <w:rsid w:val="00464991"/>
    <w:rsid w:val="004649DE"/>
    <w:rsid w:val="00464FB3"/>
    <w:rsid w:val="00465240"/>
    <w:rsid w:val="004658E3"/>
    <w:rsid w:val="00465B7D"/>
    <w:rsid w:val="0046611B"/>
    <w:rsid w:val="00466134"/>
    <w:rsid w:val="00466432"/>
    <w:rsid w:val="00466511"/>
    <w:rsid w:val="004665C5"/>
    <w:rsid w:val="0046662A"/>
    <w:rsid w:val="0046671B"/>
    <w:rsid w:val="0046685D"/>
    <w:rsid w:val="00466EBA"/>
    <w:rsid w:val="00466F1D"/>
    <w:rsid w:val="0046717D"/>
    <w:rsid w:val="00467254"/>
    <w:rsid w:val="004672D0"/>
    <w:rsid w:val="004676DA"/>
    <w:rsid w:val="004678D2"/>
    <w:rsid w:val="00467A27"/>
    <w:rsid w:val="00467ADF"/>
    <w:rsid w:val="00467B4C"/>
    <w:rsid w:val="00467D0F"/>
    <w:rsid w:val="00470543"/>
    <w:rsid w:val="004706F6"/>
    <w:rsid w:val="00470BB2"/>
    <w:rsid w:val="00470D74"/>
    <w:rsid w:val="00470F80"/>
    <w:rsid w:val="0047115E"/>
    <w:rsid w:val="004711A5"/>
    <w:rsid w:val="004714D2"/>
    <w:rsid w:val="004719FB"/>
    <w:rsid w:val="00471AEA"/>
    <w:rsid w:val="00471B44"/>
    <w:rsid w:val="00471D32"/>
    <w:rsid w:val="00471F22"/>
    <w:rsid w:val="00472512"/>
    <w:rsid w:val="00472582"/>
    <w:rsid w:val="00472E42"/>
    <w:rsid w:val="00472EE3"/>
    <w:rsid w:val="00472F6A"/>
    <w:rsid w:val="004730FE"/>
    <w:rsid w:val="00473302"/>
    <w:rsid w:val="004736CB"/>
    <w:rsid w:val="00473990"/>
    <w:rsid w:val="00473B41"/>
    <w:rsid w:val="00473BE4"/>
    <w:rsid w:val="00473CA9"/>
    <w:rsid w:val="00473D1E"/>
    <w:rsid w:val="00474164"/>
    <w:rsid w:val="00474434"/>
    <w:rsid w:val="00474B50"/>
    <w:rsid w:val="00474BDC"/>
    <w:rsid w:val="00474D4E"/>
    <w:rsid w:val="00474F77"/>
    <w:rsid w:val="004751CC"/>
    <w:rsid w:val="00475443"/>
    <w:rsid w:val="004757B5"/>
    <w:rsid w:val="00476918"/>
    <w:rsid w:val="004769CE"/>
    <w:rsid w:val="00476E95"/>
    <w:rsid w:val="004770BA"/>
    <w:rsid w:val="004770E5"/>
    <w:rsid w:val="00477126"/>
    <w:rsid w:val="004774B0"/>
    <w:rsid w:val="0047752D"/>
    <w:rsid w:val="00477DCF"/>
    <w:rsid w:val="00477F12"/>
    <w:rsid w:val="00477FC6"/>
    <w:rsid w:val="004802E2"/>
    <w:rsid w:val="004807E9"/>
    <w:rsid w:val="00480FAB"/>
    <w:rsid w:val="00481429"/>
    <w:rsid w:val="0048171F"/>
    <w:rsid w:val="004818CC"/>
    <w:rsid w:val="00481A79"/>
    <w:rsid w:val="00481CC7"/>
    <w:rsid w:val="00481D8D"/>
    <w:rsid w:val="00481E5A"/>
    <w:rsid w:val="00482206"/>
    <w:rsid w:val="004823A2"/>
    <w:rsid w:val="00482884"/>
    <w:rsid w:val="00482A7D"/>
    <w:rsid w:val="00482E3C"/>
    <w:rsid w:val="004834F5"/>
    <w:rsid w:val="00483634"/>
    <w:rsid w:val="00483725"/>
    <w:rsid w:val="00483ACE"/>
    <w:rsid w:val="00483D3B"/>
    <w:rsid w:val="00483D3C"/>
    <w:rsid w:val="00483D98"/>
    <w:rsid w:val="00483EA3"/>
    <w:rsid w:val="00483FD7"/>
    <w:rsid w:val="004841E2"/>
    <w:rsid w:val="0048464B"/>
    <w:rsid w:val="004846C9"/>
    <w:rsid w:val="0048480D"/>
    <w:rsid w:val="00484877"/>
    <w:rsid w:val="0048492A"/>
    <w:rsid w:val="00484EA7"/>
    <w:rsid w:val="00485590"/>
    <w:rsid w:val="004856EA"/>
    <w:rsid w:val="00485901"/>
    <w:rsid w:val="00485F7F"/>
    <w:rsid w:val="00485FA0"/>
    <w:rsid w:val="004860CC"/>
    <w:rsid w:val="00486102"/>
    <w:rsid w:val="004863F0"/>
    <w:rsid w:val="004863FD"/>
    <w:rsid w:val="0048653C"/>
    <w:rsid w:val="00486715"/>
    <w:rsid w:val="00486850"/>
    <w:rsid w:val="00486D2D"/>
    <w:rsid w:val="00486F2D"/>
    <w:rsid w:val="00487012"/>
    <w:rsid w:val="004870DB"/>
    <w:rsid w:val="0048711E"/>
    <w:rsid w:val="00487152"/>
    <w:rsid w:val="00487389"/>
    <w:rsid w:val="00487502"/>
    <w:rsid w:val="00487616"/>
    <w:rsid w:val="0048763F"/>
    <w:rsid w:val="0048771A"/>
    <w:rsid w:val="00487AC8"/>
    <w:rsid w:val="00487EBB"/>
    <w:rsid w:val="00487FAF"/>
    <w:rsid w:val="00490273"/>
    <w:rsid w:val="00490447"/>
    <w:rsid w:val="00490610"/>
    <w:rsid w:val="004907B8"/>
    <w:rsid w:val="0049095C"/>
    <w:rsid w:val="00490CAC"/>
    <w:rsid w:val="00490E15"/>
    <w:rsid w:val="004911E2"/>
    <w:rsid w:val="00491757"/>
    <w:rsid w:val="00491886"/>
    <w:rsid w:val="00491EB9"/>
    <w:rsid w:val="00492357"/>
    <w:rsid w:val="004929B9"/>
    <w:rsid w:val="00492BA8"/>
    <w:rsid w:val="00492C45"/>
    <w:rsid w:val="00492FCB"/>
    <w:rsid w:val="004930BD"/>
    <w:rsid w:val="00493196"/>
    <w:rsid w:val="004934D7"/>
    <w:rsid w:val="004936F8"/>
    <w:rsid w:val="00493A9D"/>
    <w:rsid w:val="00493AC8"/>
    <w:rsid w:val="00493C50"/>
    <w:rsid w:val="004948A9"/>
    <w:rsid w:val="00494AEF"/>
    <w:rsid w:val="00494B48"/>
    <w:rsid w:val="00494C17"/>
    <w:rsid w:val="00494C89"/>
    <w:rsid w:val="00494CF7"/>
    <w:rsid w:val="00494D52"/>
    <w:rsid w:val="00495010"/>
    <w:rsid w:val="00495439"/>
    <w:rsid w:val="004954A9"/>
    <w:rsid w:val="00495531"/>
    <w:rsid w:val="0049560F"/>
    <w:rsid w:val="00495626"/>
    <w:rsid w:val="004956EB"/>
    <w:rsid w:val="004958E8"/>
    <w:rsid w:val="004960A0"/>
    <w:rsid w:val="00496114"/>
    <w:rsid w:val="0049620B"/>
    <w:rsid w:val="00496276"/>
    <w:rsid w:val="00496545"/>
    <w:rsid w:val="0049690D"/>
    <w:rsid w:val="00496B72"/>
    <w:rsid w:val="00496B9E"/>
    <w:rsid w:val="00496D71"/>
    <w:rsid w:val="00497159"/>
    <w:rsid w:val="00497178"/>
    <w:rsid w:val="0049728E"/>
    <w:rsid w:val="00497338"/>
    <w:rsid w:val="00497781"/>
    <w:rsid w:val="00497A82"/>
    <w:rsid w:val="00497CA8"/>
    <w:rsid w:val="004A0318"/>
    <w:rsid w:val="004A082A"/>
    <w:rsid w:val="004A0CAE"/>
    <w:rsid w:val="004A0D9E"/>
    <w:rsid w:val="004A1372"/>
    <w:rsid w:val="004A145F"/>
    <w:rsid w:val="004A1634"/>
    <w:rsid w:val="004A1A11"/>
    <w:rsid w:val="004A1ABD"/>
    <w:rsid w:val="004A1AD0"/>
    <w:rsid w:val="004A1B11"/>
    <w:rsid w:val="004A1E6B"/>
    <w:rsid w:val="004A2253"/>
    <w:rsid w:val="004A26C1"/>
    <w:rsid w:val="004A2846"/>
    <w:rsid w:val="004A29E7"/>
    <w:rsid w:val="004A2D5A"/>
    <w:rsid w:val="004A2FF6"/>
    <w:rsid w:val="004A30DA"/>
    <w:rsid w:val="004A32ED"/>
    <w:rsid w:val="004A3324"/>
    <w:rsid w:val="004A3580"/>
    <w:rsid w:val="004A361C"/>
    <w:rsid w:val="004A3C7F"/>
    <w:rsid w:val="004A3CD2"/>
    <w:rsid w:val="004A3D9A"/>
    <w:rsid w:val="004A3ECC"/>
    <w:rsid w:val="004A3F18"/>
    <w:rsid w:val="004A4011"/>
    <w:rsid w:val="004A4096"/>
    <w:rsid w:val="004A40A4"/>
    <w:rsid w:val="004A436E"/>
    <w:rsid w:val="004A46E6"/>
    <w:rsid w:val="004A470B"/>
    <w:rsid w:val="004A4911"/>
    <w:rsid w:val="004A4A36"/>
    <w:rsid w:val="004A4DC4"/>
    <w:rsid w:val="004A4FFF"/>
    <w:rsid w:val="004A50D4"/>
    <w:rsid w:val="004A51EF"/>
    <w:rsid w:val="004A5330"/>
    <w:rsid w:val="004A5535"/>
    <w:rsid w:val="004A582F"/>
    <w:rsid w:val="004A5D26"/>
    <w:rsid w:val="004A6034"/>
    <w:rsid w:val="004A62FF"/>
    <w:rsid w:val="004A746F"/>
    <w:rsid w:val="004A7948"/>
    <w:rsid w:val="004A7ADB"/>
    <w:rsid w:val="004A7B09"/>
    <w:rsid w:val="004A7EF6"/>
    <w:rsid w:val="004B0259"/>
    <w:rsid w:val="004B0774"/>
    <w:rsid w:val="004B105E"/>
    <w:rsid w:val="004B12F3"/>
    <w:rsid w:val="004B161D"/>
    <w:rsid w:val="004B1677"/>
    <w:rsid w:val="004B1992"/>
    <w:rsid w:val="004B1BD2"/>
    <w:rsid w:val="004B1E1F"/>
    <w:rsid w:val="004B1F26"/>
    <w:rsid w:val="004B230D"/>
    <w:rsid w:val="004B29FC"/>
    <w:rsid w:val="004B2A6F"/>
    <w:rsid w:val="004B2CEE"/>
    <w:rsid w:val="004B2D57"/>
    <w:rsid w:val="004B305E"/>
    <w:rsid w:val="004B337A"/>
    <w:rsid w:val="004B356E"/>
    <w:rsid w:val="004B38D8"/>
    <w:rsid w:val="004B39A0"/>
    <w:rsid w:val="004B3A7E"/>
    <w:rsid w:val="004B3D23"/>
    <w:rsid w:val="004B3FBC"/>
    <w:rsid w:val="004B43A0"/>
    <w:rsid w:val="004B44C9"/>
    <w:rsid w:val="004B465A"/>
    <w:rsid w:val="004B4B17"/>
    <w:rsid w:val="004B520E"/>
    <w:rsid w:val="004B5456"/>
    <w:rsid w:val="004B5F28"/>
    <w:rsid w:val="004B621F"/>
    <w:rsid w:val="004B6300"/>
    <w:rsid w:val="004B657D"/>
    <w:rsid w:val="004B6BA1"/>
    <w:rsid w:val="004B6C3B"/>
    <w:rsid w:val="004B6E83"/>
    <w:rsid w:val="004B6F92"/>
    <w:rsid w:val="004B7018"/>
    <w:rsid w:val="004B7199"/>
    <w:rsid w:val="004B74F3"/>
    <w:rsid w:val="004B7524"/>
    <w:rsid w:val="004B75E4"/>
    <w:rsid w:val="004B7639"/>
    <w:rsid w:val="004B7CE7"/>
    <w:rsid w:val="004B7EC9"/>
    <w:rsid w:val="004C00AC"/>
    <w:rsid w:val="004C07D1"/>
    <w:rsid w:val="004C07E7"/>
    <w:rsid w:val="004C0AAF"/>
    <w:rsid w:val="004C0BE9"/>
    <w:rsid w:val="004C0D63"/>
    <w:rsid w:val="004C11ED"/>
    <w:rsid w:val="004C1747"/>
    <w:rsid w:val="004C18C1"/>
    <w:rsid w:val="004C2350"/>
    <w:rsid w:val="004C258A"/>
    <w:rsid w:val="004C25CE"/>
    <w:rsid w:val="004C25ED"/>
    <w:rsid w:val="004C2669"/>
    <w:rsid w:val="004C2693"/>
    <w:rsid w:val="004C296A"/>
    <w:rsid w:val="004C2BE3"/>
    <w:rsid w:val="004C2DB7"/>
    <w:rsid w:val="004C2E6F"/>
    <w:rsid w:val="004C3402"/>
    <w:rsid w:val="004C3758"/>
    <w:rsid w:val="004C377F"/>
    <w:rsid w:val="004C3976"/>
    <w:rsid w:val="004C3B23"/>
    <w:rsid w:val="004C3C75"/>
    <w:rsid w:val="004C3ED3"/>
    <w:rsid w:val="004C428D"/>
    <w:rsid w:val="004C42C6"/>
    <w:rsid w:val="004C4378"/>
    <w:rsid w:val="004C4722"/>
    <w:rsid w:val="004C4853"/>
    <w:rsid w:val="004C49BA"/>
    <w:rsid w:val="004C4D94"/>
    <w:rsid w:val="004C4DCB"/>
    <w:rsid w:val="004C4E4B"/>
    <w:rsid w:val="004C5861"/>
    <w:rsid w:val="004C589A"/>
    <w:rsid w:val="004C5BE9"/>
    <w:rsid w:val="004C5C2F"/>
    <w:rsid w:val="004C5DD7"/>
    <w:rsid w:val="004C5ED8"/>
    <w:rsid w:val="004C5F9C"/>
    <w:rsid w:val="004C6040"/>
    <w:rsid w:val="004C6057"/>
    <w:rsid w:val="004C6068"/>
    <w:rsid w:val="004C648A"/>
    <w:rsid w:val="004C64EC"/>
    <w:rsid w:val="004C66E2"/>
    <w:rsid w:val="004C692C"/>
    <w:rsid w:val="004C6C6D"/>
    <w:rsid w:val="004C6C9A"/>
    <w:rsid w:val="004C6DD8"/>
    <w:rsid w:val="004C7253"/>
    <w:rsid w:val="004C7404"/>
    <w:rsid w:val="004C7405"/>
    <w:rsid w:val="004C75DC"/>
    <w:rsid w:val="004C778A"/>
    <w:rsid w:val="004C77DA"/>
    <w:rsid w:val="004C77F0"/>
    <w:rsid w:val="004C7970"/>
    <w:rsid w:val="004D008C"/>
    <w:rsid w:val="004D0206"/>
    <w:rsid w:val="004D02FD"/>
    <w:rsid w:val="004D045B"/>
    <w:rsid w:val="004D079D"/>
    <w:rsid w:val="004D086A"/>
    <w:rsid w:val="004D093A"/>
    <w:rsid w:val="004D0C65"/>
    <w:rsid w:val="004D0F2F"/>
    <w:rsid w:val="004D1167"/>
    <w:rsid w:val="004D15D7"/>
    <w:rsid w:val="004D1C48"/>
    <w:rsid w:val="004D1EC5"/>
    <w:rsid w:val="004D1F46"/>
    <w:rsid w:val="004D2531"/>
    <w:rsid w:val="004D2685"/>
    <w:rsid w:val="004D2A3E"/>
    <w:rsid w:val="004D2FE0"/>
    <w:rsid w:val="004D36B4"/>
    <w:rsid w:val="004D383B"/>
    <w:rsid w:val="004D39BA"/>
    <w:rsid w:val="004D3C1F"/>
    <w:rsid w:val="004D3C2E"/>
    <w:rsid w:val="004D4038"/>
    <w:rsid w:val="004D479E"/>
    <w:rsid w:val="004D494F"/>
    <w:rsid w:val="004D49F3"/>
    <w:rsid w:val="004D4B53"/>
    <w:rsid w:val="004D4BCD"/>
    <w:rsid w:val="004D4EF2"/>
    <w:rsid w:val="004D4F95"/>
    <w:rsid w:val="004D50C1"/>
    <w:rsid w:val="004D5651"/>
    <w:rsid w:val="004D58DA"/>
    <w:rsid w:val="004D5990"/>
    <w:rsid w:val="004D5CEF"/>
    <w:rsid w:val="004D5EE2"/>
    <w:rsid w:val="004D67BE"/>
    <w:rsid w:val="004D6BCF"/>
    <w:rsid w:val="004D6E0A"/>
    <w:rsid w:val="004D71AB"/>
    <w:rsid w:val="004D734F"/>
    <w:rsid w:val="004D7535"/>
    <w:rsid w:val="004D7566"/>
    <w:rsid w:val="004D7605"/>
    <w:rsid w:val="004D7FED"/>
    <w:rsid w:val="004E00C1"/>
    <w:rsid w:val="004E02DC"/>
    <w:rsid w:val="004E02F4"/>
    <w:rsid w:val="004E0A69"/>
    <w:rsid w:val="004E0AD2"/>
    <w:rsid w:val="004E1360"/>
    <w:rsid w:val="004E139C"/>
    <w:rsid w:val="004E1D12"/>
    <w:rsid w:val="004E1DF2"/>
    <w:rsid w:val="004E1E97"/>
    <w:rsid w:val="004E2078"/>
    <w:rsid w:val="004E2643"/>
    <w:rsid w:val="004E2867"/>
    <w:rsid w:val="004E2948"/>
    <w:rsid w:val="004E2A9E"/>
    <w:rsid w:val="004E2D74"/>
    <w:rsid w:val="004E34CF"/>
    <w:rsid w:val="004E359A"/>
    <w:rsid w:val="004E363F"/>
    <w:rsid w:val="004E3671"/>
    <w:rsid w:val="004E3692"/>
    <w:rsid w:val="004E3E49"/>
    <w:rsid w:val="004E3ED2"/>
    <w:rsid w:val="004E4132"/>
    <w:rsid w:val="004E4341"/>
    <w:rsid w:val="004E4452"/>
    <w:rsid w:val="004E45F7"/>
    <w:rsid w:val="004E470A"/>
    <w:rsid w:val="004E4830"/>
    <w:rsid w:val="004E4B56"/>
    <w:rsid w:val="004E4C53"/>
    <w:rsid w:val="004E4ED6"/>
    <w:rsid w:val="004E5072"/>
    <w:rsid w:val="004E5379"/>
    <w:rsid w:val="004E573E"/>
    <w:rsid w:val="004E5814"/>
    <w:rsid w:val="004E5831"/>
    <w:rsid w:val="004E5948"/>
    <w:rsid w:val="004E5CCE"/>
    <w:rsid w:val="004E6153"/>
    <w:rsid w:val="004E63B0"/>
    <w:rsid w:val="004E699E"/>
    <w:rsid w:val="004E6AA5"/>
    <w:rsid w:val="004E6D24"/>
    <w:rsid w:val="004E7075"/>
    <w:rsid w:val="004E7079"/>
    <w:rsid w:val="004E7426"/>
    <w:rsid w:val="004E75B7"/>
    <w:rsid w:val="004E7863"/>
    <w:rsid w:val="004E7B05"/>
    <w:rsid w:val="004E7C35"/>
    <w:rsid w:val="004E7D8D"/>
    <w:rsid w:val="004E7FD3"/>
    <w:rsid w:val="004F033B"/>
    <w:rsid w:val="004F0AF7"/>
    <w:rsid w:val="004F0C49"/>
    <w:rsid w:val="004F0EDF"/>
    <w:rsid w:val="004F0FB5"/>
    <w:rsid w:val="004F108F"/>
    <w:rsid w:val="004F124E"/>
    <w:rsid w:val="004F15CF"/>
    <w:rsid w:val="004F167E"/>
    <w:rsid w:val="004F19A5"/>
    <w:rsid w:val="004F1EB4"/>
    <w:rsid w:val="004F1F4C"/>
    <w:rsid w:val="004F24DE"/>
    <w:rsid w:val="004F2573"/>
    <w:rsid w:val="004F2E55"/>
    <w:rsid w:val="004F2FB5"/>
    <w:rsid w:val="004F3027"/>
    <w:rsid w:val="004F3CC0"/>
    <w:rsid w:val="004F3E5A"/>
    <w:rsid w:val="004F4428"/>
    <w:rsid w:val="004F44C0"/>
    <w:rsid w:val="004F4512"/>
    <w:rsid w:val="004F473E"/>
    <w:rsid w:val="004F4899"/>
    <w:rsid w:val="004F4A18"/>
    <w:rsid w:val="004F4B4E"/>
    <w:rsid w:val="004F4DB4"/>
    <w:rsid w:val="004F4E10"/>
    <w:rsid w:val="004F4EE5"/>
    <w:rsid w:val="004F4FA5"/>
    <w:rsid w:val="004F51AB"/>
    <w:rsid w:val="004F565C"/>
    <w:rsid w:val="004F5750"/>
    <w:rsid w:val="004F57E6"/>
    <w:rsid w:val="004F582C"/>
    <w:rsid w:val="004F58BE"/>
    <w:rsid w:val="004F5C58"/>
    <w:rsid w:val="004F5CE2"/>
    <w:rsid w:val="004F646C"/>
    <w:rsid w:val="004F65E0"/>
    <w:rsid w:val="004F6702"/>
    <w:rsid w:val="004F731F"/>
    <w:rsid w:val="004F74F1"/>
    <w:rsid w:val="004F755C"/>
    <w:rsid w:val="004F7647"/>
    <w:rsid w:val="004F7FCC"/>
    <w:rsid w:val="005001A7"/>
    <w:rsid w:val="0050057C"/>
    <w:rsid w:val="005009FA"/>
    <w:rsid w:val="00500B0A"/>
    <w:rsid w:val="00500C06"/>
    <w:rsid w:val="00500D56"/>
    <w:rsid w:val="0050122E"/>
    <w:rsid w:val="005015D2"/>
    <w:rsid w:val="0050160B"/>
    <w:rsid w:val="005018B5"/>
    <w:rsid w:val="005020E0"/>
    <w:rsid w:val="005021D0"/>
    <w:rsid w:val="00502534"/>
    <w:rsid w:val="00502778"/>
    <w:rsid w:val="005029AF"/>
    <w:rsid w:val="00502AFC"/>
    <w:rsid w:val="00502B90"/>
    <w:rsid w:val="00502CD4"/>
    <w:rsid w:val="00502EA5"/>
    <w:rsid w:val="00502FC8"/>
    <w:rsid w:val="00503032"/>
    <w:rsid w:val="005030DF"/>
    <w:rsid w:val="0050328B"/>
    <w:rsid w:val="0050343D"/>
    <w:rsid w:val="005035BE"/>
    <w:rsid w:val="00503631"/>
    <w:rsid w:val="0050377D"/>
    <w:rsid w:val="00503A13"/>
    <w:rsid w:val="00504740"/>
    <w:rsid w:val="005049F3"/>
    <w:rsid w:val="00504ADE"/>
    <w:rsid w:val="00504E45"/>
    <w:rsid w:val="0050549E"/>
    <w:rsid w:val="00505C52"/>
    <w:rsid w:val="00505EED"/>
    <w:rsid w:val="005061C3"/>
    <w:rsid w:val="00506534"/>
    <w:rsid w:val="0050675C"/>
    <w:rsid w:val="00506765"/>
    <w:rsid w:val="00506E4C"/>
    <w:rsid w:val="0050717B"/>
    <w:rsid w:val="00507716"/>
    <w:rsid w:val="005079AB"/>
    <w:rsid w:val="00507BBB"/>
    <w:rsid w:val="00507C49"/>
    <w:rsid w:val="00507EC5"/>
    <w:rsid w:val="005100C0"/>
    <w:rsid w:val="0051023A"/>
    <w:rsid w:val="005102D6"/>
    <w:rsid w:val="00510441"/>
    <w:rsid w:val="005105A4"/>
    <w:rsid w:val="00510696"/>
    <w:rsid w:val="00510712"/>
    <w:rsid w:val="00510A26"/>
    <w:rsid w:val="00510A6F"/>
    <w:rsid w:val="00510A8A"/>
    <w:rsid w:val="00510B5B"/>
    <w:rsid w:val="00510F0B"/>
    <w:rsid w:val="00511055"/>
    <w:rsid w:val="005116D8"/>
    <w:rsid w:val="00511A32"/>
    <w:rsid w:val="00512194"/>
    <w:rsid w:val="005126C8"/>
    <w:rsid w:val="0051273C"/>
    <w:rsid w:val="00512858"/>
    <w:rsid w:val="0051285C"/>
    <w:rsid w:val="00512CF7"/>
    <w:rsid w:val="00512E45"/>
    <w:rsid w:val="00512F3D"/>
    <w:rsid w:val="005130D2"/>
    <w:rsid w:val="00513249"/>
    <w:rsid w:val="00513369"/>
    <w:rsid w:val="00513497"/>
    <w:rsid w:val="005134EE"/>
    <w:rsid w:val="00513C3A"/>
    <w:rsid w:val="00513FC4"/>
    <w:rsid w:val="00514085"/>
    <w:rsid w:val="005141E9"/>
    <w:rsid w:val="00514585"/>
    <w:rsid w:val="00514E25"/>
    <w:rsid w:val="00514FE3"/>
    <w:rsid w:val="0051508D"/>
    <w:rsid w:val="0051591B"/>
    <w:rsid w:val="00515CC0"/>
    <w:rsid w:val="00515E0A"/>
    <w:rsid w:val="00516292"/>
    <w:rsid w:val="00516652"/>
    <w:rsid w:val="0051691D"/>
    <w:rsid w:val="00516A53"/>
    <w:rsid w:val="00516B98"/>
    <w:rsid w:val="00516CE5"/>
    <w:rsid w:val="005170B8"/>
    <w:rsid w:val="00517353"/>
    <w:rsid w:val="00517BC4"/>
    <w:rsid w:val="00517C25"/>
    <w:rsid w:val="00517CBA"/>
    <w:rsid w:val="00517F53"/>
    <w:rsid w:val="00520148"/>
    <w:rsid w:val="00520166"/>
    <w:rsid w:val="00520374"/>
    <w:rsid w:val="00520727"/>
    <w:rsid w:val="00520ABB"/>
    <w:rsid w:val="00520D3A"/>
    <w:rsid w:val="00521431"/>
    <w:rsid w:val="0052173E"/>
    <w:rsid w:val="00521A04"/>
    <w:rsid w:val="00521D20"/>
    <w:rsid w:val="00521E7F"/>
    <w:rsid w:val="00521F76"/>
    <w:rsid w:val="00522133"/>
    <w:rsid w:val="005224E3"/>
    <w:rsid w:val="00522D36"/>
    <w:rsid w:val="00522FD9"/>
    <w:rsid w:val="00523054"/>
    <w:rsid w:val="005231E8"/>
    <w:rsid w:val="005235F5"/>
    <w:rsid w:val="00523606"/>
    <w:rsid w:val="00523748"/>
    <w:rsid w:val="00523762"/>
    <w:rsid w:val="005240A3"/>
    <w:rsid w:val="005240C5"/>
    <w:rsid w:val="005240D3"/>
    <w:rsid w:val="005243E4"/>
    <w:rsid w:val="005247D0"/>
    <w:rsid w:val="005248E9"/>
    <w:rsid w:val="005248F3"/>
    <w:rsid w:val="00524E36"/>
    <w:rsid w:val="00524EE1"/>
    <w:rsid w:val="00524F33"/>
    <w:rsid w:val="0052510D"/>
    <w:rsid w:val="005254E7"/>
    <w:rsid w:val="0052580C"/>
    <w:rsid w:val="00525937"/>
    <w:rsid w:val="005260C0"/>
    <w:rsid w:val="0052633A"/>
    <w:rsid w:val="005265C7"/>
    <w:rsid w:val="00526982"/>
    <w:rsid w:val="005269B9"/>
    <w:rsid w:val="00526C15"/>
    <w:rsid w:val="0052712C"/>
    <w:rsid w:val="00527467"/>
    <w:rsid w:val="00527674"/>
    <w:rsid w:val="0052781C"/>
    <w:rsid w:val="00527A04"/>
    <w:rsid w:val="00527B82"/>
    <w:rsid w:val="00527C43"/>
    <w:rsid w:val="00527C4C"/>
    <w:rsid w:val="00527E00"/>
    <w:rsid w:val="00527E63"/>
    <w:rsid w:val="00527E93"/>
    <w:rsid w:val="0053031C"/>
    <w:rsid w:val="00530451"/>
    <w:rsid w:val="005319A2"/>
    <w:rsid w:val="005319E3"/>
    <w:rsid w:val="00531B09"/>
    <w:rsid w:val="00531B1B"/>
    <w:rsid w:val="00531D38"/>
    <w:rsid w:val="00531E33"/>
    <w:rsid w:val="00531F03"/>
    <w:rsid w:val="00532297"/>
    <w:rsid w:val="0053232E"/>
    <w:rsid w:val="0053265B"/>
    <w:rsid w:val="00532729"/>
    <w:rsid w:val="00532863"/>
    <w:rsid w:val="00532899"/>
    <w:rsid w:val="0053294B"/>
    <w:rsid w:val="005329B7"/>
    <w:rsid w:val="00532E2F"/>
    <w:rsid w:val="00533052"/>
    <w:rsid w:val="005331E7"/>
    <w:rsid w:val="00533509"/>
    <w:rsid w:val="005338F3"/>
    <w:rsid w:val="0053391B"/>
    <w:rsid w:val="00533A04"/>
    <w:rsid w:val="00533BFE"/>
    <w:rsid w:val="00534019"/>
    <w:rsid w:val="00534099"/>
    <w:rsid w:val="0053416C"/>
    <w:rsid w:val="005342F8"/>
    <w:rsid w:val="00534588"/>
    <w:rsid w:val="005347CB"/>
    <w:rsid w:val="00534853"/>
    <w:rsid w:val="00534DE2"/>
    <w:rsid w:val="00535557"/>
    <w:rsid w:val="00535598"/>
    <w:rsid w:val="00535A97"/>
    <w:rsid w:val="00535C95"/>
    <w:rsid w:val="00535CCC"/>
    <w:rsid w:val="00535CD1"/>
    <w:rsid w:val="00535D8D"/>
    <w:rsid w:val="00536201"/>
    <w:rsid w:val="005362AF"/>
    <w:rsid w:val="00536330"/>
    <w:rsid w:val="0053637E"/>
    <w:rsid w:val="00536603"/>
    <w:rsid w:val="0053691C"/>
    <w:rsid w:val="00536B3E"/>
    <w:rsid w:val="00536CE0"/>
    <w:rsid w:val="00536D06"/>
    <w:rsid w:val="00536FA8"/>
    <w:rsid w:val="00537155"/>
    <w:rsid w:val="00537191"/>
    <w:rsid w:val="005372F3"/>
    <w:rsid w:val="00537553"/>
    <w:rsid w:val="005375C1"/>
    <w:rsid w:val="0053763B"/>
    <w:rsid w:val="00537648"/>
    <w:rsid w:val="00537852"/>
    <w:rsid w:val="00537857"/>
    <w:rsid w:val="00537A02"/>
    <w:rsid w:val="00537ACA"/>
    <w:rsid w:val="00537B53"/>
    <w:rsid w:val="00537CD2"/>
    <w:rsid w:val="005401B1"/>
    <w:rsid w:val="00540471"/>
    <w:rsid w:val="005406F6"/>
    <w:rsid w:val="00540A9D"/>
    <w:rsid w:val="00540B14"/>
    <w:rsid w:val="00540BE3"/>
    <w:rsid w:val="005410A7"/>
    <w:rsid w:val="00541113"/>
    <w:rsid w:val="0054160E"/>
    <w:rsid w:val="00541814"/>
    <w:rsid w:val="00541A69"/>
    <w:rsid w:val="00541BFE"/>
    <w:rsid w:val="005420CD"/>
    <w:rsid w:val="00542344"/>
    <w:rsid w:val="00542512"/>
    <w:rsid w:val="005426CD"/>
    <w:rsid w:val="005428EC"/>
    <w:rsid w:val="00542FB0"/>
    <w:rsid w:val="0054312E"/>
    <w:rsid w:val="00543145"/>
    <w:rsid w:val="005431CD"/>
    <w:rsid w:val="00543513"/>
    <w:rsid w:val="005435F2"/>
    <w:rsid w:val="00543FA8"/>
    <w:rsid w:val="005441BC"/>
    <w:rsid w:val="00544328"/>
    <w:rsid w:val="0054450A"/>
    <w:rsid w:val="00544AD6"/>
    <w:rsid w:val="005451A8"/>
    <w:rsid w:val="005451B2"/>
    <w:rsid w:val="00545203"/>
    <w:rsid w:val="00545CDA"/>
    <w:rsid w:val="005460A9"/>
    <w:rsid w:val="005460D5"/>
    <w:rsid w:val="00546412"/>
    <w:rsid w:val="00546449"/>
    <w:rsid w:val="005476B2"/>
    <w:rsid w:val="0054787D"/>
    <w:rsid w:val="00547AD5"/>
    <w:rsid w:val="00547E31"/>
    <w:rsid w:val="00547F90"/>
    <w:rsid w:val="0055014E"/>
    <w:rsid w:val="00550191"/>
    <w:rsid w:val="00550366"/>
    <w:rsid w:val="005509D4"/>
    <w:rsid w:val="00550D4D"/>
    <w:rsid w:val="00550EB4"/>
    <w:rsid w:val="005510BF"/>
    <w:rsid w:val="005511D8"/>
    <w:rsid w:val="005514F6"/>
    <w:rsid w:val="00551E6B"/>
    <w:rsid w:val="00551EF1"/>
    <w:rsid w:val="00552033"/>
    <w:rsid w:val="0055245E"/>
    <w:rsid w:val="005529FC"/>
    <w:rsid w:val="00552C50"/>
    <w:rsid w:val="00552CDC"/>
    <w:rsid w:val="00552CF2"/>
    <w:rsid w:val="00553043"/>
    <w:rsid w:val="00553058"/>
    <w:rsid w:val="0055325D"/>
    <w:rsid w:val="0055329A"/>
    <w:rsid w:val="005535E8"/>
    <w:rsid w:val="00553A3F"/>
    <w:rsid w:val="00553BFE"/>
    <w:rsid w:val="00553D0A"/>
    <w:rsid w:val="005540AF"/>
    <w:rsid w:val="00555021"/>
    <w:rsid w:val="0055506B"/>
    <w:rsid w:val="00555284"/>
    <w:rsid w:val="00555492"/>
    <w:rsid w:val="0055559B"/>
    <w:rsid w:val="00555A56"/>
    <w:rsid w:val="00555C1A"/>
    <w:rsid w:val="00555CD7"/>
    <w:rsid w:val="00555D68"/>
    <w:rsid w:val="00555FBB"/>
    <w:rsid w:val="005561C5"/>
    <w:rsid w:val="005561DB"/>
    <w:rsid w:val="00556238"/>
    <w:rsid w:val="005563E3"/>
    <w:rsid w:val="005563FC"/>
    <w:rsid w:val="00556426"/>
    <w:rsid w:val="005565E0"/>
    <w:rsid w:val="0055664F"/>
    <w:rsid w:val="005568AC"/>
    <w:rsid w:val="0055695E"/>
    <w:rsid w:val="00556EF3"/>
    <w:rsid w:val="0055719F"/>
    <w:rsid w:val="00557B0A"/>
    <w:rsid w:val="00557BF3"/>
    <w:rsid w:val="00557C08"/>
    <w:rsid w:val="00557CDE"/>
    <w:rsid w:val="00557CE7"/>
    <w:rsid w:val="00557E88"/>
    <w:rsid w:val="00560058"/>
    <w:rsid w:val="00560437"/>
    <w:rsid w:val="00560A79"/>
    <w:rsid w:val="00560E51"/>
    <w:rsid w:val="0056135E"/>
    <w:rsid w:val="00561381"/>
    <w:rsid w:val="00561433"/>
    <w:rsid w:val="00561BE5"/>
    <w:rsid w:val="00561DD4"/>
    <w:rsid w:val="00561FA5"/>
    <w:rsid w:val="00562058"/>
    <w:rsid w:val="005620A8"/>
    <w:rsid w:val="00562145"/>
    <w:rsid w:val="005622B8"/>
    <w:rsid w:val="00562974"/>
    <w:rsid w:val="00562AD7"/>
    <w:rsid w:val="00562B03"/>
    <w:rsid w:val="0056351F"/>
    <w:rsid w:val="005636CE"/>
    <w:rsid w:val="005638AB"/>
    <w:rsid w:val="00563BB8"/>
    <w:rsid w:val="005642EA"/>
    <w:rsid w:val="00564936"/>
    <w:rsid w:val="00564A32"/>
    <w:rsid w:val="00564C42"/>
    <w:rsid w:val="005651F8"/>
    <w:rsid w:val="0056552B"/>
    <w:rsid w:val="00565667"/>
    <w:rsid w:val="00565D19"/>
    <w:rsid w:val="00565EE5"/>
    <w:rsid w:val="00566461"/>
    <w:rsid w:val="005664C8"/>
    <w:rsid w:val="00566954"/>
    <w:rsid w:val="00566964"/>
    <w:rsid w:val="00566AEF"/>
    <w:rsid w:val="00566E6E"/>
    <w:rsid w:val="005671AF"/>
    <w:rsid w:val="0056787B"/>
    <w:rsid w:val="00567985"/>
    <w:rsid w:val="00567E04"/>
    <w:rsid w:val="00570008"/>
    <w:rsid w:val="005704F0"/>
    <w:rsid w:val="00570538"/>
    <w:rsid w:val="005705A5"/>
    <w:rsid w:val="00570829"/>
    <w:rsid w:val="00570B07"/>
    <w:rsid w:val="00570B5D"/>
    <w:rsid w:val="00570F96"/>
    <w:rsid w:val="00570FAE"/>
    <w:rsid w:val="00571340"/>
    <w:rsid w:val="0057138D"/>
    <w:rsid w:val="005718C7"/>
    <w:rsid w:val="00571AEE"/>
    <w:rsid w:val="00571B4A"/>
    <w:rsid w:val="00572A72"/>
    <w:rsid w:val="00572DE3"/>
    <w:rsid w:val="00573012"/>
    <w:rsid w:val="005730EF"/>
    <w:rsid w:val="0057329E"/>
    <w:rsid w:val="00573347"/>
    <w:rsid w:val="00573479"/>
    <w:rsid w:val="005735FA"/>
    <w:rsid w:val="00573770"/>
    <w:rsid w:val="005739C8"/>
    <w:rsid w:val="00573AD3"/>
    <w:rsid w:val="00573D9C"/>
    <w:rsid w:val="00573DD2"/>
    <w:rsid w:val="00573F9E"/>
    <w:rsid w:val="00574471"/>
    <w:rsid w:val="00574795"/>
    <w:rsid w:val="00574AC2"/>
    <w:rsid w:val="00574D0B"/>
    <w:rsid w:val="00575086"/>
    <w:rsid w:val="005756CB"/>
    <w:rsid w:val="0057596A"/>
    <w:rsid w:val="00575D5D"/>
    <w:rsid w:val="00575EE2"/>
    <w:rsid w:val="0057602D"/>
    <w:rsid w:val="0057613B"/>
    <w:rsid w:val="00576276"/>
    <w:rsid w:val="00576293"/>
    <w:rsid w:val="00576498"/>
    <w:rsid w:val="0057685F"/>
    <w:rsid w:val="00576879"/>
    <w:rsid w:val="00576BCB"/>
    <w:rsid w:val="00576FC4"/>
    <w:rsid w:val="005775CB"/>
    <w:rsid w:val="005775D4"/>
    <w:rsid w:val="005776EC"/>
    <w:rsid w:val="00577AFB"/>
    <w:rsid w:val="00577C1D"/>
    <w:rsid w:val="00577D7D"/>
    <w:rsid w:val="005801D4"/>
    <w:rsid w:val="005802EA"/>
    <w:rsid w:val="00580AD2"/>
    <w:rsid w:val="00580AEA"/>
    <w:rsid w:val="00580DB8"/>
    <w:rsid w:val="00581A8B"/>
    <w:rsid w:val="00581B33"/>
    <w:rsid w:val="00581DED"/>
    <w:rsid w:val="0058221E"/>
    <w:rsid w:val="00582379"/>
    <w:rsid w:val="00582576"/>
    <w:rsid w:val="00582DB9"/>
    <w:rsid w:val="00582FF3"/>
    <w:rsid w:val="0058301E"/>
    <w:rsid w:val="0058340C"/>
    <w:rsid w:val="005837B0"/>
    <w:rsid w:val="005839D5"/>
    <w:rsid w:val="00583A2E"/>
    <w:rsid w:val="00583E33"/>
    <w:rsid w:val="00583E69"/>
    <w:rsid w:val="005841B7"/>
    <w:rsid w:val="00584217"/>
    <w:rsid w:val="005842D7"/>
    <w:rsid w:val="00584711"/>
    <w:rsid w:val="00584CBA"/>
    <w:rsid w:val="00584CE2"/>
    <w:rsid w:val="0058522C"/>
    <w:rsid w:val="0058547A"/>
    <w:rsid w:val="00585616"/>
    <w:rsid w:val="0058564D"/>
    <w:rsid w:val="00585B37"/>
    <w:rsid w:val="0058644D"/>
    <w:rsid w:val="0058654C"/>
    <w:rsid w:val="005868EC"/>
    <w:rsid w:val="005868FD"/>
    <w:rsid w:val="005869AE"/>
    <w:rsid w:val="00586BAE"/>
    <w:rsid w:val="00586EA7"/>
    <w:rsid w:val="00586F31"/>
    <w:rsid w:val="005873C1"/>
    <w:rsid w:val="005874D7"/>
    <w:rsid w:val="00587BCC"/>
    <w:rsid w:val="00587D87"/>
    <w:rsid w:val="00587DAC"/>
    <w:rsid w:val="00587FAF"/>
    <w:rsid w:val="00590D2A"/>
    <w:rsid w:val="00590DFF"/>
    <w:rsid w:val="00590F69"/>
    <w:rsid w:val="00591022"/>
    <w:rsid w:val="0059109A"/>
    <w:rsid w:val="005913AE"/>
    <w:rsid w:val="00591496"/>
    <w:rsid w:val="00591660"/>
    <w:rsid w:val="0059172C"/>
    <w:rsid w:val="005918A8"/>
    <w:rsid w:val="00591963"/>
    <w:rsid w:val="00591B82"/>
    <w:rsid w:val="005920E4"/>
    <w:rsid w:val="00592563"/>
    <w:rsid w:val="00592694"/>
    <w:rsid w:val="0059273F"/>
    <w:rsid w:val="00592774"/>
    <w:rsid w:val="0059289D"/>
    <w:rsid w:val="005929BF"/>
    <w:rsid w:val="00592B63"/>
    <w:rsid w:val="00592E2D"/>
    <w:rsid w:val="00592FED"/>
    <w:rsid w:val="0059331F"/>
    <w:rsid w:val="00593707"/>
    <w:rsid w:val="005937C3"/>
    <w:rsid w:val="0059396A"/>
    <w:rsid w:val="00593A6D"/>
    <w:rsid w:val="00593C1C"/>
    <w:rsid w:val="00593E98"/>
    <w:rsid w:val="00593EC2"/>
    <w:rsid w:val="00593F41"/>
    <w:rsid w:val="00593FFD"/>
    <w:rsid w:val="005943DB"/>
    <w:rsid w:val="00594C7B"/>
    <w:rsid w:val="0059500E"/>
    <w:rsid w:val="0059521B"/>
    <w:rsid w:val="005952F8"/>
    <w:rsid w:val="00595651"/>
    <w:rsid w:val="00595E90"/>
    <w:rsid w:val="00595F8A"/>
    <w:rsid w:val="005961A1"/>
    <w:rsid w:val="005963C4"/>
    <w:rsid w:val="00596651"/>
    <w:rsid w:val="005966AD"/>
    <w:rsid w:val="0059673D"/>
    <w:rsid w:val="00596936"/>
    <w:rsid w:val="00596A7F"/>
    <w:rsid w:val="00596BE2"/>
    <w:rsid w:val="00596F45"/>
    <w:rsid w:val="00597230"/>
    <w:rsid w:val="005974B8"/>
    <w:rsid w:val="00597542"/>
    <w:rsid w:val="00597672"/>
    <w:rsid w:val="00597B24"/>
    <w:rsid w:val="00597CB5"/>
    <w:rsid w:val="00597F8D"/>
    <w:rsid w:val="005A0197"/>
    <w:rsid w:val="005A01D3"/>
    <w:rsid w:val="005A044C"/>
    <w:rsid w:val="005A0D6B"/>
    <w:rsid w:val="005A1363"/>
    <w:rsid w:val="005A1435"/>
    <w:rsid w:val="005A155C"/>
    <w:rsid w:val="005A1ADC"/>
    <w:rsid w:val="005A1B7F"/>
    <w:rsid w:val="005A1D2A"/>
    <w:rsid w:val="005A27A7"/>
    <w:rsid w:val="005A2C68"/>
    <w:rsid w:val="005A2DB7"/>
    <w:rsid w:val="005A2F1F"/>
    <w:rsid w:val="005A312E"/>
    <w:rsid w:val="005A3146"/>
    <w:rsid w:val="005A3562"/>
    <w:rsid w:val="005A372B"/>
    <w:rsid w:val="005A374E"/>
    <w:rsid w:val="005A3F08"/>
    <w:rsid w:val="005A4081"/>
    <w:rsid w:val="005A4236"/>
    <w:rsid w:val="005A43FF"/>
    <w:rsid w:val="005A447E"/>
    <w:rsid w:val="005A44D6"/>
    <w:rsid w:val="005A4886"/>
    <w:rsid w:val="005A4A75"/>
    <w:rsid w:val="005A4ABD"/>
    <w:rsid w:val="005A4C53"/>
    <w:rsid w:val="005A4CF9"/>
    <w:rsid w:val="005A4DF3"/>
    <w:rsid w:val="005A50E5"/>
    <w:rsid w:val="005A5320"/>
    <w:rsid w:val="005A59A0"/>
    <w:rsid w:val="005A5E1A"/>
    <w:rsid w:val="005A60DA"/>
    <w:rsid w:val="005A6134"/>
    <w:rsid w:val="005A62F8"/>
    <w:rsid w:val="005A641C"/>
    <w:rsid w:val="005A6874"/>
    <w:rsid w:val="005A68B9"/>
    <w:rsid w:val="005A6A54"/>
    <w:rsid w:val="005A6C9B"/>
    <w:rsid w:val="005A6E98"/>
    <w:rsid w:val="005A6EE6"/>
    <w:rsid w:val="005A6F2B"/>
    <w:rsid w:val="005A7636"/>
    <w:rsid w:val="005A77BF"/>
    <w:rsid w:val="005A78CB"/>
    <w:rsid w:val="005A7B33"/>
    <w:rsid w:val="005B017E"/>
    <w:rsid w:val="005B0351"/>
    <w:rsid w:val="005B03F6"/>
    <w:rsid w:val="005B06FD"/>
    <w:rsid w:val="005B1167"/>
    <w:rsid w:val="005B11AE"/>
    <w:rsid w:val="005B1269"/>
    <w:rsid w:val="005B13D3"/>
    <w:rsid w:val="005B13F2"/>
    <w:rsid w:val="005B145E"/>
    <w:rsid w:val="005B1716"/>
    <w:rsid w:val="005B174A"/>
    <w:rsid w:val="005B188B"/>
    <w:rsid w:val="005B2156"/>
    <w:rsid w:val="005B25C7"/>
    <w:rsid w:val="005B25CD"/>
    <w:rsid w:val="005B2811"/>
    <w:rsid w:val="005B29B4"/>
    <w:rsid w:val="005B2BCB"/>
    <w:rsid w:val="005B2EE7"/>
    <w:rsid w:val="005B2F8B"/>
    <w:rsid w:val="005B3749"/>
    <w:rsid w:val="005B38FC"/>
    <w:rsid w:val="005B3B3D"/>
    <w:rsid w:val="005B3E2E"/>
    <w:rsid w:val="005B3E9E"/>
    <w:rsid w:val="005B4301"/>
    <w:rsid w:val="005B43FC"/>
    <w:rsid w:val="005B4471"/>
    <w:rsid w:val="005B4531"/>
    <w:rsid w:val="005B4C6C"/>
    <w:rsid w:val="005B5745"/>
    <w:rsid w:val="005B5769"/>
    <w:rsid w:val="005B582B"/>
    <w:rsid w:val="005B5D18"/>
    <w:rsid w:val="005B5FC4"/>
    <w:rsid w:val="005B6302"/>
    <w:rsid w:val="005B674D"/>
    <w:rsid w:val="005B6761"/>
    <w:rsid w:val="005B68A8"/>
    <w:rsid w:val="005B7014"/>
    <w:rsid w:val="005B71D3"/>
    <w:rsid w:val="005B7379"/>
    <w:rsid w:val="005B7480"/>
    <w:rsid w:val="005B79BF"/>
    <w:rsid w:val="005C029C"/>
    <w:rsid w:val="005C072D"/>
    <w:rsid w:val="005C0AFD"/>
    <w:rsid w:val="005C1219"/>
    <w:rsid w:val="005C14B7"/>
    <w:rsid w:val="005C1640"/>
    <w:rsid w:val="005C18E9"/>
    <w:rsid w:val="005C19E1"/>
    <w:rsid w:val="005C1AC9"/>
    <w:rsid w:val="005C1AE8"/>
    <w:rsid w:val="005C1C13"/>
    <w:rsid w:val="005C1EB9"/>
    <w:rsid w:val="005C1F16"/>
    <w:rsid w:val="005C2166"/>
    <w:rsid w:val="005C2410"/>
    <w:rsid w:val="005C2602"/>
    <w:rsid w:val="005C2BB3"/>
    <w:rsid w:val="005C2E1A"/>
    <w:rsid w:val="005C3070"/>
    <w:rsid w:val="005C3543"/>
    <w:rsid w:val="005C35B9"/>
    <w:rsid w:val="005C360E"/>
    <w:rsid w:val="005C36F0"/>
    <w:rsid w:val="005C3AA2"/>
    <w:rsid w:val="005C3DE4"/>
    <w:rsid w:val="005C3E80"/>
    <w:rsid w:val="005C3FCA"/>
    <w:rsid w:val="005C4166"/>
    <w:rsid w:val="005C41DD"/>
    <w:rsid w:val="005C430C"/>
    <w:rsid w:val="005C45DF"/>
    <w:rsid w:val="005C4717"/>
    <w:rsid w:val="005C4C02"/>
    <w:rsid w:val="005C4D8D"/>
    <w:rsid w:val="005C4E43"/>
    <w:rsid w:val="005C4F16"/>
    <w:rsid w:val="005C5007"/>
    <w:rsid w:val="005C5201"/>
    <w:rsid w:val="005C5466"/>
    <w:rsid w:val="005C5711"/>
    <w:rsid w:val="005C5793"/>
    <w:rsid w:val="005C5BF6"/>
    <w:rsid w:val="005C5D12"/>
    <w:rsid w:val="005C6353"/>
    <w:rsid w:val="005C649B"/>
    <w:rsid w:val="005C64ED"/>
    <w:rsid w:val="005C68C5"/>
    <w:rsid w:val="005C6A7E"/>
    <w:rsid w:val="005C6B3A"/>
    <w:rsid w:val="005C6C8B"/>
    <w:rsid w:val="005C6CFB"/>
    <w:rsid w:val="005C7068"/>
    <w:rsid w:val="005C70C5"/>
    <w:rsid w:val="005C74A6"/>
    <w:rsid w:val="005C793F"/>
    <w:rsid w:val="005C7986"/>
    <w:rsid w:val="005C7C1E"/>
    <w:rsid w:val="005D046E"/>
    <w:rsid w:val="005D04D4"/>
    <w:rsid w:val="005D04D9"/>
    <w:rsid w:val="005D04F5"/>
    <w:rsid w:val="005D08D7"/>
    <w:rsid w:val="005D0BF9"/>
    <w:rsid w:val="005D0C97"/>
    <w:rsid w:val="005D0CF4"/>
    <w:rsid w:val="005D0F37"/>
    <w:rsid w:val="005D132D"/>
    <w:rsid w:val="005D14D2"/>
    <w:rsid w:val="005D163F"/>
    <w:rsid w:val="005D1B06"/>
    <w:rsid w:val="005D1CAC"/>
    <w:rsid w:val="005D1FA8"/>
    <w:rsid w:val="005D1FC6"/>
    <w:rsid w:val="005D2137"/>
    <w:rsid w:val="005D286F"/>
    <w:rsid w:val="005D290A"/>
    <w:rsid w:val="005D2A03"/>
    <w:rsid w:val="005D2C33"/>
    <w:rsid w:val="005D2CA2"/>
    <w:rsid w:val="005D30A4"/>
    <w:rsid w:val="005D33AF"/>
    <w:rsid w:val="005D3734"/>
    <w:rsid w:val="005D3877"/>
    <w:rsid w:val="005D3986"/>
    <w:rsid w:val="005D3D5D"/>
    <w:rsid w:val="005D3E26"/>
    <w:rsid w:val="005D3F45"/>
    <w:rsid w:val="005D4067"/>
    <w:rsid w:val="005D40E7"/>
    <w:rsid w:val="005D41C4"/>
    <w:rsid w:val="005D41EE"/>
    <w:rsid w:val="005D5452"/>
    <w:rsid w:val="005D554B"/>
    <w:rsid w:val="005D556B"/>
    <w:rsid w:val="005D55F4"/>
    <w:rsid w:val="005D58D4"/>
    <w:rsid w:val="005D58F7"/>
    <w:rsid w:val="005D5931"/>
    <w:rsid w:val="005D5BD4"/>
    <w:rsid w:val="005D5E3C"/>
    <w:rsid w:val="005D5F29"/>
    <w:rsid w:val="005D647E"/>
    <w:rsid w:val="005D6936"/>
    <w:rsid w:val="005D6951"/>
    <w:rsid w:val="005D6CC8"/>
    <w:rsid w:val="005D7156"/>
    <w:rsid w:val="005D7195"/>
    <w:rsid w:val="005D7364"/>
    <w:rsid w:val="005D73F1"/>
    <w:rsid w:val="005D7F2F"/>
    <w:rsid w:val="005D7F44"/>
    <w:rsid w:val="005E0005"/>
    <w:rsid w:val="005E0433"/>
    <w:rsid w:val="005E06B1"/>
    <w:rsid w:val="005E0708"/>
    <w:rsid w:val="005E07DF"/>
    <w:rsid w:val="005E08B6"/>
    <w:rsid w:val="005E08CA"/>
    <w:rsid w:val="005E0F2D"/>
    <w:rsid w:val="005E0F9F"/>
    <w:rsid w:val="005E1D92"/>
    <w:rsid w:val="005E1FCA"/>
    <w:rsid w:val="005E2287"/>
    <w:rsid w:val="005E2968"/>
    <w:rsid w:val="005E29D5"/>
    <w:rsid w:val="005E2F54"/>
    <w:rsid w:val="005E3698"/>
    <w:rsid w:val="005E3D3B"/>
    <w:rsid w:val="005E3D72"/>
    <w:rsid w:val="005E4089"/>
    <w:rsid w:val="005E45A2"/>
    <w:rsid w:val="005E48FF"/>
    <w:rsid w:val="005E493D"/>
    <w:rsid w:val="005E523E"/>
    <w:rsid w:val="005E5476"/>
    <w:rsid w:val="005E5F8F"/>
    <w:rsid w:val="005E6321"/>
    <w:rsid w:val="005E6565"/>
    <w:rsid w:val="005E656F"/>
    <w:rsid w:val="005E67B7"/>
    <w:rsid w:val="005E69A2"/>
    <w:rsid w:val="005E7036"/>
    <w:rsid w:val="005E713F"/>
    <w:rsid w:val="005E742F"/>
    <w:rsid w:val="005E7546"/>
    <w:rsid w:val="005E755E"/>
    <w:rsid w:val="005E765C"/>
    <w:rsid w:val="005E7ABB"/>
    <w:rsid w:val="005E7ACA"/>
    <w:rsid w:val="005E7B70"/>
    <w:rsid w:val="005E7BE9"/>
    <w:rsid w:val="005E7CC3"/>
    <w:rsid w:val="005F010C"/>
    <w:rsid w:val="005F0661"/>
    <w:rsid w:val="005F07D9"/>
    <w:rsid w:val="005F0ACB"/>
    <w:rsid w:val="005F0D01"/>
    <w:rsid w:val="005F1090"/>
    <w:rsid w:val="005F12B4"/>
    <w:rsid w:val="005F1365"/>
    <w:rsid w:val="005F15DE"/>
    <w:rsid w:val="005F17D8"/>
    <w:rsid w:val="005F1E55"/>
    <w:rsid w:val="005F1FB4"/>
    <w:rsid w:val="005F229F"/>
    <w:rsid w:val="005F2723"/>
    <w:rsid w:val="005F27EB"/>
    <w:rsid w:val="005F281E"/>
    <w:rsid w:val="005F2832"/>
    <w:rsid w:val="005F293A"/>
    <w:rsid w:val="005F2B9A"/>
    <w:rsid w:val="005F2E7A"/>
    <w:rsid w:val="005F2E89"/>
    <w:rsid w:val="005F2ECC"/>
    <w:rsid w:val="005F30EB"/>
    <w:rsid w:val="005F3164"/>
    <w:rsid w:val="005F3169"/>
    <w:rsid w:val="005F31A2"/>
    <w:rsid w:val="005F3457"/>
    <w:rsid w:val="005F3641"/>
    <w:rsid w:val="005F3677"/>
    <w:rsid w:val="005F3BA6"/>
    <w:rsid w:val="005F3D58"/>
    <w:rsid w:val="005F403D"/>
    <w:rsid w:val="005F4057"/>
    <w:rsid w:val="005F42F4"/>
    <w:rsid w:val="005F4792"/>
    <w:rsid w:val="005F4D02"/>
    <w:rsid w:val="005F4F81"/>
    <w:rsid w:val="005F54E3"/>
    <w:rsid w:val="005F56FD"/>
    <w:rsid w:val="005F5FB0"/>
    <w:rsid w:val="005F638A"/>
    <w:rsid w:val="005F6D5C"/>
    <w:rsid w:val="005F6F50"/>
    <w:rsid w:val="005F6FC3"/>
    <w:rsid w:val="005F723E"/>
    <w:rsid w:val="005F736D"/>
    <w:rsid w:val="005F74AD"/>
    <w:rsid w:val="005F74CA"/>
    <w:rsid w:val="005F75FD"/>
    <w:rsid w:val="005F779E"/>
    <w:rsid w:val="005F77A5"/>
    <w:rsid w:val="005F7990"/>
    <w:rsid w:val="005F799D"/>
    <w:rsid w:val="005F7B76"/>
    <w:rsid w:val="005F7F2C"/>
    <w:rsid w:val="006001BB"/>
    <w:rsid w:val="006005EF"/>
    <w:rsid w:val="00600730"/>
    <w:rsid w:val="00600E98"/>
    <w:rsid w:val="00601055"/>
    <w:rsid w:val="006018D6"/>
    <w:rsid w:val="00601CC1"/>
    <w:rsid w:val="00601E9D"/>
    <w:rsid w:val="00602096"/>
    <w:rsid w:val="00602218"/>
    <w:rsid w:val="006023D7"/>
    <w:rsid w:val="006023D9"/>
    <w:rsid w:val="00602776"/>
    <w:rsid w:val="0060291A"/>
    <w:rsid w:val="006032E7"/>
    <w:rsid w:val="006032F4"/>
    <w:rsid w:val="0060335D"/>
    <w:rsid w:val="00603BAD"/>
    <w:rsid w:val="00604253"/>
    <w:rsid w:val="006042CF"/>
    <w:rsid w:val="00604501"/>
    <w:rsid w:val="00604AF3"/>
    <w:rsid w:val="00604CF9"/>
    <w:rsid w:val="00604FB8"/>
    <w:rsid w:val="00605070"/>
    <w:rsid w:val="00605072"/>
    <w:rsid w:val="0060552B"/>
    <w:rsid w:val="00605926"/>
    <w:rsid w:val="00605EA8"/>
    <w:rsid w:val="0060618F"/>
    <w:rsid w:val="0060640C"/>
    <w:rsid w:val="0060689E"/>
    <w:rsid w:val="00606BB3"/>
    <w:rsid w:val="00606CFB"/>
    <w:rsid w:val="00606F26"/>
    <w:rsid w:val="00607246"/>
    <w:rsid w:val="0060745B"/>
    <w:rsid w:val="00607878"/>
    <w:rsid w:val="0060793F"/>
    <w:rsid w:val="00607967"/>
    <w:rsid w:val="00607C33"/>
    <w:rsid w:val="00607CB8"/>
    <w:rsid w:val="00607CD2"/>
    <w:rsid w:val="00607DB4"/>
    <w:rsid w:val="00610150"/>
    <w:rsid w:val="006101A7"/>
    <w:rsid w:val="006102EB"/>
    <w:rsid w:val="0061057B"/>
    <w:rsid w:val="00610B21"/>
    <w:rsid w:val="00610E62"/>
    <w:rsid w:val="00610E72"/>
    <w:rsid w:val="006110F7"/>
    <w:rsid w:val="00611122"/>
    <w:rsid w:val="00611251"/>
    <w:rsid w:val="0061174A"/>
    <w:rsid w:val="006117CE"/>
    <w:rsid w:val="006117EE"/>
    <w:rsid w:val="00611978"/>
    <w:rsid w:val="00612069"/>
    <w:rsid w:val="00612545"/>
    <w:rsid w:val="006126EA"/>
    <w:rsid w:val="00612CF1"/>
    <w:rsid w:val="00612F66"/>
    <w:rsid w:val="00612FAC"/>
    <w:rsid w:val="00612FBC"/>
    <w:rsid w:val="0061323A"/>
    <w:rsid w:val="00613404"/>
    <w:rsid w:val="006136E9"/>
    <w:rsid w:val="00613A2E"/>
    <w:rsid w:val="006145DC"/>
    <w:rsid w:val="0061488C"/>
    <w:rsid w:val="00614CC4"/>
    <w:rsid w:val="00614EE4"/>
    <w:rsid w:val="00615061"/>
    <w:rsid w:val="006152C1"/>
    <w:rsid w:val="00615564"/>
    <w:rsid w:val="006156F6"/>
    <w:rsid w:val="00615709"/>
    <w:rsid w:val="0061583E"/>
    <w:rsid w:val="0061595C"/>
    <w:rsid w:val="00615BC8"/>
    <w:rsid w:val="00615BD1"/>
    <w:rsid w:val="00616174"/>
    <w:rsid w:val="006168FF"/>
    <w:rsid w:val="006169CB"/>
    <w:rsid w:val="00616AF5"/>
    <w:rsid w:val="00616B90"/>
    <w:rsid w:val="00616D16"/>
    <w:rsid w:val="00616D7C"/>
    <w:rsid w:val="00616E40"/>
    <w:rsid w:val="00616FCC"/>
    <w:rsid w:val="00617134"/>
    <w:rsid w:val="006173B2"/>
    <w:rsid w:val="00617454"/>
    <w:rsid w:val="00617B2A"/>
    <w:rsid w:val="00617B86"/>
    <w:rsid w:val="00617FF0"/>
    <w:rsid w:val="0062000D"/>
    <w:rsid w:val="00620426"/>
    <w:rsid w:val="0062099D"/>
    <w:rsid w:val="006209EC"/>
    <w:rsid w:val="00620A81"/>
    <w:rsid w:val="00621025"/>
    <w:rsid w:val="00621504"/>
    <w:rsid w:val="00621908"/>
    <w:rsid w:val="006219DA"/>
    <w:rsid w:val="00621B03"/>
    <w:rsid w:val="00621D08"/>
    <w:rsid w:val="00622023"/>
    <w:rsid w:val="006224ED"/>
    <w:rsid w:val="00622554"/>
    <w:rsid w:val="00622835"/>
    <w:rsid w:val="00622A8C"/>
    <w:rsid w:val="00622C02"/>
    <w:rsid w:val="00622D72"/>
    <w:rsid w:val="0062344F"/>
    <w:rsid w:val="00623514"/>
    <w:rsid w:val="006235D3"/>
    <w:rsid w:val="006239F8"/>
    <w:rsid w:val="00623B96"/>
    <w:rsid w:val="00623DE1"/>
    <w:rsid w:val="0062411F"/>
    <w:rsid w:val="0062417E"/>
    <w:rsid w:val="00624196"/>
    <w:rsid w:val="006242F0"/>
    <w:rsid w:val="00624A81"/>
    <w:rsid w:val="00624B4E"/>
    <w:rsid w:val="00624EE8"/>
    <w:rsid w:val="0062529D"/>
    <w:rsid w:val="00625337"/>
    <w:rsid w:val="006254E8"/>
    <w:rsid w:val="0062556B"/>
    <w:rsid w:val="0062570F"/>
    <w:rsid w:val="006257FE"/>
    <w:rsid w:val="0062582E"/>
    <w:rsid w:val="00625ADC"/>
    <w:rsid w:val="00625F1E"/>
    <w:rsid w:val="006263A6"/>
    <w:rsid w:val="00626B3D"/>
    <w:rsid w:val="00626C21"/>
    <w:rsid w:val="0062757D"/>
    <w:rsid w:val="0062776A"/>
    <w:rsid w:val="006279A0"/>
    <w:rsid w:val="00627B26"/>
    <w:rsid w:val="00627D73"/>
    <w:rsid w:val="00627D7F"/>
    <w:rsid w:val="00627D80"/>
    <w:rsid w:val="00627EF4"/>
    <w:rsid w:val="00630013"/>
    <w:rsid w:val="00630242"/>
    <w:rsid w:val="00630336"/>
    <w:rsid w:val="006303EF"/>
    <w:rsid w:val="00630564"/>
    <w:rsid w:val="006305A9"/>
    <w:rsid w:val="006307CE"/>
    <w:rsid w:val="0063189F"/>
    <w:rsid w:val="00631E33"/>
    <w:rsid w:val="00631F32"/>
    <w:rsid w:val="00631F71"/>
    <w:rsid w:val="00632053"/>
    <w:rsid w:val="006320F4"/>
    <w:rsid w:val="006321EA"/>
    <w:rsid w:val="006324B1"/>
    <w:rsid w:val="006325EB"/>
    <w:rsid w:val="00632CC6"/>
    <w:rsid w:val="00632DD4"/>
    <w:rsid w:val="00632E23"/>
    <w:rsid w:val="0063309B"/>
    <w:rsid w:val="00633337"/>
    <w:rsid w:val="00633374"/>
    <w:rsid w:val="006333B9"/>
    <w:rsid w:val="00633708"/>
    <w:rsid w:val="00633EB9"/>
    <w:rsid w:val="00634429"/>
    <w:rsid w:val="0063461A"/>
    <w:rsid w:val="0063484C"/>
    <w:rsid w:val="00634C1D"/>
    <w:rsid w:val="00634E40"/>
    <w:rsid w:val="00634F9D"/>
    <w:rsid w:val="00635390"/>
    <w:rsid w:val="006353B5"/>
    <w:rsid w:val="0063541C"/>
    <w:rsid w:val="0063579B"/>
    <w:rsid w:val="00635937"/>
    <w:rsid w:val="00635AAA"/>
    <w:rsid w:val="00635C32"/>
    <w:rsid w:val="00635CB5"/>
    <w:rsid w:val="0063648A"/>
    <w:rsid w:val="006364A1"/>
    <w:rsid w:val="00636624"/>
    <w:rsid w:val="00637286"/>
    <w:rsid w:val="00637328"/>
    <w:rsid w:val="0063741A"/>
    <w:rsid w:val="00637487"/>
    <w:rsid w:val="006378C0"/>
    <w:rsid w:val="00637ACB"/>
    <w:rsid w:val="00637B9A"/>
    <w:rsid w:val="006402EC"/>
    <w:rsid w:val="006405CB"/>
    <w:rsid w:val="00640635"/>
    <w:rsid w:val="00640720"/>
    <w:rsid w:val="00640D1D"/>
    <w:rsid w:val="00640E04"/>
    <w:rsid w:val="00640E20"/>
    <w:rsid w:val="00640EE2"/>
    <w:rsid w:val="00641177"/>
    <w:rsid w:val="0064146F"/>
    <w:rsid w:val="00641A8B"/>
    <w:rsid w:val="00641B12"/>
    <w:rsid w:val="00641E88"/>
    <w:rsid w:val="00641FBA"/>
    <w:rsid w:val="0064201E"/>
    <w:rsid w:val="00642529"/>
    <w:rsid w:val="0064253A"/>
    <w:rsid w:val="006427D3"/>
    <w:rsid w:val="006429FD"/>
    <w:rsid w:val="00642D72"/>
    <w:rsid w:val="00642EB3"/>
    <w:rsid w:val="0064306A"/>
    <w:rsid w:val="0064328D"/>
    <w:rsid w:val="006433E8"/>
    <w:rsid w:val="006434F5"/>
    <w:rsid w:val="00643766"/>
    <w:rsid w:val="00643942"/>
    <w:rsid w:val="00643C95"/>
    <w:rsid w:val="00643D82"/>
    <w:rsid w:val="00643E5A"/>
    <w:rsid w:val="00644052"/>
    <w:rsid w:val="006444A4"/>
    <w:rsid w:val="006444CF"/>
    <w:rsid w:val="00644568"/>
    <w:rsid w:val="0064456A"/>
    <w:rsid w:val="0064461D"/>
    <w:rsid w:val="00644911"/>
    <w:rsid w:val="00644D10"/>
    <w:rsid w:val="00644FAA"/>
    <w:rsid w:val="00645558"/>
    <w:rsid w:val="006455FF"/>
    <w:rsid w:val="006456C7"/>
    <w:rsid w:val="006457F4"/>
    <w:rsid w:val="006458D2"/>
    <w:rsid w:val="00645905"/>
    <w:rsid w:val="006462CB"/>
    <w:rsid w:val="00646468"/>
    <w:rsid w:val="00646544"/>
    <w:rsid w:val="006469CB"/>
    <w:rsid w:val="00646C93"/>
    <w:rsid w:val="00646D9A"/>
    <w:rsid w:val="00647007"/>
    <w:rsid w:val="00647042"/>
    <w:rsid w:val="00647245"/>
    <w:rsid w:val="006479DF"/>
    <w:rsid w:val="00647F12"/>
    <w:rsid w:val="006501DC"/>
    <w:rsid w:val="00650259"/>
    <w:rsid w:val="00651549"/>
    <w:rsid w:val="00651762"/>
    <w:rsid w:val="00651875"/>
    <w:rsid w:val="006519A4"/>
    <w:rsid w:val="00651AF6"/>
    <w:rsid w:val="00651DD3"/>
    <w:rsid w:val="00651E1B"/>
    <w:rsid w:val="006520A8"/>
    <w:rsid w:val="006522EF"/>
    <w:rsid w:val="0065245C"/>
    <w:rsid w:val="006525D9"/>
    <w:rsid w:val="00652AF4"/>
    <w:rsid w:val="00652D01"/>
    <w:rsid w:val="00652DB8"/>
    <w:rsid w:val="00652F8E"/>
    <w:rsid w:val="0065300D"/>
    <w:rsid w:val="006530EB"/>
    <w:rsid w:val="00653138"/>
    <w:rsid w:val="006535D4"/>
    <w:rsid w:val="0065382D"/>
    <w:rsid w:val="00653A97"/>
    <w:rsid w:val="00653C39"/>
    <w:rsid w:val="00653F0A"/>
    <w:rsid w:val="0065435A"/>
    <w:rsid w:val="00654363"/>
    <w:rsid w:val="00654366"/>
    <w:rsid w:val="0065482C"/>
    <w:rsid w:val="0065482E"/>
    <w:rsid w:val="0065489F"/>
    <w:rsid w:val="00654DED"/>
    <w:rsid w:val="00654FD8"/>
    <w:rsid w:val="00655567"/>
    <w:rsid w:val="006558FB"/>
    <w:rsid w:val="00655A7A"/>
    <w:rsid w:val="00655B2C"/>
    <w:rsid w:val="00655B6F"/>
    <w:rsid w:val="00655BCE"/>
    <w:rsid w:val="00655C7B"/>
    <w:rsid w:val="006563CC"/>
    <w:rsid w:val="0065680E"/>
    <w:rsid w:val="006568F1"/>
    <w:rsid w:val="00656BC5"/>
    <w:rsid w:val="00656C69"/>
    <w:rsid w:val="00656DDE"/>
    <w:rsid w:val="00656F5A"/>
    <w:rsid w:val="00656FAF"/>
    <w:rsid w:val="00660215"/>
    <w:rsid w:val="0066049F"/>
    <w:rsid w:val="006605B1"/>
    <w:rsid w:val="0066068A"/>
    <w:rsid w:val="006606E3"/>
    <w:rsid w:val="00660739"/>
    <w:rsid w:val="0066094B"/>
    <w:rsid w:val="006611AC"/>
    <w:rsid w:val="00661272"/>
    <w:rsid w:val="00661504"/>
    <w:rsid w:val="00661782"/>
    <w:rsid w:val="006618BA"/>
    <w:rsid w:val="00661D7C"/>
    <w:rsid w:val="00661EF7"/>
    <w:rsid w:val="00662418"/>
    <w:rsid w:val="006626B2"/>
    <w:rsid w:val="006629D8"/>
    <w:rsid w:val="00662B11"/>
    <w:rsid w:val="00662C81"/>
    <w:rsid w:val="00662FA0"/>
    <w:rsid w:val="00663052"/>
    <w:rsid w:val="006634C2"/>
    <w:rsid w:val="006635A4"/>
    <w:rsid w:val="006638C8"/>
    <w:rsid w:val="00663945"/>
    <w:rsid w:val="00663B47"/>
    <w:rsid w:val="00663CDD"/>
    <w:rsid w:val="00663E49"/>
    <w:rsid w:val="00663EEB"/>
    <w:rsid w:val="0066450F"/>
    <w:rsid w:val="006648EA"/>
    <w:rsid w:val="00664B72"/>
    <w:rsid w:val="00664BCA"/>
    <w:rsid w:val="00665392"/>
    <w:rsid w:val="006655E1"/>
    <w:rsid w:val="006658D9"/>
    <w:rsid w:val="0066593C"/>
    <w:rsid w:val="0066613A"/>
    <w:rsid w:val="0066646D"/>
    <w:rsid w:val="00666678"/>
    <w:rsid w:val="006666DB"/>
    <w:rsid w:val="006667F8"/>
    <w:rsid w:val="0066688C"/>
    <w:rsid w:val="00666CC4"/>
    <w:rsid w:val="00667F76"/>
    <w:rsid w:val="0067022A"/>
    <w:rsid w:val="00670253"/>
    <w:rsid w:val="00670378"/>
    <w:rsid w:val="0067048A"/>
    <w:rsid w:val="00670529"/>
    <w:rsid w:val="006705E6"/>
    <w:rsid w:val="00670E17"/>
    <w:rsid w:val="00671316"/>
    <w:rsid w:val="00671FAF"/>
    <w:rsid w:val="006721B6"/>
    <w:rsid w:val="006723FC"/>
    <w:rsid w:val="006727A4"/>
    <w:rsid w:val="006727DE"/>
    <w:rsid w:val="00672808"/>
    <w:rsid w:val="00672A56"/>
    <w:rsid w:val="00672FD4"/>
    <w:rsid w:val="0067304C"/>
    <w:rsid w:val="00673598"/>
    <w:rsid w:val="00673A0A"/>
    <w:rsid w:val="00673E2B"/>
    <w:rsid w:val="00674041"/>
    <w:rsid w:val="00674821"/>
    <w:rsid w:val="006749C6"/>
    <w:rsid w:val="006749D4"/>
    <w:rsid w:val="006750D0"/>
    <w:rsid w:val="00675178"/>
    <w:rsid w:val="006751BD"/>
    <w:rsid w:val="0067526E"/>
    <w:rsid w:val="0067574B"/>
    <w:rsid w:val="006758CD"/>
    <w:rsid w:val="00675BEE"/>
    <w:rsid w:val="00676168"/>
    <w:rsid w:val="006762E2"/>
    <w:rsid w:val="00676416"/>
    <w:rsid w:val="00676597"/>
    <w:rsid w:val="0067692D"/>
    <w:rsid w:val="00676BB5"/>
    <w:rsid w:val="00676C57"/>
    <w:rsid w:val="00676DF4"/>
    <w:rsid w:val="00676FB2"/>
    <w:rsid w:val="00676FEB"/>
    <w:rsid w:val="0067727E"/>
    <w:rsid w:val="00677310"/>
    <w:rsid w:val="006777B2"/>
    <w:rsid w:val="00677806"/>
    <w:rsid w:val="00677849"/>
    <w:rsid w:val="00677D2C"/>
    <w:rsid w:val="00677E02"/>
    <w:rsid w:val="00677E58"/>
    <w:rsid w:val="00677FC1"/>
    <w:rsid w:val="00680352"/>
    <w:rsid w:val="00680382"/>
    <w:rsid w:val="00680424"/>
    <w:rsid w:val="00680540"/>
    <w:rsid w:val="00680576"/>
    <w:rsid w:val="00680669"/>
    <w:rsid w:val="0068077C"/>
    <w:rsid w:val="0068081C"/>
    <w:rsid w:val="00680AA1"/>
    <w:rsid w:val="00680F75"/>
    <w:rsid w:val="00681502"/>
    <w:rsid w:val="00681805"/>
    <w:rsid w:val="00681963"/>
    <w:rsid w:val="00681C4E"/>
    <w:rsid w:val="00681C7C"/>
    <w:rsid w:val="0068292D"/>
    <w:rsid w:val="00682CE2"/>
    <w:rsid w:val="00682DD5"/>
    <w:rsid w:val="00682EFF"/>
    <w:rsid w:val="00682F66"/>
    <w:rsid w:val="00682FBC"/>
    <w:rsid w:val="00683098"/>
    <w:rsid w:val="00683631"/>
    <w:rsid w:val="00683844"/>
    <w:rsid w:val="006838FD"/>
    <w:rsid w:val="006839CF"/>
    <w:rsid w:val="00683EA8"/>
    <w:rsid w:val="00683F3F"/>
    <w:rsid w:val="006840FC"/>
    <w:rsid w:val="0068489A"/>
    <w:rsid w:val="00684A91"/>
    <w:rsid w:val="00684C76"/>
    <w:rsid w:val="0068509B"/>
    <w:rsid w:val="0068538A"/>
    <w:rsid w:val="006855D0"/>
    <w:rsid w:val="00685C1A"/>
    <w:rsid w:val="0068644C"/>
    <w:rsid w:val="00686473"/>
    <w:rsid w:val="00686ABA"/>
    <w:rsid w:val="00686C9D"/>
    <w:rsid w:val="00687146"/>
    <w:rsid w:val="00687AE0"/>
    <w:rsid w:val="00687D92"/>
    <w:rsid w:val="00687DFF"/>
    <w:rsid w:val="00687E27"/>
    <w:rsid w:val="0069002D"/>
    <w:rsid w:val="00690575"/>
    <w:rsid w:val="00690639"/>
    <w:rsid w:val="00690C25"/>
    <w:rsid w:val="00690FD5"/>
    <w:rsid w:val="006910BB"/>
    <w:rsid w:val="00691337"/>
    <w:rsid w:val="0069150F"/>
    <w:rsid w:val="00691A4F"/>
    <w:rsid w:val="00691D1F"/>
    <w:rsid w:val="006924C8"/>
    <w:rsid w:val="0069252B"/>
    <w:rsid w:val="006926D4"/>
    <w:rsid w:val="00692D1E"/>
    <w:rsid w:val="00693088"/>
    <w:rsid w:val="0069332D"/>
    <w:rsid w:val="006936CF"/>
    <w:rsid w:val="006939AC"/>
    <w:rsid w:val="00693C5A"/>
    <w:rsid w:val="006940CA"/>
    <w:rsid w:val="00694882"/>
    <w:rsid w:val="00694DA0"/>
    <w:rsid w:val="00694E2E"/>
    <w:rsid w:val="00694FB7"/>
    <w:rsid w:val="0069511E"/>
    <w:rsid w:val="006953DC"/>
    <w:rsid w:val="00695E86"/>
    <w:rsid w:val="006962C7"/>
    <w:rsid w:val="0069662F"/>
    <w:rsid w:val="006967C9"/>
    <w:rsid w:val="006967D7"/>
    <w:rsid w:val="006967FE"/>
    <w:rsid w:val="0069687E"/>
    <w:rsid w:val="00697055"/>
    <w:rsid w:val="00697215"/>
    <w:rsid w:val="006975AD"/>
    <w:rsid w:val="006977C3"/>
    <w:rsid w:val="006978C5"/>
    <w:rsid w:val="00697B83"/>
    <w:rsid w:val="00697C11"/>
    <w:rsid w:val="00697C6F"/>
    <w:rsid w:val="00697D21"/>
    <w:rsid w:val="00697D6D"/>
    <w:rsid w:val="006A0130"/>
    <w:rsid w:val="006A0228"/>
    <w:rsid w:val="006A02BE"/>
    <w:rsid w:val="006A02C8"/>
    <w:rsid w:val="006A055C"/>
    <w:rsid w:val="006A05FE"/>
    <w:rsid w:val="006A076D"/>
    <w:rsid w:val="006A0A69"/>
    <w:rsid w:val="006A0BC4"/>
    <w:rsid w:val="006A0CB3"/>
    <w:rsid w:val="006A0F83"/>
    <w:rsid w:val="006A10A3"/>
    <w:rsid w:val="006A11AC"/>
    <w:rsid w:val="006A1553"/>
    <w:rsid w:val="006A17CD"/>
    <w:rsid w:val="006A1A54"/>
    <w:rsid w:val="006A1FD7"/>
    <w:rsid w:val="006A24C6"/>
    <w:rsid w:val="006A263A"/>
    <w:rsid w:val="006A2793"/>
    <w:rsid w:val="006A27CF"/>
    <w:rsid w:val="006A2B74"/>
    <w:rsid w:val="006A2C8B"/>
    <w:rsid w:val="006A2D09"/>
    <w:rsid w:val="006A3020"/>
    <w:rsid w:val="006A375F"/>
    <w:rsid w:val="006A3E70"/>
    <w:rsid w:val="006A4139"/>
    <w:rsid w:val="006A420F"/>
    <w:rsid w:val="006A453B"/>
    <w:rsid w:val="006A4E4E"/>
    <w:rsid w:val="006A4F11"/>
    <w:rsid w:val="006A5BE4"/>
    <w:rsid w:val="006A5C24"/>
    <w:rsid w:val="006A5E3E"/>
    <w:rsid w:val="006A5F82"/>
    <w:rsid w:val="006A6207"/>
    <w:rsid w:val="006A6454"/>
    <w:rsid w:val="006A64DC"/>
    <w:rsid w:val="006A65D2"/>
    <w:rsid w:val="006A6801"/>
    <w:rsid w:val="006A6D2E"/>
    <w:rsid w:val="006A6D3E"/>
    <w:rsid w:val="006A6DFE"/>
    <w:rsid w:val="006A70BD"/>
    <w:rsid w:val="006A7576"/>
    <w:rsid w:val="006A7C73"/>
    <w:rsid w:val="006A7CF7"/>
    <w:rsid w:val="006A7F4D"/>
    <w:rsid w:val="006B0311"/>
    <w:rsid w:val="006B04BF"/>
    <w:rsid w:val="006B08EF"/>
    <w:rsid w:val="006B0999"/>
    <w:rsid w:val="006B1779"/>
    <w:rsid w:val="006B179D"/>
    <w:rsid w:val="006B1A37"/>
    <w:rsid w:val="006B1A74"/>
    <w:rsid w:val="006B1B31"/>
    <w:rsid w:val="006B1B3B"/>
    <w:rsid w:val="006B1D9B"/>
    <w:rsid w:val="006B203F"/>
    <w:rsid w:val="006B22D6"/>
    <w:rsid w:val="006B23D4"/>
    <w:rsid w:val="006B2435"/>
    <w:rsid w:val="006B2788"/>
    <w:rsid w:val="006B2992"/>
    <w:rsid w:val="006B29AA"/>
    <w:rsid w:val="006B2AC5"/>
    <w:rsid w:val="006B2CCB"/>
    <w:rsid w:val="006B2ED2"/>
    <w:rsid w:val="006B3035"/>
    <w:rsid w:val="006B336F"/>
    <w:rsid w:val="006B36C4"/>
    <w:rsid w:val="006B36CD"/>
    <w:rsid w:val="006B37F5"/>
    <w:rsid w:val="006B3ABD"/>
    <w:rsid w:val="006B3D29"/>
    <w:rsid w:val="006B3F56"/>
    <w:rsid w:val="006B4530"/>
    <w:rsid w:val="006B4543"/>
    <w:rsid w:val="006B45E9"/>
    <w:rsid w:val="006B46B0"/>
    <w:rsid w:val="006B46EA"/>
    <w:rsid w:val="006B49D4"/>
    <w:rsid w:val="006B4CAE"/>
    <w:rsid w:val="006B4DB6"/>
    <w:rsid w:val="006B5100"/>
    <w:rsid w:val="006B5A72"/>
    <w:rsid w:val="006B60FC"/>
    <w:rsid w:val="006B63C0"/>
    <w:rsid w:val="006B63FF"/>
    <w:rsid w:val="006B663E"/>
    <w:rsid w:val="006B67B8"/>
    <w:rsid w:val="006B6B59"/>
    <w:rsid w:val="006B7036"/>
    <w:rsid w:val="006B79D1"/>
    <w:rsid w:val="006B79F1"/>
    <w:rsid w:val="006B7A5C"/>
    <w:rsid w:val="006B7B2D"/>
    <w:rsid w:val="006B7F63"/>
    <w:rsid w:val="006C02E7"/>
    <w:rsid w:val="006C0688"/>
    <w:rsid w:val="006C0913"/>
    <w:rsid w:val="006C0B81"/>
    <w:rsid w:val="006C1A15"/>
    <w:rsid w:val="006C1C4A"/>
    <w:rsid w:val="006C1EFD"/>
    <w:rsid w:val="006C20E1"/>
    <w:rsid w:val="006C2BCC"/>
    <w:rsid w:val="006C2EFC"/>
    <w:rsid w:val="006C32A8"/>
    <w:rsid w:val="006C330B"/>
    <w:rsid w:val="006C33C0"/>
    <w:rsid w:val="006C3752"/>
    <w:rsid w:val="006C38D6"/>
    <w:rsid w:val="006C3AB1"/>
    <w:rsid w:val="006C3B48"/>
    <w:rsid w:val="006C3F18"/>
    <w:rsid w:val="006C3FD5"/>
    <w:rsid w:val="006C4223"/>
    <w:rsid w:val="006C44C3"/>
    <w:rsid w:val="006C4518"/>
    <w:rsid w:val="006C4854"/>
    <w:rsid w:val="006C4B0D"/>
    <w:rsid w:val="006C529D"/>
    <w:rsid w:val="006C56F4"/>
    <w:rsid w:val="006C597D"/>
    <w:rsid w:val="006C59F5"/>
    <w:rsid w:val="006C5F24"/>
    <w:rsid w:val="006C6009"/>
    <w:rsid w:val="006C604F"/>
    <w:rsid w:val="006C60BC"/>
    <w:rsid w:val="006C6318"/>
    <w:rsid w:val="006C68F7"/>
    <w:rsid w:val="006C6A19"/>
    <w:rsid w:val="006C6C25"/>
    <w:rsid w:val="006C7B40"/>
    <w:rsid w:val="006C7BB1"/>
    <w:rsid w:val="006C7D6F"/>
    <w:rsid w:val="006D02C2"/>
    <w:rsid w:val="006D0501"/>
    <w:rsid w:val="006D09ED"/>
    <w:rsid w:val="006D0BFA"/>
    <w:rsid w:val="006D0CDB"/>
    <w:rsid w:val="006D1098"/>
    <w:rsid w:val="006D1198"/>
    <w:rsid w:val="006D1765"/>
    <w:rsid w:val="006D1C29"/>
    <w:rsid w:val="006D1CEB"/>
    <w:rsid w:val="006D20B7"/>
    <w:rsid w:val="006D2385"/>
    <w:rsid w:val="006D2506"/>
    <w:rsid w:val="006D2910"/>
    <w:rsid w:val="006D2E65"/>
    <w:rsid w:val="006D2E82"/>
    <w:rsid w:val="006D2F05"/>
    <w:rsid w:val="006D3155"/>
    <w:rsid w:val="006D34BE"/>
    <w:rsid w:val="006D3A92"/>
    <w:rsid w:val="006D3F49"/>
    <w:rsid w:val="006D3FCB"/>
    <w:rsid w:val="006D42B5"/>
    <w:rsid w:val="006D49EB"/>
    <w:rsid w:val="006D4DAA"/>
    <w:rsid w:val="006D4E33"/>
    <w:rsid w:val="006D5115"/>
    <w:rsid w:val="006D5289"/>
    <w:rsid w:val="006D568E"/>
    <w:rsid w:val="006D576A"/>
    <w:rsid w:val="006D578B"/>
    <w:rsid w:val="006D5797"/>
    <w:rsid w:val="006D5822"/>
    <w:rsid w:val="006D59A9"/>
    <w:rsid w:val="006D59D9"/>
    <w:rsid w:val="006D5A40"/>
    <w:rsid w:val="006D5CB9"/>
    <w:rsid w:val="006D5DE3"/>
    <w:rsid w:val="006D604B"/>
    <w:rsid w:val="006D621B"/>
    <w:rsid w:val="006D66DA"/>
    <w:rsid w:val="006D68B5"/>
    <w:rsid w:val="006D6F77"/>
    <w:rsid w:val="006D786A"/>
    <w:rsid w:val="006E0145"/>
    <w:rsid w:val="006E0270"/>
    <w:rsid w:val="006E02E3"/>
    <w:rsid w:val="006E050D"/>
    <w:rsid w:val="006E0898"/>
    <w:rsid w:val="006E0AF6"/>
    <w:rsid w:val="006E0C2B"/>
    <w:rsid w:val="006E0E75"/>
    <w:rsid w:val="006E0FA0"/>
    <w:rsid w:val="006E101C"/>
    <w:rsid w:val="006E11C2"/>
    <w:rsid w:val="006E1212"/>
    <w:rsid w:val="006E1462"/>
    <w:rsid w:val="006E1820"/>
    <w:rsid w:val="006E193A"/>
    <w:rsid w:val="006E1AF2"/>
    <w:rsid w:val="006E1E4B"/>
    <w:rsid w:val="006E2098"/>
    <w:rsid w:val="006E220A"/>
    <w:rsid w:val="006E292A"/>
    <w:rsid w:val="006E2BA4"/>
    <w:rsid w:val="006E2CB2"/>
    <w:rsid w:val="006E32A1"/>
    <w:rsid w:val="006E3451"/>
    <w:rsid w:val="006E3496"/>
    <w:rsid w:val="006E34AB"/>
    <w:rsid w:val="006E38C9"/>
    <w:rsid w:val="006E39C5"/>
    <w:rsid w:val="006E3F9B"/>
    <w:rsid w:val="006E4909"/>
    <w:rsid w:val="006E55AB"/>
    <w:rsid w:val="006E5678"/>
    <w:rsid w:val="006E57FA"/>
    <w:rsid w:val="006E58BE"/>
    <w:rsid w:val="006E5B32"/>
    <w:rsid w:val="006E5DE4"/>
    <w:rsid w:val="006E5E91"/>
    <w:rsid w:val="006E65E0"/>
    <w:rsid w:val="006E6660"/>
    <w:rsid w:val="006E68BD"/>
    <w:rsid w:val="006E6C32"/>
    <w:rsid w:val="006E6D8C"/>
    <w:rsid w:val="006E7211"/>
    <w:rsid w:val="006E7685"/>
    <w:rsid w:val="006E76FB"/>
    <w:rsid w:val="006E799C"/>
    <w:rsid w:val="006E7C53"/>
    <w:rsid w:val="006F0057"/>
    <w:rsid w:val="006F0256"/>
    <w:rsid w:val="006F07A6"/>
    <w:rsid w:val="006F0A23"/>
    <w:rsid w:val="006F178C"/>
    <w:rsid w:val="006F18E3"/>
    <w:rsid w:val="006F1C71"/>
    <w:rsid w:val="006F2184"/>
    <w:rsid w:val="006F226B"/>
    <w:rsid w:val="006F2825"/>
    <w:rsid w:val="006F29FE"/>
    <w:rsid w:val="006F2A2A"/>
    <w:rsid w:val="006F2AB8"/>
    <w:rsid w:val="006F2C60"/>
    <w:rsid w:val="006F2DEA"/>
    <w:rsid w:val="006F36A6"/>
    <w:rsid w:val="006F38DE"/>
    <w:rsid w:val="006F4454"/>
    <w:rsid w:val="006F46AB"/>
    <w:rsid w:val="006F46B3"/>
    <w:rsid w:val="006F4761"/>
    <w:rsid w:val="006F4ADF"/>
    <w:rsid w:val="006F4AF0"/>
    <w:rsid w:val="006F55A3"/>
    <w:rsid w:val="006F58B4"/>
    <w:rsid w:val="006F5A3A"/>
    <w:rsid w:val="006F5B64"/>
    <w:rsid w:val="006F5F32"/>
    <w:rsid w:val="006F66BE"/>
    <w:rsid w:val="006F6B2A"/>
    <w:rsid w:val="006F6BF5"/>
    <w:rsid w:val="006F6D0D"/>
    <w:rsid w:val="006F6D31"/>
    <w:rsid w:val="006F6F42"/>
    <w:rsid w:val="006F71D0"/>
    <w:rsid w:val="006F71E9"/>
    <w:rsid w:val="006F728F"/>
    <w:rsid w:val="006F739B"/>
    <w:rsid w:val="006F73ED"/>
    <w:rsid w:val="006F74B4"/>
    <w:rsid w:val="006F75ED"/>
    <w:rsid w:val="006F774A"/>
    <w:rsid w:val="0070024B"/>
    <w:rsid w:val="00700565"/>
    <w:rsid w:val="0070066B"/>
    <w:rsid w:val="007007EB"/>
    <w:rsid w:val="00700EA6"/>
    <w:rsid w:val="007010A1"/>
    <w:rsid w:val="007010A4"/>
    <w:rsid w:val="00701875"/>
    <w:rsid w:val="00701B4C"/>
    <w:rsid w:val="007020BB"/>
    <w:rsid w:val="007020FF"/>
    <w:rsid w:val="007022BE"/>
    <w:rsid w:val="007026F3"/>
    <w:rsid w:val="00702902"/>
    <w:rsid w:val="00702D28"/>
    <w:rsid w:val="007033A9"/>
    <w:rsid w:val="007036D7"/>
    <w:rsid w:val="00703798"/>
    <w:rsid w:val="0070379C"/>
    <w:rsid w:val="00703ED4"/>
    <w:rsid w:val="00704052"/>
    <w:rsid w:val="007045DE"/>
    <w:rsid w:val="00704672"/>
    <w:rsid w:val="00704871"/>
    <w:rsid w:val="00704A80"/>
    <w:rsid w:val="00704B56"/>
    <w:rsid w:val="00705214"/>
    <w:rsid w:val="007054E9"/>
    <w:rsid w:val="00705677"/>
    <w:rsid w:val="00705964"/>
    <w:rsid w:val="007059A5"/>
    <w:rsid w:val="00705D42"/>
    <w:rsid w:val="00705DE8"/>
    <w:rsid w:val="00705EDF"/>
    <w:rsid w:val="0070604E"/>
    <w:rsid w:val="0070679B"/>
    <w:rsid w:val="00706A24"/>
    <w:rsid w:val="00706BED"/>
    <w:rsid w:val="00706D91"/>
    <w:rsid w:val="00706E3E"/>
    <w:rsid w:val="00707040"/>
    <w:rsid w:val="00707199"/>
    <w:rsid w:val="007072CE"/>
    <w:rsid w:val="007072D0"/>
    <w:rsid w:val="0070751B"/>
    <w:rsid w:val="007075BD"/>
    <w:rsid w:val="007075FE"/>
    <w:rsid w:val="00707642"/>
    <w:rsid w:val="00707790"/>
    <w:rsid w:val="00707B0E"/>
    <w:rsid w:val="00707C5A"/>
    <w:rsid w:val="00707F94"/>
    <w:rsid w:val="00711575"/>
    <w:rsid w:val="007115D2"/>
    <w:rsid w:val="00711621"/>
    <w:rsid w:val="00711CF3"/>
    <w:rsid w:val="00711CFC"/>
    <w:rsid w:val="007120F0"/>
    <w:rsid w:val="0071257A"/>
    <w:rsid w:val="007125D9"/>
    <w:rsid w:val="00712D7F"/>
    <w:rsid w:val="007130B8"/>
    <w:rsid w:val="0071323F"/>
    <w:rsid w:val="007134BC"/>
    <w:rsid w:val="007134D1"/>
    <w:rsid w:val="007135D1"/>
    <w:rsid w:val="00713CBF"/>
    <w:rsid w:val="00714265"/>
    <w:rsid w:val="0071432F"/>
    <w:rsid w:val="00714377"/>
    <w:rsid w:val="007143EB"/>
    <w:rsid w:val="007147A9"/>
    <w:rsid w:val="007147DE"/>
    <w:rsid w:val="00714FA3"/>
    <w:rsid w:val="007151BC"/>
    <w:rsid w:val="007151EC"/>
    <w:rsid w:val="007156A2"/>
    <w:rsid w:val="00715B23"/>
    <w:rsid w:val="00715D19"/>
    <w:rsid w:val="00715E21"/>
    <w:rsid w:val="00716225"/>
    <w:rsid w:val="0071638B"/>
    <w:rsid w:val="007163B1"/>
    <w:rsid w:val="00716530"/>
    <w:rsid w:val="0071680C"/>
    <w:rsid w:val="00716830"/>
    <w:rsid w:val="00716C20"/>
    <w:rsid w:val="00716D1B"/>
    <w:rsid w:val="00716EDB"/>
    <w:rsid w:val="0071717C"/>
    <w:rsid w:val="0071742F"/>
    <w:rsid w:val="0071751E"/>
    <w:rsid w:val="007175BD"/>
    <w:rsid w:val="007175F3"/>
    <w:rsid w:val="0071775B"/>
    <w:rsid w:val="0072007D"/>
    <w:rsid w:val="007200C3"/>
    <w:rsid w:val="00720489"/>
    <w:rsid w:val="0072048C"/>
    <w:rsid w:val="0072062E"/>
    <w:rsid w:val="007206C5"/>
    <w:rsid w:val="00720984"/>
    <w:rsid w:val="00720A3A"/>
    <w:rsid w:val="00720B39"/>
    <w:rsid w:val="00720B6C"/>
    <w:rsid w:val="00720E9A"/>
    <w:rsid w:val="0072119E"/>
    <w:rsid w:val="007211B7"/>
    <w:rsid w:val="007213AA"/>
    <w:rsid w:val="0072153A"/>
    <w:rsid w:val="00721656"/>
    <w:rsid w:val="00721747"/>
    <w:rsid w:val="007217A7"/>
    <w:rsid w:val="00721A7D"/>
    <w:rsid w:val="00722214"/>
    <w:rsid w:val="00722462"/>
    <w:rsid w:val="00722968"/>
    <w:rsid w:val="00722F32"/>
    <w:rsid w:val="0072303B"/>
    <w:rsid w:val="00723087"/>
    <w:rsid w:val="007230BA"/>
    <w:rsid w:val="00723789"/>
    <w:rsid w:val="007237B3"/>
    <w:rsid w:val="007239B3"/>
    <w:rsid w:val="00723C5B"/>
    <w:rsid w:val="00723D3F"/>
    <w:rsid w:val="00724026"/>
    <w:rsid w:val="0072422E"/>
    <w:rsid w:val="00724628"/>
    <w:rsid w:val="007247C5"/>
    <w:rsid w:val="0072492B"/>
    <w:rsid w:val="00724A9B"/>
    <w:rsid w:val="007253DD"/>
    <w:rsid w:val="00725697"/>
    <w:rsid w:val="00725B3D"/>
    <w:rsid w:val="00725B91"/>
    <w:rsid w:val="00725BDE"/>
    <w:rsid w:val="00725D02"/>
    <w:rsid w:val="00726041"/>
    <w:rsid w:val="00726070"/>
    <w:rsid w:val="0072615C"/>
    <w:rsid w:val="007261C6"/>
    <w:rsid w:val="0072648A"/>
    <w:rsid w:val="00726776"/>
    <w:rsid w:val="00726E6A"/>
    <w:rsid w:val="0072708F"/>
    <w:rsid w:val="007277C6"/>
    <w:rsid w:val="00727990"/>
    <w:rsid w:val="00730290"/>
    <w:rsid w:val="007302D9"/>
    <w:rsid w:val="007303B1"/>
    <w:rsid w:val="007307AF"/>
    <w:rsid w:val="00730A31"/>
    <w:rsid w:val="00730C02"/>
    <w:rsid w:val="00730E70"/>
    <w:rsid w:val="00730EBE"/>
    <w:rsid w:val="00730F3E"/>
    <w:rsid w:val="00731656"/>
    <w:rsid w:val="0073191D"/>
    <w:rsid w:val="00731A00"/>
    <w:rsid w:val="00731B60"/>
    <w:rsid w:val="00731B88"/>
    <w:rsid w:val="00731F36"/>
    <w:rsid w:val="00732196"/>
    <w:rsid w:val="0073233E"/>
    <w:rsid w:val="00732352"/>
    <w:rsid w:val="007324CF"/>
    <w:rsid w:val="007324FA"/>
    <w:rsid w:val="007327F4"/>
    <w:rsid w:val="007328EB"/>
    <w:rsid w:val="00732A2B"/>
    <w:rsid w:val="00732B00"/>
    <w:rsid w:val="00732D44"/>
    <w:rsid w:val="0073324C"/>
    <w:rsid w:val="007332E0"/>
    <w:rsid w:val="007334D2"/>
    <w:rsid w:val="007337B1"/>
    <w:rsid w:val="007337B8"/>
    <w:rsid w:val="007339D3"/>
    <w:rsid w:val="00733BC2"/>
    <w:rsid w:val="00733DE2"/>
    <w:rsid w:val="00733EA8"/>
    <w:rsid w:val="007343A5"/>
    <w:rsid w:val="007343FB"/>
    <w:rsid w:val="00734567"/>
    <w:rsid w:val="00734719"/>
    <w:rsid w:val="00734763"/>
    <w:rsid w:val="00734B55"/>
    <w:rsid w:val="00734C33"/>
    <w:rsid w:val="00734C7B"/>
    <w:rsid w:val="00734CF6"/>
    <w:rsid w:val="00734E2F"/>
    <w:rsid w:val="007350EA"/>
    <w:rsid w:val="007358AB"/>
    <w:rsid w:val="00735CD0"/>
    <w:rsid w:val="00735DBF"/>
    <w:rsid w:val="00735FEE"/>
    <w:rsid w:val="0073621C"/>
    <w:rsid w:val="00736422"/>
    <w:rsid w:val="00736527"/>
    <w:rsid w:val="00736B3C"/>
    <w:rsid w:val="00736D59"/>
    <w:rsid w:val="00736D94"/>
    <w:rsid w:val="00736DDA"/>
    <w:rsid w:val="00737018"/>
    <w:rsid w:val="00737146"/>
    <w:rsid w:val="007377D0"/>
    <w:rsid w:val="0074025F"/>
    <w:rsid w:val="00740537"/>
    <w:rsid w:val="007406AC"/>
    <w:rsid w:val="00740AA2"/>
    <w:rsid w:val="00740BAD"/>
    <w:rsid w:val="00740D2C"/>
    <w:rsid w:val="00740D7B"/>
    <w:rsid w:val="00740EE4"/>
    <w:rsid w:val="007411F7"/>
    <w:rsid w:val="00741296"/>
    <w:rsid w:val="00741380"/>
    <w:rsid w:val="007416C1"/>
    <w:rsid w:val="007417BD"/>
    <w:rsid w:val="00741BEB"/>
    <w:rsid w:val="00741D0F"/>
    <w:rsid w:val="00741EAA"/>
    <w:rsid w:val="00742224"/>
    <w:rsid w:val="007422D7"/>
    <w:rsid w:val="00742585"/>
    <w:rsid w:val="007426AB"/>
    <w:rsid w:val="007426B3"/>
    <w:rsid w:val="00742783"/>
    <w:rsid w:val="007427BC"/>
    <w:rsid w:val="007428E1"/>
    <w:rsid w:val="00742AE4"/>
    <w:rsid w:val="00742CD3"/>
    <w:rsid w:val="00742D53"/>
    <w:rsid w:val="00742DFA"/>
    <w:rsid w:val="00742E89"/>
    <w:rsid w:val="00743082"/>
    <w:rsid w:val="0074316E"/>
    <w:rsid w:val="007432ED"/>
    <w:rsid w:val="00743385"/>
    <w:rsid w:val="007433E3"/>
    <w:rsid w:val="007435DD"/>
    <w:rsid w:val="00743703"/>
    <w:rsid w:val="00743C2C"/>
    <w:rsid w:val="00743ED6"/>
    <w:rsid w:val="0074407E"/>
    <w:rsid w:val="0074438C"/>
    <w:rsid w:val="00744390"/>
    <w:rsid w:val="007443D0"/>
    <w:rsid w:val="007443FB"/>
    <w:rsid w:val="00744708"/>
    <w:rsid w:val="007447A0"/>
    <w:rsid w:val="00744C46"/>
    <w:rsid w:val="00744FBE"/>
    <w:rsid w:val="0074502F"/>
    <w:rsid w:val="007450DA"/>
    <w:rsid w:val="007451AC"/>
    <w:rsid w:val="00745415"/>
    <w:rsid w:val="0074556B"/>
    <w:rsid w:val="00745640"/>
    <w:rsid w:val="00745828"/>
    <w:rsid w:val="007459B6"/>
    <w:rsid w:val="00746053"/>
    <w:rsid w:val="007462EB"/>
    <w:rsid w:val="007467D4"/>
    <w:rsid w:val="0074692C"/>
    <w:rsid w:val="00746BD1"/>
    <w:rsid w:val="00746C15"/>
    <w:rsid w:val="0074701A"/>
    <w:rsid w:val="007473B7"/>
    <w:rsid w:val="007475D6"/>
    <w:rsid w:val="007479A8"/>
    <w:rsid w:val="00747CC9"/>
    <w:rsid w:val="00747EE8"/>
    <w:rsid w:val="00747F5A"/>
    <w:rsid w:val="007503B1"/>
    <w:rsid w:val="00750731"/>
    <w:rsid w:val="007508BF"/>
    <w:rsid w:val="0075093E"/>
    <w:rsid w:val="00750A02"/>
    <w:rsid w:val="00750EA3"/>
    <w:rsid w:val="0075104B"/>
    <w:rsid w:val="0075143E"/>
    <w:rsid w:val="0075162E"/>
    <w:rsid w:val="00751C95"/>
    <w:rsid w:val="00751D83"/>
    <w:rsid w:val="00751EAB"/>
    <w:rsid w:val="007521F6"/>
    <w:rsid w:val="00752749"/>
    <w:rsid w:val="007533A0"/>
    <w:rsid w:val="007533ED"/>
    <w:rsid w:val="00753604"/>
    <w:rsid w:val="007536AE"/>
    <w:rsid w:val="007536BE"/>
    <w:rsid w:val="00753946"/>
    <w:rsid w:val="00753C11"/>
    <w:rsid w:val="00753FCB"/>
    <w:rsid w:val="007541BB"/>
    <w:rsid w:val="0075434D"/>
    <w:rsid w:val="0075483B"/>
    <w:rsid w:val="00754B8C"/>
    <w:rsid w:val="00754BAE"/>
    <w:rsid w:val="00754C22"/>
    <w:rsid w:val="00754C4D"/>
    <w:rsid w:val="00754E00"/>
    <w:rsid w:val="00755386"/>
    <w:rsid w:val="0075551A"/>
    <w:rsid w:val="0075565D"/>
    <w:rsid w:val="00755791"/>
    <w:rsid w:val="007559E4"/>
    <w:rsid w:val="00755A96"/>
    <w:rsid w:val="00755D38"/>
    <w:rsid w:val="00755E0A"/>
    <w:rsid w:val="007564FF"/>
    <w:rsid w:val="0075664B"/>
    <w:rsid w:val="00756AE4"/>
    <w:rsid w:val="00756B2D"/>
    <w:rsid w:val="00756D34"/>
    <w:rsid w:val="00756E87"/>
    <w:rsid w:val="00756F90"/>
    <w:rsid w:val="007570BF"/>
    <w:rsid w:val="007570C1"/>
    <w:rsid w:val="0075720B"/>
    <w:rsid w:val="007572A5"/>
    <w:rsid w:val="007574FE"/>
    <w:rsid w:val="007577CC"/>
    <w:rsid w:val="007578FC"/>
    <w:rsid w:val="00757AD3"/>
    <w:rsid w:val="00757B29"/>
    <w:rsid w:val="00757C4F"/>
    <w:rsid w:val="00757F5B"/>
    <w:rsid w:val="00760677"/>
    <w:rsid w:val="00761328"/>
    <w:rsid w:val="007613AD"/>
    <w:rsid w:val="00761576"/>
    <w:rsid w:val="0076160F"/>
    <w:rsid w:val="0076181B"/>
    <w:rsid w:val="00761C52"/>
    <w:rsid w:val="00761E9A"/>
    <w:rsid w:val="00762302"/>
    <w:rsid w:val="007623C5"/>
    <w:rsid w:val="0076275A"/>
    <w:rsid w:val="00762803"/>
    <w:rsid w:val="00762885"/>
    <w:rsid w:val="007628C9"/>
    <w:rsid w:val="007629F6"/>
    <w:rsid w:val="00762B31"/>
    <w:rsid w:val="00762F9E"/>
    <w:rsid w:val="007632A0"/>
    <w:rsid w:val="0076378E"/>
    <w:rsid w:val="007637F7"/>
    <w:rsid w:val="00763920"/>
    <w:rsid w:val="00763A1F"/>
    <w:rsid w:val="00763EF2"/>
    <w:rsid w:val="00763F9B"/>
    <w:rsid w:val="0076420E"/>
    <w:rsid w:val="007643AD"/>
    <w:rsid w:val="00764947"/>
    <w:rsid w:val="0076496E"/>
    <w:rsid w:val="00764BC1"/>
    <w:rsid w:val="0076512A"/>
    <w:rsid w:val="007651FB"/>
    <w:rsid w:val="007652E3"/>
    <w:rsid w:val="0076543C"/>
    <w:rsid w:val="00765991"/>
    <w:rsid w:val="00765E42"/>
    <w:rsid w:val="007661EA"/>
    <w:rsid w:val="00766373"/>
    <w:rsid w:val="007663B1"/>
    <w:rsid w:val="007664C6"/>
    <w:rsid w:val="007664FD"/>
    <w:rsid w:val="00767221"/>
    <w:rsid w:val="007674EB"/>
    <w:rsid w:val="00767848"/>
    <w:rsid w:val="00767B3C"/>
    <w:rsid w:val="00767B79"/>
    <w:rsid w:val="00767CD0"/>
    <w:rsid w:val="00767ED2"/>
    <w:rsid w:val="007700FE"/>
    <w:rsid w:val="007702DA"/>
    <w:rsid w:val="00770871"/>
    <w:rsid w:val="007709DE"/>
    <w:rsid w:val="00770DD5"/>
    <w:rsid w:val="00770F54"/>
    <w:rsid w:val="00771302"/>
    <w:rsid w:val="0077148B"/>
    <w:rsid w:val="007714EA"/>
    <w:rsid w:val="00771BEB"/>
    <w:rsid w:val="00771E0E"/>
    <w:rsid w:val="0077215C"/>
    <w:rsid w:val="00772341"/>
    <w:rsid w:val="007723E6"/>
    <w:rsid w:val="00772A03"/>
    <w:rsid w:val="00772B2D"/>
    <w:rsid w:val="00772C81"/>
    <w:rsid w:val="00772DBF"/>
    <w:rsid w:val="00772F40"/>
    <w:rsid w:val="007730FE"/>
    <w:rsid w:val="0077321B"/>
    <w:rsid w:val="007733A7"/>
    <w:rsid w:val="007733C1"/>
    <w:rsid w:val="00773571"/>
    <w:rsid w:val="00773660"/>
    <w:rsid w:val="007739D5"/>
    <w:rsid w:val="00773E08"/>
    <w:rsid w:val="00773F95"/>
    <w:rsid w:val="00774657"/>
    <w:rsid w:val="00774A49"/>
    <w:rsid w:val="00774ABC"/>
    <w:rsid w:val="00774FA6"/>
    <w:rsid w:val="007751E9"/>
    <w:rsid w:val="0077563E"/>
    <w:rsid w:val="007757B3"/>
    <w:rsid w:val="0077597D"/>
    <w:rsid w:val="0077605C"/>
    <w:rsid w:val="007763A0"/>
    <w:rsid w:val="0077687E"/>
    <w:rsid w:val="00777089"/>
    <w:rsid w:val="0077735E"/>
    <w:rsid w:val="00777638"/>
    <w:rsid w:val="00777D5A"/>
    <w:rsid w:val="0078014F"/>
    <w:rsid w:val="007801AA"/>
    <w:rsid w:val="007801AB"/>
    <w:rsid w:val="00780448"/>
    <w:rsid w:val="00780B6B"/>
    <w:rsid w:val="00780CD9"/>
    <w:rsid w:val="00781101"/>
    <w:rsid w:val="00781103"/>
    <w:rsid w:val="0078142E"/>
    <w:rsid w:val="0078187C"/>
    <w:rsid w:val="00781D1E"/>
    <w:rsid w:val="0078216D"/>
    <w:rsid w:val="007822DD"/>
    <w:rsid w:val="00782434"/>
    <w:rsid w:val="00782684"/>
    <w:rsid w:val="007826A4"/>
    <w:rsid w:val="007826D6"/>
    <w:rsid w:val="007826D8"/>
    <w:rsid w:val="007828B6"/>
    <w:rsid w:val="00782B11"/>
    <w:rsid w:val="00782FBE"/>
    <w:rsid w:val="007830AE"/>
    <w:rsid w:val="007831EE"/>
    <w:rsid w:val="00783660"/>
    <w:rsid w:val="007837C0"/>
    <w:rsid w:val="007838D6"/>
    <w:rsid w:val="00783BAE"/>
    <w:rsid w:val="00783C13"/>
    <w:rsid w:val="007841BC"/>
    <w:rsid w:val="00784390"/>
    <w:rsid w:val="007843FF"/>
    <w:rsid w:val="00784C3E"/>
    <w:rsid w:val="00784D1D"/>
    <w:rsid w:val="00784D44"/>
    <w:rsid w:val="00784F20"/>
    <w:rsid w:val="00785044"/>
    <w:rsid w:val="0078525F"/>
    <w:rsid w:val="0078557D"/>
    <w:rsid w:val="0078563C"/>
    <w:rsid w:val="007856DA"/>
    <w:rsid w:val="007858F3"/>
    <w:rsid w:val="00785A9E"/>
    <w:rsid w:val="00785D3E"/>
    <w:rsid w:val="00785FAF"/>
    <w:rsid w:val="00786065"/>
    <w:rsid w:val="00786120"/>
    <w:rsid w:val="00786131"/>
    <w:rsid w:val="0078634C"/>
    <w:rsid w:val="00786596"/>
    <w:rsid w:val="00786914"/>
    <w:rsid w:val="00786935"/>
    <w:rsid w:val="00786CAF"/>
    <w:rsid w:val="00786DE4"/>
    <w:rsid w:val="00786E12"/>
    <w:rsid w:val="00787273"/>
    <w:rsid w:val="007872A6"/>
    <w:rsid w:val="007878E3"/>
    <w:rsid w:val="00787F73"/>
    <w:rsid w:val="007901FE"/>
    <w:rsid w:val="00790262"/>
    <w:rsid w:val="00790531"/>
    <w:rsid w:val="00790545"/>
    <w:rsid w:val="0079062A"/>
    <w:rsid w:val="00790BE7"/>
    <w:rsid w:val="00790D05"/>
    <w:rsid w:val="00790D32"/>
    <w:rsid w:val="007912E8"/>
    <w:rsid w:val="007913DC"/>
    <w:rsid w:val="007915C8"/>
    <w:rsid w:val="00791616"/>
    <w:rsid w:val="00791F88"/>
    <w:rsid w:val="007929D0"/>
    <w:rsid w:val="00792B26"/>
    <w:rsid w:val="00792F0C"/>
    <w:rsid w:val="00792F23"/>
    <w:rsid w:val="0079312A"/>
    <w:rsid w:val="007933A2"/>
    <w:rsid w:val="007933BD"/>
    <w:rsid w:val="007935C1"/>
    <w:rsid w:val="00793629"/>
    <w:rsid w:val="00793882"/>
    <w:rsid w:val="007939BC"/>
    <w:rsid w:val="00793D0F"/>
    <w:rsid w:val="00793D88"/>
    <w:rsid w:val="00793FD6"/>
    <w:rsid w:val="007942AB"/>
    <w:rsid w:val="00794387"/>
    <w:rsid w:val="00794421"/>
    <w:rsid w:val="00794736"/>
    <w:rsid w:val="007949BE"/>
    <w:rsid w:val="007949DA"/>
    <w:rsid w:val="00794C2C"/>
    <w:rsid w:val="00794D8E"/>
    <w:rsid w:val="00794E62"/>
    <w:rsid w:val="00794E78"/>
    <w:rsid w:val="007953AF"/>
    <w:rsid w:val="007957C0"/>
    <w:rsid w:val="00795DBD"/>
    <w:rsid w:val="00795E32"/>
    <w:rsid w:val="00796289"/>
    <w:rsid w:val="00796299"/>
    <w:rsid w:val="00796318"/>
    <w:rsid w:val="00796329"/>
    <w:rsid w:val="0079650A"/>
    <w:rsid w:val="00796D16"/>
    <w:rsid w:val="00797302"/>
    <w:rsid w:val="007973B2"/>
    <w:rsid w:val="007975F2"/>
    <w:rsid w:val="00797A65"/>
    <w:rsid w:val="00797E26"/>
    <w:rsid w:val="007A00B9"/>
    <w:rsid w:val="007A0143"/>
    <w:rsid w:val="007A03B2"/>
    <w:rsid w:val="007A04CA"/>
    <w:rsid w:val="007A0523"/>
    <w:rsid w:val="007A058F"/>
    <w:rsid w:val="007A0610"/>
    <w:rsid w:val="007A0710"/>
    <w:rsid w:val="007A0B71"/>
    <w:rsid w:val="007A0D3D"/>
    <w:rsid w:val="007A0EF9"/>
    <w:rsid w:val="007A103E"/>
    <w:rsid w:val="007A1109"/>
    <w:rsid w:val="007A1307"/>
    <w:rsid w:val="007A1632"/>
    <w:rsid w:val="007A1CE5"/>
    <w:rsid w:val="007A1D16"/>
    <w:rsid w:val="007A1EA7"/>
    <w:rsid w:val="007A20F6"/>
    <w:rsid w:val="007A24DB"/>
    <w:rsid w:val="007A2658"/>
    <w:rsid w:val="007A2DB1"/>
    <w:rsid w:val="007A2E0E"/>
    <w:rsid w:val="007A3056"/>
    <w:rsid w:val="007A31D4"/>
    <w:rsid w:val="007A3228"/>
    <w:rsid w:val="007A341D"/>
    <w:rsid w:val="007A35DA"/>
    <w:rsid w:val="007A3708"/>
    <w:rsid w:val="007A371F"/>
    <w:rsid w:val="007A3986"/>
    <w:rsid w:val="007A3A23"/>
    <w:rsid w:val="007A3A87"/>
    <w:rsid w:val="007A3AC8"/>
    <w:rsid w:val="007A3D71"/>
    <w:rsid w:val="007A42B2"/>
    <w:rsid w:val="007A43E7"/>
    <w:rsid w:val="007A47AF"/>
    <w:rsid w:val="007A4923"/>
    <w:rsid w:val="007A4A08"/>
    <w:rsid w:val="007A4BFD"/>
    <w:rsid w:val="007A4D4E"/>
    <w:rsid w:val="007A4F7D"/>
    <w:rsid w:val="007A5045"/>
    <w:rsid w:val="007A50AA"/>
    <w:rsid w:val="007A55AF"/>
    <w:rsid w:val="007A5672"/>
    <w:rsid w:val="007A5814"/>
    <w:rsid w:val="007A59E8"/>
    <w:rsid w:val="007A5BEC"/>
    <w:rsid w:val="007A5F97"/>
    <w:rsid w:val="007A5FE2"/>
    <w:rsid w:val="007A6308"/>
    <w:rsid w:val="007A641B"/>
    <w:rsid w:val="007A66A2"/>
    <w:rsid w:val="007A6D62"/>
    <w:rsid w:val="007A6F86"/>
    <w:rsid w:val="007A71A7"/>
    <w:rsid w:val="007A73B7"/>
    <w:rsid w:val="007A7825"/>
    <w:rsid w:val="007A7956"/>
    <w:rsid w:val="007A7F85"/>
    <w:rsid w:val="007B0349"/>
    <w:rsid w:val="007B0675"/>
    <w:rsid w:val="007B0BD4"/>
    <w:rsid w:val="007B0DB9"/>
    <w:rsid w:val="007B1194"/>
    <w:rsid w:val="007B1344"/>
    <w:rsid w:val="007B1371"/>
    <w:rsid w:val="007B1499"/>
    <w:rsid w:val="007B14AA"/>
    <w:rsid w:val="007B1582"/>
    <w:rsid w:val="007B161C"/>
    <w:rsid w:val="007B17CE"/>
    <w:rsid w:val="007B1B1D"/>
    <w:rsid w:val="007B1DB3"/>
    <w:rsid w:val="007B23D5"/>
    <w:rsid w:val="007B24DD"/>
    <w:rsid w:val="007B27BD"/>
    <w:rsid w:val="007B2CF1"/>
    <w:rsid w:val="007B34B0"/>
    <w:rsid w:val="007B3C17"/>
    <w:rsid w:val="007B3E04"/>
    <w:rsid w:val="007B3E05"/>
    <w:rsid w:val="007B3FA5"/>
    <w:rsid w:val="007B420C"/>
    <w:rsid w:val="007B4222"/>
    <w:rsid w:val="007B4316"/>
    <w:rsid w:val="007B45AD"/>
    <w:rsid w:val="007B466A"/>
    <w:rsid w:val="007B47FE"/>
    <w:rsid w:val="007B4A11"/>
    <w:rsid w:val="007B4DD4"/>
    <w:rsid w:val="007B4E6A"/>
    <w:rsid w:val="007B52A7"/>
    <w:rsid w:val="007B555B"/>
    <w:rsid w:val="007B56C5"/>
    <w:rsid w:val="007B5AD6"/>
    <w:rsid w:val="007B5C09"/>
    <w:rsid w:val="007B60D8"/>
    <w:rsid w:val="007B659A"/>
    <w:rsid w:val="007B6B47"/>
    <w:rsid w:val="007B735A"/>
    <w:rsid w:val="007B76DB"/>
    <w:rsid w:val="007B779A"/>
    <w:rsid w:val="007B77AB"/>
    <w:rsid w:val="007C0172"/>
    <w:rsid w:val="007C02DF"/>
    <w:rsid w:val="007C0300"/>
    <w:rsid w:val="007C04B5"/>
    <w:rsid w:val="007C0718"/>
    <w:rsid w:val="007C0D19"/>
    <w:rsid w:val="007C10E2"/>
    <w:rsid w:val="007C11E5"/>
    <w:rsid w:val="007C162E"/>
    <w:rsid w:val="007C18B9"/>
    <w:rsid w:val="007C1984"/>
    <w:rsid w:val="007C19A8"/>
    <w:rsid w:val="007C19BB"/>
    <w:rsid w:val="007C1DBB"/>
    <w:rsid w:val="007C1F58"/>
    <w:rsid w:val="007C1F6E"/>
    <w:rsid w:val="007C2211"/>
    <w:rsid w:val="007C2461"/>
    <w:rsid w:val="007C24A2"/>
    <w:rsid w:val="007C284D"/>
    <w:rsid w:val="007C2C3C"/>
    <w:rsid w:val="007C2C6A"/>
    <w:rsid w:val="007C2DC0"/>
    <w:rsid w:val="007C381C"/>
    <w:rsid w:val="007C3BC9"/>
    <w:rsid w:val="007C400A"/>
    <w:rsid w:val="007C4099"/>
    <w:rsid w:val="007C439A"/>
    <w:rsid w:val="007C4599"/>
    <w:rsid w:val="007C477E"/>
    <w:rsid w:val="007C4ADC"/>
    <w:rsid w:val="007C4D58"/>
    <w:rsid w:val="007C50AC"/>
    <w:rsid w:val="007C540C"/>
    <w:rsid w:val="007C5825"/>
    <w:rsid w:val="007C5A43"/>
    <w:rsid w:val="007C5A9C"/>
    <w:rsid w:val="007C5C6D"/>
    <w:rsid w:val="007C5F72"/>
    <w:rsid w:val="007C63A5"/>
    <w:rsid w:val="007C6685"/>
    <w:rsid w:val="007C6BA6"/>
    <w:rsid w:val="007C717F"/>
    <w:rsid w:val="007C78F3"/>
    <w:rsid w:val="007C7921"/>
    <w:rsid w:val="007C7974"/>
    <w:rsid w:val="007C79CF"/>
    <w:rsid w:val="007D01F3"/>
    <w:rsid w:val="007D02A4"/>
    <w:rsid w:val="007D02EA"/>
    <w:rsid w:val="007D039C"/>
    <w:rsid w:val="007D03AD"/>
    <w:rsid w:val="007D0856"/>
    <w:rsid w:val="007D0EE2"/>
    <w:rsid w:val="007D0EFD"/>
    <w:rsid w:val="007D10D7"/>
    <w:rsid w:val="007D131A"/>
    <w:rsid w:val="007D1476"/>
    <w:rsid w:val="007D1720"/>
    <w:rsid w:val="007D17F1"/>
    <w:rsid w:val="007D183B"/>
    <w:rsid w:val="007D1EF2"/>
    <w:rsid w:val="007D1F06"/>
    <w:rsid w:val="007D2057"/>
    <w:rsid w:val="007D20AD"/>
    <w:rsid w:val="007D20E7"/>
    <w:rsid w:val="007D2140"/>
    <w:rsid w:val="007D2630"/>
    <w:rsid w:val="007D28A6"/>
    <w:rsid w:val="007D2E4E"/>
    <w:rsid w:val="007D33CE"/>
    <w:rsid w:val="007D36FE"/>
    <w:rsid w:val="007D4BD8"/>
    <w:rsid w:val="007D50CE"/>
    <w:rsid w:val="007D5149"/>
    <w:rsid w:val="007D52AD"/>
    <w:rsid w:val="007D5313"/>
    <w:rsid w:val="007D5494"/>
    <w:rsid w:val="007D5649"/>
    <w:rsid w:val="007D5831"/>
    <w:rsid w:val="007D5F9D"/>
    <w:rsid w:val="007D6131"/>
    <w:rsid w:val="007D628C"/>
    <w:rsid w:val="007D64B1"/>
    <w:rsid w:val="007D6551"/>
    <w:rsid w:val="007D677E"/>
    <w:rsid w:val="007D68A9"/>
    <w:rsid w:val="007D68DE"/>
    <w:rsid w:val="007D69E8"/>
    <w:rsid w:val="007D7208"/>
    <w:rsid w:val="007D747B"/>
    <w:rsid w:val="007D7511"/>
    <w:rsid w:val="007D7682"/>
    <w:rsid w:val="007D770E"/>
    <w:rsid w:val="007D7741"/>
    <w:rsid w:val="007D7B07"/>
    <w:rsid w:val="007D7BBF"/>
    <w:rsid w:val="007D7BD4"/>
    <w:rsid w:val="007D7C3D"/>
    <w:rsid w:val="007D7C5A"/>
    <w:rsid w:val="007D7E1E"/>
    <w:rsid w:val="007D7E87"/>
    <w:rsid w:val="007D7FA4"/>
    <w:rsid w:val="007D7FFD"/>
    <w:rsid w:val="007E0063"/>
    <w:rsid w:val="007E037E"/>
    <w:rsid w:val="007E0E06"/>
    <w:rsid w:val="007E0F49"/>
    <w:rsid w:val="007E1043"/>
    <w:rsid w:val="007E1087"/>
    <w:rsid w:val="007E1562"/>
    <w:rsid w:val="007E1641"/>
    <w:rsid w:val="007E180B"/>
    <w:rsid w:val="007E20C3"/>
    <w:rsid w:val="007E280B"/>
    <w:rsid w:val="007E2B56"/>
    <w:rsid w:val="007E2EE0"/>
    <w:rsid w:val="007E3068"/>
    <w:rsid w:val="007E334A"/>
    <w:rsid w:val="007E354B"/>
    <w:rsid w:val="007E3916"/>
    <w:rsid w:val="007E3CB8"/>
    <w:rsid w:val="007E3F93"/>
    <w:rsid w:val="007E4003"/>
    <w:rsid w:val="007E41C7"/>
    <w:rsid w:val="007E424C"/>
    <w:rsid w:val="007E4AC2"/>
    <w:rsid w:val="007E4D32"/>
    <w:rsid w:val="007E4EB8"/>
    <w:rsid w:val="007E5139"/>
    <w:rsid w:val="007E5A32"/>
    <w:rsid w:val="007E61EA"/>
    <w:rsid w:val="007E64E4"/>
    <w:rsid w:val="007E6781"/>
    <w:rsid w:val="007E69BC"/>
    <w:rsid w:val="007E6A15"/>
    <w:rsid w:val="007E6B71"/>
    <w:rsid w:val="007E6BB9"/>
    <w:rsid w:val="007E70B6"/>
    <w:rsid w:val="007E71DB"/>
    <w:rsid w:val="007E7555"/>
    <w:rsid w:val="007E7943"/>
    <w:rsid w:val="007F0656"/>
    <w:rsid w:val="007F0878"/>
    <w:rsid w:val="007F09F0"/>
    <w:rsid w:val="007F0AC4"/>
    <w:rsid w:val="007F0CF7"/>
    <w:rsid w:val="007F0FC5"/>
    <w:rsid w:val="007F163B"/>
    <w:rsid w:val="007F1696"/>
    <w:rsid w:val="007F1733"/>
    <w:rsid w:val="007F192D"/>
    <w:rsid w:val="007F19B3"/>
    <w:rsid w:val="007F1BDC"/>
    <w:rsid w:val="007F221A"/>
    <w:rsid w:val="007F2289"/>
    <w:rsid w:val="007F2397"/>
    <w:rsid w:val="007F2887"/>
    <w:rsid w:val="007F2B74"/>
    <w:rsid w:val="007F2B82"/>
    <w:rsid w:val="007F2D2C"/>
    <w:rsid w:val="007F2D35"/>
    <w:rsid w:val="007F394A"/>
    <w:rsid w:val="007F424A"/>
    <w:rsid w:val="007F4437"/>
    <w:rsid w:val="007F444F"/>
    <w:rsid w:val="007F4869"/>
    <w:rsid w:val="007F48A8"/>
    <w:rsid w:val="007F4B21"/>
    <w:rsid w:val="007F4FF4"/>
    <w:rsid w:val="007F51C2"/>
    <w:rsid w:val="007F536B"/>
    <w:rsid w:val="007F54B7"/>
    <w:rsid w:val="007F5CB0"/>
    <w:rsid w:val="007F62C7"/>
    <w:rsid w:val="007F6360"/>
    <w:rsid w:val="007F666E"/>
    <w:rsid w:val="007F6829"/>
    <w:rsid w:val="007F6DC4"/>
    <w:rsid w:val="007F6EA0"/>
    <w:rsid w:val="007F740F"/>
    <w:rsid w:val="007F7416"/>
    <w:rsid w:val="007F743F"/>
    <w:rsid w:val="007F7466"/>
    <w:rsid w:val="007F75C5"/>
    <w:rsid w:val="007F771E"/>
    <w:rsid w:val="007F7904"/>
    <w:rsid w:val="007F7D6E"/>
    <w:rsid w:val="007F7E16"/>
    <w:rsid w:val="00800335"/>
    <w:rsid w:val="00800A26"/>
    <w:rsid w:val="00800A57"/>
    <w:rsid w:val="00800ACB"/>
    <w:rsid w:val="00800CA5"/>
    <w:rsid w:val="0080105B"/>
    <w:rsid w:val="0080183D"/>
    <w:rsid w:val="00801890"/>
    <w:rsid w:val="00801A06"/>
    <w:rsid w:val="00801C21"/>
    <w:rsid w:val="00801C70"/>
    <w:rsid w:val="00801F7E"/>
    <w:rsid w:val="00801FC2"/>
    <w:rsid w:val="008021EC"/>
    <w:rsid w:val="008024A1"/>
    <w:rsid w:val="00802528"/>
    <w:rsid w:val="008028B7"/>
    <w:rsid w:val="00802A65"/>
    <w:rsid w:val="00802ABA"/>
    <w:rsid w:val="00802C57"/>
    <w:rsid w:val="00802E10"/>
    <w:rsid w:val="00802F78"/>
    <w:rsid w:val="0080306E"/>
    <w:rsid w:val="00803460"/>
    <w:rsid w:val="00803701"/>
    <w:rsid w:val="008037E2"/>
    <w:rsid w:val="00803831"/>
    <w:rsid w:val="00803911"/>
    <w:rsid w:val="00803A9B"/>
    <w:rsid w:val="00803C0C"/>
    <w:rsid w:val="00803D12"/>
    <w:rsid w:val="00803EDB"/>
    <w:rsid w:val="008040CE"/>
    <w:rsid w:val="008040F8"/>
    <w:rsid w:val="0080449E"/>
    <w:rsid w:val="00804654"/>
    <w:rsid w:val="00804903"/>
    <w:rsid w:val="00804A75"/>
    <w:rsid w:val="00804F01"/>
    <w:rsid w:val="0080508E"/>
    <w:rsid w:val="008052D0"/>
    <w:rsid w:val="00805350"/>
    <w:rsid w:val="00805764"/>
    <w:rsid w:val="008057EC"/>
    <w:rsid w:val="00805844"/>
    <w:rsid w:val="00805AA3"/>
    <w:rsid w:val="00805EDD"/>
    <w:rsid w:val="00805EEA"/>
    <w:rsid w:val="0080601F"/>
    <w:rsid w:val="0080611F"/>
    <w:rsid w:val="00806138"/>
    <w:rsid w:val="00806260"/>
    <w:rsid w:val="008062A3"/>
    <w:rsid w:val="00806307"/>
    <w:rsid w:val="00806665"/>
    <w:rsid w:val="00806963"/>
    <w:rsid w:val="00806991"/>
    <w:rsid w:val="00806EA8"/>
    <w:rsid w:val="00807415"/>
    <w:rsid w:val="00807545"/>
    <w:rsid w:val="00807614"/>
    <w:rsid w:val="00807A06"/>
    <w:rsid w:val="00807B26"/>
    <w:rsid w:val="00807B8F"/>
    <w:rsid w:val="00807CE0"/>
    <w:rsid w:val="0081012B"/>
    <w:rsid w:val="0081022C"/>
    <w:rsid w:val="00810355"/>
    <w:rsid w:val="00810BF1"/>
    <w:rsid w:val="0081114B"/>
    <w:rsid w:val="00811BE1"/>
    <w:rsid w:val="00811D81"/>
    <w:rsid w:val="00811DEA"/>
    <w:rsid w:val="008120B0"/>
    <w:rsid w:val="008120C3"/>
    <w:rsid w:val="008122F1"/>
    <w:rsid w:val="0081255B"/>
    <w:rsid w:val="008125B2"/>
    <w:rsid w:val="00812873"/>
    <w:rsid w:val="008129F6"/>
    <w:rsid w:val="00813373"/>
    <w:rsid w:val="0081358D"/>
    <w:rsid w:val="00813613"/>
    <w:rsid w:val="00813677"/>
    <w:rsid w:val="00813767"/>
    <w:rsid w:val="008138EB"/>
    <w:rsid w:val="00813EC1"/>
    <w:rsid w:val="008142E2"/>
    <w:rsid w:val="0081436B"/>
    <w:rsid w:val="00814395"/>
    <w:rsid w:val="00814410"/>
    <w:rsid w:val="008146C3"/>
    <w:rsid w:val="008146F5"/>
    <w:rsid w:val="00814965"/>
    <w:rsid w:val="00814A59"/>
    <w:rsid w:val="00814AF9"/>
    <w:rsid w:val="00814F81"/>
    <w:rsid w:val="00815272"/>
    <w:rsid w:val="008152C1"/>
    <w:rsid w:val="008152F1"/>
    <w:rsid w:val="00815622"/>
    <w:rsid w:val="00815843"/>
    <w:rsid w:val="008158F7"/>
    <w:rsid w:val="00815AD1"/>
    <w:rsid w:val="00815D4F"/>
    <w:rsid w:val="00815F4E"/>
    <w:rsid w:val="00816037"/>
    <w:rsid w:val="008161FA"/>
    <w:rsid w:val="0081626D"/>
    <w:rsid w:val="008162C5"/>
    <w:rsid w:val="00816A1B"/>
    <w:rsid w:val="00816B61"/>
    <w:rsid w:val="00816FE9"/>
    <w:rsid w:val="00816FFD"/>
    <w:rsid w:val="008171B9"/>
    <w:rsid w:val="00817356"/>
    <w:rsid w:val="00817369"/>
    <w:rsid w:val="00817642"/>
    <w:rsid w:val="00817753"/>
    <w:rsid w:val="00817AAA"/>
    <w:rsid w:val="00817C37"/>
    <w:rsid w:val="00817C76"/>
    <w:rsid w:val="00817DA8"/>
    <w:rsid w:val="00817EC6"/>
    <w:rsid w:val="008201BE"/>
    <w:rsid w:val="00820380"/>
    <w:rsid w:val="00820666"/>
    <w:rsid w:val="00820A74"/>
    <w:rsid w:val="00820AB4"/>
    <w:rsid w:val="008210DF"/>
    <w:rsid w:val="0082134B"/>
    <w:rsid w:val="008213E4"/>
    <w:rsid w:val="00821588"/>
    <w:rsid w:val="0082174E"/>
    <w:rsid w:val="008218AC"/>
    <w:rsid w:val="00822214"/>
    <w:rsid w:val="00822546"/>
    <w:rsid w:val="0082254A"/>
    <w:rsid w:val="0082274A"/>
    <w:rsid w:val="00822777"/>
    <w:rsid w:val="00822CC3"/>
    <w:rsid w:val="00822E52"/>
    <w:rsid w:val="00822FD3"/>
    <w:rsid w:val="00823032"/>
    <w:rsid w:val="0082304F"/>
    <w:rsid w:val="008231B6"/>
    <w:rsid w:val="0082350A"/>
    <w:rsid w:val="008235C7"/>
    <w:rsid w:val="0082364E"/>
    <w:rsid w:val="00823783"/>
    <w:rsid w:val="00823D0A"/>
    <w:rsid w:val="00823D95"/>
    <w:rsid w:val="008240F6"/>
    <w:rsid w:val="00824294"/>
    <w:rsid w:val="008248F3"/>
    <w:rsid w:val="008249CC"/>
    <w:rsid w:val="00824D8B"/>
    <w:rsid w:val="008256E4"/>
    <w:rsid w:val="0082577F"/>
    <w:rsid w:val="00825DAF"/>
    <w:rsid w:val="00826137"/>
    <w:rsid w:val="008263C3"/>
    <w:rsid w:val="008268F2"/>
    <w:rsid w:val="00826AA3"/>
    <w:rsid w:val="00826B66"/>
    <w:rsid w:val="00826EA1"/>
    <w:rsid w:val="00826F8A"/>
    <w:rsid w:val="008272B4"/>
    <w:rsid w:val="008273A7"/>
    <w:rsid w:val="008274D8"/>
    <w:rsid w:val="008277C6"/>
    <w:rsid w:val="00827B05"/>
    <w:rsid w:val="008300F1"/>
    <w:rsid w:val="008303D7"/>
    <w:rsid w:val="00830551"/>
    <w:rsid w:val="008306E4"/>
    <w:rsid w:val="0083071C"/>
    <w:rsid w:val="00830AFA"/>
    <w:rsid w:val="00830FB2"/>
    <w:rsid w:val="008310FF"/>
    <w:rsid w:val="0083116F"/>
    <w:rsid w:val="008311B3"/>
    <w:rsid w:val="00831367"/>
    <w:rsid w:val="008315AA"/>
    <w:rsid w:val="008315C8"/>
    <w:rsid w:val="00831C86"/>
    <w:rsid w:val="00831CFA"/>
    <w:rsid w:val="00831E6A"/>
    <w:rsid w:val="00831EE4"/>
    <w:rsid w:val="008322B2"/>
    <w:rsid w:val="008324A8"/>
    <w:rsid w:val="0083257E"/>
    <w:rsid w:val="00832800"/>
    <w:rsid w:val="008328B6"/>
    <w:rsid w:val="00832C5C"/>
    <w:rsid w:val="00832D53"/>
    <w:rsid w:val="00832DC7"/>
    <w:rsid w:val="00832DDA"/>
    <w:rsid w:val="00832EBE"/>
    <w:rsid w:val="008331D5"/>
    <w:rsid w:val="0083340E"/>
    <w:rsid w:val="00834069"/>
    <w:rsid w:val="0083436C"/>
    <w:rsid w:val="008346F1"/>
    <w:rsid w:val="008347E9"/>
    <w:rsid w:val="008348FD"/>
    <w:rsid w:val="00834DBF"/>
    <w:rsid w:val="0083525A"/>
    <w:rsid w:val="008353EE"/>
    <w:rsid w:val="00835429"/>
    <w:rsid w:val="0083551A"/>
    <w:rsid w:val="0083558A"/>
    <w:rsid w:val="008359D7"/>
    <w:rsid w:val="00835D09"/>
    <w:rsid w:val="008361B3"/>
    <w:rsid w:val="0083637C"/>
    <w:rsid w:val="00836BAD"/>
    <w:rsid w:val="00836CA5"/>
    <w:rsid w:val="00836DE0"/>
    <w:rsid w:val="00836E7A"/>
    <w:rsid w:val="00836E7E"/>
    <w:rsid w:val="00837001"/>
    <w:rsid w:val="008370BF"/>
    <w:rsid w:val="008373CD"/>
    <w:rsid w:val="008374E8"/>
    <w:rsid w:val="008376D4"/>
    <w:rsid w:val="00837A1F"/>
    <w:rsid w:val="00837A3E"/>
    <w:rsid w:val="00837B40"/>
    <w:rsid w:val="00837C6F"/>
    <w:rsid w:val="00837CC7"/>
    <w:rsid w:val="008404F2"/>
    <w:rsid w:val="00840812"/>
    <w:rsid w:val="00840AEB"/>
    <w:rsid w:val="00840BF2"/>
    <w:rsid w:val="00840C01"/>
    <w:rsid w:val="00841452"/>
    <w:rsid w:val="00841AA2"/>
    <w:rsid w:val="00841B3A"/>
    <w:rsid w:val="00841C07"/>
    <w:rsid w:val="00842517"/>
    <w:rsid w:val="00842519"/>
    <w:rsid w:val="008425C8"/>
    <w:rsid w:val="00842781"/>
    <w:rsid w:val="0084286E"/>
    <w:rsid w:val="008429A5"/>
    <w:rsid w:val="008429C8"/>
    <w:rsid w:val="00842EA3"/>
    <w:rsid w:val="008430F1"/>
    <w:rsid w:val="00843130"/>
    <w:rsid w:val="00843843"/>
    <w:rsid w:val="00843E5F"/>
    <w:rsid w:val="00844205"/>
    <w:rsid w:val="0084427A"/>
    <w:rsid w:val="00844519"/>
    <w:rsid w:val="00844A15"/>
    <w:rsid w:val="00844E59"/>
    <w:rsid w:val="0084550C"/>
    <w:rsid w:val="00845590"/>
    <w:rsid w:val="00845E86"/>
    <w:rsid w:val="008460AA"/>
    <w:rsid w:val="0084616B"/>
    <w:rsid w:val="008462D0"/>
    <w:rsid w:val="0084637A"/>
    <w:rsid w:val="00846471"/>
    <w:rsid w:val="008464DB"/>
    <w:rsid w:val="00846738"/>
    <w:rsid w:val="008468A2"/>
    <w:rsid w:val="00846BD8"/>
    <w:rsid w:val="00846FF7"/>
    <w:rsid w:val="00847318"/>
    <w:rsid w:val="00847414"/>
    <w:rsid w:val="00847AF1"/>
    <w:rsid w:val="00847B0F"/>
    <w:rsid w:val="00850978"/>
    <w:rsid w:val="00850A35"/>
    <w:rsid w:val="00850A76"/>
    <w:rsid w:val="00850CE2"/>
    <w:rsid w:val="00850F15"/>
    <w:rsid w:val="00851559"/>
    <w:rsid w:val="008517E8"/>
    <w:rsid w:val="008518D0"/>
    <w:rsid w:val="0085198C"/>
    <w:rsid w:val="00851D0E"/>
    <w:rsid w:val="00852128"/>
    <w:rsid w:val="0085251F"/>
    <w:rsid w:val="0085257D"/>
    <w:rsid w:val="00852862"/>
    <w:rsid w:val="008529DB"/>
    <w:rsid w:val="00852A13"/>
    <w:rsid w:val="00852C21"/>
    <w:rsid w:val="00853026"/>
    <w:rsid w:val="008533E6"/>
    <w:rsid w:val="00853C0D"/>
    <w:rsid w:val="00853D4C"/>
    <w:rsid w:val="00853F04"/>
    <w:rsid w:val="008540DB"/>
    <w:rsid w:val="0085446B"/>
    <w:rsid w:val="008544E6"/>
    <w:rsid w:val="008549F5"/>
    <w:rsid w:val="00854C99"/>
    <w:rsid w:val="00854CE2"/>
    <w:rsid w:val="0085550E"/>
    <w:rsid w:val="0085595A"/>
    <w:rsid w:val="00855A1D"/>
    <w:rsid w:val="00855CA2"/>
    <w:rsid w:val="00855D47"/>
    <w:rsid w:val="00855E77"/>
    <w:rsid w:val="0085602D"/>
    <w:rsid w:val="00856247"/>
    <w:rsid w:val="00856B8E"/>
    <w:rsid w:val="008576C3"/>
    <w:rsid w:val="008576F9"/>
    <w:rsid w:val="008579C4"/>
    <w:rsid w:val="00857DAB"/>
    <w:rsid w:val="00860061"/>
    <w:rsid w:val="008600BC"/>
    <w:rsid w:val="008601ED"/>
    <w:rsid w:val="00860329"/>
    <w:rsid w:val="00860370"/>
    <w:rsid w:val="00860518"/>
    <w:rsid w:val="008605B2"/>
    <w:rsid w:val="0086094A"/>
    <w:rsid w:val="00860B99"/>
    <w:rsid w:val="00860BF8"/>
    <w:rsid w:val="00860C14"/>
    <w:rsid w:val="008614D4"/>
    <w:rsid w:val="008615CB"/>
    <w:rsid w:val="008615DE"/>
    <w:rsid w:val="0086199F"/>
    <w:rsid w:val="00862269"/>
    <w:rsid w:val="008622DB"/>
    <w:rsid w:val="00862345"/>
    <w:rsid w:val="00862368"/>
    <w:rsid w:val="008624A5"/>
    <w:rsid w:val="00862583"/>
    <w:rsid w:val="00862876"/>
    <w:rsid w:val="00862CD8"/>
    <w:rsid w:val="00863106"/>
    <w:rsid w:val="00863108"/>
    <w:rsid w:val="00863237"/>
    <w:rsid w:val="008638AB"/>
    <w:rsid w:val="0086391F"/>
    <w:rsid w:val="00863AF1"/>
    <w:rsid w:val="00863C4E"/>
    <w:rsid w:val="00863D96"/>
    <w:rsid w:val="00863E7E"/>
    <w:rsid w:val="00863F64"/>
    <w:rsid w:val="0086415E"/>
    <w:rsid w:val="00864259"/>
    <w:rsid w:val="008645A8"/>
    <w:rsid w:val="00864834"/>
    <w:rsid w:val="0086487D"/>
    <w:rsid w:val="00864B7E"/>
    <w:rsid w:val="00865102"/>
    <w:rsid w:val="0086528B"/>
    <w:rsid w:val="00865917"/>
    <w:rsid w:val="00865FA0"/>
    <w:rsid w:val="00866068"/>
    <w:rsid w:val="008660F0"/>
    <w:rsid w:val="008665A1"/>
    <w:rsid w:val="00866E2A"/>
    <w:rsid w:val="0086713C"/>
    <w:rsid w:val="0086753F"/>
    <w:rsid w:val="0086785B"/>
    <w:rsid w:val="008678E2"/>
    <w:rsid w:val="00867916"/>
    <w:rsid w:val="008679DA"/>
    <w:rsid w:val="00867F58"/>
    <w:rsid w:val="00870343"/>
    <w:rsid w:val="008703CD"/>
    <w:rsid w:val="00870A34"/>
    <w:rsid w:val="00870A79"/>
    <w:rsid w:val="00870C34"/>
    <w:rsid w:val="00870F2A"/>
    <w:rsid w:val="00871202"/>
    <w:rsid w:val="00871276"/>
    <w:rsid w:val="008713DA"/>
    <w:rsid w:val="00871A50"/>
    <w:rsid w:val="00871E85"/>
    <w:rsid w:val="00871FEF"/>
    <w:rsid w:val="008720AC"/>
    <w:rsid w:val="008723EC"/>
    <w:rsid w:val="00873B38"/>
    <w:rsid w:val="00873C35"/>
    <w:rsid w:val="0087420C"/>
    <w:rsid w:val="008742CC"/>
    <w:rsid w:val="00874591"/>
    <w:rsid w:val="008747FA"/>
    <w:rsid w:val="00874E72"/>
    <w:rsid w:val="008752C9"/>
    <w:rsid w:val="008755F1"/>
    <w:rsid w:val="00875A69"/>
    <w:rsid w:val="00875EDF"/>
    <w:rsid w:val="008761A5"/>
    <w:rsid w:val="008764E0"/>
    <w:rsid w:val="008766A3"/>
    <w:rsid w:val="008766F4"/>
    <w:rsid w:val="0087699C"/>
    <w:rsid w:val="00876D78"/>
    <w:rsid w:val="00876F94"/>
    <w:rsid w:val="00876FB7"/>
    <w:rsid w:val="0087702D"/>
    <w:rsid w:val="00877098"/>
    <w:rsid w:val="00877261"/>
    <w:rsid w:val="008778FD"/>
    <w:rsid w:val="00877E99"/>
    <w:rsid w:val="00880059"/>
    <w:rsid w:val="0088023C"/>
    <w:rsid w:val="0088028E"/>
    <w:rsid w:val="00880EBE"/>
    <w:rsid w:val="0088103F"/>
    <w:rsid w:val="008812C9"/>
    <w:rsid w:val="00881362"/>
    <w:rsid w:val="0088161C"/>
    <w:rsid w:val="008817B8"/>
    <w:rsid w:val="00881825"/>
    <w:rsid w:val="00881C50"/>
    <w:rsid w:val="00881CC2"/>
    <w:rsid w:val="00882063"/>
    <w:rsid w:val="008828A8"/>
    <w:rsid w:val="008829BF"/>
    <w:rsid w:val="00882B18"/>
    <w:rsid w:val="00882CEC"/>
    <w:rsid w:val="00882D4F"/>
    <w:rsid w:val="0088318D"/>
    <w:rsid w:val="0088321F"/>
    <w:rsid w:val="0088334D"/>
    <w:rsid w:val="008833A4"/>
    <w:rsid w:val="0088343D"/>
    <w:rsid w:val="00883568"/>
    <w:rsid w:val="00883C1F"/>
    <w:rsid w:val="00884428"/>
    <w:rsid w:val="0088480B"/>
    <w:rsid w:val="00884A85"/>
    <w:rsid w:val="00884B22"/>
    <w:rsid w:val="00884B82"/>
    <w:rsid w:val="0088514D"/>
    <w:rsid w:val="0088534D"/>
    <w:rsid w:val="00885401"/>
    <w:rsid w:val="00885760"/>
    <w:rsid w:val="00885848"/>
    <w:rsid w:val="008858C4"/>
    <w:rsid w:val="00885A27"/>
    <w:rsid w:val="00885C2B"/>
    <w:rsid w:val="00885F00"/>
    <w:rsid w:val="00886052"/>
    <w:rsid w:val="00886499"/>
    <w:rsid w:val="008864B6"/>
    <w:rsid w:val="008867E2"/>
    <w:rsid w:val="00886BB2"/>
    <w:rsid w:val="00886C80"/>
    <w:rsid w:val="00886C85"/>
    <w:rsid w:val="008871DD"/>
    <w:rsid w:val="0088745C"/>
    <w:rsid w:val="0088788E"/>
    <w:rsid w:val="00887B4B"/>
    <w:rsid w:val="00887BF6"/>
    <w:rsid w:val="00887CAE"/>
    <w:rsid w:val="008904C0"/>
    <w:rsid w:val="00890585"/>
    <w:rsid w:val="00890604"/>
    <w:rsid w:val="00890647"/>
    <w:rsid w:val="0089066F"/>
    <w:rsid w:val="00890869"/>
    <w:rsid w:val="00890A3C"/>
    <w:rsid w:val="00890BC9"/>
    <w:rsid w:val="00890C37"/>
    <w:rsid w:val="00890FB3"/>
    <w:rsid w:val="008911B9"/>
    <w:rsid w:val="008912A1"/>
    <w:rsid w:val="0089138B"/>
    <w:rsid w:val="0089148A"/>
    <w:rsid w:val="00891968"/>
    <w:rsid w:val="00891C9B"/>
    <w:rsid w:val="00891D94"/>
    <w:rsid w:val="00892017"/>
    <w:rsid w:val="0089201B"/>
    <w:rsid w:val="00892182"/>
    <w:rsid w:val="008922D8"/>
    <w:rsid w:val="008927FA"/>
    <w:rsid w:val="00892B9E"/>
    <w:rsid w:val="00892D83"/>
    <w:rsid w:val="00892E0D"/>
    <w:rsid w:val="00892E9C"/>
    <w:rsid w:val="008931A8"/>
    <w:rsid w:val="00893252"/>
    <w:rsid w:val="008932D1"/>
    <w:rsid w:val="008934BF"/>
    <w:rsid w:val="00893661"/>
    <w:rsid w:val="0089380D"/>
    <w:rsid w:val="00893AF8"/>
    <w:rsid w:val="00893BA8"/>
    <w:rsid w:val="00893BE3"/>
    <w:rsid w:val="00893C90"/>
    <w:rsid w:val="008941BD"/>
    <w:rsid w:val="0089463F"/>
    <w:rsid w:val="00895152"/>
    <w:rsid w:val="00895D30"/>
    <w:rsid w:val="00895E97"/>
    <w:rsid w:val="008960F3"/>
    <w:rsid w:val="008963E9"/>
    <w:rsid w:val="008967B3"/>
    <w:rsid w:val="00896A6C"/>
    <w:rsid w:val="00896AE5"/>
    <w:rsid w:val="00896B2B"/>
    <w:rsid w:val="00896C4C"/>
    <w:rsid w:val="00896C69"/>
    <w:rsid w:val="00896DE1"/>
    <w:rsid w:val="00897181"/>
    <w:rsid w:val="0089738B"/>
    <w:rsid w:val="008974D9"/>
    <w:rsid w:val="0089765C"/>
    <w:rsid w:val="008977AA"/>
    <w:rsid w:val="00897861"/>
    <w:rsid w:val="008979BC"/>
    <w:rsid w:val="00897A20"/>
    <w:rsid w:val="008A0011"/>
    <w:rsid w:val="008A0887"/>
    <w:rsid w:val="008A0E24"/>
    <w:rsid w:val="008A0E76"/>
    <w:rsid w:val="008A120B"/>
    <w:rsid w:val="008A173E"/>
    <w:rsid w:val="008A18C0"/>
    <w:rsid w:val="008A19E0"/>
    <w:rsid w:val="008A1F68"/>
    <w:rsid w:val="008A237E"/>
    <w:rsid w:val="008A2477"/>
    <w:rsid w:val="008A2742"/>
    <w:rsid w:val="008A2BAD"/>
    <w:rsid w:val="008A2BB2"/>
    <w:rsid w:val="008A2C42"/>
    <w:rsid w:val="008A2F61"/>
    <w:rsid w:val="008A3130"/>
    <w:rsid w:val="008A37CF"/>
    <w:rsid w:val="008A38A1"/>
    <w:rsid w:val="008A39FF"/>
    <w:rsid w:val="008A3B0D"/>
    <w:rsid w:val="008A420E"/>
    <w:rsid w:val="008A4637"/>
    <w:rsid w:val="008A48FD"/>
    <w:rsid w:val="008A4988"/>
    <w:rsid w:val="008A4BAA"/>
    <w:rsid w:val="008A4EED"/>
    <w:rsid w:val="008A4F41"/>
    <w:rsid w:val="008A5077"/>
    <w:rsid w:val="008A58C1"/>
    <w:rsid w:val="008A5ACB"/>
    <w:rsid w:val="008A5E7F"/>
    <w:rsid w:val="008A5EE9"/>
    <w:rsid w:val="008A5FB0"/>
    <w:rsid w:val="008A63D1"/>
    <w:rsid w:val="008A6421"/>
    <w:rsid w:val="008A6888"/>
    <w:rsid w:val="008A69B7"/>
    <w:rsid w:val="008A6C5D"/>
    <w:rsid w:val="008A6DAA"/>
    <w:rsid w:val="008A6EEC"/>
    <w:rsid w:val="008A6FD3"/>
    <w:rsid w:val="008A729A"/>
    <w:rsid w:val="008A73DC"/>
    <w:rsid w:val="008A73FE"/>
    <w:rsid w:val="008A7987"/>
    <w:rsid w:val="008B005F"/>
    <w:rsid w:val="008B00D2"/>
    <w:rsid w:val="008B0451"/>
    <w:rsid w:val="008B06C7"/>
    <w:rsid w:val="008B082B"/>
    <w:rsid w:val="008B0878"/>
    <w:rsid w:val="008B08FC"/>
    <w:rsid w:val="008B0AFE"/>
    <w:rsid w:val="008B0BE1"/>
    <w:rsid w:val="008B0BFF"/>
    <w:rsid w:val="008B0E21"/>
    <w:rsid w:val="008B1251"/>
    <w:rsid w:val="008B12F0"/>
    <w:rsid w:val="008B13BC"/>
    <w:rsid w:val="008B13FD"/>
    <w:rsid w:val="008B15C0"/>
    <w:rsid w:val="008B1AFB"/>
    <w:rsid w:val="008B1DEB"/>
    <w:rsid w:val="008B1F4C"/>
    <w:rsid w:val="008B2193"/>
    <w:rsid w:val="008B219C"/>
    <w:rsid w:val="008B24A8"/>
    <w:rsid w:val="008B272F"/>
    <w:rsid w:val="008B296E"/>
    <w:rsid w:val="008B2C1D"/>
    <w:rsid w:val="008B2FB2"/>
    <w:rsid w:val="008B3809"/>
    <w:rsid w:val="008B39C7"/>
    <w:rsid w:val="008B3F3C"/>
    <w:rsid w:val="008B3F72"/>
    <w:rsid w:val="008B45A6"/>
    <w:rsid w:val="008B4FB7"/>
    <w:rsid w:val="008B54E0"/>
    <w:rsid w:val="008B5712"/>
    <w:rsid w:val="008B57D0"/>
    <w:rsid w:val="008B6251"/>
    <w:rsid w:val="008B635D"/>
    <w:rsid w:val="008B63EE"/>
    <w:rsid w:val="008B66A7"/>
    <w:rsid w:val="008B66B3"/>
    <w:rsid w:val="008B672E"/>
    <w:rsid w:val="008B67BA"/>
    <w:rsid w:val="008B6C0D"/>
    <w:rsid w:val="008B6D16"/>
    <w:rsid w:val="008B6D40"/>
    <w:rsid w:val="008B725E"/>
    <w:rsid w:val="008B7275"/>
    <w:rsid w:val="008B7867"/>
    <w:rsid w:val="008B7B66"/>
    <w:rsid w:val="008B7B67"/>
    <w:rsid w:val="008B7FE7"/>
    <w:rsid w:val="008C007C"/>
    <w:rsid w:val="008C015C"/>
    <w:rsid w:val="008C0499"/>
    <w:rsid w:val="008C079A"/>
    <w:rsid w:val="008C0938"/>
    <w:rsid w:val="008C094E"/>
    <w:rsid w:val="008C0C70"/>
    <w:rsid w:val="008C149A"/>
    <w:rsid w:val="008C1588"/>
    <w:rsid w:val="008C15DB"/>
    <w:rsid w:val="008C163F"/>
    <w:rsid w:val="008C16FE"/>
    <w:rsid w:val="008C1900"/>
    <w:rsid w:val="008C1E97"/>
    <w:rsid w:val="008C205C"/>
    <w:rsid w:val="008C298F"/>
    <w:rsid w:val="008C2A11"/>
    <w:rsid w:val="008C2EDF"/>
    <w:rsid w:val="008C2FB5"/>
    <w:rsid w:val="008C2FDF"/>
    <w:rsid w:val="008C310A"/>
    <w:rsid w:val="008C33D6"/>
    <w:rsid w:val="008C3517"/>
    <w:rsid w:val="008C3A72"/>
    <w:rsid w:val="008C3B42"/>
    <w:rsid w:val="008C3CEB"/>
    <w:rsid w:val="008C3CFF"/>
    <w:rsid w:val="008C3E58"/>
    <w:rsid w:val="008C41E5"/>
    <w:rsid w:val="008C48D0"/>
    <w:rsid w:val="008C4A03"/>
    <w:rsid w:val="008C4AD9"/>
    <w:rsid w:val="008C50A8"/>
    <w:rsid w:val="008C52A0"/>
    <w:rsid w:val="008C5419"/>
    <w:rsid w:val="008C54DA"/>
    <w:rsid w:val="008C5775"/>
    <w:rsid w:val="008C57A2"/>
    <w:rsid w:val="008C5E61"/>
    <w:rsid w:val="008C5FBA"/>
    <w:rsid w:val="008C6220"/>
    <w:rsid w:val="008C6456"/>
    <w:rsid w:val="008C66D4"/>
    <w:rsid w:val="008C6821"/>
    <w:rsid w:val="008C70CE"/>
    <w:rsid w:val="008C70D5"/>
    <w:rsid w:val="008C7606"/>
    <w:rsid w:val="008C7627"/>
    <w:rsid w:val="008C7D45"/>
    <w:rsid w:val="008C7F91"/>
    <w:rsid w:val="008D0167"/>
    <w:rsid w:val="008D0473"/>
    <w:rsid w:val="008D0629"/>
    <w:rsid w:val="008D0856"/>
    <w:rsid w:val="008D08B5"/>
    <w:rsid w:val="008D08C7"/>
    <w:rsid w:val="008D0AA9"/>
    <w:rsid w:val="008D0D0F"/>
    <w:rsid w:val="008D0F0A"/>
    <w:rsid w:val="008D0F0E"/>
    <w:rsid w:val="008D1179"/>
    <w:rsid w:val="008D11BA"/>
    <w:rsid w:val="008D13A6"/>
    <w:rsid w:val="008D1437"/>
    <w:rsid w:val="008D189B"/>
    <w:rsid w:val="008D1CD7"/>
    <w:rsid w:val="008D1E96"/>
    <w:rsid w:val="008D2071"/>
    <w:rsid w:val="008D2080"/>
    <w:rsid w:val="008D22BC"/>
    <w:rsid w:val="008D2668"/>
    <w:rsid w:val="008D268F"/>
    <w:rsid w:val="008D2B42"/>
    <w:rsid w:val="008D3282"/>
    <w:rsid w:val="008D33EC"/>
    <w:rsid w:val="008D3B29"/>
    <w:rsid w:val="008D3B5F"/>
    <w:rsid w:val="008D3BB6"/>
    <w:rsid w:val="008D3C33"/>
    <w:rsid w:val="008D3CB4"/>
    <w:rsid w:val="008D3FC5"/>
    <w:rsid w:val="008D408F"/>
    <w:rsid w:val="008D4103"/>
    <w:rsid w:val="008D43C2"/>
    <w:rsid w:val="008D447C"/>
    <w:rsid w:val="008D4540"/>
    <w:rsid w:val="008D4932"/>
    <w:rsid w:val="008D4998"/>
    <w:rsid w:val="008D4AE6"/>
    <w:rsid w:val="008D4E54"/>
    <w:rsid w:val="008D52BB"/>
    <w:rsid w:val="008D53C4"/>
    <w:rsid w:val="008D53D7"/>
    <w:rsid w:val="008D53FD"/>
    <w:rsid w:val="008D5484"/>
    <w:rsid w:val="008D54DF"/>
    <w:rsid w:val="008D5784"/>
    <w:rsid w:val="008D5808"/>
    <w:rsid w:val="008D5DBC"/>
    <w:rsid w:val="008D5FA7"/>
    <w:rsid w:val="008D6029"/>
    <w:rsid w:val="008D64E3"/>
    <w:rsid w:val="008D655B"/>
    <w:rsid w:val="008D6AAB"/>
    <w:rsid w:val="008D6F9A"/>
    <w:rsid w:val="008D716A"/>
    <w:rsid w:val="008D72E7"/>
    <w:rsid w:val="008D74C8"/>
    <w:rsid w:val="008D75CF"/>
    <w:rsid w:val="008E00DB"/>
    <w:rsid w:val="008E0183"/>
    <w:rsid w:val="008E0518"/>
    <w:rsid w:val="008E087F"/>
    <w:rsid w:val="008E1032"/>
    <w:rsid w:val="008E106D"/>
    <w:rsid w:val="008E11A8"/>
    <w:rsid w:val="008E150A"/>
    <w:rsid w:val="008E186E"/>
    <w:rsid w:val="008E1D8F"/>
    <w:rsid w:val="008E1E2E"/>
    <w:rsid w:val="008E2252"/>
    <w:rsid w:val="008E2450"/>
    <w:rsid w:val="008E2D7B"/>
    <w:rsid w:val="008E2F49"/>
    <w:rsid w:val="008E2F70"/>
    <w:rsid w:val="008E319E"/>
    <w:rsid w:val="008E3240"/>
    <w:rsid w:val="008E3247"/>
    <w:rsid w:val="008E367A"/>
    <w:rsid w:val="008E36B2"/>
    <w:rsid w:val="008E36F0"/>
    <w:rsid w:val="008E3856"/>
    <w:rsid w:val="008E390F"/>
    <w:rsid w:val="008E399A"/>
    <w:rsid w:val="008E3BF2"/>
    <w:rsid w:val="008E3DA5"/>
    <w:rsid w:val="008E3F03"/>
    <w:rsid w:val="008E3F04"/>
    <w:rsid w:val="008E404B"/>
    <w:rsid w:val="008E47E1"/>
    <w:rsid w:val="008E490D"/>
    <w:rsid w:val="008E4996"/>
    <w:rsid w:val="008E49BC"/>
    <w:rsid w:val="008E4A05"/>
    <w:rsid w:val="008E4D5F"/>
    <w:rsid w:val="008E51F4"/>
    <w:rsid w:val="008E5432"/>
    <w:rsid w:val="008E56B5"/>
    <w:rsid w:val="008E586B"/>
    <w:rsid w:val="008E58CD"/>
    <w:rsid w:val="008E59E3"/>
    <w:rsid w:val="008E5EA2"/>
    <w:rsid w:val="008E66FB"/>
    <w:rsid w:val="008E6CD6"/>
    <w:rsid w:val="008E6D24"/>
    <w:rsid w:val="008E72FC"/>
    <w:rsid w:val="008E754A"/>
    <w:rsid w:val="008E755C"/>
    <w:rsid w:val="008E7649"/>
    <w:rsid w:val="008E777E"/>
    <w:rsid w:val="008E78B3"/>
    <w:rsid w:val="008E78DB"/>
    <w:rsid w:val="008E792C"/>
    <w:rsid w:val="008E7AA2"/>
    <w:rsid w:val="008E7AD4"/>
    <w:rsid w:val="008E7CC2"/>
    <w:rsid w:val="008E7D1A"/>
    <w:rsid w:val="008E7E77"/>
    <w:rsid w:val="008F0587"/>
    <w:rsid w:val="008F0EED"/>
    <w:rsid w:val="008F1043"/>
    <w:rsid w:val="008F130D"/>
    <w:rsid w:val="008F131A"/>
    <w:rsid w:val="008F13CE"/>
    <w:rsid w:val="008F142D"/>
    <w:rsid w:val="008F1716"/>
    <w:rsid w:val="008F1A81"/>
    <w:rsid w:val="008F1FCC"/>
    <w:rsid w:val="008F20BF"/>
    <w:rsid w:val="008F2762"/>
    <w:rsid w:val="008F2897"/>
    <w:rsid w:val="008F29E3"/>
    <w:rsid w:val="008F2D02"/>
    <w:rsid w:val="008F3579"/>
    <w:rsid w:val="008F3FA3"/>
    <w:rsid w:val="008F41CD"/>
    <w:rsid w:val="008F42E8"/>
    <w:rsid w:val="008F430B"/>
    <w:rsid w:val="008F4A87"/>
    <w:rsid w:val="008F4D39"/>
    <w:rsid w:val="008F4DAB"/>
    <w:rsid w:val="008F4FEB"/>
    <w:rsid w:val="008F509B"/>
    <w:rsid w:val="008F511C"/>
    <w:rsid w:val="008F5713"/>
    <w:rsid w:val="008F6077"/>
    <w:rsid w:val="008F63CF"/>
    <w:rsid w:val="008F650F"/>
    <w:rsid w:val="008F656E"/>
    <w:rsid w:val="008F6674"/>
    <w:rsid w:val="008F6AFD"/>
    <w:rsid w:val="008F6D0F"/>
    <w:rsid w:val="008F6DC9"/>
    <w:rsid w:val="008F6F7D"/>
    <w:rsid w:val="008F6FFD"/>
    <w:rsid w:val="008F707F"/>
    <w:rsid w:val="008F70F6"/>
    <w:rsid w:val="008F7433"/>
    <w:rsid w:val="008F7A5D"/>
    <w:rsid w:val="008F7C15"/>
    <w:rsid w:val="00900083"/>
    <w:rsid w:val="009000EE"/>
    <w:rsid w:val="0090049C"/>
    <w:rsid w:val="00900F28"/>
    <w:rsid w:val="00901339"/>
    <w:rsid w:val="00901461"/>
    <w:rsid w:val="009015A8"/>
    <w:rsid w:val="00901848"/>
    <w:rsid w:val="00901A4D"/>
    <w:rsid w:val="00901B90"/>
    <w:rsid w:val="00901F1E"/>
    <w:rsid w:val="00902056"/>
    <w:rsid w:val="00902240"/>
    <w:rsid w:val="009025AE"/>
    <w:rsid w:val="009027DB"/>
    <w:rsid w:val="00902C83"/>
    <w:rsid w:val="009037E5"/>
    <w:rsid w:val="00903BE6"/>
    <w:rsid w:val="00903C53"/>
    <w:rsid w:val="00903F9E"/>
    <w:rsid w:val="009045B7"/>
    <w:rsid w:val="00904650"/>
    <w:rsid w:val="00904675"/>
    <w:rsid w:val="009047C5"/>
    <w:rsid w:val="00904D14"/>
    <w:rsid w:val="00904EB8"/>
    <w:rsid w:val="0090504E"/>
    <w:rsid w:val="009050BA"/>
    <w:rsid w:val="009051D4"/>
    <w:rsid w:val="009054B8"/>
    <w:rsid w:val="0090567D"/>
    <w:rsid w:val="00905898"/>
    <w:rsid w:val="00905A35"/>
    <w:rsid w:val="00905A51"/>
    <w:rsid w:val="00905CFB"/>
    <w:rsid w:val="00905EF8"/>
    <w:rsid w:val="009060E9"/>
    <w:rsid w:val="00906209"/>
    <w:rsid w:val="00906801"/>
    <w:rsid w:val="00906A9E"/>
    <w:rsid w:val="00906D16"/>
    <w:rsid w:val="00907328"/>
    <w:rsid w:val="009075CD"/>
    <w:rsid w:val="0090775C"/>
    <w:rsid w:val="00907A1C"/>
    <w:rsid w:val="00907DE8"/>
    <w:rsid w:val="00907FB9"/>
    <w:rsid w:val="009104E4"/>
    <w:rsid w:val="00910587"/>
    <w:rsid w:val="0091066A"/>
    <w:rsid w:val="00910BA8"/>
    <w:rsid w:val="00911115"/>
    <w:rsid w:val="00911145"/>
    <w:rsid w:val="009113C8"/>
    <w:rsid w:val="009113CE"/>
    <w:rsid w:val="00911506"/>
    <w:rsid w:val="00911626"/>
    <w:rsid w:val="00911959"/>
    <w:rsid w:val="00911A92"/>
    <w:rsid w:val="00911BA0"/>
    <w:rsid w:val="00911CD3"/>
    <w:rsid w:val="00911D8A"/>
    <w:rsid w:val="00912072"/>
    <w:rsid w:val="0091225B"/>
    <w:rsid w:val="00912655"/>
    <w:rsid w:val="009128C9"/>
    <w:rsid w:val="009135E1"/>
    <w:rsid w:val="00913C1D"/>
    <w:rsid w:val="00913E8D"/>
    <w:rsid w:val="00913F30"/>
    <w:rsid w:val="009142B2"/>
    <w:rsid w:val="0091481C"/>
    <w:rsid w:val="009148A6"/>
    <w:rsid w:val="00914BDB"/>
    <w:rsid w:val="00914E1B"/>
    <w:rsid w:val="009150E6"/>
    <w:rsid w:val="009154E7"/>
    <w:rsid w:val="00915839"/>
    <w:rsid w:val="0091589D"/>
    <w:rsid w:val="00915AAD"/>
    <w:rsid w:val="00916008"/>
    <w:rsid w:val="009161EF"/>
    <w:rsid w:val="00916294"/>
    <w:rsid w:val="00916395"/>
    <w:rsid w:val="00916472"/>
    <w:rsid w:val="009168B1"/>
    <w:rsid w:val="00916B09"/>
    <w:rsid w:val="00916BB6"/>
    <w:rsid w:val="00916DA7"/>
    <w:rsid w:val="00916F7D"/>
    <w:rsid w:val="00917401"/>
    <w:rsid w:val="0091752F"/>
    <w:rsid w:val="0091775A"/>
    <w:rsid w:val="00917887"/>
    <w:rsid w:val="009178B5"/>
    <w:rsid w:val="00917AD2"/>
    <w:rsid w:val="00917EE5"/>
    <w:rsid w:val="00917F36"/>
    <w:rsid w:val="00920539"/>
    <w:rsid w:val="00920545"/>
    <w:rsid w:val="009205A4"/>
    <w:rsid w:val="00920895"/>
    <w:rsid w:val="009209BA"/>
    <w:rsid w:val="00921347"/>
    <w:rsid w:val="00921485"/>
    <w:rsid w:val="009216D3"/>
    <w:rsid w:val="00921880"/>
    <w:rsid w:val="00921A1F"/>
    <w:rsid w:val="00921B61"/>
    <w:rsid w:val="0092230D"/>
    <w:rsid w:val="00922510"/>
    <w:rsid w:val="009225FB"/>
    <w:rsid w:val="00922A34"/>
    <w:rsid w:val="00922E17"/>
    <w:rsid w:val="00923045"/>
    <w:rsid w:val="009231B6"/>
    <w:rsid w:val="0092342A"/>
    <w:rsid w:val="009236B5"/>
    <w:rsid w:val="0092381F"/>
    <w:rsid w:val="0092394A"/>
    <w:rsid w:val="009240FF"/>
    <w:rsid w:val="00924201"/>
    <w:rsid w:val="00924672"/>
    <w:rsid w:val="0092481F"/>
    <w:rsid w:val="00924A67"/>
    <w:rsid w:val="00924E37"/>
    <w:rsid w:val="00925135"/>
    <w:rsid w:val="009254D3"/>
    <w:rsid w:val="009255A1"/>
    <w:rsid w:val="00925744"/>
    <w:rsid w:val="00925931"/>
    <w:rsid w:val="00925AF3"/>
    <w:rsid w:val="00925C12"/>
    <w:rsid w:val="00925D72"/>
    <w:rsid w:val="00925D84"/>
    <w:rsid w:val="00925DF1"/>
    <w:rsid w:val="00925EA9"/>
    <w:rsid w:val="00926164"/>
    <w:rsid w:val="00926287"/>
    <w:rsid w:val="009263D5"/>
    <w:rsid w:val="0092685D"/>
    <w:rsid w:val="00926922"/>
    <w:rsid w:val="00926C1C"/>
    <w:rsid w:val="009271AE"/>
    <w:rsid w:val="009274B1"/>
    <w:rsid w:val="009274C6"/>
    <w:rsid w:val="00927ACF"/>
    <w:rsid w:val="00927DB3"/>
    <w:rsid w:val="00930326"/>
    <w:rsid w:val="00930530"/>
    <w:rsid w:val="0093078A"/>
    <w:rsid w:val="00930D89"/>
    <w:rsid w:val="00930F6B"/>
    <w:rsid w:val="0093193A"/>
    <w:rsid w:val="009322E1"/>
    <w:rsid w:val="0093268D"/>
    <w:rsid w:val="009327E4"/>
    <w:rsid w:val="00932836"/>
    <w:rsid w:val="00932A94"/>
    <w:rsid w:val="00932C5D"/>
    <w:rsid w:val="00933433"/>
    <w:rsid w:val="00933735"/>
    <w:rsid w:val="00933CC7"/>
    <w:rsid w:val="00933FBE"/>
    <w:rsid w:val="00934241"/>
    <w:rsid w:val="009348C4"/>
    <w:rsid w:val="009348D3"/>
    <w:rsid w:val="009348D4"/>
    <w:rsid w:val="00934A61"/>
    <w:rsid w:val="00934B63"/>
    <w:rsid w:val="009352ED"/>
    <w:rsid w:val="00935319"/>
    <w:rsid w:val="0093584A"/>
    <w:rsid w:val="009359DE"/>
    <w:rsid w:val="00935B59"/>
    <w:rsid w:val="009366A5"/>
    <w:rsid w:val="009366BA"/>
    <w:rsid w:val="009367E6"/>
    <w:rsid w:val="00936A37"/>
    <w:rsid w:val="00936B5D"/>
    <w:rsid w:val="00936BAA"/>
    <w:rsid w:val="00936C80"/>
    <w:rsid w:val="00936E23"/>
    <w:rsid w:val="0093705D"/>
    <w:rsid w:val="009370C8"/>
    <w:rsid w:val="00937532"/>
    <w:rsid w:val="009375AB"/>
    <w:rsid w:val="0093780D"/>
    <w:rsid w:val="0094007A"/>
    <w:rsid w:val="00940219"/>
    <w:rsid w:val="00940701"/>
    <w:rsid w:val="0094077F"/>
    <w:rsid w:val="00940AB4"/>
    <w:rsid w:val="00940B93"/>
    <w:rsid w:val="00940C58"/>
    <w:rsid w:val="00940C99"/>
    <w:rsid w:val="00941164"/>
    <w:rsid w:val="00941185"/>
    <w:rsid w:val="009413C7"/>
    <w:rsid w:val="009419B2"/>
    <w:rsid w:val="0094207C"/>
    <w:rsid w:val="0094252C"/>
    <w:rsid w:val="00942837"/>
    <w:rsid w:val="009429FD"/>
    <w:rsid w:val="00942C57"/>
    <w:rsid w:val="0094363A"/>
    <w:rsid w:val="00943834"/>
    <w:rsid w:val="00943A76"/>
    <w:rsid w:val="00943B50"/>
    <w:rsid w:val="00943EBF"/>
    <w:rsid w:val="009441DF"/>
    <w:rsid w:val="00944541"/>
    <w:rsid w:val="00944C6D"/>
    <w:rsid w:val="00944F19"/>
    <w:rsid w:val="00944F45"/>
    <w:rsid w:val="00945230"/>
    <w:rsid w:val="009452F3"/>
    <w:rsid w:val="0094548F"/>
    <w:rsid w:val="009454F1"/>
    <w:rsid w:val="009458BD"/>
    <w:rsid w:val="00945AA3"/>
    <w:rsid w:val="00945E72"/>
    <w:rsid w:val="00946028"/>
    <w:rsid w:val="0094609F"/>
    <w:rsid w:val="0094651A"/>
    <w:rsid w:val="009468B5"/>
    <w:rsid w:val="00946B49"/>
    <w:rsid w:val="00946CE6"/>
    <w:rsid w:val="00946FAD"/>
    <w:rsid w:val="0094720F"/>
    <w:rsid w:val="009474E7"/>
    <w:rsid w:val="00947646"/>
    <w:rsid w:val="00947767"/>
    <w:rsid w:val="00947B9D"/>
    <w:rsid w:val="00947EC6"/>
    <w:rsid w:val="0095005A"/>
    <w:rsid w:val="009503C4"/>
    <w:rsid w:val="0095068B"/>
    <w:rsid w:val="00950B65"/>
    <w:rsid w:val="00950E96"/>
    <w:rsid w:val="009511F4"/>
    <w:rsid w:val="00951D8B"/>
    <w:rsid w:val="00951E21"/>
    <w:rsid w:val="00951E9B"/>
    <w:rsid w:val="00951FDC"/>
    <w:rsid w:val="009528C9"/>
    <w:rsid w:val="009528DB"/>
    <w:rsid w:val="009529D1"/>
    <w:rsid w:val="00952AEE"/>
    <w:rsid w:val="00952E2E"/>
    <w:rsid w:val="009530F1"/>
    <w:rsid w:val="00953291"/>
    <w:rsid w:val="0095386D"/>
    <w:rsid w:val="009538D6"/>
    <w:rsid w:val="00953939"/>
    <w:rsid w:val="00953963"/>
    <w:rsid w:val="00953CEA"/>
    <w:rsid w:val="00953F42"/>
    <w:rsid w:val="00954504"/>
    <w:rsid w:val="009548AD"/>
    <w:rsid w:val="00954A3A"/>
    <w:rsid w:val="009558F7"/>
    <w:rsid w:val="00955B0E"/>
    <w:rsid w:val="00955C16"/>
    <w:rsid w:val="00955CEE"/>
    <w:rsid w:val="00955D1B"/>
    <w:rsid w:val="0095656F"/>
    <w:rsid w:val="00956746"/>
    <w:rsid w:val="00956C7B"/>
    <w:rsid w:val="00956EF1"/>
    <w:rsid w:val="00957682"/>
    <w:rsid w:val="00957B3A"/>
    <w:rsid w:val="00957E31"/>
    <w:rsid w:val="00960015"/>
    <w:rsid w:val="0096008B"/>
    <w:rsid w:val="0096036F"/>
    <w:rsid w:val="0096065D"/>
    <w:rsid w:val="009606F1"/>
    <w:rsid w:val="00960856"/>
    <w:rsid w:val="009608FB"/>
    <w:rsid w:val="00960A01"/>
    <w:rsid w:val="00960A04"/>
    <w:rsid w:val="00960C0F"/>
    <w:rsid w:val="00960C24"/>
    <w:rsid w:val="00960CC7"/>
    <w:rsid w:val="00960D7F"/>
    <w:rsid w:val="0096110F"/>
    <w:rsid w:val="0096136E"/>
    <w:rsid w:val="0096142C"/>
    <w:rsid w:val="00961E79"/>
    <w:rsid w:val="00961EB9"/>
    <w:rsid w:val="0096208A"/>
    <w:rsid w:val="00962588"/>
    <w:rsid w:val="009625D7"/>
    <w:rsid w:val="00962626"/>
    <w:rsid w:val="0096265D"/>
    <w:rsid w:val="00962A35"/>
    <w:rsid w:val="00962A6A"/>
    <w:rsid w:val="00962D38"/>
    <w:rsid w:val="00962DA6"/>
    <w:rsid w:val="00962DB1"/>
    <w:rsid w:val="00962DC3"/>
    <w:rsid w:val="00962EDC"/>
    <w:rsid w:val="0096306F"/>
    <w:rsid w:val="00963825"/>
    <w:rsid w:val="00963A6A"/>
    <w:rsid w:val="00963BC6"/>
    <w:rsid w:val="00963E2B"/>
    <w:rsid w:val="009643E9"/>
    <w:rsid w:val="009647C9"/>
    <w:rsid w:val="00964972"/>
    <w:rsid w:val="00964CFF"/>
    <w:rsid w:val="00965421"/>
    <w:rsid w:val="009656B6"/>
    <w:rsid w:val="00965755"/>
    <w:rsid w:val="009657F3"/>
    <w:rsid w:val="009657FA"/>
    <w:rsid w:val="00965BF8"/>
    <w:rsid w:val="009660CF"/>
    <w:rsid w:val="009661F3"/>
    <w:rsid w:val="009662CC"/>
    <w:rsid w:val="009665A9"/>
    <w:rsid w:val="00966B03"/>
    <w:rsid w:val="00966E46"/>
    <w:rsid w:val="009672C6"/>
    <w:rsid w:val="009673A4"/>
    <w:rsid w:val="00967423"/>
    <w:rsid w:val="0096772B"/>
    <w:rsid w:val="00967746"/>
    <w:rsid w:val="0096775B"/>
    <w:rsid w:val="009677F0"/>
    <w:rsid w:val="00967E19"/>
    <w:rsid w:val="009704E6"/>
    <w:rsid w:val="0097056D"/>
    <w:rsid w:val="0097060A"/>
    <w:rsid w:val="00970650"/>
    <w:rsid w:val="0097092B"/>
    <w:rsid w:val="00970A69"/>
    <w:rsid w:val="00970B2C"/>
    <w:rsid w:val="00970D92"/>
    <w:rsid w:val="00970F30"/>
    <w:rsid w:val="00971262"/>
    <w:rsid w:val="00971D0C"/>
    <w:rsid w:val="00971F66"/>
    <w:rsid w:val="0097279F"/>
    <w:rsid w:val="0097295C"/>
    <w:rsid w:val="00972989"/>
    <w:rsid w:val="009729DB"/>
    <w:rsid w:val="00972A2B"/>
    <w:rsid w:val="00972C6F"/>
    <w:rsid w:val="00972DC6"/>
    <w:rsid w:val="00972ECA"/>
    <w:rsid w:val="00972F51"/>
    <w:rsid w:val="0097318A"/>
    <w:rsid w:val="009733CF"/>
    <w:rsid w:val="009734B2"/>
    <w:rsid w:val="009735CA"/>
    <w:rsid w:val="009736DA"/>
    <w:rsid w:val="00973916"/>
    <w:rsid w:val="00973C99"/>
    <w:rsid w:val="00974172"/>
    <w:rsid w:val="00974429"/>
    <w:rsid w:val="009748BF"/>
    <w:rsid w:val="00974EF2"/>
    <w:rsid w:val="00975123"/>
    <w:rsid w:val="009753D7"/>
    <w:rsid w:val="009753DD"/>
    <w:rsid w:val="0097566B"/>
    <w:rsid w:val="0097581B"/>
    <w:rsid w:val="00975830"/>
    <w:rsid w:val="009758D6"/>
    <w:rsid w:val="00975BD8"/>
    <w:rsid w:val="00975BE4"/>
    <w:rsid w:val="00975EE0"/>
    <w:rsid w:val="0097613A"/>
    <w:rsid w:val="009761FB"/>
    <w:rsid w:val="009764D4"/>
    <w:rsid w:val="009765FF"/>
    <w:rsid w:val="009766E6"/>
    <w:rsid w:val="009767DE"/>
    <w:rsid w:val="00976E26"/>
    <w:rsid w:val="0097746B"/>
    <w:rsid w:val="0097763E"/>
    <w:rsid w:val="009776EC"/>
    <w:rsid w:val="0097785D"/>
    <w:rsid w:val="00977A67"/>
    <w:rsid w:val="00977C4F"/>
    <w:rsid w:val="00977E8A"/>
    <w:rsid w:val="009800A8"/>
    <w:rsid w:val="0098056A"/>
    <w:rsid w:val="00980759"/>
    <w:rsid w:val="0098076B"/>
    <w:rsid w:val="00980A86"/>
    <w:rsid w:val="00980CC5"/>
    <w:rsid w:val="009815FE"/>
    <w:rsid w:val="00981606"/>
    <w:rsid w:val="0098166C"/>
    <w:rsid w:val="00981ABC"/>
    <w:rsid w:val="00981CA5"/>
    <w:rsid w:val="00981D3D"/>
    <w:rsid w:val="009821DE"/>
    <w:rsid w:val="00982610"/>
    <w:rsid w:val="00982670"/>
    <w:rsid w:val="00982909"/>
    <w:rsid w:val="00982C38"/>
    <w:rsid w:val="00982F66"/>
    <w:rsid w:val="00982F7A"/>
    <w:rsid w:val="00982FDE"/>
    <w:rsid w:val="0098310E"/>
    <w:rsid w:val="0098337B"/>
    <w:rsid w:val="00983455"/>
    <w:rsid w:val="0098350A"/>
    <w:rsid w:val="00983A8C"/>
    <w:rsid w:val="00983B82"/>
    <w:rsid w:val="00983C8D"/>
    <w:rsid w:val="00984080"/>
    <w:rsid w:val="00984088"/>
    <w:rsid w:val="009841EF"/>
    <w:rsid w:val="0098459A"/>
    <w:rsid w:val="00984D45"/>
    <w:rsid w:val="00984F5C"/>
    <w:rsid w:val="00984F8B"/>
    <w:rsid w:val="00985022"/>
    <w:rsid w:val="009852D8"/>
    <w:rsid w:val="0098543E"/>
    <w:rsid w:val="009856E0"/>
    <w:rsid w:val="00985CA8"/>
    <w:rsid w:val="00985F65"/>
    <w:rsid w:val="0098675C"/>
    <w:rsid w:val="00986F79"/>
    <w:rsid w:val="0098728E"/>
    <w:rsid w:val="009878D5"/>
    <w:rsid w:val="00987D1B"/>
    <w:rsid w:val="00987EAC"/>
    <w:rsid w:val="00987FF1"/>
    <w:rsid w:val="00990190"/>
    <w:rsid w:val="009902F1"/>
    <w:rsid w:val="0099083E"/>
    <w:rsid w:val="00990CCC"/>
    <w:rsid w:val="00990E3C"/>
    <w:rsid w:val="00990EF0"/>
    <w:rsid w:val="00991476"/>
    <w:rsid w:val="0099156A"/>
    <w:rsid w:val="00991602"/>
    <w:rsid w:val="0099165E"/>
    <w:rsid w:val="00991A05"/>
    <w:rsid w:val="00991AF7"/>
    <w:rsid w:val="00991B0E"/>
    <w:rsid w:val="00991B82"/>
    <w:rsid w:val="00991C5D"/>
    <w:rsid w:val="00991EE7"/>
    <w:rsid w:val="00991FEB"/>
    <w:rsid w:val="009920C8"/>
    <w:rsid w:val="00992290"/>
    <w:rsid w:val="00992340"/>
    <w:rsid w:val="009926EF"/>
    <w:rsid w:val="009928A8"/>
    <w:rsid w:val="00992EA0"/>
    <w:rsid w:val="00992FE0"/>
    <w:rsid w:val="00993299"/>
    <w:rsid w:val="009935CF"/>
    <w:rsid w:val="00993770"/>
    <w:rsid w:val="00993F1D"/>
    <w:rsid w:val="00994186"/>
    <w:rsid w:val="009941E2"/>
    <w:rsid w:val="0099442C"/>
    <w:rsid w:val="00994895"/>
    <w:rsid w:val="0099495A"/>
    <w:rsid w:val="009950F0"/>
    <w:rsid w:val="0099536A"/>
    <w:rsid w:val="00995B72"/>
    <w:rsid w:val="00995F8A"/>
    <w:rsid w:val="0099618A"/>
    <w:rsid w:val="009961A0"/>
    <w:rsid w:val="009967EB"/>
    <w:rsid w:val="00996883"/>
    <w:rsid w:val="00996A6F"/>
    <w:rsid w:val="00996D9B"/>
    <w:rsid w:val="00997069"/>
    <w:rsid w:val="0099726C"/>
    <w:rsid w:val="009973E2"/>
    <w:rsid w:val="009977FF"/>
    <w:rsid w:val="009979E5"/>
    <w:rsid w:val="009979FB"/>
    <w:rsid w:val="009A02AB"/>
    <w:rsid w:val="009A073E"/>
    <w:rsid w:val="009A0767"/>
    <w:rsid w:val="009A078D"/>
    <w:rsid w:val="009A0CB3"/>
    <w:rsid w:val="009A0ED8"/>
    <w:rsid w:val="009A0FFE"/>
    <w:rsid w:val="009A1989"/>
    <w:rsid w:val="009A1B39"/>
    <w:rsid w:val="009A1BEB"/>
    <w:rsid w:val="009A1CCA"/>
    <w:rsid w:val="009A2416"/>
    <w:rsid w:val="009A2478"/>
    <w:rsid w:val="009A26AE"/>
    <w:rsid w:val="009A296F"/>
    <w:rsid w:val="009A2D15"/>
    <w:rsid w:val="009A2DC2"/>
    <w:rsid w:val="009A30F2"/>
    <w:rsid w:val="009A3212"/>
    <w:rsid w:val="009A3365"/>
    <w:rsid w:val="009A33E7"/>
    <w:rsid w:val="009A3872"/>
    <w:rsid w:val="009A39EB"/>
    <w:rsid w:val="009A3ABC"/>
    <w:rsid w:val="009A3BB1"/>
    <w:rsid w:val="009A3BB3"/>
    <w:rsid w:val="009A3F23"/>
    <w:rsid w:val="009A3F71"/>
    <w:rsid w:val="009A3F7F"/>
    <w:rsid w:val="009A40B0"/>
    <w:rsid w:val="009A437B"/>
    <w:rsid w:val="009A4611"/>
    <w:rsid w:val="009A4C05"/>
    <w:rsid w:val="009A4DBC"/>
    <w:rsid w:val="009A4EC0"/>
    <w:rsid w:val="009A4EC1"/>
    <w:rsid w:val="009A4F56"/>
    <w:rsid w:val="009A563E"/>
    <w:rsid w:val="009A57CF"/>
    <w:rsid w:val="009A5A74"/>
    <w:rsid w:val="009A5C3F"/>
    <w:rsid w:val="009A5FDA"/>
    <w:rsid w:val="009A6A2E"/>
    <w:rsid w:val="009A6EEE"/>
    <w:rsid w:val="009A7019"/>
    <w:rsid w:val="009A74D3"/>
    <w:rsid w:val="009A74D5"/>
    <w:rsid w:val="009A75F2"/>
    <w:rsid w:val="009A7A19"/>
    <w:rsid w:val="009A7A70"/>
    <w:rsid w:val="009A7CBC"/>
    <w:rsid w:val="009A7E21"/>
    <w:rsid w:val="009A7EC4"/>
    <w:rsid w:val="009A7F55"/>
    <w:rsid w:val="009B030D"/>
    <w:rsid w:val="009B0404"/>
    <w:rsid w:val="009B0444"/>
    <w:rsid w:val="009B05AD"/>
    <w:rsid w:val="009B05FA"/>
    <w:rsid w:val="009B1051"/>
    <w:rsid w:val="009B1180"/>
    <w:rsid w:val="009B1223"/>
    <w:rsid w:val="009B12A1"/>
    <w:rsid w:val="009B13F3"/>
    <w:rsid w:val="009B1476"/>
    <w:rsid w:val="009B14CF"/>
    <w:rsid w:val="009B176E"/>
    <w:rsid w:val="009B25D7"/>
    <w:rsid w:val="009B27FF"/>
    <w:rsid w:val="009B2ECA"/>
    <w:rsid w:val="009B2F73"/>
    <w:rsid w:val="009B2FF7"/>
    <w:rsid w:val="009B3176"/>
    <w:rsid w:val="009B330D"/>
    <w:rsid w:val="009B3382"/>
    <w:rsid w:val="009B346E"/>
    <w:rsid w:val="009B3555"/>
    <w:rsid w:val="009B3692"/>
    <w:rsid w:val="009B3851"/>
    <w:rsid w:val="009B3FDA"/>
    <w:rsid w:val="009B4374"/>
    <w:rsid w:val="009B48B2"/>
    <w:rsid w:val="009B4B7C"/>
    <w:rsid w:val="009B4D73"/>
    <w:rsid w:val="009B4F22"/>
    <w:rsid w:val="009B4FB5"/>
    <w:rsid w:val="009B5029"/>
    <w:rsid w:val="009B51E4"/>
    <w:rsid w:val="009B5215"/>
    <w:rsid w:val="009B5405"/>
    <w:rsid w:val="009B5796"/>
    <w:rsid w:val="009B5A25"/>
    <w:rsid w:val="009B5AA4"/>
    <w:rsid w:val="009B64AF"/>
    <w:rsid w:val="009B660B"/>
    <w:rsid w:val="009B66D2"/>
    <w:rsid w:val="009B686D"/>
    <w:rsid w:val="009B6966"/>
    <w:rsid w:val="009B6B83"/>
    <w:rsid w:val="009B6E4B"/>
    <w:rsid w:val="009B6FB7"/>
    <w:rsid w:val="009B7151"/>
    <w:rsid w:val="009B71C7"/>
    <w:rsid w:val="009B7248"/>
    <w:rsid w:val="009B7259"/>
    <w:rsid w:val="009B786F"/>
    <w:rsid w:val="009B7B66"/>
    <w:rsid w:val="009B7CD3"/>
    <w:rsid w:val="009B7CF9"/>
    <w:rsid w:val="009B7F09"/>
    <w:rsid w:val="009B7F19"/>
    <w:rsid w:val="009C01CA"/>
    <w:rsid w:val="009C030E"/>
    <w:rsid w:val="009C058D"/>
    <w:rsid w:val="009C05AB"/>
    <w:rsid w:val="009C06D2"/>
    <w:rsid w:val="009C0D01"/>
    <w:rsid w:val="009C0D1E"/>
    <w:rsid w:val="009C10AB"/>
    <w:rsid w:val="009C10C2"/>
    <w:rsid w:val="009C1213"/>
    <w:rsid w:val="009C1313"/>
    <w:rsid w:val="009C1C97"/>
    <w:rsid w:val="009C20D6"/>
    <w:rsid w:val="009C24C7"/>
    <w:rsid w:val="009C2646"/>
    <w:rsid w:val="009C2817"/>
    <w:rsid w:val="009C2A30"/>
    <w:rsid w:val="009C2CF8"/>
    <w:rsid w:val="009C30F2"/>
    <w:rsid w:val="009C32EB"/>
    <w:rsid w:val="009C33E2"/>
    <w:rsid w:val="009C35C5"/>
    <w:rsid w:val="009C38E7"/>
    <w:rsid w:val="009C3927"/>
    <w:rsid w:val="009C39D6"/>
    <w:rsid w:val="009C3CDF"/>
    <w:rsid w:val="009C3CEA"/>
    <w:rsid w:val="009C3DE1"/>
    <w:rsid w:val="009C46F6"/>
    <w:rsid w:val="009C4870"/>
    <w:rsid w:val="009C4D1B"/>
    <w:rsid w:val="009C4F34"/>
    <w:rsid w:val="009C4F5B"/>
    <w:rsid w:val="009C5521"/>
    <w:rsid w:val="009C5AD6"/>
    <w:rsid w:val="009C615E"/>
    <w:rsid w:val="009C662A"/>
    <w:rsid w:val="009C6C76"/>
    <w:rsid w:val="009C6E78"/>
    <w:rsid w:val="009C6EC5"/>
    <w:rsid w:val="009C6EE5"/>
    <w:rsid w:val="009C6F4B"/>
    <w:rsid w:val="009C6FE8"/>
    <w:rsid w:val="009C721F"/>
    <w:rsid w:val="009C7275"/>
    <w:rsid w:val="009C73C0"/>
    <w:rsid w:val="009C768B"/>
    <w:rsid w:val="009C7C9B"/>
    <w:rsid w:val="009C7F3C"/>
    <w:rsid w:val="009D040B"/>
    <w:rsid w:val="009D04F0"/>
    <w:rsid w:val="009D0632"/>
    <w:rsid w:val="009D0B06"/>
    <w:rsid w:val="009D0CAC"/>
    <w:rsid w:val="009D0DCF"/>
    <w:rsid w:val="009D0DDE"/>
    <w:rsid w:val="009D0F43"/>
    <w:rsid w:val="009D12D8"/>
    <w:rsid w:val="009D1327"/>
    <w:rsid w:val="009D1679"/>
    <w:rsid w:val="009D16D5"/>
    <w:rsid w:val="009D17F7"/>
    <w:rsid w:val="009D18EA"/>
    <w:rsid w:val="009D1A60"/>
    <w:rsid w:val="009D1D9B"/>
    <w:rsid w:val="009D22CE"/>
    <w:rsid w:val="009D241B"/>
    <w:rsid w:val="009D2676"/>
    <w:rsid w:val="009D2C4E"/>
    <w:rsid w:val="009D2CF0"/>
    <w:rsid w:val="009D2FF3"/>
    <w:rsid w:val="009D33D4"/>
    <w:rsid w:val="009D3662"/>
    <w:rsid w:val="009D366E"/>
    <w:rsid w:val="009D37E5"/>
    <w:rsid w:val="009D3E8E"/>
    <w:rsid w:val="009D424F"/>
    <w:rsid w:val="009D4326"/>
    <w:rsid w:val="009D43E6"/>
    <w:rsid w:val="009D4741"/>
    <w:rsid w:val="009D4814"/>
    <w:rsid w:val="009D4840"/>
    <w:rsid w:val="009D496B"/>
    <w:rsid w:val="009D4D4B"/>
    <w:rsid w:val="009D4DA2"/>
    <w:rsid w:val="009D4E64"/>
    <w:rsid w:val="009D5374"/>
    <w:rsid w:val="009D53A6"/>
    <w:rsid w:val="009D56C5"/>
    <w:rsid w:val="009D5DF4"/>
    <w:rsid w:val="009D6298"/>
    <w:rsid w:val="009D6898"/>
    <w:rsid w:val="009D6A43"/>
    <w:rsid w:val="009D6BC7"/>
    <w:rsid w:val="009D70F5"/>
    <w:rsid w:val="009D71A6"/>
    <w:rsid w:val="009D7877"/>
    <w:rsid w:val="009D7A9E"/>
    <w:rsid w:val="009D7D04"/>
    <w:rsid w:val="009E0175"/>
    <w:rsid w:val="009E0241"/>
    <w:rsid w:val="009E0332"/>
    <w:rsid w:val="009E039F"/>
    <w:rsid w:val="009E0A9E"/>
    <w:rsid w:val="009E0E1D"/>
    <w:rsid w:val="009E10E5"/>
    <w:rsid w:val="009E14EB"/>
    <w:rsid w:val="009E209E"/>
    <w:rsid w:val="009E2477"/>
    <w:rsid w:val="009E268C"/>
    <w:rsid w:val="009E2716"/>
    <w:rsid w:val="009E282F"/>
    <w:rsid w:val="009E2841"/>
    <w:rsid w:val="009E2D52"/>
    <w:rsid w:val="009E2DB4"/>
    <w:rsid w:val="009E2E02"/>
    <w:rsid w:val="009E2FC1"/>
    <w:rsid w:val="009E3082"/>
    <w:rsid w:val="009E30A4"/>
    <w:rsid w:val="009E356A"/>
    <w:rsid w:val="009E36E3"/>
    <w:rsid w:val="009E3AD7"/>
    <w:rsid w:val="009E3FCE"/>
    <w:rsid w:val="009E407F"/>
    <w:rsid w:val="009E44A2"/>
    <w:rsid w:val="009E45A9"/>
    <w:rsid w:val="009E4A30"/>
    <w:rsid w:val="009E4D37"/>
    <w:rsid w:val="009E548B"/>
    <w:rsid w:val="009E54FD"/>
    <w:rsid w:val="009E6D0C"/>
    <w:rsid w:val="009E6F8D"/>
    <w:rsid w:val="009E7132"/>
    <w:rsid w:val="009E71F6"/>
    <w:rsid w:val="009E756D"/>
    <w:rsid w:val="009E75E6"/>
    <w:rsid w:val="009E7666"/>
    <w:rsid w:val="009E76AE"/>
    <w:rsid w:val="009E7D8B"/>
    <w:rsid w:val="009F0137"/>
    <w:rsid w:val="009F015E"/>
    <w:rsid w:val="009F0299"/>
    <w:rsid w:val="009F044F"/>
    <w:rsid w:val="009F04D0"/>
    <w:rsid w:val="009F0567"/>
    <w:rsid w:val="009F0C03"/>
    <w:rsid w:val="009F0D2F"/>
    <w:rsid w:val="009F0F9C"/>
    <w:rsid w:val="009F1853"/>
    <w:rsid w:val="009F21A3"/>
    <w:rsid w:val="009F24D7"/>
    <w:rsid w:val="009F2834"/>
    <w:rsid w:val="009F2A02"/>
    <w:rsid w:val="009F2AD1"/>
    <w:rsid w:val="009F31DA"/>
    <w:rsid w:val="009F3281"/>
    <w:rsid w:val="009F3457"/>
    <w:rsid w:val="009F3AD9"/>
    <w:rsid w:val="009F3C2F"/>
    <w:rsid w:val="009F42E8"/>
    <w:rsid w:val="009F4346"/>
    <w:rsid w:val="009F4348"/>
    <w:rsid w:val="009F445F"/>
    <w:rsid w:val="009F45DB"/>
    <w:rsid w:val="009F4660"/>
    <w:rsid w:val="009F47C0"/>
    <w:rsid w:val="009F489B"/>
    <w:rsid w:val="009F48A5"/>
    <w:rsid w:val="009F5BA3"/>
    <w:rsid w:val="009F5C12"/>
    <w:rsid w:val="009F5DD0"/>
    <w:rsid w:val="009F6024"/>
    <w:rsid w:val="009F6581"/>
    <w:rsid w:val="009F65BF"/>
    <w:rsid w:val="009F6737"/>
    <w:rsid w:val="009F6B83"/>
    <w:rsid w:val="009F6C5C"/>
    <w:rsid w:val="009F70F0"/>
    <w:rsid w:val="009F71EC"/>
    <w:rsid w:val="009F75A3"/>
    <w:rsid w:val="009F75C9"/>
    <w:rsid w:val="009F75F3"/>
    <w:rsid w:val="009F768C"/>
    <w:rsid w:val="009F76E4"/>
    <w:rsid w:val="009F77D7"/>
    <w:rsid w:val="009F7889"/>
    <w:rsid w:val="009F7BF7"/>
    <w:rsid w:val="009F7C3D"/>
    <w:rsid w:val="009F7FB3"/>
    <w:rsid w:val="00A00117"/>
    <w:rsid w:val="00A006BE"/>
    <w:rsid w:val="00A00842"/>
    <w:rsid w:val="00A00B17"/>
    <w:rsid w:val="00A0103B"/>
    <w:rsid w:val="00A010C7"/>
    <w:rsid w:val="00A01104"/>
    <w:rsid w:val="00A01477"/>
    <w:rsid w:val="00A017E1"/>
    <w:rsid w:val="00A01C05"/>
    <w:rsid w:val="00A02343"/>
    <w:rsid w:val="00A0261F"/>
    <w:rsid w:val="00A02E3E"/>
    <w:rsid w:val="00A03732"/>
    <w:rsid w:val="00A0380F"/>
    <w:rsid w:val="00A038C5"/>
    <w:rsid w:val="00A03A3D"/>
    <w:rsid w:val="00A03BED"/>
    <w:rsid w:val="00A04017"/>
    <w:rsid w:val="00A040C9"/>
    <w:rsid w:val="00A04226"/>
    <w:rsid w:val="00A0426A"/>
    <w:rsid w:val="00A04441"/>
    <w:rsid w:val="00A0455A"/>
    <w:rsid w:val="00A045E5"/>
    <w:rsid w:val="00A0485A"/>
    <w:rsid w:val="00A0496D"/>
    <w:rsid w:val="00A04ACA"/>
    <w:rsid w:val="00A04BD1"/>
    <w:rsid w:val="00A04C36"/>
    <w:rsid w:val="00A050FA"/>
    <w:rsid w:val="00A0514F"/>
    <w:rsid w:val="00A05356"/>
    <w:rsid w:val="00A05860"/>
    <w:rsid w:val="00A05E1B"/>
    <w:rsid w:val="00A06513"/>
    <w:rsid w:val="00A06528"/>
    <w:rsid w:val="00A06B6D"/>
    <w:rsid w:val="00A075BE"/>
    <w:rsid w:val="00A07693"/>
    <w:rsid w:val="00A076AA"/>
    <w:rsid w:val="00A07853"/>
    <w:rsid w:val="00A07933"/>
    <w:rsid w:val="00A07AD0"/>
    <w:rsid w:val="00A07B78"/>
    <w:rsid w:val="00A07BA6"/>
    <w:rsid w:val="00A07C1B"/>
    <w:rsid w:val="00A1003D"/>
    <w:rsid w:val="00A1073A"/>
    <w:rsid w:val="00A113B5"/>
    <w:rsid w:val="00A11635"/>
    <w:rsid w:val="00A1164F"/>
    <w:rsid w:val="00A1169A"/>
    <w:rsid w:val="00A11C6C"/>
    <w:rsid w:val="00A11FC2"/>
    <w:rsid w:val="00A12130"/>
    <w:rsid w:val="00A1258F"/>
    <w:rsid w:val="00A128D2"/>
    <w:rsid w:val="00A12B57"/>
    <w:rsid w:val="00A12D73"/>
    <w:rsid w:val="00A12F89"/>
    <w:rsid w:val="00A13179"/>
    <w:rsid w:val="00A1353D"/>
    <w:rsid w:val="00A135DC"/>
    <w:rsid w:val="00A13605"/>
    <w:rsid w:val="00A13CBB"/>
    <w:rsid w:val="00A14349"/>
    <w:rsid w:val="00A1479B"/>
    <w:rsid w:val="00A14E36"/>
    <w:rsid w:val="00A151B7"/>
    <w:rsid w:val="00A159D0"/>
    <w:rsid w:val="00A15A89"/>
    <w:rsid w:val="00A16325"/>
    <w:rsid w:val="00A1668E"/>
    <w:rsid w:val="00A1687B"/>
    <w:rsid w:val="00A168F0"/>
    <w:rsid w:val="00A16C4D"/>
    <w:rsid w:val="00A1715D"/>
    <w:rsid w:val="00A17535"/>
    <w:rsid w:val="00A17591"/>
    <w:rsid w:val="00A176E2"/>
    <w:rsid w:val="00A17AF8"/>
    <w:rsid w:val="00A17CFF"/>
    <w:rsid w:val="00A17DC1"/>
    <w:rsid w:val="00A208A5"/>
    <w:rsid w:val="00A209F8"/>
    <w:rsid w:val="00A20A0A"/>
    <w:rsid w:val="00A20A1B"/>
    <w:rsid w:val="00A20D80"/>
    <w:rsid w:val="00A21137"/>
    <w:rsid w:val="00A2118F"/>
    <w:rsid w:val="00A21338"/>
    <w:rsid w:val="00A2139D"/>
    <w:rsid w:val="00A21539"/>
    <w:rsid w:val="00A21642"/>
    <w:rsid w:val="00A216E1"/>
    <w:rsid w:val="00A217D5"/>
    <w:rsid w:val="00A21800"/>
    <w:rsid w:val="00A21C52"/>
    <w:rsid w:val="00A22B56"/>
    <w:rsid w:val="00A22C1C"/>
    <w:rsid w:val="00A22E81"/>
    <w:rsid w:val="00A22EF5"/>
    <w:rsid w:val="00A22F82"/>
    <w:rsid w:val="00A2305F"/>
    <w:rsid w:val="00A2343D"/>
    <w:rsid w:val="00A23C03"/>
    <w:rsid w:val="00A23FC0"/>
    <w:rsid w:val="00A2408D"/>
    <w:rsid w:val="00A242F8"/>
    <w:rsid w:val="00A24319"/>
    <w:rsid w:val="00A2461A"/>
    <w:rsid w:val="00A24653"/>
    <w:rsid w:val="00A246A6"/>
    <w:rsid w:val="00A246F3"/>
    <w:rsid w:val="00A248C1"/>
    <w:rsid w:val="00A24C38"/>
    <w:rsid w:val="00A25165"/>
    <w:rsid w:val="00A255E1"/>
    <w:rsid w:val="00A256FC"/>
    <w:rsid w:val="00A257B8"/>
    <w:rsid w:val="00A258CF"/>
    <w:rsid w:val="00A25998"/>
    <w:rsid w:val="00A25CA5"/>
    <w:rsid w:val="00A25ECC"/>
    <w:rsid w:val="00A2608D"/>
    <w:rsid w:val="00A2631B"/>
    <w:rsid w:val="00A263C6"/>
    <w:rsid w:val="00A26691"/>
    <w:rsid w:val="00A2683F"/>
    <w:rsid w:val="00A26D85"/>
    <w:rsid w:val="00A26D88"/>
    <w:rsid w:val="00A2724C"/>
    <w:rsid w:val="00A2739D"/>
    <w:rsid w:val="00A273A3"/>
    <w:rsid w:val="00A27426"/>
    <w:rsid w:val="00A27619"/>
    <w:rsid w:val="00A27C4F"/>
    <w:rsid w:val="00A306C2"/>
    <w:rsid w:val="00A308AA"/>
    <w:rsid w:val="00A30E6A"/>
    <w:rsid w:val="00A30FAA"/>
    <w:rsid w:val="00A31358"/>
    <w:rsid w:val="00A315DC"/>
    <w:rsid w:val="00A31A5D"/>
    <w:rsid w:val="00A31BCC"/>
    <w:rsid w:val="00A32176"/>
    <w:rsid w:val="00A321B0"/>
    <w:rsid w:val="00A321DE"/>
    <w:rsid w:val="00A3254A"/>
    <w:rsid w:val="00A32899"/>
    <w:rsid w:val="00A32D42"/>
    <w:rsid w:val="00A3302B"/>
    <w:rsid w:val="00A3325C"/>
    <w:rsid w:val="00A3329D"/>
    <w:rsid w:val="00A3357F"/>
    <w:rsid w:val="00A3384C"/>
    <w:rsid w:val="00A339E4"/>
    <w:rsid w:val="00A33A5C"/>
    <w:rsid w:val="00A34284"/>
    <w:rsid w:val="00A3440E"/>
    <w:rsid w:val="00A345AE"/>
    <w:rsid w:val="00A3493B"/>
    <w:rsid w:val="00A34D21"/>
    <w:rsid w:val="00A34E2B"/>
    <w:rsid w:val="00A34F0D"/>
    <w:rsid w:val="00A354AD"/>
    <w:rsid w:val="00A35DBF"/>
    <w:rsid w:val="00A36187"/>
    <w:rsid w:val="00A361E6"/>
    <w:rsid w:val="00A36372"/>
    <w:rsid w:val="00A3653E"/>
    <w:rsid w:val="00A36842"/>
    <w:rsid w:val="00A36A06"/>
    <w:rsid w:val="00A36A9A"/>
    <w:rsid w:val="00A36B1B"/>
    <w:rsid w:val="00A36D8D"/>
    <w:rsid w:val="00A36FEF"/>
    <w:rsid w:val="00A372D5"/>
    <w:rsid w:val="00A376C3"/>
    <w:rsid w:val="00A3773F"/>
    <w:rsid w:val="00A37DE3"/>
    <w:rsid w:val="00A37F93"/>
    <w:rsid w:val="00A400BF"/>
    <w:rsid w:val="00A4025A"/>
    <w:rsid w:val="00A40314"/>
    <w:rsid w:val="00A403EB"/>
    <w:rsid w:val="00A40503"/>
    <w:rsid w:val="00A40804"/>
    <w:rsid w:val="00A40B48"/>
    <w:rsid w:val="00A40C24"/>
    <w:rsid w:val="00A40C73"/>
    <w:rsid w:val="00A40DC7"/>
    <w:rsid w:val="00A4118D"/>
    <w:rsid w:val="00A4146C"/>
    <w:rsid w:val="00A417E0"/>
    <w:rsid w:val="00A41AD5"/>
    <w:rsid w:val="00A41BF0"/>
    <w:rsid w:val="00A42008"/>
    <w:rsid w:val="00A42214"/>
    <w:rsid w:val="00A42491"/>
    <w:rsid w:val="00A42AF7"/>
    <w:rsid w:val="00A43C45"/>
    <w:rsid w:val="00A43DBF"/>
    <w:rsid w:val="00A4401D"/>
    <w:rsid w:val="00A4412A"/>
    <w:rsid w:val="00A4451B"/>
    <w:rsid w:val="00A4465C"/>
    <w:rsid w:val="00A448F8"/>
    <w:rsid w:val="00A44AE5"/>
    <w:rsid w:val="00A44B33"/>
    <w:rsid w:val="00A44D30"/>
    <w:rsid w:val="00A4509F"/>
    <w:rsid w:val="00A4513C"/>
    <w:rsid w:val="00A456FF"/>
    <w:rsid w:val="00A457F9"/>
    <w:rsid w:val="00A45B8C"/>
    <w:rsid w:val="00A45D86"/>
    <w:rsid w:val="00A460B3"/>
    <w:rsid w:val="00A4641B"/>
    <w:rsid w:val="00A46CBB"/>
    <w:rsid w:val="00A46D16"/>
    <w:rsid w:val="00A46D60"/>
    <w:rsid w:val="00A47011"/>
    <w:rsid w:val="00A47182"/>
    <w:rsid w:val="00A47828"/>
    <w:rsid w:val="00A47874"/>
    <w:rsid w:val="00A47B06"/>
    <w:rsid w:val="00A50588"/>
    <w:rsid w:val="00A50608"/>
    <w:rsid w:val="00A50722"/>
    <w:rsid w:val="00A50842"/>
    <w:rsid w:val="00A508C5"/>
    <w:rsid w:val="00A50BFB"/>
    <w:rsid w:val="00A50D15"/>
    <w:rsid w:val="00A50D48"/>
    <w:rsid w:val="00A50EAD"/>
    <w:rsid w:val="00A51647"/>
    <w:rsid w:val="00A517A7"/>
    <w:rsid w:val="00A521EE"/>
    <w:rsid w:val="00A5247F"/>
    <w:rsid w:val="00A529E2"/>
    <w:rsid w:val="00A52D9F"/>
    <w:rsid w:val="00A52E13"/>
    <w:rsid w:val="00A5310F"/>
    <w:rsid w:val="00A5333A"/>
    <w:rsid w:val="00A5340D"/>
    <w:rsid w:val="00A53571"/>
    <w:rsid w:val="00A5400F"/>
    <w:rsid w:val="00A54071"/>
    <w:rsid w:val="00A540FF"/>
    <w:rsid w:val="00A5415E"/>
    <w:rsid w:val="00A54193"/>
    <w:rsid w:val="00A541D6"/>
    <w:rsid w:val="00A5491D"/>
    <w:rsid w:val="00A54B8D"/>
    <w:rsid w:val="00A54CDB"/>
    <w:rsid w:val="00A54D50"/>
    <w:rsid w:val="00A54E02"/>
    <w:rsid w:val="00A54F5F"/>
    <w:rsid w:val="00A54FCA"/>
    <w:rsid w:val="00A54FDD"/>
    <w:rsid w:val="00A55321"/>
    <w:rsid w:val="00A554DE"/>
    <w:rsid w:val="00A55938"/>
    <w:rsid w:val="00A55C34"/>
    <w:rsid w:val="00A55CDD"/>
    <w:rsid w:val="00A55D34"/>
    <w:rsid w:val="00A55F1A"/>
    <w:rsid w:val="00A56B9C"/>
    <w:rsid w:val="00A56F2F"/>
    <w:rsid w:val="00A571E9"/>
    <w:rsid w:val="00A574E1"/>
    <w:rsid w:val="00A57DBE"/>
    <w:rsid w:val="00A57FCE"/>
    <w:rsid w:val="00A60495"/>
    <w:rsid w:val="00A60644"/>
    <w:rsid w:val="00A6065A"/>
    <w:rsid w:val="00A607F8"/>
    <w:rsid w:val="00A609D1"/>
    <w:rsid w:val="00A60EE0"/>
    <w:rsid w:val="00A611E4"/>
    <w:rsid w:val="00A61549"/>
    <w:rsid w:val="00A615E2"/>
    <w:rsid w:val="00A61716"/>
    <w:rsid w:val="00A61796"/>
    <w:rsid w:val="00A61AFA"/>
    <w:rsid w:val="00A61E13"/>
    <w:rsid w:val="00A6230E"/>
    <w:rsid w:val="00A62366"/>
    <w:rsid w:val="00A62418"/>
    <w:rsid w:val="00A626C5"/>
    <w:rsid w:val="00A62773"/>
    <w:rsid w:val="00A62865"/>
    <w:rsid w:val="00A629DF"/>
    <w:rsid w:val="00A62BCB"/>
    <w:rsid w:val="00A62CB6"/>
    <w:rsid w:val="00A63148"/>
    <w:rsid w:val="00A63212"/>
    <w:rsid w:val="00A63CED"/>
    <w:rsid w:val="00A641D3"/>
    <w:rsid w:val="00A6431D"/>
    <w:rsid w:val="00A64412"/>
    <w:rsid w:val="00A644AF"/>
    <w:rsid w:val="00A645B4"/>
    <w:rsid w:val="00A64709"/>
    <w:rsid w:val="00A648B8"/>
    <w:rsid w:val="00A64C41"/>
    <w:rsid w:val="00A65121"/>
    <w:rsid w:val="00A651D4"/>
    <w:rsid w:val="00A652AF"/>
    <w:rsid w:val="00A654E1"/>
    <w:rsid w:val="00A654F9"/>
    <w:rsid w:val="00A65658"/>
    <w:rsid w:val="00A656E9"/>
    <w:rsid w:val="00A657FC"/>
    <w:rsid w:val="00A65E03"/>
    <w:rsid w:val="00A65E5E"/>
    <w:rsid w:val="00A65EFB"/>
    <w:rsid w:val="00A662F6"/>
    <w:rsid w:val="00A66B53"/>
    <w:rsid w:val="00A66CC7"/>
    <w:rsid w:val="00A66D4F"/>
    <w:rsid w:val="00A66E75"/>
    <w:rsid w:val="00A676C8"/>
    <w:rsid w:val="00A67AD1"/>
    <w:rsid w:val="00A701C8"/>
    <w:rsid w:val="00A70AE4"/>
    <w:rsid w:val="00A70C4D"/>
    <w:rsid w:val="00A70D0B"/>
    <w:rsid w:val="00A70E54"/>
    <w:rsid w:val="00A71696"/>
    <w:rsid w:val="00A717B0"/>
    <w:rsid w:val="00A71E3E"/>
    <w:rsid w:val="00A723AE"/>
    <w:rsid w:val="00A7241C"/>
    <w:rsid w:val="00A725AF"/>
    <w:rsid w:val="00A725D0"/>
    <w:rsid w:val="00A730C6"/>
    <w:rsid w:val="00A73124"/>
    <w:rsid w:val="00A73292"/>
    <w:rsid w:val="00A7334D"/>
    <w:rsid w:val="00A735A6"/>
    <w:rsid w:val="00A7379C"/>
    <w:rsid w:val="00A73D0A"/>
    <w:rsid w:val="00A73F0F"/>
    <w:rsid w:val="00A740E0"/>
    <w:rsid w:val="00A74185"/>
    <w:rsid w:val="00A741BB"/>
    <w:rsid w:val="00A742C5"/>
    <w:rsid w:val="00A74771"/>
    <w:rsid w:val="00A74D4A"/>
    <w:rsid w:val="00A74ECD"/>
    <w:rsid w:val="00A74FDA"/>
    <w:rsid w:val="00A75210"/>
    <w:rsid w:val="00A756B7"/>
    <w:rsid w:val="00A756C1"/>
    <w:rsid w:val="00A75ABD"/>
    <w:rsid w:val="00A75C8A"/>
    <w:rsid w:val="00A75FE6"/>
    <w:rsid w:val="00A7614E"/>
    <w:rsid w:val="00A7643C"/>
    <w:rsid w:val="00A764BB"/>
    <w:rsid w:val="00A76779"/>
    <w:rsid w:val="00A76893"/>
    <w:rsid w:val="00A76C2E"/>
    <w:rsid w:val="00A76CD6"/>
    <w:rsid w:val="00A77175"/>
    <w:rsid w:val="00A77209"/>
    <w:rsid w:val="00A774A8"/>
    <w:rsid w:val="00A775D0"/>
    <w:rsid w:val="00A77656"/>
    <w:rsid w:val="00A77886"/>
    <w:rsid w:val="00A77B31"/>
    <w:rsid w:val="00A77C06"/>
    <w:rsid w:val="00A80315"/>
    <w:rsid w:val="00A805E0"/>
    <w:rsid w:val="00A80756"/>
    <w:rsid w:val="00A80975"/>
    <w:rsid w:val="00A81826"/>
    <w:rsid w:val="00A8187D"/>
    <w:rsid w:val="00A8190D"/>
    <w:rsid w:val="00A81C56"/>
    <w:rsid w:val="00A82050"/>
    <w:rsid w:val="00A82356"/>
    <w:rsid w:val="00A8275F"/>
    <w:rsid w:val="00A82979"/>
    <w:rsid w:val="00A82A4C"/>
    <w:rsid w:val="00A82A7E"/>
    <w:rsid w:val="00A82B1D"/>
    <w:rsid w:val="00A82E6C"/>
    <w:rsid w:val="00A83233"/>
    <w:rsid w:val="00A8351A"/>
    <w:rsid w:val="00A836FB"/>
    <w:rsid w:val="00A8375D"/>
    <w:rsid w:val="00A83824"/>
    <w:rsid w:val="00A8393E"/>
    <w:rsid w:val="00A83A97"/>
    <w:rsid w:val="00A83C61"/>
    <w:rsid w:val="00A8425D"/>
    <w:rsid w:val="00A8447C"/>
    <w:rsid w:val="00A84932"/>
    <w:rsid w:val="00A84968"/>
    <w:rsid w:val="00A84BC3"/>
    <w:rsid w:val="00A84D0D"/>
    <w:rsid w:val="00A85BBB"/>
    <w:rsid w:val="00A85C46"/>
    <w:rsid w:val="00A85F3A"/>
    <w:rsid w:val="00A86120"/>
    <w:rsid w:val="00A8659C"/>
    <w:rsid w:val="00A866E5"/>
    <w:rsid w:val="00A8671D"/>
    <w:rsid w:val="00A8676F"/>
    <w:rsid w:val="00A86C67"/>
    <w:rsid w:val="00A86CF3"/>
    <w:rsid w:val="00A86E5A"/>
    <w:rsid w:val="00A86F0C"/>
    <w:rsid w:val="00A87077"/>
    <w:rsid w:val="00A87244"/>
    <w:rsid w:val="00A879D0"/>
    <w:rsid w:val="00A87B20"/>
    <w:rsid w:val="00A87CCA"/>
    <w:rsid w:val="00A87EED"/>
    <w:rsid w:val="00A902E6"/>
    <w:rsid w:val="00A9038B"/>
    <w:rsid w:val="00A90597"/>
    <w:rsid w:val="00A90740"/>
    <w:rsid w:val="00A908A9"/>
    <w:rsid w:val="00A90AA1"/>
    <w:rsid w:val="00A90DD4"/>
    <w:rsid w:val="00A91048"/>
    <w:rsid w:val="00A91147"/>
    <w:rsid w:val="00A91480"/>
    <w:rsid w:val="00A915DF"/>
    <w:rsid w:val="00A91601"/>
    <w:rsid w:val="00A9168B"/>
    <w:rsid w:val="00A91C2F"/>
    <w:rsid w:val="00A91F07"/>
    <w:rsid w:val="00A92104"/>
    <w:rsid w:val="00A921A1"/>
    <w:rsid w:val="00A925E9"/>
    <w:rsid w:val="00A92921"/>
    <w:rsid w:val="00A92D1B"/>
    <w:rsid w:val="00A92FA7"/>
    <w:rsid w:val="00A937E8"/>
    <w:rsid w:val="00A93A01"/>
    <w:rsid w:val="00A93C22"/>
    <w:rsid w:val="00A93D0D"/>
    <w:rsid w:val="00A93D77"/>
    <w:rsid w:val="00A93E73"/>
    <w:rsid w:val="00A9416D"/>
    <w:rsid w:val="00A941A9"/>
    <w:rsid w:val="00A942BB"/>
    <w:rsid w:val="00A9433D"/>
    <w:rsid w:val="00A945EC"/>
    <w:rsid w:val="00A94C6A"/>
    <w:rsid w:val="00A94CB5"/>
    <w:rsid w:val="00A94CC1"/>
    <w:rsid w:val="00A952FC"/>
    <w:rsid w:val="00A95622"/>
    <w:rsid w:val="00A95707"/>
    <w:rsid w:val="00A95B88"/>
    <w:rsid w:val="00A95CA3"/>
    <w:rsid w:val="00A95EC6"/>
    <w:rsid w:val="00A95F6A"/>
    <w:rsid w:val="00A964D2"/>
    <w:rsid w:val="00A966FC"/>
    <w:rsid w:val="00A96800"/>
    <w:rsid w:val="00A96909"/>
    <w:rsid w:val="00A96971"/>
    <w:rsid w:val="00A9699C"/>
    <w:rsid w:val="00A96AFF"/>
    <w:rsid w:val="00A96C02"/>
    <w:rsid w:val="00A96CD2"/>
    <w:rsid w:val="00A970BC"/>
    <w:rsid w:val="00A970EF"/>
    <w:rsid w:val="00A973B8"/>
    <w:rsid w:val="00A97A70"/>
    <w:rsid w:val="00A97CFC"/>
    <w:rsid w:val="00A97F41"/>
    <w:rsid w:val="00AA0297"/>
    <w:rsid w:val="00AA06AE"/>
    <w:rsid w:val="00AA095E"/>
    <w:rsid w:val="00AA0BF1"/>
    <w:rsid w:val="00AA0C10"/>
    <w:rsid w:val="00AA0C82"/>
    <w:rsid w:val="00AA0E60"/>
    <w:rsid w:val="00AA151C"/>
    <w:rsid w:val="00AA199E"/>
    <w:rsid w:val="00AA1A48"/>
    <w:rsid w:val="00AA1B5F"/>
    <w:rsid w:val="00AA1DC6"/>
    <w:rsid w:val="00AA1DD9"/>
    <w:rsid w:val="00AA20B1"/>
    <w:rsid w:val="00AA26A0"/>
    <w:rsid w:val="00AA2774"/>
    <w:rsid w:val="00AA2C66"/>
    <w:rsid w:val="00AA2D62"/>
    <w:rsid w:val="00AA3052"/>
    <w:rsid w:val="00AA308B"/>
    <w:rsid w:val="00AA3333"/>
    <w:rsid w:val="00AA347F"/>
    <w:rsid w:val="00AA34A3"/>
    <w:rsid w:val="00AA3632"/>
    <w:rsid w:val="00AA3934"/>
    <w:rsid w:val="00AA3B66"/>
    <w:rsid w:val="00AA3C10"/>
    <w:rsid w:val="00AA3D55"/>
    <w:rsid w:val="00AA41C2"/>
    <w:rsid w:val="00AA48CC"/>
    <w:rsid w:val="00AA4966"/>
    <w:rsid w:val="00AA4FF3"/>
    <w:rsid w:val="00AA5326"/>
    <w:rsid w:val="00AA58CD"/>
    <w:rsid w:val="00AA58F3"/>
    <w:rsid w:val="00AA5D9A"/>
    <w:rsid w:val="00AA6168"/>
    <w:rsid w:val="00AA671B"/>
    <w:rsid w:val="00AA6930"/>
    <w:rsid w:val="00AA6A3E"/>
    <w:rsid w:val="00AA6C77"/>
    <w:rsid w:val="00AA6DA0"/>
    <w:rsid w:val="00AA6EC3"/>
    <w:rsid w:val="00AA6F6B"/>
    <w:rsid w:val="00AA6F83"/>
    <w:rsid w:val="00AA72D6"/>
    <w:rsid w:val="00AA734D"/>
    <w:rsid w:val="00AA73D6"/>
    <w:rsid w:val="00AA763D"/>
    <w:rsid w:val="00AA7753"/>
    <w:rsid w:val="00AA7AB2"/>
    <w:rsid w:val="00AA7B7E"/>
    <w:rsid w:val="00AA7B9E"/>
    <w:rsid w:val="00AA7C21"/>
    <w:rsid w:val="00AB05E0"/>
    <w:rsid w:val="00AB081C"/>
    <w:rsid w:val="00AB08B6"/>
    <w:rsid w:val="00AB0A4E"/>
    <w:rsid w:val="00AB17C8"/>
    <w:rsid w:val="00AB193A"/>
    <w:rsid w:val="00AB1C93"/>
    <w:rsid w:val="00AB1CDD"/>
    <w:rsid w:val="00AB1EA2"/>
    <w:rsid w:val="00AB1F50"/>
    <w:rsid w:val="00AB2077"/>
    <w:rsid w:val="00AB22D4"/>
    <w:rsid w:val="00AB234D"/>
    <w:rsid w:val="00AB2415"/>
    <w:rsid w:val="00AB24E9"/>
    <w:rsid w:val="00AB25CE"/>
    <w:rsid w:val="00AB25D9"/>
    <w:rsid w:val="00AB28E6"/>
    <w:rsid w:val="00AB2D03"/>
    <w:rsid w:val="00AB35FC"/>
    <w:rsid w:val="00AB3742"/>
    <w:rsid w:val="00AB3790"/>
    <w:rsid w:val="00AB3F0D"/>
    <w:rsid w:val="00AB433F"/>
    <w:rsid w:val="00AB45D6"/>
    <w:rsid w:val="00AB4610"/>
    <w:rsid w:val="00AB4648"/>
    <w:rsid w:val="00AB464C"/>
    <w:rsid w:val="00AB4BF7"/>
    <w:rsid w:val="00AB4CB8"/>
    <w:rsid w:val="00AB5137"/>
    <w:rsid w:val="00AB5396"/>
    <w:rsid w:val="00AB58D9"/>
    <w:rsid w:val="00AB5D5F"/>
    <w:rsid w:val="00AB5DDE"/>
    <w:rsid w:val="00AB6343"/>
    <w:rsid w:val="00AB6381"/>
    <w:rsid w:val="00AB65E4"/>
    <w:rsid w:val="00AB6640"/>
    <w:rsid w:val="00AB6750"/>
    <w:rsid w:val="00AB67E8"/>
    <w:rsid w:val="00AB6817"/>
    <w:rsid w:val="00AB6A19"/>
    <w:rsid w:val="00AB6B8F"/>
    <w:rsid w:val="00AB72EE"/>
    <w:rsid w:val="00AB789B"/>
    <w:rsid w:val="00AB7A24"/>
    <w:rsid w:val="00AB7D04"/>
    <w:rsid w:val="00AB7D4F"/>
    <w:rsid w:val="00AB7F5E"/>
    <w:rsid w:val="00AC0077"/>
    <w:rsid w:val="00AC0174"/>
    <w:rsid w:val="00AC03F2"/>
    <w:rsid w:val="00AC06F4"/>
    <w:rsid w:val="00AC0996"/>
    <w:rsid w:val="00AC09A0"/>
    <w:rsid w:val="00AC0C68"/>
    <w:rsid w:val="00AC105D"/>
    <w:rsid w:val="00AC1139"/>
    <w:rsid w:val="00AC121D"/>
    <w:rsid w:val="00AC124A"/>
    <w:rsid w:val="00AC1791"/>
    <w:rsid w:val="00AC17E3"/>
    <w:rsid w:val="00AC1CAF"/>
    <w:rsid w:val="00AC2835"/>
    <w:rsid w:val="00AC2935"/>
    <w:rsid w:val="00AC2B87"/>
    <w:rsid w:val="00AC2E50"/>
    <w:rsid w:val="00AC2F54"/>
    <w:rsid w:val="00AC325B"/>
    <w:rsid w:val="00AC3611"/>
    <w:rsid w:val="00AC36D1"/>
    <w:rsid w:val="00AC3832"/>
    <w:rsid w:val="00AC3C4D"/>
    <w:rsid w:val="00AC3D8C"/>
    <w:rsid w:val="00AC4364"/>
    <w:rsid w:val="00AC4B5B"/>
    <w:rsid w:val="00AC4C9A"/>
    <w:rsid w:val="00AC4E91"/>
    <w:rsid w:val="00AC4F39"/>
    <w:rsid w:val="00AC4FFD"/>
    <w:rsid w:val="00AC5172"/>
    <w:rsid w:val="00AC580A"/>
    <w:rsid w:val="00AC59E0"/>
    <w:rsid w:val="00AC59E7"/>
    <w:rsid w:val="00AC5F0B"/>
    <w:rsid w:val="00AC6060"/>
    <w:rsid w:val="00AC6245"/>
    <w:rsid w:val="00AC6302"/>
    <w:rsid w:val="00AC6410"/>
    <w:rsid w:val="00AC68B6"/>
    <w:rsid w:val="00AC68C9"/>
    <w:rsid w:val="00AC6ACD"/>
    <w:rsid w:val="00AC6C8B"/>
    <w:rsid w:val="00AC7BC0"/>
    <w:rsid w:val="00AC7E33"/>
    <w:rsid w:val="00AC7F00"/>
    <w:rsid w:val="00AC7F6B"/>
    <w:rsid w:val="00AD02AB"/>
    <w:rsid w:val="00AD0444"/>
    <w:rsid w:val="00AD069A"/>
    <w:rsid w:val="00AD07F0"/>
    <w:rsid w:val="00AD08FE"/>
    <w:rsid w:val="00AD09D5"/>
    <w:rsid w:val="00AD0C67"/>
    <w:rsid w:val="00AD0E83"/>
    <w:rsid w:val="00AD0F23"/>
    <w:rsid w:val="00AD10A2"/>
    <w:rsid w:val="00AD126A"/>
    <w:rsid w:val="00AD12C8"/>
    <w:rsid w:val="00AD15D0"/>
    <w:rsid w:val="00AD1E67"/>
    <w:rsid w:val="00AD20D4"/>
    <w:rsid w:val="00AD20DC"/>
    <w:rsid w:val="00AD21C5"/>
    <w:rsid w:val="00AD21E9"/>
    <w:rsid w:val="00AD3146"/>
    <w:rsid w:val="00AD328D"/>
    <w:rsid w:val="00AD33AC"/>
    <w:rsid w:val="00AD33D1"/>
    <w:rsid w:val="00AD359D"/>
    <w:rsid w:val="00AD39F3"/>
    <w:rsid w:val="00AD447C"/>
    <w:rsid w:val="00AD4554"/>
    <w:rsid w:val="00AD4613"/>
    <w:rsid w:val="00AD4C31"/>
    <w:rsid w:val="00AD4ED8"/>
    <w:rsid w:val="00AD514E"/>
    <w:rsid w:val="00AD51B7"/>
    <w:rsid w:val="00AD5AC3"/>
    <w:rsid w:val="00AD5CC2"/>
    <w:rsid w:val="00AD5FB5"/>
    <w:rsid w:val="00AD5FEB"/>
    <w:rsid w:val="00AD61EA"/>
    <w:rsid w:val="00AD6476"/>
    <w:rsid w:val="00AD664E"/>
    <w:rsid w:val="00AD6732"/>
    <w:rsid w:val="00AD6C24"/>
    <w:rsid w:val="00AD6DA5"/>
    <w:rsid w:val="00AD6F2C"/>
    <w:rsid w:val="00AD6FCD"/>
    <w:rsid w:val="00AD7283"/>
    <w:rsid w:val="00AD7BC3"/>
    <w:rsid w:val="00AE03D7"/>
    <w:rsid w:val="00AE04AB"/>
    <w:rsid w:val="00AE05CA"/>
    <w:rsid w:val="00AE0711"/>
    <w:rsid w:val="00AE0991"/>
    <w:rsid w:val="00AE0AA6"/>
    <w:rsid w:val="00AE12B1"/>
    <w:rsid w:val="00AE1622"/>
    <w:rsid w:val="00AE2079"/>
    <w:rsid w:val="00AE2324"/>
    <w:rsid w:val="00AE24B1"/>
    <w:rsid w:val="00AE252C"/>
    <w:rsid w:val="00AE26C2"/>
    <w:rsid w:val="00AE2CE1"/>
    <w:rsid w:val="00AE2DE6"/>
    <w:rsid w:val="00AE30DB"/>
    <w:rsid w:val="00AE34D8"/>
    <w:rsid w:val="00AE35D4"/>
    <w:rsid w:val="00AE38F1"/>
    <w:rsid w:val="00AE3BBB"/>
    <w:rsid w:val="00AE3E46"/>
    <w:rsid w:val="00AE3ED3"/>
    <w:rsid w:val="00AE3F97"/>
    <w:rsid w:val="00AE426A"/>
    <w:rsid w:val="00AE499A"/>
    <w:rsid w:val="00AE4C4D"/>
    <w:rsid w:val="00AE4EE7"/>
    <w:rsid w:val="00AE4FE7"/>
    <w:rsid w:val="00AE551B"/>
    <w:rsid w:val="00AE5521"/>
    <w:rsid w:val="00AE57CB"/>
    <w:rsid w:val="00AE5B26"/>
    <w:rsid w:val="00AE5F33"/>
    <w:rsid w:val="00AE606D"/>
    <w:rsid w:val="00AE6245"/>
    <w:rsid w:val="00AE68A7"/>
    <w:rsid w:val="00AE6B38"/>
    <w:rsid w:val="00AE6C0C"/>
    <w:rsid w:val="00AE757F"/>
    <w:rsid w:val="00AE7624"/>
    <w:rsid w:val="00AE7779"/>
    <w:rsid w:val="00AE77CC"/>
    <w:rsid w:val="00AF01DE"/>
    <w:rsid w:val="00AF07AB"/>
    <w:rsid w:val="00AF0C04"/>
    <w:rsid w:val="00AF0E61"/>
    <w:rsid w:val="00AF0EB5"/>
    <w:rsid w:val="00AF0EC9"/>
    <w:rsid w:val="00AF10C9"/>
    <w:rsid w:val="00AF1140"/>
    <w:rsid w:val="00AF11B9"/>
    <w:rsid w:val="00AF11BE"/>
    <w:rsid w:val="00AF13E7"/>
    <w:rsid w:val="00AF1417"/>
    <w:rsid w:val="00AF1574"/>
    <w:rsid w:val="00AF1826"/>
    <w:rsid w:val="00AF1878"/>
    <w:rsid w:val="00AF1CF9"/>
    <w:rsid w:val="00AF1FE7"/>
    <w:rsid w:val="00AF24FA"/>
    <w:rsid w:val="00AF25C9"/>
    <w:rsid w:val="00AF294C"/>
    <w:rsid w:val="00AF2969"/>
    <w:rsid w:val="00AF29B8"/>
    <w:rsid w:val="00AF2C22"/>
    <w:rsid w:val="00AF2E89"/>
    <w:rsid w:val="00AF2F05"/>
    <w:rsid w:val="00AF2FE2"/>
    <w:rsid w:val="00AF309B"/>
    <w:rsid w:val="00AF37FA"/>
    <w:rsid w:val="00AF383E"/>
    <w:rsid w:val="00AF386D"/>
    <w:rsid w:val="00AF390F"/>
    <w:rsid w:val="00AF39C1"/>
    <w:rsid w:val="00AF3D7A"/>
    <w:rsid w:val="00AF47A1"/>
    <w:rsid w:val="00AF546B"/>
    <w:rsid w:val="00AF54B4"/>
    <w:rsid w:val="00AF5719"/>
    <w:rsid w:val="00AF5721"/>
    <w:rsid w:val="00AF594C"/>
    <w:rsid w:val="00AF59C1"/>
    <w:rsid w:val="00AF6141"/>
    <w:rsid w:val="00AF648F"/>
    <w:rsid w:val="00AF65BE"/>
    <w:rsid w:val="00AF6892"/>
    <w:rsid w:val="00AF6D5C"/>
    <w:rsid w:val="00AF7532"/>
    <w:rsid w:val="00AF7588"/>
    <w:rsid w:val="00AF7ADA"/>
    <w:rsid w:val="00AF7BF1"/>
    <w:rsid w:val="00AF7C64"/>
    <w:rsid w:val="00AF7D20"/>
    <w:rsid w:val="00B002F8"/>
    <w:rsid w:val="00B00976"/>
    <w:rsid w:val="00B00B97"/>
    <w:rsid w:val="00B00E2B"/>
    <w:rsid w:val="00B00F16"/>
    <w:rsid w:val="00B01069"/>
    <w:rsid w:val="00B01075"/>
    <w:rsid w:val="00B01394"/>
    <w:rsid w:val="00B01401"/>
    <w:rsid w:val="00B01A60"/>
    <w:rsid w:val="00B01A87"/>
    <w:rsid w:val="00B01CD9"/>
    <w:rsid w:val="00B01D55"/>
    <w:rsid w:val="00B025F1"/>
    <w:rsid w:val="00B02720"/>
    <w:rsid w:val="00B0285E"/>
    <w:rsid w:val="00B02A32"/>
    <w:rsid w:val="00B030B6"/>
    <w:rsid w:val="00B03102"/>
    <w:rsid w:val="00B03747"/>
    <w:rsid w:val="00B03796"/>
    <w:rsid w:val="00B03B30"/>
    <w:rsid w:val="00B03D24"/>
    <w:rsid w:val="00B046FD"/>
    <w:rsid w:val="00B0485B"/>
    <w:rsid w:val="00B04C3A"/>
    <w:rsid w:val="00B04C73"/>
    <w:rsid w:val="00B04F18"/>
    <w:rsid w:val="00B04F21"/>
    <w:rsid w:val="00B04FF9"/>
    <w:rsid w:val="00B050F2"/>
    <w:rsid w:val="00B05218"/>
    <w:rsid w:val="00B0581B"/>
    <w:rsid w:val="00B05C48"/>
    <w:rsid w:val="00B05D09"/>
    <w:rsid w:val="00B05E0E"/>
    <w:rsid w:val="00B066AE"/>
    <w:rsid w:val="00B066C8"/>
    <w:rsid w:val="00B0699C"/>
    <w:rsid w:val="00B06A8D"/>
    <w:rsid w:val="00B0715E"/>
    <w:rsid w:val="00B07655"/>
    <w:rsid w:val="00B0794B"/>
    <w:rsid w:val="00B07DFC"/>
    <w:rsid w:val="00B07F19"/>
    <w:rsid w:val="00B1026A"/>
    <w:rsid w:val="00B1047A"/>
    <w:rsid w:val="00B104AB"/>
    <w:rsid w:val="00B10623"/>
    <w:rsid w:val="00B107CB"/>
    <w:rsid w:val="00B10877"/>
    <w:rsid w:val="00B108ED"/>
    <w:rsid w:val="00B1095B"/>
    <w:rsid w:val="00B109D8"/>
    <w:rsid w:val="00B10BD9"/>
    <w:rsid w:val="00B10CAC"/>
    <w:rsid w:val="00B10D41"/>
    <w:rsid w:val="00B11074"/>
    <w:rsid w:val="00B11156"/>
    <w:rsid w:val="00B112D8"/>
    <w:rsid w:val="00B114EB"/>
    <w:rsid w:val="00B119CB"/>
    <w:rsid w:val="00B11CDC"/>
    <w:rsid w:val="00B1229C"/>
    <w:rsid w:val="00B122D8"/>
    <w:rsid w:val="00B124E7"/>
    <w:rsid w:val="00B12A3C"/>
    <w:rsid w:val="00B12AED"/>
    <w:rsid w:val="00B12BB9"/>
    <w:rsid w:val="00B12EAC"/>
    <w:rsid w:val="00B130A4"/>
    <w:rsid w:val="00B134E1"/>
    <w:rsid w:val="00B135B3"/>
    <w:rsid w:val="00B13ABD"/>
    <w:rsid w:val="00B13B3D"/>
    <w:rsid w:val="00B1477F"/>
    <w:rsid w:val="00B14E02"/>
    <w:rsid w:val="00B153A9"/>
    <w:rsid w:val="00B15C31"/>
    <w:rsid w:val="00B15E06"/>
    <w:rsid w:val="00B16CC9"/>
    <w:rsid w:val="00B16D0B"/>
    <w:rsid w:val="00B17B74"/>
    <w:rsid w:val="00B17C44"/>
    <w:rsid w:val="00B17D36"/>
    <w:rsid w:val="00B17E18"/>
    <w:rsid w:val="00B20511"/>
    <w:rsid w:val="00B20620"/>
    <w:rsid w:val="00B20781"/>
    <w:rsid w:val="00B214D9"/>
    <w:rsid w:val="00B21527"/>
    <w:rsid w:val="00B2167E"/>
    <w:rsid w:val="00B21711"/>
    <w:rsid w:val="00B21723"/>
    <w:rsid w:val="00B2173A"/>
    <w:rsid w:val="00B21AA0"/>
    <w:rsid w:val="00B21C34"/>
    <w:rsid w:val="00B21C3B"/>
    <w:rsid w:val="00B21CAD"/>
    <w:rsid w:val="00B21F0F"/>
    <w:rsid w:val="00B21F9E"/>
    <w:rsid w:val="00B21FB7"/>
    <w:rsid w:val="00B221B5"/>
    <w:rsid w:val="00B225FD"/>
    <w:rsid w:val="00B227C4"/>
    <w:rsid w:val="00B22951"/>
    <w:rsid w:val="00B22ACA"/>
    <w:rsid w:val="00B22DDF"/>
    <w:rsid w:val="00B22EEB"/>
    <w:rsid w:val="00B22FD0"/>
    <w:rsid w:val="00B234CE"/>
    <w:rsid w:val="00B2354F"/>
    <w:rsid w:val="00B2377D"/>
    <w:rsid w:val="00B239C2"/>
    <w:rsid w:val="00B23B86"/>
    <w:rsid w:val="00B23BED"/>
    <w:rsid w:val="00B23DFC"/>
    <w:rsid w:val="00B243A3"/>
    <w:rsid w:val="00B2440D"/>
    <w:rsid w:val="00B244D9"/>
    <w:rsid w:val="00B246B9"/>
    <w:rsid w:val="00B24AB2"/>
    <w:rsid w:val="00B24F15"/>
    <w:rsid w:val="00B25089"/>
    <w:rsid w:val="00B261E4"/>
    <w:rsid w:val="00B2629B"/>
    <w:rsid w:val="00B26302"/>
    <w:rsid w:val="00B263D0"/>
    <w:rsid w:val="00B26476"/>
    <w:rsid w:val="00B26504"/>
    <w:rsid w:val="00B26805"/>
    <w:rsid w:val="00B2682C"/>
    <w:rsid w:val="00B26977"/>
    <w:rsid w:val="00B26B52"/>
    <w:rsid w:val="00B26CF3"/>
    <w:rsid w:val="00B26EE6"/>
    <w:rsid w:val="00B270C0"/>
    <w:rsid w:val="00B274DC"/>
    <w:rsid w:val="00B274F3"/>
    <w:rsid w:val="00B27637"/>
    <w:rsid w:val="00B27869"/>
    <w:rsid w:val="00B301A6"/>
    <w:rsid w:val="00B30566"/>
    <w:rsid w:val="00B31085"/>
    <w:rsid w:val="00B31461"/>
    <w:rsid w:val="00B31511"/>
    <w:rsid w:val="00B315BC"/>
    <w:rsid w:val="00B31E4E"/>
    <w:rsid w:val="00B31FA4"/>
    <w:rsid w:val="00B32220"/>
    <w:rsid w:val="00B32744"/>
    <w:rsid w:val="00B3276C"/>
    <w:rsid w:val="00B32804"/>
    <w:rsid w:val="00B32BA6"/>
    <w:rsid w:val="00B32CD9"/>
    <w:rsid w:val="00B32D0D"/>
    <w:rsid w:val="00B3327F"/>
    <w:rsid w:val="00B335B2"/>
    <w:rsid w:val="00B337D4"/>
    <w:rsid w:val="00B33A23"/>
    <w:rsid w:val="00B33BB0"/>
    <w:rsid w:val="00B3404D"/>
    <w:rsid w:val="00B3421C"/>
    <w:rsid w:val="00B343F1"/>
    <w:rsid w:val="00B3463E"/>
    <w:rsid w:val="00B34AA1"/>
    <w:rsid w:val="00B34FC8"/>
    <w:rsid w:val="00B34FFA"/>
    <w:rsid w:val="00B351B9"/>
    <w:rsid w:val="00B3563A"/>
    <w:rsid w:val="00B35C60"/>
    <w:rsid w:val="00B35D5E"/>
    <w:rsid w:val="00B36531"/>
    <w:rsid w:val="00B367C5"/>
    <w:rsid w:val="00B368F8"/>
    <w:rsid w:val="00B36B4C"/>
    <w:rsid w:val="00B36C6D"/>
    <w:rsid w:val="00B37B61"/>
    <w:rsid w:val="00B37D92"/>
    <w:rsid w:val="00B37F66"/>
    <w:rsid w:val="00B404D4"/>
    <w:rsid w:val="00B406BB"/>
    <w:rsid w:val="00B40FF9"/>
    <w:rsid w:val="00B41224"/>
    <w:rsid w:val="00B41407"/>
    <w:rsid w:val="00B4165F"/>
    <w:rsid w:val="00B41E99"/>
    <w:rsid w:val="00B4225E"/>
    <w:rsid w:val="00B42D01"/>
    <w:rsid w:val="00B42FFB"/>
    <w:rsid w:val="00B4311D"/>
    <w:rsid w:val="00B431C0"/>
    <w:rsid w:val="00B4331B"/>
    <w:rsid w:val="00B436C1"/>
    <w:rsid w:val="00B439DB"/>
    <w:rsid w:val="00B43E6F"/>
    <w:rsid w:val="00B44037"/>
    <w:rsid w:val="00B442E1"/>
    <w:rsid w:val="00B4440A"/>
    <w:rsid w:val="00B44460"/>
    <w:rsid w:val="00B44796"/>
    <w:rsid w:val="00B448FA"/>
    <w:rsid w:val="00B44C87"/>
    <w:rsid w:val="00B44D91"/>
    <w:rsid w:val="00B44F07"/>
    <w:rsid w:val="00B45743"/>
    <w:rsid w:val="00B4591B"/>
    <w:rsid w:val="00B459EF"/>
    <w:rsid w:val="00B45A3D"/>
    <w:rsid w:val="00B45AE8"/>
    <w:rsid w:val="00B45EE9"/>
    <w:rsid w:val="00B464A6"/>
    <w:rsid w:val="00B4671F"/>
    <w:rsid w:val="00B469CA"/>
    <w:rsid w:val="00B46ADC"/>
    <w:rsid w:val="00B46C50"/>
    <w:rsid w:val="00B46D37"/>
    <w:rsid w:val="00B46D5F"/>
    <w:rsid w:val="00B47216"/>
    <w:rsid w:val="00B476ED"/>
    <w:rsid w:val="00B477C9"/>
    <w:rsid w:val="00B47962"/>
    <w:rsid w:val="00B47AB1"/>
    <w:rsid w:val="00B50915"/>
    <w:rsid w:val="00B50C8C"/>
    <w:rsid w:val="00B50ED0"/>
    <w:rsid w:val="00B50F51"/>
    <w:rsid w:val="00B510EC"/>
    <w:rsid w:val="00B51276"/>
    <w:rsid w:val="00B51446"/>
    <w:rsid w:val="00B51473"/>
    <w:rsid w:val="00B51A8D"/>
    <w:rsid w:val="00B51B77"/>
    <w:rsid w:val="00B51C46"/>
    <w:rsid w:val="00B51DC8"/>
    <w:rsid w:val="00B520A2"/>
    <w:rsid w:val="00B520C7"/>
    <w:rsid w:val="00B52444"/>
    <w:rsid w:val="00B527B0"/>
    <w:rsid w:val="00B528E4"/>
    <w:rsid w:val="00B529AC"/>
    <w:rsid w:val="00B53971"/>
    <w:rsid w:val="00B53B6B"/>
    <w:rsid w:val="00B5456E"/>
    <w:rsid w:val="00B545CF"/>
    <w:rsid w:val="00B545EE"/>
    <w:rsid w:val="00B54F93"/>
    <w:rsid w:val="00B550F3"/>
    <w:rsid w:val="00B55133"/>
    <w:rsid w:val="00B5513C"/>
    <w:rsid w:val="00B55454"/>
    <w:rsid w:val="00B55959"/>
    <w:rsid w:val="00B55DB2"/>
    <w:rsid w:val="00B55E73"/>
    <w:rsid w:val="00B55F70"/>
    <w:rsid w:val="00B55FD1"/>
    <w:rsid w:val="00B5619B"/>
    <w:rsid w:val="00B561B9"/>
    <w:rsid w:val="00B56244"/>
    <w:rsid w:val="00B56277"/>
    <w:rsid w:val="00B56EE4"/>
    <w:rsid w:val="00B5791D"/>
    <w:rsid w:val="00B57A33"/>
    <w:rsid w:val="00B57BC8"/>
    <w:rsid w:val="00B57C73"/>
    <w:rsid w:val="00B57F3C"/>
    <w:rsid w:val="00B60282"/>
    <w:rsid w:val="00B6081F"/>
    <w:rsid w:val="00B60B39"/>
    <w:rsid w:val="00B61127"/>
    <w:rsid w:val="00B6156C"/>
    <w:rsid w:val="00B6187E"/>
    <w:rsid w:val="00B618B3"/>
    <w:rsid w:val="00B619DA"/>
    <w:rsid w:val="00B61CE2"/>
    <w:rsid w:val="00B61E14"/>
    <w:rsid w:val="00B62128"/>
    <w:rsid w:val="00B62221"/>
    <w:rsid w:val="00B62253"/>
    <w:rsid w:val="00B62621"/>
    <w:rsid w:val="00B628B5"/>
    <w:rsid w:val="00B62AC5"/>
    <w:rsid w:val="00B62C69"/>
    <w:rsid w:val="00B62F92"/>
    <w:rsid w:val="00B630C0"/>
    <w:rsid w:val="00B63154"/>
    <w:rsid w:val="00B63308"/>
    <w:rsid w:val="00B633D1"/>
    <w:rsid w:val="00B63722"/>
    <w:rsid w:val="00B638AE"/>
    <w:rsid w:val="00B63CC8"/>
    <w:rsid w:val="00B6446B"/>
    <w:rsid w:val="00B6449B"/>
    <w:rsid w:val="00B645E9"/>
    <w:rsid w:val="00B64669"/>
    <w:rsid w:val="00B64689"/>
    <w:rsid w:val="00B64746"/>
    <w:rsid w:val="00B64787"/>
    <w:rsid w:val="00B648C1"/>
    <w:rsid w:val="00B6516C"/>
    <w:rsid w:val="00B6553B"/>
    <w:rsid w:val="00B658D9"/>
    <w:rsid w:val="00B6591A"/>
    <w:rsid w:val="00B65CB0"/>
    <w:rsid w:val="00B65CE0"/>
    <w:rsid w:val="00B66329"/>
    <w:rsid w:val="00B663A0"/>
    <w:rsid w:val="00B666D9"/>
    <w:rsid w:val="00B667B2"/>
    <w:rsid w:val="00B66D26"/>
    <w:rsid w:val="00B66DEE"/>
    <w:rsid w:val="00B66EC9"/>
    <w:rsid w:val="00B66FAA"/>
    <w:rsid w:val="00B67062"/>
    <w:rsid w:val="00B67455"/>
    <w:rsid w:val="00B677C5"/>
    <w:rsid w:val="00B67C46"/>
    <w:rsid w:val="00B67F14"/>
    <w:rsid w:val="00B701AA"/>
    <w:rsid w:val="00B70227"/>
    <w:rsid w:val="00B7086C"/>
    <w:rsid w:val="00B70A60"/>
    <w:rsid w:val="00B70A69"/>
    <w:rsid w:val="00B70B0E"/>
    <w:rsid w:val="00B70B43"/>
    <w:rsid w:val="00B70F4A"/>
    <w:rsid w:val="00B71080"/>
    <w:rsid w:val="00B713CC"/>
    <w:rsid w:val="00B718AF"/>
    <w:rsid w:val="00B719FC"/>
    <w:rsid w:val="00B71A45"/>
    <w:rsid w:val="00B73086"/>
    <w:rsid w:val="00B73254"/>
    <w:rsid w:val="00B73613"/>
    <w:rsid w:val="00B73A6A"/>
    <w:rsid w:val="00B73AD1"/>
    <w:rsid w:val="00B73D63"/>
    <w:rsid w:val="00B742C7"/>
    <w:rsid w:val="00B743B3"/>
    <w:rsid w:val="00B74825"/>
    <w:rsid w:val="00B74A6C"/>
    <w:rsid w:val="00B74DBD"/>
    <w:rsid w:val="00B74FDA"/>
    <w:rsid w:val="00B752D8"/>
    <w:rsid w:val="00B75373"/>
    <w:rsid w:val="00B753AD"/>
    <w:rsid w:val="00B75583"/>
    <w:rsid w:val="00B7581E"/>
    <w:rsid w:val="00B7599F"/>
    <w:rsid w:val="00B75E05"/>
    <w:rsid w:val="00B764C2"/>
    <w:rsid w:val="00B768E9"/>
    <w:rsid w:val="00B76CDB"/>
    <w:rsid w:val="00B7717A"/>
    <w:rsid w:val="00B77462"/>
    <w:rsid w:val="00B77502"/>
    <w:rsid w:val="00B775BD"/>
    <w:rsid w:val="00B7791F"/>
    <w:rsid w:val="00B77D6B"/>
    <w:rsid w:val="00B77E1D"/>
    <w:rsid w:val="00B77E3C"/>
    <w:rsid w:val="00B77FB9"/>
    <w:rsid w:val="00B8003A"/>
    <w:rsid w:val="00B8029E"/>
    <w:rsid w:val="00B802BD"/>
    <w:rsid w:val="00B808C0"/>
    <w:rsid w:val="00B80935"/>
    <w:rsid w:val="00B80E25"/>
    <w:rsid w:val="00B80E9F"/>
    <w:rsid w:val="00B81201"/>
    <w:rsid w:val="00B813B1"/>
    <w:rsid w:val="00B813BC"/>
    <w:rsid w:val="00B816C7"/>
    <w:rsid w:val="00B81B11"/>
    <w:rsid w:val="00B81D7D"/>
    <w:rsid w:val="00B81EC3"/>
    <w:rsid w:val="00B81F51"/>
    <w:rsid w:val="00B8232D"/>
    <w:rsid w:val="00B824F2"/>
    <w:rsid w:val="00B82AD4"/>
    <w:rsid w:val="00B82B69"/>
    <w:rsid w:val="00B83315"/>
    <w:rsid w:val="00B8339B"/>
    <w:rsid w:val="00B83611"/>
    <w:rsid w:val="00B836E9"/>
    <w:rsid w:val="00B836F1"/>
    <w:rsid w:val="00B8394E"/>
    <w:rsid w:val="00B83B6E"/>
    <w:rsid w:val="00B83B92"/>
    <w:rsid w:val="00B83E13"/>
    <w:rsid w:val="00B83F3F"/>
    <w:rsid w:val="00B83FAD"/>
    <w:rsid w:val="00B84072"/>
    <w:rsid w:val="00B84124"/>
    <w:rsid w:val="00B841AB"/>
    <w:rsid w:val="00B84346"/>
    <w:rsid w:val="00B844F4"/>
    <w:rsid w:val="00B8456B"/>
    <w:rsid w:val="00B847EE"/>
    <w:rsid w:val="00B84904"/>
    <w:rsid w:val="00B849CF"/>
    <w:rsid w:val="00B8529D"/>
    <w:rsid w:val="00B854CE"/>
    <w:rsid w:val="00B859CC"/>
    <w:rsid w:val="00B85A3A"/>
    <w:rsid w:val="00B85A5F"/>
    <w:rsid w:val="00B85C15"/>
    <w:rsid w:val="00B86B67"/>
    <w:rsid w:val="00B86D60"/>
    <w:rsid w:val="00B86DE2"/>
    <w:rsid w:val="00B871A6"/>
    <w:rsid w:val="00B871E1"/>
    <w:rsid w:val="00B8734A"/>
    <w:rsid w:val="00B8735E"/>
    <w:rsid w:val="00B87756"/>
    <w:rsid w:val="00B87953"/>
    <w:rsid w:val="00B879A3"/>
    <w:rsid w:val="00B87A09"/>
    <w:rsid w:val="00B87A1B"/>
    <w:rsid w:val="00B87B88"/>
    <w:rsid w:val="00B87CF2"/>
    <w:rsid w:val="00B87E12"/>
    <w:rsid w:val="00B90061"/>
    <w:rsid w:val="00B90480"/>
    <w:rsid w:val="00B90483"/>
    <w:rsid w:val="00B90641"/>
    <w:rsid w:val="00B90850"/>
    <w:rsid w:val="00B90B70"/>
    <w:rsid w:val="00B914DF"/>
    <w:rsid w:val="00B915B3"/>
    <w:rsid w:val="00B919CA"/>
    <w:rsid w:val="00B92889"/>
    <w:rsid w:val="00B929E3"/>
    <w:rsid w:val="00B92AEC"/>
    <w:rsid w:val="00B92B02"/>
    <w:rsid w:val="00B92E31"/>
    <w:rsid w:val="00B93079"/>
    <w:rsid w:val="00B9316D"/>
    <w:rsid w:val="00B938F8"/>
    <w:rsid w:val="00B93B25"/>
    <w:rsid w:val="00B93D35"/>
    <w:rsid w:val="00B93DDD"/>
    <w:rsid w:val="00B93E21"/>
    <w:rsid w:val="00B945D4"/>
    <w:rsid w:val="00B947DF"/>
    <w:rsid w:val="00B948F9"/>
    <w:rsid w:val="00B94AC1"/>
    <w:rsid w:val="00B94DA6"/>
    <w:rsid w:val="00B94F83"/>
    <w:rsid w:val="00B953BF"/>
    <w:rsid w:val="00B957FE"/>
    <w:rsid w:val="00B95E50"/>
    <w:rsid w:val="00B96544"/>
    <w:rsid w:val="00B966A7"/>
    <w:rsid w:val="00B96A52"/>
    <w:rsid w:val="00B970F8"/>
    <w:rsid w:val="00B97337"/>
    <w:rsid w:val="00B97606"/>
    <w:rsid w:val="00B976B6"/>
    <w:rsid w:val="00B97708"/>
    <w:rsid w:val="00B97B27"/>
    <w:rsid w:val="00B97B85"/>
    <w:rsid w:val="00B97C2C"/>
    <w:rsid w:val="00B97DAD"/>
    <w:rsid w:val="00B97F9A"/>
    <w:rsid w:val="00BA062E"/>
    <w:rsid w:val="00BA06B1"/>
    <w:rsid w:val="00BA0FDC"/>
    <w:rsid w:val="00BA1011"/>
    <w:rsid w:val="00BA1255"/>
    <w:rsid w:val="00BA14A9"/>
    <w:rsid w:val="00BA1637"/>
    <w:rsid w:val="00BA18DC"/>
    <w:rsid w:val="00BA1970"/>
    <w:rsid w:val="00BA1B68"/>
    <w:rsid w:val="00BA1DF7"/>
    <w:rsid w:val="00BA1E15"/>
    <w:rsid w:val="00BA2558"/>
    <w:rsid w:val="00BA25B7"/>
    <w:rsid w:val="00BA26DF"/>
    <w:rsid w:val="00BA29E0"/>
    <w:rsid w:val="00BA306F"/>
    <w:rsid w:val="00BA32B0"/>
    <w:rsid w:val="00BA3616"/>
    <w:rsid w:val="00BA36EB"/>
    <w:rsid w:val="00BA3AE5"/>
    <w:rsid w:val="00BA3DDC"/>
    <w:rsid w:val="00BA3DE2"/>
    <w:rsid w:val="00BA3E45"/>
    <w:rsid w:val="00BA42DE"/>
    <w:rsid w:val="00BA477D"/>
    <w:rsid w:val="00BA4AC9"/>
    <w:rsid w:val="00BA52CB"/>
    <w:rsid w:val="00BA52FD"/>
    <w:rsid w:val="00BA5344"/>
    <w:rsid w:val="00BA5425"/>
    <w:rsid w:val="00BA5759"/>
    <w:rsid w:val="00BA581C"/>
    <w:rsid w:val="00BA617B"/>
    <w:rsid w:val="00BA68BC"/>
    <w:rsid w:val="00BA6BEE"/>
    <w:rsid w:val="00BA70F6"/>
    <w:rsid w:val="00BA722E"/>
    <w:rsid w:val="00BA7242"/>
    <w:rsid w:val="00BA734A"/>
    <w:rsid w:val="00BA7575"/>
    <w:rsid w:val="00BA78D7"/>
    <w:rsid w:val="00BB02C9"/>
    <w:rsid w:val="00BB0533"/>
    <w:rsid w:val="00BB0572"/>
    <w:rsid w:val="00BB0799"/>
    <w:rsid w:val="00BB088B"/>
    <w:rsid w:val="00BB08A7"/>
    <w:rsid w:val="00BB0CFD"/>
    <w:rsid w:val="00BB1160"/>
    <w:rsid w:val="00BB13DE"/>
    <w:rsid w:val="00BB1501"/>
    <w:rsid w:val="00BB15DC"/>
    <w:rsid w:val="00BB1809"/>
    <w:rsid w:val="00BB1D72"/>
    <w:rsid w:val="00BB21EB"/>
    <w:rsid w:val="00BB2322"/>
    <w:rsid w:val="00BB24E3"/>
    <w:rsid w:val="00BB2593"/>
    <w:rsid w:val="00BB2928"/>
    <w:rsid w:val="00BB29E9"/>
    <w:rsid w:val="00BB2DAB"/>
    <w:rsid w:val="00BB318F"/>
    <w:rsid w:val="00BB3367"/>
    <w:rsid w:val="00BB351F"/>
    <w:rsid w:val="00BB36B1"/>
    <w:rsid w:val="00BB3746"/>
    <w:rsid w:val="00BB38CC"/>
    <w:rsid w:val="00BB4034"/>
    <w:rsid w:val="00BB4083"/>
    <w:rsid w:val="00BB40EE"/>
    <w:rsid w:val="00BB4B3D"/>
    <w:rsid w:val="00BB4CBA"/>
    <w:rsid w:val="00BB4E73"/>
    <w:rsid w:val="00BB503C"/>
    <w:rsid w:val="00BB516E"/>
    <w:rsid w:val="00BB528A"/>
    <w:rsid w:val="00BB5B2D"/>
    <w:rsid w:val="00BB64C9"/>
    <w:rsid w:val="00BB6745"/>
    <w:rsid w:val="00BB68D6"/>
    <w:rsid w:val="00BB6D13"/>
    <w:rsid w:val="00BB6D89"/>
    <w:rsid w:val="00BB70F8"/>
    <w:rsid w:val="00BB71F4"/>
    <w:rsid w:val="00BB7930"/>
    <w:rsid w:val="00BB7B60"/>
    <w:rsid w:val="00BB7C7C"/>
    <w:rsid w:val="00BB7D9D"/>
    <w:rsid w:val="00BB7DB9"/>
    <w:rsid w:val="00BB7FDB"/>
    <w:rsid w:val="00BC022B"/>
    <w:rsid w:val="00BC02C9"/>
    <w:rsid w:val="00BC0336"/>
    <w:rsid w:val="00BC04FE"/>
    <w:rsid w:val="00BC067E"/>
    <w:rsid w:val="00BC071B"/>
    <w:rsid w:val="00BC09E4"/>
    <w:rsid w:val="00BC0B5B"/>
    <w:rsid w:val="00BC0D12"/>
    <w:rsid w:val="00BC14C8"/>
    <w:rsid w:val="00BC1BF6"/>
    <w:rsid w:val="00BC2056"/>
    <w:rsid w:val="00BC2364"/>
    <w:rsid w:val="00BC269C"/>
    <w:rsid w:val="00BC273F"/>
    <w:rsid w:val="00BC28F4"/>
    <w:rsid w:val="00BC2CC8"/>
    <w:rsid w:val="00BC2E86"/>
    <w:rsid w:val="00BC2F8C"/>
    <w:rsid w:val="00BC3B88"/>
    <w:rsid w:val="00BC433E"/>
    <w:rsid w:val="00BC4C50"/>
    <w:rsid w:val="00BC5042"/>
    <w:rsid w:val="00BC557D"/>
    <w:rsid w:val="00BC5889"/>
    <w:rsid w:val="00BC58B0"/>
    <w:rsid w:val="00BC59BA"/>
    <w:rsid w:val="00BC59D2"/>
    <w:rsid w:val="00BC5CB2"/>
    <w:rsid w:val="00BC60B8"/>
    <w:rsid w:val="00BC63BB"/>
    <w:rsid w:val="00BC65D4"/>
    <w:rsid w:val="00BC6739"/>
    <w:rsid w:val="00BC69ED"/>
    <w:rsid w:val="00BC6C30"/>
    <w:rsid w:val="00BC6C90"/>
    <w:rsid w:val="00BC6E6A"/>
    <w:rsid w:val="00BC6F07"/>
    <w:rsid w:val="00BC709C"/>
    <w:rsid w:val="00BC74A0"/>
    <w:rsid w:val="00BC75C8"/>
    <w:rsid w:val="00BC77ED"/>
    <w:rsid w:val="00BC7D0E"/>
    <w:rsid w:val="00BC7E4A"/>
    <w:rsid w:val="00BD0407"/>
    <w:rsid w:val="00BD0479"/>
    <w:rsid w:val="00BD04C7"/>
    <w:rsid w:val="00BD069C"/>
    <w:rsid w:val="00BD07F0"/>
    <w:rsid w:val="00BD0EC3"/>
    <w:rsid w:val="00BD11B9"/>
    <w:rsid w:val="00BD13E0"/>
    <w:rsid w:val="00BD16ED"/>
    <w:rsid w:val="00BD172B"/>
    <w:rsid w:val="00BD18DA"/>
    <w:rsid w:val="00BD1981"/>
    <w:rsid w:val="00BD1CAB"/>
    <w:rsid w:val="00BD1E7C"/>
    <w:rsid w:val="00BD1EC1"/>
    <w:rsid w:val="00BD2171"/>
    <w:rsid w:val="00BD2543"/>
    <w:rsid w:val="00BD25D8"/>
    <w:rsid w:val="00BD283B"/>
    <w:rsid w:val="00BD2AC7"/>
    <w:rsid w:val="00BD2BDE"/>
    <w:rsid w:val="00BD2C38"/>
    <w:rsid w:val="00BD2FD3"/>
    <w:rsid w:val="00BD3390"/>
    <w:rsid w:val="00BD347E"/>
    <w:rsid w:val="00BD3636"/>
    <w:rsid w:val="00BD37E7"/>
    <w:rsid w:val="00BD3A9C"/>
    <w:rsid w:val="00BD4A79"/>
    <w:rsid w:val="00BD4B13"/>
    <w:rsid w:val="00BD4C68"/>
    <w:rsid w:val="00BD4E1E"/>
    <w:rsid w:val="00BD525E"/>
    <w:rsid w:val="00BD54E1"/>
    <w:rsid w:val="00BD5621"/>
    <w:rsid w:val="00BD600C"/>
    <w:rsid w:val="00BD61D2"/>
    <w:rsid w:val="00BD631D"/>
    <w:rsid w:val="00BD6482"/>
    <w:rsid w:val="00BD68A8"/>
    <w:rsid w:val="00BD69BE"/>
    <w:rsid w:val="00BD69D9"/>
    <w:rsid w:val="00BD6DEB"/>
    <w:rsid w:val="00BD6EA3"/>
    <w:rsid w:val="00BD6EC7"/>
    <w:rsid w:val="00BD72C8"/>
    <w:rsid w:val="00BD72D1"/>
    <w:rsid w:val="00BD763F"/>
    <w:rsid w:val="00BD79A6"/>
    <w:rsid w:val="00BD7B0D"/>
    <w:rsid w:val="00BD7B3A"/>
    <w:rsid w:val="00BD7B3C"/>
    <w:rsid w:val="00BD7BC3"/>
    <w:rsid w:val="00BD7CC2"/>
    <w:rsid w:val="00BD7E36"/>
    <w:rsid w:val="00BE0092"/>
    <w:rsid w:val="00BE00DA"/>
    <w:rsid w:val="00BE02D7"/>
    <w:rsid w:val="00BE03B1"/>
    <w:rsid w:val="00BE04C0"/>
    <w:rsid w:val="00BE0AE4"/>
    <w:rsid w:val="00BE1024"/>
    <w:rsid w:val="00BE12E6"/>
    <w:rsid w:val="00BE1352"/>
    <w:rsid w:val="00BE154C"/>
    <w:rsid w:val="00BE1618"/>
    <w:rsid w:val="00BE16B0"/>
    <w:rsid w:val="00BE19D8"/>
    <w:rsid w:val="00BE1A91"/>
    <w:rsid w:val="00BE21BF"/>
    <w:rsid w:val="00BE235D"/>
    <w:rsid w:val="00BE2D0A"/>
    <w:rsid w:val="00BE30CA"/>
    <w:rsid w:val="00BE31F7"/>
    <w:rsid w:val="00BE33AA"/>
    <w:rsid w:val="00BE3467"/>
    <w:rsid w:val="00BE37CF"/>
    <w:rsid w:val="00BE3B0F"/>
    <w:rsid w:val="00BE4032"/>
    <w:rsid w:val="00BE44CA"/>
    <w:rsid w:val="00BE4757"/>
    <w:rsid w:val="00BE4759"/>
    <w:rsid w:val="00BE4809"/>
    <w:rsid w:val="00BE4893"/>
    <w:rsid w:val="00BE49A0"/>
    <w:rsid w:val="00BE4B3E"/>
    <w:rsid w:val="00BE4E74"/>
    <w:rsid w:val="00BE4EE6"/>
    <w:rsid w:val="00BE52B2"/>
    <w:rsid w:val="00BE5420"/>
    <w:rsid w:val="00BE581B"/>
    <w:rsid w:val="00BE5902"/>
    <w:rsid w:val="00BE5C99"/>
    <w:rsid w:val="00BE6174"/>
    <w:rsid w:val="00BE6769"/>
    <w:rsid w:val="00BE68F5"/>
    <w:rsid w:val="00BE7182"/>
    <w:rsid w:val="00BE7477"/>
    <w:rsid w:val="00BE7567"/>
    <w:rsid w:val="00BE7763"/>
    <w:rsid w:val="00BE77F5"/>
    <w:rsid w:val="00BE797B"/>
    <w:rsid w:val="00BE7A0A"/>
    <w:rsid w:val="00BE7F06"/>
    <w:rsid w:val="00BF026D"/>
    <w:rsid w:val="00BF054C"/>
    <w:rsid w:val="00BF06A7"/>
    <w:rsid w:val="00BF0C05"/>
    <w:rsid w:val="00BF0C4E"/>
    <w:rsid w:val="00BF0D38"/>
    <w:rsid w:val="00BF0EF9"/>
    <w:rsid w:val="00BF0F73"/>
    <w:rsid w:val="00BF14DE"/>
    <w:rsid w:val="00BF14E7"/>
    <w:rsid w:val="00BF1690"/>
    <w:rsid w:val="00BF1A54"/>
    <w:rsid w:val="00BF1A5F"/>
    <w:rsid w:val="00BF1B24"/>
    <w:rsid w:val="00BF1BA7"/>
    <w:rsid w:val="00BF1EB0"/>
    <w:rsid w:val="00BF23BC"/>
    <w:rsid w:val="00BF242D"/>
    <w:rsid w:val="00BF2AB9"/>
    <w:rsid w:val="00BF2C5E"/>
    <w:rsid w:val="00BF2CA6"/>
    <w:rsid w:val="00BF2EAB"/>
    <w:rsid w:val="00BF34D1"/>
    <w:rsid w:val="00BF3919"/>
    <w:rsid w:val="00BF41C0"/>
    <w:rsid w:val="00BF4758"/>
    <w:rsid w:val="00BF49AB"/>
    <w:rsid w:val="00BF49D6"/>
    <w:rsid w:val="00BF4D15"/>
    <w:rsid w:val="00BF4EA3"/>
    <w:rsid w:val="00BF4FF5"/>
    <w:rsid w:val="00BF53CB"/>
    <w:rsid w:val="00BF5592"/>
    <w:rsid w:val="00BF568D"/>
    <w:rsid w:val="00BF5BAA"/>
    <w:rsid w:val="00BF5D57"/>
    <w:rsid w:val="00BF5F2D"/>
    <w:rsid w:val="00BF63F9"/>
    <w:rsid w:val="00BF668C"/>
    <w:rsid w:val="00BF7037"/>
    <w:rsid w:val="00BF71C6"/>
    <w:rsid w:val="00BF73F4"/>
    <w:rsid w:val="00BF768B"/>
    <w:rsid w:val="00BF7BDF"/>
    <w:rsid w:val="00BF7BF1"/>
    <w:rsid w:val="00BF7CDF"/>
    <w:rsid w:val="00BF7E58"/>
    <w:rsid w:val="00C0031D"/>
    <w:rsid w:val="00C006E7"/>
    <w:rsid w:val="00C00796"/>
    <w:rsid w:val="00C00B11"/>
    <w:rsid w:val="00C00BF2"/>
    <w:rsid w:val="00C00DB4"/>
    <w:rsid w:val="00C00E32"/>
    <w:rsid w:val="00C01008"/>
    <w:rsid w:val="00C012F5"/>
    <w:rsid w:val="00C01513"/>
    <w:rsid w:val="00C017A0"/>
    <w:rsid w:val="00C01E5D"/>
    <w:rsid w:val="00C02085"/>
    <w:rsid w:val="00C0255B"/>
    <w:rsid w:val="00C02AA6"/>
    <w:rsid w:val="00C02D47"/>
    <w:rsid w:val="00C02D61"/>
    <w:rsid w:val="00C03569"/>
    <w:rsid w:val="00C03629"/>
    <w:rsid w:val="00C036E7"/>
    <w:rsid w:val="00C03800"/>
    <w:rsid w:val="00C03ACE"/>
    <w:rsid w:val="00C03CCD"/>
    <w:rsid w:val="00C04B7C"/>
    <w:rsid w:val="00C04CB1"/>
    <w:rsid w:val="00C0509E"/>
    <w:rsid w:val="00C050F7"/>
    <w:rsid w:val="00C051CE"/>
    <w:rsid w:val="00C0545A"/>
    <w:rsid w:val="00C058FA"/>
    <w:rsid w:val="00C0591A"/>
    <w:rsid w:val="00C05ABD"/>
    <w:rsid w:val="00C05D85"/>
    <w:rsid w:val="00C05F22"/>
    <w:rsid w:val="00C063D4"/>
    <w:rsid w:val="00C06AC7"/>
    <w:rsid w:val="00C06BB0"/>
    <w:rsid w:val="00C06D68"/>
    <w:rsid w:val="00C06DD2"/>
    <w:rsid w:val="00C0701C"/>
    <w:rsid w:val="00C071B4"/>
    <w:rsid w:val="00C07C47"/>
    <w:rsid w:val="00C10518"/>
    <w:rsid w:val="00C1065E"/>
    <w:rsid w:val="00C107AF"/>
    <w:rsid w:val="00C107D8"/>
    <w:rsid w:val="00C11198"/>
    <w:rsid w:val="00C111C1"/>
    <w:rsid w:val="00C11208"/>
    <w:rsid w:val="00C1147E"/>
    <w:rsid w:val="00C1158C"/>
    <w:rsid w:val="00C116D0"/>
    <w:rsid w:val="00C11DA4"/>
    <w:rsid w:val="00C11F6B"/>
    <w:rsid w:val="00C12116"/>
    <w:rsid w:val="00C1214C"/>
    <w:rsid w:val="00C121CD"/>
    <w:rsid w:val="00C1252D"/>
    <w:rsid w:val="00C1255C"/>
    <w:rsid w:val="00C12659"/>
    <w:rsid w:val="00C1286D"/>
    <w:rsid w:val="00C1322C"/>
    <w:rsid w:val="00C133EB"/>
    <w:rsid w:val="00C133F5"/>
    <w:rsid w:val="00C1353B"/>
    <w:rsid w:val="00C13770"/>
    <w:rsid w:val="00C13904"/>
    <w:rsid w:val="00C13A68"/>
    <w:rsid w:val="00C13B9A"/>
    <w:rsid w:val="00C13D66"/>
    <w:rsid w:val="00C13E39"/>
    <w:rsid w:val="00C13F32"/>
    <w:rsid w:val="00C144EF"/>
    <w:rsid w:val="00C14598"/>
    <w:rsid w:val="00C146ED"/>
    <w:rsid w:val="00C14C64"/>
    <w:rsid w:val="00C15069"/>
    <w:rsid w:val="00C1547B"/>
    <w:rsid w:val="00C1569C"/>
    <w:rsid w:val="00C157AB"/>
    <w:rsid w:val="00C158FA"/>
    <w:rsid w:val="00C15B8E"/>
    <w:rsid w:val="00C15C28"/>
    <w:rsid w:val="00C15CB4"/>
    <w:rsid w:val="00C15E24"/>
    <w:rsid w:val="00C15E50"/>
    <w:rsid w:val="00C15E92"/>
    <w:rsid w:val="00C1650D"/>
    <w:rsid w:val="00C165D9"/>
    <w:rsid w:val="00C168ED"/>
    <w:rsid w:val="00C16B6B"/>
    <w:rsid w:val="00C16BC2"/>
    <w:rsid w:val="00C16CBD"/>
    <w:rsid w:val="00C16E79"/>
    <w:rsid w:val="00C16F30"/>
    <w:rsid w:val="00C16F76"/>
    <w:rsid w:val="00C17306"/>
    <w:rsid w:val="00C17375"/>
    <w:rsid w:val="00C174B8"/>
    <w:rsid w:val="00C175AD"/>
    <w:rsid w:val="00C178A5"/>
    <w:rsid w:val="00C179BB"/>
    <w:rsid w:val="00C17A16"/>
    <w:rsid w:val="00C17B23"/>
    <w:rsid w:val="00C17D1C"/>
    <w:rsid w:val="00C17E9C"/>
    <w:rsid w:val="00C205A2"/>
    <w:rsid w:val="00C206DF"/>
    <w:rsid w:val="00C209F7"/>
    <w:rsid w:val="00C20A6B"/>
    <w:rsid w:val="00C20D58"/>
    <w:rsid w:val="00C20DF6"/>
    <w:rsid w:val="00C211E9"/>
    <w:rsid w:val="00C213CA"/>
    <w:rsid w:val="00C214CD"/>
    <w:rsid w:val="00C2165E"/>
    <w:rsid w:val="00C21669"/>
    <w:rsid w:val="00C21810"/>
    <w:rsid w:val="00C219D5"/>
    <w:rsid w:val="00C21AC1"/>
    <w:rsid w:val="00C2205B"/>
    <w:rsid w:val="00C220F2"/>
    <w:rsid w:val="00C227DD"/>
    <w:rsid w:val="00C22A7B"/>
    <w:rsid w:val="00C22F8A"/>
    <w:rsid w:val="00C23040"/>
    <w:rsid w:val="00C2330D"/>
    <w:rsid w:val="00C23325"/>
    <w:rsid w:val="00C23486"/>
    <w:rsid w:val="00C239DF"/>
    <w:rsid w:val="00C23CF0"/>
    <w:rsid w:val="00C23D06"/>
    <w:rsid w:val="00C23DC7"/>
    <w:rsid w:val="00C23E2E"/>
    <w:rsid w:val="00C23F1A"/>
    <w:rsid w:val="00C24263"/>
    <w:rsid w:val="00C2441F"/>
    <w:rsid w:val="00C24623"/>
    <w:rsid w:val="00C2494D"/>
    <w:rsid w:val="00C24DA6"/>
    <w:rsid w:val="00C25004"/>
    <w:rsid w:val="00C255B4"/>
    <w:rsid w:val="00C2588D"/>
    <w:rsid w:val="00C259E3"/>
    <w:rsid w:val="00C25AB2"/>
    <w:rsid w:val="00C25E75"/>
    <w:rsid w:val="00C2623B"/>
    <w:rsid w:val="00C2688F"/>
    <w:rsid w:val="00C269F1"/>
    <w:rsid w:val="00C274A3"/>
    <w:rsid w:val="00C27A19"/>
    <w:rsid w:val="00C27E53"/>
    <w:rsid w:val="00C27E6D"/>
    <w:rsid w:val="00C30039"/>
    <w:rsid w:val="00C301AE"/>
    <w:rsid w:val="00C30254"/>
    <w:rsid w:val="00C30562"/>
    <w:rsid w:val="00C305F6"/>
    <w:rsid w:val="00C30812"/>
    <w:rsid w:val="00C3087B"/>
    <w:rsid w:val="00C30AC9"/>
    <w:rsid w:val="00C30CBA"/>
    <w:rsid w:val="00C30E22"/>
    <w:rsid w:val="00C30EFC"/>
    <w:rsid w:val="00C31471"/>
    <w:rsid w:val="00C314F9"/>
    <w:rsid w:val="00C31523"/>
    <w:rsid w:val="00C31B63"/>
    <w:rsid w:val="00C31D50"/>
    <w:rsid w:val="00C31FA7"/>
    <w:rsid w:val="00C3236D"/>
    <w:rsid w:val="00C32590"/>
    <w:rsid w:val="00C32F4D"/>
    <w:rsid w:val="00C33159"/>
    <w:rsid w:val="00C33528"/>
    <w:rsid w:val="00C33847"/>
    <w:rsid w:val="00C338F6"/>
    <w:rsid w:val="00C339FC"/>
    <w:rsid w:val="00C33AE6"/>
    <w:rsid w:val="00C33C1E"/>
    <w:rsid w:val="00C341D4"/>
    <w:rsid w:val="00C3422D"/>
    <w:rsid w:val="00C3447D"/>
    <w:rsid w:val="00C349B3"/>
    <w:rsid w:val="00C349E8"/>
    <w:rsid w:val="00C34DE0"/>
    <w:rsid w:val="00C34E68"/>
    <w:rsid w:val="00C354A6"/>
    <w:rsid w:val="00C35584"/>
    <w:rsid w:val="00C355E0"/>
    <w:rsid w:val="00C35851"/>
    <w:rsid w:val="00C358B7"/>
    <w:rsid w:val="00C35CDD"/>
    <w:rsid w:val="00C35FCF"/>
    <w:rsid w:val="00C36174"/>
    <w:rsid w:val="00C36859"/>
    <w:rsid w:val="00C36D6B"/>
    <w:rsid w:val="00C36EF9"/>
    <w:rsid w:val="00C37145"/>
    <w:rsid w:val="00C375D6"/>
    <w:rsid w:val="00C37976"/>
    <w:rsid w:val="00C37A57"/>
    <w:rsid w:val="00C37B20"/>
    <w:rsid w:val="00C37D3A"/>
    <w:rsid w:val="00C401CD"/>
    <w:rsid w:val="00C40359"/>
    <w:rsid w:val="00C4036A"/>
    <w:rsid w:val="00C4037B"/>
    <w:rsid w:val="00C408C4"/>
    <w:rsid w:val="00C410F6"/>
    <w:rsid w:val="00C4110E"/>
    <w:rsid w:val="00C41311"/>
    <w:rsid w:val="00C417C4"/>
    <w:rsid w:val="00C41898"/>
    <w:rsid w:val="00C418A2"/>
    <w:rsid w:val="00C41923"/>
    <w:rsid w:val="00C41EE5"/>
    <w:rsid w:val="00C420A5"/>
    <w:rsid w:val="00C42348"/>
    <w:rsid w:val="00C426F0"/>
    <w:rsid w:val="00C426FF"/>
    <w:rsid w:val="00C429D6"/>
    <w:rsid w:val="00C42B5C"/>
    <w:rsid w:val="00C42EAD"/>
    <w:rsid w:val="00C42F22"/>
    <w:rsid w:val="00C43001"/>
    <w:rsid w:val="00C431CE"/>
    <w:rsid w:val="00C431DC"/>
    <w:rsid w:val="00C431E4"/>
    <w:rsid w:val="00C432D1"/>
    <w:rsid w:val="00C433DA"/>
    <w:rsid w:val="00C435E3"/>
    <w:rsid w:val="00C43747"/>
    <w:rsid w:val="00C43A26"/>
    <w:rsid w:val="00C43C01"/>
    <w:rsid w:val="00C43DE4"/>
    <w:rsid w:val="00C444A7"/>
    <w:rsid w:val="00C4470D"/>
    <w:rsid w:val="00C44BFA"/>
    <w:rsid w:val="00C44C45"/>
    <w:rsid w:val="00C45284"/>
    <w:rsid w:val="00C4535B"/>
    <w:rsid w:val="00C45665"/>
    <w:rsid w:val="00C458B1"/>
    <w:rsid w:val="00C459A9"/>
    <w:rsid w:val="00C45A0F"/>
    <w:rsid w:val="00C45BF1"/>
    <w:rsid w:val="00C45C7F"/>
    <w:rsid w:val="00C45CA1"/>
    <w:rsid w:val="00C45DCE"/>
    <w:rsid w:val="00C45F6B"/>
    <w:rsid w:val="00C46157"/>
    <w:rsid w:val="00C4645D"/>
    <w:rsid w:val="00C46510"/>
    <w:rsid w:val="00C46575"/>
    <w:rsid w:val="00C46D24"/>
    <w:rsid w:val="00C46D38"/>
    <w:rsid w:val="00C46D8E"/>
    <w:rsid w:val="00C47053"/>
    <w:rsid w:val="00C4728F"/>
    <w:rsid w:val="00C47533"/>
    <w:rsid w:val="00C47847"/>
    <w:rsid w:val="00C478FE"/>
    <w:rsid w:val="00C47E30"/>
    <w:rsid w:val="00C50200"/>
    <w:rsid w:val="00C50690"/>
    <w:rsid w:val="00C50814"/>
    <w:rsid w:val="00C50D30"/>
    <w:rsid w:val="00C50FE9"/>
    <w:rsid w:val="00C5119A"/>
    <w:rsid w:val="00C51255"/>
    <w:rsid w:val="00C512AB"/>
    <w:rsid w:val="00C515F8"/>
    <w:rsid w:val="00C515FE"/>
    <w:rsid w:val="00C51677"/>
    <w:rsid w:val="00C517E6"/>
    <w:rsid w:val="00C51888"/>
    <w:rsid w:val="00C51C4F"/>
    <w:rsid w:val="00C51C82"/>
    <w:rsid w:val="00C51E65"/>
    <w:rsid w:val="00C51F93"/>
    <w:rsid w:val="00C5206D"/>
    <w:rsid w:val="00C524B0"/>
    <w:rsid w:val="00C529C6"/>
    <w:rsid w:val="00C52B30"/>
    <w:rsid w:val="00C5318D"/>
    <w:rsid w:val="00C532C6"/>
    <w:rsid w:val="00C53778"/>
    <w:rsid w:val="00C53D65"/>
    <w:rsid w:val="00C5424F"/>
    <w:rsid w:val="00C5477F"/>
    <w:rsid w:val="00C54996"/>
    <w:rsid w:val="00C54B21"/>
    <w:rsid w:val="00C54BC8"/>
    <w:rsid w:val="00C55A83"/>
    <w:rsid w:val="00C55B42"/>
    <w:rsid w:val="00C5603C"/>
    <w:rsid w:val="00C56280"/>
    <w:rsid w:val="00C56519"/>
    <w:rsid w:val="00C5668A"/>
    <w:rsid w:val="00C5696A"/>
    <w:rsid w:val="00C56DAF"/>
    <w:rsid w:val="00C56EE9"/>
    <w:rsid w:val="00C578B9"/>
    <w:rsid w:val="00C578BD"/>
    <w:rsid w:val="00C57C4F"/>
    <w:rsid w:val="00C60038"/>
    <w:rsid w:val="00C60395"/>
    <w:rsid w:val="00C60410"/>
    <w:rsid w:val="00C607DD"/>
    <w:rsid w:val="00C60A0F"/>
    <w:rsid w:val="00C6141D"/>
    <w:rsid w:val="00C6149C"/>
    <w:rsid w:val="00C614DD"/>
    <w:rsid w:val="00C6157D"/>
    <w:rsid w:val="00C61773"/>
    <w:rsid w:val="00C6180F"/>
    <w:rsid w:val="00C6184E"/>
    <w:rsid w:val="00C61859"/>
    <w:rsid w:val="00C61E6C"/>
    <w:rsid w:val="00C61EA6"/>
    <w:rsid w:val="00C6229C"/>
    <w:rsid w:val="00C62333"/>
    <w:rsid w:val="00C62611"/>
    <w:rsid w:val="00C62B87"/>
    <w:rsid w:val="00C62BA5"/>
    <w:rsid w:val="00C63045"/>
    <w:rsid w:val="00C6324C"/>
    <w:rsid w:val="00C6329A"/>
    <w:rsid w:val="00C63325"/>
    <w:rsid w:val="00C633B6"/>
    <w:rsid w:val="00C633C9"/>
    <w:rsid w:val="00C63AA4"/>
    <w:rsid w:val="00C63C86"/>
    <w:rsid w:val="00C6412D"/>
    <w:rsid w:val="00C6431F"/>
    <w:rsid w:val="00C6476B"/>
    <w:rsid w:val="00C6490C"/>
    <w:rsid w:val="00C64A21"/>
    <w:rsid w:val="00C64E75"/>
    <w:rsid w:val="00C65061"/>
    <w:rsid w:val="00C65516"/>
    <w:rsid w:val="00C655F9"/>
    <w:rsid w:val="00C656A7"/>
    <w:rsid w:val="00C656EF"/>
    <w:rsid w:val="00C657CD"/>
    <w:rsid w:val="00C65C57"/>
    <w:rsid w:val="00C66117"/>
    <w:rsid w:val="00C668DA"/>
    <w:rsid w:val="00C66A3D"/>
    <w:rsid w:val="00C66A7A"/>
    <w:rsid w:val="00C66B2B"/>
    <w:rsid w:val="00C66E12"/>
    <w:rsid w:val="00C67797"/>
    <w:rsid w:val="00C677E1"/>
    <w:rsid w:val="00C6796F"/>
    <w:rsid w:val="00C679BA"/>
    <w:rsid w:val="00C67D5C"/>
    <w:rsid w:val="00C70005"/>
    <w:rsid w:val="00C7009D"/>
    <w:rsid w:val="00C7033D"/>
    <w:rsid w:val="00C705C9"/>
    <w:rsid w:val="00C7069D"/>
    <w:rsid w:val="00C70808"/>
    <w:rsid w:val="00C70E47"/>
    <w:rsid w:val="00C70E80"/>
    <w:rsid w:val="00C70F3D"/>
    <w:rsid w:val="00C71129"/>
    <w:rsid w:val="00C716F4"/>
    <w:rsid w:val="00C71DEB"/>
    <w:rsid w:val="00C724B2"/>
    <w:rsid w:val="00C72743"/>
    <w:rsid w:val="00C7291B"/>
    <w:rsid w:val="00C72FD4"/>
    <w:rsid w:val="00C73133"/>
    <w:rsid w:val="00C731E8"/>
    <w:rsid w:val="00C73558"/>
    <w:rsid w:val="00C73758"/>
    <w:rsid w:val="00C737D2"/>
    <w:rsid w:val="00C73A2A"/>
    <w:rsid w:val="00C73CCC"/>
    <w:rsid w:val="00C73EED"/>
    <w:rsid w:val="00C74119"/>
    <w:rsid w:val="00C7448E"/>
    <w:rsid w:val="00C745CE"/>
    <w:rsid w:val="00C746A1"/>
    <w:rsid w:val="00C74814"/>
    <w:rsid w:val="00C74D09"/>
    <w:rsid w:val="00C75169"/>
    <w:rsid w:val="00C753E9"/>
    <w:rsid w:val="00C75676"/>
    <w:rsid w:val="00C75891"/>
    <w:rsid w:val="00C75893"/>
    <w:rsid w:val="00C759CC"/>
    <w:rsid w:val="00C759DC"/>
    <w:rsid w:val="00C759FB"/>
    <w:rsid w:val="00C75A60"/>
    <w:rsid w:val="00C75C84"/>
    <w:rsid w:val="00C76591"/>
    <w:rsid w:val="00C76D66"/>
    <w:rsid w:val="00C76D9E"/>
    <w:rsid w:val="00C76DA5"/>
    <w:rsid w:val="00C76F65"/>
    <w:rsid w:val="00C76FD3"/>
    <w:rsid w:val="00C776F4"/>
    <w:rsid w:val="00C77B3F"/>
    <w:rsid w:val="00C77B5F"/>
    <w:rsid w:val="00C77C1D"/>
    <w:rsid w:val="00C77FAF"/>
    <w:rsid w:val="00C80430"/>
    <w:rsid w:val="00C8057B"/>
    <w:rsid w:val="00C8067D"/>
    <w:rsid w:val="00C80829"/>
    <w:rsid w:val="00C80B8A"/>
    <w:rsid w:val="00C80BBE"/>
    <w:rsid w:val="00C80E52"/>
    <w:rsid w:val="00C80F8F"/>
    <w:rsid w:val="00C816D2"/>
    <w:rsid w:val="00C8170A"/>
    <w:rsid w:val="00C81AB1"/>
    <w:rsid w:val="00C8210E"/>
    <w:rsid w:val="00C82176"/>
    <w:rsid w:val="00C821A4"/>
    <w:rsid w:val="00C823D3"/>
    <w:rsid w:val="00C8245D"/>
    <w:rsid w:val="00C8270B"/>
    <w:rsid w:val="00C82A33"/>
    <w:rsid w:val="00C82F1F"/>
    <w:rsid w:val="00C832FE"/>
    <w:rsid w:val="00C83320"/>
    <w:rsid w:val="00C83644"/>
    <w:rsid w:val="00C83B37"/>
    <w:rsid w:val="00C83F5B"/>
    <w:rsid w:val="00C845AA"/>
    <w:rsid w:val="00C84706"/>
    <w:rsid w:val="00C84749"/>
    <w:rsid w:val="00C8489A"/>
    <w:rsid w:val="00C84C7F"/>
    <w:rsid w:val="00C84D1C"/>
    <w:rsid w:val="00C84DA3"/>
    <w:rsid w:val="00C85014"/>
    <w:rsid w:val="00C8554C"/>
    <w:rsid w:val="00C85866"/>
    <w:rsid w:val="00C85929"/>
    <w:rsid w:val="00C85AAE"/>
    <w:rsid w:val="00C85B9B"/>
    <w:rsid w:val="00C85DB3"/>
    <w:rsid w:val="00C85F77"/>
    <w:rsid w:val="00C86034"/>
    <w:rsid w:val="00C8643B"/>
    <w:rsid w:val="00C865A3"/>
    <w:rsid w:val="00C86D7D"/>
    <w:rsid w:val="00C86EC7"/>
    <w:rsid w:val="00C870A1"/>
    <w:rsid w:val="00C87103"/>
    <w:rsid w:val="00C872EA"/>
    <w:rsid w:val="00C872ED"/>
    <w:rsid w:val="00C87398"/>
    <w:rsid w:val="00C8758A"/>
    <w:rsid w:val="00C87645"/>
    <w:rsid w:val="00C87689"/>
    <w:rsid w:val="00C876D8"/>
    <w:rsid w:val="00C877A9"/>
    <w:rsid w:val="00C87A57"/>
    <w:rsid w:val="00C87A70"/>
    <w:rsid w:val="00C87B48"/>
    <w:rsid w:val="00C87CD5"/>
    <w:rsid w:val="00C90023"/>
    <w:rsid w:val="00C9002C"/>
    <w:rsid w:val="00C90F8D"/>
    <w:rsid w:val="00C90FBB"/>
    <w:rsid w:val="00C9104B"/>
    <w:rsid w:val="00C9131D"/>
    <w:rsid w:val="00C913BB"/>
    <w:rsid w:val="00C916C8"/>
    <w:rsid w:val="00C91888"/>
    <w:rsid w:val="00C91B10"/>
    <w:rsid w:val="00C91C8F"/>
    <w:rsid w:val="00C91F37"/>
    <w:rsid w:val="00C920B3"/>
    <w:rsid w:val="00C920FE"/>
    <w:rsid w:val="00C921AC"/>
    <w:rsid w:val="00C922F5"/>
    <w:rsid w:val="00C92697"/>
    <w:rsid w:val="00C927C1"/>
    <w:rsid w:val="00C929B6"/>
    <w:rsid w:val="00C929BD"/>
    <w:rsid w:val="00C929C9"/>
    <w:rsid w:val="00C92C87"/>
    <w:rsid w:val="00C92D2C"/>
    <w:rsid w:val="00C9334B"/>
    <w:rsid w:val="00C935E9"/>
    <w:rsid w:val="00C93E5D"/>
    <w:rsid w:val="00C93F5D"/>
    <w:rsid w:val="00C94104"/>
    <w:rsid w:val="00C9416C"/>
    <w:rsid w:val="00C941A9"/>
    <w:rsid w:val="00C943DF"/>
    <w:rsid w:val="00C943F2"/>
    <w:rsid w:val="00C9449C"/>
    <w:rsid w:val="00C94A14"/>
    <w:rsid w:val="00C94BA0"/>
    <w:rsid w:val="00C95302"/>
    <w:rsid w:val="00C95437"/>
    <w:rsid w:val="00C956C2"/>
    <w:rsid w:val="00C957E5"/>
    <w:rsid w:val="00C958D4"/>
    <w:rsid w:val="00C95A94"/>
    <w:rsid w:val="00C95A9D"/>
    <w:rsid w:val="00C95DA9"/>
    <w:rsid w:val="00C96052"/>
    <w:rsid w:val="00C961D8"/>
    <w:rsid w:val="00C965AA"/>
    <w:rsid w:val="00C966DB"/>
    <w:rsid w:val="00C968B9"/>
    <w:rsid w:val="00C96A1E"/>
    <w:rsid w:val="00C96A89"/>
    <w:rsid w:val="00C97081"/>
    <w:rsid w:val="00C97498"/>
    <w:rsid w:val="00C976CB"/>
    <w:rsid w:val="00C97729"/>
    <w:rsid w:val="00C979F0"/>
    <w:rsid w:val="00CA0075"/>
    <w:rsid w:val="00CA0210"/>
    <w:rsid w:val="00CA04D5"/>
    <w:rsid w:val="00CA05CC"/>
    <w:rsid w:val="00CA0FEA"/>
    <w:rsid w:val="00CA11F3"/>
    <w:rsid w:val="00CA1307"/>
    <w:rsid w:val="00CA13C8"/>
    <w:rsid w:val="00CA1506"/>
    <w:rsid w:val="00CA1A2C"/>
    <w:rsid w:val="00CA1CD6"/>
    <w:rsid w:val="00CA1E68"/>
    <w:rsid w:val="00CA20E9"/>
    <w:rsid w:val="00CA2487"/>
    <w:rsid w:val="00CA2806"/>
    <w:rsid w:val="00CA2955"/>
    <w:rsid w:val="00CA2C61"/>
    <w:rsid w:val="00CA2CD3"/>
    <w:rsid w:val="00CA2F16"/>
    <w:rsid w:val="00CA2F7C"/>
    <w:rsid w:val="00CA2F7F"/>
    <w:rsid w:val="00CA33BA"/>
    <w:rsid w:val="00CA357D"/>
    <w:rsid w:val="00CA388E"/>
    <w:rsid w:val="00CA3936"/>
    <w:rsid w:val="00CA3E93"/>
    <w:rsid w:val="00CA3FC8"/>
    <w:rsid w:val="00CA47FD"/>
    <w:rsid w:val="00CA4B9B"/>
    <w:rsid w:val="00CA4C51"/>
    <w:rsid w:val="00CA4D34"/>
    <w:rsid w:val="00CA4FEA"/>
    <w:rsid w:val="00CA513B"/>
    <w:rsid w:val="00CA5248"/>
    <w:rsid w:val="00CA5380"/>
    <w:rsid w:val="00CA56AD"/>
    <w:rsid w:val="00CA5F32"/>
    <w:rsid w:val="00CA5F82"/>
    <w:rsid w:val="00CA6992"/>
    <w:rsid w:val="00CA69B8"/>
    <w:rsid w:val="00CA7024"/>
    <w:rsid w:val="00CA707E"/>
    <w:rsid w:val="00CA7A4D"/>
    <w:rsid w:val="00CA7F3D"/>
    <w:rsid w:val="00CB0669"/>
    <w:rsid w:val="00CB0759"/>
    <w:rsid w:val="00CB09F8"/>
    <w:rsid w:val="00CB0B04"/>
    <w:rsid w:val="00CB0E0B"/>
    <w:rsid w:val="00CB0EA8"/>
    <w:rsid w:val="00CB0EAF"/>
    <w:rsid w:val="00CB1008"/>
    <w:rsid w:val="00CB107E"/>
    <w:rsid w:val="00CB115F"/>
    <w:rsid w:val="00CB1296"/>
    <w:rsid w:val="00CB15CA"/>
    <w:rsid w:val="00CB16F6"/>
    <w:rsid w:val="00CB1844"/>
    <w:rsid w:val="00CB1975"/>
    <w:rsid w:val="00CB1987"/>
    <w:rsid w:val="00CB1BDD"/>
    <w:rsid w:val="00CB1D77"/>
    <w:rsid w:val="00CB1E93"/>
    <w:rsid w:val="00CB21DC"/>
    <w:rsid w:val="00CB24EA"/>
    <w:rsid w:val="00CB2C51"/>
    <w:rsid w:val="00CB2E31"/>
    <w:rsid w:val="00CB30A3"/>
    <w:rsid w:val="00CB3658"/>
    <w:rsid w:val="00CB39E2"/>
    <w:rsid w:val="00CB3CDF"/>
    <w:rsid w:val="00CB42CF"/>
    <w:rsid w:val="00CB432C"/>
    <w:rsid w:val="00CB45AE"/>
    <w:rsid w:val="00CB4833"/>
    <w:rsid w:val="00CB4F93"/>
    <w:rsid w:val="00CB5922"/>
    <w:rsid w:val="00CB59C9"/>
    <w:rsid w:val="00CB5ABE"/>
    <w:rsid w:val="00CB5BC5"/>
    <w:rsid w:val="00CB5EC1"/>
    <w:rsid w:val="00CB5F29"/>
    <w:rsid w:val="00CB6186"/>
    <w:rsid w:val="00CB63DB"/>
    <w:rsid w:val="00CB6447"/>
    <w:rsid w:val="00CB64E9"/>
    <w:rsid w:val="00CB6622"/>
    <w:rsid w:val="00CB6652"/>
    <w:rsid w:val="00CB69A3"/>
    <w:rsid w:val="00CB6DB1"/>
    <w:rsid w:val="00CB7136"/>
    <w:rsid w:val="00CB74A3"/>
    <w:rsid w:val="00CB74E5"/>
    <w:rsid w:val="00CB759D"/>
    <w:rsid w:val="00CC00B3"/>
    <w:rsid w:val="00CC00D6"/>
    <w:rsid w:val="00CC0389"/>
    <w:rsid w:val="00CC0407"/>
    <w:rsid w:val="00CC04F4"/>
    <w:rsid w:val="00CC0C1D"/>
    <w:rsid w:val="00CC0D25"/>
    <w:rsid w:val="00CC0EAE"/>
    <w:rsid w:val="00CC0EE9"/>
    <w:rsid w:val="00CC1429"/>
    <w:rsid w:val="00CC1480"/>
    <w:rsid w:val="00CC17F9"/>
    <w:rsid w:val="00CC1A57"/>
    <w:rsid w:val="00CC1AAA"/>
    <w:rsid w:val="00CC1BF5"/>
    <w:rsid w:val="00CC1C03"/>
    <w:rsid w:val="00CC1F6C"/>
    <w:rsid w:val="00CC223A"/>
    <w:rsid w:val="00CC2459"/>
    <w:rsid w:val="00CC26A5"/>
    <w:rsid w:val="00CC28D0"/>
    <w:rsid w:val="00CC2F93"/>
    <w:rsid w:val="00CC2FB8"/>
    <w:rsid w:val="00CC31E0"/>
    <w:rsid w:val="00CC3483"/>
    <w:rsid w:val="00CC388B"/>
    <w:rsid w:val="00CC3B18"/>
    <w:rsid w:val="00CC3BA2"/>
    <w:rsid w:val="00CC3F06"/>
    <w:rsid w:val="00CC40DE"/>
    <w:rsid w:val="00CC444F"/>
    <w:rsid w:val="00CC4627"/>
    <w:rsid w:val="00CC481D"/>
    <w:rsid w:val="00CC4845"/>
    <w:rsid w:val="00CC486C"/>
    <w:rsid w:val="00CC4959"/>
    <w:rsid w:val="00CC49B2"/>
    <w:rsid w:val="00CC4B15"/>
    <w:rsid w:val="00CC592B"/>
    <w:rsid w:val="00CC59E9"/>
    <w:rsid w:val="00CC5E27"/>
    <w:rsid w:val="00CC6217"/>
    <w:rsid w:val="00CC6765"/>
    <w:rsid w:val="00CC6A36"/>
    <w:rsid w:val="00CC6FFF"/>
    <w:rsid w:val="00CC715C"/>
    <w:rsid w:val="00CC74FA"/>
    <w:rsid w:val="00CC7BB1"/>
    <w:rsid w:val="00CC7F67"/>
    <w:rsid w:val="00CC7F8B"/>
    <w:rsid w:val="00CD0006"/>
    <w:rsid w:val="00CD002B"/>
    <w:rsid w:val="00CD02B7"/>
    <w:rsid w:val="00CD09C2"/>
    <w:rsid w:val="00CD09F1"/>
    <w:rsid w:val="00CD0C2F"/>
    <w:rsid w:val="00CD0E4F"/>
    <w:rsid w:val="00CD128C"/>
    <w:rsid w:val="00CD13B8"/>
    <w:rsid w:val="00CD1485"/>
    <w:rsid w:val="00CD148A"/>
    <w:rsid w:val="00CD149D"/>
    <w:rsid w:val="00CD1511"/>
    <w:rsid w:val="00CD1610"/>
    <w:rsid w:val="00CD1B00"/>
    <w:rsid w:val="00CD1D0E"/>
    <w:rsid w:val="00CD1D67"/>
    <w:rsid w:val="00CD23CC"/>
    <w:rsid w:val="00CD248D"/>
    <w:rsid w:val="00CD2BF7"/>
    <w:rsid w:val="00CD2BFF"/>
    <w:rsid w:val="00CD2D30"/>
    <w:rsid w:val="00CD34F4"/>
    <w:rsid w:val="00CD3591"/>
    <w:rsid w:val="00CD35CB"/>
    <w:rsid w:val="00CD3695"/>
    <w:rsid w:val="00CD37F1"/>
    <w:rsid w:val="00CD38E8"/>
    <w:rsid w:val="00CD392C"/>
    <w:rsid w:val="00CD3A39"/>
    <w:rsid w:val="00CD3D4D"/>
    <w:rsid w:val="00CD3EB6"/>
    <w:rsid w:val="00CD4103"/>
    <w:rsid w:val="00CD43A2"/>
    <w:rsid w:val="00CD4A2E"/>
    <w:rsid w:val="00CD4A9E"/>
    <w:rsid w:val="00CD4AA0"/>
    <w:rsid w:val="00CD4D76"/>
    <w:rsid w:val="00CD5349"/>
    <w:rsid w:val="00CD5629"/>
    <w:rsid w:val="00CD569D"/>
    <w:rsid w:val="00CD56EB"/>
    <w:rsid w:val="00CD59DB"/>
    <w:rsid w:val="00CD5EA1"/>
    <w:rsid w:val="00CD602C"/>
    <w:rsid w:val="00CD6094"/>
    <w:rsid w:val="00CD614B"/>
    <w:rsid w:val="00CD67C7"/>
    <w:rsid w:val="00CD68F6"/>
    <w:rsid w:val="00CD6918"/>
    <w:rsid w:val="00CD6B74"/>
    <w:rsid w:val="00CD6E4E"/>
    <w:rsid w:val="00CD6F2A"/>
    <w:rsid w:val="00CD6FB8"/>
    <w:rsid w:val="00CD71A8"/>
    <w:rsid w:val="00CD735C"/>
    <w:rsid w:val="00CD7455"/>
    <w:rsid w:val="00CD774B"/>
    <w:rsid w:val="00CD795A"/>
    <w:rsid w:val="00CD7BE1"/>
    <w:rsid w:val="00CD7E18"/>
    <w:rsid w:val="00CD7F00"/>
    <w:rsid w:val="00CD7F9B"/>
    <w:rsid w:val="00CE006A"/>
    <w:rsid w:val="00CE00B5"/>
    <w:rsid w:val="00CE0304"/>
    <w:rsid w:val="00CE03AA"/>
    <w:rsid w:val="00CE03BB"/>
    <w:rsid w:val="00CE0772"/>
    <w:rsid w:val="00CE0FEB"/>
    <w:rsid w:val="00CE1010"/>
    <w:rsid w:val="00CE1E2E"/>
    <w:rsid w:val="00CE1EE0"/>
    <w:rsid w:val="00CE20FE"/>
    <w:rsid w:val="00CE2170"/>
    <w:rsid w:val="00CE2638"/>
    <w:rsid w:val="00CE26C2"/>
    <w:rsid w:val="00CE2A30"/>
    <w:rsid w:val="00CE2B2B"/>
    <w:rsid w:val="00CE2EB2"/>
    <w:rsid w:val="00CE332A"/>
    <w:rsid w:val="00CE3487"/>
    <w:rsid w:val="00CE3AA4"/>
    <w:rsid w:val="00CE3BD6"/>
    <w:rsid w:val="00CE3EAD"/>
    <w:rsid w:val="00CE401D"/>
    <w:rsid w:val="00CE4022"/>
    <w:rsid w:val="00CE4206"/>
    <w:rsid w:val="00CE4297"/>
    <w:rsid w:val="00CE4404"/>
    <w:rsid w:val="00CE4953"/>
    <w:rsid w:val="00CE4989"/>
    <w:rsid w:val="00CE4A8B"/>
    <w:rsid w:val="00CE4E45"/>
    <w:rsid w:val="00CE4F8C"/>
    <w:rsid w:val="00CE5A11"/>
    <w:rsid w:val="00CE5C43"/>
    <w:rsid w:val="00CE60C5"/>
    <w:rsid w:val="00CE620A"/>
    <w:rsid w:val="00CE629C"/>
    <w:rsid w:val="00CE67BE"/>
    <w:rsid w:val="00CE6D0A"/>
    <w:rsid w:val="00CE7390"/>
    <w:rsid w:val="00CE79F7"/>
    <w:rsid w:val="00CE7B15"/>
    <w:rsid w:val="00CE7F8C"/>
    <w:rsid w:val="00CE7F91"/>
    <w:rsid w:val="00CF048D"/>
    <w:rsid w:val="00CF049E"/>
    <w:rsid w:val="00CF078B"/>
    <w:rsid w:val="00CF0E44"/>
    <w:rsid w:val="00CF145E"/>
    <w:rsid w:val="00CF14DA"/>
    <w:rsid w:val="00CF1803"/>
    <w:rsid w:val="00CF1C36"/>
    <w:rsid w:val="00CF2033"/>
    <w:rsid w:val="00CF220F"/>
    <w:rsid w:val="00CF224A"/>
    <w:rsid w:val="00CF24E0"/>
    <w:rsid w:val="00CF28D4"/>
    <w:rsid w:val="00CF2D5B"/>
    <w:rsid w:val="00CF305E"/>
    <w:rsid w:val="00CF316D"/>
    <w:rsid w:val="00CF32D1"/>
    <w:rsid w:val="00CF36AB"/>
    <w:rsid w:val="00CF373E"/>
    <w:rsid w:val="00CF3853"/>
    <w:rsid w:val="00CF3A35"/>
    <w:rsid w:val="00CF3D69"/>
    <w:rsid w:val="00CF3DF0"/>
    <w:rsid w:val="00CF402B"/>
    <w:rsid w:val="00CF431C"/>
    <w:rsid w:val="00CF46A1"/>
    <w:rsid w:val="00CF47EB"/>
    <w:rsid w:val="00CF4924"/>
    <w:rsid w:val="00CF4A81"/>
    <w:rsid w:val="00CF4FB6"/>
    <w:rsid w:val="00CF50E2"/>
    <w:rsid w:val="00CF5174"/>
    <w:rsid w:val="00CF534E"/>
    <w:rsid w:val="00CF5659"/>
    <w:rsid w:val="00CF5825"/>
    <w:rsid w:val="00CF5C40"/>
    <w:rsid w:val="00CF5D38"/>
    <w:rsid w:val="00CF61AE"/>
    <w:rsid w:val="00CF61DA"/>
    <w:rsid w:val="00CF6415"/>
    <w:rsid w:val="00CF6A1E"/>
    <w:rsid w:val="00CF6DED"/>
    <w:rsid w:val="00CF6F48"/>
    <w:rsid w:val="00CF76A3"/>
    <w:rsid w:val="00CF7ADD"/>
    <w:rsid w:val="00CF7EE8"/>
    <w:rsid w:val="00D00857"/>
    <w:rsid w:val="00D00F86"/>
    <w:rsid w:val="00D01205"/>
    <w:rsid w:val="00D01221"/>
    <w:rsid w:val="00D01575"/>
    <w:rsid w:val="00D015AF"/>
    <w:rsid w:val="00D0161C"/>
    <w:rsid w:val="00D01759"/>
    <w:rsid w:val="00D020DA"/>
    <w:rsid w:val="00D027F6"/>
    <w:rsid w:val="00D02FF5"/>
    <w:rsid w:val="00D0315A"/>
    <w:rsid w:val="00D0340C"/>
    <w:rsid w:val="00D036F1"/>
    <w:rsid w:val="00D03BA1"/>
    <w:rsid w:val="00D03FC4"/>
    <w:rsid w:val="00D04692"/>
    <w:rsid w:val="00D046D6"/>
    <w:rsid w:val="00D04721"/>
    <w:rsid w:val="00D04FA2"/>
    <w:rsid w:val="00D052EF"/>
    <w:rsid w:val="00D05C83"/>
    <w:rsid w:val="00D05DCE"/>
    <w:rsid w:val="00D0604B"/>
    <w:rsid w:val="00D06198"/>
    <w:rsid w:val="00D061B9"/>
    <w:rsid w:val="00D0733B"/>
    <w:rsid w:val="00D108B5"/>
    <w:rsid w:val="00D10B29"/>
    <w:rsid w:val="00D10B94"/>
    <w:rsid w:val="00D11150"/>
    <w:rsid w:val="00D114ED"/>
    <w:rsid w:val="00D11C1C"/>
    <w:rsid w:val="00D11C35"/>
    <w:rsid w:val="00D11FE9"/>
    <w:rsid w:val="00D12089"/>
    <w:rsid w:val="00D12392"/>
    <w:rsid w:val="00D12963"/>
    <w:rsid w:val="00D12BA5"/>
    <w:rsid w:val="00D13755"/>
    <w:rsid w:val="00D13DB2"/>
    <w:rsid w:val="00D13EE3"/>
    <w:rsid w:val="00D141E5"/>
    <w:rsid w:val="00D144A2"/>
    <w:rsid w:val="00D14538"/>
    <w:rsid w:val="00D149D1"/>
    <w:rsid w:val="00D14A23"/>
    <w:rsid w:val="00D14C09"/>
    <w:rsid w:val="00D15195"/>
    <w:rsid w:val="00D152B9"/>
    <w:rsid w:val="00D15382"/>
    <w:rsid w:val="00D15734"/>
    <w:rsid w:val="00D15AC9"/>
    <w:rsid w:val="00D15C3C"/>
    <w:rsid w:val="00D15C6E"/>
    <w:rsid w:val="00D15D39"/>
    <w:rsid w:val="00D16156"/>
    <w:rsid w:val="00D16612"/>
    <w:rsid w:val="00D166D1"/>
    <w:rsid w:val="00D166DE"/>
    <w:rsid w:val="00D167E6"/>
    <w:rsid w:val="00D16A26"/>
    <w:rsid w:val="00D16C76"/>
    <w:rsid w:val="00D17002"/>
    <w:rsid w:val="00D170EC"/>
    <w:rsid w:val="00D1735E"/>
    <w:rsid w:val="00D17D90"/>
    <w:rsid w:val="00D17DC2"/>
    <w:rsid w:val="00D20157"/>
    <w:rsid w:val="00D204E1"/>
    <w:rsid w:val="00D20569"/>
    <w:rsid w:val="00D207A4"/>
    <w:rsid w:val="00D207BC"/>
    <w:rsid w:val="00D20A81"/>
    <w:rsid w:val="00D20B8C"/>
    <w:rsid w:val="00D20BA3"/>
    <w:rsid w:val="00D20E70"/>
    <w:rsid w:val="00D20FC9"/>
    <w:rsid w:val="00D210C6"/>
    <w:rsid w:val="00D211BD"/>
    <w:rsid w:val="00D21608"/>
    <w:rsid w:val="00D21919"/>
    <w:rsid w:val="00D21B75"/>
    <w:rsid w:val="00D21C26"/>
    <w:rsid w:val="00D21C4C"/>
    <w:rsid w:val="00D21CE1"/>
    <w:rsid w:val="00D21FB5"/>
    <w:rsid w:val="00D2215D"/>
    <w:rsid w:val="00D2215F"/>
    <w:rsid w:val="00D224C2"/>
    <w:rsid w:val="00D2268D"/>
    <w:rsid w:val="00D22712"/>
    <w:rsid w:val="00D22ABE"/>
    <w:rsid w:val="00D234DA"/>
    <w:rsid w:val="00D23A98"/>
    <w:rsid w:val="00D24047"/>
    <w:rsid w:val="00D24296"/>
    <w:rsid w:val="00D244DB"/>
    <w:rsid w:val="00D2469E"/>
    <w:rsid w:val="00D246BF"/>
    <w:rsid w:val="00D248AA"/>
    <w:rsid w:val="00D24D15"/>
    <w:rsid w:val="00D24E9C"/>
    <w:rsid w:val="00D25068"/>
    <w:rsid w:val="00D2521B"/>
    <w:rsid w:val="00D25327"/>
    <w:rsid w:val="00D253B0"/>
    <w:rsid w:val="00D25A73"/>
    <w:rsid w:val="00D261CC"/>
    <w:rsid w:val="00D26644"/>
    <w:rsid w:val="00D26C58"/>
    <w:rsid w:val="00D26E0C"/>
    <w:rsid w:val="00D26F67"/>
    <w:rsid w:val="00D27434"/>
    <w:rsid w:val="00D27D15"/>
    <w:rsid w:val="00D27D48"/>
    <w:rsid w:val="00D303C9"/>
    <w:rsid w:val="00D30484"/>
    <w:rsid w:val="00D306F1"/>
    <w:rsid w:val="00D3070B"/>
    <w:rsid w:val="00D3087F"/>
    <w:rsid w:val="00D308E3"/>
    <w:rsid w:val="00D309D0"/>
    <w:rsid w:val="00D309DA"/>
    <w:rsid w:val="00D30DB7"/>
    <w:rsid w:val="00D30DBA"/>
    <w:rsid w:val="00D30ED2"/>
    <w:rsid w:val="00D3165D"/>
    <w:rsid w:val="00D31C4C"/>
    <w:rsid w:val="00D32121"/>
    <w:rsid w:val="00D321BB"/>
    <w:rsid w:val="00D32270"/>
    <w:rsid w:val="00D3231C"/>
    <w:rsid w:val="00D32343"/>
    <w:rsid w:val="00D32C8F"/>
    <w:rsid w:val="00D32D65"/>
    <w:rsid w:val="00D32FD7"/>
    <w:rsid w:val="00D3321D"/>
    <w:rsid w:val="00D3351D"/>
    <w:rsid w:val="00D336FE"/>
    <w:rsid w:val="00D33707"/>
    <w:rsid w:val="00D33A0D"/>
    <w:rsid w:val="00D33BEC"/>
    <w:rsid w:val="00D33CB1"/>
    <w:rsid w:val="00D33D79"/>
    <w:rsid w:val="00D34276"/>
    <w:rsid w:val="00D3442B"/>
    <w:rsid w:val="00D34704"/>
    <w:rsid w:val="00D3478D"/>
    <w:rsid w:val="00D349B9"/>
    <w:rsid w:val="00D34A89"/>
    <w:rsid w:val="00D355CB"/>
    <w:rsid w:val="00D35828"/>
    <w:rsid w:val="00D3596F"/>
    <w:rsid w:val="00D35B22"/>
    <w:rsid w:val="00D3670E"/>
    <w:rsid w:val="00D368B3"/>
    <w:rsid w:val="00D36A21"/>
    <w:rsid w:val="00D36CEA"/>
    <w:rsid w:val="00D36D7A"/>
    <w:rsid w:val="00D36FF8"/>
    <w:rsid w:val="00D372AB"/>
    <w:rsid w:val="00D3747D"/>
    <w:rsid w:val="00D374A7"/>
    <w:rsid w:val="00D37595"/>
    <w:rsid w:val="00D3773B"/>
    <w:rsid w:val="00D37B66"/>
    <w:rsid w:val="00D37C24"/>
    <w:rsid w:val="00D37DF1"/>
    <w:rsid w:val="00D402F0"/>
    <w:rsid w:val="00D40683"/>
    <w:rsid w:val="00D40CA4"/>
    <w:rsid w:val="00D41311"/>
    <w:rsid w:val="00D415AF"/>
    <w:rsid w:val="00D4176C"/>
    <w:rsid w:val="00D41ADA"/>
    <w:rsid w:val="00D41C0D"/>
    <w:rsid w:val="00D41DE6"/>
    <w:rsid w:val="00D41DEF"/>
    <w:rsid w:val="00D41E1C"/>
    <w:rsid w:val="00D41EE6"/>
    <w:rsid w:val="00D423D2"/>
    <w:rsid w:val="00D42604"/>
    <w:rsid w:val="00D42746"/>
    <w:rsid w:val="00D42955"/>
    <w:rsid w:val="00D42959"/>
    <w:rsid w:val="00D42A98"/>
    <w:rsid w:val="00D42AD4"/>
    <w:rsid w:val="00D42B24"/>
    <w:rsid w:val="00D42C4A"/>
    <w:rsid w:val="00D42DF4"/>
    <w:rsid w:val="00D42E65"/>
    <w:rsid w:val="00D4356D"/>
    <w:rsid w:val="00D437B6"/>
    <w:rsid w:val="00D43B0F"/>
    <w:rsid w:val="00D43E5B"/>
    <w:rsid w:val="00D43FC9"/>
    <w:rsid w:val="00D44013"/>
    <w:rsid w:val="00D44074"/>
    <w:rsid w:val="00D441A9"/>
    <w:rsid w:val="00D442DD"/>
    <w:rsid w:val="00D4449B"/>
    <w:rsid w:val="00D44AAE"/>
    <w:rsid w:val="00D44C7E"/>
    <w:rsid w:val="00D44D52"/>
    <w:rsid w:val="00D44F96"/>
    <w:rsid w:val="00D44FFE"/>
    <w:rsid w:val="00D454E1"/>
    <w:rsid w:val="00D459A8"/>
    <w:rsid w:val="00D45C5B"/>
    <w:rsid w:val="00D45F93"/>
    <w:rsid w:val="00D46089"/>
    <w:rsid w:val="00D460E1"/>
    <w:rsid w:val="00D46313"/>
    <w:rsid w:val="00D46317"/>
    <w:rsid w:val="00D4635C"/>
    <w:rsid w:val="00D4679A"/>
    <w:rsid w:val="00D4685A"/>
    <w:rsid w:val="00D46B1D"/>
    <w:rsid w:val="00D46C61"/>
    <w:rsid w:val="00D47443"/>
    <w:rsid w:val="00D474B4"/>
    <w:rsid w:val="00D4753D"/>
    <w:rsid w:val="00D475A8"/>
    <w:rsid w:val="00D47D8F"/>
    <w:rsid w:val="00D50099"/>
    <w:rsid w:val="00D504A5"/>
    <w:rsid w:val="00D50670"/>
    <w:rsid w:val="00D50812"/>
    <w:rsid w:val="00D509E5"/>
    <w:rsid w:val="00D50D11"/>
    <w:rsid w:val="00D50EE0"/>
    <w:rsid w:val="00D5112F"/>
    <w:rsid w:val="00D5123B"/>
    <w:rsid w:val="00D515DB"/>
    <w:rsid w:val="00D517DB"/>
    <w:rsid w:val="00D51AC5"/>
    <w:rsid w:val="00D51B93"/>
    <w:rsid w:val="00D51DAE"/>
    <w:rsid w:val="00D51DC3"/>
    <w:rsid w:val="00D5231F"/>
    <w:rsid w:val="00D523EB"/>
    <w:rsid w:val="00D5267A"/>
    <w:rsid w:val="00D52B5F"/>
    <w:rsid w:val="00D53027"/>
    <w:rsid w:val="00D53265"/>
    <w:rsid w:val="00D53548"/>
    <w:rsid w:val="00D53C97"/>
    <w:rsid w:val="00D53DFE"/>
    <w:rsid w:val="00D54617"/>
    <w:rsid w:val="00D54790"/>
    <w:rsid w:val="00D553A1"/>
    <w:rsid w:val="00D55799"/>
    <w:rsid w:val="00D55944"/>
    <w:rsid w:val="00D55967"/>
    <w:rsid w:val="00D55BBF"/>
    <w:rsid w:val="00D55DE4"/>
    <w:rsid w:val="00D566F0"/>
    <w:rsid w:val="00D56A2E"/>
    <w:rsid w:val="00D56E50"/>
    <w:rsid w:val="00D57328"/>
    <w:rsid w:val="00D57CF3"/>
    <w:rsid w:val="00D601C0"/>
    <w:rsid w:val="00D602E9"/>
    <w:rsid w:val="00D60FA0"/>
    <w:rsid w:val="00D61224"/>
    <w:rsid w:val="00D61570"/>
    <w:rsid w:val="00D616C8"/>
    <w:rsid w:val="00D617FF"/>
    <w:rsid w:val="00D61A77"/>
    <w:rsid w:val="00D61C0B"/>
    <w:rsid w:val="00D61E11"/>
    <w:rsid w:val="00D620A6"/>
    <w:rsid w:val="00D62237"/>
    <w:rsid w:val="00D62335"/>
    <w:rsid w:val="00D623B6"/>
    <w:rsid w:val="00D62ADF"/>
    <w:rsid w:val="00D62B86"/>
    <w:rsid w:val="00D636C2"/>
    <w:rsid w:val="00D63724"/>
    <w:rsid w:val="00D63A30"/>
    <w:rsid w:val="00D63E5F"/>
    <w:rsid w:val="00D6417C"/>
    <w:rsid w:val="00D64181"/>
    <w:rsid w:val="00D641A9"/>
    <w:rsid w:val="00D64214"/>
    <w:rsid w:val="00D644F2"/>
    <w:rsid w:val="00D645DD"/>
    <w:rsid w:val="00D64751"/>
    <w:rsid w:val="00D64755"/>
    <w:rsid w:val="00D649E4"/>
    <w:rsid w:val="00D64A52"/>
    <w:rsid w:val="00D64A76"/>
    <w:rsid w:val="00D64CED"/>
    <w:rsid w:val="00D64D8B"/>
    <w:rsid w:val="00D64FD9"/>
    <w:rsid w:val="00D65068"/>
    <w:rsid w:val="00D652AB"/>
    <w:rsid w:val="00D652B8"/>
    <w:rsid w:val="00D65456"/>
    <w:rsid w:val="00D65462"/>
    <w:rsid w:val="00D654B6"/>
    <w:rsid w:val="00D655AB"/>
    <w:rsid w:val="00D657DD"/>
    <w:rsid w:val="00D65AE3"/>
    <w:rsid w:val="00D66197"/>
    <w:rsid w:val="00D6640D"/>
    <w:rsid w:val="00D664F9"/>
    <w:rsid w:val="00D667B9"/>
    <w:rsid w:val="00D669A8"/>
    <w:rsid w:val="00D66A14"/>
    <w:rsid w:val="00D66DC6"/>
    <w:rsid w:val="00D66EBD"/>
    <w:rsid w:val="00D6707D"/>
    <w:rsid w:val="00D67311"/>
    <w:rsid w:val="00D673FC"/>
    <w:rsid w:val="00D674D5"/>
    <w:rsid w:val="00D674EC"/>
    <w:rsid w:val="00D6772D"/>
    <w:rsid w:val="00D67888"/>
    <w:rsid w:val="00D67F59"/>
    <w:rsid w:val="00D7009D"/>
    <w:rsid w:val="00D70724"/>
    <w:rsid w:val="00D70755"/>
    <w:rsid w:val="00D7080B"/>
    <w:rsid w:val="00D70E97"/>
    <w:rsid w:val="00D70FE4"/>
    <w:rsid w:val="00D710A1"/>
    <w:rsid w:val="00D71718"/>
    <w:rsid w:val="00D718CA"/>
    <w:rsid w:val="00D71D0A"/>
    <w:rsid w:val="00D71F69"/>
    <w:rsid w:val="00D71F90"/>
    <w:rsid w:val="00D71FF8"/>
    <w:rsid w:val="00D72623"/>
    <w:rsid w:val="00D72B3F"/>
    <w:rsid w:val="00D72F35"/>
    <w:rsid w:val="00D73218"/>
    <w:rsid w:val="00D7329A"/>
    <w:rsid w:val="00D732AE"/>
    <w:rsid w:val="00D73B0D"/>
    <w:rsid w:val="00D73EE3"/>
    <w:rsid w:val="00D73F43"/>
    <w:rsid w:val="00D740EB"/>
    <w:rsid w:val="00D74197"/>
    <w:rsid w:val="00D74599"/>
    <w:rsid w:val="00D746B3"/>
    <w:rsid w:val="00D748FC"/>
    <w:rsid w:val="00D7493B"/>
    <w:rsid w:val="00D74947"/>
    <w:rsid w:val="00D749DC"/>
    <w:rsid w:val="00D74A26"/>
    <w:rsid w:val="00D74B69"/>
    <w:rsid w:val="00D74B9E"/>
    <w:rsid w:val="00D74E8E"/>
    <w:rsid w:val="00D7511F"/>
    <w:rsid w:val="00D75149"/>
    <w:rsid w:val="00D75545"/>
    <w:rsid w:val="00D756C4"/>
    <w:rsid w:val="00D75905"/>
    <w:rsid w:val="00D75B1D"/>
    <w:rsid w:val="00D75D29"/>
    <w:rsid w:val="00D760AE"/>
    <w:rsid w:val="00D7626E"/>
    <w:rsid w:val="00D762FA"/>
    <w:rsid w:val="00D764B1"/>
    <w:rsid w:val="00D766D5"/>
    <w:rsid w:val="00D768FD"/>
    <w:rsid w:val="00D76D67"/>
    <w:rsid w:val="00D77007"/>
    <w:rsid w:val="00D7708B"/>
    <w:rsid w:val="00D77386"/>
    <w:rsid w:val="00D7756F"/>
    <w:rsid w:val="00D77701"/>
    <w:rsid w:val="00D778BA"/>
    <w:rsid w:val="00D778BB"/>
    <w:rsid w:val="00D77AF7"/>
    <w:rsid w:val="00D80017"/>
    <w:rsid w:val="00D800A5"/>
    <w:rsid w:val="00D8024D"/>
    <w:rsid w:val="00D80494"/>
    <w:rsid w:val="00D804C4"/>
    <w:rsid w:val="00D806C2"/>
    <w:rsid w:val="00D80A5C"/>
    <w:rsid w:val="00D80A77"/>
    <w:rsid w:val="00D80CAF"/>
    <w:rsid w:val="00D80F23"/>
    <w:rsid w:val="00D80FFF"/>
    <w:rsid w:val="00D8122D"/>
    <w:rsid w:val="00D814D0"/>
    <w:rsid w:val="00D816E9"/>
    <w:rsid w:val="00D817B3"/>
    <w:rsid w:val="00D81866"/>
    <w:rsid w:val="00D819A0"/>
    <w:rsid w:val="00D81C1C"/>
    <w:rsid w:val="00D81CB2"/>
    <w:rsid w:val="00D81DE6"/>
    <w:rsid w:val="00D8231A"/>
    <w:rsid w:val="00D826F2"/>
    <w:rsid w:val="00D82797"/>
    <w:rsid w:val="00D82864"/>
    <w:rsid w:val="00D82910"/>
    <w:rsid w:val="00D82ADA"/>
    <w:rsid w:val="00D82E34"/>
    <w:rsid w:val="00D82F19"/>
    <w:rsid w:val="00D82F82"/>
    <w:rsid w:val="00D830FA"/>
    <w:rsid w:val="00D83E6D"/>
    <w:rsid w:val="00D83EB0"/>
    <w:rsid w:val="00D83FF4"/>
    <w:rsid w:val="00D841D7"/>
    <w:rsid w:val="00D848C1"/>
    <w:rsid w:val="00D84DEC"/>
    <w:rsid w:val="00D854AD"/>
    <w:rsid w:val="00D856EF"/>
    <w:rsid w:val="00D85993"/>
    <w:rsid w:val="00D864A8"/>
    <w:rsid w:val="00D868EA"/>
    <w:rsid w:val="00D8697C"/>
    <w:rsid w:val="00D86B5D"/>
    <w:rsid w:val="00D86DAA"/>
    <w:rsid w:val="00D873FD"/>
    <w:rsid w:val="00D875A9"/>
    <w:rsid w:val="00D8766E"/>
    <w:rsid w:val="00D87CAC"/>
    <w:rsid w:val="00D903B0"/>
    <w:rsid w:val="00D9047C"/>
    <w:rsid w:val="00D90778"/>
    <w:rsid w:val="00D9098E"/>
    <w:rsid w:val="00D90A31"/>
    <w:rsid w:val="00D90AA3"/>
    <w:rsid w:val="00D90AAB"/>
    <w:rsid w:val="00D90C4F"/>
    <w:rsid w:val="00D90F66"/>
    <w:rsid w:val="00D91693"/>
    <w:rsid w:val="00D91935"/>
    <w:rsid w:val="00D91A73"/>
    <w:rsid w:val="00D91C6F"/>
    <w:rsid w:val="00D921F3"/>
    <w:rsid w:val="00D922DE"/>
    <w:rsid w:val="00D92376"/>
    <w:rsid w:val="00D9240C"/>
    <w:rsid w:val="00D92C39"/>
    <w:rsid w:val="00D92CF6"/>
    <w:rsid w:val="00D92E4B"/>
    <w:rsid w:val="00D930C3"/>
    <w:rsid w:val="00D93103"/>
    <w:rsid w:val="00D9318F"/>
    <w:rsid w:val="00D93346"/>
    <w:rsid w:val="00D937A4"/>
    <w:rsid w:val="00D93B5A"/>
    <w:rsid w:val="00D93CF4"/>
    <w:rsid w:val="00D946D9"/>
    <w:rsid w:val="00D94717"/>
    <w:rsid w:val="00D94819"/>
    <w:rsid w:val="00D94981"/>
    <w:rsid w:val="00D9499F"/>
    <w:rsid w:val="00D94D58"/>
    <w:rsid w:val="00D94DFF"/>
    <w:rsid w:val="00D94E8D"/>
    <w:rsid w:val="00D951C2"/>
    <w:rsid w:val="00D95203"/>
    <w:rsid w:val="00D9542B"/>
    <w:rsid w:val="00D95B83"/>
    <w:rsid w:val="00D95D21"/>
    <w:rsid w:val="00D9600B"/>
    <w:rsid w:val="00D96336"/>
    <w:rsid w:val="00D96D0C"/>
    <w:rsid w:val="00D96FA3"/>
    <w:rsid w:val="00D97087"/>
    <w:rsid w:val="00D976DD"/>
    <w:rsid w:val="00D97705"/>
    <w:rsid w:val="00DA0040"/>
    <w:rsid w:val="00DA04F8"/>
    <w:rsid w:val="00DA05E4"/>
    <w:rsid w:val="00DA06C2"/>
    <w:rsid w:val="00DA06F8"/>
    <w:rsid w:val="00DA0734"/>
    <w:rsid w:val="00DA0738"/>
    <w:rsid w:val="00DA080F"/>
    <w:rsid w:val="00DA0986"/>
    <w:rsid w:val="00DA0C44"/>
    <w:rsid w:val="00DA0DAF"/>
    <w:rsid w:val="00DA1245"/>
    <w:rsid w:val="00DA17A1"/>
    <w:rsid w:val="00DA188F"/>
    <w:rsid w:val="00DA190E"/>
    <w:rsid w:val="00DA1A31"/>
    <w:rsid w:val="00DA1C4F"/>
    <w:rsid w:val="00DA1C79"/>
    <w:rsid w:val="00DA1D7A"/>
    <w:rsid w:val="00DA1DDA"/>
    <w:rsid w:val="00DA2453"/>
    <w:rsid w:val="00DA2870"/>
    <w:rsid w:val="00DA287D"/>
    <w:rsid w:val="00DA2B35"/>
    <w:rsid w:val="00DA2FE6"/>
    <w:rsid w:val="00DA3486"/>
    <w:rsid w:val="00DA356C"/>
    <w:rsid w:val="00DA3592"/>
    <w:rsid w:val="00DA37AF"/>
    <w:rsid w:val="00DA392C"/>
    <w:rsid w:val="00DA43E4"/>
    <w:rsid w:val="00DA44DC"/>
    <w:rsid w:val="00DA49EA"/>
    <w:rsid w:val="00DA4C1E"/>
    <w:rsid w:val="00DA4E6B"/>
    <w:rsid w:val="00DA4E92"/>
    <w:rsid w:val="00DA4F1B"/>
    <w:rsid w:val="00DA50FF"/>
    <w:rsid w:val="00DA5397"/>
    <w:rsid w:val="00DA5629"/>
    <w:rsid w:val="00DA5860"/>
    <w:rsid w:val="00DA58EB"/>
    <w:rsid w:val="00DA5D29"/>
    <w:rsid w:val="00DA5F6E"/>
    <w:rsid w:val="00DA6266"/>
    <w:rsid w:val="00DA63D5"/>
    <w:rsid w:val="00DA68F3"/>
    <w:rsid w:val="00DA6C69"/>
    <w:rsid w:val="00DA6C7A"/>
    <w:rsid w:val="00DA6D46"/>
    <w:rsid w:val="00DA6D6E"/>
    <w:rsid w:val="00DA6DDC"/>
    <w:rsid w:val="00DA6EE3"/>
    <w:rsid w:val="00DA760B"/>
    <w:rsid w:val="00DA7614"/>
    <w:rsid w:val="00DA7C1A"/>
    <w:rsid w:val="00DA7DEA"/>
    <w:rsid w:val="00DA7E4F"/>
    <w:rsid w:val="00DB0781"/>
    <w:rsid w:val="00DB07D9"/>
    <w:rsid w:val="00DB09A6"/>
    <w:rsid w:val="00DB0E97"/>
    <w:rsid w:val="00DB0FC1"/>
    <w:rsid w:val="00DB1734"/>
    <w:rsid w:val="00DB178E"/>
    <w:rsid w:val="00DB17B7"/>
    <w:rsid w:val="00DB1A08"/>
    <w:rsid w:val="00DB1D2B"/>
    <w:rsid w:val="00DB1E9B"/>
    <w:rsid w:val="00DB1E9C"/>
    <w:rsid w:val="00DB1F56"/>
    <w:rsid w:val="00DB1FB8"/>
    <w:rsid w:val="00DB20F9"/>
    <w:rsid w:val="00DB2165"/>
    <w:rsid w:val="00DB2170"/>
    <w:rsid w:val="00DB221F"/>
    <w:rsid w:val="00DB2227"/>
    <w:rsid w:val="00DB2402"/>
    <w:rsid w:val="00DB27F0"/>
    <w:rsid w:val="00DB2952"/>
    <w:rsid w:val="00DB2DBD"/>
    <w:rsid w:val="00DB2F6D"/>
    <w:rsid w:val="00DB301E"/>
    <w:rsid w:val="00DB3330"/>
    <w:rsid w:val="00DB3656"/>
    <w:rsid w:val="00DB37CB"/>
    <w:rsid w:val="00DB3949"/>
    <w:rsid w:val="00DB3A6B"/>
    <w:rsid w:val="00DB3BDD"/>
    <w:rsid w:val="00DB3C09"/>
    <w:rsid w:val="00DB3C1E"/>
    <w:rsid w:val="00DB3FD9"/>
    <w:rsid w:val="00DB4243"/>
    <w:rsid w:val="00DB4679"/>
    <w:rsid w:val="00DB4AE7"/>
    <w:rsid w:val="00DB4BF3"/>
    <w:rsid w:val="00DB5073"/>
    <w:rsid w:val="00DB52D8"/>
    <w:rsid w:val="00DB52DB"/>
    <w:rsid w:val="00DB5613"/>
    <w:rsid w:val="00DB572F"/>
    <w:rsid w:val="00DB5D39"/>
    <w:rsid w:val="00DB5EB3"/>
    <w:rsid w:val="00DB609C"/>
    <w:rsid w:val="00DB6420"/>
    <w:rsid w:val="00DB675A"/>
    <w:rsid w:val="00DB6CCA"/>
    <w:rsid w:val="00DB6F7C"/>
    <w:rsid w:val="00DB7036"/>
    <w:rsid w:val="00DB70F2"/>
    <w:rsid w:val="00DB7161"/>
    <w:rsid w:val="00DB77B3"/>
    <w:rsid w:val="00DB780F"/>
    <w:rsid w:val="00DB7863"/>
    <w:rsid w:val="00DB7B71"/>
    <w:rsid w:val="00DB7D06"/>
    <w:rsid w:val="00DB7D0A"/>
    <w:rsid w:val="00DB7E27"/>
    <w:rsid w:val="00DC0599"/>
    <w:rsid w:val="00DC0AA3"/>
    <w:rsid w:val="00DC0BD0"/>
    <w:rsid w:val="00DC1530"/>
    <w:rsid w:val="00DC1659"/>
    <w:rsid w:val="00DC1D34"/>
    <w:rsid w:val="00DC1E92"/>
    <w:rsid w:val="00DC1ED8"/>
    <w:rsid w:val="00DC2253"/>
    <w:rsid w:val="00DC23C7"/>
    <w:rsid w:val="00DC266E"/>
    <w:rsid w:val="00DC2EF5"/>
    <w:rsid w:val="00DC33C8"/>
    <w:rsid w:val="00DC3543"/>
    <w:rsid w:val="00DC37C4"/>
    <w:rsid w:val="00DC3844"/>
    <w:rsid w:val="00DC3D4E"/>
    <w:rsid w:val="00DC4164"/>
    <w:rsid w:val="00DC41BC"/>
    <w:rsid w:val="00DC443F"/>
    <w:rsid w:val="00DC45C3"/>
    <w:rsid w:val="00DC4757"/>
    <w:rsid w:val="00DC49D0"/>
    <w:rsid w:val="00DC4A4B"/>
    <w:rsid w:val="00DC4F2A"/>
    <w:rsid w:val="00DC4FAF"/>
    <w:rsid w:val="00DC50DE"/>
    <w:rsid w:val="00DC50FC"/>
    <w:rsid w:val="00DC5859"/>
    <w:rsid w:val="00DC5DEA"/>
    <w:rsid w:val="00DC5FB7"/>
    <w:rsid w:val="00DC636B"/>
    <w:rsid w:val="00DC65A4"/>
    <w:rsid w:val="00DC6BFC"/>
    <w:rsid w:val="00DC737F"/>
    <w:rsid w:val="00DC75C5"/>
    <w:rsid w:val="00DC7C8B"/>
    <w:rsid w:val="00DC7EAD"/>
    <w:rsid w:val="00DC7FC0"/>
    <w:rsid w:val="00DD01C6"/>
    <w:rsid w:val="00DD04D6"/>
    <w:rsid w:val="00DD07A9"/>
    <w:rsid w:val="00DD12C8"/>
    <w:rsid w:val="00DD1E4D"/>
    <w:rsid w:val="00DD1EBF"/>
    <w:rsid w:val="00DD23B2"/>
    <w:rsid w:val="00DD23F4"/>
    <w:rsid w:val="00DD25FB"/>
    <w:rsid w:val="00DD2700"/>
    <w:rsid w:val="00DD2BEF"/>
    <w:rsid w:val="00DD2D1C"/>
    <w:rsid w:val="00DD2D34"/>
    <w:rsid w:val="00DD3143"/>
    <w:rsid w:val="00DD3657"/>
    <w:rsid w:val="00DD39AB"/>
    <w:rsid w:val="00DD3A6B"/>
    <w:rsid w:val="00DD3C32"/>
    <w:rsid w:val="00DD3C82"/>
    <w:rsid w:val="00DD3ECF"/>
    <w:rsid w:val="00DD4141"/>
    <w:rsid w:val="00DD4182"/>
    <w:rsid w:val="00DD433D"/>
    <w:rsid w:val="00DD448E"/>
    <w:rsid w:val="00DD4493"/>
    <w:rsid w:val="00DD531E"/>
    <w:rsid w:val="00DD5604"/>
    <w:rsid w:val="00DD5684"/>
    <w:rsid w:val="00DD58E1"/>
    <w:rsid w:val="00DD5995"/>
    <w:rsid w:val="00DD599E"/>
    <w:rsid w:val="00DD59BC"/>
    <w:rsid w:val="00DD5A4B"/>
    <w:rsid w:val="00DD5B00"/>
    <w:rsid w:val="00DD5E94"/>
    <w:rsid w:val="00DD615E"/>
    <w:rsid w:val="00DD65A5"/>
    <w:rsid w:val="00DD6947"/>
    <w:rsid w:val="00DD6C0F"/>
    <w:rsid w:val="00DD7168"/>
    <w:rsid w:val="00DD754C"/>
    <w:rsid w:val="00DD754E"/>
    <w:rsid w:val="00DD77CC"/>
    <w:rsid w:val="00DE005F"/>
    <w:rsid w:val="00DE017B"/>
    <w:rsid w:val="00DE01BC"/>
    <w:rsid w:val="00DE024A"/>
    <w:rsid w:val="00DE06FB"/>
    <w:rsid w:val="00DE0E94"/>
    <w:rsid w:val="00DE1349"/>
    <w:rsid w:val="00DE1867"/>
    <w:rsid w:val="00DE19F6"/>
    <w:rsid w:val="00DE1B36"/>
    <w:rsid w:val="00DE2004"/>
    <w:rsid w:val="00DE20A6"/>
    <w:rsid w:val="00DE224A"/>
    <w:rsid w:val="00DE22C3"/>
    <w:rsid w:val="00DE22EC"/>
    <w:rsid w:val="00DE2ADA"/>
    <w:rsid w:val="00DE2B37"/>
    <w:rsid w:val="00DE3147"/>
    <w:rsid w:val="00DE32AC"/>
    <w:rsid w:val="00DE33AF"/>
    <w:rsid w:val="00DE3434"/>
    <w:rsid w:val="00DE36B8"/>
    <w:rsid w:val="00DE3734"/>
    <w:rsid w:val="00DE3854"/>
    <w:rsid w:val="00DE3A19"/>
    <w:rsid w:val="00DE3B94"/>
    <w:rsid w:val="00DE3EB4"/>
    <w:rsid w:val="00DE402D"/>
    <w:rsid w:val="00DE4047"/>
    <w:rsid w:val="00DE4475"/>
    <w:rsid w:val="00DE4596"/>
    <w:rsid w:val="00DE46C1"/>
    <w:rsid w:val="00DE4755"/>
    <w:rsid w:val="00DE4CC0"/>
    <w:rsid w:val="00DE4E7C"/>
    <w:rsid w:val="00DE4FEF"/>
    <w:rsid w:val="00DE554A"/>
    <w:rsid w:val="00DE579A"/>
    <w:rsid w:val="00DE57BB"/>
    <w:rsid w:val="00DE598D"/>
    <w:rsid w:val="00DE5A28"/>
    <w:rsid w:val="00DE5ADB"/>
    <w:rsid w:val="00DE5CEE"/>
    <w:rsid w:val="00DE5DEF"/>
    <w:rsid w:val="00DE66D3"/>
    <w:rsid w:val="00DE6972"/>
    <w:rsid w:val="00DE6995"/>
    <w:rsid w:val="00DE6FCA"/>
    <w:rsid w:val="00DE70CA"/>
    <w:rsid w:val="00DE71BC"/>
    <w:rsid w:val="00DE72D0"/>
    <w:rsid w:val="00DE74E5"/>
    <w:rsid w:val="00DE7518"/>
    <w:rsid w:val="00DE76A1"/>
    <w:rsid w:val="00DE79B8"/>
    <w:rsid w:val="00DE7A3F"/>
    <w:rsid w:val="00DE7D02"/>
    <w:rsid w:val="00DE7EFA"/>
    <w:rsid w:val="00DF0048"/>
    <w:rsid w:val="00DF01B5"/>
    <w:rsid w:val="00DF04C6"/>
    <w:rsid w:val="00DF05AE"/>
    <w:rsid w:val="00DF0ADC"/>
    <w:rsid w:val="00DF0C9B"/>
    <w:rsid w:val="00DF0EC5"/>
    <w:rsid w:val="00DF0FA4"/>
    <w:rsid w:val="00DF10D2"/>
    <w:rsid w:val="00DF174E"/>
    <w:rsid w:val="00DF190A"/>
    <w:rsid w:val="00DF1BAC"/>
    <w:rsid w:val="00DF1DA9"/>
    <w:rsid w:val="00DF1DB9"/>
    <w:rsid w:val="00DF2ACB"/>
    <w:rsid w:val="00DF2D42"/>
    <w:rsid w:val="00DF2FF2"/>
    <w:rsid w:val="00DF3484"/>
    <w:rsid w:val="00DF36F5"/>
    <w:rsid w:val="00DF3876"/>
    <w:rsid w:val="00DF38C3"/>
    <w:rsid w:val="00DF3A06"/>
    <w:rsid w:val="00DF3BDA"/>
    <w:rsid w:val="00DF3BE7"/>
    <w:rsid w:val="00DF3CEE"/>
    <w:rsid w:val="00DF3F4D"/>
    <w:rsid w:val="00DF40D3"/>
    <w:rsid w:val="00DF4495"/>
    <w:rsid w:val="00DF4950"/>
    <w:rsid w:val="00DF4DDC"/>
    <w:rsid w:val="00DF4FEC"/>
    <w:rsid w:val="00DF50DB"/>
    <w:rsid w:val="00DF53FC"/>
    <w:rsid w:val="00DF5581"/>
    <w:rsid w:val="00DF5CEC"/>
    <w:rsid w:val="00DF6017"/>
    <w:rsid w:val="00DF61B1"/>
    <w:rsid w:val="00DF61D1"/>
    <w:rsid w:val="00DF6427"/>
    <w:rsid w:val="00DF65C6"/>
    <w:rsid w:val="00DF6783"/>
    <w:rsid w:val="00DF6A5B"/>
    <w:rsid w:val="00DF7126"/>
    <w:rsid w:val="00DF7473"/>
    <w:rsid w:val="00DF74CF"/>
    <w:rsid w:val="00DF7558"/>
    <w:rsid w:val="00DF7922"/>
    <w:rsid w:val="00DF7EEE"/>
    <w:rsid w:val="00E00375"/>
    <w:rsid w:val="00E00698"/>
    <w:rsid w:val="00E00791"/>
    <w:rsid w:val="00E00AD7"/>
    <w:rsid w:val="00E00B99"/>
    <w:rsid w:val="00E00D67"/>
    <w:rsid w:val="00E00F9F"/>
    <w:rsid w:val="00E010B1"/>
    <w:rsid w:val="00E0115F"/>
    <w:rsid w:val="00E0119C"/>
    <w:rsid w:val="00E011D8"/>
    <w:rsid w:val="00E014DC"/>
    <w:rsid w:val="00E015C0"/>
    <w:rsid w:val="00E01875"/>
    <w:rsid w:val="00E01C27"/>
    <w:rsid w:val="00E01D74"/>
    <w:rsid w:val="00E01EF8"/>
    <w:rsid w:val="00E02464"/>
    <w:rsid w:val="00E027D4"/>
    <w:rsid w:val="00E029FC"/>
    <w:rsid w:val="00E02B8E"/>
    <w:rsid w:val="00E02C1E"/>
    <w:rsid w:val="00E02EBE"/>
    <w:rsid w:val="00E03479"/>
    <w:rsid w:val="00E035F0"/>
    <w:rsid w:val="00E038B3"/>
    <w:rsid w:val="00E03C27"/>
    <w:rsid w:val="00E03C94"/>
    <w:rsid w:val="00E03D45"/>
    <w:rsid w:val="00E03D56"/>
    <w:rsid w:val="00E03DE1"/>
    <w:rsid w:val="00E04039"/>
    <w:rsid w:val="00E0455A"/>
    <w:rsid w:val="00E04733"/>
    <w:rsid w:val="00E049A4"/>
    <w:rsid w:val="00E04BD4"/>
    <w:rsid w:val="00E04F4F"/>
    <w:rsid w:val="00E04FCB"/>
    <w:rsid w:val="00E050AF"/>
    <w:rsid w:val="00E05170"/>
    <w:rsid w:val="00E05414"/>
    <w:rsid w:val="00E0574F"/>
    <w:rsid w:val="00E05A67"/>
    <w:rsid w:val="00E05C2A"/>
    <w:rsid w:val="00E064AA"/>
    <w:rsid w:val="00E065CB"/>
    <w:rsid w:val="00E06643"/>
    <w:rsid w:val="00E0695B"/>
    <w:rsid w:val="00E06BF1"/>
    <w:rsid w:val="00E06C6F"/>
    <w:rsid w:val="00E06C9D"/>
    <w:rsid w:val="00E06D4F"/>
    <w:rsid w:val="00E07494"/>
    <w:rsid w:val="00E07510"/>
    <w:rsid w:val="00E0771C"/>
    <w:rsid w:val="00E07ACE"/>
    <w:rsid w:val="00E07C1B"/>
    <w:rsid w:val="00E07C4A"/>
    <w:rsid w:val="00E07D9E"/>
    <w:rsid w:val="00E10378"/>
    <w:rsid w:val="00E105C0"/>
    <w:rsid w:val="00E10728"/>
    <w:rsid w:val="00E108E8"/>
    <w:rsid w:val="00E109C3"/>
    <w:rsid w:val="00E10AF6"/>
    <w:rsid w:val="00E10B0D"/>
    <w:rsid w:val="00E10C22"/>
    <w:rsid w:val="00E10FDE"/>
    <w:rsid w:val="00E11030"/>
    <w:rsid w:val="00E113A7"/>
    <w:rsid w:val="00E11AFC"/>
    <w:rsid w:val="00E11BC3"/>
    <w:rsid w:val="00E11C4F"/>
    <w:rsid w:val="00E1200E"/>
    <w:rsid w:val="00E122C8"/>
    <w:rsid w:val="00E12308"/>
    <w:rsid w:val="00E12657"/>
    <w:rsid w:val="00E126A9"/>
    <w:rsid w:val="00E126AD"/>
    <w:rsid w:val="00E12C6E"/>
    <w:rsid w:val="00E12F94"/>
    <w:rsid w:val="00E1305F"/>
    <w:rsid w:val="00E13270"/>
    <w:rsid w:val="00E13529"/>
    <w:rsid w:val="00E1366E"/>
    <w:rsid w:val="00E139C9"/>
    <w:rsid w:val="00E13AD4"/>
    <w:rsid w:val="00E14373"/>
    <w:rsid w:val="00E1444F"/>
    <w:rsid w:val="00E1445B"/>
    <w:rsid w:val="00E1469F"/>
    <w:rsid w:val="00E14EDF"/>
    <w:rsid w:val="00E155A3"/>
    <w:rsid w:val="00E15DFC"/>
    <w:rsid w:val="00E162F1"/>
    <w:rsid w:val="00E167AD"/>
    <w:rsid w:val="00E16D08"/>
    <w:rsid w:val="00E1773A"/>
    <w:rsid w:val="00E177E3"/>
    <w:rsid w:val="00E17838"/>
    <w:rsid w:val="00E17E01"/>
    <w:rsid w:val="00E17EBB"/>
    <w:rsid w:val="00E17F4B"/>
    <w:rsid w:val="00E201EA"/>
    <w:rsid w:val="00E20479"/>
    <w:rsid w:val="00E20481"/>
    <w:rsid w:val="00E2064C"/>
    <w:rsid w:val="00E20A30"/>
    <w:rsid w:val="00E20C71"/>
    <w:rsid w:val="00E20D04"/>
    <w:rsid w:val="00E20F94"/>
    <w:rsid w:val="00E2102D"/>
    <w:rsid w:val="00E21271"/>
    <w:rsid w:val="00E2129E"/>
    <w:rsid w:val="00E21632"/>
    <w:rsid w:val="00E21745"/>
    <w:rsid w:val="00E21892"/>
    <w:rsid w:val="00E21C6B"/>
    <w:rsid w:val="00E21E23"/>
    <w:rsid w:val="00E22011"/>
    <w:rsid w:val="00E220E9"/>
    <w:rsid w:val="00E224F5"/>
    <w:rsid w:val="00E2276B"/>
    <w:rsid w:val="00E227DB"/>
    <w:rsid w:val="00E22810"/>
    <w:rsid w:val="00E22F63"/>
    <w:rsid w:val="00E230D7"/>
    <w:rsid w:val="00E231D2"/>
    <w:rsid w:val="00E234D4"/>
    <w:rsid w:val="00E23656"/>
    <w:rsid w:val="00E23B12"/>
    <w:rsid w:val="00E23C2F"/>
    <w:rsid w:val="00E240D0"/>
    <w:rsid w:val="00E2422A"/>
    <w:rsid w:val="00E243DA"/>
    <w:rsid w:val="00E247B4"/>
    <w:rsid w:val="00E2493A"/>
    <w:rsid w:val="00E24C28"/>
    <w:rsid w:val="00E24D1D"/>
    <w:rsid w:val="00E25369"/>
    <w:rsid w:val="00E25501"/>
    <w:rsid w:val="00E25FB2"/>
    <w:rsid w:val="00E262EB"/>
    <w:rsid w:val="00E265A9"/>
    <w:rsid w:val="00E26721"/>
    <w:rsid w:val="00E267A9"/>
    <w:rsid w:val="00E26A63"/>
    <w:rsid w:val="00E26A92"/>
    <w:rsid w:val="00E26C04"/>
    <w:rsid w:val="00E27108"/>
    <w:rsid w:val="00E278D8"/>
    <w:rsid w:val="00E27B2F"/>
    <w:rsid w:val="00E27D2B"/>
    <w:rsid w:val="00E30051"/>
    <w:rsid w:val="00E30057"/>
    <w:rsid w:val="00E30182"/>
    <w:rsid w:val="00E3024A"/>
    <w:rsid w:val="00E30562"/>
    <w:rsid w:val="00E305D9"/>
    <w:rsid w:val="00E30780"/>
    <w:rsid w:val="00E307FC"/>
    <w:rsid w:val="00E30977"/>
    <w:rsid w:val="00E30C3D"/>
    <w:rsid w:val="00E30CEF"/>
    <w:rsid w:val="00E3104B"/>
    <w:rsid w:val="00E31069"/>
    <w:rsid w:val="00E31259"/>
    <w:rsid w:val="00E317A7"/>
    <w:rsid w:val="00E31D18"/>
    <w:rsid w:val="00E3205A"/>
    <w:rsid w:val="00E322CF"/>
    <w:rsid w:val="00E324AE"/>
    <w:rsid w:val="00E3271C"/>
    <w:rsid w:val="00E3295A"/>
    <w:rsid w:val="00E32F30"/>
    <w:rsid w:val="00E33206"/>
    <w:rsid w:val="00E332F8"/>
    <w:rsid w:val="00E33580"/>
    <w:rsid w:val="00E335A9"/>
    <w:rsid w:val="00E33682"/>
    <w:rsid w:val="00E33770"/>
    <w:rsid w:val="00E33A97"/>
    <w:rsid w:val="00E33D5D"/>
    <w:rsid w:val="00E34759"/>
    <w:rsid w:val="00E3498A"/>
    <w:rsid w:val="00E350A4"/>
    <w:rsid w:val="00E3536B"/>
    <w:rsid w:val="00E3562F"/>
    <w:rsid w:val="00E35AA7"/>
    <w:rsid w:val="00E35CC5"/>
    <w:rsid w:val="00E360F4"/>
    <w:rsid w:val="00E362CF"/>
    <w:rsid w:val="00E3678C"/>
    <w:rsid w:val="00E36926"/>
    <w:rsid w:val="00E36A1E"/>
    <w:rsid w:val="00E36E1F"/>
    <w:rsid w:val="00E370C1"/>
    <w:rsid w:val="00E37B14"/>
    <w:rsid w:val="00E37FAE"/>
    <w:rsid w:val="00E37FD8"/>
    <w:rsid w:val="00E4030A"/>
    <w:rsid w:val="00E407A4"/>
    <w:rsid w:val="00E407F1"/>
    <w:rsid w:val="00E409A6"/>
    <w:rsid w:val="00E40BBA"/>
    <w:rsid w:val="00E40F9D"/>
    <w:rsid w:val="00E4114D"/>
    <w:rsid w:val="00E41326"/>
    <w:rsid w:val="00E417E2"/>
    <w:rsid w:val="00E4190A"/>
    <w:rsid w:val="00E419AC"/>
    <w:rsid w:val="00E419FE"/>
    <w:rsid w:val="00E41C89"/>
    <w:rsid w:val="00E41F82"/>
    <w:rsid w:val="00E421A9"/>
    <w:rsid w:val="00E42299"/>
    <w:rsid w:val="00E429B8"/>
    <w:rsid w:val="00E42AF0"/>
    <w:rsid w:val="00E42BEE"/>
    <w:rsid w:val="00E42D19"/>
    <w:rsid w:val="00E42F39"/>
    <w:rsid w:val="00E42F47"/>
    <w:rsid w:val="00E43BC4"/>
    <w:rsid w:val="00E43CBB"/>
    <w:rsid w:val="00E43ECE"/>
    <w:rsid w:val="00E4409F"/>
    <w:rsid w:val="00E4470E"/>
    <w:rsid w:val="00E44F28"/>
    <w:rsid w:val="00E44FE8"/>
    <w:rsid w:val="00E45080"/>
    <w:rsid w:val="00E4536E"/>
    <w:rsid w:val="00E45545"/>
    <w:rsid w:val="00E455CF"/>
    <w:rsid w:val="00E45975"/>
    <w:rsid w:val="00E45BD2"/>
    <w:rsid w:val="00E45E92"/>
    <w:rsid w:val="00E46257"/>
    <w:rsid w:val="00E463F8"/>
    <w:rsid w:val="00E4657E"/>
    <w:rsid w:val="00E4664B"/>
    <w:rsid w:val="00E4694E"/>
    <w:rsid w:val="00E46A56"/>
    <w:rsid w:val="00E46C8E"/>
    <w:rsid w:val="00E46FB5"/>
    <w:rsid w:val="00E47102"/>
    <w:rsid w:val="00E4738F"/>
    <w:rsid w:val="00E47519"/>
    <w:rsid w:val="00E47560"/>
    <w:rsid w:val="00E4771B"/>
    <w:rsid w:val="00E479FC"/>
    <w:rsid w:val="00E47AF9"/>
    <w:rsid w:val="00E47B45"/>
    <w:rsid w:val="00E503B7"/>
    <w:rsid w:val="00E5050C"/>
    <w:rsid w:val="00E5057C"/>
    <w:rsid w:val="00E50600"/>
    <w:rsid w:val="00E5095B"/>
    <w:rsid w:val="00E50A1F"/>
    <w:rsid w:val="00E50D36"/>
    <w:rsid w:val="00E50F62"/>
    <w:rsid w:val="00E5109F"/>
    <w:rsid w:val="00E51268"/>
    <w:rsid w:val="00E5160C"/>
    <w:rsid w:val="00E518AB"/>
    <w:rsid w:val="00E51AF9"/>
    <w:rsid w:val="00E51DD8"/>
    <w:rsid w:val="00E51E34"/>
    <w:rsid w:val="00E5212A"/>
    <w:rsid w:val="00E5222C"/>
    <w:rsid w:val="00E5238D"/>
    <w:rsid w:val="00E524ED"/>
    <w:rsid w:val="00E525D0"/>
    <w:rsid w:val="00E52BD0"/>
    <w:rsid w:val="00E52D18"/>
    <w:rsid w:val="00E52DD1"/>
    <w:rsid w:val="00E52DDD"/>
    <w:rsid w:val="00E52F8D"/>
    <w:rsid w:val="00E530F9"/>
    <w:rsid w:val="00E532F9"/>
    <w:rsid w:val="00E53AAF"/>
    <w:rsid w:val="00E53C57"/>
    <w:rsid w:val="00E53D48"/>
    <w:rsid w:val="00E5410D"/>
    <w:rsid w:val="00E54120"/>
    <w:rsid w:val="00E54171"/>
    <w:rsid w:val="00E544E9"/>
    <w:rsid w:val="00E545BE"/>
    <w:rsid w:val="00E5460A"/>
    <w:rsid w:val="00E55A58"/>
    <w:rsid w:val="00E55B14"/>
    <w:rsid w:val="00E563FA"/>
    <w:rsid w:val="00E56456"/>
    <w:rsid w:val="00E566C9"/>
    <w:rsid w:val="00E56C27"/>
    <w:rsid w:val="00E56DC5"/>
    <w:rsid w:val="00E5725B"/>
    <w:rsid w:val="00E575BD"/>
    <w:rsid w:val="00E5779F"/>
    <w:rsid w:val="00E57AEB"/>
    <w:rsid w:val="00E57F9C"/>
    <w:rsid w:val="00E60070"/>
    <w:rsid w:val="00E6007C"/>
    <w:rsid w:val="00E6093D"/>
    <w:rsid w:val="00E60C09"/>
    <w:rsid w:val="00E61414"/>
    <w:rsid w:val="00E6150A"/>
    <w:rsid w:val="00E61CBC"/>
    <w:rsid w:val="00E61E5D"/>
    <w:rsid w:val="00E61FEB"/>
    <w:rsid w:val="00E620F4"/>
    <w:rsid w:val="00E62534"/>
    <w:rsid w:val="00E62548"/>
    <w:rsid w:val="00E62779"/>
    <w:rsid w:val="00E62DAE"/>
    <w:rsid w:val="00E63528"/>
    <w:rsid w:val="00E6366C"/>
    <w:rsid w:val="00E6389B"/>
    <w:rsid w:val="00E63936"/>
    <w:rsid w:val="00E63A55"/>
    <w:rsid w:val="00E63B76"/>
    <w:rsid w:val="00E6437D"/>
    <w:rsid w:val="00E646EB"/>
    <w:rsid w:val="00E64937"/>
    <w:rsid w:val="00E64B26"/>
    <w:rsid w:val="00E64B70"/>
    <w:rsid w:val="00E64BC4"/>
    <w:rsid w:val="00E64DBC"/>
    <w:rsid w:val="00E64E05"/>
    <w:rsid w:val="00E64E30"/>
    <w:rsid w:val="00E64F26"/>
    <w:rsid w:val="00E64FA2"/>
    <w:rsid w:val="00E65391"/>
    <w:rsid w:val="00E65505"/>
    <w:rsid w:val="00E6558F"/>
    <w:rsid w:val="00E65908"/>
    <w:rsid w:val="00E65A9E"/>
    <w:rsid w:val="00E65AB0"/>
    <w:rsid w:val="00E65B7F"/>
    <w:rsid w:val="00E65CCE"/>
    <w:rsid w:val="00E65FA0"/>
    <w:rsid w:val="00E6611C"/>
    <w:rsid w:val="00E66223"/>
    <w:rsid w:val="00E66354"/>
    <w:rsid w:val="00E66456"/>
    <w:rsid w:val="00E66AA2"/>
    <w:rsid w:val="00E66AA4"/>
    <w:rsid w:val="00E66D0E"/>
    <w:rsid w:val="00E66D5F"/>
    <w:rsid w:val="00E67AA1"/>
    <w:rsid w:val="00E67CA8"/>
    <w:rsid w:val="00E67CD1"/>
    <w:rsid w:val="00E67D1C"/>
    <w:rsid w:val="00E7029D"/>
    <w:rsid w:val="00E705D5"/>
    <w:rsid w:val="00E709FC"/>
    <w:rsid w:val="00E7108A"/>
    <w:rsid w:val="00E713F1"/>
    <w:rsid w:val="00E716CB"/>
    <w:rsid w:val="00E71B0B"/>
    <w:rsid w:val="00E71B50"/>
    <w:rsid w:val="00E71DC6"/>
    <w:rsid w:val="00E71ED3"/>
    <w:rsid w:val="00E71FB4"/>
    <w:rsid w:val="00E72132"/>
    <w:rsid w:val="00E722D9"/>
    <w:rsid w:val="00E72379"/>
    <w:rsid w:val="00E72384"/>
    <w:rsid w:val="00E72607"/>
    <w:rsid w:val="00E7279D"/>
    <w:rsid w:val="00E72A0C"/>
    <w:rsid w:val="00E72EA8"/>
    <w:rsid w:val="00E72F62"/>
    <w:rsid w:val="00E72FE9"/>
    <w:rsid w:val="00E73650"/>
    <w:rsid w:val="00E7376B"/>
    <w:rsid w:val="00E740D4"/>
    <w:rsid w:val="00E74331"/>
    <w:rsid w:val="00E74422"/>
    <w:rsid w:val="00E746E2"/>
    <w:rsid w:val="00E74844"/>
    <w:rsid w:val="00E748DE"/>
    <w:rsid w:val="00E74CFF"/>
    <w:rsid w:val="00E74E19"/>
    <w:rsid w:val="00E7520C"/>
    <w:rsid w:val="00E7539D"/>
    <w:rsid w:val="00E7577E"/>
    <w:rsid w:val="00E75852"/>
    <w:rsid w:val="00E7591C"/>
    <w:rsid w:val="00E75B66"/>
    <w:rsid w:val="00E75FA0"/>
    <w:rsid w:val="00E76596"/>
    <w:rsid w:val="00E768B7"/>
    <w:rsid w:val="00E76BBC"/>
    <w:rsid w:val="00E76BE9"/>
    <w:rsid w:val="00E777AE"/>
    <w:rsid w:val="00E779E5"/>
    <w:rsid w:val="00E77DA2"/>
    <w:rsid w:val="00E8000B"/>
    <w:rsid w:val="00E80108"/>
    <w:rsid w:val="00E80195"/>
    <w:rsid w:val="00E802AC"/>
    <w:rsid w:val="00E80704"/>
    <w:rsid w:val="00E8086F"/>
    <w:rsid w:val="00E80875"/>
    <w:rsid w:val="00E80F1B"/>
    <w:rsid w:val="00E81338"/>
    <w:rsid w:val="00E81384"/>
    <w:rsid w:val="00E81399"/>
    <w:rsid w:val="00E813A1"/>
    <w:rsid w:val="00E81446"/>
    <w:rsid w:val="00E814A5"/>
    <w:rsid w:val="00E81574"/>
    <w:rsid w:val="00E81579"/>
    <w:rsid w:val="00E816DE"/>
    <w:rsid w:val="00E818F7"/>
    <w:rsid w:val="00E81AB0"/>
    <w:rsid w:val="00E8239E"/>
    <w:rsid w:val="00E82698"/>
    <w:rsid w:val="00E828B4"/>
    <w:rsid w:val="00E8293F"/>
    <w:rsid w:val="00E82960"/>
    <w:rsid w:val="00E82B3E"/>
    <w:rsid w:val="00E82F5D"/>
    <w:rsid w:val="00E83059"/>
    <w:rsid w:val="00E8319C"/>
    <w:rsid w:val="00E832D2"/>
    <w:rsid w:val="00E83307"/>
    <w:rsid w:val="00E833F5"/>
    <w:rsid w:val="00E83AEC"/>
    <w:rsid w:val="00E83C7F"/>
    <w:rsid w:val="00E83D66"/>
    <w:rsid w:val="00E83EC9"/>
    <w:rsid w:val="00E83FB4"/>
    <w:rsid w:val="00E8445C"/>
    <w:rsid w:val="00E8458E"/>
    <w:rsid w:val="00E84AAF"/>
    <w:rsid w:val="00E85158"/>
    <w:rsid w:val="00E851CE"/>
    <w:rsid w:val="00E8575F"/>
    <w:rsid w:val="00E85CC8"/>
    <w:rsid w:val="00E85F07"/>
    <w:rsid w:val="00E86246"/>
    <w:rsid w:val="00E86336"/>
    <w:rsid w:val="00E86498"/>
    <w:rsid w:val="00E865FA"/>
    <w:rsid w:val="00E86D1F"/>
    <w:rsid w:val="00E86DAA"/>
    <w:rsid w:val="00E87354"/>
    <w:rsid w:val="00E873C6"/>
    <w:rsid w:val="00E87500"/>
    <w:rsid w:val="00E87728"/>
    <w:rsid w:val="00E87797"/>
    <w:rsid w:val="00E87C28"/>
    <w:rsid w:val="00E900C5"/>
    <w:rsid w:val="00E901B1"/>
    <w:rsid w:val="00E9032D"/>
    <w:rsid w:val="00E905AC"/>
    <w:rsid w:val="00E906E4"/>
    <w:rsid w:val="00E9076C"/>
    <w:rsid w:val="00E907AD"/>
    <w:rsid w:val="00E90E43"/>
    <w:rsid w:val="00E90E51"/>
    <w:rsid w:val="00E90ED5"/>
    <w:rsid w:val="00E90FFB"/>
    <w:rsid w:val="00E91251"/>
    <w:rsid w:val="00E9135B"/>
    <w:rsid w:val="00E91385"/>
    <w:rsid w:val="00E916FF"/>
    <w:rsid w:val="00E9176F"/>
    <w:rsid w:val="00E91899"/>
    <w:rsid w:val="00E91C7C"/>
    <w:rsid w:val="00E91F75"/>
    <w:rsid w:val="00E925CB"/>
    <w:rsid w:val="00E92644"/>
    <w:rsid w:val="00E92923"/>
    <w:rsid w:val="00E9297C"/>
    <w:rsid w:val="00E92991"/>
    <w:rsid w:val="00E92C2D"/>
    <w:rsid w:val="00E92DA4"/>
    <w:rsid w:val="00E9336E"/>
    <w:rsid w:val="00E935AA"/>
    <w:rsid w:val="00E93680"/>
    <w:rsid w:val="00E93783"/>
    <w:rsid w:val="00E9387F"/>
    <w:rsid w:val="00E938D2"/>
    <w:rsid w:val="00E93910"/>
    <w:rsid w:val="00E93B40"/>
    <w:rsid w:val="00E93E65"/>
    <w:rsid w:val="00E93EB2"/>
    <w:rsid w:val="00E93F66"/>
    <w:rsid w:val="00E940CA"/>
    <w:rsid w:val="00E941AC"/>
    <w:rsid w:val="00E942E1"/>
    <w:rsid w:val="00E9448C"/>
    <w:rsid w:val="00E94574"/>
    <w:rsid w:val="00E9499C"/>
    <w:rsid w:val="00E951FC"/>
    <w:rsid w:val="00E95299"/>
    <w:rsid w:val="00E953AD"/>
    <w:rsid w:val="00E95628"/>
    <w:rsid w:val="00E956BB"/>
    <w:rsid w:val="00E95702"/>
    <w:rsid w:val="00E95750"/>
    <w:rsid w:val="00E95B36"/>
    <w:rsid w:val="00E95C2C"/>
    <w:rsid w:val="00E95E1B"/>
    <w:rsid w:val="00E95EBD"/>
    <w:rsid w:val="00E95F3A"/>
    <w:rsid w:val="00E96127"/>
    <w:rsid w:val="00E961DC"/>
    <w:rsid w:val="00E9623D"/>
    <w:rsid w:val="00E964B6"/>
    <w:rsid w:val="00E968F9"/>
    <w:rsid w:val="00E96ACE"/>
    <w:rsid w:val="00E96B0B"/>
    <w:rsid w:val="00E96C60"/>
    <w:rsid w:val="00E96F2E"/>
    <w:rsid w:val="00E97D9C"/>
    <w:rsid w:val="00EA036F"/>
    <w:rsid w:val="00EA080B"/>
    <w:rsid w:val="00EA0C64"/>
    <w:rsid w:val="00EA0E01"/>
    <w:rsid w:val="00EA0E6B"/>
    <w:rsid w:val="00EA1258"/>
    <w:rsid w:val="00EA29BD"/>
    <w:rsid w:val="00EA2AB3"/>
    <w:rsid w:val="00EA2C0E"/>
    <w:rsid w:val="00EA3011"/>
    <w:rsid w:val="00EA3392"/>
    <w:rsid w:val="00EA33A5"/>
    <w:rsid w:val="00EA33AB"/>
    <w:rsid w:val="00EA376A"/>
    <w:rsid w:val="00EA37DC"/>
    <w:rsid w:val="00EA3B77"/>
    <w:rsid w:val="00EA3CFA"/>
    <w:rsid w:val="00EA3DF2"/>
    <w:rsid w:val="00EA3F82"/>
    <w:rsid w:val="00EA411C"/>
    <w:rsid w:val="00EA44E3"/>
    <w:rsid w:val="00EA4819"/>
    <w:rsid w:val="00EA4B31"/>
    <w:rsid w:val="00EA4E75"/>
    <w:rsid w:val="00EA4FA9"/>
    <w:rsid w:val="00EA5214"/>
    <w:rsid w:val="00EA55C8"/>
    <w:rsid w:val="00EA5700"/>
    <w:rsid w:val="00EA5B32"/>
    <w:rsid w:val="00EA5C5A"/>
    <w:rsid w:val="00EA5EE5"/>
    <w:rsid w:val="00EA623C"/>
    <w:rsid w:val="00EA6782"/>
    <w:rsid w:val="00EA6A9A"/>
    <w:rsid w:val="00EA6FCA"/>
    <w:rsid w:val="00EA7371"/>
    <w:rsid w:val="00EA7839"/>
    <w:rsid w:val="00EA7898"/>
    <w:rsid w:val="00EA78B2"/>
    <w:rsid w:val="00EB06FD"/>
    <w:rsid w:val="00EB073F"/>
    <w:rsid w:val="00EB09A8"/>
    <w:rsid w:val="00EB09DF"/>
    <w:rsid w:val="00EB0E74"/>
    <w:rsid w:val="00EB121D"/>
    <w:rsid w:val="00EB1284"/>
    <w:rsid w:val="00EB17F4"/>
    <w:rsid w:val="00EB1828"/>
    <w:rsid w:val="00EB1898"/>
    <w:rsid w:val="00EB1C8E"/>
    <w:rsid w:val="00EB1CBE"/>
    <w:rsid w:val="00EB2AE5"/>
    <w:rsid w:val="00EB2D1E"/>
    <w:rsid w:val="00EB2FCD"/>
    <w:rsid w:val="00EB30CC"/>
    <w:rsid w:val="00EB335F"/>
    <w:rsid w:val="00EB348E"/>
    <w:rsid w:val="00EB35EE"/>
    <w:rsid w:val="00EB3B4B"/>
    <w:rsid w:val="00EB3BA3"/>
    <w:rsid w:val="00EB3D0F"/>
    <w:rsid w:val="00EB3D92"/>
    <w:rsid w:val="00EB3F4F"/>
    <w:rsid w:val="00EB3FEF"/>
    <w:rsid w:val="00EB43A1"/>
    <w:rsid w:val="00EB440A"/>
    <w:rsid w:val="00EB4B27"/>
    <w:rsid w:val="00EB4EFB"/>
    <w:rsid w:val="00EB5049"/>
    <w:rsid w:val="00EB50B7"/>
    <w:rsid w:val="00EB5249"/>
    <w:rsid w:val="00EB573E"/>
    <w:rsid w:val="00EB58BF"/>
    <w:rsid w:val="00EB5907"/>
    <w:rsid w:val="00EB5A6C"/>
    <w:rsid w:val="00EB5CF3"/>
    <w:rsid w:val="00EB6633"/>
    <w:rsid w:val="00EB6F17"/>
    <w:rsid w:val="00EB7292"/>
    <w:rsid w:val="00EB7383"/>
    <w:rsid w:val="00EB761C"/>
    <w:rsid w:val="00EB7672"/>
    <w:rsid w:val="00EB78FC"/>
    <w:rsid w:val="00EB7A62"/>
    <w:rsid w:val="00EB7CEE"/>
    <w:rsid w:val="00EC012A"/>
    <w:rsid w:val="00EC0363"/>
    <w:rsid w:val="00EC07A6"/>
    <w:rsid w:val="00EC0850"/>
    <w:rsid w:val="00EC08F6"/>
    <w:rsid w:val="00EC0DA4"/>
    <w:rsid w:val="00EC0E81"/>
    <w:rsid w:val="00EC0F3C"/>
    <w:rsid w:val="00EC1060"/>
    <w:rsid w:val="00EC12D3"/>
    <w:rsid w:val="00EC1402"/>
    <w:rsid w:val="00EC1884"/>
    <w:rsid w:val="00EC18A5"/>
    <w:rsid w:val="00EC19CA"/>
    <w:rsid w:val="00EC1C32"/>
    <w:rsid w:val="00EC1C50"/>
    <w:rsid w:val="00EC1DBB"/>
    <w:rsid w:val="00EC1E1B"/>
    <w:rsid w:val="00EC1ED5"/>
    <w:rsid w:val="00EC204C"/>
    <w:rsid w:val="00EC2280"/>
    <w:rsid w:val="00EC25FC"/>
    <w:rsid w:val="00EC271B"/>
    <w:rsid w:val="00EC2EE2"/>
    <w:rsid w:val="00EC36D7"/>
    <w:rsid w:val="00EC3FF8"/>
    <w:rsid w:val="00EC419F"/>
    <w:rsid w:val="00EC4719"/>
    <w:rsid w:val="00EC48F9"/>
    <w:rsid w:val="00EC4B55"/>
    <w:rsid w:val="00EC4BF6"/>
    <w:rsid w:val="00EC4C70"/>
    <w:rsid w:val="00EC5124"/>
    <w:rsid w:val="00EC5409"/>
    <w:rsid w:val="00EC54D5"/>
    <w:rsid w:val="00EC556D"/>
    <w:rsid w:val="00EC58D1"/>
    <w:rsid w:val="00EC5A63"/>
    <w:rsid w:val="00EC5C6A"/>
    <w:rsid w:val="00EC5EB6"/>
    <w:rsid w:val="00EC61C7"/>
    <w:rsid w:val="00EC67CE"/>
    <w:rsid w:val="00EC69A6"/>
    <w:rsid w:val="00EC6C1B"/>
    <w:rsid w:val="00EC6C85"/>
    <w:rsid w:val="00EC6CA3"/>
    <w:rsid w:val="00EC6EC1"/>
    <w:rsid w:val="00EC6FB1"/>
    <w:rsid w:val="00EC7195"/>
    <w:rsid w:val="00EC766D"/>
    <w:rsid w:val="00EC7927"/>
    <w:rsid w:val="00EC7D11"/>
    <w:rsid w:val="00EC7E88"/>
    <w:rsid w:val="00ED0299"/>
    <w:rsid w:val="00ED0448"/>
    <w:rsid w:val="00ED0601"/>
    <w:rsid w:val="00ED0C26"/>
    <w:rsid w:val="00ED0E45"/>
    <w:rsid w:val="00ED0FBC"/>
    <w:rsid w:val="00ED10A1"/>
    <w:rsid w:val="00ED11A8"/>
    <w:rsid w:val="00ED1340"/>
    <w:rsid w:val="00ED145B"/>
    <w:rsid w:val="00ED1981"/>
    <w:rsid w:val="00ED19F5"/>
    <w:rsid w:val="00ED1E66"/>
    <w:rsid w:val="00ED2017"/>
    <w:rsid w:val="00ED23AF"/>
    <w:rsid w:val="00ED245C"/>
    <w:rsid w:val="00ED2489"/>
    <w:rsid w:val="00ED2506"/>
    <w:rsid w:val="00ED2B2E"/>
    <w:rsid w:val="00ED2BEA"/>
    <w:rsid w:val="00ED2DBB"/>
    <w:rsid w:val="00ED30FA"/>
    <w:rsid w:val="00ED316D"/>
    <w:rsid w:val="00ED36BD"/>
    <w:rsid w:val="00ED386F"/>
    <w:rsid w:val="00ED3946"/>
    <w:rsid w:val="00ED3955"/>
    <w:rsid w:val="00ED39F2"/>
    <w:rsid w:val="00ED3D6D"/>
    <w:rsid w:val="00ED404A"/>
    <w:rsid w:val="00ED408D"/>
    <w:rsid w:val="00ED4154"/>
    <w:rsid w:val="00ED4483"/>
    <w:rsid w:val="00ED4854"/>
    <w:rsid w:val="00ED498D"/>
    <w:rsid w:val="00ED4A24"/>
    <w:rsid w:val="00ED4DC7"/>
    <w:rsid w:val="00ED50AA"/>
    <w:rsid w:val="00ED52CC"/>
    <w:rsid w:val="00ED5361"/>
    <w:rsid w:val="00ED544D"/>
    <w:rsid w:val="00ED552C"/>
    <w:rsid w:val="00ED6631"/>
    <w:rsid w:val="00ED66E9"/>
    <w:rsid w:val="00ED69C9"/>
    <w:rsid w:val="00ED72D2"/>
    <w:rsid w:val="00ED7324"/>
    <w:rsid w:val="00ED74EF"/>
    <w:rsid w:val="00ED7668"/>
    <w:rsid w:val="00ED7F7A"/>
    <w:rsid w:val="00EE06C6"/>
    <w:rsid w:val="00EE0DD9"/>
    <w:rsid w:val="00EE0F4D"/>
    <w:rsid w:val="00EE1002"/>
    <w:rsid w:val="00EE12D0"/>
    <w:rsid w:val="00EE13CB"/>
    <w:rsid w:val="00EE15D5"/>
    <w:rsid w:val="00EE178F"/>
    <w:rsid w:val="00EE20AD"/>
    <w:rsid w:val="00EE24B9"/>
    <w:rsid w:val="00EE279A"/>
    <w:rsid w:val="00EE3297"/>
    <w:rsid w:val="00EE3555"/>
    <w:rsid w:val="00EE37FC"/>
    <w:rsid w:val="00EE40C8"/>
    <w:rsid w:val="00EE414A"/>
    <w:rsid w:val="00EE436E"/>
    <w:rsid w:val="00EE4968"/>
    <w:rsid w:val="00EE4BE5"/>
    <w:rsid w:val="00EE4BED"/>
    <w:rsid w:val="00EE4D1C"/>
    <w:rsid w:val="00EE4F3D"/>
    <w:rsid w:val="00EE4FF4"/>
    <w:rsid w:val="00EE5A2E"/>
    <w:rsid w:val="00EE5A9E"/>
    <w:rsid w:val="00EE5AE7"/>
    <w:rsid w:val="00EE5D43"/>
    <w:rsid w:val="00EE5F2E"/>
    <w:rsid w:val="00EE6147"/>
    <w:rsid w:val="00EE6328"/>
    <w:rsid w:val="00EE639D"/>
    <w:rsid w:val="00EE677E"/>
    <w:rsid w:val="00EE6865"/>
    <w:rsid w:val="00EE6B03"/>
    <w:rsid w:val="00EE6E03"/>
    <w:rsid w:val="00EE72C9"/>
    <w:rsid w:val="00EE7360"/>
    <w:rsid w:val="00EE7423"/>
    <w:rsid w:val="00EE74FB"/>
    <w:rsid w:val="00EE77C9"/>
    <w:rsid w:val="00EE790B"/>
    <w:rsid w:val="00EE792D"/>
    <w:rsid w:val="00EF015B"/>
    <w:rsid w:val="00EF01EF"/>
    <w:rsid w:val="00EF02D8"/>
    <w:rsid w:val="00EF058C"/>
    <w:rsid w:val="00EF0E73"/>
    <w:rsid w:val="00EF1A24"/>
    <w:rsid w:val="00EF1F5A"/>
    <w:rsid w:val="00EF2270"/>
    <w:rsid w:val="00EF2453"/>
    <w:rsid w:val="00EF2615"/>
    <w:rsid w:val="00EF2878"/>
    <w:rsid w:val="00EF2882"/>
    <w:rsid w:val="00EF2D31"/>
    <w:rsid w:val="00EF2F33"/>
    <w:rsid w:val="00EF3239"/>
    <w:rsid w:val="00EF39E7"/>
    <w:rsid w:val="00EF3C17"/>
    <w:rsid w:val="00EF3CD5"/>
    <w:rsid w:val="00EF3D9D"/>
    <w:rsid w:val="00EF454B"/>
    <w:rsid w:val="00EF4572"/>
    <w:rsid w:val="00EF4587"/>
    <w:rsid w:val="00EF4739"/>
    <w:rsid w:val="00EF484A"/>
    <w:rsid w:val="00EF519B"/>
    <w:rsid w:val="00EF544F"/>
    <w:rsid w:val="00EF54B5"/>
    <w:rsid w:val="00EF5585"/>
    <w:rsid w:val="00EF5CE4"/>
    <w:rsid w:val="00EF6146"/>
    <w:rsid w:val="00EF6322"/>
    <w:rsid w:val="00EF68BD"/>
    <w:rsid w:val="00EF6FD8"/>
    <w:rsid w:val="00EF7480"/>
    <w:rsid w:val="00EF7491"/>
    <w:rsid w:val="00EF7C26"/>
    <w:rsid w:val="00F00076"/>
    <w:rsid w:val="00F00548"/>
    <w:rsid w:val="00F007A3"/>
    <w:rsid w:val="00F009B1"/>
    <w:rsid w:val="00F00A11"/>
    <w:rsid w:val="00F00A7D"/>
    <w:rsid w:val="00F00F1D"/>
    <w:rsid w:val="00F01CDD"/>
    <w:rsid w:val="00F01E5B"/>
    <w:rsid w:val="00F02366"/>
    <w:rsid w:val="00F02600"/>
    <w:rsid w:val="00F02673"/>
    <w:rsid w:val="00F0294B"/>
    <w:rsid w:val="00F029F6"/>
    <w:rsid w:val="00F02D9D"/>
    <w:rsid w:val="00F02E7E"/>
    <w:rsid w:val="00F031F6"/>
    <w:rsid w:val="00F03597"/>
    <w:rsid w:val="00F039B4"/>
    <w:rsid w:val="00F03BB7"/>
    <w:rsid w:val="00F03E23"/>
    <w:rsid w:val="00F03E5D"/>
    <w:rsid w:val="00F03EC9"/>
    <w:rsid w:val="00F03F73"/>
    <w:rsid w:val="00F04942"/>
    <w:rsid w:val="00F04B41"/>
    <w:rsid w:val="00F04CA6"/>
    <w:rsid w:val="00F04F0D"/>
    <w:rsid w:val="00F05169"/>
    <w:rsid w:val="00F05199"/>
    <w:rsid w:val="00F05224"/>
    <w:rsid w:val="00F05288"/>
    <w:rsid w:val="00F05410"/>
    <w:rsid w:val="00F054AC"/>
    <w:rsid w:val="00F0554D"/>
    <w:rsid w:val="00F057FC"/>
    <w:rsid w:val="00F05B8A"/>
    <w:rsid w:val="00F05CA2"/>
    <w:rsid w:val="00F05DD3"/>
    <w:rsid w:val="00F05EA8"/>
    <w:rsid w:val="00F05EFC"/>
    <w:rsid w:val="00F06760"/>
    <w:rsid w:val="00F06B28"/>
    <w:rsid w:val="00F06B2F"/>
    <w:rsid w:val="00F06BF5"/>
    <w:rsid w:val="00F079A7"/>
    <w:rsid w:val="00F1028F"/>
    <w:rsid w:val="00F1046B"/>
    <w:rsid w:val="00F106F0"/>
    <w:rsid w:val="00F10C1B"/>
    <w:rsid w:val="00F10CD4"/>
    <w:rsid w:val="00F10EFA"/>
    <w:rsid w:val="00F10F78"/>
    <w:rsid w:val="00F10F89"/>
    <w:rsid w:val="00F10F98"/>
    <w:rsid w:val="00F119E2"/>
    <w:rsid w:val="00F11B8F"/>
    <w:rsid w:val="00F11E8E"/>
    <w:rsid w:val="00F1214E"/>
    <w:rsid w:val="00F121C1"/>
    <w:rsid w:val="00F123B7"/>
    <w:rsid w:val="00F12559"/>
    <w:rsid w:val="00F12629"/>
    <w:rsid w:val="00F128F9"/>
    <w:rsid w:val="00F129E5"/>
    <w:rsid w:val="00F13158"/>
    <w:rsid w:val="00F13588"/>
    <w:rsid w:val="00F13A47"/>
    <w:rsid w:val="00F13FCD"/>
    <w:rsid w:val="00F1421C"/>
    <w:rsid w:val="00F142B9"/>
    <w:rsid w:val="00F1480D"/>
    <w:rsid w:val="00F14A48"/>
    <w:rsid w:val="00F15562"/>
    <w:rsid w:val="00F15D58"/>
    <w:rsid w:val="00F15ECF"/>
    <w:rsid w:val="00F15F72"/>
    <w:rsid w:val="00F15FDA"/>
    <w:rsid w:val="00F1601A"/>
    <w:rsid w:val="00F16107"/>
    <w:rsid w:val="00F162A3"/>
    <w:rsid w:val="00F1671F"/>
    <w:rsid w:val="00F16AE0"/>
    <w:rsid w:val="00F16D40"/>
    <w:rsid w:val="00F16E1A"/>
    <w:rsid w:val="00F1708D"/>
    <w:rsid w:val="00F1714B"/>
    <w:rsid w:val="00F17164"/>
    <w:rsid w:val="00F17529"/>
    <w:rsid w:val="00F176F5"/>
    <w:rsid w:val="00F17C20"/>
    <w:rsid w:val="00F17CF7"/>
    <w:rsid w:val="00F20121"/>
    <w:rsid w:val="00F20261"/>
    <w:rsid w:val="00F205A6"/>
    <w:rsid w:val="00F20759"/>
    <w:rsid w:val="00F20A63"/>
    <w:rsid w:val="00F211CF"/>
    <w:rsid w:val="00F2170E"/>
    <w:rsid w:val="00F21B91"/>
    <w:rsid w:val="00F21C3C"/>
    <w:rsid w:val="00F21DEF"/>
    <w:rsid w:val="00F222BB"/>
    <w:rsid w:val="00F22340"/>
    <w:rsid w:val="00F2242D"/>
    <w:rsid w:val="00F2245F"/>
    <w:rsid w:val="00F2264B"/>
    <w:rsid w:val="00F22E24"/>
    <w:rsid w:val="00F23265"/>
    <w:rsid w:val="00F2327B"/>
    <w:rsid w:val="00F232DF"/>
    <w:rsid w:val="00F234E5"/>
    <w:rsid w:val="00F235AD"/>
    <w:rsid w:val="00F236A9"/>
    <w:rsid w:val="00F2376F"/>
    <w:rsid w:val="00F23943"/>
    <w:rsid w:val="00F23D04"/>
    <w:rsid w:val="00F245B4"/>
    <w:rsid w:val="00F24EDF"/>
    <w:rsid w:val="00F24EF5"/>
    <w:rsid w:val="00F255B8"/>
    <w:rsid w:val="00F25BDD"/>
    <w:rsid w:val="00F25C60"/>
    <w:rsid w:val="00F25D94"/>
    <w:rsid w:val="00F25EBC"/>
    <w:rsid w:val="00F26122"/>
    <w:rsid w:val="00F263CB"/>
    <w:rsid w:val="00F265E7"/>
    <w:rsid w:val="00F2665E"/>
    <w:rsid w:val="00F266A2"/>
    <w:rsid w:val="00F266A9"/>
    <w:rsid w:val="00F269FC"/>
    <w:rsid w:val="00F271A2"/>
    <w:rsid w:val="00F2729A"/>
    <w:rsid w:val="00F2744C"/>
    <w:rsid w:val="00F274F9"/>
    <w:rsid w:val="00F300E6"/>
    <w:rsid w:val="00F300FF"/>
    <w:rsid w:val="00F3014A"/>
    <w:rsid w:val="00F3029E"/>
    <w:rsid w:val="00F309BC"/>
    <w:rsid w:val="00F30CC4"/>
    <w:rsid w:val="00F30D57"/>
    <w:rsid w:val="00F316D4"/>
    <w:rsid w:val="00F3172C"/>
    <w:rsid w:val="00F31B28"/>
    <w:rsid w:val="00F32052"/>
    <w:rsid w:val="00F32582"/>
    <w:rsid w:val="00F329F8"/>
    <w:rsid w:val="00F32E8B"/>
    <w:rsid w:val="00F32EF2"/>
    <w:rsid w:val="00F3355C"/>
    <w:rsid w:val="00F33BF3"/>
    <w:rsid w:val="00F33EB6"/>
    <w:rsid w:val="00F33F54"/>
    <w:rsid w:val="00F342F1"/>
    <w:rsid w:val="00F343E7"/>
    <w:rsid w:val="00F3441D"/>
    <w:rsid w:val="00F34975"/>
    <w:rsid w:val="00F34976"/>
    <w:rsid w:val="00F3506E"/>
    <w:rsid w:val="00F35394"/>
    <w:rsid w:val="00F354C8"/>
    <w:rsid w:val="00F35705"/>
    <w:rsid w:val="00F357FE"/>
    <w:rsid w:val="00F3582D"/>
    <w:rsid w:val="00F35A24"/>
    <w:rsid w:val="00F35E66"/>
    <w:rsid w:val="00F36398"/>
    <w:rsid w:val="00F36542"/>
    <w:rsid w:val="00F367AE"/>
    <w:rsid w:val="00F367D4"/>
    <w:rsid w:val="00F368ED"/>
    <w:rsid w:val="00F36A35"/>
    <w:rsid w:val="00F36AA4"/>
    <w:rsid w:val="00F36BF6"/>
    <w:rsid w:val="00F36D79"/>
    <w:rsid w:val="00F37184"/>
    <w:rsid w:val="00F3732E"/>
    <w:rsid w:val="00F37633"/>
    <w:rsid w:val="00F37903"/>
    <w:rsid w:val="00F37AF5"/>
    <w:rsid w:val="00F37B0C"/>
    <w:rsid w:val="00F40672"/>
    <w:rsid w:val="00F4072A"/>
    <w:rsid w:val="00F40D06"/>
    <w:rsid w:val="00F412F2"/>
    <w:rsid w:val="00F416BE"/>
    <w:rsid w:val="00F41852"/>
    <w:rsid w:val="00F41CDA"/>
    <w:rsid w:val="00F41DC1"/>
    <w:rsid w:val="00F41E04"/>
    <w:rsid w:val="00F423A5"/>
    <w:rsid w:val="00F42C77"/>
    <w:rsid w:val="00F42E64"/>
    <w:rsid w:val="00F42EF0"/>
    <w:rsid w:val="00F4364F"/>
    <w:rsid w:val="00F4376C"/>
    <w:rsid w:val="00F438F4"/>
    <w:rsid w:val="00F43BE4"/>
    <w:rsid w:val="00F43F24"/>
    <w:rsid w:val="00F443CB"/>
    <w:rsid w:val="00F44AC5"/>
    <w:rsid w:val="00F44B18"/>
    <w:rsid w:val="00F45054"/>
    <w:rsid w:val="00F453F9"/>
    <w:rsid w:val="00F453FA"/>
    <w:rsid w:val="00F45897"/>
    <w:rsid w:val="00F458D9"/>
    <w:rsid w:val="00F45B44"/>
    <w:rsid w:val="00F460FF"/>
    <w:rsid w:val="00F46585"/>
    <w:rsid w:val="00F4668A"/>
    <w:rsid w:val="00F46D73"/>
    <w:rsid w:val="00F46E4E"/>
    <w:rsid w:val="00F46EB8"/>
    <w:rsid w:val="00F472F9"/>
    <w:rsid w:val="00F475B6"/>
    <w:rsid w:val="00F47628"/>
    <w:rsid w:val="00F476C6"/>
    <w:rsid w:val="00F479B5"/>
    <w:rsid w:val="00F47F1D"/>
    <w:rsid w:val="00F50315"/>
    <w:rsid w:val="00F5058C"/>
    <w:rsid w:val="00F509C0"/>
    <w:rsid w:val="00F50C91"/>
    <w:rsid w:val="00F50DAE"/>
    <w:rsid w:val="00F50F67"/>
    <w:rsid w:val="00F50F7E"/>
    <w:rsid w:val="00F50FE8"/>
    <w:rsid w:val="00F51462"/>
    <w:rsid w:val="00F515CE"/>
    <w:rsid w:val="00F517EF"/>
    <w:rsid w:val="00F51876"/>
    <w:rsid w:val="00F518B5"/>
    <w:rsid w:val="00F51BE4"/>
    <w:rsid w:val="00F51E88"/>
    <w:rsid w:val="00F5211C"/>
    <w:rsid w:val="00F5250D"/>
    <w:rsid w:val="00F52AB9"/>
    <w:rsid w:val="00F52CB8"/>
    <w:rsid w:val="00F52E74"/>
    <w:rsid w:val="00F52F65"/>
    <w:rsid w:val="00F52FD1"/>
    <w:rsid w:val="00F530DB"/>
    <w:rsid w:val="00F53150"/>
    <w:rsid w:val="00F53187"/>
    <w:rsid w:val="00F535C0"/>
    <w:rsid w:val="00F53BD5"/>
    <w:rsid w:val="00F53BE1"/>
    <w:rsid w:val="00F53BFA"/>
    <w:rsid w:val="00F53D32"/>
    <w:rsid w:val="00F54189"/>
    <w:rsid w:val="00F544E3"/>
    <w:rsid w:val="00F54722"/>
    <w:rsid w:val="00F54E38"/>
    <w:rsid w:val="00F550AB"/>
    <w:rsid w:val="00F554B4"/>
    <w:rsid w:val="00F558C5"/>
    <w:rsid w:val="00F558CA"/>
    <w:rsid w:val="00F55A16"/>
    <w:rsid w:val="00F55BF1"/>
    <w:rsid w:val="00F55CF6"/>
    <w:rsid w:val="00F55DDB"/>
    <w:rsid w:val="00F560C3"/>
    <w:rsid w:val="00F56275"/>
    <w:rsid w:val="00F56293"/>
    <w:rsid w:val="00F5643F"/>
    <w:rsid w:val="00F56BC5"/>
    <w:rsid w:val="00F571E2"/>
    <w:rsid w:val="00F57931"/>
    <w:rsid w:val="00F60286"/>
    <w:rsid w:val="00F60401"/>
    <w:rsid w:val="00F60664"/>
    <w:rsid w:val="00F60AA7"/>
    <w:rsid w:val="00F614A8"/>
    <w:rsid w:val="00F61870"/>
    <w:rsid w:val="00F61E23"/>
    <w:rsid w:val="00F62371"/>
    <w:rsid w:val="00F62790"/>
    <w:rsid w:val="00F627FA"/>
    <w:rsid w:val="00F62994"/>
    <w:rsid w:val="00F62BC7"/>
    <w:rsid w:val="00F62EAF"/>
    <w:rsid w:val="00F62F3D"/>
    <w:rsid w:val="00F63878"/>
    <w:rsid w:val="00F638D2"/>
    <w:rsid w:val="00F638D6"/>
    <w:rsid w:val="00F639C6"/>
    <w:rsid w:val="00F63B71"/>
    <w:rsid w:val="00F63F04"/>
    <w:rsid w:val="00F64636"/>
    <w:rsid w:val="00F64C35"/>
    <w:rsid w:val="00F64D93"/>
    <w:rsid w:val="00F64E5E"/>
    <w:rsid w:val="00F658A6"/>
    <w:rsid w:val="00F65B64"/>
    <w:rsid w:val="00F65DEE"/>
    <w:rsid w:val="00F65E08"/>
    <w:rsid w:val="00F66045"/>
    <w:rsid w:val="00F667B5"/>
    <w:rsid w:val="00F66BDE"/>
    <w:rsid w:val="00F66CCA"/>
    <w:rsid w:val="00F66D7D"/>
    <w:rsid w:val="00F66DAD"/>
    <w:rsid w:val="00F66ED5"/>
    <w:rsid w:val="00F673C8"/>
    <w:rsid w:val="00F674A2"/>
    <w:rsid w:val="00F674BE"/>
    <w:rsid w:val="00F675DB"/>
    <w:rsid w:val="00F677DC"/>
    <w:rsid w:val="00F6787C"/>
    <w:rsid w:val="00F6789A"/>
    <w:rsid w:val="00F67EB7"/>
    <w:rsid w:val="00F7005B"/>
    <w:rsid w:val="00F70248"/>
    <w:rsid w:val="00F70292"/>
    <w:rsid w:val="00F702CB"/>
    <w:rsid w:val="00F703AF"/>
    <w:rsid w:val="00F703B7"/>
    <w:rsid w:val="00F7073A"/>
    <w:rsid w:val="00F708D7"/>
    <w:rsid w:val="00F712B3"/>
    <w:rsid w:val="00F715A8"/>
    <w:rsid w:val="00F722F5"/>
    <w:rsid w:val="00F72394"/>
    <w:rsid w:val="00F7269E"/>
    <w:rsid w:val="00F72CD0"/>
    <w:rsid w:val="00F72D86"/>
    <w:rsid w:val="00F72D95"/>
    <w:rsid w:val="00F72F74"/>
    <w:rsid w:val="00F73217"/>
    <w:rsid w:val="00F732FD"/>
    <w:rsid w:val="00F73323"/>
    <w:rsid w:val="00F733DB"/>
    <w:rsid w:val="00F735B6"/>
    <w:rsid w:val="00F73AD6"/>
    <w:rsid w:val="00F73CBD"/>
    <w:rsid w:val="00F7412F"/>
    <w:rsid w:val="00F741FC"/>
    <w:rsid w:val="00F74A7F"/>
    <w:rsid w:val="00F74ABC"/>
    <w:rsid w:val="00F74BE3"/>
    <w:rsid w:val="00F74F7A"/>
    <w:rsid w:val="00F75249"/>
    <w:rsid w:val="00F752B3"/>
    <w:rsid w:val="00F75637"/>
    <w:rsid w:val="00F75759"/>
    <w:rsid w:val="00F75B61"/>
    <w:rsid w:val="00F75D48"/>
    <w:rsid w:val="00F75D59"/>
    <w:rsid w:val="00F75F3E"/>
    <w:rsid w:val="00F7636B"/>
    <w:rsid w:val="00F76427"/>
    <w:rsid w:val="00F76859"/>
    <w:rsid w:val="00F770BA"/>
    <w:rsid w:val="00F7765A"/>
    <w:rsid w:val="00F776B0"/>
    <w:rsid w:val="00F77933"/>
    <w:rsid w:val="00F779BD"/>
    <w:rsid w:val="00F77A6B"/>
    <w:rsid w:val="00F80107"/>
    <w:rsid w:val="00F80962"/>
    <w:rsid w:val="00F80F69"/>
    <w:rsid w:val="00F811AB"/>
    <w:rsid w:val="00F8127B"/>
    <w:rsid w:val="00F81374"/>
    <w:rsid w:val="00F81733"/>
    <w:rsid w:val="00F8183F"/>
    <w:rsid w:val="00F818C7"/>
    <w:rsid w:val="00F81B6D"/>
    <w:rsid w:val="00F82219"/>
    <w:rsid w:val="00F82291"/>
    <w:rsid w:val="00F8239C"/>
    <w:rsid w:val="00F824BA"/>
    <w:rsid w:val="00F826F0"/>
    <w:rsid w:val="00F830C0"/>
    <w:rsid w:val="00F83290"/>
    <w:rsid w:val="00F83678"/>
    <w:rsid w:val="00F842EB"/>
    <w:rsid w:val="00F85046"/>
    <w:rsid w:val="00F851DE"/>
    <w:rsid w:val="00F8546E"/>
    <w:rsid w:val="00F856FB"/>
    <w:rsid w:val="00F857BF"/>
    <w:rsid w:val="00F85A17"/>
    <w:rsid w:val="00F85A5C"/>
    <w:rsid w:val="00F85A87"/>
    <w:rsid w:val="00F85B3B"/>
    <w:rsid w:val="00F85C69"/>
    <w:rsid w:val="00F85CA0"/>
    <w:rsid w:val="00F85DCF"/>
    <w:rsid w:val="00F85E54"/>
    <w:rsid w:val="00F85F27"/>
    <w:rsid w:val="00F85F94"/>
    <w:rsid w:val="00F86209"/>
    <w:rsid w:val="00F86648"/>
    <w:rsid w:val="00F866E8"/>
    <w:rsid w:val="00F869C0"/>
    <w:rsid w:val="00F869FC"/>
    <w:rsid w:val="00F86B21"/>
    <w:rsid w:val="00F86B24"/>
    <w:rsid w:val="00F86C20"/>
    <w:rsid w:val="00F872D8"/>
    <w:rsid w:val="00F8770A"/>
    <w:rsid w:val="00F87777"/>
    <w:rsid w:val="00F877FD"/>
    <w:rsid w:val="00F879EA"/>
    <w:rsid w:val="00F87D72"/>
    <w:rsid w:val="00F87DA2"/>
    <w:rsid w:val="00F9012D"/>
    <w:rsid w:val="00F90146"/>
    <w:rsid w:val="00F9014A"/>
    <w:rsid w:val="00F9053C"/>
    <w:rsid w:val="00F90849"/>
    <w:rsid w:val="00F90C2D"/>
    <w:rsid w:val="00F90CD0"/>
    <w:rsid w:val="00F90E57"/>
    <w:rsid w:val="00F90F8C"/>
    <w:rsid w:val="00F90F9F"/>
    <w:rsid w:val="00F91223"/>
    <w:rsid w:val="00F9138E"/>
    <w:rsid w:val="00F914C2"/>
    <w:rsid w:val="00F91597"/>
    <w:rsid w:val="00F91610"/>
    <w:rsid w:val="00F9166F"/>
    <w:rsid w:val="00F91E4F"/>
    <w:rsid w:val="00F91F35"/>
    <w:rsid w:val="00F91F9D"/>
    <w:rsid w:val="00F92126"/>
    <w:rsid w:val="00F9215D"/>
    <w:rsid w:val="00F923C1"/>
    <w:rsid w:val="00F9276E"/>
    <w:rsid w:val="00F928B1"/>
    <w:rsid w:val="00F92C2C"/>
    <w:rsid w:val="00F92C93"/>
    <w:rsid w:val="00F92CB8"/>
    <w:rsid w:val="00F92CC5"/>
    <w:rsid w:val="00F92F3F"/>
    <w:rsid w:val="00F930C1"/>
    <w:rsid w:val="00F930FD"/>
    <w:rsid w:val="00F93750"/>
    <w:rsid w:val="00F93A7F"/>
    <w:rsid w:val="00F93DAC"/>
    <w:rsid w:val="00F93DAE"/>
    <w:rsid w:val="00F93EE3"/>
    <w:rsid w:val="00F940A9"/>
    <w:rsid w:val="00F9410C"/>
    <w:rsid w:val="00F941B6"/>
    <w:rsid w:val="00F944F7"/>
    <w:rsid w:val="00F946A1"/>
    <w:rsid w:val="00F94B25"/>
    <w:rsid w:val="00F94BCA"/>
    <w:rsid w:val="00F94D45"/>
    <w:rsid w:val="00F94E3B"/>
    <w:rsid w:val="00F94EC3"/>
    <w:rsid w:val="00F94ECA"/>
    <w:rsid w:val="00F94EF0"/>
    <w:rsid w:val="00F952E5"/>
    <w:rsid w:val="00F95BDF"/>
    <w:rsid w:val="00F95ECD"/>
    <w:rsid w:val="00F95F2F"/>
    <w:rsid w:val="00F96048"/>
    <w:rsid w:val="00F960B0"/>
    <w:rsid w:val="00F96700"/>
    <w:rsid w:val="00F9687D"/>
    <w:rsid w:val="00F9705C"/>
    <w:rsid w:val="00F970E1"/>
    <w:rsid w:val="00F973DF"/>
    <w:rsid w:val="00F97475"/>
    <w:rsid w:val="00F976B6"/>
    <w:rsid w:val="00F97762"/>
    <w:rsid w:val="00F97856"/>
    <w:rsid w:val="00F97F03"/>
    <w:rsid w:val="00FA004F"/>
    <w:rsid w:val="00FA01B8"/>
    <w:rsid w:val="00FA03D3"/>
    <w:rsid w:val="00FA06B9"/>
    <w:rsid w:val="00FA09B6"/>
    <w:rsid w:val="00FA0CB2"/>
    <w:rsid w:val="00FA0D10"/>
    <w:rsid w:val="00FA13E1"/>
    <w:rsid w:val="00FA16C4"/>
    <w:rsid w:val="00FA19B6"/>
    <w:rsid w:val="00FA1C47"/>
    <w:rsid w:val="00FA1F0E"/>
    <w:rsid w:val="00FA268F"/>
    <w:rsid w:val="00FA28AF"/>
    <w:rsid w:val="00FA29F6"/>
    <w:rsid w:val="00FA2B45"/>
    <w:rsid w:val="00FA2C56"/>
    <w:rsid w:val="00FA3070"/>
    <w:rsid w:val="00FA34B9"/>
    <w:rsid w:val="00FA38EB"/>
    <w:rsid w:val="00FA392A"/>
    <w:rsid w:val="00FA3B88"/>
    <w:rsid w:val="00FA3CD6"/>
    <w:rsid w:val="00FA3FC2"/>
    <w:rsid w:val="00FA4131"/>
    <w:rsid w:val="00FA4343"/>
    <w:rsid w:val="00FA43E4"/>
    <w:rsid w:val="00FA4417"/>
    <w:rsid w:val="00FA4694"/>
    <w:rsid w:val="00FA46B1"/>
    <w:rsid w:val="00FA4B98"/>
    <w:rsid w:val="00FA5423"/>
    <w:rsid w:val="00FA54B7"/>
    <w:rsid w:val="00FA54E7"/>
    <w:rsid w:val="00FA5654"/>
    <w:rsid w:val="00FA587B"/>
    <w:rsid w:val="00FA5AC0"/>
    <w:rsid w:val="00FA5E24"/>
    <w:rsid w:val="00FA61FF"/>
    <w:rsid w:val="00FA6AE9"/>
    <w:rsid w:val="00FA71ED"/>
    <w:rsid w:val="00FA7220"/>
    <w:rsid w:val="00FA763B"/>
    <w:rsid w:val="00FA7788"/>
    <w:rsid w:val="00FA790F"/>
    <w:rsid w:val="00FA7CB4"/>
    <w:rsid w:val="00FA7FAB"/>
    <w:rsid w:val="00FB006B"/>
    <w:rsid w:val="00FB05B6"/>
    <w:rsid w:val="00FB05FD"/>
    <w:rsid w:val="00FB0AA1"/>
    <w:rsid w:val="00FB0AA2"/>
    <w:rsid w:val="00FB0BED"/>
    <w:rsid w:val="00FB0C2E"/>
    <w:rsid w:val="00FB0DDE"/>
    <w:rsid w:val="00FB0F24"/>
    <w:rsid w:val="00FB0F9B"/>
    <w:rsid w:val="00FB195B"/>
    <w:rsid w:val="00FB1E46"/>
    <w:rsid w:val="00FB1E98"/>
    <w:rsid w:val="00FB2022"/>
    <w:rsid w:val="00FB21F7"/>
    <w:rsid w:val="00FB247F"/>
    <w:rsid w:val="00FB27F4"/>
    <w:rsid w:val="00FB2814"/>
    <w:rsid w:val="00FB2CC2"/>
    <w:rsid w:val="00FB2D62"/>
    <w:rsid w:val="00FB2D90"/>
    <w:rsid w:val="00FB31FC"/>
    <w:rsid w:val="00FB3525"/>
    <w:rsid w:val="00FB365F"/>
    <w:rsid w:val="00FB386A"/>
    <w:rsid w:val="00FB3871"/>
    <w:rsid w:val="00FB393B"/>
    <w:rsid w:val="00FB3A4B"/>
    <w:rsid w:val="00FB3BC7"/>
    <w:rsid w:val="00FB3E4A"/>
    <w:rsid w:val="00FB40B8"/>
    <w:rsid w:val="00FB5133"/>
    <w:rsid w:val="00FB5157"/>
    <w:rsid w:val="00FB548D"/>
    <w:rsid w:val="00FB5569"/>
    <w:rsid w:val="00FB5798"/>
    <w:rsid w:val="00FB5943"/>
    <w:rsid w:val="00FB5A05"/>
    <w:rsid w:val="00FB5CA3"/>
    <w:rsid w:val="00FB5D9E"/>
    <w:rsid w:val="00FB60F5"/>
    <w:rsid w:val="00FB6236"/>
    <w:rsid w:val="00FB64C8"/>
    <w:rsid w:val="00FB64CA"/>
    <w:rsid w:val="00FB65D6"/>
    <w:rsid w:val="00FB66D6"/>
    <w:rsid w:val="00FB69EC"/>
    <w:rsid w:val="00FB6DF4"/>
    <w:rsid w:val="00FB6E07"/>
    <w:rsid w:val="00FB6F7B"/>
    <w:rsid w:val="00FB7241"/>
    <w:rsid w:val="00FB79E8"/>
    <w:rsid w:val="00FB7CF1"/>
    <w:rsid w:val="00FB7FB8"/>
    <w:rsid w:val="00FC0454"/>
    <w:rsid w:val="00FC0464"/>
    <w:rsid w:val="00FC0977"/>
    <w:rsid w:val="00FC0A11"/>
    <w:rsid w:val="00FC0A15"/>
    <w:rsid w:val="00FC0C0E"/>
    <w:rsid w:val="00FC0F67"/>
    <w:rsid w:val="00FC1409"/>
    <w:rsid w:val="00FC146B"/>
    <w:rsid w:val="00FC158C"/>
    <w:rsid w:val="00FC1B12"/>
    <w:rsid w:val="00FC23A9"/>
    <w:rsid w:val="00FC23C4"/>
    <w:rsid w:val="00FC2DC4"/>
    <w:rsid w:val="00FC300B"/>
    <w:rsid w:val="00FC3276"/>
    <w:rsid w:val="00FC33B1"/>
    <w:rsid w:val="00FC34C8"/>
    <w:rsid w:val="00FC370C"/>
    <w:rsid w:val="00FC3A8F"/>
    <w:rsid w:val="00FC3AF5"/>
    <w:rsid w:val="00FC3F39"/>
    <w:rsid w:val="00FC40C9"/>
    <w:rsid w:val="00FC4247"/>
    <w:rsid w:val="00FC4282"/>
    <w:rsid w:val="00FC43CF"/>
    <w:rsid w:val="00FC444C"/>
    <w:rsid w:val="00FC44BB"/>
    <w:rsid w:val="00FC4DE5"/>
    <w:rsid w:val="00FC4F98"/>
    <w:rsid w:val="00FC5061"/>
    <w:rsid w:val="00FC51BC"/>
    <w:rsid w:val="00FC5B24"/>
    <w:rsid w:val="00FC5C08"/>
    <w:rsid w:val="00FC628C"/>
    <w:rsid w:val="00FC6725"/>
    <w:rsid w:val="00FC67BC"/>
    <w:rsid w:val="00FC6C41"/>
    <w:rsid w:val="00FC6DDA"/>
    <w:rsid w:val="00FC736D"/>
    <w:rsid w:val="00FC73C2"/>
    <w:rsid w:val="00FC76B8"/>
    <w:rsid w:val="00FC7B9B"/>
    <w:rsid w:val="00FC7F19"/>
    <w:rsid w:val="00FC7F7C"/>
    <w:rsid w:val="00FD0730"/>
    <w:rsid w:val="00FD0971"/>
    <w:rsid w:val="00FD0AEB"/>
    <w:rsid w:val="00FD0B5E"/>
    <w:rsid w:val="00FD0F3F"/>
    <w:rsid w:val="00FD17A9"/>
    <w:rsid w:val="00FD194A"/>
    <w:rsid w:val="00FD1B91"/>
    <w:rsid w:val="00FD1E0C"/>
    <w:rsid w:val="00FD20D5"/>
    <w:rsid w:val="00FD23D9"/>
    <w:rsid w:val="00FD264F"/>
    <w:rsid w:val="00FD3054"/>
    <w:rsid w:val="00FD3103"/>
    <w:rsid w:val="00FD3223"/>
    <w:rsid w:val="00FD3447"/>
    <w:rsid w:val="00FD35F8"/>
    <w:rsid w:val="00FD3ACD"/>
    <w:rsid w:val="00FD3D39"/>
    <w:rsid w:val="00FD408A"/>
    <w:rsid w:val="00FD40D3"/>
    <w:rsid w:val="00FD4B29"/>
    <w:rsid w:val="00FD4E01"/>
    <w:rsid w:val="00FD4EEA"/>
    <w:rsid w:val="00FD5171"/>
    <w:rsid w:val="00FD51D7"/>
    <w:rsid w:val="00FD592D"/>
    <w:rsid w:val="00FD5D53"/>
    <w:rsid w:val="00FD5E57"/>
    <w:rsid w:val="00FD5FC8"/>
    <w:rsid w:val="00FD5FCD"/>
    <w:rsid w:val="00FD602F"/>
    <w:rsid w:val="00FD60E5"/>
    <w:rsid w:val="00FD6170"/>
    <w:rsid w:val="00FD6D59"/>
    <w:rsid w:val="00FD6DCC"/>
    <w:rsid w:val="00FD6F80"/>
    <w:rsid w:val="00FD6FFE"/>
    <w:rsid w:val="00FD7204"/>
    <w:rsid w:val="00FD74D8"/>
    <w:rsid w:val="00FD7540"/>
    <w:rsid w:val="00FD76A9"/>
    <w:rsid w:val="00FD7952"/>
    <w:rsid w:val="00FD7ADA"/>
    <w:rsid w:val="00FD7DA9"/>
    <w:rsid w:val="00FD7F5C"/>
    <w:rsid w:val="00FE0079"/>
    <w:rsid w:val="00FE02A5"/>
    <w:rsid w:val="00FE034E"/>
    <w:rsid w:val="00FE09F4"/>
    <w:rsid w:val="00FE0C5B"/>
    <w:rsid w:val="00FE0FD3"/>
    <w:rsid w:val="00FE10EC"/>
    <w:rsid w:val="00FE12B8"/>
    <w:rsid w:val="00FE1D56"/>
    <w:rsid w:val="00FE2738"/>
    <w:rsid w:val="00FE2890"/>
    <w:rsid w:val="00FE2EB0"/>
    <w:rsid w:val="00FE2F01"/>
    <w:rsid w:val="00FE31D8"/>
    <w:rsid w:val="00FE32EE"/>
    <w:rsid w:val="00FE3BB7"/>
    <w:rsid w:val="00FE3C00"/>
    <w:rsid w:val="00FE3E42"/>
    <w:rsid w:val="00FE4236"/>
    <w:rsid w:val="00FE4706"/>
    <w:rsid w:val="00FE4C3A"/>
    <w:rsid w:val="00FE4DA5"/>
    <w:rsid w:val="00FE5023"/>
    <w:rsid w:val="00FE587D"/>
    <w:rsid w:val="00FE594B"/>
    <w:rsid w:val="00FE5980"/>
    <w:rsid w:val="00FE5BD5"/>
    <w:rsid w:val="00FE6238"/>
    <w:rsid w:val="00FE62FB"/>
    <w:rsid w:val="00FE683D"/>
    <w:rsid w:val="00FE7015"/>
    <w:rsid w:val="00FE7208"/>
    <w:rsid w:val="00FE7720"/>
    <w:rsid w:val="00FE772B"/>
    <w:rsid w:val="00FE7935"/>
    <w:rsid w:val="00FE7D1F"/>
    <w:rsid w:val="00FE7D8F"/>
    <w:rsid w:val="00FE7FBE"/>
    <w:rsid w:val="00FF03A4"/>
    <w:rsid w:val="00FF082F"/>
    <w:rsid w:val="00FF0928"/>
    <w:rsid w:val="00FF0ACB"/>
    <w:rsid w:val="00FF150E"/>
    <w:rsid w:val="00FF1A1F"/>
    <w:rsid w:val="00FF1ADC"/>
    <w:rsid w:val="00FF1F6E"/>
    <w:rsid w:val="00FF22B0"/>
    <w:rsid w:val="00FF272F"/>
    <w:rsid w:val="00FF28ED"/>
    <w:rsid w:val="00FF2A25"/>
    <w:rsid w:val="00FF2E74"/>
    <w:rsid w:val="00FF3045"/>
    <w:rsid w:val="00FF315E"/>
    <w:rsid w:val="00FF32A9"/>
    <w:rsid w:val="00FF3414"/>
    <w:rsid w:val="00FF3454"/>
    <w:rsid w:val="00FF3BE4"/>
    <w:rsid w:val="00FF3C12"/>
    <w:rsid w:val="00FF3D62"/>
    <w:rsid w:val="00FF3E9D"/>
    <w:rsid w:val="00FF40BF"/>
    <w:rsid w:val="00FF415D"/>
    <w:rsid w:val="00FF41C9"/>
    <w:rsid w:val="00FF433B"/>
    <w:rsid w:val="00FF439B"/>
    <w:rsid w:val="00FF45D7"/>
    <w:rsid w:val="00FF470F"/>
    <w:rsid w:val="00FF4AC7"/>
    <w:rsid w:val="00FF4CB0"/>
    <w:rsid w:val="00FF4F36"/>
    <w:rsid w:val="00FF5436"/>
    <w:rsid w:val="00FF5533"/>
    <w:rsid w:val="00FF5666"/>
    <w:rsid w:val="00FF578A"/>
    <w:rsid w:val="00FF57F2"/>
    <w:rsid w:val="00FF5BC5"/>
    <w:rsid w:val="00FF5E97"/>
    <w:rsid w:val="00FF5EDC"/>
    <w:rsid w:val="00FF5F2B"/>
    <w:rsid w:val="00FF605D"/>
    <w:rsid w:val="00FF614B"/>
    <w:rsid w:val="00FF6466"/>
    <w:rsid w:val="00FF6C07"/>
    <w:rsid w:val="00FF6CF6"/>
    <w:rsid w:val="00FF6DA0"/>
    <w:rsid w:val="00FF7013"/>
    <w:rsid w:val="00FF7059"/>
    <w:rsid w:val="00FF723E"/>
    <w:rsid w:val="00FF724B"/>
    <w:rsid w:val="00FF754F"/>
    <w:rsid w:val="00FF7639"/>
    <w:rsid w:val="00FF7B33"/>
    <w:rsid w:val="00FF7C07"/>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603E365"/>
  <w15:docId w15:val="{B01478BD-1AF7-0948-8835-528D310940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en-US" w:eastAsia="en-US" w:bidi="ar-SA"/>
      </w:rPr>
    </w:rPrDefault>
    <w:pPrDefault/>
  </w:docDefaults>
  <w:latentStyles w:defLockedState="0" w:defUIPriority="0" w:defSemiHidden="0" w:defUnhideWhenUsed="0" w:defQFormat="0" w:count="376">
    <w:lsdException w:name="Normal" w:qFormat="1"/>
    <w:lsdException w:name="heading 1" w:uiPriority="99" w:qFormat="1"/>
    <w:lsdException w:name="heading 2" w:uiPriority="99" w:qFormat="1"/>
    <w:lsdException w:name="heading 3" w:uiPriority="99" w:qFormat="1"/>
    <w:lsdException w:name="heading 4" w:uiPriority="99" w:qFormat="1"/>
    <w:lsdException w:name="heading 5" w:uiPriority="99" w:qFormat="1"/>
    <w:lsdException w:name="heading 6" w:uiPriority="99" w:qFormat="1"/>
    <w:lsdException w:name="heading 7" w:semiHidden="1" w:uiPriority="99" w:unhideWhenUsed="1" w:qFormat="1"/>
    <w:lsdException w:name="heading 8" w:semiHidden="1" w:uiPriority="99" w:unhideWhenUsed="1" w:qFormat="1"/>
    <w:lsdException w:name="heading 9" w:semiHidden="1" w:uiPriority="99" w:unhideWhenUsed="1" w:qFormat="1"/>
    <w:lsdException w:name="index 1" w:semiHidden="1" w:unhideWhenUsed="1"/>
    <w:lsdException w:name="index 2" w:semiHidden="1" w:uiPriority="99"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99" w:unhideWhenUsed="1"/>
    <w:lsdException w:name="annotation text" w:semiHidden="1" w:uiPriority="99" w:unhideWhenUsed="1" w:qFormat="1"/>
    <w:lsdException w:name="header" w:semiHidden="1" w:unhideWhenUsed="1"/>
    <w:lsdException w:name="footer" w:semiHidden="1" w:uiPriority="99" w:unhideWhenUsed="1"/>
    <w:lsdException w:name="index heading" w:semiHidden="1" w:unhideWhenUsed="1"/>
    <w:lsdException w:name="caption" w:semiHidden="1" w:uiPriority="99"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iPriority="99" w:unhideWhenUsed="1"/>
    <w:lsdException w:name="line number" w:semiHidden="1" w:unhideWhenUsed="1"/>
    <w:lsdException w:name="page number" w:semiHidden="1" w:uiPriority="99" w:unhideWhenUsed="1"/>
    <w:lsdException w:name="endnote reference" w:semiHidden="1" w:uiPriority="99" w:unhideWhenUsed="1"/>
    <w:lsdException w:name="endnote text" w:semiHidden="1" w:uiPriority="99" w:unhideWhenUsed="1"/>
    <w:lsdException w:name="table of authorities" w:semiHidden="1" w:unhideWhenUsed="1"/>
    <w:lsdException w:name="macro" w:semiHidden="1" w:unhideWhenUsed="1"/>
    <w:lsdException w:name="toa heading" w:semiHidden="1" w:unhideWhenUsed="1"/>
    <w:lsdException w:name="List" w:semiHidden="1" w:uiPriority="99" w:unhideWhenUsed="1"/>
    <w:lsdException w:name="List Bullet" w:semiHidden="1" w:uiPriority="99" w:unhideWhenUsed="1"/>
    <w:lsdException w:name="List 2" w:semiHidden="1" w:uiPriority="99"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99" w:qFormat="1"/>
    <w:lsdException w:name="Closing" w:semiHidden="1" w:unhideWhenUsed="1"/>
    <w:lsdException w:name="Signature" w:semiHidden="1" w:unhideWhenUsed="1"/>
    <w:lsdException w:name="Default Paragraph Font" w:semiHidden="1" w:unhideWhenUsed="1"/>
    <w:lsdException w:name="Body Text" w:semiHidden="1" w:uiPriority="99" w:unhideWhenUsed="1"/>
    <w:lsdException w:name="Body Text Indent" w:semiHidden="1" w:uiPriority="99" w:unhideWhenUsed="1"/>
    <w:lsdException w:name="List Continue" w:semiHidden="1" w:unhideWhenUsed="1"/>
    <w:lsdException w:name="List Continue 2" w:semiHidden="1" w:uiPriority="99"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99" w:qFormat="1"/>
    <w:lsdException w:name="Body Text First Indent 2" w:semiHidden="1" w:unhideWhenUsed="1"/>
    <w:lsdException w:name="Note Heading" w:semiHidden="1" w:unhideWhenUsed="1"/>
    <w:lsdException w:name="Body Text 2" w:semiHidden="1" w:uiPriority="99" w:unhideWhenUsed="1"/>
    <w:lsdException w:name="Body Text 3" w:semiHidden="1" w:uiPriority="99" w:unhideWhenUsed="1"/>
    <w:lsdException w:name="Body Text Indent 2" w:semiHidden="1" w:uiPriority="99" w:unhideWhenUsed="1"/>
    <w:lsdException w:name="Body Text Indent 3" w:semiHidden="1" w:uiPriority="99"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uiPriority="99"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34" w:qFormat="1"/>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43BC4"/>
    <w:pPr>
      <w:spacing w:line="312" w:lineRule="auto"/>
    </w:pPr>
    <w:rPr>
      <w:sz w:val="26"/>
    </w:rPr>
  </w:style>
  <w:style w:type="paragraph" w:styleId="Heading10">
    <w:name w:val="heading 1"/>
    <w:aliases w:val="H1,Chapter Title,1,Heading,H1-Heading 1,h1,Header 1,l1,Legal Line 1,head 1,Heading No. L1,list 1,II+,I,heading 1,Heading11,Heading12,Heading111,Heading13,Heading112,Heading14,Heading113,Heading121,Heading1111,Heading131,Heading1121,h11,Chapter"/>
    <w:basedOn w:val="Normal"/>
    <w:next w:val="Normal"/>
    <w:link w:val="Heading1Char"/>
    <w:uiPriority w:val="99"/>
    <w:qFormat/>
    <w:pPr>
      <w:keepNext/>
      <w:jc w:val="center"/>
      <w:outlineLvl w:val="0"/>
    </w:pPr>
    <w:rPr>
      <w:b/>
      <w:i/>
    </w:rPr>
  </w:style>
  <w:style w:type="paragraph" w:styleId="Heading2">
    <w:name w:val="heading 2"/>
    <w:aliases w:val="l2,H2,h21,Chapter Number/Appendix Letter,chn,h2,Level 2 Topic Heading,HD2,style2,2,2 headline,h,tieude 2,h21 Char Char,Heading 2 Char1,Heading 2 Char Char,l2 Char Char,H2 Char Char,l2 Char1,H2 Char1,h21 Char1,h2 Char1,II,III,Char"/>
    <w:basedOn w:val="Normal"/>
    <w:next w:val="Normal"/>
    <w:link w:val="Heading2Char"/>
    <w:uiPriority w:val="99"/>
    <w:qFormat/>
    <w:pPr>
      <w:keepNext/>
      <w:jc w:val="center"/>
      <w:outlineLvl w:val="1"/>
    </w:pPr>
    <w:rPr>
      <w:rFonts w:ascii=".VnTimeH" w:hAnsi=".VnTimeH"/>
      <w:b/>
      <w:sz w:val="48"/>
    </w:rPr>
  </w:style>
  <w:style w:type="paragraph" w:styleId="Heading3">
    <w:name w:val="heading 3"/>
    <w:aliases w:val="h3,h31,h31 Char,Heading 3 Char Char Char,Heading 3 Char Char,H3,d,Level 1 - 1,Section title,I.1.,Heading 3 tv,tieude 3,underlined Heading,proj3,proj31,proj32,proj33,proj34,proj35,proj36,proj37,proj38,proj39,proj310,proj311,proj312"/>
    <w:basedOn w:val="Normal"/>
    <w:next w:val="Normal"/>
    <w:link w:val="Heading3Char"/>
    <w:uiPriority w:val="99"/>
    <w:qFormat/>
    <w:pPr>
      <w:keepNext/>
      <w:jc w:val="center"/>
      <w:outlineLvl w:val="2"/>
    </w:pPr>
    <w:rPr>
      <w:b/>
      <w:sz w:val="32"/>
    </w:rPr>
  </w:style>
  <w:style w:type="paragraph" w:styleId="Heading4">
    <w:name w:val="heading 4"/>
    <w:basedOn w:val="Normal"/>
    <w:next w:val="Normal"/>
    <w:link w:val="Heading4Char"/>
    <w:uiPriority w:val="99"/>
    <w:qFormat/>
    <w:pPr>
      <w:keepNext/>
      <w:spacing w:before="240" w:after="240"/>
      <w:jc w:val="center"/>
      <w:outlineLvl w:val="3"/>
    </w:pPr>
    <w:rPr>
      <w:b/>
    </w:rPr>
  </w:style>
  <w:style w:type="paragraph" w:styleId="Heading5">
    <w:name w:val="heading 5"/>
    <w:basedOn w:val="Normal"/>
    <w:next w:val="Normal"/>
    <w:link w:val="Heading5Char"/>
    <w:uiPriority w:val="99"/>
    <w:qFormat/>
    <w:pPr>
      <w:keepNext/>
      <w:spacing w:before="120" w:after="120"/>
      <w:jc w:val="center"/>
      <w:outlineLvl w:val="4"/>
    </w:pPr>
    <w:rPr>
      <w:rFonts w:ascii=".VnArial" w:hAnsi=".VnArial"/>
      <w:b/>
      <w:bCs/>
      <w:sz w:val="16"/>
    </w:rPr>
  </w:style>
  <w:style w:type="paragraph" w:styleId="Heading6">
    <w:name w:val="heading 6"/>
    <w:aliases w:val="tvHeading6,ToolsHeading 6"/>
    <w:basedOn w:val="Normal"/>
    <w:next w:val="Normal"/>
    <w:link w:val="Heading6Char"/>
    <w:uiPriority w:val="99"/>
    <w:qFormat/>
    <w:rsid w:val="007801AA"/>
    <w:pPr>
      <w:keepNext/>
      <w:numPr>
        <w:numId w:val="2"/>
      </w:numPr>
      <w:spacing w:line="288" w:lineRule="auto"/>
      <w:ind w:left="357" w:hanging="357"/>
      <w:outlineLvl w:val="5"/>
    </w:pPr>
    <w:rPr>
      <w:b/>
      <w:lang w:val="x-none" w:eastAsia="x-none"/>
    </w:rPr>
  </w:style>
  <w:style w:type="paragraph" w:styleId="Heading7">
    <w:name w:val="heading 7"/>
    <w:basedOn w:val="Normal"/>
    <w:next w:val="Normal"/>
    <w:link w:val="Heading7Char"/>
    <w:uiPriority w:val="99"/>
    <w:qFormat/>
    <w:pPr>
      <w:keepNext/>
      <w:spacing w:line="288" w:lineRule="auto"/>
      <w:outlineLvl w:val="6"/>
    </w:pPr>
    <w:rPr>
      <w:b/>
      <w:bCs/>
    </w:rPr>
  </w:style>
  <w:style w:type="paragraph" w:styleId="Heading8">
    <w:name w:val="heading 8"/>
    <w:basedOn w:val="Normal"/>
    <w:next w:val="Normal"/>
    <w:link w:val="Heading8Char"/>
    <w:uiPriority w:val="99"/>
    <w:qFormat/>
    <w:rsid w:val="00852A13"/>
    <w:pPr>
      <w:tabs>
        <w:tab w:val="num" w:pos="2160"/>
      </w:tabs>
      <w:spacing w:before="240" w:after="60"/>
      <w:ind w:left="2160" w:hanging="1440"/>
      <w:jc w:val="both"/>
      <w:outlineLvl w:val="7"/>
    </w:pPr>
    <w:rPr>
      <w:i/>
      <w:iCs/>
    </w:rPr>
  </w:style>
  <w:style w:type="paragraph" w:styleId="Heading9">
    <w:name w:val="heading 9"/>
    <w:aliases w:val="Heading 9(unused)"/>
    <w:basedOn w:val="Normal"/>
    <w:next w:val="Normal"/>
    <w:link w:val="Heading9Char"/>
    <w:uiPriority w:val="99"/>
    <w:qFormat/>
    <w:rsid w:val="00175331"/>
    <w:pPr>
      <w:spacing w:before="240" w:after="60"/>
      <w:outlineLvl w:val="8"/>
    </w:pPr>
    <w:rPr>
      <w:rFonts w:ascii="Cambria" w:hAnsi="Cambria"/>
      <w:sz w:val="22"/>
      <w:szCs w:val="22"/>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link w:val="TitleChar"/>
    <w:uiPriority w:val="99"/>
    <w:qFormat/>
    <w:pPr>
      <w:jc w:val="center"/>
    </w:pPr>
    <w:rPr>
      <w:rFonts w:ascii=".VnAvantH" w:hAnsi=".VnAvantH"/>
      <w:b/>
    </w:rPr>
  </w:style>
  <w:style w:type="paragraph" w:styleId="Subtitle">
    <w:name w:val="Subtitle"/>
    <w:basedOn w:val="Normal"/>
    <w:link w:val="SubtitleChar"/>
    <w:uiPriority w:val="99"/>
    <w:qFormat/>
    <w:pPr>
      <w:jc w:val="center"/>
    </w:pPr>
    <w:rPr>
      <w:rFonts w:ascii=".VnArialH" w:hAnsi=".VnArialH"/>
      <w:b/>
    </w:rPr>
  </w:style>
  <w:style w:type="paragraph" w:styleId="Header">
    <w:name w:val="header"/>
    <w:basedOn w:val="Normal"/>
    <w:link w:val="HeaderChar"/>
    <w:pPr>
      <w:tabs>
        <w:tab w:val="center" w:pos="4320"/>
        <w:tab w:val="right" w:pos="8640"/>
      </w:tabs>
    </w:pPr>
    <w:rPr>
      <w:lang w:val="x-none" w:eastAsia="x-none"/>
    </w:rPr>
  </w:style>
  <w:style w:type="paragraph" w:styleId="Footer">
    <w:name w:val="footer"/>
    <w:basedOn w:val="Normal"/>
    <w:link w:val="FooterChar"/>
    <w:uiPriority w:val="99"/>
    <w:pPr>
      <w:tabs>
        <w:tab w:val="center" w:pos="4320"/>
        <w:tab w:val="right" w:pos="8640"/>
      </w:tabs>
    </w:pPr>
    <w:rPr>
      <w:lang w:val="x-none" w:eastAsia="x-none"/>
    </w:rPr>
  </w:style>
  <w:style w:type="character" w:styleId="PageNumber">
    <w:name w:val="page number"/>
    <w:basedOn w:val="DefaultParagraphFont"/>
    <w:uiPriority w:val="99"/>
  </w:style>
  <w:style w:type="paragraph" w:styleId="BodyText3">
    <w:name w:val="Body Text 3"/>
    <w:basedOn w:val="Normal"/>
    <w:link w:val="BodyText3Char"/>
    <w:uiPriority w:val="99"/>
    <w:pPr>
      <w:jc w:val="both"/>
    </w:pPr>
    <w:rPr>
      <w:rFonts w:ascii=".VnArial" w:hAnsi=".VnArial"/>
    </w:rPr>
  </w:style>
  <w:style w:type="paragraph" w:styleId="BodyText">
    <w:name w:val="Body Text"/>
    <w:basedOn w:val="Normal"/>
    <w:link w:val="BodyTextChar"/>
    <w:uiPriority w:val="99"/>
    <w:pPr>
      <w:jc w:val="both"/>
    </w:pPr>
    <w:rPr>
      <w:rFonts w:ascii=".VnArial" w:hAnsi=".VnArial"/>
      <w:lang w:val="x-none" w:eastAsia="x-none"/>
    </w:rPr>
  </w:style>
  <w:style w:type="paragraph" w:styleId="BodyText2">
    <w:name w:val="Body Text 2"/>
    <w:basedOn w:val="Normal"/>
    <w:link w:val="BodyText2Char"/>
    <w:uiPriority w:val="99"/>
    <w:pPr>
      <w:ind w:left="360"/>
      <w:jc w:val="both"/>
    </w:pPr>
    <w:rPr>
      <w:rFonts w:ascii=".VnArial" w:hAnsi=".VnArial"/>
    </w:rPr>
  </w:style>
  <w:style w:type="character" w:styleId="Strong">
    <w:name w:val="Strong"/>
    <w:uiPriority w:val="22"/>
    <w:qFormat/>
    <w:rPr>
      <w:b/>
    </w:rPr>
  </w:style>
  <w:style w:type="character" w:styleId="Hyperlink">
    <w:name w:val="Hyperlink"/>
    <w:aliases w:val="MuclucI"/>
    <w:uiPriority w:val="99"/>
    <w:rPr>
      <w:color w:val="0000FF"/>
      <w:u w:val="single"/>
    </w:rPr>
  </w:style>
  <w:style w:type="character" w:styleId="FollowedHyperlink">
    <w:name w:val="FollowedHyperlink"/>
    <w:uiPriority w:val="99"/>
    <w:rPr>
      <w:color w:val="800080"/>
      <w:u w:val="single"/>
    </w:rPr>
  </w:style>
  <w:style w:type="paragraph" w:customStyle="1" w:styleId="i">
    <w:name w:val="i"/>
    <w:basedOn w:val="Normal"/>
    <w:pPr>
      <w:numPr>
        <w:numId w:val="1"/>
      </w:numPr>
      <w:spacing w:before="120"/>
    </w:pPr>
    <w:rPr>
      <w:rFonts w:ascii=".VnTimeH" w:hAnsi=".VnTimeH"/>
      <w:b/>
    </w:rPr>
  </w:style>
  <w:style w:type="paragraph" w:styleId="DocumentMap">
    <w:name w:val="Document Map"/>
    <w:basedOn w:val="Normal"/>
    <w:semiHidden/>
    <w:pPr>
      <w:shd w:val="clear" w:color="auto" w:fill="000080"/>
    </w:pPr>
    <w:rPr>
      <w:rFonts w:ascii="Tahoma" w:hAnsi="Tahoma" w:cs="Tahoma"/>
      <w:sz w:val="20"/>
    </w:rPr>
  </w:style>
  <w:style w:type="paragraph" w:customStyle="1" w:styleId="tvHeading1">
    <w:name w:val="tvHeading 1"/>
    <w:basedOn w:val="Normal"/>
    <w:link w:val="tvHeading1Char"/>
    <w:autoRedefine/>
    <w:qFormat/>
    <w:rsid w:val="00BD3636"/>
    <w:pPr>
      <w:numPr>
        <w:numId w:val="4"/>
      </w:numPr>
      <w:spacing w:before="120" w:after="120"/>
      <w:outlineLvl w:val="1"/>
    </w:pPr>
    <w:rPr>
      <w:b/>
      <w:color w:val="800000"/>
      <w:lang w:val="x-none" w:eastAsia="x-none"/>
    </w:rPr>
  </w:style>
  <w:style w:type="paragraph" w:customStyle="1" w:styleId="tvHeading11">
    <w:name w:val="tvHeading 1.1"/>
    <w:basedOn w:val="Normal"/>
    <w:link w:val="tvHeading11Char"/>
    <w:autoRedefine/>
    <w:qFormat/>
    <w:rsid w:val="00B96544"/>
    <w:pPr>
      <w:numPr>
        <w:ilvl w:val="1"/>
        <w:numId w:val="4"/>
      </w:numPr>
      <w:spacing w:before="120" w:after="120"/>
      <w:outlineLvl w:val="2"/>
    </w:pPr>
    <w:rPr>
      <w:b/>
      <w:color w:val="000066"/>
      <w:lang w:val="x-none" w:eastAsia="x-none"/>
    </w:rPr>
  </w:style>
  <w:style w:type="character" w:customStyle="1" w:styleId="tvHeading1Char">
    <w:name w:val="tvHeading 1 Char"/>
    <w:link w:val="tvHeading1"/>
    <w:rsid w:val="00BD3636"/>
    <w:rPr>
      <w:b/>
      <w:color w:val="800000"/>
      <w:sz w:val="26"/>
      <w:lang w:val="x-none" w:eastAsia="x-none"/>
    </w:rPr>
  </w:style>
  <w:style w:type="paragraph" w:styleId="CommentText">
    <w:name w:val="annotation text"/>
    <w:basedOn w:val="Normal"/>
    <w:link w:val="CommentTextChar1"/>
    <w:autoRedefine/>
    <w:uiPriority w:val="99"/>
    <w:qFormat/>
    <w:rsid w:val="007F4FF4"/>
    <w:rPr>
      <w:lang w:val="vi-VN"/>
    </w:rPr>
  </w:style>
  <w:style w:type="paragraph" w:customStyle="1" w:styleId="tvTable-row1">
    <w:name w:val="tvTable-row1"/>
    <w:basedOn w:val="Normal"/>
    <w:rsid w:val="00A20D80"/>
    <w:pPr>
      <w:keepLines/>
      <w:spacing w:before="120" w:after="120"/>
      <w:jc w:val="center"/>
    </w:pPr>
    <w:rPr>
      <w:b/>
      <w:bCs/>
      <w:color w:val="6E2500"/>
    </w:rPr>
  </w:style>
  <w:style w:type="paragraph" w:customStyle="1" w:styleId="tvHeading111">
    <w:name w:val="tvHeading 1.1.1"/>
    <w:basedOn w:val="Normal"/>
    <w:link w:val="tvHeading111Char"/>
    <w:autoRedefine/>
    <w:qFormat/>
    <w:rsid w:val="008057EC"/>
    <w:pPr>
      <w:numPr>
        <w:ilvl w:val="2"/>
        <w:numId w:val="4"/>
      </w:numPr>
      <w:spacing w:before="120" w:after="120"/>
      <w:outlineLvl w:val="3"/>
    </w:pPr>
    <w:rPr>
      <w:i/>
      <w:lang w:eastAsia="x-none"/>
    </w:rPr>
  </w:style>
  <w:style w:type="paragraph" w:customStyle="1" w:styleId="tvBestPractiseGreen">
    <w:name w:val="tvBestPractise+ Green"/>
    <w:basedOn w:val="Normal"/>
    <w:rsid w:val="007C1DBB"/>
    <w:pPr>
      <w:spacing w:before="120" w:after="120"/>
      <w:jc w:val="both"/>
    </w:pPr>
    <w:rPr>
      <w:i/>
      <w:iCs/>
      <w:color w:val="008000"/>
    </w:rPr>
  </w:style>
  <w:style w:type="paragraph" w:styleId="TOC1">
    <w:name w:val="toc 1"/>
    <w:basedOn w:val="Normal"/>
    <w:next w:val="Normal"/>
    <w:autoRedefine/>
    <w:uiPriority w:val="39"/>
    <w:qFormat/>
    <w:rsid w:val="00C656EF"/>
    <w:pPr>
      <w:tabs>
        <w:tab w:val="left" w:pos="475"/>
        <w:tab w:val="right" w:leader="dot" w:pos="9630"/>
      </w:tabs>
      <w:spacing w:line="360" w:lineRule="auto"/>
    </w:pPr>
    <w:rPr>
      <w:b/>
      <w:color w:val="800000"/>
      <w:kern w:val="16"/>
      <w:position w:val="-6"/>
    </w:rPr>
  </w:style>
  <w:style w:type="paragraph" w:styleId="TOC2">
    <w:name w:val="toc 2"/>
    <w:basedOn w:val="Normal"/>
    <w:next w:val="Normal"/>
    <w:autoRedefine/>
    <w:uiPriority w:val="39"/>
    <w:qFormat/>
    <w:rsid w:val="00B6446B"/>
    <w:pPr>
      <w:spacing w:line="360" w:lineRule="auto"/>
      <w:ind w:left="245"/>
    </w:pPr>
  </w:style>
  <w:style w:type="paragraph" w:styleId="TOC3">
    <w:name w:val="toc 3"/>
    <w:basedOn w:val="Normal"/>
    <w:next w:val="Normal"/>
    <w:autoRedefine/>
    <w:uiPriority w:val="39"/>
    <w:qFormat/>
    <w:rsid w:val="00B6446B"/>
    <w:pPr>
      <w:spacing w:line="360" w:lineRule="auto"/>
      <w:ind w:left="475"/>
    </w:pPr>
  </w:style>
  <w:style w:type="paragraph" w:customStyle="1" w:styleId="HeadingLv1">
    <w:name w:val="Heading Lv1"/>
    <w:basedOn w:val="Normal"/>
    <w:autoRedefine/>
    <w:rsid w:val="00B6446B"/>
    <w:pPr>
      <w:keepLines/>
      <w:spacing w:before="80" w:after="80"/>
      <w:jc w:val="center"/>
    </w:pPr>
    <w:rPr>
      <w:b/>
      <w:bCs/>
      <w:color w:val="6E2500"/>
      <w:sz w:val="22"/>
    </w:rPr>
  </w:style>
  <w:style w:type="paragraph" w:customStyle="1" w:styleId="tvNote">
    <w:name w:val="tvNote"/>
    <w:basedOn w:val="Normal"/>
    <w:link w:val="tvNoteChar"/>
    <w:autoRedefine/>
    <w:rsid w:val="006D3A92"/>
    <w:pPr>
      <w:spacing w:before="120" w:after="120"/>
      <w:jc w:val="center"/>
    </w:pPr>
    <w:rPr>
      <w:i/>
      <w:iCs/>
      <w:color w:val="0000FF"/>
      <w:lang w:val="x-none" w:eastAsia="x-none"/>
    </w:rPr>
  </w:style>
  <w:style w:type="paragraph" w:styleId="NormalWeb">
    <w:name w:val="Normal (Web)"/>
    <w:basedOn w:val="Normal"/>
    <w:uiPriority w:val="99"/>
    <w:rsid w:val="00EC5409"/>
  </w:style>
  <w:style w:type="paragraph" w:styleId="BalloonText">
    <w:name w:val="Balloon Text"/>
    <w:basedOn w:val="Normal"/>
    <w:link w:val="BalloonTextChar"/>
    <w:uiPriority w:val="99"/>
    <w:rsid w:val="009F75C9"/>
    <w:rPr>
      <w:rFonts w:ascii="Tahoma" w:hAnsi="Tahoma"/>
      <w:sz w:val="16"/>
      <w:szCs w:val="16"/>
      <w:lang w:val="x-none" w:eastAsia="x-none"/>
    </w:rPr>
  </w:style>
  <w:style w:type="character" w:customStyle="1" w:styleId="BalloonTextChar">
    <w:name w:val="Balloon Text Char"/>
    <w:link w:val="BalloonText"/>
    <w:uiPriority w:val="99"/>
    <w:rsid w:val="009F75C9"/>
    <w:rPr>
      <w:rFonts w:ascii="Tahoma" w:hAnsi="Tahoma" w:cs="Tahoma"/>
      <w:sz w:val="16"/>
      <w:szCs w:val="16"/>
    </w:rPr>
  </w:style>
  <w:style w:type="character" w:customStyle="1" w:styleId="HeaderChar">
    <w:name w:val="Header Char"/>
    <w:link w:val="Header"/>
    <w:rsid w:val="00BE7477"/>
    <w:rPr>
      <w:sz w:val="24"/>
    </w:rPr>
  </w:style>
  <w:style w:type="paragraph" w:styleId="BodyTextIndent2">
    <w:name w:val="Body Text Indent 2"/>
    <w:basedOn w:val="Normal"/>
    <w:link w:val="BodyTextIndent2Char"/>
    <w:uiPriority w:val="99"/>
    <w:rsid w:val="00290ECF"/>
    <w:pPr>
      <w:spacing w:after="120" w:line="480" w:lineRule="auto"/>
      <w:ind w:left="360"/>
    </w:pPr>
    <w:rPr>
      <w:lang w:val="x-none" w:eastAsia="x-none"/>
    </w:rPr>
  </w:style>
  <w:style w:type="character" w:customStyle="1" w:styleId="BodyTextIndent2Char">
    <w:name w:val="Body Text Indent 2 Char"/>
    <w:link w:val="BodyTextIndent2"/>
    <w:uiPriority w:val="99"/>
    <w:rsid w:val="00290ECF"/>
    <w:rPr>
      <w:sz w:val="24"/>
    </w:rPr>
  </w:style>
  <w:style w:type="paragraph" w:customStyle="1" w:styleId="tvPname">
    <w:name w:val="tvPname"/>
    <w:basedOn w:val="Normal"/>
    <w:rsid w:val="00290ECF"/>
    <w:pPr>
      <w:widowControl w:val="0"/>
      <w:spacing w:before="3000" w:line="360" w:lineRule="auto"/>
      <w:jc w:val="center"/>
    </w:pPr>
    <w:rPr>
      <w:b/>
      <w:bCs/>
      <w:color w:val="003300"/>
      <w:spacing w:val="30"/>
      <w:sz w:val="40"/>
      <w:szCs w:val="32"/>
    </w:rPr>
  </w:style>
  <w:style w:type="paragraph" w:customStyle="1" w:styleId="tvPtype">
    <w:name w:val="tvPtype"/>
    <w:basedOn w:val="Normal"/>
    <w:rsid w:val="00290ECF"/>
    <w:pPr>
      <w:widowControl w:val="0"/>
      <w:spacing w:before="120"/>
      <w:jc w:val="center"/>
    </w:pPr>
    <w:rPr>
      <w:b/>
      <w:bCs/>
      <w:i/>
      <w:iCs/>
      <w:color w:val="6E2500"/>
      <w:spacing w:val="30"/>
      <w:sz w:val="40"/>
      <w:szCs w:val="32"/>
    </w:rPr>
  </w:style>
  <w:style w:type="paragraph" w:customStyle="1" w:styleId="Body1">
    <w:name w:val="Body1"/>
    <w:basedOn w:val="Normal"/>
    <w:rsid w:val="009D4840"/>
    <w:pPr>
      <w:keepNext/>
      <w:spacing w:line="360" w:lineRule="auto"/>
      <w:ind w:left="792"/>
      <w:jc w:val="both"/>
    </w:pPr>
  </w:style>
  <w:style w:type="paragraph" w:styleId="Caption">
    <w:name w:val="caption"/>
    <w:aliases w:val="Picture"/>
    <w:basedOn w:val="Normal"/>
    <w:next w:val="Normal"/>
    <w:uiPriority w:val="99"/>
    <w:qFormat/>
    <w:rsid w:val="009D4840"/>
    <w:pPr>
      <w:spacing w:before="120"/>
      <w:ind w:left="720"/>
      <w:jc w:val="center"/>
    </w:pPr>
    <w:rPr>
      <w:b/>
      <w:bCs/>
      <w:snapToGrid w:val="0"/>
      <w:color w:val="000000"/>
      <w:sz w:val="28"/>
    </w:rPr>
  </w:style>
  <w:style w:type="character" w:customStyle="1" w:styleId="Heading9Char">
    <w:name w:val="Heading 9 Char"/>
    <w:aliases w:val="Heading 9(unused) Char"/>
    <w:link w:val="Heading9"/>
    <w:uiPriority w:val="99"/>
    <w:rsid w:val="00175331"/>
    <w:rPr>
      <w:rFonts w:ascii="Cambria" w:eastAsia="Times New Roman" w:hAnsi="Cambria" w:cs="Times New Roman"/>
      <w:sz w:val="22"/>
      <w:szCs w:val="22"/>
    </w:rPr>
  </w:style>
  <w:style w:type="paragraph" w:customStyle="1" w:styleId="StyleTahoma11ptJustifiedBefore6pt">
    <w:name w:val="Style Tahoma 11 pt Justified Before:  6 pt"/>
    <w:basedOn w:val="Normal"/>
    <w:rsid w:val="00A257B8"/>
    <w:pPr>
      <w:suppressAutoHyphens/>
      <w:spacing w:before="120"/>
      <w:jc w:val="both"/>
    </w:pPr>
    <w:rPr>
      <w:rFonts w:ascii="Tahoma" w:hAnsi="Tahoma"/>
      <w:lang w:val="en-AU"/>
    </w:rPr>
  </w:style>
  <w:style w:type="paragraph" w:customStyle="1" w:styleId="Style1">
    <w:name w:val="Style1"/>
    <w:basedOn w:val="Normal"/>
    <w:link w:val="Style1Char"/>
    <w:uiPriority w:val="99"/>
    <w:qFormat/>
    <w:rsid w:val="00A06513"/>
    <w:pPr>
      <w:spacing w:line="360" w:lineRule="auto"/>
    </w:pPr>
    <w:rPr>
      <w:b/>
      <w:lang w:val="x-none" w:eastAsia="x-none"/>
    </w:rPr>
  </w:style>
  <w:style w:type="paragraph" w:styleId="ListBullet2">
    <w:name w:val="List Bullet 2"/>
    <w:basedOn w:val="Normal"/>
    <w:autoRedefine/>
    <w:rsid w:val="00F66BDE"/>
    <w:pPr>
      <w:keepLines/>
      <w:numPr>
        <w:numId w:val="3"/>
      </w:numPr>
      <w:ind w:left="720"/>
      <w:jc w:val="both"/>
    </w:pPr>
    <w:rPr>
      <w:lang w:val="en-GB"/>
    </w:rPr>
  </w:style>
  <w:style w:type="character" w:customStyle="1" w:styleId="Style1Char">
    <w:name w:val="Style1 Char"/>
    <w:link w:val="Style1"/>
    <w:rsid w:val="00A06513"/>
    <w:rPr>
      <w:b/>
      <w:sz w:val="24"/>
    </w:rPr>
  </w:style>
  <w:style w:type="paragraph" w:styleId="Date">
    <w:name w:val="Date"/>
    <w:basedOn w:val="Normal"/>
    <w:next w:val="Normal"/>
    <w:link w:val="DateChar"/>
    <w:rsid w:val="00F66BDE"/>
    <w:pPr>
      <w:keepLines/>
    </w:pPr>
    <w:rPr>
      <w:lang w:val="en-GB" w:eastAsia="x-none"/>
    </w:rPr>
  </w:style>
  <w:style w:type="character" w:customStyle="1" w:styleId="DateChar">
    <w:name w:val="Date Char"/>
    <w:link w:val="Date"/>
    <w:rsid w:val="00F66BDE"/>
    <w:rPr>
      <w:sz w:val="24"/>
      <w:szCs w:val="24"/>
      <w:lang w:val="en-GB"/>
    </w:rPr>
  </w:style>
  <w:style w:type="paragraph" w:customStyle="1" w:styleId="DefaultParagraphFontParaCharCharCharCharChar">
    <w:name w:val="Default Paragraph Font Para Char Char Char Char Char"/>
    <w:autoRedefine/>
    <w:rsid w:val="00F66BDE"/>
    <w:pPr>
      <w:tabs>
        <w:tab w:val="left" w:pos="1152"/>
      </w:tabs>
      <w:spacing w:before="120"/>
    </w:pPr>
  </w:style>
  <w:style w:type="table" w:styleId="TableGrid">
    <w:name w:val="Table Grid"/>
    <w:basedOn w:val="TableNormal"/>
    <w:uiPriority w:val="39"/>
    <w:rsid w:val="002B2FB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NBold">
    <w:name w:val="NBold"/>
    <w:basedOn w:val="Normal"/>
    <w:link w:val="NBoldChar"/>
    <w:qFormat/>
    <w:rsid w:val="002B2FBF"/>
    <w:rPr>
      <w:b/>
      <w:szCs w:val="26"/>
      <w:lang w:val="x-none" w:eastAsia="x-none"/>
    </w:rPr>
  </w:style>
  <w:style w:type="character" w:customStyle="1" w:styleId="NBoldChar">
    <w:name w:val="NBold Char"/>
    <w:link w:val="NBold"/>
    <w:rsid w:val="002B2FBF"/>
    <w:rPr>
      <w:b/>
      <w:sz w:val="26"/>
      <w:szCs w:val="26"/>
    </w:rPr>
  </w:style>
  <w:style w:type="character" w:customStyle="1" w:styleId="tvHeading11Char">
    <w:name w:val="tvHeading 1.1 Char"/>
    <w:link w:val="tvHeading11"/>
    <w:rsid w:val="00B96544"/>
    <w:rPr>
      <w:b/>
      <w:color w:val="000066"/>
      <w:sz w:val="26"/>
      <w:lang w:val="x-none" w:eastAsia="x-none"/>
    </w:rPr>
  </w:style>
  <w:style w:type="paragraph" w:customStyle="1" w:styleId="tvHeading1111">
    <w:name w:val="tvHeading 1.1.1.1"/>
    <w:basedOn w:val="Normal"/>
    <w:link w:val="tvHeading1111Char"/>
    <w:qFormat/>
    <w:rsid w:val="00DA50FF"/>
    <w:pPr>
      <w:numPr>
        <w:ilvl w:val="3"/>
        <w:numId w:val="4"/>
      </w:numPr>
      <w:spacing w:line="360" w:lineRule="auto"/>
      <w:outlineLvl w:val="4"/>
    </w:pPr>
    <w:rPr>
      <w:i/>
      <w:lang w:val="x-none" w:eastAsia="x-none"/>
    </w:rPr>
  </w:style>
  <w:style w:type="character" w:customStyle="1" w:styleId="tvHeading111Char">
    <w:name w:val="tvHeading 1.1.1 Char"/>
    <w:link w:val="tvHeading111"/>
    <w:rsid w:val="008057EC"/>
    <w:rPr>
      <w:i/>
      <w:sz w:val="26"/>
      <w:lang w:eastAsia="x-none"/>
    </w:rPr>
  </w:style>
  <w:style w:type="character" w:customStyle="1" w:styleId="LightGrid-Accent3Char">
    <w:name w:val="Light Grid - Accent 3 Char"/>
    <w:aliases w:val="lp1 Char,List Paragraph1 Char,lp11 Char,List Paragraph 1 Char,My checklist Char,bullet Char,List Paragraph2 Char,level 1 Char,Colorful List - Accent 11 Char,CONTENT Char,Bullet L1 Char,List Paragraph11 Char,Dau trang Char"/>
    <w:link w:val="LightGrid-Accent31"/>
    <w:uiPriority w:val="34"/>
    <w:qFormat/>
    <w:rsid w:val="003C6F24"/>
    <w:rPr>
      <w:sz w:val="24"/>
    </w:rPr>
  </w:style>
  <w:style w:type="paragraph" w:customStyle="1" w:styleId="LightGrid-Accent31">
    <w:name w:val="Light Grid - Accent 31"/>
    <w:aliases w:val="lp1,List Paragraph1,lp11,List Paragraph 1,My checklist,bullet,List Paragraph2,level 1,Colorful List - Accent 11,CONTENT,Bullet L1,List Paragraph11,Dau trang,HAI_L1,HV_LIST1,List Paragraph Char Char,Number_1,SGLText List Paragrap"/>
    <w:basedOn w:val="Normal"/>
    <w:link w:val="LightGrid-Accent3Char"/>
    <w:qFormat/>
    <w:rsid w:val="004E6AA5"/>
    <w:pPr>
      <w:ind w:left="720"/>
    </w:pPr>
    <w:rPr>
      <w:lang w:val="x-none" w:eastAsia="x-none"/>
    </w:rPr>
  </w:style>
  <w:style w:type="character" w:customStyle="1" w:styleId="tvHeading1111Char">
    <w:name w:val="tvHeading 1.1.1.1 Char"/>
    <w:link w:val="tvHeading1111"/>
    <w:rsid w:val="00DA50FF"/>
    <w:rPr>
      <w:i/>
      <w:sz w:val="26"/>
      <w:lang w:val="x-none" w:eastAsia="x-none"/>
    </w:rPr>
  </w:style>
  <w:style w:type="character" w:customStyle="1" w:styleId="FooterChar">
    <w:name w:val="Footer Char"/>
    <w:link w:val="Footer"/>
    <w:uiPriority w:val="99"/>
    <w:rsid w:val="00CE26C2"/>
    <w:rPr>
      <w:sz w:val="24"/>
    </w:rPr>
  </w:style>
  <w:style w:type="paragraph" w:customStyle="1" w:styleId="style54">
    <w:name w:val="style54"/>
    <w:basedOn w:val="Normal"/>
    <w:rsid w:val="009B2F73"/>
    <w:pPr>
      <w:spacing w:before="100" w:beforeAutospacing="1" w:after="100" w:afterAutospacing="1"/>
    </w:pPr>
  </w:style>
  <w:style w:type="character" w:customStyle="1" w:styleId="style4">
    <w:name w:val="style4"/>
    <w:basedOn w:val="DefaultParagraphFont"/>
    <w:rsid w:val="009B2F73"/>
  </w:style>
  <w:style w:type="paragraph" w:customStyle="1" w:styleId="tvs-bullet1">
    <w:name w:val="tvs-bullet1"/>
    <w:basedOn w:val="Normal"/>
    <w:rsid w:val="006D0CDB"/>
    <w:pPr>
      <w:numPr>
        <w:ilvl w:val="2"/>
        <w:numId w:val="5"/>
      </w:numPr>
      <w:spacing w:before="120"/>
      <w:jc w:val="both"/>
    </w:pPr>
  </w:style>
  <w:style w:type="paragraph" w:customStyle="1" w:styleId="tvs-bullet2">
    <w:name w:val="tvs-bullet2"/>
    <w:basedOn w:val="Normal"/>
    <w:link w:val="tvs-bullet2Char"/>
    <w:rsid w:val="006D0CDB"/>
    <w:pPr>
      <w:numPr>
        <w:ilvl w:val="1"/>
        <w:numId w:val="5"/>
      </w:numPr>
      <w:spacing w:before="120"/>
      <w:jc w:val="both"/>
    </w:pPr>
    <w:rPr>
      <w:lang w:val="x-none" w:eastAsia="x-none"/>
    </w:rPr>
  </w:style>
  <w:style w:type="paragraph" w:customStyle="1" w:styleId="ListDash">
    <w:name w:val="List Dash"/>
    <w:basedOn w:val="Normal"/>
    <w:qFormat/>
    <w:rsid w:val="00DB1734"/>
    <w:pPr>
      <w:tabs>
        <w:tab w:val="num" w:pos="357"/>
      </w:tabs>
      <w:spacing w:before="60" w:after="60" w:line="300" w:lineRule="exact"/>
      <w:ind w:left="720" w:hanging="363"/>
      <w:jc w:val="both"/>
    </w:pPr>
    <w:rPr>
      <w:rFonts w:eastAsia="SimSun"/>
      <w:lang w:eastAsia="zh-CN"/>
    </w:rPr>
  </w:style>
  <w:style w:type="paragraph" w:styleId="ListBullet3">
    <w:name w:val="List Bullet 3"/>
    <w:basedOn w:val="Normal"/>
    <w:rsid w:val="0012095C"/>
    <w:pPr>
      <w:numPr>
        <w:numId w:val="7"/>
      </w:numPr>
      <w:contextualSpacing/>
    </w:pPr>
  </w:style>
  <w:style w:type="paragraph" w:styleId="NormalIndent0">
    <w:name w:val="Normal Indent"/>
    <w:basedOn w:val="Normal"/>
    <w:autoRedefine/>
    <w:rsid w:val="00C2205B"/>
    <w:pPr>
      <w:spacing w:before="120"/>
      <w:jc w:val="right"/>
    </w:pPr>
    <w:rPr>
      <w:rFonts w:ascii=".VnTime" w:hAnsi=".VnTime"/>
      <w:b/>
      <w:bCs/>
      <w:i/>
      <w:iCs/>
    </w:rPr>
  </w:style>
  <w:style w:type="paragraph" w:customStyle="1" w:styleId="NormalDam">
    <w:name w:val="NormalDam"/>
    <w:basedOn w:val="Normal"/>
    <w:autoRedefine/>
    <w:rsid w:val="00C2205B"/>
    <w:pPr>
      <w:spacing w:before="120" w:after="60"/>
      <w:ind w:firstLine="360"/>
    </w:pPr>
    <w:rPr>
      <w:rFonts w:ascii=".VnTime" w:hAnsi=".VnTime"/>
      <w:b/>
      <w:bCs/>
      <w:i/>
      <w:u w:val="single"/>
    </w:rPr>
  </w:style>
  <w:style w:type="paragraph" w:customStyle="1" w:styleId="body10">
    <w:name w:val="body1"/>
    <w:basedOn w:val="Normal"/>
    <w:link w:val="body1Char"/>
    <w:rsid w:val="00C2205B"/>
    <w:pPr>
      <w:spacing w:before="120" w:line="300" w:lineRule="atLeast"/>
      <w:ind w:left="2880" w:firstLine="360"/>
      <w:jc w:val="both"/>
    </w:pPr>
    <w:rPr>
      <w:rFonts w:ascii=".VnTime" w:hAnsi=".VnTime"/>
      <w:lang w:val="en-GB"/>
    </w:rPr>
  </w:style>
  <w:style w:type="character" w:customStyle="1" w:styleId="body1Char">
    <w:name w:val="body1 Char"/>
    <w:link w:val="body10"/>
    <w:rsid w:val="00C2205B"/>
    <w:rPr>
      <w:rFonts w:ascii=".VnTime" w:hAnsi=".VnTime"/>
      <w:sz w:val="24"/>
      <w:lang w:val="en-GB" w:eastAsia="en-US"/>
    </w:rPr>
  </w:style>
  <w:style w:type="character" w:customStyle="1" w:styleId="apple-style-span">
    <w:name w:val="apple-style-span"/>
    <w:basedOn w:val="DefaultParagraphFont"/>
    <w:rsid w:val="00F639C6"/>
  </w:style>
  <w:style w:type="paragraph" w:customStyle="1" w:styleId="Default">
    <w:name w:val="Default"/>
    <w:rsid w:val="00F63F04"/>
    <w:pPr>
      <w:autoSpaceDE w:val="0"/>
      <w:autoSpaceDN w:val="0"/>
      <w:adjustRightInd w:val="0"/>
    </w:pPr>
    <w:rPr>
      <w:rFonts w:ascii="Symbol" w:hAnsi="Symbol" w:cs="Symbol"/>
      <w:color w:val="000000"/>
    </w:rPr>
  </w:style>
  <w:style w:type="paragraph" w:customStyle="1" w:styleId="MediumGrid2-Accent11">
    <w:name w:val="Medium Grid 2 - Accent 11"/>
    <w:basedOn w:val="Default"/>
    <w:next w:val="Default"/>
    <w:uiPriority w:val="1"/>
    <w:qFormat/>
    <w:rsid w:val="00F63F04"/>
    <w:pPr>
      <w:spacing w:before="60"/>
    </w:pPr>
    <w:rPr>
      <w:rFonts w:cs="Times New Roman"/>
      <w:color w:val="auto"/>
    </w:rPr>
  </w:style>
  <w:style w:type="character" w:customStyle="1" w:styleId="Heading3Char">
    <w:name w:val="Heading 3 Char"/>
    <w:aliases w:val="h3 Char,h31 Char1,h31 Char Char,Heading 3 Char Char Char Char,Heading 3 Char Char Char1,H3 Char,d Char,Level 1 - 1 Char,Section title Char,I.1. Char,Heading 3 tv Char,tieude 3 Char,underlined Heading Char,proj3 Char,proj31 Char"/>
    <w:link w:val="Heading3"/>
    <w:uiPriority w:val="99"/>
    <w:rsid w:val="003613D0"/>
    <w:rPr>
      <w:b/>
      <w:sz w:val="32"/>
      <w:lang w:val="en-US" w:eastAsia="en-US"/>
    </w:rPr>
  </w:style>
  <w:style w:type="paragraph" w:customStyle="1" w:styleId="Normal12pt">
    <w:name w:val="Normal + 12 pt"/>
    <w:aliases w:val="Italic,Italic Char,Normal + 12 pt Char,Normal + (Asian) .VnTime"/>
    <w:basedOn w:val="Normal"/>
    <w:rsid w:val="00FF605D"/>
    <w:pPr>
      <w:numPr>
        <w:numId w:val="8"/>
      </w:numPr>
      <w:jc w:val="both"/>
    </w:pPr>
    <w:rPr>
      <w:i/>
      <w:iCs/>
      <w:color w:val="000000"/>
    </w:rPr>
  </w:style>
  <w:style w:type="character" w:customStyle="1" w:styleId="Heading8Char">
    <w:name w:val="Heading 8 Char"/>
    <w:link w:val="Heading8"/>
    <w:uiPriority w:val="99"/>
    <w:rsid w:val="00852A13"/>
    <w:rPr>
      <w:i/>
      <w:iCs/>
      <w:sz w:val="26"/>
      <w:szCs w:val="24"/>
      <w:lang w:val="en-US" w:eastAsia="en-US"/>
    </w:rPr>
  </w:style>
  <w:style w:type="character" w:customStyle="1" w:styleId="Heading2Char">
    <w:name w:val="Heading 2 Char"/>
    <w:aliases w:val="l2 Char,H2 Char,h21 Char,Chapter Number/Appendix Letter Char,chn Char,h2 Char,Level 2 Topic Heading Char,HD2 Char,style2 Char,2 Char,2 headline Char,h Char,tieude 2 Char,h21 Char Char Char,Heading 2 Char1 Char,Heading 2 Char Char Char"/>
    <w:link w:val="Heading2"/>
    <w:uiPriority w:val="99"/>
    <w:rsid w:val="00852A13"/>
    <w:rPr>
      <w:rFonts w:ascii=".VnTimeH" w:hAnsi=".VnTimeH"/>
      <w:b/>
      <w:sz w:val="48"/>
      <w:lang w:val="en-US" w:eastAsia="en-US"/>
    </w:rPr>
  </w:style>
  <w:style w:type="paragraph" w:customStyle="1" w:styleId="WZBullet2">
    <w:name w:val="WZ_Bullet2"/>
    <w:basedOn w:val="Normal"/>
    <w:uiPriority w:val="99"/>
    <w:rsid w:val="00837001"/>
    <w:pPr>
      <w:keepNext/>
      <w:keepLines/>
      <w:numPr>
        <w:ilvl w:val="1"/>
        <w:numId w:val="9"/>
      </w:numPr>
      <w:tabs>
        <w:tab w:val="clear" w:pos="1170"/>
      </w:tabs>
      <w:spacing w:after="120" w:line="288" w:lineRule="auto"/>
      <w:ind w:left="720"/>
      <w:jc w:val="both"/>
    </w:pPr>
    <w:rPr>
      <w:szCs w:val="26"/>
    </w:rPr>
  </w:style>
  <w:style w:type="paragraph" w:customStyle="1" w:styleId="WZNumBul1">
    <w:name w:val="WZ_NumBul1"/>
    <w:basedOn w:val="Normal"/>
    <w:uiPriority w:val="99"/>
    <w:rsid w:val="00852A13"/>
    <w:pPr>
      <w:keepNext/>
      <w:keepLines/>
      <w:numPr>
        <w:ilvl w:val="2"/>
        <w:numId w:val="9"/>
      </w:numPr>
      <w:tabs>
        <w:tab w:val="num" w:pos="720"/>
      </w:tabs>
      <w:spacing w:before="120" w:after="120" w:line="288" w:lineRule="auto"/>
      <w:ind w:left="720"/>
      <w:jc w:val="both"/>
    </w:pPr>
    <w:rPr>
      <w:rFonts w:ascii="Arial" w:hAnsi="Arial" w:cs="Arial"/>
      <w:szCs w:val="22"/>
    </w:rPr>
  </w:style>
  <w:style w:type="numbering" w:customStyle="1" w:styleId="StyleBulleted">
    <w:name w:val="Style Bulleted"/>
    <w:rsid w:val="00852A13"/>
    <w:pPr>
      <w:numPr>
        <w:numId w:val="6"/>
      </w:numPr>
    </w:pPr>
  </w:style>
  <w:style w:type="paragraph" w:customStyle="1" w:styleId="tvs-bullet3">
    <w:name w:val="tvs-bullet3"/>
    <w:basedOn w:val="Normal"/>
    <w:qFormat/>
    <w:rsid w:val="00852A13"/>
    <w:pPr>
      <w:tabs>
        <w:tab w:val="num" w:pos="1440"/>
      </w:tabs>
      <w:spacing w:before="120" w:line="288" w:lineRule="auto"/>
      <w:ind w:left="1440" w:hanging="360"/>
      <w:jc w:val="both"/>
    </w:pPr>
  </w:style>
  <w:style w:type="character" w:customStyle="1" w:styleId="tvs-bullet2Char">
    <w:name w:val="tvs-bullet2 Char"/>
    <w:link w:val="tvs-bullet2"/>
    <w:locked/>
    <w:rsid w:val="00852A13"/>
    <w:rPr>
      <w:sz w:val="26"/>
      <w:lang w:val="x-none" w:eastAsia="x-none"/>
    </w:rPr>
  </w:style>
  <w:style w:type="character" w:customStyle="1" w:styleId="Heading1Char">
    <w:name w:val="Heading 1 Char"/>
    <w:aliases w:val="H1 Char,Chapter Title Char,1 Char,Heading Char,H1-Heading 1 Char,h1 Char,Header 1 Char,l1 Char,Legal Line 1 Char,head 1 Char,Heading No. L1 Char,list 1 Char,II+ Char,I Char,heading 1 Char,Heading11 Char,Heading12 Char,Heading111 Char"/>
    <w:link w:val="Heading10"/>
    <w:uiPriority w:val="99"/>
    <w:rsid w:val="00852A13"/>
    <w:rPr>
      <w:b/>
      <w:i/>
      <w:sz w:val="24"/>
      <w:lang w:val="en-US" w:eastAsia="en-US"/>
    </w:rPr>
  </w:style>
  <w:style w:type="character" w:customStyle="1" w:styleId="Heading4Char">
    <w:name w:val="Heading 4 Char"/>
    <w:link w:val="Heading4"/>
    <w:uiPriority w:val="99"/>
    <w:rsid w:val="00852A13"/>
    <w:rPr>
      <w:b/>
      <w:sz w:val="24"/>
      <w:lang w:val="en-US" w:eastAsia="en-US"/>
    </w:rPr>
  </w:style>
  <w:style w:type="character" w:customStyle="1" w:styleId="Heading5Char">
    <w:name w:val="Heading 5 Char"/>
    <w:link w:val="Heading5"/>
    <w:uiPriority w:val="99"/>
    <w:rsid w:val="00852A13"/>
    <w:rPr>
      <w:rFonts w:ascii=".VnArial" w:hAnsi=".VnArial"/>
      <w:b/>
      <w:bCs/>
      <w:sz w:val="16"/>
      <w:lang w:val="en-US" w:eastAsia="en-US"/>
    </w:rPr>
  </w:style>
  <w:style w:type="character" w:customStyle="1" w:styleId="Heading6Char">
    <w:name w:val="Heading 6 Char"/>
    <w:aliases w:val="tvHeading6 Char,ToolsHeading 6 Char"/>
    <w:link w:val="Heading6"/>
    <w:uiPriority w:val="99"/>
    <w:rsid w:val="007801AA"/>
    <w:rPr>
      <w:b/>
      <w:sz w:val="26"/>
      <w:lang w:val="x-none" w:eastAsia="x-none"/>
    </w:rPr>
  </w:style>
  <w:style w:type="character" w:customStyle="1" w:styleId="Heading7Char">
    <w:name w:val="Heading 7 Char"/>
    <w:link w:val="Heading7"/>
    <w:uiPriority w:val="99"/>
    <w:rsid w:val="00852A13"/>
    <w:rPr>
      <w:b/>
      <w:bCs/>
      <w:sz w:val="24"/>
      <w:szCs w:val="24"/>
      <w:lang w:val="en-US" w:eastAsia="en-US"/>
    </w:rPr>
  </w:style>
  <w:style w:type="paragraph" w:customStyle="1" w:styleId="tvs-text">
    <w:name w:val="tvs-text"/>
    <w:basedOn w:val="Normal"/>
    <w:rsid w:val="00852A13"/>
    <w:pPr>
      <w:spacing w:before="120"/>
      <w:jc w:val="both"/>
    </w:pPr>
  </w:style>
  <w:style w:type="paragraph" w:customStyle="1" w:styleId="C1">
    <w:name w:val="C1"/>
    <w:basedOn w:val="Normal"/>
    <w:uiPriority w:val="99"/>
    <w:qFormat/>
    <w:rsid w:val="00852A13"/>
    <w:pPr>
      <w:keepNext/>
      <w:keepLines/>
      <w:numPr>
        <w:numId w:val="10"/>
      </w:numPr>
      <w:spacing w:line="288" w:lineRule="auto"/>
      <w:jc w:val="both"/>
    </w:pPr>
    <w:rPr>
      <w:b/>
    </w:rPr>
  </w:style>
  <w:style w:type="paragraph" w:customStyle="1" w:styleId="C11">
    <w:name w:val="C1.1"/>
    <w:basedOn w:val="Normal"/>
    <w:uiPriority w:val="99"/>
    <w:qFormat/>
    <w:rsid w:val="00852A13"/>
    <w:pPr>
      <w:keepNext/>
      <w:keepLines/>
      <w:numPr>
        <w:ilvl w:val="1"/>
        <w:numId w:val="10"/>
      </w:numPr>
      <w:spacing w:after="120" w:line="288" w:lineRule="auto"/>
      <w:ind w:left="788" w:hanging="431"/>
      <w:jc w:val="both"/>
    </w:pPr>
    <w:rPr>
      <w:b/>
    </w:rPr>
  </w:style>
  <w:style w:type="paragraph" w:customStyle="1" w:styleId="C111">
    <w:name w:val="C1.1.1"/>
    <w:basedOn w:val="C11"/>
    <w:uiPriority w:val="99"/>
    <w:qFormat/>
    <w:rsid w:val="00852A13"/>
    <w:pPr>
      <w:numPr>
        <w:ilvl w:val="2"/>
      </w:numPr>
    </w:pPr>
    <w:rPr>
      <w:b w:val="0"/>
      <w:sz w:val="20"/>
    </w:rPr>
  </w:style>
  <w:style w:type="paragraph" w:customStyle="1" w:styleId="font5">
    <w:name w:val="font5"/>
    <w:basedOn w:val="Normal"/>
    <w:rsid w:val="00DE76A1"/>
    <w:pPr>
      <w:spacing w:before="100" w:beforeAutospacing="1" w:after="100" w:afterAutospacing="1"/>
    </w:pPr>
    <w:rPr>
      <w:rFonts w:ascii="Tahoma" w:hAnsi="Tahoma" w:cs="Tahoma"/>
      <w:color w:val="000000"/>
      <w:sz w:val="16"/>
      <w:szCs w:val="16"/>
      <w:lang w:val="vi-VN" w:eastAsia="vi-VN"/>
    </w:rPr>
  </w:style>
  <w:style w:type="paragraph" w:customStyle="1" w:styleId="font6">
    <w:name w:val="font6"/>
    <w:basedOn w:val="Normal"/>
    <w:rsid w:val="00DE76A1"/>
    <w:pPr>
      <w:spacing w:before="100" w:beforeAutospacing="1" w:after="100" w:afterAutospacing="1"/>
    </w:pPr>
    <w:rPr>
      <w:rFonts w:ascii="Tahoma" w:hAnsi="Tahoma" w:cs="Tahoma"/>
      <w:b/>
      <w:bCs/>
      <w:color w:val="000000"/>
      <w:sz w:val="16"/>
      <w:szCs w:val="16"/>
      <w:lang w:val="vi-VN" w:eastAsia="vi-VN"/>
    </w:rPr>
  </w:style>
  <w:style w:type="paragraph" w:customStyle="1" w:styleId="xl179">
    <w:name w:val="xl17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180">
    <w:name w:val="xl180"/>
    <w:basedOn w:val="Normal"/>
    <w:rsid w:val="00DE76A1"/>
    <w:pPr>
      <w:shd w:val="clear" w:color="000000" w:fill="C0C0C0"/>
      <w:spacing w:before="100" w:beforeAutospacing="1" w:after="100" w:afterAutospacing="1"/>
    </w:pPr>
    <w:rPr>
      <w:sz w:val="22"/>
      <w:szCs w:val="22"/>
      <w:lang w:val="vi-VN" w:eastAsia="vi-VN"/>
    </w:rPr>
  </w:style>
  <w:style w:type="paragraph" w:customStyle="1" w:styleId="xl181">
    <w:name w:val="xl181"/>
    <w:basedOn w:val="Normal"/>
    <w:rsid w:val="00DE76A1"/>
    <w:pPr>
      <w:pBdr>
        <w:top w:val="single" w:sz="4" w:space="0" w:color="auto"/>
        <w:left w:val="single" w:sz="4" w:space="0" w:color="auto"/>
        <w:bottom w:val="single" w:sz="4" w:space="0" w:color="auto"/>
        <w:right w:val="single" w:sz="4" w:space="0" w:color="auto"/>
      </w:pBdr>
      <w:shd w:val="clear" w:color="000000" w:fill="FFFF99"/>
      <w:spacing w:before="100" w:beforeAutospacing="1" w:after="100" w:afterAutospacing="1"/>
      <w:jc w:val="center"/>
      <w:textAlignment w:val="center"/>
    </w:pPr>
    <w:rPr>
      <w:lang w:val="vi-VN" w:eastAsia="vi-VN"/>
    </w:rPr>
  </w:style>
  <w:style w:type="paragraph" w:customStyle="1" w:styleId="xl182">
    <w:name w:val="xl18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3">
    <w:name w:val="xl18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4">
    <w:name w:val="xl184"/>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textAlignment w:val="center"/>
    </w:pPr>
    <w:rPr>
      <w:lang w:val="vi-VN" w:eastAsia="vi-VN"/>
    </w:rPr>
  </w:style>
  <w:style w:type="paragraph" w:customStyle="1" w:styleId="xl185">
    <w:name w:val="xl185"/>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186">
    <w:name w:val="xl186"/>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7">
    <w:name w:val="xl18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8">
    <w:name w:val="xl188"/>
    <w:basedOn w:val="Normal"/>
    <w:rsid w:val="00DE76A1"/>
    <w:pPr>
      <w:pBdr>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89">
    <w:name w:val="xl189"/>
    <w:basedOn w:val="Normal"/>
    <w:rsid w:val="00DE76A1"/>
    <w:pPr>
      <w:shd w:val="clear" w:color="000000" w:fill="D8D8D8"/>
      <w:spacing w:before="100" w:beforeAutospacing="1" w:after="100" w:afterAutospacing="1"/>
    </w:pPr>
    <w:rPr>
      <w:sz w:val="22"/>
      <w:szCs w:val="22"/>
      <w:lang w:val="vi-VN" w:eastAsia="vi-VN"/>
    </w:rPr>
  </w:style>
  <w:style w:type="paragraph" w:customStyle="1" w:styleId="xl190">
    <w:name w:val="xl190"/>
    <w:basedOn w:val="Normal"/>
    <w:rsid w:val="00DE76A1"/>
    <w:pPr>
      <w:shd w:val="clear" w:color="000000" w:fill="C0C0C0"/>
      <w:spacing w:before="100" w:beforeAutospacing="1" w:after="100" w:afterAutospacing="1"/>
      <w:textAlignment w:val="center"/>
    </w:pPr>
    <w:rPr>
      <w:lang w:val="vi-VN" w:eastAsia="vi-VN"/>
    </w:rPr>
  </w:style>
  <w:style w:type="paragraph" w:customStyle="1" w:styleId="xl191">
    <w:name w:val="xl191"/>
    <w:basedOn w:val="Normal"/>
    <w:rsid w:val="00DE76A1"/>
    <w:pPr>
      <w:pBdr>
        <w:top w:val="single" w:sz="4" w:space="0" w:color="auto"/>
        <w:left w:val="single" w:sz="4" w:space="0" w:color="auto"/>
        <w:bottom w:val="single" w:sz="4" w:space="0" w:color="auto"/>
      </w:pBdr>
      <w:spacing w:before="100" w:beforeAutospacing="1" w:after="100" w:afterAutospacing="1"/>
      <w:textAlignment w:val="center"/>
    </w:pPr>
    <w:rPr>
      <w:lang w:val="vi-VN" w:eastAsia="vi-VN"/>
    </w:rPr>
  </w:style>
  <w:style w:type="paragraph" w:customStyle="1" w:styleId="xl192">
    <w:name w:val="xl192"/>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193">
    <w:name w:val="xl19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lang w:val="vi-VN" w:eastAsia="vi-VN"/>
    </w:rPr>
  </w:style>
  <w:style w:type="paragraph" w:customStyle="1" w:styleId="xl194">
    <w:name w:val="xl19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195">
    <w:name w:val="xl195"/>
    <w:basedOn w:val="Normal"/>
    <w:rsid w:val="00DE76A1"/>
    <w:pPr>
      <w:pBdr>
        <w:top w:val="single" w:sz="4" w:space="0" w:color="auto"/>
        <w:left w:val="single" w:sz="4" w:space="0" w:color="auto"/>
        <w:right w:val="single" w:sz="4" w:space="0" w:color="auto"/>
      </w:pBdr>
      <w:shd w:val="clear" w:color="000000" w:fill="FFFF99"/>
      <w:spacing w:before="100" w:beforeAutospacing="1" w:after="100" w:afterAutospacing="1"/>
      <w:textAlignment w:val="center"/>
    </w:pPr>
    <w:rPr>
      <w:lang w:val="vi-VN" w:eastAsia="vi-VN"/>
    </w:rPr>
  </w:style>
  <w:style w:type="paragraph" w:customStyle="1" w:styleId="xl196">
    <w:name w:val="xl19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197">
    <w:name w:val="xl197"/>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8">
    <w:name w:val="xl198"/>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199">
    <w:name w:val="xl199"/>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00">
    <w:name w:val="xl20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01">
    <w:name w:val="xl20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2">
    <w:name w:val="xl202"/>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03">
    <w:name w:val="xl20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04">
    <w:name w:val="xl20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lang w:val="vi-VN" w:eastAsia="vi-VN"/>
    </w:rPr>
  </w:style>
  <w:style w:type="paragraph" w:customStyle="1" w:styleId="xl205">
    <w:name w:val="xl205"/>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6">
    <w:name w:val="xl206"/>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07">
    <w:name w:val="xl20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lang w:val="vi-VN" w:eastAsia="vi-VN"/>
    </w:rPr>
  </w:style>
  <w:style w:type="paragraph" w:customStyle="1" w:styleId="xl208">
    <w:name w:val="xl20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color w:val="000000"/>
      <w:lang w:val="vi-VN" w:eastAsia="vi-VN"/>
    </w:rPr>
  </w:style>
  <w:style w:type="paragraph" w:customStyle="1" w:styleId="xl209">
    <w:name w:val="xl20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0">
    <w:name w:val="xl210"/>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11">
    <w:name w:val="xl211"/>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2">
    <w:name w:val="xl212"/>
    <w:basedOn w:val="Normal"/>
    <w:rsid w:val="00DE76A1"/>
    <w:pPr>
      <w:pBdr>
        <w:left w:val="single" w:sz="4" w:space="0" w:color="auto"/>
        <w:right w:val="single" w:sz="4" w:space="0" w:color="auto"/>
      </w:pBdr>
      <w:spacing w:before="100" w:beforeAutospacing="1" w:after="100" w:afterAutospacing="1"/>
      <w:jc w:val="both"/>
      <w:textAlignment w:val="center"/>
    </w:pPr>
    <w:rPr>
      <w:lang w:val="vi-VN" w:eastAsia="vi-VN"/>
    </w:rPr>
  </w:style>
  <w:style w:type="paragraph" w:customStyle="1" w:styleId="xl213">
    <w:name w:val="xl213"/>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4">
    <w:name w:val="xl214"/>
    <w:basedOn w:val="Normal"/>
    <w:rsid w:val="00DE76A1"/>
    <w:pPr>
      <w:pBdr>
        <w:left w:val="single" w:sz="4" w:space="0" w:color="auto"/>
        <w:right w:val="single" w:sz="4" w:space="0" w:color="auto"/>
      </w:pBdr>
      <w:spacing w:before="100" w:beforeAutospacing="1" w:after="100" w:afterAutospacing="1"/>
      <w:jc w:val="both"/>
      <w:textAlignment w:val="top"/>
    </w:pPr>
    <w:rPr>
      <w:color w:val="000000"/>
      <w:lang w:val="vi-VN" w:eastAsia="vi-VN"/>
    </w:rPr>
  </w:style>
  <w:style w:type="paragraph" w:customStyle="1" w:styleId="xl215">
    <w:name w:val="xl215"/>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color w:val="000000"/>
      <w:lang w:val="vi-VN" w:eastAsia="vi-VN"/>
    </w:rPr>
  </w:style>
  <w:style w:type="paragraph" w:customStyle="1" w:styleId="xl216">
    <w:name w:val="xl21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lang w:val="vi-VN" w:eastAsia="vi-VN"/>
    </w:rPr>
  </w:style>
  <w:style w:type="paragraph" w:customStyle="1" w:styleId="xl217">
    <w:name w:val="xl217"/>
    <w:basedOn w:val="Normal"/>
    <w:rsid w:val="00DE76A1"/>
    <w:pPr>
      <w:shd w:val="clear" w:color="000000" w:fill="C0C0C0"/>
      <w:spacing w:before="100" w:beforeAutospacing="1" w:after="100" w:afterAutospacing="1"/>
      <w:textAlignment w:val="center"/>
    </w:pPr>
    <w:rPr>
      <w:sz w:val="22"/>
      <w:szCs w:val="22"/>
      <w:lang w:val="vi-VN" w:eastAsia="vi-VN"/>
    </w:rPr>
  </w:style>
  <w:style w:type="paragraph" w:customStyle="1" w:styleId="xl218">
    <w:name w:val="xl218"/>
    <w:basedOn w:val="Normal"/>
    <w:rsid w:val="00DE76A1"/>
    <w:pPr>
      <w:shd w:val="clear" w:color="000000" w:fill="C0C0C0"/>
      <w:spacing w:before="100" w:beforeAutospacing="1" w:after="100" w:afterAutospacing="1"/>
      <w:textAlignment w:val="center"/>
    </w:pPr>
    <w:rPr>
      <w:lang w:val="vi-VN" w:eastAsia="vi-VN"/>
    </w:rPr>
  </w:style>
  <w:style w:type="paragraph" w:customStyle="1" w:styleId="xl219">
    <w:name w:val="xl21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color w:val="000000"/>
      <w:szCs w:val="26"/>
      <w:lang w:val="vi-VN" w:eastAsia="vi-VN"/>
    </w:rPr>
  </w:style>
  <w:style w:type="paragraph" w:customStyle="1" w:styleId="xl220">
    <w:name w:val="xl220"/>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Cs w:val="26"/>
      <w:lang w:val="vi-VN" w:eastAsia="vi-VN"/>
    </w:rPr>
  </w:style>
  <w:style w:type="paragraph" w:customStyle="1" w:styleId="xl221">
    <w:name w:val="xl221"/>
    <w:basedOn w:val="Normal"/>
    <w:rsid w:val="00DE76A1"/>
    <w:pPr>
      <w:pBdr>
        <w:top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2">
    <w:name w:val="xl222"/>
    <w:basedOn w:val="Normal"/>
    <w:rsid w:val="00DE76A1"/>
    <w:pPr>
      <w:pBdr>
        <w:top w:val="single" w:sz="4" w:space="0" w:color="auto"/>
        <w:left w:val="single" w:sz="4" w:space="0" w:color="auto"/>
        <w:bottom w:val="single" w:sz="4" w:space="0" w:color="auto"/>
        <w:right w:val="single" w:sz="4" w:space="0" w:color="auto"/>
      </w:pBdr>
      <w:shd w:val="clear" w:color="000000" w:fill="99CCFF"/>
      <w:spacing w:before="100" w:beforeAutospacing="1" w:after="100" w:afterAutospacing="1"/>
      <w:textAlignment w:val="center"/>
    </w:pPr>
    <w:rPr>
      <w:lang w:val="vi-VN" w:eastAsia="vi-VN"/>
    </w:rPr>
  </w:style>
  <w:style w:type="paragraph" w:customStyle="1" w:styleId="xl223">
    <w:name w:val="xl223"/>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24">
    <w:name w:val="xl224"/>
    <w:basedOn w:val="Normal"/>
    <w:rsid w:val="00DE76A1"/>
    <w:pPr>
      <w:pBdr>
        <w:top w:val="single" w:sz="4" w:space="0" w:color="auto"/>
        <w:left w:val="single" w:sz="4" w:space="0" w:color="auto"/>
        <w:bottom w:val="single" w:sz="4" w:space="0" w:color="auto"/>
      </w:pBdr>
      <w:spacing w:before="100" w:beforeAutospacing="1" w:after="100" w:afterAutospacing="1"/>
      <w:jc w:val="center"/>
      <w:textAlignment w:val="center"/>
    </w:pPr>
    <w:rPr>
      <w:b/>
      <w:bCs/>
      <w:lang w:val="vi-VN" w:eastAsia="vi-VN"/>
    </w:rPr>
  </w:style>
  <w:style w:type="paragraph" w:customStyle="1" w:styleId="xl225">
    <w:name w:val="xl22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6">
    <w:name w:val="xl226"/>
    <w:basedOn w:val="Normal"/>
    <w:rsid w:val="00DE76A1"/>
    <w:pPr>
      <w:pBdr>
        <w:top w:val="single" w:sz="4" w:space="0" w:color="auto"/>
        <w:left w:val="single" w:sz="4" w:space="0" w:color="auto"/>
        <w:bottom w:val="single" w:sz="4" w:space="0" w:color="auto"/>
      </w:pBdr>
      <w:shd w:val="clear" w:color="000000" w:fill="FFFFFF"/>
      <w:spacing w:before="100" w:beforeAutospacing="1" w:after="100" w:afterAutospacing="1"/>
      <w:jc w:val="center"/>
      <w:textAlignment w:val="center"/>
    </w:pPr>
    <w:rPr>
      <w:lang w:val="vi-VN" w:eastAsia="vi-VN"/>
    </w:rPr>
  </w:style>
  <w:style w:type="paragraph" w:customStyle="1" w:styleId="xl227">
    <w:name w:val="xl227"/>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28">
    <w:name w:val="xl22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lang w:val="vi-VN" w:eastAsia="vi-VN"/>
    </w:rPr>
  </w:style>
  <w:style w:type="paragraph" w:customStyle="1" w:styleId="xl229">
    <w:name w:val="xl229"/>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pPr>
    <w:rPr>
      <w:b/>
      <w:bCs/>
      <w:lang w:val="vi-VN" w:eastAsia="vi-VN"/>
    </w:rPr>
  </w:style>
  <w:style w:type="paragraph" w:customStyle="1" w:styleId="xl230">
    <w:name w:val="xl230"/>
    <w:basedOn w:val="Normal"/>
    <w:rsid w:val="00DE76A1"/>
    <w:pPr>
      <w:shd w:val="clear" w:color="000000" w:fill="C0C0C0"/>
      <w:spacing w:before="100" w:beforeAutospacing="1" w:after="100" w:afterAutospacing="1"/>
      <w:jc w:val="center"/>
    </w:pPr>
    <w:rPr>
      <w:sz w:val="22"/>
      <w:szCs w:val="22"/>
      <w:lang w:val="vi-VN" w:eastAsia="vi-VN"/>
    </w:rPr>
  </w:style>
  <w:style w:type="paragraph" w:customStyle="1" w:styleId="xl231">
    <w:name w:val="xl23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lang w:val="vi-VN" w:eastAsia="vi-VN"/>
    </w:rPr>
  </w:style>
  <w:style w:type="paragraph" w:customStyle="1" w:styleId="xl232">
    <w:name w:val="xl232"/>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3">
    <w:name w:val="xl23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34">
    <w:name w:val="xl234"/>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5">
    <w:name w:val="xl235"/>
    <w:basedOn w:val="Normal"/>
    <w:rsid w:val="00DE76A1"/>
    <w:pPr>
      <w:pBdr>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36">
    <w:name w:val="xl23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color w:val="000000"/>
      <w:lang w:val="vi-VN" w:eastAsia="vi-VN"/>
    </w:rPr>
  </w:style>
  <w:style w:type="paragraph" w:customStyle="1" w:styleId="xl237">
    <w:name w:val="xl237"/>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38">
    <w:name w:val="xl238"/>
    <w:basedOn w:val="Normal"/>
    <w:rsid w:val="00DE76A1"/>
    <w:pPr>
      <w:pBdr>
        <w:top w:val="single" w:sz="4" w:space="0" w:color="auto"/>
        <w:left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39">
    <w:name w:val="xl239"/>
    <w:basedOn w:val="Normal"/>
    <w:rsid w:val="00DE76A1"/>
    <w:pPr>
      <w:pBdr>
        <w:left w:val="single" w:sz="4" w:space="0" w:color="auto"/>
        <w:bottom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0">
    <w:name w:val="xl240"/>
    <w:basedOn w:val="Normal"/>
    <w:rsid w:val="00DE76A1"/>
    <w:pPr>
      <w:pBdr>
        <w:left w:val="single" w:sz="4" w:space="0" w:color="auto"/>
        <w:right w:val="single" w:sz="4" w:space="0" w:color="auto"/>
      </w:pBdr>
      <w:spacing w:before="100" w:beforeAutospacing="1" w:after="100" w:afterAutospacing="1"/>
      <w:jc w:val="both"/>
      <w:textAlignment w:val="center"/>
    </w:pPr>
    <w:rPr>
      <w:b/>
      <w:bCs/>
      <w:lang w:val="vi-VN" w:eastAsia="vi-VN"/>
    </w:rPr>
  </w:style>
  <w:style w:type="paragraph" w:customStyle="1" w:styleId="xl241">
    <w:name w:val="xl241"/>
    <w:basedOn w:val="Normal"/>
    <w:rsid w:val="00DE76A1"/>
    <w:pPr>
      <w:pBdr>
        <w:top w:val="single" w:sz="4" w:space="0" w:color="auto"/>
        <w:left w:val="single" w:sz="4" w:space="0" w:color="auto"/>
        <w:right w:val="single" w:sz="4" w:space="0" w:color="auto"/>
      </w:pBdr>
      <w:spacing w:before="100" w:beforeAutospacing="1" w:after="100" w:afterAutospacing="1"/>
      <w:textAlignment w:val="top"/>
    </w:pPr>
    <w:rPr>
      <w:szCs w:val="26"/>
      <w:lang w:val="vi-VN" w:eastAsia="vi-VN"/>
    </w:rPr>
  </w:style>
  <w:style w:type="paragraph" w:customStyle="1" w:styleId="xl242">
    <w:name w:val="xl242"/>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xl243">
    <w:name w:val="xl24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top"/>
    </w:pPr>
    <w:rPr>
      <w:b/>
      <w:bCs/>
      <w:lang w:val="vi-VN" w:eastAsia="vi-VN"/>
    </w:rPr>
  </w:style>
  <w:style w:type="paragraph" w:customStyle="1" w:styleId="xl244">
    <w:name w:val="xl244"/>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b/>
      <w:bCs/>
      <w:color w:val="000000"/>
      <w:lang w:val="vi-VN" w:eastAsia="vi-VN"/>
    </w:rPr>
  </w:style>
  <w:style w:type="paragraph" w:customStyle="1" w:styleId="xl245">
    <w:name w:val="xl245"/>
    <w:basedOn w:val="Normal"/>
    <w:rsid w:val="00DE76A1"/>
    <w:pPr>
      <w:pBdr>
        <w:left w:val="single" w:sz="4" w:space="0" w:color="auto"/>
        <w:bottom w:val="single" w:sz="4" w:space="0" w:color="auto"/>
        <w:right w:val="single" w:sz="4" w:space="0" w:color="auto"/>
      </w:pBdr>
      <w:spacing w:before="100" w:beforeAutospacing="1" w:after="100" w:afterAutospacing="1"/>
    </w:pPr>
    <w:rPr>
      <w:szCs w:val="26"/>
      <w:lang w:val="vi-VN" w:eastAsia="vi-VN"/>
    </w:rPr>
  </w:style>
  <w:style w:type="paragraph" w:customStyle="1" w:styleId="xl246">
    <w:name w:val="xl24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top"/>
    </w:pPr>
    <w:rPr>
      <w:sz w:val="28"/>
      <w:szCs w:val="28"/>
      <w:lang w:val="vi-VN" w:eastAsia="vi-VN"/>
    </w:rPr>
  </w:style>
  <w:style w:type="paragraph" w:customStyle="1" w:styleId="xl247">
    <w:name w:val="xl247"/>
    <w:basedOn w:val="Normal"/>
    <w:rsid w:val="00DE76A1"/>
    <w:pPr>
      <w:pBdr>
        <w:top w:val="single" w:sz="4" w:space="0" w:color="auto"/>
        <w:left w:val="single" w:sz="4" w:space="0" w:color="auto"/>
        <w:bottom w:val="double" w:sz="6" w:space="0" w:color="auto"/>
        <w:right w:val="single" w:sz="4" w:space="0" w:color="auto"/>
      </w:pBdr>
      <w:spacing w:before="100" w:beforeAutospacing="1" w:after="100" w:afterAutospacing="1"/>
    </w:pPr>
    <w:rPr>
      <w:szCs w:val="26"/>
      <w:lang w:val="vi-VN" w:eastAsia="vi-VN"/>
    </w:rPr>
  </w:style>
  <w:style w:type="paragraph" w:customStyle="1" w:styleId="xl248">
    <w:name w:val="xl248"/>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49">
    <w:name w:val="xl249"/>
    <w:basedOn w:val="Normal"/>
    <w:rsid w:val="00DE76A1"/>
    <w:pPr>
      <w:pBdr>
        <w:top w:val="single" w:sz="4" w:space="0" w:color="auto"/>
        <w:left w:val="single" w:sz="4" w:space="0" w:color="auto"/>
        <w:right w:val="single" w:sz="4" w:space="0" w:color="auto"/>
      </w:pBdr>
      <w:spacing w:before="100" w:beforeAutospacing="1" w:after="100" w:afterAutospacing="1"/>
    </w:pPr>
    <w:rPr>
      <w:szCs w:val="26"/>
      <w:lang w:val="vi-VN" w:eastAsia="vi-VN"/>
    </w:rPr>
  </w:style>
  <w:style w:type="paragraph" w:customStyle="1" w:styleId="xl250">
    <w:name w:val="xl250"/>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sz w:val="22"/>
      <w:szCs w:val="22"/>
      <w:lang w:val="vi-VN" w:eastAsia="vi-VN"/>
    </w:rPr>
  </w:style>
  <w:style w:type="paragraph" w:customStyle="1" w:styleId="xl251">
    <w:name w:val="xl251"/>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b/>
      <w:bCs/>
      <w:lang w:val="vi-VN" w:eastAsia="vi-VN"/>
    </w:rPr>
  </w:style>
  <w:style w:type="paragraph" w:customStyle="1" w:styleId="xl252">
    <w:name w:val="xl252"/>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pPr>
    <w:rPr>
      <w:lang w:val="vi-VN" w:eastAsia="vi-VN"/>
    </w:rPr>
  </w:style>
  <w:style w:type="paragraph" w:customStyle="1" w:styleId="xl253">
    <w:name w:val="xl253"/>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pPr>
    <w:rPr>
      <w:b/>
      <w:bCs/>
      <w:lang w:val="vi-VN" w:eastAsia="vi-VN"/>
    </w:rPr>
  </w:style>
  <w:style w:type="paragraph" w:customStyle="1" w:styleId="xl254">
    <w:name w:val="xl254"/>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lang w:val="vi-VN" w:eastAsia="vi-VN"/>
    </w:rPr>
  </w:style>
  <w:style w:type="paragraph" w:customStyle="1" w:styleId="xl255">
    <w:name w:val="xl255"/>
    <w:basedOn w:val="Normal"/>
    <w:rsid w:val="00DE76A1"/>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textAlignment w:val="center"/>
    </w:pPr>
    <w:rPr>
      <w:b/>
      <w:bCs/>
      <w:lang w:val="vi-VN" w:eastAsia="vi-VN"/>
    </w:rPr>
  </w:style>
  <w:style w:type="paragraph" w:customStyle="1" w:styleId="xl256">
    <w:name w:val="xl256"/>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7">
    <w:name w:val="xl257"/>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58">
    <w:name w:val="xl258"/>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lang w:val="vi-VN" w:eastAsia="vi-VN"/>
    </w:rPr>
  </w:style>
  <w:style w:type="paragraph" w:customStyle="1" w:styleId="xl259">
    <w:name w:val="xl259"/>
    <w:basedOn w:val="Normal"/>
    <w:rsid w:val="00DE76A1"/>
    <w:pPr>
      <w:pBdr>
        <w:left w:val="single" w:sz="4" w:space="0" w:color="auto"/>
        <w:bottom w:val="single" w:sz="4" w:space="0" w:color="auto"/>
        <w:right w:val="single" w:sz="4" w:space="0" w:color="auto"/>
      </w:pBdr>
      <w:spacing w:before="100" w:beforeAutospacing="1" w:after="100" w:afterAutospacing="1"/>
      <w:textAlignment w:val="center"/>
    </w:pPr>
    <w:rPr>
      <w:lang w:val="vi-VN" w:eastAsia="vi-VN"/>
    </w:rPr>
  </w:style>
  <w:style w:type="paragraph" w:customStyle="1" w:styleId="xl260">
    <w:name w:val="xl260"/>
    <w:basedOn w:val="Normal"/>
    <w:rsid w:val="00DE76A1"/>
    <w:pPr>
      <w:pBdr>
        <w:top w:val="single" w:sz="4" w:space="0" w:color="auto"/>
        <w:left w:val="single" w:sz="4" w:space="0" w:color="auto"/>
        <w:right w:val="single" w:sz="4" w:space="0" w:color="auto"/>
      </w:pBdr>
      <w:spacing w:before="100" w:beforeAutospacing="1" w:after="100" w:afterAutospacing="1"/>
      <w:textAlignment w:val="center"/>
    </w:pPr>
    <w:rPr>
      <w:b/>
      <w:bCs/>
      <w:lang w:val="vi-VN" w:eastAsia="vi-VN"/>
    </w:rPr>
  </w:style>
  <w:style w:type="paragraph" w:customStyle="1" w:styleId="xl261">
    <w:name w:val="xl261"/>
    <w:basedOn w:val="Normal"/>
    <w:rsid w:val="00DE76A1"/>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lang w:val="vi-VN" w:eastAsia="vi-VN"/>
    </w:rPr>
  </w:style>
  <w:style w:type="paragraph" w:customStyle="1" w:styleId="OSS12Heading2">
    <w:name w:val="!OSS12 Heading 2"/>
    <w:basedOn w:val="Heading2"/>
    <w:next w:val="Normal"/>
    <w:rsid w:val="0097785D"/>
    <w:pPr>
      <w:spacing w:before="240" w:after="60"/>
      <w:jc w:val="left"/>
    </w:pPr>
    <w:rPr>
      <w:rFonts w:ascii="Verdana" w:eastAsia="MS Mincho" w:hAnsi="Verdana" w:cs="Arial"/>
      <w:bCs/>
      <w:iCs/>
      <w:color w:val="0000FF"/>
      <w:sz w:val="28"/>
      <w:szCs w:val="28"/>
    </w:rPr>
  </w:style>
  <w:style w:type="paragraph" w:customStyle="1" w:styleId="OSS12BulletedList1">
    <w:name w:val="!OSS12 Bulleted List 1"/>
    <w:basedOn w:val="Normal"/>
    <w:rsid w:val="0097785D"/>
    <w:pPr>
      <w:numPr>
        <w:numId w:val="11"/>
      </w:numPr>
      <w:spacing w:before="60" w:after="60" w:line="360" w:lineRule="auto"/>
      <w:contextualSpacing/>
    </w:pPr>
    <w:rPr>
      <w:rFonts w:ascii="Verdana" w:eastAsia="MS Mincho" w:hAnsi="Verdana" w:cs="Arial"/>
      <w:color w:val="000000"/>
      <w:sz w:val="20"/>
    </w:rPr>
  </w:style>
  <w:style w:type="paragraph" w:customStyle="1" w:styleId="OSS12Figure">
    <w:name w:val="!OSS12 Figure"/>
    <w:basedOn w:val="Normal"/>
    <w:rsid w:val="0097785D"/>
    <w:pPr>
      <w:spacing w:after="120" w:line="360" w:lineRule="auto"/>
      <w:jc w:val="center"/>
    </w:pPr>
    <w:rPr>
      <w:rFonts w:ascii="Verdana" w:eastAsia="MS Mincho" w:hAnsi="Verdana" w:cs="Arial"/>
      <w:color w:val="000000"/>
      <w:sz w:val="20"/>
    </w:rPr>
  </w:style>
  <w:style w:type="paragraph" w:customStyle="1" w:styleId="tvHeading">
    <w:name w:val="tvHeading"/>
    <w:basedOn w:val="Normal"/>
    <w:rsid w:val="00DC7C8B"/>
    <w:pPr>
      <w:keepLines/>
      <w:pageBreakBefore/>
      <w:tabs>
        <w:tab w:val="left" w:pos="2160"/>
        <w:tab w:val="right" w:pos="5040"/>
        <w:tab w:val="left" w:pos="5760"/>
        <w:tab w:val="right" w:pos="8640"/>
      </w:tabs>
      <w:spacing w:before="480" w:after="240"/>
      <w:jc w:val="center"/>
    </w:pPr>
    <w:rPr>
      <w:b/>
      <w:bCs/>
      <w:caps/>
      <w:color w:val="003400"/>
      <w:sz w:val="28"/>
    </w:rPr>
  </w:style>
  <w:style w:type="character" w:customStyle="1" w:styleId="tvNoteChar">
    <w:name w:val="tvNote Char"/>
    <w:link w:val="tvNote"/>
    <w:rsid w:val="00DC7C8B"/>
    <w:rPr>
      <w:i/>
      <w:iCs/>
      <w:color w:val="0000FF"/>
      <w:sz w:val="24"/>
      <w:szCs w:val="24"/>
    </w:rPr>
  </w:style>
  <w:style w:type="character" w:customStyle="1" w:styleId="BodyTextChar">
    <w:name w:val="Body Text Char"/>
    <w:link w:val="BodyText"/>
    <w:uiPriority w:val="99"/>
    <w:rsid w:val="00DC7C8B"/>
    <w:rPr>
      <w:rFonts w:ascii=".VnArial" w:hAnsi=".VnArial"/>
      <w:sz w:val="24"/>
    </w:rPr>
  </w:style>
  <w:style w:type="character" w:styleId="CommentReference">
    <w:name w:val="annotation reference"/>
    <w:uiPriority w:val="99"/>
    <w:rsid w:val="00DC7C8B"/>
    <w:rPr>
      <w:sz w:val="16"/>
      <w:szCs w:val="16"/>
    </w:rPr>
  </w:style>
  <w:style w:type="character" w:customStyle="1" w:styleId="CommentTextChar">
    <w:name w:val="Comment Text Char"/>
    <w:uiPriority w:val="99"/>
    <w:rsid w:val="00DC7C8B"/>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rsid w:val="00DC7C8B"/>
    <w:pPr>
      <w:jc w:val="both"/>
    </w:pPr>
    <w:rPr>
      <w:b/>
      <w:bCs/>
      <w:lang w:val="x-none" w:eastAsia="x-none"/>
    </w:rPr>
  </w:style>
  <w:style w:type="character" w:customStyle="1" w:styleId="CommentTextChar1">
    <w:name w:val="Comment Text Char1"/>
    <w:basedOn w:val="DefaultParagraphFont"/>
    <w:link w:val="CommentText"/>
    <w:uiPriority w:val="99"/>
    <w:rsid w:val="007F4FF4"/>
    <w:rPr>
      <w:sz w:val="26"/>
      <w:lang w:val="vi-VN"/>
    </w:rPr>
  </w:style>
  <w:style w:type="character" w:customStyle="1" w:styleId="CommentSubjectChar">
    <w:name w:val="Comment Subject Char"/>
    <w:link w:val="CommentSubject"/>
    <w:uiPriority w:val="99"/>
    <w:rsid w:val="00DC7C8B"/>
    <w:rPr>
      <w:b/>
      <w:bCs/>
    </w:rPr>
  </w:style>
  <w:style w:type="paragraph" w:styleId="TOC4">
    <w:name w:val="toc 4"/>
    <w:basedOn w:val="Normal"/>
    <w:next w:val="Normal"/>
    <w:autoRedefine/>
    <w:uiPriority w:val="39"/>
    <w:unhideWhenUsed/>
    <w:rsid w:val="002F4F88"/>
    <w:pPr>
      <w:spacing w:after="100" w:line="259" w:lineRule="auto"/>
      <w:ind w:left="660"/>
    </w:pPr>
    <w:rPr>
      <w:kern w:val="2"/>
      <w:szCs w:val="22"/>
    </w:rPr>
  </w:style>
  <w:style w:type="paragraph" w:styleId="TOC5">
    <w:name w:val="toc 5"/>
    <w:basedOn w:val="Normal"/>
    <w:next w:val="Normal"/>
    <w:autoRedefine/>
    <w:uiPriority w:val="39"/>
    <w:unhideWhenUsed/>
    <w:rsid w:val="00DC7C8B"/>
    <w:pPr>
      <w:spacing w:after="100" w:line="259" w:lineRule="auto"/>
      <w:ind w:left="880"/>
    </w:pPr>
    <w:rPr>
      <w:rFonts w:ascii="Calibri" w:hAnsi="Calibri"/>
      <w:kern w:val="2"/>
      <w:sz w:val="22"/>
      <w:szCs w:val="22"/>
    </w:rPr>
  </w:style>
  <w:style w:type="paragraph" w:styleId="TOC6">
    <w:name w:val="toc 6"/>
    <w:basedOn w:val="Normal"/>
    <w:next w:val="Normal"/>
    <w:autoRedefine/>
    <w:uiPriority w:val="39"/>
    <w:unhideWhenUsed/>
    <w:rsid w:val="00DC7C8B"/>
    <w:pPr>
      <w:spacing w:after="100" w:line="259" w:lineRule="auto"/>
      <w:ind w:left="1100"/>
    </w:pPr>
    <w:rPr>
      <w:rFonts w:ascii="Calibri" w:hAnsi="Calibri"/>
      <w:kern w:val="2"/>
      <w:sz w:val="22"/>
      <w:szCs w:val="22"/>
    </w:rPr>
  </w:style>
  <w:style w:type="paragraph" w:styleId="TOC7">
    <w:name w:val="toc 7"/>
    <w:basedOn w:val="Normal"/>
    <w:next w:val="Normal"/>
    <w:autoRedefine/>
    <w:uiPriority w:val="39"/>
    <w:unhideWhenUsed/>
    <w:rsid w:val="00DC7C8B"/>
    <w:pPr>
      <w:spacing w:after="100" w:line="259" w:lineRule="auto"/>
      <w:ind w:left="1320"/>
    </w:pPr>
    <w:rPr>
      <w:rFonts w:ascii="Calibri" w:hAnsi="Calibri"/>
      <w:kern w:val="2"/>
      <w:sz w:val="22"/>
      <w:szCs w:val="22"/>
    </w:rPr>
  </w:style>
  <w:style w:type="paragraph" w:styleId="TOC8">
    <w:name w:val="toc 8"/>
    <w:basedOn w:val="Normal"/>
    <w:next w:val="Normal"/>
    <w:autoRedefine/>
    <w:uiPriority w:val="39"/>
    <w:unhideWhenUsed/>
    <w:rsid w:val="00DC7C8B"/>
    <w:pPr>
      <w:spacing w:after="100" w:line="259" w:lineRule="auto"/>
      <w:ind w:left="1540"/>
    </w:pPr>
    <w:rPr>
      <w:rFonts w:ascii="Calibri" w:hAnsi="Calibri"/>
      <w:kern w:val="2"/>
      <w:sz w:val="22"/>
      <w:szCs w:val="22"/>
    </w:rPr>
  </w:style>
  <w:style w:type="paragraph" w:styleId="TOC9">
    <w:name w:val="toc 9"/>
    <w:basedOn w:val="Normal"/>
    <w:next w:val="Normal"/>
    <w:autoRedefine/>
    <w:uiPriority w:val="39"/>
    <w:unhideWhenUsed/>
    <w:rsid w:val="00DC7C8B"/>
    <w:pPr>
      <w:spacing w:after="100" w:line="259" w:lineRule="auto"/>
      <w:ind w:left="1760"/>
    </w:pPr>
    <w:rPr>
      <w:rFonts w:ascii="Calibri" w:hAnsi="Calibri"/>
      <w:kern w:val="2"/>
      <w:sz w:val="22"/>
      <w:szCs w:val="22"/>
    </w:rPr>
  </w:style>
  <w:style w:type="character" w:customStyle="1" w:styleId="star">
    <w:name w:val="star"/>
    <w:rsid w:val="006C3B48"/>
  </w:style>
  <w:style w:type="paragraph" w:customStyle="1" w:styleId="NormalIndent">
    <w:name w:val="NormalIndent"/>
    <w:basedOn w:val="Normal"/>
    <w:rsid w:val="006B2CCB"/>
    <w:pPr>
      <w:keepNext/>
      <w:numPr>
        <w:numId w:val="12"/>
      </w:numPr>
      <w:spacing w:before="120" w:after="40" w:line="340" w:lineRule="atLeast"/>
      <w:jc w:val="both"/>
    </w:pPr>
    <w:rPr>
      <w:snapToGrid w:val="0"/>
      <w:color w:val="000000"/>
    </w:rPr>
  </w:style>
  <w:style w:type="paragraph" w:styleId="ListContinue2">
    <w:name w:val="List Continue 2"/>
    <w:basedOn w:val="Normal"/>
    <w:uiPriority w:val="99"/>
    <w:rsid w:val="009E2841"/>
    <w:pPr>
      <w:spacing w:after="120"/>
      <w:ind w:left="720"/>
      <w:contextualSpacing/>
    </w:pPr>
    <w:rPr>
      <w:rFonts w:ascii=".VnTime" w:hAnsi=".VnTime"/>
      <w:sz w:val="28"/>
    </w:rPr>
  </w:style>
  <w:style w:type="paragraph" w:customStyle="1" w:styleId="Indent">
    <w:name w:val="Indent"/>
    <w:basedOn w:val="Normal"/>
    <w:autoRedefine/>
    <w:rsid w:val="00B44D91"/>
    <w:pPr>
      <w:spacing w:before="120" w:after="120" w:line="276" w:lineRule="auto"/>
    </w:pPr>
    <w:rPr>
      <w:rFonts w:ascii="Calibri" w:eastAsia="Calibri" w:hAnsi="Calibri"/>
      <w:bCs/>
      <w:color w:val="000000"/>
      <w:sz w:val="22"/>
      <w:lang w:val="fr-FR"/>
    </w:rPr>
  </w:style>
  <w:style w:type="paragraph" w:styleId="FootnoteText">
    <w:name w:val="footnote text"/>
    <w:basedOn w:val="Normal"/>
    <w:link w:val="FootnoteTextChar"/>
    <w:uiPriority w:val="99"/>
    <w:rsid w:val="006A2B74"/>
    <w:rPr>
      <w:sz w:val="20"/>
    </w:rPr>
  </w:style>
  <w:style w:type="character" w:customStyle="1" w:styleId="FootnoteTextChar">
    <w:name w:val="Footnote Text Char"/>
    <w:basedOn w:val="DefaultParagraphFont"/>
    <w:link w:val="FootnoteText"/>
    <w:uiPriority w:val="99"/>
    <w:rsid w:val="006A2B74"/>
  </w:style>
  <w:style w:type="character" w:styleId="FootnoteReference">
    <w:name w:val="footnote reference"/>
    <w:uiPriority w:val="99"/>
    <w:rsid w:val="006A2B74"/>
    <w:rPr>
      <w:rFonts w:cs="Times New Roman"/>
      <w:vertAlign w:val="superscript"/>
    </w:rPr>
  </w:style>
  <w:style w:type="paragraph" w:customStyle="1" w:styleId="NormalBlue">
    <w:name w:val="Normal Blue"/>
    <w:basedOn w:val="Normal"/>
    <w:uiPriority w:val="99"/>
    <w:rsid w:val="006A2B74"/>
    <w:pPr>
      <w:tabs>
        <w:tab w:val="left" w:pos="4110"/>
      </w:tabs>
      <w:spacing w:before="60" w:after="60" w:line="264" w:lineRule="auto"/>
      <w:jc w:val="both"/>
    </w:pPr>
    <w:rPr>
      <w:color w:val="0000FF"/>
      <w:sz w:val="28"/>
      <w:szCs w:val="28"/>
    </w:rPr>
  </w:style>
  <w:style w:type="paragraph" w:styleId="Index2">
    <w:name w:val="index 2"/>
    <w:basedOn w:val="Normal"/>
    <w:next w:val="Normal"/>
    <w:autoRedefine/>
    <w:uiPriority w:val="99"/>
    <w:rsid w:val="006A2B74"/>
    <w:pPr>
      <w:keepNext/>
      <w:widowControl w:val="0"/>
      <w:spacing w:before="120" w:after="120" w:line="288" w:lineRule="auto"/>
      <w:ind w:left="2" w:right="-142" w:firstLine="558"/>
      <w:jc w:val="both"/>
    </w:pPr>
    <w:rPr>
      <w:bCs/>
      <w:iCs/>
      <w:sz w:val="28"/>
      <w:szCs w:val="28"/>
    </w:rPr>
  </w:style>
  <w:style w:type="paragraph" w:customStyle="1" w:styleId="CharCharChar">
    <w:name w:val="Char Char Char"/>
    <w:basedOn w:val="Normal"/>
    <w:next w:val="Normal"/>
    <w:autoRedefine/>
    <w:uiPriority w:val="99"/>
    <w:semiHidden/>
    <w:rsid w:val="006A2B74"/>
    <w:pPr>
      <w:spacing w:before="120" w:after="120"/>
    </w:pPr>
    <w:rPr>
      <w:sz w:val="28"/>
      <w:szCs w:val="28"/>
    </w:rPr>
  </w:style>
  <w:style w:type="character" w:customStyle="1" w:styleId="TitleChar">
    <w:name w:val="Title Char"/>
    <w:link w:val="Title"/>
    <w:uiPriority w:val="99"/>
    <w:locked/>
    <w:rsid w:val="006A2B74"/>
    <w:rPr>
      <w:rFonts w:ascii=".VnAvantH" w:hAnsi=".VnAvantH"/>
      <w:b/>
      <w:sz w:val="24"/>
    </w:rPr>
  </w:style>
  <w:style w:type="character" w:customStyle="1" w:styleId="SubtitleChar">
    <w:name w:val="Subtitle Char"/>
    <w:link w:val="Subtitle"/>
    <w:uiPriority w:val="99"/>
    <w:locked/>
    <w:rsid w:val="006A2B74"/>
    <w:rPr>
      <w:rFonts w:ascii=".VnArialH" w:hAnsi=".VnArialH"/>
      <w:b/>
      <w:sz w:val="24"/>
    </w:rPr>
  </w:style>
  <w:style w:type="paragraph" w:styleId="BodyTextIndent">
    <w:name w:val="Body Text Indent"/>
    <w:aliases w:val="Body Text Indent Char Char,Body Text Indent Char Char Char Char Char Char,Body Text Indent Char Char Char"/>
    <w:basedOn w:val="Normal"/>
    <w:link w:val="BodyTextIndentChar"/>
    <w:uiPriority w:val="99"/>
    <w:rsid w:val="006A2B74"/>
    <w:pPr>
      <w:spacing w:before="60" w:after="60"/>
      <w:ind w:left="720" w:hanging="720"/>
      <w:jc w:val="both"/>
    </w:pPr>
    <w:rPr>
      <w:rFonts w:ascii=".VnTime" w:hAnsi=".VnTime"/>
      <w:sz w:val="28"/>
    </w:rPr>
  </w:style>
  <w:style w:type="character" w:customStyle="1" w:styleId="BodyTextIndentChar">
    <w:name w:val="Body Text Indent Char"/>
    <w:aliases w:val="Body Text Indent Char Char Char1,Body Text Indent Char Char Char Char Char Char Char,Body Text Indent Char Char Char Char"/>
    <w:link w:val="BodyTextIndent"/>
    <w:uiPriority w:val="99"/>
    <w:rsid w:val="006A2B74"/>
    <w:rPr>
      <w:rFonts w:ascii=".VnTime" w:hAnsi=".VnTime"/>
      <w:sz w:val="28"/>
    </w:rPr>
  </w:style>
  <w:style w:type="paragraph" w:customStyle="1" w:styleId="M">
    <w:name w:val="M"/>
    <w:basedOn w:val="Normal"/>
    <w:uiPriority w:val="99"/>
    <w:rsid w:val="006A2B74"/>
    <w:pPr>
      <w:spacing w:before="60" w:after="60"/>
      <w:ind w:firstLine="720"/>
      <w:jc w:val="both"/>
    </w:pPr>
    <w:rPr>
      <w:rFonts w:ascii=".VnTime" w:hAnsi=".VnTime"/>
      <w:b/>
      <w:sz w:val="28"/>
    </w:rPr>
  </w:style>
  <w:style w:type="paragraph" w:customStyle="1" w:styleId="k">
    <w:name w:val="k"/>
    <w:basedOn w:val="BodyTextIndent"/>
    <w:uiPriority w:val="99"/>
    <w:rsid w:val="006A2B74"/>
    <w:pPr>
      <w:ind w:left="0" w:firstLine="720"/>
    </w:pPr>
  </w:style>
  <w:style w:type="paragraph" w:customStyle="1" w:styleId="abc">
    <w:name w:val="abc"/>
    <w:basedOn w:val="Normal"/>
    <w:uiPriority w:val="99"/>
    <w:rsid w:val="006A2B74"/>
    <w:pPr>
      <w:overflowPunct w:val="0"/>
      <w:autoSpaceDE w:val="0"/>
      <w:autoSpaceDN w:val="0"/>
      <w:adjustRightInd w:val="0"/>
      <w:textAlignment w:val="baseline"/>
    </w:pPr>
    <w:rPr>
      <w:rFonts w:ascii=".VnTime" w:hAnsi=".VnTime"/>
    </w:rPr>
  </w:style>
  <w:style w:type="character" w:customStyle="1" w:styleId="BodyText2Char">
    <w:name w:val="Body Text 2 Char"/>
    <w:link w:val="BodyText2"/>
    <w:uiPriority w:val="99"/>
    <w:locked/>
    <w:rsid w:val="006A2B74"/>
    <w:rPr>
      <w:rFonts w:ascii=".VnArial" w:hAnsi=".VnArial"/>
      <w:sz w:val="24"/>
    </w:rPr>
  </w:style>
  <w:style w:type="paragraph" w:styleId="BodyTextIndent3">
    <w:name w:val="Body Text Indent 3"/>
    <w:basedOn w:val="Normal"/>
    <w:link w:val="BodyTextIndent3Char"/>
    <w:uiPriority w:val="99"/>
    <w:rsid w:val="006A2B74"/>
    <w:pPr>
      <w:spacing w:after="120"/>
      <w:ind w:left="360"/>
    </w:pPr>
    <w:rPr>
      <w:rFonts w:ascii=".VnTime" w:hAnsi=".VnTime"/>
      <w:sz w:val="16"/>
      <w:szCs w:val="16"/>
    </w:rPr>
  </w:style>
  <w:style w:type="character" w:customStyle="1" w:styleId="BodyTextIndent3Char">
    <w:name w:val="Body Text Indent 3 Char"/>
    <w:link w:val="BodyTextIndent3"/>
    <w:uiPriority w:val="99"/>
    <w:rsid w:val="006A2B74"/>
    <w:rPr>
      <w:rFonts w:ascii=".VnTime" w:hAnsi=".VnTime"/>
      <w:sz w:val="16"/>
      <w:szCs w:val="16"/>
    </w:rPr>
  </w:style>
  <w:style w:type="character" w:customStyle="1" w:styleId="BodyText3Char">
    <w:name w:val="Body Text 3 Char"/>
    <w:link w:val="BodyText3"/>
    <w:uiPriority w:val="99"/>
    <w:locked/>
    <w:rsid w:val="006A2B74"/>
    <w:rPr>
      <w:rFonts w:ascii=".VnArial" w:hAnsi=".VnArial"/>
      <w:sz w:val="24"/>
    </w:rPr>
  </w:style>
  <w:style w:type="paragraph" w:styleId="List2">
    <w:name w:val="List 2"/>
    <w:basedOn w:val="Normal"/>
    <w:uiPriority w:val="99"/>
    <w:rsid w:val="006A2B74"/>
    <w:pPr>
      <w:ind w:left="566" w:hanging="283"/>
    </w:pPr>
    <w:rPr>
      <w:rFonts w:ascii=".VnTime" w:eastAsia="Batang" w:hAnsi=".VnTime"/>
      <w:sz w:val="28"/>
      <w:szCs w:val="28"/>
      <w:lang w:eastAsia="ko-KR"/>
    </w:rPr>
  </w:style>
  <w:style w:type="paragraph" w:customStyle="1" w:styleId="BankNormal">
    <w:name w:val="BankNormal"/>
    <w:basedOn w:val="Normal"/>
    <w:uiPriority w:val="99"/>
    <w:rsid w:val="006A2B74"/>
    <w:pPr>
      <w:spacing w:after="240"/>
    </w:pPr>
  </w:style>
  <w:style w:type="paragraph" w:customStyle="1" w:styleId="xl41">
    <w:name w:val="xl41"/>
    <w:basedOn w:val="Normal"/>
    <w:uiPriority w:val="99"/>
    <w:rsid w:val="006A2B74"/>
    <w:pPr>
      <w:spacing w:before="100" w:beforeAutospacing="1" w:after="100" w:afterAutospacing="1"/>
    </w:pPr>
    <w:rPr>
      <w:rFonts w:eastAsia="Arial Unicode MS"/>
      <w:sz w:val="20"/>
      <w:lang w:val="it-IT" w:eastAsia="it-IT"/>
    </w:rPr>
  </w:style>
  <w:style w:type="paragraph" w:customStyle="1" w:styleId="Mau">
    <w:name w:val="Mau"/>
    <w:basedOn w:val="Heading4"/>
    <w:uiPriority w:val="99"/>
    <w:rsid w:val="006A2B74"/>
    <w:pPr>
      <w:spacing w:before="0" w:after="120"/>
      <w:ind w:firstLine="567"/>
      <w:jc w:val="right"/>
    </w:pPr>
    <w:rPr>
      <w:rFonts w:ascii=".VnTime" w:hAnsi=".VnTime"/>
      <w:bCs/>
      <w:sz w:val="28"/>
      <w:szCs w:val="28"/>
      <w:u w:val="single"/>
      <w:lang w:val="de-DE"/>
    </w:rPr>
  </w:style>
  <w:style w:type="paragraph" w:styleId="EndnoteText">
    <w:name w:val="endnote text"/>
    <w:basedOn w:val="Normal"/>
    <w:link w:val="EndnoteTextChar"/>
    <w:uiPriority w:val="99"/>
    <w:rsid w:val="006A2B74"/>
    <w:rPr>
      <w:rFonts w:ascii=".VnTime" w:hAnsi=".VnTime"/>
      <w:sz w:val="20"/>
    </w:rPr>
  </w:style>
  <w:style w:type="character" w:customStyle="1" w:styleId="EndnoteTextChar">
    <w:name w:val="Endnote Text Char"/>
    <w:link w:val="EndnoteText"/>
    <w:uiPriority w:val="99"/>
    <w:rsid w:val="006A2B74"/>
    <w:rPr>
      <w:rFonts w:ascii=".VnTime" w:hAnsi=".VnTime"/>
    </w:rPr>
  </w:style>
  <w:style w:type="character" w:styleId="EndnoteReference">
    <w:name w:val="endnote reference"/>
    <w:uiPriority w:val="99"/>
    <w:rsid w:val="006A2B74"/>
    <w:rPr>
      <w:rFonts w:cs="Times New Roman"/>
      <w:vertAlign w:val="superscript"/>
    </w:rPr>
  </w:style>
  <w:style w:type="paragraph" w:customStyle="1" w:styleId="CharCharChar1">
    <w:name w:val="Char Char Char1"/>
    <w:basedOn w:val="Normal"/>
    <w:next w:val="Normal"/>
    <w:autoRedefine/>
    <w:uiPriority w:val="99"/>
    <w:semiHidden/>
    <w:rsid w:val="006A2B74"/>
    <w:pPr>
      <w:spacing w:before="120" w:after="120"/>
    </w:pPr>
    <w:rPr>
      <w:rFonts w:ascii=".VnTime" w:hAnsi=".VnTime"/>
      <w:sz w:val="28"/>
      <w:szCs w:val="28"/>
    </w:rPr>
  </w:style>
  <w:style w:type="paragraph" w:customStyle="1" w:styleId="4">
    <w:name w:val="4"/>
    <w:basedOn w:val="Normal"/>
    <w:uiPriority w:val="99"/>
    <w:rsid w:val="006A2B74"/>
    <w:pPr>
      <w:spacing w:before="360" w:line="288" w:lineRule="auto"/>
      <w:jc w:val="both"/>
    </w:pPr>
    <w:rPr>
      <w:rFonts w:ascii=".VnArial" w:hAnsi=".VnArial"/>
      <w:b/>
      <w:sz w:val="20"/>
    </w:rPr>
  </w:style>
  <w:style w:type="paragraph" w:customStyle="1" w:styleId="6">
    <w:name w:val="6"/>
    <w:basedOn w:val="Normal"/>
    <w:uiPriority w:val="99"/>
    <w:rsid w:val="006A2B74"/>
    <w:pPr>
      <w:spacing w:line="288" w:lineRule="auto"/>
      <w:jc w:val="center"/>
    </w:pPr>
    <w:rPr>
      <w:rFonts w:ascii="VnArial U" w:hAnsi="VnArial U"/>
      <w:sz w:val="28"/>
      <w:szCs w:val="28"/>
    </w:rPr>
  </w:style>
  <w:style w:type="paragraph" w:customStyle="1" w:styleId="3">
    <w:name w:val="3"/>
    <w:basedOn w:val="Normal"/>
    <w:uiPriority w:val="99"/>
    <w:rsid w:val="006A2B74"/>
    <w:pPr>
      <w:spacing w:before="360" w:line="288" w:lineRule="auto"/>
      <w:jc w:val="both"/>
    </w:pPr>
    <w:rPr>
      <w:rFonts w:ascii=".VnCentury Schoolbook" w:hAnsi=".VnCentury Schoolbook"/>
      <w:b/>
      <w:bCs/>
      <w:sz w:val="20"/>
    </w:rPr>
  </w:style>
  <w:style w:type="paragraph" w:customStyle="1" w:styleId="niu">
    <w:name w:val="n§iÒu"/>
    <w:basedOn w:val="Normal"/>
    <w:uiPriority w:val="99"/>
    <w:rsid w:val="006A2B74"/>
    <w:pPr>
      <w:spacing w:before="120" w:line="340" w:lineRule="exact"/>
      <w:ind w:firstLine="680"/>
    </w:pPr>
    <w:rPr>
      <w:rFonts w:ascii=".VnTime" w:hAnsi=".VnTime"/>
      <w:b/>
      <w:sz w:val="28"/>
      <w:szCs w:val="28"/>
    </w:rPr>
  </w:style>
  <w:style w:type="character" w:customStyle="1" w:styleId="dieuChar">
    <w:name w:val="dieu Char"/>
    <w:link w:val="dieu"/>
    <w:uiPriority w:val="99"/>
    <w:locked/>
    <w:rsid w:val="006A2B74"/>
    <w:rPr>
      <w:b/>
      <w:color w:val="0000FF"/>
    </w:rPr>
  </w:style>
  <w:style w:type="paragraph" w:customStyle="1" w:styleId="dieu">
    <w:name w:val="dieu"/>
    <w:basedOn w:val="Normal"/>
    <w:link w:val="dieuChar"/>
    <w:uiPriority w:val="99"/>
    <w:rsid w:val="006A2B74"/>
    <w:pPr>
      <w:spacing w:after="120"/>
      <w:ind w:left="74" w:firstLine="720"/>
      <w:jc w:val="both"/>
    </w:pPr>
    <w:rPr>
      <w:b/>
      <w:color w:val="0000FF"/>
      <w:sz w:val="20"/>
    </w:rPr>
  </w:style>
  <w:style w:type="character" w:styleId="Emphasis">
    <w:name w:val="Emphasis"/>
    <w:uiPriority w:val="99"/>
    <w:qFormat/>
    <w:rsid w:val="006A2B74"/>
    <w:rPr>
      <w:rFonts w:cs="Times New Roman"/>
      <w:i/>
    </w:rPr>
  </w:style>
  <w:style w:type="paragraph" w:customStyle="1" w:styleId="ModelNrmlDouble">
    <w:name w:val="ModelNrmlDouble"/>
    <w:basedOn w:val="Normal"/>
    <w:uiPriority w:val="99"/>
    <w:rsid w:val="006A2B74"/>
    <w:pPr>
      <w:spacing w:after="360" w:line="480" w:lineRule="auto"/>
      <w:ind w:firstLine="720"/>
      <w:jc w:val="both"/>
    </w:pPr>
    <w:rPr>
      <w:sz w:val="22"/>
      <w:szCs w:val="22"/>
    </w:rPr>
  </w:style>
  <w:style w:type="paragraph" w:customStyle="1" w:styleId="TOCHeading1">
    <w:name w:val="TOC Heading1"/>
    <w:basedOn w:val="Heading10"/>
    <w:next w:val="Normal"/>
    <w:uiPriority w:val="99"/>
    <w:qFormat/>
    <w:rsid w:val="006A2B74"/>
    <w:pPr>
      <w:keepNext w:val="0"/>
      <w:keepLines/>
      <w:widowControl w:val="0"/>
      <w:tabs>
        <w:tab w:val="left" w:pos="142"/>
      </w:tabs>
      <w:spacing w:before="480" w:line="276" w:lineRule="auto"/>
      <w:ind w:left="360" w:hanging="360"/>
      <w:contextualSpacing/>
      <w:jc w:val="both"/>
      <w:outlineLvl w:val="9"/>
    </w:pPr>
    <w:rPr>
      <w:rFonts w:ascii="Cambria" w:hAnsi="Cambria"/>
      <w:bCs/>
      <w:i w:val="0"/>
      <w:color w:val="365F91"/>
      <w:sz w:val="28"/>
      <w:szCs w:val="28"/>
      <w:lang w:val="it-IT"/>
    </w:rPr>
  </w:style>
  <w:style w:type="paragraph" w:customStyle="1" w:styleId="LightList-Accent31">
    <w:name w:val="Light List - Accent 31"/>
    <w:hidden/>
    <w:uiPriority w:val="99"/>
    <w:semiHidden/>
    <w:rsid w:val="006A2B74"/>
    <w:rPr>
      <w:rFonts w:ascii=".VnTime" w:hAnsi=".VnTime"/>
      <w:sz w:val="28"/>
    </w:rPr>
  </w:style>
  <w:style w:type="paragraph" w:customStyle="1" w:styleId="Sub-ClauseText">
    <w:name w:val="Sub-Clause Text"/>
    <w:basedOn w:val="Normal"/>
    <w:uiPriority w:val="99"/>
    <w:rsid w:val="006A2B74"/>
    <w:pPr>
      <w:spacing w:before="120" w:after="120"/>
      <w:jc w:val="both"/>
    </w:pPr>
    <w:rPr>
      <w:spacing w:val="-4"/>
    </w:rPr>
  </w:style>
  <w:style w:type="paragraph" w:customStyle="1" w:styleId="CharCharCharChar">
    <w:name w:val="Char Char Char Char"/>
    <w:basedOn w:val="Normal"/>
    <w:uiPriority w:val="99"/>
    <w:rsid w:val="006A2B74"/>
    <w:pPr>
      <w:pageBreakBefore/>
      <w:spacing w:before="100" w:beforeAutospacing="1" w:after="100" w:afterAutospacing="1"/>
    </w:pPr>
    <w:rPr>
      <w:rFonts w:ascii="Tahoma" w:hAnsi="Tahoma"/>
      <w:sz w:val="20"/>
    </w:rPr>
  </w:style>
  <w:style w:type="paragraph" w:styleId="List">
    <w:name w:val="List"/>
    <w:basedOn w:val="Normal"/>
    <w:uiPriority w:val="99"/>
    <w:rsid w:val="006A2B74"/>
    <w:pPr>
      <w:ind w:left="360" w:hanging="360"/>
      <w:contextualSpacing/>
    </w:pPr>
    <w:rPr>
      <w:rFonts w:ascii=".VnTime" w:hAnsi=".VnTime"/>
      <w:sz w:val="28"/>
    </w:rPr>
  </w:style>
  <w:style w:type="paragraph" w:customStyle="1" w:styleId="TOCNumber1">
    <w:name w:val="TOC Number1"/>
    <w:basedOn w:val="Heading4"/>
    <w:autoRedefine/>
    <w:uiPriority w:val="99"/>
    <w:rsid w:val="006A2B74"/>
    <w:pPr>
      <w:keepNext w:val="0"/>
      <w:suppressAutoHyphens/>
      <w:spacing w:before="0" w:after="120"/>
      <w:ind w:right="18"/>
      <w:jc w:val="both"/>
      <w:outlineLvl w:val="9"/>
    </w:pPr>
    <w:rPr>
      <w:bCs/>
      <w:sz w:val="28"/>
      <w:szCs w:val="28"/>
    </w:rPr>
  </w:style>
  <w:style w:type="paragraph" w:customStyle="1" w:styleId="Outline">
    <w:name w:val="Outline"/>
    <w:basedOn w:val="Normal"/>
    <w:uiPriority w:val="99"/>
    <w:rsid w:val="006A2B74"/>
    <w:pPr>
      <w:spacing w:before="240"/>
    </w:pPr>
    <w:rPr>
      <w:kern w:val="28"/>
    </w:rPr>
  </w:style>
  <w:style w:type="paragraph" w:customStyle="1" w:styleId="CharCharChar1Char">
    <w:name w:val="Char Char Char1 Char"/>
    <w:basedOn w:val="Normal"/>
    <w:uiPriority w:val="99"/>
    <w:rsid w:val="006A2B74"/>
    <w:pPr>
      <w:spacing w:after="160" w:line="240" w:lineRule="exact"/>
    </w:pPr>
    <w:rPr>
      <w:rFonts w:ascii="Verdana" w:hAnsi="Verdana"/>
      <w:sz w:val="20"/>
    </w:rPr>
  </w:style>
  <w:style w:type="paragraph" w:customStyle="1" w:styleId="xl37">
    <w:name w:val="xl37"/>
    <w:basedOn w:val="Normal"/>
    <w:uiPriority w:val="99"/>
    <w:rsid w:val="006A2B74"/>
    <w:pPr>
      <w:pBdr>
        <w:left w:val="single" w:sz="4" w:space="0" w:color="auto"/>
        <w:bottom w:val="single" w:sz="4" w:space="0" w:color="auto"/>
        <w:right w:val="single" w:sz="4" w:space="0" w:color="auto"/>
      </w:pBdr>
      <w:spacing w:before="100" w:beforeAutospacing="1" w:after="100" w:afterAutospacing="1"/>
      <w:jc w:val="center"/>
    </w:pPr>
    <w:rPr>
      <w:rFonts w:ascii=".VnTime" w:eastAsia="Arial Unicode MS" w:hAnsi=".VnTime" w:cs="Arial Unicode MS"/>
      <w:b/>
      <w:bCs/>
    </w:rPr>
  </w:style>
  <w:style w:type="paragraph" w:customStyle="1" w:styleId="CharCharCharCharCharCharCharCharCharCharCharCharChar">
    <w:name w:val="Char Char Char Char Char Char Char Char Char Char Char Char Char"/>
    <w:basedOn w:val="Normal"/>
    <w:uiPriority w:val="99"/>
    <w:rsid w:val="006A2B74"/>
    <w:pPr>
      <w:spacing w:after="160" w:line="240" w:lineRule="exact"/>
    </w:pPr>
    <w:rPr>
      <w:rFonts w:cs="Arial"/>
      <w:sz w:val="20"/>
    </w:rPr>
  </w:style>
  <w:style w:type="paragraph" w:customStyle="1" w:styleId="CharCharCharCharCharCharCharCharCharCharCharCharCharCharChar">
    <w:name w:val="Char Char Char Char Char Char Char Char Char Char Char Char Char Char Char"/>
    <w:basedOn w:val="Normal"/>
    <w:uiPriority w:val="99"/>
    <w:rsid w:val="006A2B74"/>
    <w:pPr>
      <w:spacing w:after="160" w:line="240" w:lineRule="exact"/>
    </w:pPr>
    <w:rPr>
      <w:rFonts w:cs="Arial"/>
      <w:sz w:val="20"/>
    </w:rPr>
  </w:style>
  <w:style w:type="paragraph" w:styleId="ListBullet">
    <w:name w:val="List Bullet"/>
    <w:basedOn w:val="Normal"/>
    <w:uiPriority w:val="99"/>
    <w:rsid w:val="006A2B74"/>
    <w:pPr>
      <w:numPr>
        <w:numId w:val="14"/>
      </w:numPr>
      <w:spacing w:line="326" w:lineRule="auto"/>
      <w:jc w:val="both"/>
    </w:pPr>
    <w:rPr>
      <w:rFonts w:ascii=".VnTime" w:hAnsi=".VnTime"/>
      <w:szCs w:val="26"/>
    </w:rPr>
  </w:style>
  <w:style w:type="paragraph" w:customStyle="1" w:styleId="Char2CharCharCharCharCharCharCharCharCharCharCharCharCharCharCharCharChar1CharCharCharCharCharCharChar">
    <w:name w:val="Char2 Char Char Char Char Char Char Char Char Char Char Char Char Char Char Char Char Char1 Char Char Char Char Char Char Char"/>
    <w:basedOn w:val="Normal"/>
    <w:uiPriority w:val="99"/>
    <w:rsid w:val="006A2B74"/>
    <w:pPr>
      <w:spacing w:after="160" w:line="240" w:lineRule="exact"/>
    </w:pPr>
    <w:rPr>
      <w:rFonts w:cs="Arial"/>
      <w:sz w:val="20"/>
    </w:rPr>
  </w:style>
  <w:style w:type="paragraph" w:customStyle="1" w:styleId="SectionVIHeader">
    <w:name w:val="Section VI. Header"/>
    <w:basedOn w:val="Normal"/>
    <w:uiPriority w:val="99"/>
    <w:rsid w:val="006A2B74"/>
    <w:pPr>
      <w:spacing w:before="120" w:after="240"/>
      <w:jc w:val="center"/>
    </w:pPr>
    <w:rPr>
      <w:b/>
      <w:sz w:val="36"/>
    </w:rPr>
  </w:style>
  <w:style w:type="character" w:customStyle="1" w:styleId="ListParagraphChar1">
    <w:name w:val="List Paragraph Char1"/>
    <w:aliases w:val="Heading 41 Char,List Paragraph 1 Char1,My checklist Char1,List Paragraph1 Char1,List Paragraph level1 Char1,Resume Title Char1,Citation List Char1,Ha Char1,Heading 411 Char1,lp1 Char1,lp11 Char1,List Paragraph-rfp content Char"/>
    <w:uiPriority w:val="99"/>
    <w:locked/>
    <w:rsid w:val="006A2B74"/>
    <w:rPr>
      <w:rFonts w:ascii="Times New Roman" w:hAnsi="Times New Roman"/>
      <w:sz w:val="24"/>
    </w:rPr>
  </w:style>
  <w:style w:type="paragraph" w:customStyle="1" w:styleId="msonormal0">
    <w:name w:val="msonormal"/>
    <w:basedOn w:val="Normal"/>
    <w:rsid w:val="006A2B74"/>
    <w:pPr>
      <w:spacing w:before="100" w:beforeAutospacing="1" w:after="100" w:afterAutospacing="1"/>
    </w:pPr>
  </w:style>
  <w:style w:type="paragraph" w:customStyle="1" w:styleId="font7">
    <w:name w:val="font7"/>
    <w:basedOn w:val="Normal"/>
    <w:rsid w:val="006A2B74"/>
    <w:pPr>
      <w:spacing w:before="100" w:beforeAutospacing="1" w:after="100" w:afterAutospacing="1"/>
    </w:pPr>
    <w:rPr>
      <w:rFonts w:ascii=".VnTime" w:hAnsi=".VnTime"/>
      <w:color w:val="000000"/>
      <w:sz w:val="16"/>
      <w:szCs w:val="16"/>
    </w:rPr>
  </w:style>
  <w:style w:type="paragraph" w:customStyle="1" w:styleId="xl65">
    <w:name w:val="xl65"/>
    <w:basedOn w:val="Normal"/>
    <w:rsid w:val="006A2B74"/>
    <w:pPr>
      <w:pBdr>
        <w:top w:val="single" w:sz="4" w:space="0" w:color="auto"/>
        <w:left w:val="single" w:sz="4" w:space="0" w:color="auto"/>
        <w:bottom w:val="single" w:sz="4" w:space="0" w:color="auto"/>
        <w:right w:val="single" w:sz="4" w:space="0" w:color="auto"/>
      </w:pBdr>
      <w:shd w:val="clear" w:color="000000" w:fill="FFFFFF"/>
      <w:spacing w:before="100" w:beforeAutospacing="1" w:after="100" w:afterAutospacing="1"/>
      <w:jc w:val="center"/>
      <w:textAlignment w:val="center"/>
    </w:pPr>
    <w:rPr>
      <w:b/>
      <w:bCs/>
      <w:color w:val="000000"/>
      <w:sz w:val="27"/>
      <w:szCs w:val="27"/>
    </w:rPr>
  </w:style>
  <w:style w:type="paragraph" w:customStyle="1" w:styleId="xl66">
    <w:name w:val="xl6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00"/>
      <w:sz w:val="27"/>
      <w:szCs w:val="27"/>
    </w:rPr>
  </w:style>
  <w:style w:type="paragraph" w:customStyle="1" w:styleId="xl67">
    <w:name w:val="xl6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b/>
      <w:bCs/>
      <w:i/>
      <w:iCs/>
      <w:color w:val="000000"/>
      <w:sz w:val="27"/>
      <w:szCs w:val="27"/>
    </w:rPr>
  </w:style>
  <w:style w:type="paragraph" w:customStyle="1" w:styleId="xl68">
    <w:name w:val="xl6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 w:val="27"/>
      <w:szCs w:val="27"/>
    </w:rPr>
  </w:style>
  <w:style w:type="paragraph" w:customStyle="1" w:styleId="xl69">
    <w:name w:val="xl6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color w:val="000000"/>
      <w:sz w:val="27"/>
      <w:szCs w:val="27"/>
    </w:rPr>
  </w:style>
  <w:style w:type="paragraph" w:customStyle="1" w:styleId="xl70">
    <w:name w:val="xl7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71">
    <w:name w:val="xl7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 w:val="27"/>
      <w:szCs w:val="27"/>
    </w:rPr>
  </w:style>
  <w:style w:type="paragraph" w:customStyle="1" w:styleId="xl72">
    <w:name w:val="xl72"/>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i/>
      <w:iCs/>
      <w:color w:val="0000FF"/>
      <w:sz w:val="27"/>
      <w:szCs w:val="27"/>
    </w:rPr>
  </w:style>
  <w:style w:type="paragraph" w:customStyle="1" w:styleId="xl73">
    <w:name w:val="xl73"/>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sz w:val="20"/>
    </w:rPr>
  </w:style>
  <w:style w:type="paragraph" w:customStyle="1" w:styleId="xl74">
    <w:name w:val="xl74"/>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color w:val="000000"/>
      <w:sz w:val="27"/>
      <w:szCs w:val="27"/>
    </w:rPr>
  </w:style>
  <w:style w:type="paragraph" w:customStyle="1" w:styleId="xl75">
    <w:name w:val="xl75"/>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b/>
      <w:bCs/>
      <w:i/>
      <w:iCs/>
      <w:color w:val="000000"/>
      <w:sz w:val="27"/>
      <w:szCs w:val="27"/>
    </w:rPr>
  </w:style>
  <w:style w:type="paragraph" w:customStyle="1" w:styleId="xl76">
    <w:name w:val="xl76"/>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color w:val="000000"/>
      <w:szCs w:val="26"/>
    </w:rPr>
  </w:style>
  <w:style w:type="paragraph" w:customStyle="1" w:styleId="xl77">
    <w:name w:val="xl77"/>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both"/>
      <w:textAlignment w:val="center"/>
    </w:pPr>
    <w:rPr>
      <w:i/>
      <w:iCs/>
      <w:color w:val="000000"/>
      <w:szCs w:val="26"/>
    </w:rPr>
  </w:style>
  <w:style w:type="paragraph" w:customStyle="1" w:styleId="xl78">
    <w:name w:val="xl7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FF"/>
      <w:sz w:val="27"/>
      <w:szCs w:val="27"/>
    </w:rPr>
  </w:style>
  <w:style w:type="paragraph" w:customStyle="1" w:styleId="xl79">
    <w:name w:val="xl79"/>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textAlignment w:val="center"/>
    </w:pPr>
    <w:rPr>
      <w:i/>
      <w:iCs/>
      <w:color w:val="000000"/>
      <w:sz w:val="27"/>
      <w:szCs w:val="27"/>
    </w:rPr>
  </w:style>
  <w:style w:type="paragraph" w:customStyle="1" w:styleId="xl80">
    <w:name w:val="xl8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b/>
      <w:bCs/>
      <w:color w:val="000000"/>
      <w:sz w:val="27"/>
      <w:szCs w:val="27"/>
    </w:rPr>
  </w:style>
  <w:style w:type="paragraph" w:customStyle="1" w:styleId="xl81">
    <w:name w:val="xl81"/>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2">
    <w:name w:val="xl82"/>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3">
    <w:name w:val="xl83"/>
    <w:basedOn w:val="Normal"/>
    <w:rsid w:val="006A2B74"/>
    <w:pPr>
      <w:pBdr>
        <w:left w:val="single" w:sz="4" w:space="0" w:color="auto"/>
        <w:right w:val="single" w:sz="4" w:space="0" w:color="auto"/>
      </w:pBdr>
      <w:spacing w:before="100" w:beforeAutospacing="1" w:after="100" w:afterAutospacing="1"/>
      <w:jc w:val="center"/>
      <w:textAlignment w:val="center"/>
    </w:pPr>
    <w:rPr>
      <w:sz w:val="20"/>
    </w:rPr>
  </w:style>
  <w:style w:type="paragraph" w:customStyle="1" w:styleId="xl84">
    <w:name w:val="xl84"/>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sz w:val="20"/>
    </w:rPr>
  </w:style>
  <w:style w:type="paragraph" w:customStyle="1" w:styleId="xl85">
    <w:name w:val="xl85"/>
    <w:basedOn w:val="Normal"/>
    <w:rsid w:val="006A2B74"/>
    <w:pPr>
      <w:pBdr>
        <w:top w:val="single" w:sz="4" w:space="0" w:color="auto"/>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6">
    <w:name w:val="xl86"/>
    <w:basedOn w:val="Normal"/>
    <w:rsid w:val="006A2B74"/>
    <w:pPr>
      <w:pBdr>
        <w:left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7">
    <w:name w:val="xl87"/>
    <w:basedOn w:val="Normal"/>
    <w:rsid w:val="006A2B74"/>
    <w:pPr>
      <w:pBdr>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8">
    <w:name w:val="xl88"/>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xl89">
    <w:name w:val="xl89"/>
    <w:basedOn w:val="Normal"/>
    <w:rsid w:val="006A2B74"/>
    <w:pPr>
      <w:spacing w:before="100" w:beforeAutospacing="1" w:after="100" w:afterAutospacing="1"/>
      <w:jc w:val="center"/>
    </w:pPr>
  </w:style>
  <w:style w:type="paragraph" w:customStyle="1" w:styleId="xl90">
    <w:name w:val="xl90"/>
    <w:basedOn w:val="Normal"/>
    <w:rsid w:val="006A2B74"/>
    <w:pPr>
      <w:pBdr>
        <w:top w:val="single" w:sz="4" w:space="0" w:color="auto"/>
        <w:left w:val="single" w:sz="4" w:space="0" w:color="auto"/>
        <w:bottom w:val="single" w:sz="4" w:space="0" w:color="auto"/>
        <w:right w:val="single" w:sz="4" w:space="0" w:color="auto"/>
      </w:pBdr>
      <w:spacing w:before="100" w:beforeAutospacing="1" w:after="100" w:afterAutospacing="1"/>
      <w:jc w:val="center"/>
      <w:textAlignment w:val="center"/>
    </w:pPr>
    <w:rPr>
      <w:i/>
      <w:iCs/>
      <w:color w:val="000000"/>
      <w:sz w:val="27"/>
      <w:szCs w:val="27"/>
    </w:rPr>
  </w:style>
  <w:style w:type="paragraph" w:customStyle="1" w:styleId="MediumGrid1-Accent21">
    <w:name w:val="Medium Grid 1 - Accent 21"/>
    <w:aliases w:val="VNA - List Paragraph,1.,Table Sequence,bullet 1,b1,SGLText List Paragraph,FooterText,Paragraphe de liste,Use Case List Paragraph,Body Bullet,Ref,Bulleted Text,List Bullet1,B1,List Paragraph level1,Resume Title,Citation List,Ha"/>
    <w:basedOn w:val="Normal"/>
    <w:uiPriority w:val="99"/>
    <w:qFormat/>
    <w:rsid w:val="00B65CB0"/>
    <w:pPr>
      <w:spacing w:before="120" w:after="120" w:line="288" w:lineRule="auto"/>
      <w:ind w:left="720"/>
      <w:contextualSpacing/>
    </w:pPr>
    <w:rPr>
      <w:szCs w:val="26"/>
    </w:rPr>
  </w:style>
  <w:style w:type="paragraph" w:customStyle="1" w:styleId="TVSHeading3">
    <w:name w:val="TVS_Heading 3"/>
    <w:basedOn w:val="Heading3"/>
    <w:link w:val="TVSHeading3Char"/>
    <w:qFormat/>
    <w:rsid w:val="00301549"/>
    <w:pPr>
      <w:keepLines/>
      <w:numPr>
        <w:numId w:val="17"/>
      </w:numPr>
      <w:spacing w:before="40" w:beforeAutospacing="1" w:afterAutospacing="1"/>
      <w:jc w:val="left"/>
    </w:pPr>
    <w:rPr>
      <w:noProof/>
      <w:sz w:val="26"/>
    </w:rPr>
  </w:style>
  <w:style w:type="character" w:customStyle="1" w:styleId="TVSHeading3Char">
    <w:name w:val="TVS_Heading 3 Char"/>
    <w:link w:val="TVSHeading3"/>
    <w:rsid w:val="00301549"/>
    <w:rPr>
      <w:b/>
      <w:noProof/>
      <w:sz w:val="26"/>
    </w:rPr>
  </w:style>
  <w:style w:type="paragraph" w:customStyle="1" w:styleId="Heading1">
    <w:name w:val="Heading1"/>
    <w:basedOn w:val="Normal"/>
    <w:link w:val="Heading1Char0"/>
    <w:qFormat/>
    <w:rsid w:val="00156366"/>
    <w:pPr>
      <w:numPr>
        <w:numId w:val="21"/>
      </w:numPr>
      <w:outlineLvl w:val="0"/>
    </w:pPr>
    <w:rPr>
      <w:b/>
    </w:rPr>
  </w:style>
  <w:style w:type="paragraph" w:customStyle="1" w:styleId="Bang">
    <w:name w:val="Bang"/>
    <w:basedOn w:val="Normal"/>
    <w:link w:val="BangChar"/>
    <w:autoRedefine/>
    <w:rsid w:val="00A1668E"/>
    <w:pPr>
      <w:keepNext/>
      <w:spacing w:before="80" w:after="80"/>
    </w:pPr>
    <w:rPr>
      <w:rFonts w:cs="Tahoma"/>
      <w:sz w:val="18"/>
      <w:szCs w:val="18"/>
    </w:rPr>
  </w:style>
  <w:style w:type="character" w:customStyle="1" w:styleId="Heading1Char0">
    <w:name w:val="Heading1 Char"/>
    <w:basedOn w:val="Heading6Char"/>
    <w:link w:val="Heading1"/>
    <w:rsid w:val="00156366"/>
    <w:rPr>
      <w:b/>
      <w:sz w:val="26"/>
      <w:lang w:val="x-none" w:eastAsia="x-none"/>
    </w:rPr>
  </w:style>
  <w:style w:type="character" w:customStyle="1" w:styleId="BangChar">
    <w:name w:val="Bang Char"/>
    <w:link w:val="Bang"/>
    <w:rsid w:val="00A1668E"/>
    <w:rPr>
      <w:rFonts w:cs="Tahoma"/>
      <w:sz w:val="18"/>
      <w:szCs w:val="18"/>
    </w:rPr>
  </w:style>
  <w:style w:type="paragraph" w:customStyle="1" w:styleId="ColorfulList-Accent12">
    <w:name w:val="Colorful List - Accent 12"/>
    <w:aliases w:val="heading 4,Heading 411,List Paragraph-rfp content,Bullet -,Heading 4111,Gạch đầu ḍng cấp 1,Figure_name,Equipment,N1"/>
    <w:basedOn w:val="Normal"/>
    <w:uiPriority w:val="34"/>
    <w:qFormat/>
    <w:rsid w:val="004A40A4"/>
    <w:pPr>
      <w:ind w:left="720"/>
      <w:contextualSpacing/>
    </w:pPr>
  </w:style>
  <w:style w:type="paragraph" w:styleId="ListParagraph">
    <w:name w:val="List Paragraph"/>
    <w:aliases w:val="List Paragraph12,Thang2,List Paragraph111,Bullet List"/>
    <w:basedOn w:val="Normal"/>
    <w:link w:val="ListParagraphChar"/>
    <w:uiPriority w:val="34"/>
    <w:qFormat/>
    <w:rsid w:val="00F55DDB"/>
    <w:pPr>
      <w:ind w:left="720"/>
      <w:contextualSpacing/>
    </w:pPr>
  </w:style>
  <w:style w:type="character" w:styleId="PlaceholderText">
    <w:name w:val="Placeholder Text"/>
    <w:basedOn w:val="DefaultParagraphFont"/>
    <w:uiPriority w:val="99"/>
    <w:semiHidden/>
    <w:rsid w:val="00B87B88"/>
    <w:rPr>
      <w:color w:val="808080"/>
    </w:rPr>
  </w:style>
  <w:style w:type="paragraph" w:styleId="Revision">
    <w:name w:val="Revision"/>
    <w:hidden/>
    <w:uiPriority w:val="99"/>
    <w:semiHidden/>
    <w:rsid w:val="00294945"/>
    <w:rPr>
      <w:sz w:val="26"/>
    </w:rPr>
  </w:style>
  <w:style w:type="paragraph" w:styleId="NoSpacing">
    <w:name w:val="No Spacing"/>
    <w:uiPriority w:val="1"/>
    <w:qFormat/>
    <w:rsid w:val="00655C7B"/>
    <w:rPr>
      <w:sz w:val="26"/>
    </w:rPr>
  </w:style>
  <w:style w:type="paragraph" w:customStyle="1" w:styleId="MediumShading1-Accent11">
    <w:name w:val="Medium Shading 1 - Accent 11"/>
    <w:basedOn w:val="Default"/>
    <w:next w:val="Default"/>
    <w:uiPriority w:val="1"/>
    <w:qFormat/>
    <w:rsid w:val="00030851"/>
    <w:pPr>
      <w:spacing w:before="60"/>
    </w:pPr>
    <w:rPr>
      <w:rFonts w:cs="Times New Roman"/>
      <w:color w:val="auto"/>
    </w:rPr>
  </w:style>
  <w:style w:type="paragraph" w:customStyle="1" w:styleId="MediumList2-Accent21">
    <w:name w:val="Medium List 2 - Accent 21"/>
    <w:hidden/>
    <w:uiPriority w:val="99"/>
    <w:semiHidden/>
    <w:rsid w:val="002F4FD0"/>
    <w:rPr>
      <w:rFonts w:ascii=".VnTime" w:hAnsi=".VnTime"/>
      <w:sz w:val="28"/>
      <w:szCs w:val="20"/>
    </w:rPr>
  </w:style>
  <w:style w:type="paragraph" w:customStyle="1" w:styleId="TVSHeading2">
    <w:name w:val="TVS_Heading2"/>
    <w:basedOn w:val="Heading2"/>
    <w:link w:val="TVSHeading2Char"/>
    <w:qFormat/>
    <w:rsid w:val="002F4FD0"/>
    <w:pPr>
      <w:keepLines/>
      <w:numPr>
        <w:numId w:val="32"/>
      </w:numPr>
      <w:spacing w:before="40" w:beforeAutospacing="1" w:afterAutospacing="1" w:line="240" w:lineRule="auto"/>
      <w:jc w:val="left"/>
    </w:pPr>
    <w:rPr>
      <w:rFonts w:ascii="Times New Roman" w:hAnsi="Times New Roman"/>
      <w:sz w:val="28"/>
      <w:szCs w:val="26"/>
      <w:lang w:val="vi-VN"/>
    </w:rPr>
  </w:style>
  <w:style w:type="character" w:customStyle="1" w:styleId="TVSHeading2Char">
    <w:name w:val="TVS_Heading2 Char"/>
    <w:link w:val="TVSHeading2"/>
    <w:rsid w:val="002F4FD0"/>
    <w:rPr>
      <w:b/>
      <w:sz w:val="28"/>
      <w:szCs w:val="26"/>
      <w:lang w:val="vi-VN"/>
    </w:rPr>
  </w:style>
  <w:style w:type="paragraph" w:customStyle="1" w:styleId="TVSHeading1">
    <w:name w:val="TVS_Heading1"/>
    <w:basedOn w:val="Heading10"/>
    <w:link w:val="TVSHeading1Char"/>
    <w:qFormat/>
    <w:rsid w:val="002F4FD0"/>
    <w:pPr>
      <w:keepLines/>
      <w:spacing w:before="240" w:beforeAutospacing="1" w:afterAutospacing="1" w:line="480" w:lineRule="auto"/>
    </w:pPr>
    <w:rPr>
      <w:i w:val="0"/>
      <w:sz w:val="30"/>
      <w:szCs w:val="32"/>
    </w:rPr>
  </w:style>
  <w:style w:type="character" w:customStyle="1" w:styleId="TVSHeading1Char">
    <w:name w:val="TVS_Heading1 Char"/>
    <w:link w:val="TVSHeading1"/>
    <w:rsid w:val="002F4FD0"/>
    <w:rPr>
      <w:b/>
      <w:sz w:val="30"/>
      <w:szCs w:val="32"/>
    </w:rPr>
  </w:style>
  <w:style w:type="paragraph" w:customStyle="1" w:styleId="xl63">
    <w:name w:val="xl63"/>
    <w:basedOn w:val="Normal"/>
    <w:rsid w:val="002F4FD0"/>
    <w:pPr>
      <w:spacing w:before="100" w:beforeAutospacing="1" w:after="100" w:afterAutospacing="1" w:line="240" w:lineRule="auto"/>
    </w:pPr>
    <w:rPr>
      <w:sz w:val="24"/>
    </w:rPr>
  </w:style>
  <w:style w:type="paragraph" w:customStyle="1" w:styleId="xl64">
    <w:name w:val="xl6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1">
    <w:name w:val="xl91"/>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color w:val="FF0000"/>
      <w:sz w:val="24"/>
    </w:rPr>
  </w:style>
  <w:style w:type="paragraph" w:customStyle="1" w:styleId="xl92">
    <w:name w:val="xl92"/>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3">
    <w:name w:val="xl93"/>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sz w:val="24"/>
    </w:rPr>
  </w:style>
  <w:style w:type="paragraph" w:customStyle="1" w:styleId="xl94">
    <w:name w:val="xl94"/>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top"/>
    </w:pPr>
    <w:rPr>
      <w:b/>
      <w:bCs/>
      <w:color w:val="FF0000"/>
      <w:sz w:val="24"/>
    </w:rPr>
  </w:style>
  <w:style w:type="paragraph" w:customStyle="1" w:styleId="xl95">
    <w:name w:val="xl95"/>
    <w:basedOn w:val="Normal"/>
    <w:rsid w:val="002F4FD0"/>
    <w:pPr>
      <w:pBdr>
        <w:top w:val="single" w:sz="4" w:space="0" w:color="auto"/>
        <w:left w:val="single" w:sz="4" w:space="11" w:color="auto"/>
        <w:bottom w:val="single" w:sz="4" w:space="0" w:color="auto"/>
        <w:right w:val="single" w:sz="4" w:space="0" w:color="auto"/>
      </w:pBdr>
      <w:spacing w:before="100" w:beforeAutospacing="1" w:after="100" w:afterAutospacing="1" w:line="240" w:lineRule="auto"/>
      <w:ind w:firstLineChars="100" w:firstLine="100"/>
      <w:textAlignment w:val="top"/>
    </w:pPr>
    <w:rPr>
      <w:sz w:val="24"/>
    </w:rPr>
  </w:style>
  <w:style w:type="paragraph" w:customStyle="1" w:styleId="font8">
    <w:name w:val="font8"/>
    <w:basedOn w:val="Normal"/>
    <w:rsid w:val="002F4FD0"/>
    <w:pPr>
      <w:spacing w:before="100" w:beforeAutospacing="1" w:after="100" w:afterAutospacing="1" w:line="240" w:lineRule="auto"/>
    </w:pPr>
    <w:rPr>
      <w:sz w:val="22"/>
      <w:szCs w:val="22"/>
    </w:rPr>
  </w:style>
  <w:style w:type="paragraph" w:customStyle="1" w:styleId="xl96">
    <w:name w:val="xl96"/>
    <w:basedOn w:val="Normal"/>
    <w:rsid w:val="002F4FD0"/>
    <w:pPr>
      <w:pBdr>
        <w:top w:val="single" w:sz="4" w:space="0" w:color="auto"/>
        <w:left w:val="single" w:sz="4" w:space="0" w:color="auto"/>
        <w:bottom w:val="single" w:sz="4" w:space="0" w:color="auto"/>
        <w:right w:val="single" w:sz="4" w:space="0" w:color="auto"/>
      </w:pBdr>
      <w:spacing w:before="100" w:beforeAutospacing="1" w:after="100" w:afterAutospacing="1" w:line="240" w:lineRule="auto"/>
      <w:textAlignment w:val="center"/>
    </w:pPr>
    <w:rPr>
      <w:b/>
      <w:bCs/>
      <w:sz w:val="24"/>
    </w:rPr>
  </w:style>
  <w:style w:type="paragraph" w:customStyle="1" w:styleId="xl97">
    <w:name w:val="xl97"/>
    <w:basedOn w:val="Normal"/>
    <w:rsid w:val="002F4FD0"/>
    <w:pPr>
      <w:pBdr>
        <w:top w:val="single" w:sz="4" w:space="0" w:color="auto"/>
        <w:left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xl98">
    <w:name w:val="xl98"/>
    <w:basedOn w:val="Normal"/>
    <w:rsid w:val="002F4FD0"/>
    <w:pPr>
      <w:pBdr>
        <w:left w:val="single" w:sz="4" w:space="0" w:color="auto"/>
        <w:bottom w:val="single" w:sz="4" w:space="0" w:color="auto"/>
        <w:right w:val="single" w:sz="4" w:space="0" w:color="auto"/>
      </w:pBdr>
      <w:shd w:val="clear" w:color="000000" w:fill="D9D9D9"/>
      <w:spacing w:before="100" w:beforeAutospacing="1" w:after="100" w:afterAutospacing="1" w:line="240" w:lineRule="auto"/>
      <w:jc w:val="center"/>
      <w:textAlignment w:val="center"/>
    </w:pPr>
    <w:rPr>
      <w:b/>
      <w:bCs/>
      <w:sz w:val="24"/>
    </w:rPr>
  </w:style>
  <w:style w:type="paragraph" w:customStyle="1" w:styleId="11AaBb">
    <w:name w:val="1.1 AaBb"/>
    <w:basedOn w:val="Style1"/>
    <w:link w:val="11AaBbChar"/>
    <w:rsid w:val="001F5156"/>
    <w:pPr>
      <w:numPr>
        <w:ilvl w:val="1"/>
      </w:numPr>
      <w:spacing w:line="312" w:lineRule="auto"/>
      <w:ind w:left="792" w:hanging="432"/>
      <w:contextualSpacing/>
    </w:pPr>
    <w:rPr>
      <w:b w:val="0"/>
      <w:sz w:val="24"/>
      <w:lang w:val="en-US" w:eastAsia="en-US"/>
    </w:rPr>
  </w:style>
  <w:style w:type="character" w:customStyle="1" w:styleId="11AaBbChar">
    <w:name w:val="1.1 AaBb Char"/>
    <w:basedOn w:val="Style1Char"/>
    <w:link w:val="11AaBb"/>
    <w:rsid w:val="001F5156"/>
    <w:rPr>
      <w:b w:val="0"/>
      <w:sz w:val="24"/>
    </w:rPr>
  </w:style>
  <w:style w:type="character" w:customStyle="1" w:styleId="ListParagraphChar">
    <w:name w:val="List Paragraph Char"/>
    <w:aliases w:val="List Paragraph12 Char,Thang2 Char,List Paragraph111 Char,Bullet List Char"/>
    <w:link w:val="ListParagraph"/>
    <w:uiPriority w:val="34"/>
    <w:qFormat/>
    <w:locked/>
    <w:rsid w:val="00147A46"/>
    <w:rPr>
      <w:sz w:val="26"/>
    </w:rPr>
  </w:style>
  <w:style w:type="character" w:styleId="UnresolvedMention">
    <w:name w:val="Unresolved Mention"/>
    <w:basedOn w:val="DefaultParagraphFont"/>
    <w:uiPriority w:val="99"/>
    <w:semiHidden/>
    <w:unhideWhenUsed/>
    <w:rsid w:val="0026146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050686">
      <w:bodyDiv w:val="1"/>
      <w:marLeft w:val="0"/>
      <w:marRight w:val="0"/>
      <w:marTop w:val="0"/>
      <w:marBottom w:val="0"/>
      <w:divBdr>
        <w:top w:val="none" w:sz="0" w:space="0" w:color="auto"/>
        <w:left w:val="none" w:sz="0" w:space="0" w:color="auto"/>
        <w:bottom w:val="none" w:sz="0" w:space="0" w:color="auto"/>
        <w:right w:val="none" w:sz="0" w:space="0" w:color="auto"/>
      </w:divBdr>
    </w:div>
    <w:div w:id="55444083">
      <w:bodyDiv w:val="1"/>
      <w:marLeft w:val="0"/>
      <w:marRight w:val="0"/>
      <w:marTop w:val="0"/>
      <w:marBottom w:val="0"/>
      <w:divBdr>
        <w:top w:val="none" w:sz="0" w:space="0" w:color="auto"/>
        <w:left w:val="none" w:sz="0" w:space="0" w:color="auto"/>
        <w:bottom w:val="none" w:sz="0" w:space="0" w:color="auto"/>
        <w:right w:val="none" w:sz="0" w:space="0" w:color="auto"/>
      </w:divBdr>
    </w:div>
    <w:div w:id="61368771">
      <w:bodyDiv w:val="1"/>
      <w:marLeft w:val="0"/>
      <w:marRight w:val="0"/>
      <w:marTop w:val="0"/>
      <w:marBottom w:val="0"/>
      <w:divBdr>
        <w:top w:val="none" w:sz="0" w:space="0" w:color="auto"/>
        <w:left w:val="none" w:sz="0" w:space="0" w:color="auto"/>
        <w:bottom w:val="none" w:sz="0" w:space="0" w:color="auto"/>
        <w:right w:val="none" w:sz="0" w:space="0" w:color="auto"/>
      </w:divBdr>
    </w:div>
    <w:div w:id="121967841">
      <w:bodyDiv w:val="1"/>
      <w:marLeft w:val="0"/>
      <w:marRight w:val="0"/>
      <w:marTop w:val="0"/>
      <w:marBottom w:val="0"/>
      <w:divBdr>
        <w:top w:val="none" w:sz="0" w:space="0" w:color="auto"/>
        <w:left w:val="none" w:sz="0" w:space="0" w:color="auto"/>
        <w:bottom w:val="none" w:sz="0" w:space="0" w:color="auto"/>
        <w:right w:val="none" w:sz="0" w:space="0" w:color="auto"/>
      </w:divBdr>
      <w:divsChild>
        <w:div w:id="233130843">
          <w:marLeft w:val="0"/>
          <w:marRight w:val="0"/>
          <w:marTop w:val="0"/>
          <w:marBottom w:val="0"/>
          <w:divBdr>
            <w:top w:val="none" w:sz="0" w:space="0" w:color="auto"/>
            <w:left w:val="none" w:sz="0" w:space="0" w:color="auto"/>
            <w:bottom w:val="none" w:sz="0" w:space="0" w:color="auto"/>
            <w:right w:val="none" w:sz="0" w:space="0" w:color="auto"/>
          </w:divBdr>
          <w:divsChild>
            <w:div w:id="169484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10463">
      <w:bodyDiv w:val="1"/>
      <w:marLeft w:val="0"/>
      <w:marRight w:val="0"/>
      <w:marTop w:val="0"/>
      <w:marBottom w:val="0"/>
      <w:divBdr>
        <w:top w:val="none" w:sz="0" w:space="0" w:color="auto"/>
        <w:left w:val="none" w:sz="0" w:space="0" w:color="auto"/>
        <w:bottom w:val="none" w:sz="0" w:space="0" w:color="auto"/>
        <w:right w:val="none" w:sz="0" w:space="0" w:color="auto"/>
      </w:divBdr>
    </w:div>
    <w:div w:id="155461973">
      <w:bodyDiv w:val="1"/>
      <w:marLeft w:val="0"/>
      <w:marRight w:val="0"/>
      <w:marTop w:val="0"/>
      <w:marBottom w:val="0"/>
      <w:divBdr>
        <w:top w:val="none" w:sz="0" w:space="0" w:color="auto"/>
        <w:left w:val="none" w:sz="0" w:space="0" w:color="auto"/>
        <w:bottom w:val="none" w:sz="0" w:space="0" w:color="auto"/>
        <w:right w:val="none" w:sz="0" w:space="0" w:color="auto"/>
      </w:divBdr>
    </w:div>
    <w:div w:id="225386159">
      <w:bodyDiv w:val="1"/>
      <w:marLeft w:val="0"/>
      <w:marRight w:val="0"/>
      <w:marTop w:val="0"/>
      <w:marBottom w:val="0"/>
      <w:divBdr>
        <w:top w:val="none" w:sz="0" w:space="0" w:color="auto"/>
        <w:left w:val="none" w:sz="0" w:space="0" w:color="auto"/>
        <w:bottom w:val="none" w:sz="0" w:space="0" w:color="auto"/>
        <w:right w:val="none" w:sz="0" w:space="0" w:color="auto"/>
      </w:divBdr>
    </w:div>
    <w:div w:id="239367086">
      <w:bodyDiv w:val="1"/>
      <w:marLeft w:val="0"/>
      <w:marRight w:val="0"/>
      <w:marTop w:val="0"/>
      <w:marBottom w:val="0"/>
      <w:divBdr>
        <w:top w:val="none" w:sz="0" w:space="0" w:color="auto"/>
        <w:left w:val="none" w:sz="0" w:space="0" w:color="auto"/>
        <w:bottom w:val="none" w:sz="0" w:space="0" w:color="auto"/>
        <w:right w:val="none" w:sz="0" w:space="0" w:color="auto"/>
      </w:divBdr>
    </w:div>
    <w:div w:id="253977915">
      <w:bodyDiv w:val="1"/>
      <w:marLeft w:val="0"/>
      <w:marRight w:val="0"/>
      <w:marTop w:val="0"/>
      <w:marBottom w:val="0"/>
      <w:divBdr>
        <w:top w:val="none" w:sz="0" w:space="0" w:color="auto"/>
        <w:left w:val="none" w:sz="0" w:space="0" w:color="auto"/>
        <w:bottom w:val="none" w:sz="0" w:space="0" w:color="auto"/>
        <w:right w:val="none" w:sz="0" w:space="0" w:color="auto"/>
      </w:divBdr>
    </w:div>
    <w:div w:id="275987287">
      <w:bodyDiv w:val="1"/>
      <w:marLeft w:val="0"/>
      <w:marRight w:val="0"/>
      <w:marTop w:val="0"/>
      <w:marBottom w:val="0"/>
      <w:divBdr>
        <w:top w:val="none" w:sz="0" w:space="0" w:color="auto"/>
        <w:left w:val="none" w:sz="0" w:space="0" w:color="auto"/>
        <w:bottom w:val="none" w:sz="0" w:space="0" w:color="auto"/>
        <w:right w:val="none" w:sz="0" w:space="0" w:color="auto"/>
      </w:divBdr>
    </w:div>
    <w:div w:id="294802264">
      <w:bodyDiv w:val="1"/>
      <w:marLeft w:val="0"/>
      <w:marRight w:val="0"/>
      <w:marTop w:val="0"/>
      <w:marBottom w:val="0"/>
      <w:divBdr>
        <w:top w:val="none" w:sz="0" w:space="0" w:color="auto"/>
        <w:left w:val="none" w:sz="0" w:space="0" w:color="auto"/>
        <w:bottom w:val="none" w:sz="0" w:space="0" w:color="auto"/>
        <w:right w:val="none" w:sz="0" w:space="0" w:color="auto"/>
      </w:divBdr>
    </w:div>
    <w:div w:id="367072362">
      <w:bodyDiv w:val="1"/>
      <w:marLeft w:val="0"/>
      <w:marRight w:val="0"/>
      <w:marTop w:val="0"/>
      <w:marBottom w:val="0"/>
      <w:divBdr>
        <w:top w:val="none" w:sz="0" w:space="0" w:color="auto"/>
        <w:left w:val="none" w:sz="0" w:space="0" w:color="auto"/>
        <w:bottom w:val="none" w:sz="0" w:space="0" w:color="auto"/>
        <w:right w:val="none" w:sz="0" w:space="0" w:color="auto"/>
      </w:divBdr>
    </w:div>
    <w:div w:id="384186008">
      <w:bodyDiv w:val="1"/>
      <w:marLeft w:val="0"/>
      <w:marRight w:val="0"/>
      <w:marTop w:val="0"/>
      <w:marBottom w:val="0"/>
      <w:divBdr>
        <w:top w:val="none" w:sz="0" w:space="0" w:color="auto"/>
        <w:left w:val="none" w:sz="0" w:space="0" w:color="auto"/>
        <w:bottom w:val="none" w:sz="0" w:space="0" w:color="auto"/>
        <w:right w:val="none" w:sz="0" w:space="0" w:color="auto"/>
      </w:divBdr>
    </w:div>
    <w:div w:id="387077343">
      <w:bodyDiv w:val="1"/>
      <w:marLeft w:val="0"/>
      <w:marRight w:val="0"/>
      <w:marTop w:val="0"/>
      <w:marBottom w:val="0"/>
      <w:divBdr>
        <w:top w:val="none" w:sz="0" w:space="0" w:color="auto"/>
        <w:left w:val="none" w:sz="0" w:space="0" w:color="auto"/>
        <w:bottom w:val="none" w:sz="0" w:space="0" w:color="auto"/>
        <w:right w:val="none" w:sz="0" w:space="0" w:color="auto"/>
      </w:divBdr>
    </w:div>
    <w:div w:id="438456661">
      <w:bodyDiv w:val="1"/>
      <w:marLeft w:val="0"/>
      <w:marRight w:val="0"/>
      <w:marTop w:val="0"/>
      <w:marBottom w:val="0"/>
      <w:divBdr>
        <w:top w:val="none" w:sz="0" w:space="0" w:color="auto"/>
        <w:left w:val="none" w:sz="0" w:space="0" w:color="auto"/>
        <w:bottom w:val="none" w:sz="0" w:space="0" w:color="auto"/>
        <w:right w:val="none" w:sz="0" w:space="0" w:color="auto"/>
      </w:divBdr>
    </w:div>
    <w:div w:id="478544759">
      <w:bodyDiv w:val="1"/>
      <w:marLeft w:val="0"/>
      <w:marRight w:val="0"/>
      <w:marTop w:val="0"/>
      <w:marBottom w:val="0"/>
      <w:divBdr>
        <w:top w:val="none" w:sz="0" w:space="0" w:color="auto"/>
        <w:left w:val="none" w:sz="0" w:space="0" w:color="auto"/>
        <w:bottom w:val="none" w:sz="0" w:space="0" w:color="auto"/>
        <w:right w:val="none" w:sz="0" w:space="0" w:color="auto"/>
      </w:divBdr>
    </w:div>
    <w:div w:id="489567143">
      <w:bodyDiv w:val="1"/>
      <w:marLeft w:val="0"/>
      <w:marRight w:val="0"/>
      <w:marTop w:val="0"/>
      <w:marBottom w:val="0"/>
      <w:divBdr>
        <w:top w:val="none" w:sz="0" w:space="0" w:color="auto"/>
        <w:left w:val="none" w:sz="0" w:space="0" w:color="auto"/>
        <w:bottom w:val="none" w:sz="0" w:space="0" w:color="auto"/>
        <w:right w:val="none" w:sz="0" w:space="0" w:color="auto"/>
      </w:divBdr>
    </w:div>
    <w:div w:id="549145698">
      <w:bodyDiv w:val="1"/>
      <w:marLeft w:val="0"/>
      <w:marRight w:val="0"/>
      <w:marTop w:val="0"/>
      <w:marBottom w:val="0"/>
      <w:divBdr>
        <w:top w:val="none" w:sz="0" w:space="0" w:color="auto"/>
        <w:left w:val="none" w:sz="0" w:space="0" w:color="auto"/>
        <w:bottom w:val="none" w:sz="0" w:space="0" w:color="auto"/>
        <w:right w:val="none" w:sz="0" w:space="0" w:color="auto"/>
      </w:divBdr>
    </w:div>
    <w:div w:id="578441966">
      <w:bodyDiv w:val="1"/>
      <w:marLeft w:val="0"/>
      <w:marRight w:val="0"/>
      <w:marTop w:val="0"/>
      <w:marBottom w:val="0"/>
      <w:divBdr>
        <w:top w:val="none" w:sz="0" w:space="0" w:color="auto"/>
        <w:left w:val="none" w:sz="0" w:space="0" w:color="auto"/>
        <w:bottom w:val="none" w:sz="0" w:space="0" w:color="auto"/>
        <w:right w:val="none" w:sz="0" w:space="0" w:color="auto"/>
      </w:divBdr>
    </w:div>
    <w:div w:id="598834712">
      <w:bodyDiv w:val="1"/>
      <w:marLeft w:val="0"/>
      <w:marRight w:val="0"/>
      <w:marTop w:val="0"/>
      <w:marBottom w:val="0"/>
      <w:divBdr>
        <w:top w:val="none" w:sz="0" w:space="0" w:color="auto"/>
        <w:left w:val="none" w:sz="0" w:space="0" w:color="auto"/>
        <w:bottom w:val="none" w:sz="0" w:space="0" w:color="auto"/>
        <w:right w:val="none" w:sz="0" w:space="0" w:color="auto"/>
      </w:divBdr>
    </w:div>
    <w:div w:id="627669018">
      <w:bodyDiv w:val="1"/>
      <w:marLeft w:val="0"/>
      <w:marRight w:val="0"/>
      <w:marTop w:val="0"/>
      <w:marBottom w:val="0"/>
      <w:divBdr>
        <w:top w:val="none" w:sz="0" w:space="0" w:color="auto"/>
        <w:left w:val="none" w:sz="0" w:space="0" w:color="auto"/>
        <w:bottom w:val="none" w:sz="0" w:space="0" w:color="auto"/>
        <w:right w:val="none" w:sz="0" w:space="0" w:color="auto"/>
      </w:divBdr>
    </w:div>
    <w:div w:id="638416997">
      <w:bodyDiv w:val="1"/>
      <w:marLeft w:val="0"/>
      <w:marRight w:val="0"/>
      <w:marTop w:val="0"/>
      <w:marBottom w:val="0"/>
      <w:divBdr>
        <w:top w:val="none" w:sz="0" w:space="0" w:color="auto"/>
        <w:left w:val="none" w:sz="0" w:space="0" w:color="auto"/>
        <w:bottom w:val="none" w:sz="0" w:space="0" w:color="auto"/>
        <w:right w:val="none" w:sz="0" w:space="0" w:color="auto"/>
      </w:divBdr>
    </w:div>
    <w:div w:id="708605573">
      <w:bodyDiv w:val="1"/>
      <w:marLeft w:val="0"/>
      <w:marRight w:val="0"/>
      <w:marTop w:val="0"/>
      <w:marBottom w:val="0"/>
      <w:divBdr>
        <w:top w:val="none" w:sz="0" w:space="0" w:color="auto"/>
        <w:left w:val="none" w:sz="0" w:space="0" w:color="auto"/>
        <w:bottom w:val="none" w:sz="0" w:space="0" w:color="auto"/>
        <w:right w:val="none" w:sz="0" w:space="0" w:color="auto"/>
      </w:divBdr>
      <w:divsChild>
        <w:div w:id="1795443248">
          <w:marLeft w:val="0"/>
          <w:marRight w:val="0"/>
          <w:marTop w:val="0"/>
          <w:marBottom w:val="0"/>
          <w:divBdr>
            <w:top w:val="none" w:sz="0" w:space="0" w:color="auto"/>
            <w:left w:val="none" w:sz="0" w:space="0" w:color="auto"/>
            <w:bottom w:val="none" w:sz="0" w:space="0" w:color="auto"/>
            <w:right w:val="none" w:sz="0" w:space="0" w:color="auto"/>
          </w:divBdr>
        </w:div>
      </w:divsChild>
    </w:div>
    <w:div w:id="719476413">
      <w:bodyDiv w:val="1"/>
      <w:marLeft w:val="0"/>
      <w:marRight w:val="0"/>
      <w:marTop w:val="0"/>
      <w:marBottom w:val="0"/>
      <w:divBdr>
        <w:top w:val="none" w:sz="0" w:space="0" w:color="auto"/>
        <w:left w:val="none" w:sz="0" w:space="0" w:color="auto"/>
        <w:bottom w:val="none" w:sz="0" w:space="0" w:color="auto"/>
        <w:right w:val="none" w:sz="0" w:space="0" w:color="auto"/>
      </w:divBdr>
      <w:divsChild>
        <w:div w:id="187064935">
          <w:marLeft w:val="0"/>
          <w:marRight w:val="0"/>
          <w:marTop w:val="0"/>
          <w:marBottom w:val="0"/>
          <w:divBdr>
            <w:top w:val="none" w:sz="0" w:space="0" w:color="auto"/>
            <w:left w:val="none" w:sz="0" w:space="0" w:color="auto"/>
            <w:bottom w:val="none" w:sz="0" w:space="0" w:color="auto"/>
            <w:right w:val="none" w:sz="0" w:space="0" w:color="auto"/>
          </w:divBdr>
        </w:div>
      </w:divsChild>
    </w:div>
    <w:div w:id="770659680">
      <w:bodyDiv w:val="1"/>
      <w:marLeft w:val="0"/>
      <w:marRight w:val="0"/>
      <w:marTop w:val="0"/>
      <w:marBottom w:val="0"/>
      <w:divBdr>
        <w:top w:val="none" w:sz="0" w:space="0" w:color="auto"/>
        <w:left w:val="none" w:sz="0" w:space="0" w:color="auto"/>
        <w:bottom w:val="none" w:sz="0" w:space="0" w:color="auto"/>
        <w:right w:val="none" w:sz="0" w:space="0" w:color="auto"/>
      </w:divBdr>
    </w:div>
    <w:div w:id="793014270">
      <w:bodyDiv w:val="1"/>
      <w:marLeft w:val="0"/>
      <w:marRight w:val="0"/>
      <w:marTop w:val="0"/>
      <w:marBottom w:val="0"/>
      <w:divBdr>
        <w:top w:val="none" w:sz="0" w:space="0" w:color="auto"/>
        <w:left w:val="none" w:sz="0" w:space="0" w:color="auto"/>
        <w:bottom w:val="none" w:sz="0" w:space="0" w:color="auto"/>
        <w:right w:val="none" w:sz="0" w:space="0" w:color="auto"/>
      </w:divBdr>
    </w:div>
    <w:div w:id="798381835">
      <w:bodyDiv w:val="1"/>
      <w:marLeft w:val="0"/>
      <w:marRight w:val="0"/>
      <w:marTop w:val="0"/>
      <w:marBottom w:val="0"/>
      <w:divBdr>
        <w:top w:val="none" w:sz="0" w:space="0" w:color="auto"/>
        <w:left w:val="none" w:sz="0" w:space="0" w:color="auto"/>
        <w:bottom w:val="none" w:sz="0" w:space="0" w:color="auto"/>
        <w:right w:val="none" w:sz="0" w:space="0" w:color="auto"/>
      </w:divBdr>
      <w:divsChild>
        <w:div w:id="1183200094">
          <w:marLeft w:val="0"/>
          <w:marRight w:val="0"/>
          <w:marTop w:val="0"/>
          <w:marBottom w:val="0"/>
          <w:divBdr>
            <w:top w:val="none" w:sz="0" w:space="0" w:color="auto"/>
            <w:left w:val="none" w:sz="0" w:space="0" w:color="auto"/>
            <w:bottom w:val="none" w:sz="0" w:space="0" w:color="auto"/>
            <w:right w:val="none" w:sz="0" w:space="0" w:color="auto"/>
          </w:divBdr>
        </w:div>
      </w:divsChild>
    </w:div>
    <w:div w:id="822893381">
      <w:bodyDiv w:val="1"/>
      <w:marLeft w:val="0"/>
      <w:marRight w:val="0"/>
      <w:marTop w:val="0"/>
      <w:marBottom w:val="0"/>
      <w:divBdr>
        <w:top w:val="none" w:sz="0" w:space="0" w:color="auto"/>
        <w:left w:val="none" w:sz="0" w:space="0" w:color="auto"/>
        <w:bottom w:val="none" w:sz="0" w:space="0" w:color="auto"/>
        <w:right w:val="none" w:sz="0" w:space="0" w:color="auto"/>
      </w:divBdr>
    </w:div>
    <w:div w:id="851340627">
      <w:bodyDiv w:val="1"/>
      <w:marLeft w:val="0"/>
      <w:marRight w:val="0"/>
      <w:marTop w:val="0"/>
      <w:marBottom w:val="0"/>
      <w:divBdr>
        <w:top w:val="none" w:sz="0" w:space="0" w:color="auto"/>
        <w:left w:val="none" w:sz="0" w:space="0" w:color="auto"/>
        <w:bottom w:val="none" w:sz="0" w:space="0" w:color="auto"/>
        <w:right w:val="none" w:sz="0" w:space="0" w:color="auto"/>
      </w:divBdr>
    </w:div>
    <w:div w:id="927075286">
      <w:bodyDiv w:val="1"/>
      <w:marLeft w:val="0"/>
      <w:marRight w:val="0"/>
      <w:marTop w:val="0"/>
      <w:marBottom w:val="0"/>
      <w:divBdr>
        <w:top w:val="none" w:sz="0" w:space="0" w:color="auto"/>
        <w:left w:val="none" w:sz="0" w:space="0" w:color="auto"/>
        <w:bottom w:val="none" w:sz="0" w:space="0" w:color="auto"/>
        <w:right w:val="none" w:sz="0" w:space="0" w:color="auto"/>
      </w:divBdr>
    </w:div>
    <w:div w:id="957106632">
      <w:bodyDiv w:val="1"/>
      <w:marLeft w:val="0"/>
      <w:marRight w:val="0"/>
      <w:marTop w:val="0"/>
      <w:marBottom w:val="0"/>
      <w:divBdr>
        <w:top w:val="none" w:sz="0" w:space="0" w:color="auto"/>
        <w:left w:val="none" w:sz="0" w:space="0" w:color="auto"/>
        <w:bottom w:val="none" w:sz="0" w:space="0" w:color="auto"/>
        <w:right w:val="none" w:sz="0" w:space="0" w:color="auto"/>
      </w:divBdr>
    </w:div>
    <w:div w:id="965543816">
      <w:bodyDiv w:val="1"/>
      <w:marLeft w:val="0"/>
      <w:marRight w:val="0"/>
      <w:marTop w:val="0"/>
      <w:marBottom w:val="0"/>
      <w:divBdr>
        <w:top w:val="none" w:sz="0" w:space="0" w:color="auto"/>
        <w:left w:val="none" w:sz="0" w:space="0" w:color="auto"/>
        <w:bottom w:val="none" w:sz="0" w:space="0" w:color="auto"/>
        <w:right w:val="none" w:sz="0" w:space="0" w:color="auto"/>
      </w:divBdr>
      <w:divsChild>
        <w:div w:id="738022514">
          <w:marLeft w:val="0"/>
          <w:marRight w:val="0"/>
          <w:marTop w:val="0"/>
          <w:marBottom w:val="0"/>
          <w:divBdr>
            <w:top w:val="none" w:sz="0" w:space="0" w:color="auto"/>
            <w:left w:val="none" w:sz="0" w:space="0" w:color="auto"/>
            <w:bottom w:val="none" w:sz="0" w:space="0" w:color="auto"/>
            <w:right w:val="none" w:sz="0" w:space="0" w:color="auto"/>
          </w:divBdr>
        </w:div>
      </w:divsChild>
    </w:div>
    <w:div w:id="1001273300">
      <w:bodyDiv w:val="1"/>
      <w:marLeft w:val="0"/>
      <w:marRight w:val="0"/>
      <w:marTop w:val="0"/>
      <w:marBottom w:val="0"/>
      <w:divBdr>
        <w:top w:val="none" w:sz="0" w:space="0" w:color="auto"/>
        <w:left w:val="none" w:sz="0" w:space="0" w:color="auto"/>
        <w:bottom w:val="none" w:sz="0" w:space="0" w:color="auto"/>
        <w:right w:val="none" w:sz="0" w:space="0" w:color="auto"/>
      </w:divBdr>
    </w:div>
    <w:div w:id="1206260422">
      <w:bodyDiv w:val="1"/>
      <w:marLeft w:val="0"/>
      <w:marRight w:val="0"/>
      <w:marTop w:val="0"/>
      <w:marBottom w:val="0"/>
      <w:divBdr>
        <w:top w:val="none" w:sz="0" w:space="0" w:color="auto"/>
        <w:left w:val="none" w:sz="0" w:space="0" w:color="auto"/>
        <w:bottom w:val="none" w:sz="0" w:space="0" w:color="auto"/>
        <w:right w:val="none" w:sz="0" w:space="0" w:color="auto"/>
      </w:divBdr>
    </w:div>
    <w:div w:id="1231114982">
      <w:bodyDiv w:val="1"/>
      <w:marLeft w:val="0"/>
      <w:marRight w:val="0"/>
      <w:marTop w:val="0"/>
      <w:marBottom w:val="0"/>
      <w:divBdr>
        <w:top w:val="none" w:sz="0" w:space="0" w:color="auto"/>
        <w:left w:val="none" w:sz="0" w:space="0" w:color="auto"/>
        <w:bottom w:val="none" w:sz="0" w:space="0" w:color="auto"/>
        <w:right w:val="none" w:sz="0" w:space="0" w:color="auto"/>
      </w:divBdr>
    </w:div>
    <w:div w:id="1238173608">
      <w:bodyDiv w:val="1"/>
      <w:marLeft w:val="0"/>
      <w:marRight w:val="0"/>
      <w:marTop w:val="0"/>
      <w:marBottom w:val="0"/>
      <w:divBdr>
        <w:top w:val="none" w:sz="0" w:space="0" w:color="auto"/>
        <w:left w:val="none" w:sz="0" w:space="0" w:color="auto"/>
        <w:bottom w:val="none" w:sz="0" w:space="0" w:color="auto"/>
        <w:right w:val="none" w:sz="0" w:space="0" w:color="auto"/>
      </w:divBdr>
    </w:div>
    <w:div w:id="1268392530">
      <w:bodyDiv w:val="1"/>
      <w:marLeft w:val="0"/>
      <w:marRight w:val="0"/>
      <w:marTop w:val="0"/>
      <w:marBottom w:val="0"/>
      <w:divBdr>
        <w:top w:val="none" w:sz="0" w:space="0" w:color="auto"/>
        <w:left w:val="none" w:sz="0" w:space="0" w:color="auto"/>
        <w:bottom w:val="none" w:sz="0" w:space="0" w:color="auto"/>
        <w:right w:val="none" w:sz="0" w:space="0" w:color="auto"/>
      </w:divBdr>
    </w:div>
    <w:div w:id="1321273013">
      <w:bodyDiv w:val="1"/>
      <w:marLeft w:val="0"/>
      <w:marRight w:val="0"/>
      <w:marTop w:val="0"/>
      <w:marBottom w:val="0"/>
      <w:divBdr>
        <w:top w:val="none" w:sz="0" w:space="0" w:color="auto"/>
        <w:left w:val="none" w:sz="0" w:space="0" w:color="auto"/>
        <w:bottom w:val="none" w:sz="0" w:space="0" w:color="auto"/>
        <w:right w:val="none" w:sz="0" w:space="0" w:color="auto"/>
      </w:divBdr>
    </w:div>
    <w:div w:id="1336766041">
      <w:bodyDiv w:val="1"/>
      <w:marLeft w:val="0"/>
      <w:marRight w:val="0"/>
      <w:marTop w:val="0"/>
      <w:marBottom w:val="0"/>
      <w:divBdr>
        <w:top w:val="none" w:sz="0" w:space="0" w:color="auto"/>
        <w:left w:val="none" w:sz="0" w:space="0" w:color="auto"/>
        <w:bottom w:val="none" w:sz="0" w:space="0" w:color="auto"/>
        <w:right w:val="none" w:sz="0" w:space="0" w:color="auto"/>
      </w:divBdr>
    </w:div>
    <w:div w:id="1346833385">
      <w:bodyDiv w:val="1"/>
      <w:marLeft w:val="0"/>
      <w:marRight w:val="0"/>
      <w:marTop w:val="0"/>
      <w:marBottom w:val="0"/>
      <w:divBdr>
        <w:top w:val="none" w:sz="0" w:space="0" w:color="auto"/>
        <w:left w:val="none" w:sz="0" w:space="0" w:color="auto"/>
        <w:bottom w:val="none" w:sz="0" w:space="0" w:color="auto"/>
        <w:right w:val="none" w:sz="0" w:space="0" w:color="auto"/>
      </w:divBdr>
    </w:div>
    <w:div w:id="1375275076">
      <w:bodyDiv w:val="1"/>
      <w:marLeft w:val="0"/>
      <w:marRight w:val="0"/>
      <w:marTop w:val="0"/>
      <w:marBottom w:val="0"/>
      <w:divBdr>
        <w:top w:val="none" w:sz="0" w:space="0" w:color="auto"/>
        <w:left w:val="none" w:sz="0" w:space="0" w:color="auto"/>
        <w:bottom w:val="none" w:sz="0" w:space="0" w:color="auto"/>
        <w:right w:val="none" w:sz="0" w:space="0" w:color="auto"/>
      </w:divBdr>
    </w:div>
    <w:div w:id="1379474604">
      <w:bodyDiv w:val="1"/>
      <w:marLeft w:val="0"/>
      <w:marRight w:val="0"/>
      <w:marTop w:val="0"/>
      <w:marBottom w:val="0"/>
      <w:divBdr>
        <w:top w:val="none" w:sz="0" w:space="0" w:color="auto"/>
        <w:left w:val="none" w:sz="0" w:space="0" w:color="auto"/>
        <w:bottom w:val="none" w:sz="0" w:space="0" w:color="auto"/>
        <w:right w:val="none" w:sz="0" w:space="0" w:color="auto"/>
      </w:divBdr>
    </w:div>
    <w:div w:id="1422873304">
      <w:bodyDiv w:val="1"/>
      <w:marLeft w:val="0"/>
      <w:marRight w:val="0"/>
      <w:marTop w:val="0"/>
      <w:marBottom w:val="0"/>
      <w:divBdr>
        <w:top w:val="none" w:sz="0" w:space="0" w:color="auto"/>
        <w:left w:val="none" w:sz="0" w:space="0" w:color="auto"/>
        <w:bottom w:val="none" w:sz="0" w:space="0" w:color="auto"/>
        <w:right w:val="none" w:sz="0" w:space="0" w:color="auto"/>
      </w:divBdr>
    </w:div>
    <w:div w:id="1493332074">
      <w:bodyDiv w:val="1"/>
      <w:marLeft w:val="0"/>
      <w:marRight w:val="0"/>
      <w:marTop w:val="0"/>
      <w:marBottom w:val="0"/>
      <w:divBdr>
        <w:top w:val="none" w:sz="0" w:space="0" w:color="auto"/>
        <w:left w:val="none" w:sz="0" w:space="0" w:color="auto"/>
        <w:bottom w:val="none" w:sz="0" w:space="0" w:color="auto"/>
        <w:right w:val="none" w:sz="0" w:space="0" w:color="auto"/>
      </w:divBdr>
      <w:divsChild>
        <w:div w:id="1697122193">
          <w:marLeft w:val="0"/>
          <w:marRight w:val="0"/>
          <w:marTop w:val="0"/>
          <w:marBottom w:val="0"/>
          <w:divBdr>
            <w:top w:val="none" w:sz="0" w:space="0" w:color="auto"/>
            <w:left w:val="none" w:sz="0" w:space="0" w:color="auto"/>
            <w:bottom w:val="none" w:sz="0" w:space="0" w:color="auto"/>
            <w:right w:val="none" w:sz="0" w:space="0" w:color="auto"/>
          </w:divBdr>
        </w:div>
      </w:divsChild>
    </w:div>
    <w:div w:id="1516114444">
      <w:bodyDiv w:val="1"/>
      <w:marLeft w:val="0"/>
      <w:marRight w:val="0"/>
      <w:marTop w:val="0"/>
      <w:marBottom w:val="0"/>
      <w:divBdr>
        <w:top w:val="none" w:sz="0" w:space="0" w:color="auto"/>
        <w:left w:val="none" w:sz="0" w:space="0" w:color="auto"/>
        <w:bottom w:val="none" w:sz="0" w:space="0" w:color="auto"/>
        <w:right w:val="none" w:sz="0" w:space="0" w:color="auto"/>
      </w:divBdr>
    </w:div>
    <w:div w:id="1522011754">
      <w:bodyDiv w:val="1"/>
      <w:marLeft w:val="0"/>
      <w:marRight w:val="0"/>
      <w:marTop w:val="0"/>
      <w:marBottom w:val="0"/>
      <w:divBdr>
        <w:top w:val="none" w:sz="0" w:space="0" w:color="auto"/>
        <w:left w:val="none" w:sz="0" w:space="0" w:color="auto"/>
        <w:bottom w:val="none" w:sz="0" w:space="0" w:color="auto"/>
        <w:right w:val="none" w:sz="0" w:space="0" w:color="auto"/>
      </w:divBdr>
      <w:divsChild>
        <w:div w:id="1359355411">
          <w:marLeft w:val="0"/>
          <w:marRight w:val="0"/>
          <w:marTop w:val="0"/>
          <w:marBottom w:val="0"/>
          <w:divBdr>
            <w:top w:val="none" w:sz="0" w:space="0" w:color="auto"/>
            <w:left w:val="none" w:sz="0" w:space="0" w:color="auto"/>
            <w:bottom w:val="none" w:sz="0" w:space="0" w:color="auto"/>
            <w:right w:val="none" w:sz="0" w:space="0" w:color="auto"/>
          </w:divBdr>
        </w:div>
      </w:divsChild>
    </w:div>
    <w:div w:id="1554384850">
      <w:bodyDiv w:val="1"/>
      <w:marLeft w:val="0"/>
      <w:marRight w:val="0"/>
      <w:marTop w:val="0"/>
      <w:marBottom w:val="0"/>
      <w:divBdr>
        <w:top w:val="none" w:sz="0" w:space="0" w:color="auto"/>
        <w:left w:val="none" w:sz="0" w:space="0" w:color="auto"/>
        <w:bottom w:val="none" w:sz="0" w:space="0" w:color="auto"/>
        <w:right w:val="none" w:sz="0" w:space="0" w:color="auto"/>
      </w:divBdr>
    </w:div>
    <w:div w:id="1582908729">
      <w:bodyDiv w:val="1"/>
      <w:marLeft w:val="0"/>
      <w:marRight w:val="0"/>
      <w:marTop w:val="0"/>
      <w:marBottom w:val="0"/>
      <w:divBdr>
        <w:top w:val="none" w:sz="0" w:space="0" w:color="auto"/>
        <w:left w:val="none" w:sz="0" w:space="0" w:color="auto"/>
        <w:bottom w:val="none" w:sz="0" w:space="0" w:color="auto"/>
        <w:right w:val="none" w:sz="0" w:space="0" w:color="auto"/>
      </w:divBdr>
    </w:div>
    <w:div w:id="1586723316">
      <w:bodyDiv w:val="1"/>
      <w:marLeft w:val="0"/>
      <w:marRight w:val="0"/>
      <w:marTop w:val="0"/>
      <w:marBottom w:val="0"/>
      <w:divBdr>
        <w:top w:val="none" w:sz="0" w:space="0" w:color="auto"/>
        <w:left w:val="none" w:sz="0" w:space="0" w:color="auto"/>
        <w:bottom w:val="none" w:sz="0" w:space="0" w:color="auto"/>
        <w:right w:val="none" w:sz="0" w:space="0" w:color="auto"/>
      </w:divBdr>
    </w:div>
    <w:div w:id="1613433463">
      <w:bodyDiv w:val="1"/>
      <w:marLeft w:val="0"/>
      <w:marRight w:val="0"/>
      <w:marTop w:val="0"/>
      <w:marBottom w:val="0"/>
      <w:divBdr>
        <w:top w:val="none" w:sz="0" w:space="0" w:color="auto"/>
        <w:left w:val="none" w:sz="0" w:space="0" w:color="auto"/>
        <w:bottom w:val="none" w:sz="0" w:space="0" w:color="auto"/>
        <w:right w:val="none" w:sz="0" w:space="0" w:color="auto"/>
      </w:divBdr>
    </w:div>
    <w:div w:id="1626962876">
      <w:bodyDiv w:val="1"/>
      <w:marLeft w:val="0"/>
      <w:marRight w:val="0"/>
      <w:marTop w:val="0"/>
      <w:marBottom w:val="0"/>
      <w:divBdr>
        <w:top w:val="none" w:sz="0" w:space="0" w:color="auto"/>
        <w:left w:val="none" w:sz="0" w:space="0" w:color="auto"/>
        <w:bottom w:val="none" w:sz="0" w:space="0" w:color="auto"/>
        <w:right w:val="none" w:sz="0" w:space="0" w:color="auto"/>
      </w:divBdr>
      <w:divsChild>
        <w:div w:id="960108915">
          <w:marLeft w:val="0"/>
          <w:marRight w:val="0"/>
          <w:marTop w:val="0"/>
          <w:marBottom w:val="0"/>
          <w:divBdr>
            <w:top w:val="none" w:sz="0" w:space="0" w:color="auto"/>
            <w:left w:val="none" w:sz="0" w:space="0" w:color="auto"/>
            <w:bottom w:val="none" w:sz="0" w:space="0" w:color="auto"/>
            <w:right w:val="none" w:sz="0" w:space="0" w:color="auto"/>
          </w:divBdr>
          <w:divsChild>
            <w:div w:id="35475720">
              <w:marLeft w:val="0"/>
              <w:marRight w:val="0"/>
              <w:marTop w:val="0"/>
              <w:marBottom w:val="0"/>
              <w:divBdr>
                <w:top w:val="none" w:sz="0" w:space="0" w:color="auto"/>
                <w:left w:val="none" w:sz="0" w:space="0" w:color="auto"/>
                <w:bottom w:val="none" w:sz="0" w:space="0" w:color="auto"/>
                <w:right w:val="none" w:sz="0" w:space="0" w:color="auto"/>
              </w:divBdr>
              <w:divsChild>
                <w:div w:id="2091193559">
                  <w:marLeft w:val="0"/>
                  <w:marRight w:val="0"/>
                  <w:marTop w:val="0"/>
                  <w:marBottom w:val="0"/>
                  <w:divBdr>
                    <w:top w:val="none" w:sz="0" w:space="0" w:color="auto"/>
                    <w:left w:val="none" w:sz="0" w:space="0" w:color="auto"/>
                    <w:bottom w:val="none" w:sz="0" w:space="0" w:color="auto"/>
                    <w:right w:val="none" w:sz="0" w:space="0" w:color="auto"/>
                  </w:divBdr>
                  <w:divsChild>
                    <w:div w:id="1426028425">
                      <w:marLeft w:val="0"/>
                      <w:marRight w:val="0"/>
                      <w:marTop w:val="0"/>
                      <w:marBottom w:val="0"/>
                      <w:divBdr>
                        <w:top w:val="none" w:sz="0" w:space="0" w:color="auto"/>
                        <w:left w:val="none" w:sz="0" w:space="0" w:color="auto"/>
                        <w:bottom w:val="none" w:sz="0" w:space="0" w:color="auto"/>
                        <w:right w:val="none" w:sz="0" w:space="0" w:color="auto"/>
                      </w:divBdr>
                    </w:div>
                    <w:div w:id="1730421811">
                      <w:marLeft w:val="0"/>
                      <w:marRight w:val="0"/>
                      <w:marTop w:val="0"/>
                      <w:marBottom w:val="0"/>
                      <w:divBdr>
                        <w:top w:val="none" w:sz="0" w:space="0" w:color="auto"/>
                        <w:left w:val="none" w:sz="0" w:space="0" w:color="auto"/>
                        <w:bottom w:val="none" w:sz="0" w:space="0" w:color="auto"/>
                        <w:right w:val="none" w:sz="0" w:space="0" w:color="auto"/>
                      </w:divBdr>
                      <w:divsChild>
                        <w:div w:id="1856722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261602">
          <w:marLeft w:val="0"/>
          <w:marRight w:val="0"/>
          <w:marTop w:val="0"/>
          <w:marBottom w:val="0"/>
          <w:divBdr>
            <w:top w:val="none" w:sz="0" w:space="0" w:color="auto"/>
            <w:left w:val="none" w:sz="0" w:space="0" w:color="auto"/>
            <w:bottom w:val="none" w:sz="0" w:space="0" w:color="auto"/>
            <w:right w:val="none" w:sz="0" w:space="0" w:color="auto"/>
          </w:divBdr>
          <w:divsChild>
            <w:div w:id="319310419">
              <w:marLeft w:val="0"/>
              <w:marRight w:val="0"/>
              <w:marTop w:val="0"/>
              <w:marBottom w:val="0"/>
              <w:divBdr>
                <w:top w:val="none" w:sz="0" w:space="0" w:color="auto"/>
                <w:left w:val="none" w:sz="0" w:space="0" w:color="auto"/>
                <w:bottom w:val="none" w:sz="0" w:space="0" w:color="auto"/>
                <w:right w:val="none" w:sz="0" w:space="0" w:color="auto"/>
              </w:divBdr>
              <w:divsChild>
                <w:div w:id="1155292957">
                  <w:marLeft w:val="0"/>
                  <w:marRight w:val="0"/>
                  <w:marTop w:val="0"/>
                  <w:marBottom w:val="0"/>
                  <w:divBdr>
                    <w:top w:val="none" w:sz="0" w:space="0" w:color="auto"/>
                    <w:left w:val="none" w:sz="0" w:space="0" w:color="auto"/>
                    <w:bottom w:val="none" w:sz="0" w:space="0" w:color="auto"/>
                    <w:right w:val="none" w:sz="0" w:space="0" w:color="auto"/>
                  </w:divBdr>
                  <w:divsChild>
                    <w:div w:id="1792357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2389675">
          <w:marLeft w:val="0"/>
          <w:marRight w:val="0"/>
          <w:marTop w:val="0"/>
          <w:marBottom w:val="0"/>
          <w:divBdr>
            <w:top w:val="none" w:sz="0" w:space="0" w:color="auto"/>
            <w:left w:val="none" w:sz="0" w:space="0" w:color="auto"/>
            <w:bottom w:val="none" w:sz="0" w:space="0" w:color="auto"/>
            <w:right w:val="none" w:sz="0" w:space="0" w:color="auto"/>
          </w:divBdr>
          <w:divsChild>
            <w:div w:id="1715883230">
              <w:marLeft w:val="0"/>
              <w:marRight w:val="0"/>
              <w:marTop w:val="0"/>
              <w:marBottom w:val="0"/>
              <w:divBdr>
                <w:top w:val="none" w:sz="0" w:space="0" w:color="auto"/>
                <w:left w:val="none" w:sz="0" w:space="0" w:color="auto"/>
                <w:bottom w:val="none" w:sz="0" w:space="0" w:color="auto"/>
                <w:right w:val="none" w:sz="0" w:space="0" w:color="auto"/>
              </w:divBdr>
              <w:divsChild>
                <w:div w:id="6710502">
                  <w:marLeft w:val="0"/>
                  <w:marRight w:val="0"/>
                  <w:marTop w:val="0"/>
                  <w:marBottom w:val="0"/>
                  <w:divBdr>
                    <w:top w:val="none" w:sz="0" w:space="0" w:color="auto"/>
                    <w:left w:val="none" w:sz="0" w:space="0" w:color="auto"/>
                    <w:bottom w:val="none" w:sz="0" w:space="0" w:color="auto"/>
                    <w:right w:val="none" w:sz="0" w:space="0" w:color="auto"/>
                  </w:divBdr>
                  <w:divsChild>
                    <w:div w:id="112137261">
                      <w:marLeft w:val="0"/>
                      <w:marRight w:val="0"/>
                      <w:marTop w:val="0"/>
                      <w:marBottom w:val="0"/>
                      <w:divBdr>
                        <w:top w:val="none" w:sz="0" w:space="0" w:color="auto"/>
                        <w:left w:val="none" w:sz="0" w:space="0" w:color="auto"/>
                        <w:bottom w:val="none" w:sz="0" w:space="0" w:color="auto"/>
                        <w:right w:val="none" w:sz="0" w:space="0" w:color="auto"/>
                      </w:divBdr>
                    </w:div>
                    <w:div w:id="207765111">
                      <w:marLeft w:val="0"/>
                      <w:marRight w:val="0"/>
                      <w:marTop w:val="0"/>
                      <w:marBottom w:val="0"/>
                      <w:divBdr>
                        <w:top w:val="none" w:sz="0" w:space="0" w:color="auto"/>
                        <w:left w:val="none" w:sz="0" w:space="0" w:color="auto"/>
                        <w:bottom w:val="none" w:sz="0" w:space="0" w:color="auto"/>
                        <w:right w:val="none" w:sz="0" w:space="0" w:color="auto"/>
                      </w:divBdr>
                      <w:divsChild>
                        <w:div w:id="94327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95115323">
      <w:bodyDiv w:val="1"/>
      <w:marLeft w:val="0"/>
      <w:marRight w:val="0"/>
      <w:marTop w:val="0"/>
      <w:marBottom w:val="0"/>
      <w:divBdr>
        <w:top w:val="none" w:sz="0" w:space="0" w:color="auto"/>
        <w:left w:val="none" w:sz="0" w:space="0" w:color="auto"/>
        <w:bottom w:val="none" w:sz="0" w:space="0" w:color="auto"/>
        <w:right w:val="none" w:sz="0" w:space="0" w:color="auto"/>
      </w:divBdr>
    </w:div>
    <w:div w:id="1698895259">
      <w:bodyDiv w:val="1"/>
      <w:marLeft w:val="0"/>
      <w:marRight w:val="0"/>
      <w:marTop w:val="0"/>
      <w:marBottom w:val="0"/>
      <w:divBdr>
        <w:top w:val="none" w:sz="0" w:space="0" w:color="auto"/>
        <w:left w:val="none" w:sz="0" w:space="0" w:color="auto"/>
        <w:bottom w:val="none" w:sz="0" w:space="0" w:color="auto"/>
        <w:right w:val="none" w:sz="0" w:space="0" w:color="auto"/>
      </w:divBdr>
    </w:div>
    <w:div w:id="1732074929">
      <w:bodyDiv w:val="1"/>
      <w:marLeft w:val="0"/>
      <w:marRight w:val="0"/>
      <w:marTop w:val="0"/>
      <w:marBottom w:val="0"/>
      <w:divBdr>
        <w:top w:val="none" w:sz="0" w:space="0" w:color="auto"/>
        <w:left w:val="none" w:sz="0" w:space="0" w:color="auto"/>
        <w:bottom w:val="none" w:sz="0" w:space="0" w:color="auto"/>
        <w:right w:val="none" w:sz="0" w:space="0" w:color="auto"/>
      </w:divBdr>
    </w:div>
    <w:div w:id="1803964152">
      <w:bodyDiv w:val="1"/>
      <w:marLeft w:val="0"/>
      <w:marRight w:val="0"/>
      <w:marTop w:val="0"/>
      <w:marBottom w:val="0"/>
      <w:divBdr>
        <w:top w:val="none" w:sz="0" w:space="0" w:color="auto"/>
        <w:left w:val="none" w:sz="0" w:space="0" w:color="auto"/>
        <w:bottom w:val="none" w:sz="0" w:space="0" w:color="auto"/>
        <w:right w:val="none" w:sz="0" w:space="0" w:color="auto"/>
      </w:divBdr>
      <w:divsChild>
        <w:div w:id="854995821">
          <w:marLeft w:val="0"/>
          <w:marRight w:val="0"/>
          <w:marTop w:val="0"/>
          <w:marBottom w:val="0"/>
          <w:divBdr>
            <w:top w:val="none" w:sz="0" w:space="0" w:color="auto"/>
            <w:left w:val="none" w:sz="0" w:space="0" w:color="auto"/>
            <w:bottom w:val="none" w:sz="0" w:space="0" w:color="auto"/>
            <w:right w:val="none" w:sz="0" w:space="0" w:color="auto"/>
          </w:divBdr>
        </w:div>
      </w:divsChild>
    </w:div>
    <w:div w:id="1804498862">
      <w:bodyDiv w:val="1"/>
      <w:marLeft w:val="0"/>
      <w:marRight w:val="0"/>
      <w:marTop w:val="0"/>
      <w:marBottom w:val="0"/>
      <w:divBdr>
        <w:top w:val="none" w:sz="0" w:space="0" w:color="auto"/>
        <w:left w:val="none" w:sz="0" w:space="0" w:color="auto"/>
        <w:bottom w:val="none" w:sz="0" w:space="0" w:color="auto"/>
        <w:right w:val="none" w:sz="0" w:space="0" w:color="auto"/>
      </w:divBdr>
    </w:div>
    <w:div w:id="1848130223">
      <w:bodyDiv w:val="1"/>
      <w:marLeft w:val="0"/>
      <w:marRight w:val="0"/>
      <w:marTop w:val="0"/>
      <w:marBottom w:val="0"/>
      <w:divBdr>
        <w:top w:val="none" w:sz="0" w:space="0" w:color="auto"/>
        <w:left w:val="none" w:sz="0" w:space="0" w:color="auto"/>
        <w:bottom w:val="none" w:sz="0" w:space="0" w:color="auto"/>
        <w:right w:val="none" w:sz="0" w:space="0" w:color="auto"/>
      </w:divBdr>
    </w:div>
    <w:div w:id="1861040599">
      <w:bodyDiv w:val="1"/>
      <w:marLeft w:val="0"/>
      <w:marRight w:val="0"/>
      <w:marTop w:val="0"/>
      <w:marBottom w:val="0"/>
      <w:divBdr>
        <w:top w:val="none" w:sz="0" w:space="0" w:color="auto"/>
        <w:left w:val="none" w:sz="0" w:space="0" w:color="auto"/>
        <w:bottom w:val="none" w:sz="0" w:space="0" w:color="auto"/>
        <w:right w:val="none" w:sz="0" w:space="0" w:color="auto"/>
      </w:divBdr>
    </w:div>
    <w:div w:id="1913925583">
      <w:bodyDiv w:val="1"/>
      <w:marLeft w:val="0"/>
      <w:marRight w:val="0"/>
      <w:marTop w:val="0"/>
      <w:marBottom w:val="0"/>
      <w:divBdr>
        <w:top w:val="none" w:sz="0" w:space="0" w:color="auto"/>
        <w:left w:val="none" w:sz="0" w:space="0" w:color="auto"/>
        <w:bottom w:val="none" w:sz="0" w:space="0" w:color="auto"/>
        <w:right w:val="none" w:sz="0" w:space="0" w:color="auto"/>
      </w:divBdr>
    </w:div>
    <w:div w:id="1928271551">
      <w:bodyDiv w:val="1"/>
      <w:marLeft w:val="0"/>
      <w:marRight w:val="0"/>
      <w:marTop w:val="0"/>
      <w:marBottom w:val="0"/>
      <w:divBdr>
        <w:top w:val="none" w:sz="0" w:space="0" w:color="auto"/>
        <w:left w:val="none" w:sz="0" w:space="0" w:color="auto"/>
        <w:bottom w:val="none" w:sz="0" w:space="0" w:color="auto"/>
        <w:right w:val="none" w:sz="0" w:space="0" w:color="auto"/>
      </w:divBdr>
    </w:div>
    <w:div w:id="1939171654">
      <w:bodyDiv w:val="1"/>
      <w:marLeft w:val="0"/>
      <w:marRight w:val="0"/>
      <w:marTop w:val="0"/>
      <w:marBottom w:val="0"/>
      <w:divBdr>
        <w:top w:val="none" w:sz="0" w:space="0" w:color="auto"/>
        <w:left w:val="none" w:sz="0" w:space="0" w:color="auto"/>
        <w:bottom w:val="none" w:sz="0" w:space="0" w:color="auto"/>
        <w:right w:val="none" w:sz="0" w:space="0" w:color="auto"/>
      </w:divBdr>
    </w:div>
    <w:div w:id="2028823317">
      <w:bodyDiv w:val="1"/>
      <w:marLeft w:val="0"/>
      <w:marRight w:val="0"/>
      <w:marTop w:val="0"/>
      <w:marBottom w:val="0"/>
      <w:divBdr>
        <w:top w:val="none" w:sz="0" w:space="0" w:color="auto"/>
        <w:left w:val="none" w:sz="0" w:space="0" w:color="auto"/>
        <w:bottom w:val="none" w:sz="0" w:space="0" w:color="auto"/>
        <w:right w:val="none" w:sz="0" w:space="0" w:color="auto"/>
      </w:divBdr>
    </w:div>
    <w:div w:id="2053459197">
      <w:bodyDiv w:val="1"/>
      <w:marLeft w:val="0"/>
      <w:marRight w:val="0"/>
      <w:marTop w:val="0"/>
      <w:marBottom w:val="0"/>
      <w:divBdr>
        <w:top w:val="none" w:sz="0" w:space="0" w:color="auto"/>
        <w:left w:val="none" w:sz="0" w:space="0" w:color="auto"/>
        <w:bottom w:val="none" w:sz="0" w:space="0" w:color="auto"/>
        <w:right w:val="none" w:sz="0" w:space="0" w:color="auto"/>
      </w:divBdr>
      <w:divsChild>
        <w:div w:id="1748765099">
          <w:marLeft w:val="0"/>
          <w:marRight w:val="0"/>
          <w:marTop w:val="0"/>
          <w:marBottom w:val="0"/>
          <w:divBdr>
            <w:top w:val="none" w:sz="0" w:space="0" w:color="auto"/>
            <w:left w:val="none" w:sz="0" w:space="0" w:color="auto"/>
            <w:bottom w:val="none" w:sz="0" w:space="0" w:color="auto"/>
            <w:right w:val="none" w:sz="0" w:space="0" w:color="auto"/>
          </w:divBdr>
        </w:div>
      </w:divsChild>
    </w:div>
    <w:div w:id="2070878194">
      <w:bodyDiv w:val="1"/>
      <w:marLeft w:val="0"/>
      <w:marRight w:val="0"/>
      <w:marTop w:val="0"/>
      <w:marBottom w:val="0"/>
      <w:divBdr>
        <w:top w:val="none" w:sz="0" w:space="0" w:color="auto"/>
        <w:left w:val="none" w:sz="0" w:space="0" w:color="auto"/>
        <w:bottom w:val="none" w:sz="0" w:space="0" w:color="auto"/>
        <w:right w:val="none" w:sz="0" w:space="0" w:color="auto"/>
      </w:divBdr>
    </w:div>
    <w:div w:id="20969740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f2z0rj.axshare.com/" TargetMode="External"/><Relationship Id="rId21" Type="http://schemas.openxmlformats.org/officeDocument/2006/relationships/image" Target="media/image11.png"/><Relationship Id="rId42" Type="http://schemas.openxmlformats.org/officeDocument/2006/relationships/hyperlink" Target="https://f2z0rj.axshare.com/" TargetMode="External"/><Relationship Id="rId47" Type="http://schemas.openxmlformats.org/officeDocument/2006/relationships/hyperlink" Target="https://f2z0rj.axshare.com/" TargetMode="External"/><Relationship Id="rId63" Type="http://schemas.openxmlformats.org/officeDocument/2006/relationships/package" Target="embeddings/Microsoft_Excel_Worksheet2.xlsx"/><Relationship Id="rId68" Type="http://schemas.openxmlformats.org/officeDocument/2006/relationships/hyperlink" Target="https://f2z0rj.axshare.com/" TargetMode="External"/><Relationship Id="rId16" Type="http://schemas.openxmlformats.org/officeDocument/2006/relationships/image" Target="media/image6.png"/><Relationship Id="rId11" Type="http://schemas.openxmlformats.org/officeDocument/2006/relationships/endnotes" Target="endnotes.xml"/><Relationship Id="rId32" Type="http://schemas.openxmlformats.org/officeDocument/2006/relationships/hyperlink" Target="https://f2z0rj.axshare.com/" TargetMode="External"/><Relationship Id="rId37" Type="http://schemas.openxmlformats.org/officeDocument/2006/relationships/hyperlink" Target="https://f2z0rj.axshare.com/" TargetMode="External"/><Relationship Id="rId53" Type="http://schemas.openxmlformats.org/officeDocument/2006/relationships/hyperlink" Target="https://f2z0rj.axshare.com/" TargetMode="External"/><Relationship Id="rId58" Type="http://schemas.openxmlformats.org/officeDocument/2006/relationships/hyperlink" Target="https://f2z0rj.axshare.com/#id=hvtg8x&amp;p=27__cap_nhat_cuoc_kt&amp;g=1" TargetMode="External"/><Relationship Id="rId74" Type="http://schemas.openxmlformats.org/officeDocument/2006/relationships/hyperlink" Target="https://f2z0rj.axshare.com/#id=q1gq7z&amp;p=ds_giay_to_lam_viec&amp;g=1" TargetMode="External"/><Relationship Id="rId79" Type="http://schemas.openxmlformats.org/officeDocument/2006/relationships/footer" Target="footer1.xml"/><Relationship Id="rId5" Type="http://schemas.openxmlformats.org/officeDocument/2006/relationships/customXml" Target="../customXml/item5.xml"/><Relationship Id="rId61" Type="http://schemas.openxmlformats.org/officeDocument/2006/relationships/hyperlink" Target="https://f2z0rj.axshare.com/" TargetMode="External"/><Relationship Id="rId82" Type="http://schemas.microsoft.com/office/2011/relationships/people" Target="people.xml"/><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hyperlink" Target="https://f2z0rj.axshare.com/" TargetMode="External"/><Relationship Id="rId27" Type="http://schemas.openxmlformats.org/officeDocument/2006/relationships/hyperlink" Target="https://f2z0rj.axshare.com/#id=x37elc&amp;p=1__danh_muc_don_vi&amp;g=1" TargetMode="External"/><Relationship Id="rId30" Type="http://schemas.openxmlformats.org/officeDocument/2006/relationships/package" Target="embeddings/Microsoft_Excel_Worksheet1.xlsx"/><Relationship Id="rId35" Type="http://schemas.openxmlformats.org/officeDocument/2006/relationships/hyperlink" Target="https://f2z0rj.axshare.com/#id=4fvsf8&amp;p=9__yeu_to_rui_ro&amp;g=1" TargetMode="External"/><Relationship Id="rId43" Type="http://schemas.openxmlformats.org/officeDocument/2006/relationships/hyperlink" Target="https://f2z0rj.axshare.com/" TargetMode="External"/><Relationship Id="rId48" Type="http://schemas.openxmlformats.org/officeDocument/2006/relationships/hyperlink" Target="https://f2z0rj.axshare.com/" TargetMode="External"/><Relationship Id="rId56" Type="http://schemas.openxmlformats.org/officeDocument/2006/relationships/hyperlink" Target="https://f2z0rj.axshare.com/" TargetMode="External"/><Relationship Id="rId64" Type="http://schemas.openxmlformats.org/officeDocument/2006/relationships/hyperlink" Target="https://f2z0rj.axshare.com/#id=92chij&amp;p=ds_rui_ro_cap_do_quy_trinh&amp;c=1" TargetMode="External"/><Relationship Id="rId69" Type="http://schemas.openxmlformats.org/officeDocument/2006/relationships/hyperlink" Target="https://f2z0rj.axshare.com/" TargetMode="External"/><Relationship Id="rId77" Type="http://schemas.openxmlformats.org/officeDocument/2006/relationships/hyperlink" Target="https://f2z0rj.axshare.com/#id=0vj9o6&amp;p=danh_gia_kiem_soat&amp;g=1" TargetMode="External"/><Relationship Id="rId8" Type="http://schemas.openxmlformats.org/officeDocument/2006/relationships/settings" Target="settings.xml"/><Relationship Id="rId51" Type="http://schemas.openxmlformats.org/officeDocument/2006/relationships/hyperlink" Target="https://f2z0rj.axshare.com/" TargetMode="External"/><Relationship Id="rId72" Type="http://schemas.openxmlformats.org/officeDocument/2006/relationships/hyperlink" Target="https://f2z0rj.axshare.com/#id=3ju0zt&amp;p=chuong_trinh_kt&amp;g=1" TargetMode="External"/><Relationship Id="rId80" Type="http://schemas.openxmlformats.org/officeDocument/2006/relationships/header" Target="header2.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f2z0rj.axshare.com/" TargetMode="External"/><Relationship Id="rId33" Type="http://schemas.openxmlformats.org/officeDocument/2006/relationships/hyperlink" Target="https://f2z0rj.axshare.com/#id=8rv8v6&amp;p=7__danh_muc_quy_trinh&amp;g=1" TargetMode="External"/><Relationship Id="rId38" Type="http://schemas.openxmlformats.org/officeDocument/2006/relationships/hyperlink" Target="https://f2z0rj.axshare.com/" TargetMode="External"/><Relationship Id="rId46" Type="http://schemas.openxmlformats.org/officeDocument/2006/relationships/hyperlink" Target="https://f2z0rj.axshare.com/" TargetMode="External"/><Relationship Id="rId59" Type="http://schemas.openxmlformats.org/officeDocument/2006/relationships/hyperlink" Target="https://f2z0rj.axshare.com/#id=hvtg8x&amp;p=27__cap_nhat_cuoc_kt&amp;g=1" TargetMode="External"/><Relationship Id="rId67" Type="http://schemas.openxmlformats.org/officeDocument/2006/relationships/hyperlink" Target="https://f2z0rj.axshare.com/" TargetMode="External"/><Relationship Id="rId20" Type="http://schemas.openxmlformats.org/officeDocument/2006/relationships/image" Target="media/image10.png"/><Relationship Id="rId41" Type="http://schemas.openxmlformats.org/officeDocument/2006/relationships/hyperlink" Target="https://f2z0rj.axshare.com/" TargetMode="External"/><Relationship Id="rId54" Type="http://schemas.openxmlformats.org/officeDocument/2006/relationships/hyperlink" Target="https://f2z0rj.axshare.com/" TargetMode="External"/><Relationship Id="rId62" Type="http://schemas.openxmlformats.org/officeDocument/2006/relationships/image" Target="media/image14.emf"/><Relationship Id="rId70" Type="http://schemas.openxmlformats.org/officeDocument/2006/relationships/hyperlink" Target="https://f2z0rj.axshare.com/" TargetMode="External"/><Relationship Id="rId75" Type="http://schemas.openxmlformats.org/officeDocument/2006/relationships/hyperlink" Target="https://f2z0rj.axshare.com/#id=qew52c&amp;p=sua_giay_to_lam_viec&amp;c=1" TargetMode="External"/><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2.emf"/><Relationship Id="rId28" Type="http://schemas.openxmlformats.org/officeDocument/2006/relationships/hyperlink" Target="https://f2z0rj.axshare.com/" TargetMode="External"/><Relationship Id="rId36" Type="http://schemas.openxmlformats.org/officeDocument/2006/relationships/hyperlink" Target="https://f2z0rj.axshare.com/" TargetMode="External"/><Relationship Id="rId49" Type="http://schemas.openxmlformats.org/officeDocument/2006/relationships/hyperlink" Target="https://f2z0rj.axshare.com/" TargetMode="External"/><Relationship Id="rId57" Type="http://schemas.openxmlformats.org/officeDocument/2006/relationships/hyperlink" Target="https://f2z0rj.axshare.com/#id=hvtg8x&amp;p=27__cap_nhat_cuoc_kt&amp;g=1" TargetMode="External"/><Relationship Id="rId10" Type="http://schemas.openxmlformats.org/officeDocument/2006/relationships/footnotes" Target="footnotes.xml"/><Relationship Id="rId31" Type="http://schemas.openxmlformats.org/officeDocument/2006/relationships/hyperlink" Target="https://f2z0rj.axshare.com/" TargetMode="External"/><Relationship Id="rId44" Type="http://schemas.openxmlformats.org/officeDocument/2006/relationships/hyperlink" Target="https://f2z0rj.axshare.com/" TargetMode="External"/><Relationship Id="rId52" Type="http://schemas.openxmlformats.org/officeDocument/2006/relationships/hyperlink" Target="https://f2z0rj.axshare.com/" TargetMode="External"/><Relationship Id="rId60" Type="http://schemas.openxmlformats.org/officeDocument/2006/relationships/hyperlink" Target="https://f2z0rj.axshare.com/#id=hvtg8x&amp;p=27__cap_nhat_cuoc_kt&amp;g=1" TargetMode="External"/><Relationship Id="rId65" Type="http://schemas.openxmlformats.org/officeDocument/2006/relationships/hyperlink" Target="https://f2z0rj.axshare.com/#id=92chij&amp;p=ds_rui_ro_cap_do_quy_trinh&amp;c=1" TargetMode="External"/><Relationship Id="rId73" Type="http://schemas.openxmlformats.org/officeDocument/2006/relationships/hyperlink" Target="https://f2z0rj.axshare.com/#id=y46e8a&amp;p=36__cap_nhat_rui_ro&amp;g=1" TargetMode="External"/><Relationship Id="rId78" Type="http://schemas.openxmlformats.org/officeDocument/2006/relationships/header" Target="header1.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f2z0rj.axshare.com/" TargetMode="External"/><Relationship Id="rId34" Type="http://schemas.openxmlformats.org/officeDocument/2006/relationships/hyperlink" Target="https://f2z0rj.axshare.com/#id=w0x50b&amp;p=10__them_moi_yeu_to&amp;g=1" TargetMode="External"/><Relationship Id="rId50" Type="http://schemas.openxmlformats.org/officeDocument/2006/relationships/hyperlink" Target="https://f2z0rj.axshare.com/#id=3roucw&amp;p=22__ds_ke_hoach_kt_nam&amp;c=1" TargetMode="External"/><Relationship Id="rId55" Type="http://schemas.openxmlformats.org/officeDocument/2006/relationships/hyperlink" Target="https://f2z0rj.axshare.com/" TargetMode="External"/><Relationship Id="rId76" Type="http://schemas.openxmlformats.org/officeDocument/2006/relationships/hyperlink" Target="https://f2z0rj.axshare.com/#id=qew52c&amp;p=sua_giay_to_lam_viec&amp;c=1" TargetMode="External"/><Relationship Id="rId7" Type="http://schemas.openxmlformats.org/officeDocument/2006/relationships/styles" Target="styles.xml"/><Relationship Id="rId71" Type="http://schemas.openxmlformats.org/officeDocument/2006/relationships/hyperlink" Target="https://f2z0rj.axshare.com/#id=t7y3ya&amp;p=ds_chuong_trinh_kt&amp;g=1" TargetMode="External"/><Relationship Id="rId2" Type="http://schemas.openxmlformats.org/officeDocument/2006/relationships/customXml" Target="../customXml/item2.xml"/><Relationship Id="rId29" Type="http://schemas.openxmlformats.org/officeDocument/2006/relationships/image" Target="media/image13.emf"/><Relationship Id="rId24" Type="http://schemas.openxmlformats.org/officeDocument/2006/relationships/package" Target="embeddings/Microsoft_Excel_Worksheet.xlsx"/><Relationship Id="rId40" Type="http://schemas.openxmlformats.org/officeDocument/2006/relationships/hyperlink" Target="https://f2z0rj.axshare.com/" TargetMode="External"/><Relationship Id="rId45" Type="http://schemas.openxmlformats.org/officeDocument/2006/relationships/hyperlink" Target="https://f2z0rj.axshare.com/" TargetMode="External"/><Relationship Id="rId66" Type="http://schemas.openxmlformats.org/officeDocument/2006/relationships/hyperlink" Target="https://f2z0rj.axshare.com/" TargetMode="External"/></Relationships>
</file>

<file path=word/_rels/header2.xml.rels><?xml version="1.0" encoding="UTF-8" standalone="yes"?>
<Relationships xmlns="http://schemas.openxmlformats.org/package/2006/relationships"><Relationship Id="rId3" Type="http://schemas.openxmlformats.org/officeDocument/2006/relationships/hyperlink" Target="http://www.tinhvan.com" TargetMode="External"/><Relationship Id="rId2" Type="http://schemas.openxmlformats.org/officeDocument/2006/relationships/hyperlink" Target="mailto:info@tinhvan.com" TargetMode="External"/><Relationship Id="rId1" Type="http://schemas.openxmlformats.org/officeDocument/2006/relationships/image" Target="media/image15.jpe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C92E5F3CE3EA60468314F996F8435143" ma:contentTypeVersion="61" ma:contentTypeDescription="Create a new document." ma:contentTypeScope="" ma:versionID="7b8b8246646f0516c586e1938fe8ea0c">
  <xsd:schema xmlns:xsd="http://www.w3.org/2001/XMLSchema" xmlns:p="http://schemas.microsoft.com/office/2006/metadata/properties" xmlns:ns2="7C09421F-2E28-46A1-9803-27E7580131CC" xmlns:ns3="7c09421f-2e28-46a1-9803-27e7580131cc" xmlns:ns4="27653cf2-6569-4078-8b9b-327ba92a07c1" targetNamespace="http://schemas.microsoft.com/office/2006/metadata/properties" ma:root="true" ma:fieldsID="d30b413f90dfdf252d338ed1b7a2aea7" ns2:_="" ns3:_="" ns4:_="">
    <xsd:import namespace="7C09421F-2E28-46A1-9803-27E7580131CC"/>
    <xsd:import namespace="7c09421f-2e28-46a1-9803-27e7580131cc"/>
    <xsd:import namespace="27653cf2-6569-4078-8b9b-327ba92a07c1"/>
    <xsd:element name="properties">
      <xsd:complexType>
        <xsd:sequence>
          <xsd:element name="documentManagement">
            <xsd:complexType>
              <xsd:all>
                <xsd:element ref="ns2:M_x00e3__x0020_t_x00e0_i_x0020_li_x1ec7_u"/>
                <xsd:element ref="ns2:Phi_x00ea_n_x0020_b_x1ea3_n"/>
                <xsd:element ref="ns2:B_x1ed9__x0020_ph_x1ead_n"/>
                <xsd:element ref="ns2:Ph_x00e2_n_x0020_lo_x1ea1_i"/>
                <xsd:element ref="ns2:Ng_x00e0_y_x0020_ban_x0020_h_x00e0_nh"/>
                <xsd:element ref="ns2:Tr_x1ea1_ng_x0020_th_x00e1_i"/>
                <xsd:element ref="ns2:T_x002f_c_x0020_ISO"/>
                <xsd:element ref="ns2:S_x1ed1__x0020_YCVS"/>
                <xsd:element ref="ns2:T_x1eeb__x0020_kh_x00f3_a"/>
                <xsd:element ref="ns3:Quy_x0020_tr_x00ec_nh_x0020_li_x00ea_n_x0020_quan" minOccurs="0"/>
                <xsd:element ref="ns2:Bi_x1ec3_u_x0020_m_x1eab_u_x0020_li_x00ea_n_x0020_quan" minOccurs="0"/>
                <xsd:element ref="ns3:H_x01b0__x1edb_ng_x0020_d_x1eab_n_x0020_li_x00ea_n_x0020_quan" minOccurs="0"/>
                <xsd:element ref="ns4:Người_x0020_kiểm_x0020_tra" minOccurs="0"/>
                <xsd:element ref="ns4:Người_x0020_phê_x0020_duyệt" minOccurs="0"/>
                <xsd:element ref="ns4:Người_x0020_sửa_x0020_cuối" minOccurs="0"/>
                <xsd:element ref="ns3:_x0110__x1ed1_i_x0020_t_x01b0__x1ee3_ng_x0020_li_x00ea_n_x0020_quan"/>
                <xsd:element ref="ns3:G_x1eed_i_x0020_mail" minOccurs="0"/>
                <xsd:element ref="ns3:Ban_x0020_h_x00e0_nh" minOccurs="0"/>
              </xsd:all>
            </xsd:complexType>
          </xsd:element>
        </xsd:sequence>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M_x00e3__x0020_t_x00e0_i_x0020_li_x1ec7_u" ma:index="2" ma:displayName="Mã tài liệu" ma:default="" ma:internalName="M_x00e3__x0020_t_x00e0_i_x0020_li_x1ec7_u">
      <xsd:simpleType>
        <xsd:restriction base="dms:Text">
          <xsd:maxLength value="255"/>
        </xsd:restriction>
      </xsd:simpleType>
    </xsd:element>
    <xsd:element name="Phi_x00ea_n_x0020_b_x1ea3_n" ma:index="3" ma:displayName="Phiên bản" ma:default="" ma:internalName="Phi_x00ea_n_x0020_b_x1ea3_n">
      <xsd:simpleType>
        <xsd:restriction base="dms:Text">
          <xsd:maxLength value="4"/>
        </xsd:restriction>
      </xsd:simpleType>
    </xsd:element>
    <xsd:element name="B_x1ed9__x0020_ph_x1ead_n" ma:index="4" ma:displayName="Bộ phận" ma:format="Dropdown" ma:internalName="B_x1ed9__x0020_ph_x1ead_n">
      <xsd:simpleType>
        <xsd:restriction base="dms:Choice">
          <xsd:enumeration value="TV"/>
          <xsd:enumeration value="TVM"/>
          <xsd:enumeration value="CMMI"/>
          <xsd:enumeration value="TVS"/>
          <xsd:enumeration value="TV1"/>
          <xsd:enumeration value="TV2"/>
          <xsd:enumeration value="TVO"/>
          <xsd:enumeration value="TVT"/>
          <xsd:enumeration value="TVD"/>
          <xsd:enumeration value="HCNS"/>
          <xsd:enumeration value="HTTT"/>
          <xsd:enumeration value="KM"/>
          <xsd:enumeration value="Truyền thông"/>
          <xsd:enumeration value="QLCL"/>
          <xsd:enumeration value="KD"/>
          <xsd:enumeration value="KT"/>
        </xsd:restriction>
      </xsd:simpleType>
    </xsd:element>
    <xsd:element name="Ph_x00e2_n_x0020_lo_x1ea1_i" ma:index="5" ma:displayName="Phân loại" ma:default="Biểu mẫu" ma:format="Dropdown" ma:internalName="Ph_x00e2_n_x0020_lo_x1ea1_i">
      <xsd:simpleType>
        <xsd:restriction base="dms:Choice">
          <xsd:enumeration value="Quy trình"/>
          <xsd:enumeration value="Biểu mẫu"/>
          <xsd:enumeration value="Hướng dẫn"/>
          <xsd:enumeration value="Quy định"/>
          <xsd:enumeration value="Quy chế"/>
          <xsd:enumeration value="Mô tả công việc"/>
        </xsd:restriction>
      </xsd:simpleType>
    </xsd:element>
    <xsd:element name="Ng_x00e0_y_x0020_ban_x0020_h_x00e0_nh" ma:index="6" ma:displayName="Ngày ban hành" ma:default="2008-06-03T00:00:00Z" ma:format="DateOnly" ma:internalName="Ng_x00e0_y_x0020_ban_x0020_h_x00e0_nh">
      <xsd:simpleType>
        <xsd:restriction base="dms:DateTime"/>
      </xsd:simpleType>
    </xsd:element>
    <xsd:element name="Tr_x1ea1_ng_x0020_th_x00e1_i" ma:index="7" ma:displayName="Trạng thái" ma:default="Đã ban hành" ma:format="Dropdown" ma:internalName="Tr_x1ea1_ng_x0020_th_x00e1_i">
      <xsd:simpleType>
        <xsd:restriction base="dms:Choice">
          <xsd:enumeration value="Đã ban hành"/>
          <xsd:enumeration value="Chưa ban hành"/>
          <xsd:enumeration value="Bản thảo"/>
          <xsd:enumeration value="Đã hết hiệu lực"/>
        </xsd:restriction>
      </xsd:simpleType>
    </xsd:element>
    <xsd:element name="T_x002f_c_x0020_ISO" ma:index="8" ma:displayName="T/c ISO" ma:default="" ma:internalName="T_x002f_c_x0020_ISO">
      <xsd:simpleType>
        <xsd:restriction base="dms:Text">
          <xsd:maxLength value="10"/>
        </xsd:restriction>
      </xsd:simpleType>
    </xsd:element>
    <xsd:element name="S_x1ed1__x0020_YCVS" ma:index="9" ma:displayName="Số YCVS" ma:default="" ma:internalName="S_x1ed1__x0020_YCVS">
      <xsd:simpleType>
        <xsd:restriction base="dms:Text">
          <xsd:maxLength value="10"/>
        </xsd:restriction>
      </xsd:simpleType>
    </xsd:element>
    <xsd:element name="T_x1eeb__x0020_kh_x00f3_a" ma:index="10" ma:displayName="Từ khóa" ma:default="" ma:internalName="T_x1eeb__x0020_kh_x00f3_a">
      <xsd:simpleType>
        <xsd:restriction base="dms:Text">
          <xsd:maxLength value="255"/>
        </xsd:restriction>
      </xsd:simpleType>
    </xsd:element>
    <xsd:element name="Bi_x1ec3_u_x0020_m_x1eab_u_x0020_li_x00ea_n_x0020_quan" ma:index="12" nillable="true" ma:displayName="Biểu mẫu liên quan" ma:list="7c09421f-2e28-46a1-9803-27e7580131cc" ma:internalName="Bi_x1ec3_u_x0020_m_x1eab_u_x0020_li_x00ea_n_x0020_quan" ma:readOnly="false"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dms="http://schemas.microsoft.com/office/2006/documentManagement/types" targetNamespace="7c09421f-2e28-46a1-9803-27e7580131cc" elementFormDefault="qualified">
    <xsd:import namespace="http://schemas.microsoft.com/office/2006/documentManagement/types"/>
    <xsd:element name="Quy_x0020_tr_x00ec_nh_x0020_li_x00ea_n_x0020_quan" ma:index="11" nillable="true" ma:displayName="Quy trình liên quan" ma:list="98d1b4a1-cc57-47e3-8964-7d5a73e71496" ma:internalName="Quy_x0020_tr_x00ec_nh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H_x01b0__x1edb_ng_x0020_d_x1eab_n_x0020_li_x00ea_n_x0020_quan" ma:index="13" nillable="true" ma:displayName="Hướng dẫn liên quan" ma:list="5048d2d7-5d5f-4198-b50e-fe5c2000f634" ma:internalName="H_x01b0__x1edb_ng_x0020_d_x1eab_n_x0020_li_x00ea_n_x0020_quan" ma:showField="Title" ma:web="29dc07ae-b148-4ab8-9ca0-2a37412a6747">
      <xsd:complexType>
        <xsd:complexContent>
          <xsd:extension base="dms:MultiChoiceLookup">
            <xsd:sequence>
              <xsd:element name="Value" type="dms:Lookup" maxOccurs="unbounded" minOccurs="0" nillable="true"/>
            </xsd:sequence>
          </xsd:extension>
        </xsd:complexContent>
      </xsd:complexType>
    </xsd:element>
    <xsd:element name="_x0110__x1ed1_i_x0020_t_x01b0__x1ee3_ng_x0020_li_x00ea_n_x0020_quan" ma:index="17" ma:displayName="Đối tượng sử dụng" ma:default="" ma:format="Dropdown" ma:internalName="_x0110__x1ed1_i_x0020_t_x01b0__x1ee3_ng_x0020_li_x00ea_n_x0020_quan">
      <xsd:simpleType>
        <xsd:union memberTypes="dms:Text">
          <xsd:simpleType>
            <xsd:restriction base="dms:Choice">
              <xsd:enumeration value="Toàn bộ công ty"/>
              <xsd:enumeration value="Trưởng bộ phận"/>
              <xsd:enumeration value="Thành viên dự án"/>
              <xsd:enumeration value="Cán bộ kinh doanh"/>
              <xsd:enumeration value="P.Truyền thông"/>
              <xsd:enumeration value="P.Kế toán"/>
              <xsd:enumeration value="P.HCNS"/>
              <xsd:enumeration value="P.QLCL"/>
              <xsd:enumeration value="P.HTTT"/>
            </xsd:restriction>
          </xsd:simpleType>
        </xsd:union>
      </xsd:simpleType>
    </xsd:element>
    <xsd:element name="G_x1eed_i_x0020_mail" ma:index="25" nillable="true" ma:displayName="Gửi mail" ma:default="1" ma:description="Chọn Yes để gửi mail cho tất cả công ty" ma:internalName="G_x1eed_i_x0020_mail">
      <xsd:simpleType>
        <xsd:restriction base="dms:Boolean"/>
      </xsd:simpleType>
    </xsd:element>
    <xsd:element name="Ban_x0020_h_x00e0_nh" ma:index="26" nillable="true" ma:displayName="Ban hành" ma:default="1" ma:description="Chọn Yes để Ban hành, chọn No để sửa đổi" ma:internalName="Ban_x0020_h_x00e0_nh">
      <xsd:simpleType>
        <xsd:restriction base="dms:Boolean"/>
      </xsd:simpleType>
    </xsd:element>
  </xsd:schema>
  <xsd:schema xmlns:xsd="http://www.w3.org/2001/XMLSchema" xmlns:dms="http://schemas.microsoft.com/office/2006/documentManagement/types" targetNamespace="27653cf2-6569-4078-8b9b-327ba92a07c1" elementFormDefault="qualified">
    <xsd:import namespace="http://schemas.microsoft.com/office/2006/documentManagement/types"/>
    <xsd:element name="Người_x0020_kiểm_x0020_tra" ma:index="14" nillable="true" ma:displayName="Người sửa cuối" ma:list="UserInfo" ma:internalName="Ng_x01b0__x1edd_i_x0020_ki_x1ec3_m_x0020_tra"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phê_x0020_duyệt" ma:index="15" nillable="true" ma:displayName="Người kiểm tra" ma:list="UserInfo" ma:internalName="Ng_x01b0__x1edd_i_x0020_ph_x00ea__x0020_duy_x1ec7_t"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Người_x0020_sửa_x0020_cuối" ma:index="16" nillable="true" ma:displayName="Người phê duyệt" ma:list="UserInfo" ma:internalName="Ng_x01b0__x1edd_i_x0020_s_x1eed_a_x0020_cu_x1ed1_i"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20" ma:displayName="Content Type" ma:readOnly="true"/>
        <xsd:element ref="dc:title" minOccurs="0" maxOccurs="1" ma:index="1" ma:displayName="Tên"/>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Ng_x00e0_y_x0020_ban_x0020_h_x00e0_nh xmlns="7C09421F-2E28-46A1-9803-27E7580131CC">2013-07-26T00:00:00Z</Ng_x00e0_y_x0020_ban_x0020_h_x00e0_nh>
    <G_x1eed_i_x0020_mail xmlns="7c09421f-2e28-46a1-9803-27e7580131cc">true</G_x1eed_i_x0020_mail>
    <Bi_x1ec3_u_x0020_m_x1eab_u_x0020_li_x00ea_n_x0020_quan xmlns="7C09421F-2E28-46A1-9803-27E7580131CC">
      <Value>985</Value>
      <Value>987</Value>
    </Bi_x1ec3_u_x0020_m_x1eab_u_x0020_li_x00ea_n_x0020_quan>
    <H_x01b0__x1edb_ng_x0020_d_x1eab_n_x0020_li_x00ea_n_x0020_quan xmlns="7c09421f-2e28-46a1-9803-27e7580131cc"/>
    <_x0110__x1ed1_i_x0020_t_x01b0__x1ee3_ng_x0020_li_x00ea_n_x0020_quan xmlns="7c09421f-2e28-46a1-9803-27e7580131cc"/>
    <Ban_x0020_h_x00e0_nh xmlns="7c09421f-2e28-46a1-9803-27e7580131cc">true</Ban_x0020_h_x00e0_nh>
    <Ph_x00e2_n_x0020_lo_x1ea1_i xmlns="7C09421F-2E28-46A1-9803-27E7580131CC">Biểu mẫu</Ph_x00e2_n_x0020_lo_x1ea1_i>
    <Quy_x0020_tr_x00ec_nh_x0020_li_x00ea_n_x0020_quan xmlns="7c09421f-2e28-46a1-9803-27e7580131cc">
      <Value>480</Value>
    </Quy_x0020_tr_x00ec_nh_x0020_li_x00ea_n_x0020_quan>
    <Người_x0020_sửa_x0020_cuối xmlns="27653cf2-6569-4078-8b9b-327ba92a07c1">
      <UserInfo>
        <DisplayName/>
        <AccountId xsi:nil="true"/>
        <AccountType/>
      </UserInfo>
    </Người_x0020_sửa_x0020_cuối>
    <T_x002f_c_x0020_ISO xmlns="7C09421F-2E28-46A1-9803-27E7580131CC"/>
    <Người_x0020_phê_x0020_duyệt xmlns="27653cf2-6569-4078-8b9b-327ba92a07c1">
      <UserInfo>
        <DisplayName/>
        <AccountId xsi:nil="true"/>
        <AccountType/>
      </UserInfo>
    </Người_x0020_phê_x0020_duyệt>
    <Tr_x1ea1_ng_x0020_th_x00e1_i xmlns="7C09421F-2E28-46A1-9803-27E7580131CC">Đã ban hành</Tr_x1ea1_ng_x0020_th_x00e1_i>
    <M_x00e3__x0020_t_x00e0_i_x0020_li_x1ec7_u xmlns="7C09421F-2E28-46A1-9803-27E7580131CC"/>
    <Người_x0020_kiểm_x0020_tra xmlns="27653cf2-6569-4078-8b9b-327ba92a07c1">
      <UserInfo>
        <DisplayName/>
        <AccountId xsi:nil="true"/>
        <AccountType/>
      </UserInfo>
    </Người_x0020_kiểm_x0020_tra>
    <B_x1ed9__x0020_ph_x1ead_n xmlns="7C09421F-2E28-46A1-9803-27E7580131CC">CMMI</B_x1ed9__x0020_ph_x1ead_n>
    <Phi_x00ea_n_x0020_b_x1ea3_n xmlns="7C09421F-2E28-46A1-9803-27E7580131CC"/>
    <T_x1eeb__x0020_kh_x00f3_a xmlns="7C09421F-2E28-46A1-9803-27E7580131CC"/>
    <S_x1ed1__x0020_YCVS xmlns="7C09421F-2E28-46A1-9803-27E7580131CC"/>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LongProperties xmlns="http://schemas.microsoft.com/office/2006/metadata/longProperties"/>
</file>

<file path=customXml/itemProps1.xml><?xml version="1.0" encoding="utf-8"?>
<ds:datastoreItem xmlns:ds="http://schemas.openxmlformats.org/officeDocument/2006/customXml" ds:itemID="{ECE32C38-0774-49C4-BDA2-1185FB3A2C74}">
  <ds:schemaRefs>
    <ds:schemaRef ds:uri="http://schemas.microsoft.com/sharepoint/v3/contenttype/forms"/>
  </ds:schemaRefs>
</ds:datastoreItem>
</file>

<file path=customXml/itemProps2.xml><?xml version="1.0" encoding="utf-8"?>
<ds:datastoreItem xmlns:ds="http://schemas.openxmlformats.org/officeDocument/2006/customXml" ds:itemID="{DB9004FD-9D9F-46B4-9DC1-F4430BFE033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09421F-2E28-46A1-9803-27E7580131CC"/>
    <ds:schemaRef ds:uri="7c09421f-2e28-46a1-9803-27e7580131cc"/>
    <ds:schemaRef ds:uri="27653cf2-6569-4078-8b9b-327ba92a07c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49AD7129-4AA2-4FDA-9452-86D06C2FC767}">
  <ds:schemaRefs>
    <ds:schemaRef ds:uri="http://schemas.microsoft.com/office/2006/metadata/properties"/>
    <ds:schemaRef ds:uri="http://schemas.microsoft.com/office/infopath/2007/PartnerControls"/>
    <ds:schemaRef ds:uri="7C09421F-2E28-46A1-9803-27E7580131CC"/>
    <ds:schemaRef ds:uri="7c09421f-2e28-46a1-9803-27e7580131cc"/>
    <ds:schemaRef ds:uri="27653cf2-6569-4078-8b9b-327ba92a07c1"/>
  </ds:schemaRefs>
</ds:datastoreItem>
</file>

<file path=customXml/itemProps4.xml><?xml version="1.0" encoding="utf-8"?>
<ds:datastoreItem xmlns:ds="http://schemas.openxmlformats.org/officeDocument/2006/customXml" ds:itemID="{EFF7D7AB-AB10-485C-B956-93EA4A484FE2}">
  <ds:schemaRefs>
    <ds:schemaRef ds:uri="http://schemas.openxmlformats.org/officeDocument/2006/bibliography"/>
  </ds:schemaRefs>
</ds:datastoreItem>
</file>

<file path=customXml/itemProps5.xml><?xml version="1.0" encoding="utf-8"?>
<ds:datastoreItem xmlns:ds="http://schemas.openxmlformats.org/officeDocument/2006/customXml" ds:itemID="{07F0D38A-AD40-40EC-B086-3F4366D92BF4}">
  <ds:schemaRefs>
    <ds:schemaRef ds:uri="http://schemas.microsoft.com/office/2006/metadata/longProperties"/>
  </ds:schemaRefs>
</ds:datastoreItem>
</file>

<file path=docProps/app.xml><?xml version="1.0" encoding="utf-8"?>
<Properties xmlns="http://schemas.openxmlformats.org/officeDocument/2006/extended-properties" xmlns:vt="http://schemas.openxmlformats.org/officeDocument/2006/docPropsVTypes">
  <Template>Normal.dotm</Template>
  <TotalTime>4304</TotalTime>
  <Pages>105</Pages>
  <Words>19179</Words>
  <Characters>109326</Characters>
  <Application>Microsoft Office Word</Application>
  <DocSecurity>0</DocSecurity>
  <Lines>911</Lines>
  <Paragraphs>256</Paragraphs>
  <ScaleCrop>false</ScaleCrop>
  <HeadingPairs>
    <vt:vector size="2" baseType="variant">
      <vt:variant>
        <vt:lpstr>Title</vt:lpstr>
      </vt:variant>
      <vt:variant>
        <vt:i4>1</vt:i4>
      </vt:variant>
    </vt:vector>
  </HeadingPairs>
  <TitlesOfParts>
    <vt:vector size="1" baseType="lpstr">
      <vt:lpstr>Đặc tả yêu cầu người dùng</vt:lpstr>
    </vt:vector>
  </TitlesOfParts>
  <Company/>
  <LinksUpToDate>false</LinksUpToDate>
  <CharactersWithSpaces>128249</CharactersWithSpaces>
  <SharedDoc>false</SharedDoc>
  <HLinks>
    <vt:vector size="1032" baseType="variant">
      <vt:variant>
        <vt:i4>1900594</vt:i4>
      </vt:variant>
      <vt:variant>
        <vt:i4>1016</vt:i4>
      </vt:variant>
      <vt:variant>
        <vt:i4>0</vt:i4>
      </vt:variant>
      <vt:variant>
        <vt:i4>5</vt:i4>
      </vt:variant>
      <vt:variant>
        <vt:lpwstr/>
      </vt:variant>
      <vt:variant>
        <vt:lpwstr>_Toc28271237</vt:lpwstr>
      </vt:variant>
      <vt:variant>
        <vt:i4>1835058</vt:i4>
      </vt:variant>
      <vt:variant>
        <vt:i4>1010</vt:i4>
      </vt:variant>
      <vt:variant>
        <vt:i4>0</vt:i4>
      </vt:variant>
      <vt:variant>
        <vt:i4>5</vt:i4>
      </vt:variant>
      <vt:variant>
        <vt:lpwstr/>
      </vt:variant>
      <vt:variant>
        <vt:lpwstr>_Toc28271236</vt:lpwstr>
      </vt:variant>
      <vt:variant>
        <vt:i4>2031666</vt:i4>
      </vt:variant>
      <vt:variant>
        <vt:i4>1004</vt:i4>
      </vt:variant>
      <vt:variant>
        <vt:i4>0</vt:i4>
      </vt:variant>
      <vt:variant>
        <vt:i4>5</vt:i4>
      </vt:variant>
      <vt:variant>
        <vt:lpwstr/>
      </vt:variant>
      <vt:variant>
        <vt:lpwstr>_Toc28271235</vt:lpwstr>
      </vt:variant>
      <vt:variant>
        <vt:i4>1966130</vt:i4>
      </vt:variant>
      <vt:variant>
        <vt:i4>998</vt:i4>
      </vt:variant>
      <vt:variant>
        <vt:i4>0</vt:i4>
      </vt:variant>
      <vt:variant>
        <vt:i4>5</vt:i4>
      </vt:variant>
      <vt:variant>
        <vt:lpwstr/>
      </vt:variant>
      <vt:variant>
        <vt:lpwstr>_Toc28271234</vt:lpwstr>
      </vt:variant>
      <vt:variant>
        <vt:i4>1638450</vt:i4>
      </vt:variant>
      <vt:variant>
        <vt:i4>992</vt:i4>
      </vt:variant>
      <vt:variant>
        <vt:i4>0</vt:i4>
      </vt:variant>
      <vt:variant>
        <vt:i4>5</vt:i4>
      </vt:variant>
      <vt:variant>
        <vt:lpwstr/>
      </vt:variant>
      <vt:variant>
        <vt:lpwstr>_Toc28271233</vt:lpwstr>
      </vt:variant>
      <vt:variant>
        <vt:i4>1572914</vt:i4>
      </vt:variant>
      <vt:variant>
        <vt:i4>986</vt:i4>
      </vt:variant>
      <vt:variant>
        <vt:i4>0</vt:i4>
      </vt:variant>
      <vt:variant>
        <vt:i4>5</vt:i4>
      </vt:variant>
      <vt:variant>
        <vt:lpwstr/>
      </vt:variant>
      <vt:variant>
        <vt:lpwstr>_Toc28271232</vt:lpwstr>
      </vt:variant>
      <vt:variant>
        <vt:i4>1769522</vt:i4>
      </vt:variant>
      <vt:variant>
        <vt:i4>980</vt:i4>
      </vt:variant>
      <vt:variant>
        <vt:i4>0</vt:i4>
      </vt:variant>
      <vt:variant>
        <vt:i4>5</vt:i4>
      </vt:variant>
      <vt:variant>
        <vt:lpwstr/>
      </vt:variant>
      <vt:variant>
        <vt:lpwstr>_Toc28271231</vt:lpwstr>
      </vt:variant>
      <vt:variant>
        <vt:i4>1703986</vt:i4>
      </vt:variant>
      <vt:variant>
        <vt:i4>974</vt:i4>
      </vt:variant>
      <vt:variant>
        <vt:i4>0</vt:i4>
      </vt:variant>
      <vt:variant>
        <vt:i4>5</vt:i4>
      </vt:variant>
      <vt:variant>
        <vt:lpwstr/>
      </vt:variant>
      <vt:variant>
        <vt:lpwstr>_Toc28271230</vt:lpwstr>
      </vt:variant>
      <vt:variant>
        <vt:i4>1245235</vt:i4>
      </vt:variant>
      <vt:variant>
        <vt:i4>968</vt:i4>
      </vt:variant>
      <vt:variant>
        <vt:i4>0</vt:i4>
      </vt:variant>
      <vt:variant>
        <vt:i4>5</vt:i4>
      </vt:variant>
      <vt:variant>
        <vt:lpwstr/>
      </vt:variant>
      <vt:variant>
        <vt:lpwstr>_Toc28271229</vt:lpwstr>
      </vt:variant>
      <vt:variant>
        <vt:i4>1179699</vt:i4>
      </vt:variant>
      <vt:variant>
        <vt:i4>962</vt:i4>
      </vt:variant>
      <vt:variant>
        <vt:i4>0</vt:i4>
      </vt:variant>
      <vt:variant>
        <vt:i4>5</vt:i4>
      </vt:variant>
      <vt:variant>
        <vt:lpwstr/>
      </vt:variant>
      <vt:variant>
        <vt:lpwstr>_Toc28271228</vt:lpwstr>
      </vt:variant>
      <vt:variant>
        <vt:i4>1900595</vt:i4>
      </vt:variant>
      <vt:variant>
        <vt:i4>956</vt:i4>
      </vt:variant>
      <vt:variant>
        <vt:i4>0</vt:i4>
      </vt:variant>
      <vt:variant>
        <vt:i4>5</vt:i4>
      </vt:variant>
      <vt:variant>
        <vt:lpwstr/>
      </vt:variant>
      <vt:variant>
        <vt:lpwstr>_Toc28271227</vt:lpwstr>
      </vt:variant>
      <vt:variant>
        <vt:i4>1835059</vt:i4>
      </vt:variant>
      <vt:variant>
        <vt:i4>950</vt:i4>
      </vt:variant>
      <vt:variant>
        <vt:i4>0</vt:i4>
      </vt:variant>
      <vt:variant>
        <vt:i4>5</vt:i4>
      </vt:variant>
      <vt:variant>
        <vt:lpwstr/>
      </vt:variant>
      <vt:variant>
        <vt:lpwstr>_Toc28271226</vt:lpwstr>
      </vt:variant>
      <vt:variant>
        <vt:i4>2031667</vt:i4>
      </vt:variant>
      <vt:variant>
        <vt:i4>944</vt:i4>
      </vt:variant>
      <vt:variant>
        <vt:i4>0</vt:i4>
      </vt:variant>
      <vt:variant>
        <vt:i4>5</vt:i4>
      </vt:variant>
      <vt:variant>
        <vt:lpwstr/>
      </vt:variant>
      <vt:variant>
        <vt:lpwstr>_Toc28271225</vt:lpwstr>
      </vt:variant>
      <vt:variant>
        <vt:i4>1966131</vt:i4>
      </vt:variant>
      <vt:variant>
        <vt:i4>938</vt:i4>
      </vt:variant>
      <vt:variant>
        <vt:i4>0</vt:i4>
      </vt:variant>
      <vt:variant>
        <vt:i4>5</vt:i4>
      </vt:variant>
      <vt:variant>
        <vt:lpwstr/>
      </vt:variant>
      <vt:variant>
        <vt:lpwstr>_Toc28271224</vt:lpwstr>
      </vt:variant>
      <vt:variant>
        <vt:i4>1638451</vt:i4>
      </vt:variant>
      <vt:variant>
        <vt:i4>932</vt:i4>
      </vt:variant>
      <vt:variant>
        <vt:i4>0</vt:i4>
      </vt:variant>
      <vt:variant>
        <vt:i4>5</vt:i4>
      </vt:variant>
      <vt:variant>
        <vt:lpwstr/>
      </vt:variant>
      <vt:variant>
        <vt:lpwstr>_Toc28271223</vt:lpwstr>
      </vt:variant>
      <vt:variant>
        <vt:i4>1572915</vt:i4>
      </vt:variant>
      <vt:variant>
        <vt:i4>926</vt:i4>
      </vt:variant>
      <vt:variant>
        <vt:i4>0</vt:i4>
      </vt:variant>
      <vt:variant>
        <vt:i4>5</vt:i4>
      </vt:variant>
      <vt:variant>
        <vt:lpwstr/>
      </vt:variant>
      <vt:variant>
        <vt:lpwstr>_Toc28271222</vt:lpwstr>
      </vt:variant>
      <vt:variant>
        <vt:i4>1769523</vt:i4>
      </vt:variant>
      <vt:variant>
        <vt:i4>920</vt:i4>
      </vt:variant>
      <vt:variant>
        <vt:i4>0</vt:i4>
      </vt:variant>
      <vt:variant>
        <vt:i4>5</vt:i4>
      </vt:variant>
      <vt:variant>
        <vt:lpwstr/>
      </vt:variant>
      <vt:variant>
        <vt:lpwstr>_Toc28271221</vt:lpwstr>
      </vt:variant>
      <vt:variant>
        <vt:i4>1703987</vt:i4>
      </vt:variant>
      <vt:variant>
        <vt:i4>914</vt:i4>
      </vt:variant>
      <vt:variant>
        <vt:i4>0</vt:i4>
      </vt:variant>
      <vt:variant>
        <vt:i4>5</vt:i4>
      </vt:variant>
      <vt:variant>
        <vt:lpwstr/>
      </vt:variant>
      <vt:variant>
        <vt:lpwstr>_Toc28271220</vt:lpwstr>
      </vt:variant>
      <vt:variant>
        <vt:i4>1245232</vt:i4>
      </vt:variant>
      <vt:variant>
        <vt:i4>908</vt:i4>
      </vt:variant>
      <vt:variant>
        <vt:i4>0</vt:i4>
      </vt:variant>
      <vt:variant>
        <vt:i4>5</vt:i4>
      </vt:variant>
      <vt:variant>
        <vt:lpwstr/>
      </vt:variant>
      <vt:variant>
        <vt:lpwstr>_Toc28271219</vt:lpwstr>
      </vt:variant>
      <vt:variant>
        <vt:i4>1179696</vt:i4>
      </vt:variant>
      <vt:variant>
        <vt:i4>902</vt:i4>
      </vt:variant>
      <vt:variant>
        <vt:i4>0</vt:i4>
      </vt:variant>
      <vt:variant>
        <vt:i4>5</vt:i4>
      </vt:variant>
      <vt:variant>
        <vt:lpwstr/>
      </vt:variant>
      <vt:variant>
        <vt:lpwstr>_Toc28271218</vt:lpwstr>
      </vt:variant>
      <vt:variant>
        <vt:i4>1900592</vt:i4>
      </vt:variant>
      <vt:variant>
        <vt:i4>896</vt:i4>
      </vt:variant>
      <vt:variant>
        <vt:i4>0</vt:i4>
      </vt:variant>
      <vt:variant>
        <vt:i4>5</vt:i4>
      </vt:variant>
      <vt:variant>
        <vt:lpwstr/>
      </vt:variant>
      <vt:variant>
        <vt:lpwstr>_Toc28271217</vt:lpwstr>
      </vt:variant>
      <vt:variant>
        <vt:i4>1835056</vt:i4>
      </vt:variant>
      <vt:variant>
        <vt:i4>890</vt:i4>
      </vt:variant>
      <vt:variant>
        <vt:i4>0</vt:i4>
      </vt:variant>
      <vt:variant>
        <vt:i4>5</vt:i4>
      </vt:variant>
      <vt:variant>
        <vt:lpwstr/>
      </vt:variant>
      <vt:variant>
        <vt:lpwstr>_Toc28271216</vt:lpwstr>
      </vt:variant>
      <vt:variant>
        <vt:i4>2031664</vt:i4>
      </vt:variant>
      <vt:variant>
        <vt:i4>884</vt:i4>
      </vt:variant>
      <vt:variant>
        <vt:i4>0</vt:i4>
      </vt:variant>
      <vt:variant>
        <vt:i4>5</vt:i4>
      </vt:variant>
      <vt:variant>
        <vt:lpwstr/>
      </vt:variant>
      <vt:variant>
        <vt:lpwstr>_Toc28271215</vt:lpwstr>
      </vt:variant>
      <vt:variant>
        <vt:i4>1966128</vt:i4>
      </vt:variant>
      <vt:variant>
        <vt:i4>878</vt:i4>
      </vt:variant>
      <vt:variant>
        <vt:i4>0</vt:i4>
      </vt:variant>
      <vt:variant>
        <vt:i4>5</vt:i4>
      </vt:variant>
      <vt:variant>
        <vt:lpwstr/>
      </vt:variant>
      <vt:variant>
        <vt:lpwstr>_Toc28271214</vt:lpwstr>
      </vt:variant>
      <vt:variant>
        <vt:i4>1638448</vt:i4>
      </vt:variant>
      <vt:variant>
        <vt:i4>872</vt:i4>
      </vt:variant>
      <vt:variant>
        <vt:i4>0</vt:i4>
      </vt:variant>
      <vt:variant>
        <vt:i4>5</vt:i4>
      </vt:variant>
      <vt:variant>
        <vt:lpwstr/>
      </vt:variant>
      <vt:variant>
        <vt:lpwstr>_Toc28271213</vt:lpwstr>
      </vt:variant>
      <vt:variant>
        <vt:i4>1572912</vt:i4>
      </vt:variant>
      <vt:variant>
        <vt:i4>866</vt:i4>
      </vt:variant>
      <vt:variant>
        <vt:i4>0</vt:i4>
      </vt:variant>
      <vt:variant>
        <vt:i4>5</vt:i4>
      </vt:variant>
      <vt:variant>
        <vt:lpwstr/>
      </vt:variant>
      <vt:variant>
        <vt:lpwstr>_Toc28271212</vt:lpwstr>
      </vt:variant>
      <vt:variant>
        <vt:i4>1769520</vt:i4>
      </vt:variant>
      <vt:variant>
        <vt:i4>860</vt:i4>
      </vt:variant>
      <vt:variant>
        <vt:i4>0</vt:i4>
      </vt:variant>
      <vt:variant>
        <vt:i4>5</vt:i4>
      </vt:variant>
      <vt:variant>
        <vt:lpwstr/>
      </vt:variant>
      <vt:variant>
        <vt:lpwstr>_Toc28271211</vt:lpwstr>
      </vt:variant>
      <vt:variant>
        <vt:i4>1703984</vt:i4>
      </vt:variant>
      <vt:variant>
        <vt:i4>854</vt:i4>
      </vt:variant>
      <vt:variant>
        <vt:i4>0</vt:i4>
      </vt:variant>
      <vt:variant>
        <vt:i4>5</vt:i4>
      </vt:variant>
      <vt:variant>
        <vt:lpwstr/>
      </vt:variant>
      <vt:variant>
        <vt:lpwstr>_Toc28271210</vt:lpwstr>
      </vt:variant>
      <vt:variant>
        <vt:i4>1245233</vt:i4>
      </vt:variant>
      <vt:variant>
        <vt:i4>848</vt:i4>
      </vt:variant>
      <vt:variant>
        <vt:i4>0</vt:i4>
      </vt:variant>
      <vt:variant>
        <vt:i4>5</vt:i4>
      </vt:variant>
      <vt:variant>
        <vt:lpwstr/>
      </vt:variant>
      <vt:variant>
        <vt:lpwstr>_Toc28271209</vt:lpwstr>
      </vt:variant>
      <vt:variant>
        <vt:i4>1179697</vt:i4>
      </vt:variant>
      <vt:variant>
        <vt:i4>842</vt:i4>
      </vt:variant>
      <vt:variant>
        <vt:i4>0</vt:i4>
      </vt:variant>
      <vt:variant>
        <vt:i4>5</vt:i4>
      </vt:variant>
      <vt:variant>
        <vt:lpwstr/>
      </vt:variant>
      <vt:variant>
        <vt:lpwstr>_Toc28271208</vt:lpwstr>
      </vt:variant>
      <vt:variant>
        <vt:i4>1900593</vt:i4>
      </vt:variant>
      <vt:variant>
        <vt:i4>836</vt:i4>
      </vt:variant>
      <vt:variant>
        <vt:i4>0</vt:i4>
      </vt:variant>
      <vt:variant>
        <vt:i4>5</vt:i4>
      </vt:variant>
      <vt:variant>
        <vt:lpwstr/>
      </vt:variant>
      <vt:variant>
        <vt:lpwstr>_Toc28271207</vt:lpwstr>
      </vt:variant>
      <vt:variant>
        <vt:i4>1835057</vt:i4>
      </vt:variant>
      <vt:variant>
        <vt:i4>830</vt:i4>
      </vt:variant>
      <vt:variant>
        <vt:i4>0</vt:i4>
      </vt:variant>
      <vt:variant>
        <vt:i4>5</vt:i4>
      </vt:variant>
      <vt:variant>
        <vt:lpwstr/>
      </vt:variant>
      <vt:variant>
        <vt:lpwstr>_Toc28271206</vt:lpwstr>
      </vt:variant>
      <vt:variant>
        <vt:i4>2031665</vt:i4>
      </vt:variant>
      <vt:variant>
        <vt:i4>824</vt:i4>
      </vt:variant>
      <vt:variant>
        <vt:i4>0</vt:i4>
      </vt:variant>
      <vt:variant>
        <vt:i4>5</vt:i4>
      </vt:variant>
      <vt:variant>
        <vt:lpwstr/>
      </vt:variant>
      <vt:variant>
        <vt:lpwstr>_Toc28271205</vt:lpwstr>
      </vt:variant>
      <vt:variant>
        <vt:i4>1966129</vt:i4>
      </vt:variant>
      <vt:variant>
        <vt:i4>818</vt:i4>
      </vt:variant>
      <vt:variant>
        <vt:i4>0</vt:i4>
      </vt:variant>
      <vt:variant>
        <vt:i4>5</vt:i4>
      </vt:variant>
      <vt:variant>
        <vt:lpwstr/>
      </vt:variant>
      <vt:variant>
        <vt:lpwstr>_Toc28271204</vt:lpwstr>
      </vt:variant>
      <vt:variant>
        <vt:i4>1638449</vt:i4>
      </vt:variant>
      <vt:variant>
        <vt:i4>812</vt:i4>
      </vt:variant>
      <vt:variant>
        <vt:i4>0</vt:i4>
      </vt:variant>
      <vt:variant>
        <vt:i4>5</vt:i4>
      </vt:variant>
      <vt:variant>
        <vt:lpwstr/>
      </vt:variant>
      <vt:variant>
        <vt:lpwstr>_Toc28271203</vt:lpwstr>
      </vt:variant>
      <vt:variant>
        <vt:i4>1572913</vt:i4>
      </vt:variant>
      <vt:variant>
        <vt:i4>806</vt:i4>
      </vt:variant>
      <vt:variant>
        <vt:i4>0</vt:i4>
      </vt:variant>
      <vt:variant>
        <vt:i4>5</vt:i4>
      </vt:variant>
      <vt:variant>
        <vt:lpwstr/>
      </vt:variant>
      <vt:variant>
        <vt:lpwstr>_Toc28271202</vt:lpwstr>
      </vt:variant>
      <vt:variant>
        <vt:i4>1769521</vt:i4>
      </vt:variant>
      <vt:variant>
        <vt:i4>800</vt:i4>
      </vt:variant>
      <vt:variant>
        <vt:i4>0</vt:i4>
      </vt:variant>
      <vt:variant>
        <vt:i4>5</vt:i4>
      </vt:variant>
      <vt:variant>
        <vt:lpwstr/>
      </vt:variant>
      <vt:variant>
        <vt:lpwstr>_Toc28271201</vt:lpwstr>
      </vt:variant>
      <vt:variant>
        <vt:i4>1703985</vt:i4>
      </vt:variant>
      <vt:variant>
        <vt:i4>794</vt:i4>
      </vt:variant>
      <vt:variant>
        <vt:i4>0</vt:i4>
      </vt:variant>
      <vt:variant>
        <vt:i4>5</vt:i4>
      </vt:variant>
      <vt:variant>
        <vt:lpwstr/>
      </vt:variant>
      <vt:variant>
        <vt:lpwstr>_Toc28271200</vt:lpwstr>
      </vt:variant>
      <vt:variant>
        <vt:i4>1048632</vt:i4>
      </vt:variant>
      <vt:variant>
        <vt:i4>788</vt:i4>
      </vt:variant>
      <vt:variant>
        <vt:i4>0</vt:i4>
      </vt:variant>
      <vt:variant>
        <vt:i4>5</vt:i4>
      </vt:variant>
      <vt:variant>
        <vt:lpwstr/>
      </vt:variant>
      <vt:variant>
        <vt:lpwstr>_Toc28271199</vt:lpwstr>
      </vt:variant>
      <vt:variant>
        <vt:i4>1114168</vt:i4>
      </vt:variant>
      <vt:variant>
        <vt:i4>782</vt:i4>
      </vt:variant>
      <vt:variant>
        <vt:i4>0</vt:i4>
      </vt:variant>
      <vt:variant>
        <vt:i4>5</vt:i4>
      </vt:variant>
      <vt:variant>
        <vt:lpwstr/>
      </vt:variant>
      <vt:variant>
        <vt:lpwstr>_Toc28271198</vt:lpwstr>
      </vt:variant>
      <vt:variant>
        <vt:i4>1966136</vt:i4>
      </vt:variant>
      <vt:variant>
        <vt:i4>776</vt:i4>
      </vt:variant>
      <vt:variant>
        <vt:i4>0</vt:i4>
      </vt:variant>
      <vt:variant>
        <vt:i4>5</vt:i4>
      </vt:variant>
      <vt:variant>
        <vt:lpwstr/>
      </vt:variant>
      <vt:variant>
        <vt:lpwstr>_Toc28271197</vt:lpwstr>
      </vt:variant>
      <vt:variant>
        <vt:i4>2031672</vt:i4>
      </vt:variant>
      <vt:variant>
        <vt:i4>770</vt:i4>
      </vt:variant>
      <vt:variant>
        <vt:i4>0</vt:i4>
      </vt:variant>
      <vt:variant>
        <vt:i4>5</vt:i4>
      </vt:variant>
      <vt:variant>
        <vt:lpwstr/>
      </vt:variant>
      <vt:variant>
        <vt:lpwstr>_Toc28271196</vt:lpwstr>
      </vt:variant>
      <vt:variant>
        <vt:i4>1835064</vt:i4>
      </vt:variant>
      <vt:variant>
        <vt:i4>764</vt:i4>
      </vt:variant>
      <vt:variant>
        <vt:i4>0</vt:i4>
      </vt:variant>
      <vt:variant>
        <vt:i4>5</vt:i4>
      </vt:variant>
      <vt:variant>
        <vt:lpwstr/>
      </vt:variant>
      <vt:variant>
        <vt:lpwstr>_Toc28271195</vt:lpwstr>
      </vt:variant>
      <vt:variant>
        <vt:i4>1900600</vt:i4>
      </vt:variant>
      <vt:variant>
        <vt:i4>758</vt:i4>
      </vt:variant>
      <vt:variant>
        <vt:i4>0</vt:i4>
      </vt:variant>
      <vt:variant>
        <vt:i4>5</vt:i4>
      </vt:variant>
      <vt:variant>
        <vt:lpwstr/>
      </vt:variant>
      <vt:variant>
        <vt:lpwstr>_Toc28271194</vt:lpwstr>
      </vt:variant>
      <vt:variant>
        <vt:i4>1703992</vt:i4>
      </vt:variant>
      <vt:variant>
        <vt:i4>752</vt:i4>
      </vt:variant>
      <vt:variant>
        <vt:i4>0</vt:i4>
      </vt:variant>
      <vt:variant>
        <vt:i4>5</vt:i4>
      </vt:variant>
      <vt:variant>
        <vt:lpwstr/>
      </vt:variant>
      <vt:variant>
        <vt:lpwstr>_Toc28271193</vt:lpwstr>
      </vt:variant>
      <vt:variant>
        <vt:i4>1769528</vt:i4>
      </vt:variant>
      <vt:variant>
        <vt:i4>746</vt:i4>
      </vt:variant>
      <vt:variant>
        <vt:i4>0</vt:i4>
      </vt:variant>
      <vt:variant>
        <vt:i4>5</vt:i4>
      </vt:variant>
      <vt:variant>
        <vt:lpwstr/>
      </vt:variant>
      <vt:variant>
        <vt:lpwstr>_Toc28271192</vt:lpwstr>
      </vt:variant>
      <vt:variant>
        <vt:i4>1572920</vt:i4>
      </vt:variant>
      <vt:variant>
        <vt:i4>740</vt:i4>
      </vt:variant>
      <vt:variant>
        <vt:i4>0</vt:i4>
      </vt:variant>
      <vt:variant>
        <vt:i4>5</vt:i4>
      </vt:variant>
      <vt:variant>
        <vt:lpwstr/>
      </vt:variant>
      <vt:variant>
        <vt:lpwstr>_Toc28271191</vt:lpwstr>
      </vt:variant>
      <vt:variant>
        <vt:i4>1638456</vt:i4>
      </vt:variant>
      <vt:variant>
        <vt:i4>734</vt:i4>
      </vt:variant>
      <vt:variant>
        <vt:i4>0</vt:i4>
      </vt:variant>
      <vt:variant>
        <vt:i4>5</vt:i4>
      </vt:variant>
      <vt:variant>
        <vt:lpwstr/>
      </vt:variant>
      <vt:variant>
        <vt:lpwstr>_Toc28271190</vt:lpwstr>
      </vt:variant>
      <vt:variant>
        <vt:i4>1048633</vt:i4>
      </vt:variant>
      <vt:variant>
        <vt:i4>728</vt:i4>
      </vt:variant>
      <vt:variant>
        <vt:i4>0</vt:i4>
      </vt:variant>
      <vt:variant>
        <vt:i4>5</vt:i4>
      </vt:variant>
      <vt:variant>
        <vt:lpwstr/>
      </vt:variant>
      <vt:variant>
        <vt:lpwstr>_Toc28271189</vt:lpwstr>
      </vt:variant>
      <vt:variant>
        <vt:i4>1114169</vt:i4>
      </vt:variant>
      <vt:variant>
        <vt:i4>722</vt:i4>
      </vt:variant>
      <vt:variant>
        <vt:i4>0</vt:i4>
      </vt:variant>
      <vt:variant>
        <vt:i4>5</vt:i4>
      </vt:variant>
      <vt:variant>
        <vt:lpwstr/>
      </vt:variant>
      <vt:variant>
        <vt:lpwstr>_Toc28271188</vt:lpwstr>
      </vt:variant>
      <vt:variant>
        <vt:i4>1966137</vt:i4>
      </vt:variant>
      <vt:variant>
        <vt:i4>716</vt:i4>
      </vt:variant>
      <vt:variant>
        <vt:i4>0</vt:i4>
      </vt:variant>
      <vt:variant>
        <vt:i4>5</vt:i4>
      </vt:variant>
      <vt:variant>
        <vt:lpwstr/>
      </vt:variant>
      <vt:variant>
        <vt:lpwstr>_Toc28271187</vt:lpwstr>
      </vt:variant>
      <vt:variant>
        <vt:i4>2031673</vt:i4>
      </vt:variant>
      <vt:variant>
        <vt:i4>710</vt:i4>
      </vt:variant>
      <vt:variant>
        <vt:i4>0</vt:i4>
      </vt:variant>
      <vt:variant>
        <vt:i4>5</vt:i4>
      </vt:variant>
      <vt:variant>
        <vt:lpwstr/>
      </vt:variant>
      <vt:variant>
        <vt:lpwstr>_Toc28271186</vt:lpwstr>
      </vt:variant>
      <vt:variant>
        <vt:i4>1835065</vt:i4>
      </vt:variant>
      <vt:variant>
        <vt:i4>704</vt:i4>
      </vt:variant>
      <vt:variant>
        <vt:i4>0</vt:i4>
      </vt:variant>
      <vt:variant>
        <vt:i4>5</vt:i4>
      </vt:variant>
      <vt:variant>
        <vt:lpwstr/>
      </vt:variant>
      <vt:variant>
        <vt:lpwstr>_Toc28271185</vt:lpwstr>
      </vt:variant>
      <vt:variant>
        <vt:i4>1900601</vt:i4>
      </vt:variant>
      <vt:variant>
        <vt:i4>698</vt:i4>
      </vt:variant>
      <vt:variant>
        <vt:i4>0</vt:i4>
      </vt:variant>
      <vt:variant>
        <vt:i4>5</vt:i4>
      </vt:variant>
      <vt:variant>
        <vt:lpwstr/>
      </vt:variant>
      <vt:variant>
        <vt:lpwstr>_Toc28271184</vt:lpwstr>
      </vt:variant>
      <vt:variant>
        <vt:i4>1703993</vt:i4>
      </vt:variant>
      <vt:variant>
        <vt:i4>692</vt:i4>
      </vt:variant>
      <vt:variant>
        <vt:i4>0</vt:i4>
      </vt:variant>
      <vt:variant>
        <vt:i4>5</vt:i4>
      </vt:variant>
      <vt:variant>
        <vt:lpwstr/>
      </vt:variant>
      <vt:variant>
        <vt:lpwstr>_Toc28271183</vt:lpwstr>
      </vt:variant>
      <vt:variant>
        <vt:i4>1769529</vt:i4>
      </vt:variant>
      <vt:variant>
        <vt:i4>686</vt:i4>
      </vt:variant>
      <vt:variant>
        <vt:i4>0</vt:i4>
      </vt:variant>
      <vt:variant>
        <vt:i4>5</vt:i4>
      </vt:variant>
      <vt:variant>
        <vt:lpwstr/>
      </vt:variant>
      <vt:variant>
        <vt:lpwstr>_Toc28271182</vt:lpwstr>
      </vt:variant>
      <vt:variant>
        <vt:i4>1572921</vt:i4>
      </vt:variant>
      <vt:variant>
        <vt:i4>680</vt:i4>
      </vt:variant>
      <vt:variant>
        <vt:i4>0</vt:i4>
      </vt:variant>
      <vt:variant>
        <vt:i4>5</vt:i4>
      </vt:variant>
      <vt:variant>
        <vt:lpwstr/>
      </vt:variant>
      <vt:variant>
        <vt:lpwstr>_Toc28271181</vt:lpwstr>
      </vt:variant>
      <vt:variant>
        <vt:i4>1638457</vt:i4>
      </vt:variant>
      <vt:variant>
        <vt:i4>674</vt:i4>
      </vt:variant>
      <vt:variant>
        <vt:i4>0</vt:i4>
      </vt:variant>
      <vt:variant>
        <vt:i4>5</vt:i4>
      </vt:variant>
      <vt:variant>
        <vt:lpwstr/>
      </vt:variant>
      <vt:variant>
        <vt:lpwstr>_Toc28271180</vt:lpwstr>
      </vt:variant>
      <vt:variant>
        <vt:i4>1048630</vt:i4>
      </vt:variant>
      <vt:variant>
        <vt:i4>668</vt:i4>
      </vt:variant>
      <vt:variant>
        <vt:i4>0</vt:i4>
      </vt:variant>
      <vt:variant>
        <vt:i4>5</vt:i4>
      </vt:variant>
      <vt:variant>
        <vt:lpwstr/>
      </vt:variant>
      <vt:variant>
        <vt:lpwstr>_Toc28271179</vt:lpwstr>
      </vt:variant>
      <vt:variant>
        <vt:i4>1114166</vt:i4>
      </vt:variant>
      <vt:variant>
        <vt:i4>662</vt:i4>
      </vt:variant>
      <vt:variant>
        <vt:i4>0</vt:i4>
      </vt:variant>
      <vt:variant>
        <vt:i4>5</vt:i4>
      </vt:variant>
      <vt:variant>
        <vt:lpwstr/>
      </vt:variant>
      <vt:variant>
        <vt:lpwstr>_Toc28271178</vt:lpwstr>
      </vt:variant>
      <vt:variant>
        <vt:i4>1966134</vt:i4>
      </vt:variant>
      <vt:variant>
        <vt:i4>656</vt:i4>
      </vt:variant>
      <vt:variant>
        <vt:i4>0</vt:i4>
      </vt:variant>
      <vt:variant>
        <vt:i4>5</vt:i4>
      </vt:variant>
      <vt:variant>
        <vt:lpwstr/>
      </vt:variant>
      <vt:variant>
        <vt:lpwstr>_Toc28271177</vt:lpwstr>
      </vt:variant>
      <vt:variant>
        <vt:i4>2031670</vt:i4>
      </vt:variant>
      <vt:variant>
        <vt:i4>650</vt:i4>
      </vt:variant>
      <vt:variant>
        <vt:i4>0</vt:i4>
      </vt:variant>
      <vt:variant>
        <vt:i4>5</vt:i4>
      </vt:variant>
      <vt:variant>
        <vt:lpwstr/>
      </vt:variant>
      <vt:variant>
        <vt:lpwstr>_Toc28271176</vt:lpwstr>
      </vt:variant>
      <vt:variant>
        <vt:i4>1835062</vt:i4>
      </vt:variant>
      <vt:variant>
        <vt:i4>644</vt:i4>
      </vt:variant>
      <vt:variant>
        <vt:i4>0</vt:i4>
      </vt:variant>
      <vt:variant>
        <vt:i4>5</vt:i4>
      </vt:variant>
      <vt:variant>
        <vt:lpwstr/>
      </vt:variant>
      <vt:variant>
        <vt:lpwstr>_Toc28271175</vt:lpwstr>
      </vt:variant>
      <vt:variant>
        <vt:i4>1900598</vt:i4>
      </vt:variant>
      <vt:variant>
        <vt:i4>638</vt:i4>
      </vt:variant>
      <vt:variant>
        <vt:i4>0</vt:i4>
      </vt:variant>
      <vt:variant>
        <vt:i4>5</vt:i4>
      </vt:variant>
      <vt:variant>
        <vt:lpwstr/>
      </vt:variant>
      <vt:variant>
        <vt:lpwstr>_Toc28271174</vt:lpwstr>
      </vt:variant>
      <vt:variant>
        <vt:i4>1703990</vt:i4>
      </vt:variant>
      <vt:variant>
        <vt:i4>632</vt:i4>
      </vt:variant>
      <vt:variant>
        <vt:i4>0</vt:i4>
      </vt:variant>
      <vt:variant>
        <vt:i4>5</vt:i4>
      </vt:variant>
      <vt:variant>
        <vt:lpwstr/>
      </vt:variant>
      <vt:variant>
        <vt:lpwstr>_Toc28271173</vt:lpwstr>
      </vt:variant>
      <vt:variant>
        <vt:i4>1769526</vt:i4>
      </vt:variant>
      <vt:variant>
        <vt:i4>626</vt:i4>
      </vt:variant>
      <vt:variant>
        <vt:i4>0</vt:i4>
      </vt:variant>
      <vt:variant>
        <vt:i4>5</vt:i4>
      </vt:variant>
      <vt:variant>
        <vt:lpwstr/>
      </vt:variant>
      <vt:variant>
        <vt:lpwstr>_Toc28271172</vt:lpwstr>
      </vt:variant>
      <vt:variant>
        <vt:i4>1572918</vt:i4>
      </vt:variant>
      <vt:variant>
        <vt:i4>620</vt:i4>
      </vt:variant>
      <vt:variant>
        <vt:i4>0</vt:i4>
      </vt:variant>
      <vt:variant>
        <vt:i4>5</vt:i4>
      </vt:variant>
      <vt:variant>
        <vt:lpwstr/>
      </vt:variant>
      <vt:variant>
        <vt:lpwstr>_Toc28271171</vt:lpwstr>
      </vt:variant>
      <vt:variant>
        <vt:i4>1638454</vt:i4>
      </vt:variant>
      <vt:variant>
        <vt:i4>614</vt:i4>
      </vt:variant>
      <vt:variant>
        <vt:i4>0</vt:i4>
      </vt:variant>
      <vt:variant>
        <vt:i4>5</vt:i4>
      </vt:variant>
      <vt:variant>
        <vt:lpwstr/>
      </vt:variant>
      <vt:variant>
        <vt:lpwstr>_Toc28271170</vt:lpwstr>
      </vt:variant>
      <vt:variant>
        <vt:i4>1048631</vt:i4>
      </vt:variant>
      <vt:variant>
        <vt:i4>608</vt:i4>
      </vt:variant>
      <vt:variant>
        <vt:i4>0</vt:i4>
      </vt:variant>
      <vt:variant>
        <vt:i4>5</vt:i4>
      </vt:variant>
      <vt:variant>
        <vt:lpwstr/>
      </vt:variant>
      <vt:variant>
        <vt:lpwstr>_Toc28271169</vt:lpwstr>
      </vt:variant>
      <vt:variant>
        <vt:i4>1114167</vt:i4>
      </vt:variant>
      <vt:variant>
        <vt:i4>602</vt:i4>
      </vt:variant>
      <vt:variant>
        <vt:i4>0</vt:i4>
      </vt:variant>
      <vt:variant>
        <vt:i4>5</vt:i4>
      </vt:variant>
      <vt:variant>
        <vt:lpwstr/>
      </vt:variant>
      <vt:variant>
        <vt:lpwstr>_Toc28271168</vt:lpwstr>
      </vt:variant>
      <vt:variant>
        <vt:i4>1966135</vt:i4>
      </vt:variant>
      <vt:variant>
        <vt:i4>596</vt:i4>
      </vt:variant>
      <vt:variant>
        <vt:i4>0</vt:i4>
      </vt:variant>
      <vt:variant>
        <vt:i4>5</vt:i4>
      </vt:variant>
      <vt:variant>
        <vt:lpwstr/>
      </vt:variant>
      <vt:variant>
        <vt:lpwstr>_Toc28271167</vt:lpwstr>
      </vt:variant>
      <vt:variant>
        <vt:i4>2031671</vt:i4>
      </vt:variant>
      <vt:variant>
        <vt:i4>590</vt:i4>
      </vt:variant>
      <vt:variant>
        <vt:i4>0</vt:i4>
      </vt:variant>
      <vt:variant>
        <vt:i4>5</vt:i4>
      </vt:variant>
      <vt:variant>
        <vt:lpwstr/>
      </vt:variant>
      <vt:variant>
        <vt:lpwstr>_Toc28271166</vt:lpwstr>
      </vt:variant>
      <vt:variant>
        <vt:i4>1835063</vt:i4>
      </vt:variant>
      <vt:variant>
        <vt:i4>584</vt:i4>
      </vt:variant>
      <vt:variant>
        <vt:i4>0</vt:i4>
      </vt:variant>
      <vt:variant>
        <vt:i4>5</vt:i4>
      </vt:variant>
      <vt:variant>
        <vt:lpwstr/>
      </vt:variant>
      <vt:variant>
        <vt:lpwstr>_Toc28271165</vt:lpwstr>
      </vt:variant>
      <vt:variant>
        <vt:i4>1900599</vt:i4>
      </vt:variant>
      <vt:variant>
        <vt:i4>578</vt:i4>
      </vt:variant>
      <vt:variant>
        <vt:i4>0</vt:i4>
      </vt:variant>
      <vt:variant>
        <vt:i4>5</vt:i4>
      </vt:variant>
      <vt:variant>
        <vt:lpwstr/>
      </vt:variant>
      <vt:variant>
        <vt:lpwstr>_Toc28271164</vt:lpwstr>
      </vt:variant>
      <vt:variant>
        <vt:i4>1703991</vt:i4>
      </vt:variant>
      <vt:variant>
        <vt:i4>572</vt:i4>
      </vt:variant>
      <vt:variant>
        <vt:i4>0</vt:i4>
      </vt:variant>
      <vt:variant>
        <vt:i4>5</vt:i4>
      </vt:variant>
      <vt:variant>
        <vt:lpwstr/>
      </vt:variant>
      <vt:variant>
        <vt:lpwstr>_Toc28271163</vt:lpwstr>
      </vt:variant>
      <vt:variant>
        <vt:i4>1769527</vt:i4>
      </vt:variant>
      <vt:variant>
        <vt:i4>566</vt:i4>
      </vt:variant>
      <vt:variant>
        <vt:i4>0</vt:i4>
      </vt:variant>
      <vt:variant>
        <vt:i4>5</vt:i4>
      </vt:variant>
      <vt:variant>
        <vt:lpwstr/>
      </vt:variant>
      <vt:variant>
        <vt:lpwstr>_Toc28271162</vt:lpwstr>
      </vt:variant>
      <vt:variant>
        <vt:i4>1572919</vt:i4>
      </vt:variant>
      <vt:variant>
        <vt:i4>560</vt:i4>
      </vt:variant>
      <vt:variant>
        <vt:i4>0</vt:i4>
      </vt:variant>
      <vt:variant>
        <vt:i4>5</vt:i4>
      </vt:variant>
      <vt:variant>
        <vt:lpwstr/>
      </vt:variant>
      <vt:variant>
        <vt:lpwstr>_Toc28271161</vt:lpwstr>
      </vt:variant>
      <vt:variant>
        <vt:i4>1638455</vt:i4>
      </vt:variant>
      <vt:variant>
        <vt:i4>554</vt:i4>
      </vt:variant>
      <vt:variant>
        <vt:i4>0</vt:i4>
      </vt:variant>
      <vt:variant>
        <vt:i4>5</vt:i4>
      </vt:variant>
      <vt:variant>
        <vt:lpwstr/>
      </vt:variant>
      <vt:variant>
        <vt:lpwstr>_Toc28271160</vt:lpwstr>
      </vt:variant>
      <vt:variant>
        <vt:i4>1048628</vt:i4>
      </vt:variant>
      <vt:variant>
        <vt:i4>548</vt:i4>
      </vt:variant>
      <vt:variant>
        <vt:i4>0</vt:i4>
      </vt:variant>
      <vt:variant>
        <vt:i4>5</vt:i4>
      </vt:variant>
      <vt:variant>
        <vt:lpwstr/>
      </vt:variant>
      <vt:variant>
        <vt:lpwstr>_Toc28271159</vt:lpwstr>
      </vt:variant>
      <vt:variant>
        <vt:i4>1114164</vt:i4>
      </vt:variant>
      <vt:variant>
        <vt:i4>542</vt:i4>
      </vt:variant>
      <vt:variant>
        <vt:i4>0</vt:i4>
      </vt:variant>
      <vt:variant>
        <vt:i4>5</vt:i4>
      </vt:variant>
      <vt:variant>
        <vt:lpwstr/>
      </vt:variant>
      <vt:variant>
        <vt:lpwstr>_Toc28271158</vt:lpwstr>
      </vt:variant>
      <vt:variant>
        <vt:i4>1966132</vt:i4>
      </vt:variant>
      <vt:variant>
        <vt:i4>536</vt:i4>
      </vt:variant>
      <vt:variant>
        <vt:i4>0</vt:i4>
      </vt:variant>
      <vt:variant>
        <vt:i4>5</vt:i4>
      </vt:variant>
      <vt:variant>
        <vt:lpwstr/>
      </vt:variant>
      <vt:variant>
        <vt:lpwstr>_Toc28271157</vt:lpwstr>
      </vt:variant>
      <vt:variant>
        <vt:i4>2031668</vt:i4>
      </vt:variant>
      <vt:variant>
        <vt:i4>530</vt:i4>
      </vt:variant>
      <vt:variant>
        <vt:i4>0</vt:i4>
      </vt:variant>
      <vt:variant>
        <vt:i4>5</vt:i4>
      </vt:variant>
      <vt:variant>
        <vt:lpwstr/>
      </vt:variant>
      <vt:variant>
        <vt:lpwstr>_Toc28271156</vt:lpwstr>
      </vt:variant>
      <vt:variant>
        <vt:i4>1835060</vt:i4>
      </vt:variant>
      <vt:variant>
        <vt:i4>524</vt:i4>
      </vt:variant>
      <vt:variant>
        <vt:i4>0</vt:i4>
      </vt:variant>
      <vt:variant>
        <vt:i4>5</vt:i4>
      </vt:variant>
      <vt:variant>
        <vt:lpwstr/>
      </vt:variant>
      <vt:variant>
        <vt:lpwstr>_Toc28271155</vt:lpwstr>
      </vt:variant>
      <vt:variant>
        <vt:i4>1900596</vt:i4>
      </vt:variant>
      <vt:variant>
        <vt:i4>518</vt:i4>
      </vt:variant>
      <vt:variant>
        <vt:i4>0</vt:i4>
      </vt:variant>
      <vt:variant>
        <vt:i4>5</vt:i4>
      </vt:variant>
      <vt:variant>
        <vt:lpwstr/>
      </vt:variant>
      <vt:variant>
        <vt:lpwstr>_Toc28271154</vt:lpwstr>
      </vt:variant>
      <vt:variant>
        <vt:i4>1703988</vt:i4>
      </vt:variant>
      <vt:variant>
        <vt:i4>512</vt:i4>
      </vt:variant>
      <vt:variant>
        <vt:i4>0</vt:i4>
      </vt:variant>
      <vt:variant>
        <vt:i4>5</vt:i4>
      </vt:variant>
      <vt:variant>
        <vt:lpwstr/>
      </vt:variant>
      <vt:variant>
        <vt:lpwstr>_Toc28271153</vt:lpwstr>
      </vt:variant>
      <vt:variant>
        <vt:i4>1769524</vt:i4>
      </vt:variant>
      <vt:variant>
        <vt:i4>506</vt:i4>
      </vt:variant>
      <vt:variant>
        <vt:i4>0</vt:i4>
      </vt:variant>
      <vt:variant>
        <vt:i4>5</vt:i4>
      </vt:variant>
      <vt:variant>
        <vt:lpwstr/>
      </vt:variant>
      <vt:variant>
        <vt:lpwstr>_Toc28271152</vt:lpwstr>
      </vt:variant>
      <vt:variant>
        <vt:i4>1572916</vt:i4>
      </vt:variant>
      <vt:variant>
        <vt:i4>500</vt:i4>
      </vt:variant>
      <vt:variant>
        <vt:i4>0</vt:i4>
      </vt:variant>
      <vt:variant>
        <vt:i4>5</vt:i4>
      </vt:variant>
      <vt:variant>
        <vt:lpwstr/>
      </vt:variant>
      <vt:variant>
        <vt:lpwstr>_Toc28271151</vt:lpwstr>
      </vt:variant>
      <vt:variant>
        <vt:i4>1638452</vt:i4>
      </vt:variant>
      <vt:variant>
        <vt:i4>494</vt:i4>
      </vt:variant>
      <vt:variant>
        <vt:i4>0</vt:i4>
      </vt:variant>
      <vt:variant>
        <vt:i4>5</vt:i4>
      </vt:variant>
      <vt:variant>
        <vt:lpwstr/>
      </vt:variant>
      <vt:variant>
        <vt:lpwstr>_Toc28271150</vt:lpwstr>
      </vt:variant>
      <vt:variant>
        <vt:i4>1048629</vt:i4>
      </vt:variant>
      <vt:variant>
        <vt:i4>488</vt:i4>
      </vt:variant>
      <vt:variant>
        <vt:i4>0</vt:i4>
      </vt:variant>
      <vt:variant>
        <vt:i4>5</vt:i4>
      </vt:variant>
      <vt:variant>
        <vt:lpwstr/>
      </vt:variant>
      <vt:variant>
        <vt:lpwstr>_Toc28271149</vt:lpwstr>
      </vt:variant>
      <vt:variant>
        <vt:i4>1114165</vt:i4>
      </vt:variant>
      <vt:variant>
        <vt:i4>482</vt:i4>
      </vt:variant>
      <vt:variant>
        <vt:i4>0</vt:i4>
      </vt:variant>
      <vt:variant>
        <vt:i4>5</vt:i4>
      </vt:variant>
      <vt:variant>
        <vt:lpwstr/>
      </vt:variant>
      <vt:variant>
        <vt:lpwstr>_Toc28271148</vt:lpwstr>
      </vt:variant>
      <vt:variant>
        <vt:i4>1966133</vt:i4>
      </vt:variant>
      <vt:variant>
        <vt:i4>476</vt:i4>
      </vt:variant>
      <vt:variant>
        <vt:i4>0</vt:i4>
      </vt:variant>
      <vt:variant>
        <vt:i4>5</vt:i4>
      </vt:variant>
      <vt:variant>
        <vt:lpwstr/>
      </vt:variant>
      <vt:variant>
        <vt:lpwstr>_Toc28271147</vt:lpwstr>
      </vt:variant>
      <vt:variant>
        <vt:i4>2031669</vt:i4>
      </vt:variant>
      <vt:variant>
        <vt:i4>470</vt:i4>
      </vt:variant>
      <vt:variant>
        <vt:i4>0</vt:i4>
      </vt:variant>
      <vt:variant>
        <vt:i4>5</vt:i4>
      </vt:variant>
      <vt:variant>
        <vt:lpwstr/>
      </vt:variant>
      <vt:variant>
        <vt:lpwstr>_Toc28271146</vt:lpwstr>
      </vt:variant>
      <vt:variant>
        <vt:i4>1835061</vt:i4>
      </vt:variant>
      <vt:variant>
        <vt:i4>464</vt:i4>
      </vt:variant>
      <vt:variant>
        <vt:i4>0</vt:i4>
      </vt:variant>
      <vt:variant>
        <vt:i4>5</vt:i4>
      </vt:variant>
      <vt:variant>
        <vt:lpwstr/>
      </vt:variant>
      <vt:variant>
        <vt:lpwstr>_Toc28271145</vt:lpwstr>
      </vt:variant>
      <vt:variant>
        <vt:i4>1900597</vt:i4>
      </vt:variant>
      <vt:variant>
        <vt:i4>458</vt:i4>
      </vt:variant>
      <vt:variant>
        <vt:i4>0</vt:i4>
      </vt:variant>
      <vt:variant>
        <vt:i4>5</vt:i4>
      </vt:variant>
      <vt:variant>
        <vt:lpwstr/>
      </vt:variant>
      <vt:variant>
        <vt:lpwstr>_Toc28271144</vt:lpwstr>
      </vt:variant>
      <vt:variant>
        <vt:i4>1703989</vt:i4>
      </vt:variant>
      <vt:variant>
        <vt:i4>452</vt:i4>
      </vt:variant>
      <vt:variant>
        <vt:i4>0</vt:i4>
      </vt:variant>
      <vt:variant>
        <vt:i4>5</vt:i4>
      </vt:variant>
      <vt:variant>
        <vt:lpwstr/>
      </vt:variant>
      <vt:variant>
        <vt:lpwstr>_Toc28271143</vt:lpwstr>
      </vt:variant>
      <vt:variant>
        <vt:i4>1769525</vt:i4>
      </vt:variant>
      <vt:variant>
        <vt:i4>446</vt:i4>
      </vt:variant>
      <vt:variant>
        <vt:i4>0</vt:i4>
      </vt:variant>
      <vt:variant>
        <vt:i4>5</vt:i4>
      </vt:variant>
      <vt:variant>
        <vt:lpwstr/>
      </vt:variant>
      <vt:variant>
        <vt:lpwstr>_Toc28271142</vt:lpwstr>
      </vt:variant>
      <vt:variant>
        <vt:i4>1572917</vt:i4>
      </vt:variant>
      <vt:variant>
        <vt:i4>440</vt:i4>
      </vt:variant>
      <vt:variant>
        <vt:i4>0</vt:i4>
      </vt:variant>
      <vt:variant>
        <vt:i4>5</vt:i4>
      </vt:variant>
      <vt:variant>
        <vt:lpwstr/>
      </vt:variant>
      <vt:variant>
        <vt:lpwstr>_Toc28271141</vt:lpwstr>
      </vt:variant>
      <vt:variant>
        <vt:i4>1638453</vt:i4>
      </vt:variant>
      <vt:variant>
        <vt:i4>434</vt:i4>
      </vt:variant>
      <vt:variant>
        <vt:i4>0</vt:i4>
      </vt:variant>
      <vt:variant>
        <vt:i4>5</vt:i4>
      </vt:variant>
      <vt:variant>
        <vt:lpwstr/>
      </vt:variant>
      <vt:variant>
        <vt:lpwstr>_Toc28271140</vt:lpwstr>
      </vt:variant>
      <vt:variant>
        <vt:i4>1048626</vt:i4>
      </vt:variant>
      <vt:variant>
        <vt:i4>428</vt:i4>
      </vt:variant>
      <vt:variant>
        <vt:i4>0</vt:i4>
      </vt:variant>
      <vt:variant>
        <vt:i4>5</vt:i4>
      </vt:variant>
      <vt:variant>
        <vt:lpwstr/>
      </vt:variant>
      <vt:variant>
        <vt:lpwstr>_Toc28271139</vt:lpwstr>
      </vt:variant>
      <vt:variant>
        <vt:i4>1114162</vt:i4>
      </vt:variant>
      <vt:variant>
        <vt:i4>422</vt:i4>
      </vt:variant>
      <vt:variant>
        <vt:i4>0</vt:i4>
      </vt:variant>
      <vt:variant>
        <vt:i4>5</vt:i4>
      </vt:variant>
      <vt:variant>
        <vt:lpwstr/>
      </vt:variant>
      <vt:variant>
        <vt:lpwstr>_Toc28271138</vt:lpwstr>
      </vt:variant>
      <vt:variant>
        <vt:i4>1966130</vt:i4>
      </vt:variant>
      <vt:variant>
        <vt:i4>416</vt:i4>
      </vt:variant>
      <vt:variant>
        <vt:i4>0</vt:i4>
      </vt:variant>
      <vt:variant>
        <vt:i4>5</vt:i4>
      </vt:variant>
      <vt:variant>
        <vt:lpwstr/>
      </vt:variant>
      <vt:variant>
        <vt:lpwstr>_Toc28271137</vt:lpwstr>
      </vt:variant>
      <vt:variant>
        <vt:i4>2031666</vt:i4>
      </vt:variant>
      <vt:variant>
        <vt:i4>410</vt:i4>
      </vt:variant>
      <vt:variant>
        <vt:i4>0</vt:i4>
      </vt:variant>
      <vt:variant>
        <vt:i4>5</vt:i4>
      </vt:variant>
      <vt:variant>
        <vt:lpwstr/>
      </vt:variant>
      <vt:variant>
        <vt:lpwstr>_Toc28271136</vt:lpwstr>
      </vt:variant>
      <vt:variant>
        <vt:i4>1835058</vt:i4>
      </vt:variant>
      <vt:variant>
        <vt:i4>404</vt:i4>
      </vt:variant>
      <vt:variant>
        <vt:i4>0</vt:i4>
      </vt:variant>
      <vt:variant>
        <vt:i4>5</vt:i4>
      </vt:variant>
      <vt:variant>
        <vt:lpwstr/>
      </vt:variant>
      <vt:variant>
        <vt:lpwstr>_Toc28271135</vt:lpwstr>
      </vt:variant>
      <vt:variant>
        <vt:i4>1900594</vt:i4>
      </vt:variant>
      <vt:variant>
        <vt:i4>398</vt:i4>
      </vt:variant>
      <vt:variant>
        <vt:i4>0</vt:i4>
      </vt:variant>
      <vt:variant>
        <vt:i4>5</vt:i4>
      </vt:variant>
      <vt:variant>
        <vt:lpwstr/>
      </vt:variant>
      <vt:variant>
        <vt:lpwstr>_Toc28271134</vt:lpwstr>
      </vt:variant>
      <vt:variant>
        <vt:i4>1703986</vt:i4>
      </vt:variant>
      <vt:variant>
        <vt:i4>392</vt:i4>
      </vt:variant>
      <vt:variant>
        <vt:i4>0</vt:i4>
      </vt:variant>
      <vt:variant>
        <vt:i4>5</vt:i4>
      </vt:variant>
      <vt:variant>
        <vt:lpwstr/>
      </vt:variant>
      <vt:variant>
        <vt:lpwstr>_Toc28271133</vt:lpwstr>
      </vt:variant>
      <vt:variant>
        <vt:i4>1769522</vt:i4>
      </vt:variant>
      <vt:variant>
        <vt:i4>386</vt:i4>
      </vt:variant>
      <vt:variant>
        <vt:i4>0</vt:i4>
      </vt:variant>
      <vt:variant>
        <vt:i4>5</vt:i4>
      </vt:variant>
      <vt:variant>
        <vt:lpwstr/>
      </vt:variant>
      <vt:variant>
        <vt:lpwstr>_Toc28271132</vt:lpwstr>
      </vt:variant>
      <vt:variant>
        <vt:i4>1572914</vt:i4>
      </vt:variant>
      <vt:variant>
        <vt:i4>380</vt:i4>
      </vt:variant>
      <vt:variant>
        <vt:i4>0</vt:i4>
      </vt:variant>
      <vt:variant>
        <vt:i4>5</vt:i4>
      </vt:variant>
      <vt:variant>
        <vt:lpwstr/>
      </vt:variant>
      <vt:variant>
        <vt:lpwstr>_Toc28271131</vt:lpwstr>
      </vt:variant>
      <vt:variant>
        <vt:i4>1638450</vt:i4>
      </vt:variant>
      <vt:variant>
        <vt:i4>374</vt:i4>
      </vt:variant>
      <vt:variant>
        <vt:i4>0</vt:i4>
      </vt:variant>
      <vt:variant>
        <vt:i4>5</vt:i4>
      </vt:variant>
      <vt:variant>
        <vt:lpwstr/>
      </vt:variant>
      <vt:variant>
        <vt:lpwstr>_Toc28271130</vt:lpwstr>
      </vt:variant>
      <vt:variant>
        <vt:i4>1048627</vt:i4>
      </vt:variant>
      <vt:variant>
        <vt:i4>368</vt:i4>
      </vt:variant>
      <vt:variant>
        <vt:i4>0</vt:i4>
      </vt:variant>
      <vt:variant>
        <vt:i4>5</vt:i4>
      </vt:variant>
      <vt:variant>
        <vt:lpwstr/>
      </vt:variant>
      <vt:variant>
        <vt:lpwstr>_Toc28271129</vt:lpwstr>
      </vt:variant>
      <vt:variant>
        <vt:i4>1114163</vt:i4>
      </vt:variant>
      <vt:variant>
        <vt:i4>362</vt:i4>
      </vt:variant>
      <vt:variant>
        <vt:i4>0</vt:i4>
      </vt:variant>
      <vt:variant>
        <vt:i4>5</vt:i4>
      </vt:variant>
      <vt:variant>
        <vt:lpwstr/>
      </vt:variant>
      <vt:variant>
        <vt:lpwstr>_Toc28271128</vt:lpwstr>
      </vt:variant>
      <vt:variant>
        <vt:i4>1966131</vt:i4>
      </vt:variant>
      <vt:variant>
        <vt:i4>356</vt:i4>
      </vt:variant>
      <vt:variant>
        <vt:i4>0</vt:i4>
      </vt:variant>
      <vt:variant>
        <vt:i4>5</vt:i4>
      </vt:variant>
      <vt:variant>
        <vt:lpwstr/>
      </vt:variant>
      <vt:variant>
        <vt:lpwstr>_Toc28271127</vt:lpwstr>
      </vt:variant>
      <vt:variant>
        <vt:i4>2031667</vt:i4>
      </vt:variant>
      <vt:variant>
        <vt:i4>350</vt:i4>
      </vt:variant>
      <vt:variant>
        <vt:i4>0</vt:i4>
      </vt:variant>
      <vt:variant>
        <vt:i4>5</vt:i4>
      </vt:variant>
      <vt:variant>
        <vt:lpwstr/>
      </vt:variant>
      <vt:variant>
        <vt:lpwstr>_Toc28271126</vt:lpwstr>
      </vt:variant>
      <vt:variant>
        <vt:i4>1835059</vt:i4>
      </vt:variant>
      <vt:variant>
        <vt:i4>344</vt:i4>
      </vt:variant>
      <vt:variant>
        <vt:i4>0</vt:i4>
      </vt:variant>
      <vt:variant>
        <vt:i4>5</vt:i4>
      </vt:variant>
      <vt:variant>
        <vt:lpwstr/>
      </vt:variant>
      <vt:variant>
        <vt:lpwstr>_Toc28271125</vt:lpwstr>
      </vt:variant>
      <vt:variant>
        <vt:i4>1900595</vt:i4>
      </vt:variant>
      <vt:variant>
        <vt:i4>338</vt:i4>
      </vt:variant>
      <vt:variant>
        <vt:i4>0</vt:i4>
      </vt:variant>
      <vt:variant>
        <vt:i4>5</vt:i4>
      </vt:variant>
      <vt:variant>
        <vt:lpwstr/>
      </vt:variant>
      <vt:variant>
        <vt:lpwstr>_Toc28271124</vt:lpwstr>
      </vt:variant>
      <vt:variant>
        <vt:i4>1703987</vt:i4>
      </vt:variant>
      <vt:variant>
        <vt:i4>332</vt:i4>
      </vt:variant>
      <vt:variant>
        <vt:i4>0</vt:i4>
      </vt:variant>
      <vt:variant>
        <vt:i4>5</vt:i4>
      </vt:variant>
      <vt:variant>
        <vt:lpwstr/>
      </vt:variant>
      <vt:variant>
        <vt:lpwstr>_Toc28271123</vt:lpwstr>
      </vt:variant>
      <vt:variant>
        <vt:i4>1769523</vt:i4>
      </vt:variant>
      <vt:variant>
        <vt:i4>326</vt:i4>
      </vt:variant>
      <vt:variant>
        <vt:i4>0</vt:i4>
      </vt:variant>
      <vt:variant>
        <vt:i4>5</vt:i4>
      </vt:variant>
      <vt:variant>
        <vt:lpwstr/>
      </vt:variant>
      <vt:variant>
        <vt:lpwstr>_Toc28271122</vt:lpwstr>
      </vt:variant>
      <vt:variant>
        <vt:i4>1572915</vt:i4>
      </vt:variant>
      <vt:variant>
        <vt:i4>320</vt:i4>
      </vt:variant>
      <vt:variant>
        <vt:i4>0</vt:i4>
      </vt:variant>
      <vt:variant>
        <vt:i4>5</vt:i4>
      </vt:variant>
      <vt:variant>
        <vt:lpwstr/>
      </vt:variant>
      <vt:variant>
        <vt:lpwstr>_Toc28271121</vt:lpwstr>
      </vt:variant>
      <vt:variant>
        <vt:i4>1638451</vt:i4>
      </vt:variant>
      <vt:variant>
        <vt:i4>314</vt:i4>
      </vt:variant>
      <vt:variant>
        <vt:i4>0</vt:i4>
      </vt:variant>
      <vt:variant>
        <vt:i4>5</vt:i4>
      </vt:variant>
      <vt:variant>
        <vt:lpwstr/>
      </vt:variant>
      <vt:variant>
        <vt:lpwstr>_Toc28271120</vt:lpwstr>
      </vt:variant>
      <vt:variant>
        <vt:i4>1048624</vt:i4>
      </vt:variant>
      <vt:variant>
        <vt:i4>308</vt:i4>
      </vt:variant>
      <vt:variant>
        <vt:i4>0</vt:i4>
      </vt:variant>
      <vt:variant>
        <vt:i4>5</vt:i4>
      </vt:variant>
      <vt:variant>
        <vt:lpwstr/>
      </vt:variant>
      <vt:variant>
        <vt:lpwstr>_Toc28271119</vt:lpwstr>
      </vt:variant>
      <vt:variant>
        <vt:i4>1114160</vt:i4>
      </vt:variant>
      <vt:variant>
        <vt:i4>302</vt:i4>
      </vt:variant>
      <vt:variant>
        <vt:i4>0</vt:i4>
      </vt:variant>
      <vt:variant>
        <vt:i4>5</vt:i4>
      </vt:variant>
      <vt:variant>
        <vt:lpwstr/>
      </vt:variant>
      <vt:variant>
        <vt:lpwstr>_Toc28271118</vt:lpwstr>
      </vt:variant>
      <vt:variant>
        <vt:i4>1966128</vt:i4>
      </vt:variant>
      <vt:variant>
        <vt:i4>296</vt:i4>
      </vt:variant>
      <vt:variant>
        <vt:i4>0</vt:i4>
      </vt:variant>
      <vt:variant>
        <vt:i4>5</vt:i4>
      </vt:variant>
      <vt:variant>
        <vt:lpwstr/>
      </vt:variant>
      <vt:variant>
        <vt:lpwstr>_Toc28271117</vt:lpwstr>
      </vt:variant>
      <vt:variant>
        <vt:i4>2031664</vt:i4>
      </vt:variant>
      <vt:variant>
        <vt:i4>290</vt:i4>
      </vt:variant>
      <vt:variant>
        <vt:i4>0</vt:i4>
      </vt:variant>
      <vt:variant>
        <vt:i4>5</vt:i4>
      </vt:variant>
      <vt:variant>
        <vt:lpwstr/>
      </vt:variant>
      <vt:variant>
        <vt:lpwstr>_Toc28271116</vt:lpwstr>
      </vt:variant>
      <vt:variant>
        <vt:i4>1835056</vt:i4>
      </vt:variant>
      <vt:variant>
        <vt:i4>284</vt:i4>
      </vt:variant>
      <vt:variant>
        <vt:i4>0</vt:i4>
      </vt:variant>
      <vt:variant>
        <vt:i4>5</vt:i4>
      </vt:variant>
      <vt:variant>
        <vt:lpwstr/>
      </vt:variant>
      <vt:variant>
        <vt:lpwstr>_Toc28271115</vt:lpwstr>
      </vt:variant>
      <vt:variant>
        <vt:i4>1900592</vt:i4>
      </vt:variant>
      <vt:variant>
        <vt:i4>278</vt:i4>
      </vt:variant>
      <vt:variant>
        <vt:i4>0</vt:i4>
      </vt:variant>
      <vt:variant>
        <vt:i4>5</vt:i4>
      </vt:variant>
      <vt:variant>
        <vt:lpwstr/>
      </vt:variant>
      <vt:variant>
        <vt:lpwstr>_Toc28271114</vt:lpwstr>
      </vt:variant>
      <vt:variant>
        <vt:i4>1703984</vt:i4>
      </vt:variant>
      <vt:variant>
        <vt:i4>272</vt:i4>
      </vt:variant>
      <vt:variant>
        <vt:i4>0</vt:i4>
      </vt:variant>
      <vt:variant>
        <vt:i4>5</vt:i4>
      </vt:variant>
      <vt:variant>
        <vt:lpwstr/>
      </vt:variant>
      <vt:variant>
        <vt:lpwstr>_Toc28271113</vt:lpwstr>
      </vt:variant>
      <vt:variant>
        <vt:i4>1769520</vt:i4>
      </vt:variant>
      <vt:variant>
        <vt:i4>266</vt:i4>
      </vt:variant>
      <vt:variant>
        <vt:i4>0</vt:i4>
      </vt:variant>
      <vt:variant>
        <vt:i4>5</vt:i4>
      </vt:variant>
      <vt:variant>
        <vt:lpwstr/>
      </vt:variant>
      <vt:variant>
        <vt:lpwstr>_Toc28271112</vt:lpwstr>
      </vt:variant>
      <vt:variant>
        <vt:i4>1572912</vt:i4>
      </vt:variant>
      <vt:variant>
        <vt:i4>260</vt:i4>
      </vt:variant>
      <vt:variant>
        <vt:i4>0</vt:i4>
      </vt:variant>
      <vt:variant>
        <vt:i4>5</vt:i4>
      </vt:variant>
      <vt:variant>
        <vt:lpwstr/>
      </vt:variant>
      <vt:variant>
        <vt:lpwstr>_Toc28271111</vt:lpwstr>
      </vt:variant>
      <vt:variant>
        <vt:i4>1638448</vt:i4>
      </vt:variant>
      <vt:variant>
        <vt:i4>254</vt:i4>
      </vt:variant>
      <vt:variant>
        <vt:i4>0</vt:i4>
      </vt:variant>
      <vt:variant>
        <vt:i4>5</vt:i4>
      </vt:variant>
      <vt:variant>
        <vt:lpwstr/>
      </vt:variant>
      <vt:variant>
        <vt:lpwstr>_Toc28271110</vt:lpwstr>
      </vt:variant>
      <vt:variant>
        <vt:i4>1048625</vt:i4>
      </vt:variant>
      <vt:variant>
        <vt:i4>248</vt:i4>
      </vt:variant>
      <vt:variant>
        <vt:i4>0</vt:i4>
      </vt:variant>
      <vt:variant>
        <vt:i4>5</vt:i4>
      </vt:variant>
      <vt:variant>
        <vt:lpwstr/>
      </vt:variant>
      <vt:variant>
        <vt:lpwstr>_Toc28271109</vt:lpwstr>
      </vt:variant>
      <vt:variant>
        <vt:i4>1114161</vt:i4>
      </vt:variant>
      <vt:variant>
        <vt:i4>242</vt:i4>
      </vt:variant>
      <vt:variant>
        <vt:i4>0</vt:i4>
      </vt:variant>
      <vt:variant>
        <vt:i4>5</vt:i4>
      </vt:variant>
      <vt:variant>
        <vt:lpwstr/>
      </vt:variant>
      <vt:variant>
        <vt:lpwstr>_Toc28271108</vt:lpwstr>
      </vt:variant>
      <vt:variant>
        <vt:i4>1966129</vt:i4>
      </vt:variant>
      <vt:variant>
        <vt:i4>236</vt:i4>
      </vt:variant>
      <vt:variant>
        <vt:i4>0</vt:i4>
      </vt:variant>
      <vt:variant>
        <vt:i4>5</vt:i4>
      </vt:variant>
      <vt:variant>
        <vt:lpwstr/>
      </vt:variant>
      <vt:variant>
        <vt:lpwstr>_Toc28271107</vt:lpwstr>
      </vt:variant>
      <vt:variant>
        <vt:i4>2031665</vt:i4>
      </vt:variant>
      <vt:variant>
        <vt:i4>230</vt:i4>
      </vt:variant>
      <vt:variant>
        <vt:i4>0</vt:i4>
      </vt:variant>
      <vt:variant>
        <vt:i4>5</vt:i4>
      </vt:variant>
      <vt:variant>
        <vt:lpwstr/>
      </vt:variant>
      <vt:variant>
        <vt:lpwstr>_Toc28271106</vt:lpwstr>
      </vt:variant>
      <vt:variant>
        <vt:i4>1835057</vt:i4>
      </vt:variant>
      <vt:variant>
        <vt:i4>224</vt:i4>
      </vt:variant>
      <vt:variant>
        <vt:i4>0</vt:i4>
      </vt:variant>
      <vt:variant>
        <vt:i4>5</vt:i4>
      </vt:variant>
      <vt:variant>
        <vt:lpwstr/>
      </vt:variant>
      <vt:variant>
        <vt:lpwstr>_Toc28271105</vt:lpwstr>
      </vt:variant>
      <vt:variant>
        <vt:i4>1900593</vt:i4>
      </vt:variant>
      <vt:variant>
        <vt:i4>218</vt:i4>
      </vt:variant>
      <vt:variant>
        <vt:i4>0</vt:i4>
      </vt:variant>
      <vt:variant>
        <vt:i4>5</vt:i4>
      </vt:variant>
      <vt:variant>
        <vt:lpwstr/>
      </vt:variant>
      <vt:variant>
        <vt:lpwstr>_Toc28271104</vt:lpwstr>
      </vt:variant>
      <vt:variant>
        <vt:i4>1703985</vt:i4>
      </vt:variant>
      <vt:variant>
        <vt:i4>212</vt:i4>
      </vt:variant>
      <vt:variant>
        <vt:i4>0</vt:i4>
      </vt:variant>
      <vt:variant>
        <vt:i4>5</vt:i4>
      </vt:variant>
      <vt:variant>
        <vt:lpwstr/>
      </vt:variant>
      <vt:variant>
        <vt:lpwstr>_Toc28271103</vt:lpwstr>
      </vt:variant>
      <vt:variant>
        <vt:i4>1769521</vt:i4>
      </vt:variant>
      <vt:variant>
        <vt:i4>206</vt:i4>
      </vt:variant>
      <vt:variant>
        <vt:i4>0</vt:i4>
      </vt:variant>
      <vt:variant>
        <vt:i4>5</vt:i4>
      </vt:variant>
      <vt:variant>
        <vt:lpwstr/>
      </vt:variant>
      <vt:variant>
        <vt:lpwstr>_Toc28271102</vt:lpwstr>
      </vt:variant>
      <vt:variant>
        <vt:i4>1572913</vt:i4>
      </vt:variant>
      <vt:variant>
        <vt:i4>200</vt:i4>
      </vt:variant>
      <vt:variant>
        <vt:i4>0</vt:i4>
      </vt:variant>
      <vt:variant>
        <vt:i4>5</vt:i4>
      </vt:variant>
      <vt:variant>
        <vt:lpwstr/>
      </vt:variant>
      <vt:variant>
        <vt:lpwstr>_Toc28271101</vt:lpwstr>
      </vt:variant>
      <vt:variant>
        <vt:i4>1638449</vt:i4>
      </vt:variant>
      <vt:variant>
        <vt:i4>194</vt:i4>
      </vt:variant>
      <vt:variant>
        <vt:i4>0</vt:i4>
      </vt:variant>
      <vt:variant>
        <vt:i4>5</vt:i4>
      </vt:variant>
      <vt:variant>
        <vt:lpwstr/>
      </vt:variant>
      <vt:variant>
        <vt:lpwstr>_Toc28271100</vt:lpwstr>
      </vt:variant>
      <vt:variant>
        <vt:i4>1114168</vt:i4>
      </vt:variant>
      <vt:variant>
        <vt:i4>188</vt:i4>
      </vt:variant>
      <vt:variant>
        <vt:i4>0</vt:i4>
      </vt:variant>
      <vt:variant>
        <vt:i4>5</vt:i4>
      </vt:variant>
      <vt:variant>
        <vt:lpwstr/>
      </vt:variant>
      <vt:variant>
        <vt:lpwstr>_Toc28271099</vt:lpwstr>
      </vt:variant>
      <vt:variant>
        <vt:i4>1048632</vt:i4>
      </vt:variant>
      <vt:variant>
        <vt:i4>182</vt:i4>
      </vt:variant>
      <vt:variant>
        <vt:i4>0</vt:i4>
      </vt:variant>
      <vt:variant>
        <vt:i4>5</vt:i4>
      </vt:variant>
      <vt:variant>
        <vt:lpwstr/>
      </vt:variant>
      <vt:variant>
        <vt:lpwstr>_Toc28271098</vt:lpwstr>
      </vt:variant>
      <vt:variant>
        <vt:i4>2031672</vt:i4>
      </vt:variant>
      <vt:variant>
        <vt:i4>176</vt:i4>
      </vt:variant>
      <vt:variant>
        <vt:i4>0</vt:i4>
      </vt:variant>
      <vt:variant>
        <vt:i4>5</vt:i4>
      </vt:variant>
      <vt:variant>
        <vt:lpwstr/>
      </vt:variant>
      <vt:variant>
        <vt:lpwstr>_Toc28271097</vt:lpwstr>
      </vt:variant>
      <vt:variant>
        <vt:i4>1966136</vt:i4>
      </vt:variant>
      <vt:variant>
        <vt:i4>170</vt:i4>
      </vt:variant>
      <vt:variant>
        <vt:i4>0</vt:i4>
      </vt:variant>
      <vt:variant>
        <vt:i4>5</vt:i4>
      </vt:variant>
      <vt:variant>
        <vt:lpwstr/>
      </vt:variant>
      <vt:variant>
        <vt:lpwstr>_Toc28271096</vt:lpwstr>
      </vt:variant>
      <vt:variant>
        <vt:i4>1900600</vt:i4>
      </vt:variant>
      <vt:variant>
        <vt:i4>164</vt:i4>
      </vt:variant>
      <vt:variant>
        <vt:i4>0</vt:i4>
      </vt:variant>
      <vt:variant>
        <vt:i4>5</vt:i4>
      </vt:variant>
      <vt:variant>
        <vt:lpwstr/>
      </vt:variant>
      <vt:variant>
        <vt:lpwstr>_Toc28271095</vt:lpwstr>
      </vt:variant>
      <vt:variant>
        <vt:i4>1835064</vt:i4>
      </vt:variant>
      <vt:variant>
        <vt:i4>158</vt:i4>
      </vt:variant>
      <vt:variant>
        <vt:i4>0</vt:i4>
      </vt:variant>
      <vt:variant>
        <vt:i4>5</vt:i4>
      </vt:variant>
      <vt:variant>
        <vt:lpwstr/>
      </vt:variant>
      <vt:variant>
        <vt:lpwstr>_Toc28271094</vt:lpwstr>
      </vt:variant>
      <vt:variant>
        <vt:i4>1769528</vt:i4>
      </vt:variant>
      <vt:variant>
        <vt:i4>152</vt:i4>
      </vt:variant>
      <vt:variant>
        <vt:i4>0</vt:i4>
      </vt:variant>
      <vt:variant>
        <vt:i4>5</vt:i4>
      </vt:variant>
      <vt:variant>
        <vt:lpwstr/>
      </vt:variant>
      <vt:variant>
        <vt:lpwstr>_Toc28271093</vt:lpwstr>
      </vt:variant>
      <vt:variant>
        <vt:i4>1703992</vt:i4>
      </vt:variant>
      <vt:variant>
        <vt:i4>146</vt:i4>
      </vt:variant>
      <vt:variant>
        <vt:i4>0</vt:i4>
      </vt:variant>
      <vt:variant>
        <vt:i4>5</vt:i4>
      </vt:variant>
      <vt:variant>
        <vt:lpwstr/>
      </vt:variant>
      <vt:variant>
        <vt:lpwstr>_Toc28271092</vt:lpwstr>
      </vt:variant>
      <vt:variant>
        <vt:i4>1638456</vt:i4>
      </vt:variant>
      <vt:variant>
        <vt:i4>140</vt:i4>
      </vt:variant>
      <vt:variant>
        <vt:i4>0</vt:i4>
      </vt:variant>
      <vt:variant>
        <vt:i4>5</vt:i4>
      </vt:variant>
      <vt:variant>
        <vt:lpwstr/>
      </vt:variant>
      <vt:variant>
        <vt:lpwstr>_Toc28271091</vt:lpwstr>
      </vt:variant>
      <vt:variant>
        <vt:i4>1572920</vt:i4>
      </vt:variant>
      <vt:variant>
        <vt:i4>134</vt:i4>
      </vt:variant>
      <vt:variant>
        <vt:i4>0</vt:i4>
      </vt:variant>
      <vt:variant>
        <vt:i4>5</vt:i4>
      </vt:variant>
      <vt:variant>
        <vt:lpwstr/>
      </vt:variant>
      <vt:variant>
        <vt:lpwstr>_Toc28271090</vt:lpwstr>
      </vt:variant>
      <vt:variant>
        <vt:i4>1114169</vt:i4>
      </vt:variant>
      <vt:variant>
        <vt:i4>128</vt:i4>
      </vt:variant>
      <vt:variant>
        <vt:i4>0</vt:i4>
      </vt:variant>
      <vt:variant>
        <vt:i4>5</vt:i4>
      </vt:variant>
      <vt:variant>
        <vt:lpwstr/>
      </vt:variant>
      <vt:variant>
        <vt:lpwstr>_Toc28271089</vt:lpwstr>
      </vt:variant>
      <vt:variant>
        <vt:i4>1048633</vt:i4>
      </vt:variant>
      <vt:variant>
        <vt:i4>122</vt:i4>
      </vt:variant>
      <vt:variant>
        <vt:i4>0</vt:i4>
      </vt:variant>
      <vt:variant>
        <vt:i4>5</vt:i4>
      </vt:variant>
      <vt:variant>
        <vt:lpwstr/>
      </vt:variant>
      <vt:variant>
        <vt:lpwstr>_Toc28271088</vt:lpwstr>
      </vt:variant>
      <vt:variant>
        <vt:i4>2031673</vt:i4>
      </vt:variant>
      <vt:variant>
        <vt:i4>116</vt:i4>
      </vt:variant>
      <vt:variant>
        <vt:i4>0</vt:i4>
      </vt:variant>
      <vt:variant>
        <vt:i4>5</vt:i4>
      </vt:variant>
      <vt:variant>
        <vt:lpwstr/>
      </vt:variant>
      <vt:variant>
        <vt:lpwstr>_Toc28271087</vt:lpwstr>
      </vt:variant>
      <vt:variant>
        <vt:i4>1966137</vt:i4>
      </vt:variant>
      <vt:variant>
        <vt:i4>110</vt:i4>
      </vt:variant>
      <vt:variant>
        <vt:i4>0</vt:i4>
      </vt:variant>
      <vt:variant>
        <vt:i4>5</vt:i4>
      </vt:variant>
      <vt:variant>
        <vt:lpwstr/>
      </vt:variant>
      <vt:variant>
        <vt:lpwstr>_Toc28271086</vt:lpwstr>
      </vt:variant>
      <vt:variant>
        <vt:i4>1900601</vt:i4>
      </vt:variant>
      <vt:variant>
        <vt:i4>104</vt:i4>
      </vt:variant>
      <vt:variant>
        <vt:i4>0</vt:i4>
      </vt:variant>
      <vt:variant>
        <vt:i4>5</vt:i4>
      </vt:variant>
      <vt:variant>
        <vt:lpwstr/>
      </vt:variant>
      <vt:variant>
        <vt:lpwstr>_Toc28271085</vt:lpwstr>
      </vt:variant>
      <vt:variant>
        <vt:i4>1835065</vt:i4>
      </vt:variant>
      <vt:variant>
        <vt:i4>98</vt:i4>
      </vt:variant>
      <vt:variant>
        <vt:i4>0</vt:i4>
      </vt:variant>
      <vt:variant>
        <vt:i4>5</vt:i4>
      </vt:variant>
      <vt:variant>
        <vt:lpwstr/>
      </vt:variant>
      <vt:variant>
        <vt:lpwstr>_Toc28271084</vt:lpwstr>
      </vt:variant>
      <vt:variant>
        <vt:i4>1769529</vt:i4>
      </vt:variant>
      <vt:variant>
        <vt:i4>92</vt:i4>
      </vt:variant>
      <vt:variant>
        <vt:i4>0</vt:i4>
      </vt:variant>
      <vt:variant>
        <vt:i4>5</vt:i4>
      </vt:variant>
      <vt:variant>
        <vt:lpwstr/>
      </vt:variant>
      <vt:variant>
        <vt:lpwstr>_Toc28271083</vt:lpwstr>
      </vt:variant>
      <vt:variant>
        <vt:i4>1703993</vt:i4>
      </vt:variant>
      <vt:variant>
        <vt:i4>86</vt:i4>
      </vt:variant>
      <vt:variant>
        <vt:i4>0</vt:i4>
      </vt:variant>
      <vt:variant>
        <vt:i4>5</vt:i4>
      </vt:variant>
      <vt:variant>
        <vt:lpwstr/>
      </vt:variant>
      <vt:variant>
        <vt:lpwstr>_Toc28271082</vt:lpwstr>
      </vt:variant>
      <vt:variant>
        <vt:i4>1638457</vt:i4>
      </vt:variant>
      <vt:variant>
        <vt:i4>80</vt:i4>
      </vt:variant>
      <vt:variant>
        <vt:i4>0</vt:i4>
      </vt:variant>
      <vt:variant>
        <vt:i4>5</vt:i4>
      </vt:variant>
      <vt:variant>
        <vt:lpwstr/>
      </vt:variant>
      <vt:variant>
        <vt:lpwstr>_Toc28271081</vt:lpwstr>
      </vt:variant>
      <vt:variant>
        <vt:i4>1572921</vt:i4>
      </vt:variant>
      <vt:variant>
        <vt:i4>74</vt:i4>
      </vt:variant>
      <vt:variant>
        <vt:i4>0</vt:i4>
      </vt:variant>
      <vt:variant>
        <vt:i4>5</vt:i4>
      </vt:variant>
      <vt:variant>
        <vt:lpwstr/>
      </vt:variant>
      <vt:variant>
        <vt:lpwstr>_Toc28271080</vt:lpwstr>
      </vt:variant>
      <vt:variant>
        <vt:i4>1114166</vt:i4>
      </vt:variant>
      <vt:variant>
        <vt:i4>68</vt:i4>
      </vt:variant>
      <vt:variant>
        <vt:i4>0</vt:i4>
      </vt:variant>
      <vt:variant>
        <vt:i4>5</vt:i4>
      </vt:variant>
      <vt:variant>
        <vt:lpwstr/>
      </vt:variant>
      <vt:variant>
        <vt:lpwstr>_Toc28271079</vt:lpwstr>
      </vt:variant>
      <vt:variant>
        <vt:i4>1048630</vt:i4>
      </vt:variant>
      <vt:variant>
        <vt:i4>62</vt:i4>
      </vt:variant>
      <vt:variant>
        <vt:i4>0</vt:i4>
      </vt:variant>
      <vt:variant>
        <vt:i4>5</vt:i4>
      </vt:variant>
      <vt:variant>
        <vt:lpwstr/>
      </vt:variant>
      <vt:variant>
        <vt:lpwstr>_Toc28271078</vt:lpwstr>
      </vt:variant>
      <vt:variant>
        <vt:i4>2031670</vt:i4>
      </vt:variant>
      <vt:variant>
        <vt:i4>56</vt:i4>
      </vt:variant>
      <vt:variant>
        <vt:i4>0</vt:i4>
      </vt:variant>
      <vt:variant>
        <vt:i4>5</vt:i4>
      </vt:variant>
      <vt:variant>
        <vt:lpwstr/>
      </vt:variant>
      <vt:variant>
        <vt:lpwstr>_Toc28271077</vt:lpwstr>
      </vt:variant>
      <vt:variant>
        <vt:i4>1966134</vt:i4>
      </vt:variant>
      <vt:variant>
        <vt:i4>50</vt:i4>
      </vt:variant>
      <vt:variant>
        <vt:i4>0</vt:i4>
      </vt:variant>
      <vt:variant>
        <vt:i4>5</vt:i4>
      </vt:variant>
      <vt:variant>
        <vt:lpwstr/>
      </vt:variant>
      <vt:variant>
        <vt:lpwstr>_Toc28271076</vt:lpwstr>
      </vt:variant>
      <vt:variant>
        <vt:i4>1900598</vt:i4>
      </vt:variant>
      <vt:variant>
        <vt:i4>44</vt:i4>
      </vt:variant>
      <vt:variant>
        <vt:i4>0</vt:i4>
      </vt:variant>
      <vt:variant>
        <vt:i4>5</vt:i4>
      </vt:variant>
      <vt:variant>
        <vt:lpwstr/>
      </vt:variant>
      <vt:variant>
        <vt:lpwstr>_Toc28271075</vt:lpwstr>
      </vt:variant>
      <vt:variant>
        <vt:i4>1835062</vt:i4>
      </vt:variant>
      <vt:variant>
        <vt:i4>38</vt:i4>
      </vt:variant>
      <vt:variant>
        <vt:i4>0</vt:i4>
      </vt:variant>
      <vt:variant>
        <vt:i4>5</vt:i4>
      </vt:variant>
      <vt:variant>
        <vt:lpwstr/>
      </vt:variant>
      <vt:variant>
        <vt:lpwstr>_Toc28271074</vt:lpwstr>
      </vt:variant>
      <vt:variant>
        <vt:i4>1769526</vt:i4>
      </vt:variant>
      <vt:variant>
        <vt:i4>32</vt:i4>
      </vt:variant>
      <vt:variant>
        <vt:i4>0</vt:i4>
      </vt:variant>
      <vt:variant>
        <vt:i4>5</vt:i4>
      </vt:variant>
      <vt:variant>
        <vt:lpwstr/>
      </vt:variant>
      <vt:variant>
        <vt:lpwstr>_Toc28271073</vt:lpwstr>
      </vt:variant>
      <vt:variant>
        <vt:i4>1703990</vt:i4>
      </vt:variant>
      <vt:variant>
        <vt:i4>26</vt:i4>
      </vt:variant>
      <vt:variant>
        <vt:i4>0</vt:i4>
      </vt:variant>
      <vt:variant>
        <vt:i4>5</vt:i4>
      </vt:variant>
      <vt:variant>
        <vt:lpwstr/>
      </vt:variant>
      <vt:variant>
        <vt:lpwstr>_Toc28271072</vt:lpwstr>
      </vt:variant>
      <vt:variant>
        <vt:i4>1638454</vt:i4>
      </vt:variant>
      <vt:variant>
        <vt:i4>20</vt:i4>
      </vt:variant>
      <vt:variant>
        <vt:i4>0</vt:i4>
      </vt:variant>
      <vt:variant>
        <vt:i4>5</vt:i4>
      </vt:variant>
      <vt:variant>
        <vt:lpwstr/>
      </vt:variant>
      <vt:variant>
        <vt:lpwstr>_Toc28271071</vt:lpwstr>
      </vt:variant>
      <vt:variant>
        <vt:i4>1572918</vt:i4>
      </vt:variant>
      <vt:variant>
        <vt:i4>14</vt:i4>
      </vt:variant>
      <vt:variant>
        <vt:i4>0</vt:i4>
      </vt:variant>
      <vt:variant>
        <vt:i4>5</vt:i4>
      </vt:variant>
      <vt:variant>
        <vt:lpwstr/>
      </vt:variant>
      <vt:variant>
        <vt:lpwstr>_Toc28271070</vt:lpwstr>
      </vt:variant>
      <vt:variant>
        <vt:i4>1114167</vt:i4>
      </vt:variant>
      <vt:variant>
        <vt:i4>8</vt:i4>
      </vt:variant>
      <vt:variant>
        <vt:i4>0</vt:i4>
      </vt:variant>
      <vt:variant>
        <vt:i4>5</vt:i4>
      </vt:variant>
      <vt:variant>
        <vt:lpwstr/>
      </vt:variant>
      <vt:variant>
        <vt:lpwstr>_Toc28271069</vt:lpwstr>
      </vt:variant>
      <vt:variant>
        <vt:i4>1048631</vt:i4>
      </vt:variant>
      <vt:variant>
        <vt:i4>2</vt:i4>
      </vt:variant>
      <vt:variant>
        <vt:i4>0</vt:i4>
      </vt:variant>
      <vt:variant>
        <vt:i4>5</vt:i4>
      </vt:variant>
      <vt:variant>
        <vt:lpwstr/>
      </vt:variant>
      <vt:variant>
        <vt:lpwstr>_Toc28271068</vt:lpwstr>
      </vt:variant>
      <vt:variant>
        <vt:i4>2556017</vt:i4>
      </vt:variant>
      <vt:variant>
        <vt:i4>9</vt:i4>
      </vt:variant>
      <vt:variant>
        <vt:i4>0</vt:i4>
      </vt:variant>
      <vt:variant>
        <vt:i4>5</vt:i4>
      </vt:variant>
      <vt:variant>
        <vt:lpwstr>http://www.tinhvan.com/</vt:lpwstr>
      </vt:variant>
      <vt:variant>
        <vt:lpwstr/>
      </vt:variant>
      <vt:variant>
        <vt:i4>786474</vt:i4>
      </vt:variant>
      <vt:variant>
        <vt:i4>6</vt:i4>
      </vt:variant>
      <vt:variant>
        <vt:i4>0</vt:i4>
      </vt:variant>
      <vt:variant>
        <vt:i4>5</vt:i4>
      </vt:variant>
      <vt:variant>
        <vt:lpwstr>mailto:info@tinhvan.com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Đặc tả yêu cầu người dùng</dc:title>
  <dc:subject/>
  <dc:creator>Tinh Vân</dc:creator>
  <cp:keywords/>
  <dc:description/>
  <cp:lastModifiedBy>LienNTQ</cp:lastModifiedBy>
  <cp:revision>3510</cp:revision>
  <cp:lastPrinted>2013-07-26T07:15:00Z</cp:lastPrinted>
  <dcterms:created xsi:type="dcterms:W3CDTF">2021-09-13T03:46:00Z</dcterms:created>
  <dcterms:modified xsi:type="dcterms:W3CDTF">2021-11-05T16:27:00Z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isplay_urn:schemas-microsoft-com:office:office#Ng_x01b0__x1edd_i_x0020_ki_x1ec3_m_x0020_tra">
    <vt:lpwstr>Nguyễn Mạnh Toàn</vt:lpwstr>
  </property>
  <property fmtid="{D5CDD505-2E9C-101B-9397-08002B2CF9AE}" pid="3" name="ContentType">
    <vt:lpwstr>Document</vt:lpwstr>
  </property>
  <property fmtid="{D5CDD505-2E9C-101B-9397-08002B2CF9AE}" pid="4" name="display_urn:schemas-microsoft-com:office:office#Ng_x01b0__x1edd_i_x0020_s_x1eed_a_x0020_cu_x1ed1_i">
    <vt:lpwstr>Phạm Thúc Trương Lương</vt:lpwstr>
  </property>
  <property fmtid="{D5CDD505-2E9C-101B-9397-08002B2CF9AE}" pid="5" name="Subject">
    <vt:lpwstr/>
  </property>
  <property fmtid="{D5CDD505-2E9C-101B-9397-08002B2CF9AE}" pid="6" name="Keywords">
    <vt:lpwstr/>
  </property>
  <property fmtid="{D5CDD505-2E9C-101B-9397-08002B2CF9AE}" pid="7" name="_Author">
    <vt:lpwstr>Tinh Vân</vt:lpwstr>
  </property>
  <property fmtid="{D5CDD505-2E9C-101B-9397-08002B2CF9AE}" pid="8" name="_Category">
    <vt:lpwstr/>
  </property>
  <property fmtid="{D5CDD505-2E9C-101B-9397-08002B2CF9AE}" pid="9" name="Categories">
    <vt:lpwstr/>
  </property>
  <property fmtid="{D5CDD505-2E9C-101B-9397-08002B2CF9AE}" pid="10" name="Approval Level">
    <vt:lpwstr/>
  </property>
  <property fmtid="{D5CDD505-2E9C-101B-9397-08002B2CF9AE}" pid="11" name="_Comments">
    <vt:lpwstr/>
  </property>
  <property fmtid="{D5CDD505-2E9C-101B-9397-08002B2CF9AE}" pid="12" name="Assigned To">
    <vt:lpwstr/>
  </property>
  <property fmtid="{D5CDD505-2E9C-101B-9397-08002B2CF9AE}" pid="13" name="Người viết">
    <vt:lpwstr/>
  </property>
  <property fmtid="{D5CDD505-2E9C-101B-9397-08002B2CF9AE}" pid="14" name="display_urn:schemas-microsoft-com:office:office#Ng_x01b0__x1edd_i_x0020_ph_x00ea__x0020_duy_x1ec7_t">
    <vt:lpwstr>Lê Phan Việt Hà</vt:lpwstr>
  </property>
</Properties>
</file>