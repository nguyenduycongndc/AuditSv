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0C63A" w14:textId="77777777" w:rsidR="000C2536" w:rsidRDefault="000C2536" w:rsidP="00F205A6">
      <w:pPr>
        <w:jc w:val="center"/>
        <w:rPr>
          <w:b/>
          <w:color w:val="000000"/>
          <w:sz w:val="48"/>
          <w:szCs w:val="48"/>
        </w:rPr>
      </w:pPr>
    </w:p>
    <w:p w14:paraId="0786E7BA" w14:textId="5D747E6B" w:rsidR="000C2536" w:rsidRDefault="000C2536" w:rsidP="00F205A6">
      <w:pPr>
        <w:jc w:val="center"/>
        <w:rPr>
          <w:b/>
          <w:bCs/>
          <w:caps/>
          <w:color w:val="000080"/>
          <w:sz w:val="48"/>
          <w:szCs w:val="48"/>
        </w:rPr>
      </w:pPr>
    </w:p>
    <w:p w14:paraId="5922C362" w14:textId="25AE71C0" w:rsidR="000C2536" w:rsidRDefault="000C2536" w:rsidP="00F205A6">
      <w:pPr>
        <w:jc w:val="center"/>
        <w:rPr>
          <w:b/>
          <w:bCs/>
          <w:caps/>
          <w:color w:val="000080"/>
          <w:sz w:val="48"/>
          <w:szCs w:val="48"/>
        </w:rPr>
      </w:pPr>
    </w:p>
    <w:p w14:paraId="304EA2DA" w14:textId="53CA3F57" w:rsidR="000C2536" w:rsidRDefault="000C2536" w:rsidP="00F205A6">
      <w:pPr>
        <w:jc w:val="center"/>
        <w:rPr>
          <w:b/>
          <w:bCs/>
          <w:caps/>
          <w:color w:val="000080"/>
          <w:sz w:val="48"/>
          <w:szCs w:val="48"/>
        </w:rPr>
      </w:pPr>
    </w:p>
    <w:p w14:paraId="10ECC4A6" w14:textId="77777777" w:rsidR="000C2536" w:rsidRDefault="000C2536" w:rsidP="00F205A6">
      <w:pPr>
        <w:jc w:val="center"/>
        <w:rPr>
          <w:b/>
          <w:bCs/>
          <w:caps/>
          <w:color w:val="000080"/>
          <w:sz w:val="48"/>
          <w:szCs w:val="48"/>
        </w:rPr>
      </w:pPr>
    </w:p>
    <w:p w14:paraId="26C61450" w14:textId="511AADB5" w:rsidR="00E0115F" w:rsidRPr="000C2536" w:rsidRDefault="000C2536" w:rsidP="00F205A6">
      <w:pPr>
        <w:jc w:val="center"/>
        <w:rPr>
          <w:b/>
          <w:bCs/>
          <w:caps/>
          <w:color w:val="000080"/>
          <w:sz w:val="48"/>
          <w:szCs w:val="48"/>
        </w:rPr>
      </w:pPr>
      <w:r w:rsidRPr="000C2536">
        <w:rPr>
          <w:b/>
          <w:bCs/>
          <w:caps/>
          <w:color w:val="000080"/>
          <w:sz w:val="48"/>
          <w:szCs w:val="48"/>
        </w:rPr>
        <w:t>TÀI LIỆU ĐẶC TẢ YÊU CẦU PHẦN MỀM</w:t>
      </w:r>
    </w:p>
    <w:p w14:paraId="18060A0C" w14:textId="765528E3" w:rsidR="00DC7C8B" w:rsidRPr="00157B82" w:rsidRDefault="00157B82" w:rsidP="00BA3E45">
      <w:pPr>
        <w:pStyle w:val="tvPtype"/>
        <w:spacing w:line="276" w:lineRule="auto"/>
        <w:rPr>
          <w:szCs w:val="40"/>
          <w:lang w:val="vi-VN"/>
        </w:rPr>
      </w:pPr>
      <w:r w:rsidRPr="000C2536">
        <w:rPr>
          <w:szCs w:val="40"/>
          <w:lang w:val="vi-VN"/>
        </w:rPr>
        <w:t xml:space="preserve">Phần mềm </w:t>
      </w:r>
      <w:r w:rsidR="00FF1F6E" w:rsidRPr="000C2536">
        <w:rPr>
          <w:szCs w:val="40"/>
          <w:lang w:val="vi-VN"/>
        </w:rPr>
        <w:t>kiểm toán nội bộ</w:t>
      </w:r>
      <w:r>
        <w:rPr>
          <w:szCs w:val="40"/>
          <w:lang w:val="vi-VN"/>
        </w:rPr>
        <w:t xml:space="preserve"> - Kitano</w:t>
      </w:r>
    </w:p>
    <w:p w14:paraId="3ABC1EB0" w14:textId="77777777" w:rsidR="00F205A6" w:rsidRPr="000C2536" w:rsidRDefault="00F205A6" w:rsidP="00F205A6">
      <w:pPr>
        <w:jc w:val="center"/>
        <w:rPr>
          <w:b/>
          <w:i/>
          <w:sz w:val="28"/>
          <w:szCs w:val="28"/>
          <w:lang w:val="vi-VN"/>
        </w:rPr>
      </w:pPr>
    </w:p>
    <w:p w14:paraId="5DF225D8" w14:textId="0DFBD14E" w:rsidR="00C11F6B" w:rsidRPr="00B32BA6" w:rsidRDefault="00C11F6B" w:rsidP="00405D5A">
      <w:pPr>
        <w:jc w:val="center"/>
        <w:rPr>
          <w:b/>
          <w:i/>
          <w:lang w:val="vi-VN"/>
        </w:rPr>
      </w:pPr>
      <w:bookmarkStart w:id="0" w:name="_Toc36822418"/>
      <w:r w:rsidRPr="00B32BA6">
        <w:rPr>
          <w:b/>
          <w:i/>
          <w:lang w:val="vi-VN"/>
        </w:rPr>
        <w:t>Phiên bản:</w:t>
      </w:r>
      <w:r w:rsidR="00CA1A2C" w:rsidRPr="00B32BA6">
        <w:rPr>
          <w:b/>
          <w:i/>
          <w:lang w:val="vi-VN"/>
        </w:rPr>
        <w:t xml:space="preserve"> </w:t>
      </w:r>
      <w:bookmarkEnd w:id="0"/>
      <w:r w:rsidR="006333B9">
        <w:rPr>
          <w:b/>
          <w:i/>
          <w:lang w:val="vi-VN"/>
        </w:rPr>
        <w:t>2.</w:t>
      </w:r>
      <w:r w:rsidR="007321D9">
        <w:rPr>
          <w:b/>
          <w:i/>
          <w:lang w:val="vi-VN"/>
        </w:rPr>
        <w:t>1</w:t>
      </w:r>
    </w:p>
    <w:p w14:paraId="2DA2BC7E" w14:textId="77777777" w:rsidR="00DC7C8B" w:rsidRPr="00B32BA6" w:rsidRDefault="00DC7C8B" w:rsidP="00DD39AB">
      <w:pPr>
        <w:pStyle w:val="tvPtype"/>
        <w:spacing w:line="276" w:lineRule="auto"/>
        <w:rPr>
          <w:lang w:val="vi-VN"/>
        </w:rPr>
      </w:pPr>
    </w:p>
    <w:p w14:paraId="5725EC43" w14:textId="77777777" w:rsidR="00DC7C8B" w:rsidRPr="00B32BA6" w:rsidRDefault="00DC7C8B" w:rsidP="00BA3E45">
      <w:pPr>
        <w:spacing w:line="276" w:lineRule="auto"/>
        <w:rPr>
          <w:lang w:val="vi-VN"/>
        </w:rPr>
      </w:pPr>
    </w:p>
    <w:p w14:paraId="64E5B2E9" w14:textId="77777777" w:rsidR="00DC7C8B" w:rsidRPr="00B32BA6" w:rsidRDefault="00DC7C8B" w:rsidP="00BA3E45">
      <w:pPr>
        <w:spacing w:line="276" w:lineRule="auto"/>
        <w:rPr>
          <w:lang w:val="vi-VN"/>
        </w:rPr>
      </w:pPr>
    </w:p>
    <w:p w14:paraId="5B0D760D" w14:textId="77777777" w:rsidR="00DC7C8B" w:rsidRPr="00B32BA6" w:rsidRDefault="00DC7C8B" w:rsidP="00BA3E45">
      <w:pPr>
        <w:spacing w:line="276" w:lineRule="auto"/>
        <w:rPr>
          <w:lang w:val="vi-VN"/>
        </w:rPr>
      </w:pPr>
    </w:p>
    <w:p w14:paraId="2E76AFA8" w14:textId="77777777" w:rsidR="00DC7C8B" w:rsidRPr="00B32BA6" w:rsidRDefault="00DC7C8B" w:rsidP="00BA3E45">
      <w:pPr>
        <w:spacing w:line="276" w:lineRule="auto"/>
        <w:rPr>
          <w:lang w:val="vi-VN"/>
        </w:rPr>
      </w:pPr>
      <w:r w:rsidRPr="00B32BA6">
        <w:rPr>
          <w:lang w:val="vi-VN"/>
        </w:rPr>
        <w:t xml:space="preserve">  </w:t>
      </w:r>
    </w:p>
    <w:p w14:paraId="1A3D9F31" w14:textId="77777777" w:rsidR="00DC7C8B" w:rsidRPr="00B32BA6" w:rsidRDefault="00DC7C8B" w:rsidP="00BA3E45">
      <w:pPr>
        <w:spacing w:line="276" w:lineRule="auto"/>
        <w:rPr>
          <w:lang w:val="vi-VN"/>
        </w:rPr>
      </w:pPr>
      <w:r w:rsidRPr="00B32BA6">
        <w:rPr>
          <w:lang w:val="vi-VN"/>
        </w:rPr>
        <w:t xml:space="preserve">   </w:t>
      </w:r>
    </w:p>
    <w:p w14:paraId="76A96960" w14:textId="77777777" w:rsidR="00DC7C8B" w:rsidRPr="002F4F88" w:rsidRDefault="00DC7C8B" w:rsidP="00BA3E45">
      <w:pPr>
        <w:pStyle w:val="tvNote"/>
        <w:spacing w:line="276" w:lineRule="auto"/>
        <w:jc w:val="both"/>
      </w:pPr>
    </w:p>
    <w:p w14:paraId="5C3C7365" w14:textId="77777777" w:rsidR="00DC7C8B" w:rsidRPr="00B32BA6" w:rsidRDefault="00DC7C8B" w:rsidP="00405D5A">
      <w:pPr>
        <w:jc w:val="center"/>
        <w:rPr>
          <w:b/>
          <w:lang w:val="vi-VN"/>
        </w:rPr>
      </w:pPr>
      <w:r w:rsidRPr="00B32BA6">
        <w:rPr>
          <w:b/>
          <w:lang w:val="vi-VN"/>
        </w:rPr>
        <w:br w:type="page"/>
      </w:r>
      <w:bookmarkStart w:id="1" w:name="_Toc36822419"/>
      <w:r w:rsidR="000860EA" w:rsidRPr="00B32BA6">
        <w:rPr>
          <w:b/>
          <w:lang w:val="vi-VN"/>
        </w:rPr>
        <w:lastRenderedPageBreak/>
        <w:t>THEO DÕI SỬA ĐỔI TÀI LIỆU</w:t>
      </w:r>
      <w:bookmarkEnd w:id="1"/>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47"/>
        <w:gridCol w:w="1414"/>
        <w:gridCol w:w="5481"/>
        <w:gridCol w:w="1167"/>
      </w:tblGrid>
      <w:tr w:rsidR="00DC7C8B" w:rsidRPr="002F4F88" w14:paraId="3F503495" w14:textId="77777777" w:rsidTr="00F90C2D">
        <w:trPr>
          <w:tblHeader/>
        </w:trPr>
        <w:tc>
          <w:tcPr>
            <w:tcW w:w="805" w:type="pct"/>
            <w:shd w:val="clear" w:color="auto" w:fill="FFCC99"/>
            <w:vAlign w:val="center"/>
          </w:tcPr>
          <w:p w14:paraId="1623DCB6" w14:textId="77777777" w:rsidR="00DC7C8B" w:rsidRPr="002F4F88" w:rsidRDefault="00DC7C8B" w:rsidP="00BA3E45">
            <w:pPr>
              <w:pStyle w:val="tvTable-row1"/>
              <w:spacing w:line="276" w:lineRule="auto"/>
              <w:jc w:val="both"/>
              <w:rPr>
                <w:color w:val="auto"/>
              </w:rPr>
            </w:pPr>
            <w:proofErr w:type="spellStart"/>
            <w:r w:rsidRPr="002F4F88">
              <w:rPr>
                <w:color w:val="auto"/>
              </w:rPr>
              <w:t>Ngày</w:t>
            </w:r>
            <w:proofErr w:type="spellEnd"/>
            <w:r w:rsidRPr="002F4F88">
              <w:rPr>
                <w:color w:val="auto"/>
              </w:rPr>
              <w:t xml:space="preserve"> </w:t>
            </w:r>
            <w:proofErr w:type="spellStart"/>
            <w:r w:rsidRPr="002F4F88">
              <w:rPr>
                <w:color w:val="auto"/>
              </w:rPr>
              <w:t>tháng</w:t>
            </w:r>
            <w:proofErr w:type="spellEnd"/>
          </w:p>
        </w:tc>
        <w:tc>
          <w:tcPr>
            <w:tcW w:w="736" w:type="pct"/>
            <w:shd w:val="clear" w:color="auto" w:fill="FFCC99"/>
            <w:vAlign w:val="center"/>
          </w:tcPr>
          <w:p w14:paraId="78D6DE9F" w14:textId="77777777" w:rsidR="00DC7C8B" w:rsidRPr="002F4F88" w:rsidRDefault="00E03C27" w:rsidP="00BA3E45">
            <w:pPr>
              <w:pStyle w:val="tvTable-row1"/>
              <w:spacing w:line="276" w:lineRule="auto"/>
              <w:jc w:val="both"/>
              <w:rPr>
                <w:color w:val="auto"/>
              </w:rPr>
            </w:pPr>
            <w:proofErr w:type="spellStart"/>
            <w:r w:rsidRPr="002F4F88">
              <w:rPr>
                <w:color w:val="auto"/>
              </w:rPr>
              <w:t>Phiên</w:t>
            </w:r>
            <w:proofErr w:type="spellEnd"/>
            <w:r w:rsidRPr="002F4F88">
              <w:rPr>
                <w:color w:val="auto"/>
              </w:rPr>
              <w:t xml:space="preserve"> </w:t>
            </w:r>
            <w:proofErr w:type="spellStart"/>
            <w:r w:rsidRPr="002F4F88">
              <w:rPr>
                <w:color w:val="auto"/>
              </w:rPr>
              <w:t>bản</w:t>
            </w:r>
            <w:proofErr w:type="spellEnd"/>
          </w:p>
        </w:tc>
        <w:tc>
          <w:tcPr>
            <w:tcW w:w="2851" w:type="pct"/>
            <w:shd w:val="clear" w:color="auto" w:fill="FFCC99"/>
            <w:vAlign w:val="center"/>
          </w:tcPr>
          <w:p w14:paraId="662775EA" w14:textId="77777777" w:rsidR="00DC7C8B" w:rsidRPr="002F4F88" w:rsidRDefault="00DC7C8B" w:rsidP="00BA3E45">
            <w:pPr>
              <w:pStyle w:val="tvTable-row1"/>
              <w:spacing w:line="276" w:lineRule="auto"/>
              <w:jc w:val="both"/>
              <w:rPr>
                <w:color w:val="auto"/>
              </w:rPr>
            </w:pPr>
            <w:proofErr w:type="spellStart"/>
            <w:r w:rsidRPr="002F4F88">
              <w:rPr>
                <w:color w:val="auto"/>
              </w:rPr>
              <w:t>Nội</w:t>
            </w:r>
            <w:proofErr w:type="spellEnd"/>
            <w:r w:rsidRPr="002F4F88">
              <w:rPr>
                <w:color w:val="auto"/>
              </w:rPr>
              <w:t xml:space="preserve"> dung </w:t>
            </w:r>
            <w:proofErr w:type="spellStart"/>
            <w:r w:rsidRPr="002F4F88">
              <w:rPr>
                <w:color w:val="auto"/>
              </w:rPr>
              <w:t>sửa</w:t>
            </w:r>
            <w:proofErr w:type="spellEnd"/>
            <w:r w:rsidRPr="002F4F88">
              <w:rPr>
                <w:color w:val="auto"/>
              </w:rPr>
              <w:t xml:space="preserve"> </w:t>
            </w:r>
            <w:proofErr w:type="spellStart"/>
            <w:r w:rsidRPr="002F4F88">
              <w:rPr>
                <w:color w:val="auto"/>
              </w:rPr>
              <w:t>đổi</w:t>
            </w:r>
            <w:proofErr w:type="spellEnd"/>
          </w:p>
        </w:tc>
        <w:tc>
          <w:tcPr>
            <w:tcW w:w="607" w:type="pct"/>
            <w:shd w:val="clear" w:color="auto" w:fill="FFCC99"/>
            <w:vAlign w:val="center"/>
          </w:tcPr>
          <w:p w14:paraId="12E39177" w14:textId="77777777" w:rsidR="00DC7C8B" w:rsidRPr="002F4F88" w:rsidRDefault="00DC7C8B" w:rsidP="00BA3E45">
            <w:pPr>
              <w:pStyle w:val="tvTable-row1"/>
              <w:spacing w:line="276" w:lineRule="auto"/>
              <w:jc w:val="both"/>
              <w:rPr>
                <w:color w:val="auto"/>
              </w:rPr>
            </w:pPr>
            <w:proofErr w:type="spellStart"/>
            <w:r w:rsidRPr="002F4F88">
              <w:rPr>
                <w:color w:val="auto"/>
              </w:rPr>
              <w:t>Ghi</w:t>
            </w:r>
            <w:proofErr w:type="spellEnd"/>
            <w:r w:rsidRPr="002F4F88">
              <w:rPr>
                <w:color w:val="auto"/>
              </w:rPr>
              <w:t xml:space="preserve"> </w:t>
            </w:r>
            <w:proofErr w:type="spellStart"/>
            <w:r w:rsidRPr="002F4F88">
              <w:rPr>
                <w:color w:val="auto"/>
              </w:rPr>
              <w:t>chú</w:t>
            </w:r>
            <w:proofErr w:type="spellEnd"/>
          </w:p>
        </w:tc>
      </w:tr>
      <w:tr w:rsidR="00DC7C8B" w:rsidRPr="002F4F88" w14:paraId="1D892646" w14:textId="77777777" w:rsidTr="00F90C2D">
        <w:trPr>
          <w:trHeight w:val="390"/>
        </w:trPr>
        <w:tc>
          <w:tcPr>
            <w:tcW w:w="805" w:type="pct"/>
            <w:vAlign w:val="center"/>
          </w:tcPr>
          <w:p w14:paraId="02FE145F" w14:textId="49C39A42" w:rsidR="00DC7C8B" w:rsidRPr="002F4F88" w:rsidRDefault="00F90C2D" w:rsidP="00CA1A2C">
            <w:pPr>
              <w:spacing w:before="120" w:after="120" w:line="276" w:lineRule="auto"/>
            </w:pPr>
            <w:r>
              <w:rPr>
                <w:lang w:val="vi-VN"/>
              </w:rPr>
              <w:t>22</w:t>
            </w:r>
            <w:r w:rsidR="00FF1F6E">
              <w:t>/09/2021</w:t>
            </w:r>
          </w:p>
        </w:tc>
        <w:tc>
          <w:tcPr>
            <w:tcW w:w="736" w:type="pct"/>
            <w:vAlign w:val="center"/>
          </w:tcPr>
          <w:p w14:paraId="686024A0" w14:textId="79F849B0" w:rsidR="006B0311" w:rsidRPr="00F90C2D" w:rsidRDefault="00F90C2D" w:rsidP="00BA3E45">
            <w:pPr>
              <w:spacing w:before="120" w:after="120" w:line="276" w:lineRule="auto"/>
              <w:rPr>
                <w:lang w:val="vi-VN"/>
              </w:rPr>
            </w:pPr>
            <w:r>
              <w:rPr>
                <w:lang w:val="vi-VN"/>
              </w:rPr>
              <w:t>1.0</w:t>
            </w:r>
          </w:p>
        </w:tc>
        <w:tc>
          <w:tcPr>
            <w:tcW w:w="2851" w:type="pct"/>
            <w:vAlign w:val="center"/>
          </w:tcPr>
          <w:p w14:paraId="60E8DE53" w14:textId="26F0C157" w:rsidR="00811BE1" w:rsidRPr="00F90C2D" w:rsidRDefault="00F90C2D">
            <w:pPr>
              <w:spacing w:before="120" w:after="120" w:line="276" w:lineRule="auto"/>
              <w:rPr>
                <w:lang w:val="vi-VN"/>
              </w:rPr>
            </w:pPr>
            <w:r>
              <w:rPr>
                <w:lang w:val="vi-VN"/>
              </w:rPr>
              <w:t>Viết mới các mục sau</w:t>
            </w:r>
            <w:r w:rsidR="00811BE1" w:rsidRPr="00F90C2D">
              <w:rPr>
                <w:lang w:val="vi-VN"/>
              </w:rPr>
              <w:t>:</w:t>
            </w:r>
          </w:p>
          <w:p w14:paraId="05CA020F"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A. </w:t>
            </w:r>
            <w:proofErr w:type="spellStart"/>
            <w:r>
              <w:t>Giới</w:t>
            </w:r>
            <w:proofErr w:type="spellEnd"/>
            <w:r>
              <w:t xml:space="preserve"> </w:t>
            </w:r>
            <w:proofErr w:type="spellStart"/>
            <w:r>
              <w:t>thiệu</w:t>
            </w:r>
            <w:proofErr w:type="spellEnd"/>
          </w:p>
          <w:p w14:paraId="6FBA2D9D"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B. </w:t>
            </w:r>
            <w:proofErr w:type="spellStart"/>
            <w:r>
              <w:t>Tổng</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thống</w:t>
            </w:r>
            <w:proofErr w:type="spellEnd"/>
          </w:p>
          <w:p w14:paraId="616905E0"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C.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tin </w:t>
            </w:r>
            <w:proofErr w:type="spellStart"/>
            <w:r>
              <w:t>học</w:t>
            </w:r>
            <w:proofErr w:type="spellEnd"/>
            <w:r>
              <w:t xml:space="preserve"> </w:t>
            </w:r>
            <w:proofErr w:type="spellStart"/>
            <w:r>
              <w:t>hóa</w:t>
            </w:r>
            <w:proofErr w:type="spellEnd"/>
          </w:p>
          <w:p w14:paraId="586B84CB" w14:textId="1B35F23A" w:rsidR="00811BE1" w:rsidRDefault="00811BE1" w:rsidP="00911D8A">
            <w:pPr>
              <w:pStyle w:val="ListParagraph"/>
              <w:numPr>
                <w:ilvl w:val="0"/>
                <w:numId w:val="132"/>
              </w:numPr>
              <w:spacing w:before="120" w:after="120" w:line="276" w:lineRule="auto"/>
            </w:pPr>
            <w:proofErr w:type="spellStart"/>
            <w:r>
              <w:t>Mục</w:t>
            </w:r>
            <w:proofErr w:type="spellEnd"/>
            <w:r>
              <w:t xml:space="preserve"> D.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w:t>
            </w:r>
          </w:p>
          <w:p w14:paraId="3E5E036A" w14:textId="589D02DB" w:rsidR="00811BE1" w:rsidRDefault="00811BE1" w:rsidP="00911D8A">
            <w:pPr>
              <w:pStyle w:val="ListParagraph"/>
              <w:numPr>
                <w:ilvl w:val="0"/>
                <w:numId w:val="133"/>
              </w:numPr>
              <w:spacing w:before="120" w:after="120" w:line="276" w:lineRule="auto"/>
            </w:pPr>
            <w:proofErr w:type="spellStart"/>
            <w:r>
              <w:t>Mục</w:t>
            </w:r>
            <w:proofErr w:type="spellEnd"/>
            <w:r>
              <w:t xml:space="preserve"> 1. </w:t>
            </w:r>
            <w:proofErr w:type="spellStart"/>
            <w:r>
              <w:t>Yêu</w:t>
            </w:r>
            <w:proofErr w:type="spellEnd"/>
            <w:r>
              <w:t xml:space="preserve"> </w:t>
            </w:r>
            <w:proofErr w:type="spellStart"/>
            <w:r>
              <w:t>cầu</w:t>
            </w:r>
            <w:proofErr w:type="spellEnd"/>
            <w:r>
              <w:t xml:space="preserve"> </w:t>
            </w:r>
            <w:proofErr w:type="spellStart"/>
            <w:r>
              <w:t>chung</w:t>
            </w:r>
            <w:proofErr w:type="spellEnd"/>
          </w:p>
          <w:p w14:paraId="4B69FD19" w14:textId="3CF5A357" w:rsidR="00811BE1" w:rsidRPr="002F4F88" w:rsidRDefault="00811BE1" w:rsidP="00911D8A">
            <w:pPr>
              <w:pStyle w:val="ListParagraph"/>
              <w:numPr>
                <w:ilvl w:val="0"/>
                <w:numId w:val="133"/>
              </w:numPr>
              <w:spacing w:before="120" w:after="120" w:line="276" w:lineRule="auto"/>
            </w:pPr>
            <w:proofErr w:type="spellStart"/>
            <w:r>
              <w:t>Mục</w:t>
            </w:r>
            <w:proofErr w:type="spellEnd"/>
            <w:r>
              <w:t xml:space="preserve"> 2.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p>
        </w:tc>
        <w:tc>
          <w:tcPr>
            <w:tcW w:w="607" w:type="pct"/>
            <w:vAlign w:val="center"/>
          </w:tcPr>
          <w:p w14:paraId="3C1F72F0" w14:textId="77777777" w:rsidR="00DC7C8B" w:rsidRPr="002F4F88" w:rsidRDefault="00DC7C8B" w:rsidP="00BA3E45">
            <w:pPr>
              <w:spacing w:before="120" w:after="120" w:line="276" w:lineRule="auto"/>
            </w:pPr>
          </w:p>
        </w:tc>
      </w:tr>
      <w:tr w:rsidR="000F7AE3" w:rsidRPr="000F7AE3" w14:paraId="0A63D985" w14:textId="77777777" w:rsidTr="00F90C2D">
        <w:trPr>
          <w:trHeight w:val="390"/>
        </w:trPr>
        <w:tc>
          <w:tcPr>
            <w:tcW w:w="805" w:type="pct"/>
            <w:vAlign w:val="center"/>
          </w:tcPr>
          <w:p w14:paraId="6712F1BD" w14:textId="4053F3A0" w:rsidR="000F7AE3" w:rsidRDefault="000F7AE3" w:rsidP="00CA1A2C">
            <w:pPr>
              <w:spacing w:before="120" w:after="120" w:line="276" w:lineRule="auto"/>
              <w:rPr>
                <w:lang w:val="vi-VN"/>
              </w:rPr>
            </w:pPr>
            <w:r>
              <w:rPr>
                <w:lang w:val="vi-VN"/>
              </w:rPr>
              <w:t>24/09/2021</w:t>
            </w:r>
          </w:p>
        </w:tc>
        <w:tc>
          <w:tcPr>
            <w:tcW w:w="736" w:type="pct"/>
            <w:vAlign w:val="center"/>
          </w:tcPr>
          <w:p w14:paraId="5CD0C4BD" w14:textId="02C0AB17" w:rsidR="000F7AE3" w:rsidRDefault="000F7AE3" w:rsidP="00BA3E45">
            <w:pPr>
              <w:spacing w:before="120" w:after="120" w:line="276" w:lineRule="auto"/>
              <w:rPr>
                <w:lang w:val="vi-VN"/>
              </w:rPr>
            </w:pPr>
            <w:r>
              <w:rPr>
                <w:lang w:val="vi-VN"/>
              </w:rPr>
              <w:t>1.1</w:t>
            </w:r>
          </w:p>
        </w:tc>
        <w:tc>
          <w:tcPr>
            <w:tcW w:w="2851" w:type="pct"/>
            <w:vAlign w:val="center"/>
          </w:tcPr>
          <w:p w14:paraId="21134062" w14:textId="54BC6E88" w:rsidR="000F7AE3" w:rsidRDefault="000F7AE3">
            <w:pPr>
              <w:spacing w:before="120" w:after="120" w:line="276" w:lineRule="auto"/>
              <w:rPr>
                <w:lang w:val="vi-VN"/>
              </w:rPr>
            </w:pPr>
            <w:r>
              <w:rPr>
                <w:lang w:val="vi-VN"/>
              </w:rPr>
              <w:t>Bổ sung các mục tại phần D yêu cầu chức năng:</w:t>
            </w:r>
          </w:p>
          <w:p w14:paraId="5BE936DD" w14:textId="2C944797" w:rsidR="000F7AE3" w:rsidRDefault="000F7AE3">
            <w:pPr>
              <w:spacing w:before="120" w:after="120" w:line="276" w:lineRule="auto"/>
              <w:rPr>
                <w:lang w:val="vi-VN"/>
              </w:rPr>
            </w:pPr>
            <w:r>
              <w:rPr>
                <w:lang w:val="vi-VN"/>
              </w:rPr>
              <w:t>3.1 Đối tượng có thể được kiểm toán</w:t>
            </w:r>
          </w:p>
          <w:p w14:paraId="00DAFDCF" w14:textId="77777777" w:rsidR="000F7AE3" w:rsidRDefault="000F7AE3">
            <w:pPr>
              <w:spacing w:before="120" w:after="120" w:line="276" w:lineRule="auto"/>
              <w:rPr>
                <w:lang w:val="vi-VN"/>
              </w:rPr>
            </w:pPr>
            <w:r>
              <w:rPr>
                <w:lang w:val="vi-VN"/>
              </w:rPr>
              <w:t>3.1.1 Danh mục đơn vị</w:t>
            </w:r>
          </w:p>
          <w:p w14:paraId="5CB475E7" w14:textId="4F1E6D61" w:rsidR="000F7AE3" w:rsidRDefault="000F7AE3">
            <w:pPr>
              <w:spacing w:before="120" w:after="120" w:line="276" w:lineRule="auto"/>
              <w:rPr>
                <w:lang w:val="vi-VN"/>
              </w:rPr>
            </w:pPr>
            <w:r>
              <w:rPr>
                <w:lang w:val="vi-VN"/>
              </w:rPr>
              <w:t xml:space="preserve">3.1.2 Danh mục hoạt </w:t>
            </w:r>
            <w:r w:rsidR="009A2416">
              <w:rPr>
                <w:lang w:val="vi-VN"/>
              </w:rPr>
              <w:t>động</w:t>
            </w:r>
          </w:p>
          <w:p w14:paraId="7720F861" w14:textId="77777777" w:rsidR="000F7AE3" w:rsidRDefault="000F7AE3">
            <w:pPr>
              <w:spacing w:before="120" w:after="120" w:line="276" w:lineRule="auto"/>
              <w:rPr>
                <w:lang w:val="vi-VN"/>
              </w:rPr>
            </w:pPr>
            <w:r>
              <w:rPr>
                <w:lang w:val="vi-VN"/>
              </w:rPr>
              <w:t>3.1.3 Danh mục quy trình</w:t>
            </w:r>
          </w:p>
          <w:p w14:paraId="35D29C67" w14:textId="77777777" w:rsidR="000F7AE3" w:rsidRDefault="000F7AE3">
            <w:pPr>
              <w:spacing w:before="120" w:after="120" w:line="276" w:lineRule="auto"/>
              <w:rPr>
                <w:lang w:val="vi-VN"/>
              </w:rPr>
            </w:pPr>
            <w:r>
              <w:rPr>
                <w:lang w:val="vi-VN"/>
              </w:rPr>
              <w:t>3.2 Mô hình đánh giá</w:t>
            </w:r>
          </w:p>
          <w:p w14:paraId="501861C6" w14:textId="211C462A" w:rsidR="000F7AE3" w:rsidRDefault="000F7AE3">
            <w:pPr>
              <w:spacing w:before="120" w:after="120" w:line="276" w:lineRule="auto"/>
              <w:rPr>
                <w:lang w:val="vi-VN"/>
              </w:rPr>
            </w:pPr>
            <w:r>
              <w:rPr>
                <w:lang w:val="vi-VN"/>
              </w:rPr>
              <w:t>3.2.1 Yếu tố rủi ro</w:t>
            </w:r>
          </w:p>
        </w:tc>
        <w:tc>
          <w:tcPr>
            <w:tcW w:w="607" w:type="pct"/>
            <w:vAlign w:val="center"/>
          </w:tcPr>
          <w:p w14:paraId="526BBDF9" w14:textId="77777777" w:rsidR="000F7AE3" w:rsidRPr="000F7AE3" w:rsidRDefault="000F7AE3" w:rsidP="00BA3E45">
            <w:pPr>
              <w:spacing w:before="120" w:after="120" w:line="276" w:lineRule="auto"/>
              <w:rPr>
                <w:lang w:val="vi-VN"/>
              </w:rPr>
            </w:pPr>
          </w:p>
        </w:tc>
      </w:tr>
      <w:tr w:rsidR="00C656EF" w:rsidRPr="006B729D" w14:paraId="7F53E3CF" w14:textId="77777777" w:rsidTr="00F90C2D">
        <w:trPr>
          <w:trHeight w:val="390"/>
        </w:trPr>
        <w:tc>
          <w:tcPr>
            <w:tcW w:w="805" w:type="pct"/>
            <w:vAlign w:val="center"/>
          </w:tcPr>
          <w:p w14:paraId="55088581" w14:textId="3340E729" w:rsidR="00C656EF" w:rsidRDefault="00C656EF" w:rsidP="00CA1A2C">
            <w:pPr>
              <w:spacing w:before="120" w:after="120" w:line="276" w:lineRule="auto"/>
              <w:rPr>
                <w:lang w:val="vi-VN"/>
              </w:rPr>
            </w:pPr>
            <w:r>
              <w:rPr>
                <w:lang w:val="vi-VN"/>
              </w:rPr>
              <w:t>30/09/2021</w:t>
            </w:r>
          </w:p>
        </w:tc>
        <w:tc>
          <w:tcPr>
            <w:tcW w:w="736" w:type="pct"/>
            <w:vAlign w:val="center"/>
          </w:tcPr>
          <w:p w14:paraId="42F67776" w14:textId="5062B26F" w:rsidR="00C656EF" w:rsidRDefault="00C656EF" w:rsidP="00BA3E45">
            <w:pPr>
              <w:spacing w:before="120" w:after="120" w:line="276" w:lineRule="auto"/>
              <w:rPr>
                <w:lang w:val="vi-VN"/>
              </w:rPr>
            </w:pPr>
            <w:r>
              <w:rPr>
                <w:lang w:val="vi-VN"/>
              </w:rPr>
              <w:t>1.2</w:t>
            </w:r>
          </w:p>
        </w:tc>
        <w:tc>
          <w:tcPr>
            <w:tcW w:w="2851" w:type="pct"/>
            <w:vAlign w:val="center"/>
          </w:tcPr>
          <w:p w14:paraId="218C6B40" w14:textId="77777777" w:rsidR="00C656EF" w:rsidRDefault="00C656EF">
            <w:pPr>
              <w:spacing w:before="120" w:after="120" w:line="276" w:lineRule="auto"/>
              <w:rPr>
                <w:lang w:val="vi-VN"/>
              </w:rPr>
            </w:pPr>
            <w:r>
              <w:rPr>
                <w:lang w:val="vi-VN"/>
              </w:rPr>
              <w:t>Bổ sung các mục tại phần D yêu cầu chức năng:</w:t>
            </w:r>
          </w:p>
          <w:p w14:paraId="2FFD7598" w14:textId="77777777" w:rsidR="00C656EF" w:rsidRDefault="00C656EF">
            <w:pPr>
              <w:spacing w:before="120" w:after="120" w:line="276" w:lineRule="auto"/>
              <w:rPr>
                <w:lang w:val="vi-VN"/>
              </w:rPr>
            </w:pPr>
            <w:r>
              <w:rPr>
                <w:lang w:val="vi-VN"/>
              </w:rPr>
              <w:t>3.2.2 Thang điểm chấm điểm</w:t>
            </w:r>
          </w:p>
          <w:p w14:paraId="4679FA37" w14:textId="77777777" w:rsidR="00C656EF" w:rsidRDefault="00C656EF">
            <w:pPr>
              <w:spacing w:before="120" w:after="120" w:line="276" w:lineRule="auto"/>
              <w:rPr>
                <w:lang w:val="vi-VN"/>
              </w:rPr>
            </w:pPr>
            <w:r>
              <w:rPr>
                <w:lang w:val="vi-VN"/>
              </w:rPr>
              <w:t>3.2.3 Thang điểm xếp hạng</w:t>
            </w:r>
          </w:p>
          <w:p w14:paraId="365F46FE" w14:textId="77777777" w:rsidR="00C656EF" w:rsidRDefault="00C656EF">
            <w:pPr>
              <w:spacing w:before="120" w:after="120" w:line="276" w:lineRule="auto"/>
              <w:rPr>
                <w:lang w:val="vi-VN"/>
              </w:rPr>
            </w:pPr>
            <w:r>
              <w:rPr>
                <w:lang w:val="vi-VN"/>
              </w:rPr>
              <w:t>3.2.4 Chu kỳ kiểm toán</w:t>
            </w:r>
          </w:p>
          <w:p w14:paraId="3356C85C" w14:textId="77777777" w:rsidR="00C656EF" w:rsidRDefault="00C656EF">
            <w:pPr>
              <w:spacing w:before="120" w:after="120" w:line="276" w:lineRule="auto"/>
              <w:rPr>
                <w:lang w:val="vi-VN"/>
              </w:rPr>
            </w:pPr>
            <w:r>
              <w:rPr>
                <w:lang w:val="vi-VN"/>
              </w:rPr>
              <w:t>3.3.1 Kỳ đánh giá</w:t>
            </w:r>
          </w:p>
          <w:p w14:paraId="47F67650" w14:textId="77777777" w:rsidR="00C656EF" w:rsidRDefault="00C656EF">
            <w:pPr>
              <w:spacing w:before="120" w:after="120" w:line="276" w:lineRule="auto"/>
              <w:rPr>
                <w:lang w:val="vi-VN"/>
              </w:rPr>
            </w:pPr>
            <w:r>
              <w:rPr>
                <w:lang w:val="vi-VN"/>
              </w:rPr>
              <w:t>3.3.2 Bảng chấm điểm</w:t>
            </w:r>
          </w:p>
          <w:p w14:paraId="5661D71C" w14:textId="77777777" w:rsidR="00C656EF" w:rsidRDefault="00C656EF">
            <w:pPr>
              <w:spacing w:before="120" w:after="120" w:line="276" w:lineRule="auto"/>
              <w:rPr>
                <w:lang w:val="vi-VN"/>
              </w:rPr>
            </w:pPr>
            <w:r>
              <w:rPr>
                <w:lang w:val="vi-VN"/>
              </w:rPr>
              <w:t>3.3.3 Kết quả đánh giá</w:t>
            </w:r>
          </w:p>
          <w:p w14:paraId="5EE8D444" w14:textId="77777777" w:rsidR="00C656EF" w:rsidRDefault="00C656EF">
            <w:pPr>
              <w:spacing w:before="120" w:after="120" w:line="276" w:lineRule="auto"/>
              <w:rPr>
                <w:lang w:val="vi-VN"/>
              </w:rPr>
            </w:pPr>
            <w:r>
              <w:rPr>
                <w:lang w:val="vi-VN"/>
              </w:rPr>
              <w:t xml:space="preserve">4. Lập kế hoạch kiểm toán </w:t>
            </w:r>
            <w:r w:rsidR="005C1AC9">
              <w:rPr>
                <w:lang w:val="vi-VN"/>
              </w:rPr>
              <w:t>năm</w:t>
            </w:r>
          </w:p>
          <w:p w14:paraId="0A2CA09D" w14:textId="77777777" w:rsidR="005C1AC9" w:rsidRDefault="005C1AC9">
            <w:pPr>
              <w:spacing w:before="120" w:after="120" w:line="276" w:lineRule="auto"/>
              <w:rPr>
                <w:lang w:val="vi-VN"/>
              </w:rPr>
            </w:pPr>
            <w:r>
              <w:rPr>
                <w:lang w:val="vi-VN"/>
              </w:rPr>
              <w:t>4.2 Lập kế hoạch kiểm toán năm</w:t>
            </w:r>
          </w:p>
          <w:p w14:paraId="0451BC4B" w14:textId="52F672BE" w:rsidR="005C1AC9" w:rsidRDefault="005C1AC9">
            <w:pPr>
              <w:spacing w:before="120" w:after="120" w:line="276" w:lineRule="auto"/>
              <w:rPr>
                <w:lang w:val="vi-VN"/>
              </w:rPr>
            </w:pPr>
            <w:r>
              <w:rPr>
                <w:lang w:val="vi-VN"/>
              </w:rPr>
              <w:t>4.1 Thiết lập cuộc kiểm toán trong kế hoạch năm</w:t>
            </w:r>
          </w:p>
        </w:tc>
        <w:tc>
          <w:tcPr>
            <w:tcW w:w="607" w:type="pct"/>
            <w:vAlign w:val="center"/>
          </w:tcPr>
          <w:p w14:paraId="4EB1353A" w14:textId="77777777" w:rsidR="00C656EF" w:rsidRPr="000F7AE3" w:rsidRDefault="00C656EF" w:rsidP="00BA3E45">
            <w:pPr>
              <w:spacing w:before="120" w:after="120" w:line="276" w:lineRule="auto"/>
              <w:rPr>
                <w:lang w:val="vi-VN"/>
              </w:rPr>
            </w:pPr>
          </w:p>
        </w:tc>
      </w:tr>
      <w:tr w:rsidR="00B01069" w:rsidRPr="006B729D" w14:paraId="7EA81F87" w14:textId="77777777" w:rsidTr="00F90C2D">
        <w:trPr>
          <w:trHeight w:val="390"/>
        </w:trPr>
        <w:tc>
          <w:tcPr>
            <w:tcW w:w="805" w:type="pct"/>
            <w:vAlign w:val="center"/>
          </w:tcPr>
          <w:p w14:paraId="0C9F6468" w14:textId="2C45E63A" w:rsidR="00B01069" w:rsidRDefault="00B01069" w:rsidP="00CA1A2C">
            <w:pPr>
              <w:spacing w:before="120" w:after="120" w:line="276" w:lineRule="auto"/>
              <w:rPr>
                <w:lang w:val="vi-VN"/>
              </w:rPr>
            </w:pPr>
            <w:r>
              <w:rPr>
                <w:lang w:val="vi-VN"/>
              </w:rPr>
              <w:t>29/10/2021</w:t>
            </w:r>
          </w:p>
        </w:tc>
        <w:tc>
          <w:tcPr>
            <w:tcW w:w="736" w:type="pct"/>
            <w:vAlign w:val="center"/>
          </w:tcPr>
          <w:p w14:paraId="59DBA3C6" w14:textId="7669E57B" w:rsidR="00B01069" w:rsidRDefault="00B01069" w:rsidP="00BA3E45">
            <w:pPr>
              <w:spacing w:before="120" w:after="120" w:line="276" w:lineRule="auto"/>
              <w:rPr>
                <w:lang w:val="vi-VN"/>
              </w:rPr>
            </w:pPr>
            <w:r>
              <w:rPr>
                <w:lang w:val="vi-VN"/>
              </w:rPr>
              <w:t>1.3</w:t>
            </w:r>
          </w:p>
        </w:tc>
        <w:tc>
          <w:tcPr>
            <w:tcW w:w="2851" w:type="pct"/>
            <w:vAlign w:val="center"/>
          </w:tcPr>
          <w:p w14:paraId="3849B432" w14:textId="77777777" w:rsidR="00B01069" w:rsidRDefault="00B01069">
            <w:pPr>
              <w:spacing w:before="120" w:after="120" w:line="276" w:lineRule="auto"/>
              <w:rPr>
                <w:lang w:val="vi-VN"/>
              </w:rPr>
            </w:pPr>
            <w:r>
              <w:rPr>
                <w:lang w:val="vi-VN"/>
              </w:rPr>
              <w:t>Bổ sung các mục:</w:t>
            </w:r>
          </w:p>
          <w:p w14:paraId="6691A200" w14:textId="77777777" w:rsidR="00B01069" w:rsidRDefault="00B01069">
            <w:pPr>
              <w:spacing w:before="120" w:after="120" w:line="276" w:lineRule="auto"/>
              <w:rPr>
                <w:lang w:val="vi-VN"/>
              </w:rPr>
            </w:pPr>
            <w:r>
              <w:rPr>
                <w:lang w:val="vi-VN"/>
              </w:rPr>
              <w:t>5.3 Thư viện rủi ro, kiểm soát, thủ tục</w:t>
            </w:r>
          </w:p>
          <w:p w14:paraId="53061462" w14:textId="77777777" w:rsidR="00B01069" w:rsidRDefault="00B01069">
            <w:pPr>
              <w:spacing w:before="120" w:after="120" w:line="276" w:lineRule="auto"/>
              <w:rPr>
                <w:lang w:val="vi-VN"/>
              </w:rPr>
            </w:pPr>
            <w:r>
              <w:rPr>
                <w:lang w:val="vi-VN"/>
              </w:rPr>
              <w:t>5.3.1 Danh mục rủi ro</w:t>
            </w:r>
          </w:p>
          <w:p w14:paraId="52BDB824" w14:textId="77777777" w:rsidR="00B01069" w:rsidRDefault="00B01069">
            <w:pPr>
              <w:spacing w:before="120" w:after="120" w:line="276" w:lineRule="auto"/>
              <w:rPr>
                <w:lang w:val="vi-VN"/>
              </w:rPr>
            </w:pPr>
            <w:r>
              <w:rPr>
                <w:lang w:val="vi-VN"/>
              </w:rPr>
              <w:t>5.3.2 Danh mục kiểm soát</w:t>
            </w:r>
          </w:p>
          <w:p w14:paraId="5A26D365" w14:textId="2806FF93" w:rsidR="00B01069" w:rsidRDefault="00B01069">
            <w:pPr>
              <w:spacing w:before="120" w:after="120" w:line="276" w:lineRule="auto"/>
              <w:rPr>
                <w:lang w:val="vi-VN"/>
              </w:rPr>
            </w:pPr>
            <w:r>
              <w:rPr>
                <w:lang w:val="vi-VN"/>
              </w:rPr>
              <w:lastRenderedPageBreak/>
              <w:t>5.3.3 Danh mục thủ tục kiểm toán</w:t>
            </w:r>
          </w:p>
        </w:tc>
        <w:tc>
          <w:tcPr>
            <w:tcW w:w="607" w:type="pct"/>
            <w:vAlign w:val="center"/>
          </w:tcPr>
          <w:p w14:paraId="1E88BC2F" w14:textId="77777777" w:rsidR="00B01069" w:rsidRPr="000F7AE3" w:rsidRDefault="00B01069" w:rsidP="00BA3E45">
            <w:pPr>
              <w:spacing w:before="120" w:after="120" w:line="276" w:lineRule="auto"/>
              <w:rPr>
                <w:lang w:val="vi-VN"/>
              </w:rPr>
            </w:pPr>
          </w:p>
        </w:tc>
      </w:tr>
      <w:tr w:rsidR="00AE0711" w:rsidRPr="006B729D" w14:paraId="37D16358" w14:textId="77777777" w:rsidTr="00F90C2D">
        <w:trPr>
          <w:trHeight w:val="390"/>
        </w:trPr>
        <w:tc>
          <w:tcPr>
            <w:tcW w:w="805" w:type="pct"/>
            <w:vAlign w:val="center"/>
          </w:tcPr>
          <w:p w14:paraId="149FDF07" w14:textId="75526704" w:rsidR="00AE0711" w:rsidRDefault="00AE0711" w:rsidP="00CA1A2C">
            <w:pPr>
              <w:spacing w:before="120" w:after="120" w:line="276" w:lineRule="auto"/>
              <w:rPr>
                <w:lang w:val="vi-VN"/>
              </w:rPr>
            </w:pPr>
            <w:r>
              <w:rPr>
                <w:lang w:val="vi-VN"/>
              </w:rPr>
              <w:t>05/11/2021</w:t>
            </w:r>
          </w:p>
        </w:tc>
        <w:tc>
          <w:tcPr>
            <w:tcW w:w="736" w:type="pct"/>
            <w:vAlign w:val="center"/>
          </w:tcPr>
          <w:p w14:paraId="543BCF15" w14:textId="0B2AFC38" w:rsidR="00AE0711" w:rsidRDefault="00AE0711" w:rsidP="00BA3E45">
            <w:pPr>
              <w:spacing w:before="120" w:after="120" w:line="276" w:lineRule="auto"/>
              <w:rPr>
                <w:lang w:val="vi-VN"/>
              </w:rPr>
            </w:pPr>
            <w:r>
              <w:rPr>
                <w:lang w:val="vi-VN"/>
              </w:rPr>
              <w:t>2.0</w:t>
            </w:r>
          </w:p>
        </w:tc>
        <w:tc>
          <w:tcPr>
            <w:tcW w:w="2851" w:type="pct"/>
            <w:vAlign w:val="center"/>
          </w:tcPr>
          <w:p w14:paraId="4B44CE92" w14:textId="77777777" w:rsidR="00AE0711" w:rsidRPr="00AE0711" w:rsidRDefault="00AE0711">
            <w:pPr>
              <w:spacing w:before="120" w:after="120" w:line="276" w:lineRule="auto"/>
              <w:rPr>
                <w:b/>
                <w:bCs/>
                <w:lang w:val="vi-VN"/>
              </w:rPr>
            </w:pPr>
            <w:r w:rsidRPr="00AE0711">
              <w:rPr>
                <w:b/>
                <w:bCs/>
                <w:lang w:val="vi-VN"/>
              </w:rPr>
              <w:t>Bổ sung các mục:</w:t>
            </w:r>
          </w:p>
          <w:p w14:paraId="35F2E5EC" w14:textId="568A5035" w:rsidR="00AE0711" w:rsidRPr="00AE0711" w:rsidRDefault="000B3A27" w:rsidP="00AE0711">
            <w:pPr>
              <w:spacing w:before="120" w:after="120" w:line="276" w:lineRule="auto"/>
              <w:rPr>
                <w:lang w:val="vi-VN"/>
              </w:rPr>
            </w:pPr>
            <w:r>
              <w:rPr>
                <w:lang w:val="vi-VN"/>
              </w:rPr>
              <w:t xml:space="preserve">5.1 </w:t>
            </w:r>
            <w:r w:rsidR="00AE0711" w:rsidRPr="003F244F">
              <w:rPr>
                <w:lang w:val="vi-VN"/>
              </w:rPr>
              <w:t>Quản lý cuộc kiểm toán</w:t>
            </w:r>
            <w:r w:rsidR="00AE0711" w:rsidRPr="00AE0711">
              <w:rPr>
                <w:lang w:val="vi-VN"/>
              </w:rPr>
              <w:tab/>
            </w:r>
          </w:p>
          <w:p w14:paraId="426B632E" w14:textId="60EF9F44" w:rsidR="00AE0711" w:rsidRPr="00AE0711" w:rsidRDefault="00AE0711" w:rsidP="00AE0711">
            <w:pPr>
              <w:spacing w:before="120" w:after="120" w:line="276" w:lineRule="auto"/>
              <w:rPr>
                <w:lang w:val="vi-VN"/>
              </w:rPr>
            </w:pPr>
            <w:r w:rsidRPr="00AE0711">
              <w:rPr>
                <w:lang w:val="vi-VN"/>
              </w:rPr>
              <w:t>5.1.1.</w:t>
            </w:r>
            <w:r w:rsidRPr="00AE0711">
              <w:rPr>
                <w:lang w:val="vi-VN"/>
              </w:rPr>
              <w:tab/>
              <w:t>Thông tin chung</w:t>
            </w:r>
            <w:r w:rsidRPr="00AE0711">
              <w:rPr>
                <w:lang w:val="vi-VN"/>
              </w:rPr>
              <w:tab/>
            </w:r>
          </w:p>
          <w:p w14:paraId="2CC8AA63" w14:textId="63BDEE36" w:rsidR="00AE0711" w:rsidRPr="00AE0711" w:rsidRDefault="00AE0711" w:rsidP="00AE0711">
            <w:pPr>
              <w:spacing w:before="120" w:after="120" w:line="276" w:lineRule="auto"/>
              <w:rPr>
                <w:lang w:val="vi-VN"/>
              </w:rPr>
            </w:pPr>
            <w:r w:rsidRPr="00AE0711">
              <w:rPr>
                <w:lang w:val="vi-VN"/>
              </w:rPr>
              <w:t>5.1.2.</w:t>
            </w:r>
            <w:r w:rsidRPr="00AE0711">
              <w:rPr>
                <w:lang w:val="vi-VN"/>
              </w:rPr>
              <w:tab/>
              <w:t>Nhân sự KT</w:t>
            </w:r>
            <w:r w:rsidRPr="00AE0711">
              <w:rPr>
                <w:lang w:val="vi-VN"/>
              </w:rPr>
              <w:tab/>
            </w:r>
          </w:p>
          <w:p w14:paraId="293D672A" w14:textId="086866C9" w:rsidR="00AE0711" w:rsidRPr="00AE0711" w:rsidRDefault="00AE0711" w:rsidP="00AE0711">
            <w:pPr>
              <w:spacing w:before="120" w:after="120" w:line="276" w:lineRule="auto"/>
              <w:rPr>
                <w:lang w:val="vi-VN"/>
              </w:rPr>
            </w:pPr>
            <w:r w:rsidRPr="00AE0711">
              <w:rPr>
                <w:lang w:val="vi-VN"/>
              </w:rPr>
              <w:t>5.1.3.</w:t>
            </w:r>
            <w:r w:rsidRPr="00AE0711">
              <w:rPr>
                <w:lang w:val="vi-VN"/>
              </w:rPr>
              <w:tab/>
            </w:r>
            <w:r w:rsidRPr="003F244F">
              <w:rPr>
                <w:lang w:val="vi-VN"/>
              </w:rPr>
              <w:t>Phạm vi và phân công KT</w:t>
            </w:r>
            <w:r w:rsidRPr="00AE0711">
              <w:rPr>
                <w:lang w:val="vi-VN"/>
              </w:rPr>
              <w:tab/>
            </w:r>
          </w:p>
          <w:p w14:paraId="33AB8FE0" w14:textId="283BE657" w:rsidR="00AE0711" w:rsidRPr="00AE0711" w:rsidRDefault="00AE0711" w:rsidP="00AE0711">
            <w:pPr>
              <w:spacing w:before="120" w:after="120" w:line="276" w:lineRule="auto"/>
              <w:rPr>
                <w:lang w:val="vi-VN"/>
              </w:rPr>
            </w:pPr>
            <w:r w:rsidRPr="00AE0711">
              <w:rPr>
                <w:lang w:val="vi-VN"/>
              </w:rPr>
              <w:t>5.1.4.</w:t>
            </w:r>
            <w:r w:rsidRPr="00AE0711">
              <w:rPr>
                <w:lang w:val="vi-VN"/>
              </w:rPr>
              <w:tab/>
              <w:t>Lịch trình</w:t>
            </w:r>
            <w:r w:rsidRPr="00AE0711">
              <w:rPr>
                <w:lang w:val="vi-VN"/>
              </w:rPr>
              <w:tab/>
            </w:r>
          </w:p>
          <w:p w14:paraId="74672A39" w14:textId="77B1A1B3" w:rsidR="00AE0711" w:rsidRPr="00AE0711" w:rsidRDefault="00AE0711" w:rsidP="00AE0711">
            <w:pPr>
              <w:spacing w:before="120" w:after="120" w:line="276" w:lineRule="auto"/>
              <w:rPr>
                <w:lang w:val="vi-VN"/>
              </w:rPr>
            </w:pPr>
            <w:r w:rsidRPr="00AE0711">
              <w:rPr>
                <w:lang w:val="vi-VN"/>
              </w:rPr>
              <w:t>5.1.5.</w:t>
            </w:r>
            <w:r w:rsidRPr="00AE0711">
              <w:rPr>
                <w:lang w:val="vi-VN"/>
              </w:rPr>
              <w:tab/>
            </w:r>
            <w:r w:rsidRPr="003F244F">
              <w:rPr>
                <w:lang w:val="vi-VN"/>
              </w:rPr>
              <w:t>Thông tin đơn vị được KT</w:t>
            </w:r>
            <w:r w:rsidRPr="00AE0711">
              <w:rPr>
                <w:lang w:val="vi-VN"/>
              </w:rPr>
              <w:tab/>
            </w:r>
            <w:r w:rsidRPr="00AE0711">
              <w:rPr>
                <w:lang w:val="vi-VN"/>
              </w:rPr>
              <w:tab/>
            </w:r>
            <w:r w:rsidRPr="00AE0711">
              <w:rPr>
                <w:lang w:val="vi-VN"/>
              </w:rPr>
              <w:tab/>
            </w:r>
          </w:p>
          <w:p w14:paraId="34CBAFB0" w14:textId="166778E7" w:rsidR="00AE0711" w:rsidRPr="00AE0711" w:rsidRDefault="00AE0711" w:rsidP="00AE0711">
            <w:pPr>
              <w:spacing w:before="120" w:after="120" w:line="276" w:lineRule="auto"/>
              <w:rPr>
                <w:lang w:val="vi-VN"/>
              </w:rPr>
            </w:pPr>
            <w:r w:rsidRPr="00AE0711">
              <w:rPr>
                <w:lang w:val="vi-VN"/>
              </w:rPr>
              <w:t>5.4.</w:t>
            </w:r>
            <w:r w:rsidRPr="00AE0711">
              <w:rPr>
                <w:lang w:val="vi-VN"/>
              </w:rPr>
              <w:tab/>
            </w:r>
            <w:r w:rsidRPr="003F244F">
              <w:rPr>
                <w:lang w:val="vi-VN"/>
              </w:rPr>
              <w:t>Chương trình kiểm toán</w:t>
            </w:r>
            <w:r w:rsidRPr="00AE0711">
              <w:rPr>
                <w:lang w:val="vi-VN"/>
              </w:rPr>
              <w:tab/>
            </w:r>
          </w:p>
          <w:p w14:paraId="051FCAD5" w14:textId="74953A59" w:rsidR="00AE0711" w:rsidRPr="00AE0711" w:rsidRDefault="00AE0711" w:rsidP="00AE0711">
            <w:pPr>
              <w:spacing w:before="120" w:after="120" w:line="276" w:lineRule="auto"/>
              <w:rPr>
                <w:lang w:val="vi-VN"/>
              </w:rPr>
            </w:pPr>
            <w:r w:rsidRPr="00AE0711">
              <w:rPr>
                <w:lang w:val="vi-VN"/>
              </w:rPr>
              <w:t>6.</w:t>
            </w:r>
            <w:r w:rsidRPr="00AE0711">
              <w:rPr>
                <w:lang w:val="vi-VN"/>
              </w:rPr>
              <w:tab/>
              <w:t>Thực hiện cuộc kiểm toán</w:t>
            </w:r>
            <w:r w:rsidRPr="00AE0711">
              <w:rPr>
                <w:lang w:val="vi-VN"/>
              </w:rPr>
              <w:tab/>
            </w:r>
          </w:p>
          <w:p w14:paraId="2FB50354" w14:textId="1BEC5EF2" w:rsidR="00AE0711" w:rsidRPr="00AE0711" w:rsidRDefault="00AE0711" w:rsidP="00AE0711">
            <w:pPr>
              <w:spacing w:before="120" w:after="120" w:line="276" w:lineRule="auto"/>
              <w:rPr>
                <w:lang w:val="vi-VN"/>
              </w:rPr>
            </w:pPr>
            <w:r w:rsidRPr="00AE0711">
              <w:rPr>
                <w:lang w:val="vi-VN"/>
              </w:rPr>
              <w:t>6.1.</w:t>
            </w:r>
            <w:r w:rsidRPr="00AE0711">
              <w:rPr>
                <w:lang w:val="vi-VN"/>
              </w:rPr>
              <w:tab/>
            </w:r>
            <w:r w:rsidRPr="003F244F">
              <w:rPr>
                <w:lang w:val="vi-VN"/>
              </w:rPr>
              <w:t>G</w:t>
            </w:r>
            <w:r w:rsidRPr="00AE0711">
              <w:rPr>
                <w:lang w:val="vi-VN"/>
              </w:rPr>
              <w:t>iấy tờ làm việc</w:t>
            </w:r>
            <w:r w:rsidRPr="00AE0711">
              <w:rPr>
                <w:lang w:val="vi-VN"/>
              </w:rPr>
              <w:tab/>
            </w:r>
          </w:p>
          <w:p w14:paraId="158433AB" w14:textId="4E4D7EF6" w:rsidR="00AE0711" w:rsidRDefault="00AE0711" w:rsidP="00AE0711">
            <w:pPr>
              <w:spacing w:before="120" w:after="120" w:line="276" w:lineRule="auto"/>
              <w:rPr>
                <w:lang w:val="vi-VN"/>
              </w:rPr>
            </w:pPr>
            <w:r w:rsidRPr="00AE0711">
              <w:rPr>
                <w:lang w:val="vi-VN"/>
              </w:rPr>
              <w:t>6.1.1.</w:t>
            </w:r>
            <w:r w:rsidRPr="00AE0711">
              <w:rPr>
                <w:lang w:val="vi-VN"/>
              </w:rPr>
              <w:tab/>
            </w:r>
            <w:r w:rsidRPr="003F244F">
              <w:rPr>
                <w:lang w:val="vi-VN"/>
              </w:rPr>
              <w:t>Đánh giá kiểm soát</w:t>
            </w:r>
          </w:p>
        </w:tc>
        <w:tc>
          <w:tcPr>
            <w:tcW w:w="607" w:type="pct"/>
            <w:vAlign w:val="center"/>
          </w:tcPr>
          <w:p w14:paraId="0BBEF533" w14:textId="77777777" w:rsidR="00AE0711" w:rsidRPr="000F7AE3" w:rsidRDefault="00AE0711" w:rsidP="00BA3E45">
            <w:pPr>
              <w:spacing w:before="120" w:after="120" w:line="276" w:lineRule="auto"/>
              <w:rPr>
                <w:lang w:val="vi-VN"/>
              </w:rPr>
            </w:pPr>
          </w:p>
        </w:tc>
      </w:tr>
      <w:tr w:rsidR="007321D9" w:rsidRPr="006B729D" w14:paraId="52BFC1CB" w14:textId="77777777" w:rsidTr="00F90C2D">
        <w:trPr>
          <w:trHeight w:val="390"/>
        </w:trPr>
        <w:tc>
          <w:tcPr>
            <w:tcW w:w="805" w:type="pct"/>
            <w:vAlign w:val="center"/>
          </w:tcPr>
          <w:p w14:paraId="0B0F8948" w14:textId="2F6827AD" w:rsidR="007321D9" w:rsidRDefault="007321D9" w:rsidP="00CA1A2C">
            <w:pPr>
              <w:spacing w:before="120" w:after="120" w:line="276" w:lineRule="auto"/>
              <w:rPr>
                <w:lang w:val="vi-VN"/>
              </w:rPr>
            </w:pPr>
            <w:r>
              <w:rPr>
                <w:lang w:val="vi-VN"/>
              </w:rPr>
              <w:t>09/11/2021</w:t>
            </w:r>
          </w:p>
        </w:tc>
        <w:tc>
          <w:tcPr>
            <w:tcW w:w="736" w:type="pct"/>
            <w:vAlign w:val="center"/>
          </w:tcPr>
          <w:p w14:paraId="6E123A3D" w14:textId="7A034BC4" w:rsidR="007321D9" w:rsidRDefault="007321D9" w:rsidP="00BA3E45">
            <w:pPr>
              <w:spacing w:before="120" w:after="120" w:line="276" w:lineRule="auto"/>
              <w:rPr>
                <w:lang w:val="vi-VN"/>
              </w:rPr>
            </w:pPr>
            <w:r>
              <w:rPr>
                <w:lang w:val="vi-VN"/>
              </w:rPr>
              <w:t>2.1</w:t>
            </w:r>
          </w:p>
        </w:tc>
        <w:tc>
          <w:tcPr>
            <w:tcW w:w="2851" w:type="pct"/>
            <w:vAlign w:val="center"/>
          </w:tcPr>
          <w:p w14:paraId="22ED777C" w14:textId="77777777" w:rsidR="007321D9" w:rsidRDefault="007321D9">
            <w:pPr>
              <w:spacing w:before="120" w:after="120" w:line="276" w:lineRule="auto"/>
              <w:rPr>
                <w:b/>
                <w:bCs/>
                <w:lang w:val="vi-VN"/>
              </w:rPr>
            </w:pPr>
            <w:r>
              <w:rPr>
                <w:b/>
                <w:bCs/>
                <w:lang w:val="vi-VN"/>
              </w:rPr>
              <w:t>Bổ sung các mục:</w:t>
            </w:r>
          </w:p>
          <w:p w14:paraId="2D381DDB" w14:textId="77777777" w:rsidR="007321D9" w:rsidRPr="007321D9" w:rsidRDefault="007321D9">
            <w:pPr>
              <w:spacing w:before="120" w:after="120" w:line="276" w:lineRule="auto"/>
              <w:rPr>
                <w:lang w:val="vi-VN"/>
              </w:rPr>
            </w:pPr>
            <w:r w:rsidRPr="007321D9">
              <w:rPr>
                <w:lang w:val="vi-VN"/>
              </w:rPr>
              <w:t>6.2 Quan sát kiểm toán</w:t>
            </w:r>
          </w:p>
          <w:p w14:paraId="440A1FE6" w14:textId="77777777" w:rsidR="007321D9" w:rsidRPr="007321D9" w:rsidRDefault="007321D9">
            <w:pPr>
              <w:spacing w:before="120" w:after="120" w:line="276" w:lineRule="auto"/>
              <w:rPr>
                <w:lang w:val="vi-VN"/>
              </w:rPr>
            </w:pPr>
            <w:r w:rsidRPr="007321D9">
              <w:rPr>
                <w:lang w:val="vi-VN"/>
              </w:rPr>
              <w:t>6.3 Phát hiện kiểm toán</w:t>
            </w:r>
          </w:p>
          <w:p w14:paraId="4C512102" w14:textId="3462A91E" w:rsidR="007321D9" w:rsidRPr="00AE0711" w:rsidRDefault="007321D9">
            <w:pPr>
              <w:spacing w:before="120" w:after="120" w:line="276" w:lineRule="auto"/>
              <w:rPr>
                <w:b/>
                <w:bCs/>
                <w:lang w:val="vi-VN"/>
              </w:rPr>
            </w:pPr>
            <w:r w:rsidRPr="007321D9">
              <w:rPr>
                <w:lang w:val="vi-VN"/>
              </w:rPr>
              <w:t>6.3.1 Kiến nghị kiểm toán</w:t>
            </w:r>
          </w:p>
        </w:tc>
        <w:tc>
          <w:tcPr>
            <w:tcW w:w="607" w:type="pct"/>
            <w:vAlign w:val="center"/>
          </w:tcPr>
          <w:p w14:paraId="5F6C2477" w14:textId="77777777" w:rsidR="007321D9" w:rsidRPr="000F7AE3" w:rsidRDefault="007321D9" w:rsidP="00BA3E45">
            <w:pPr>
              <w:spacing w:before="120" w:after="120" w:line="276" w:lineRule="auto"/>
              <w:rPr>
                <w:lang w:val="vi-VN"/>
              </w:rPr>
            </w:pPr>
          </w:p>
        </w:tc>
      </w:tr>
    </w:tbl>
    <w:p w14:paraId="42FB836F" w14:textId="77777777" w:rsidR="007321D9" w:rsidRDefault="00DC7C8B" w:rsidP="007321D9">
      <w:pPr>
        <w:pStyle w:val="tvHeading"/>
        <w:spacing w:before="120" w:after="120" w:line="276" w:lineRule="auto"/>
        <w:rPr>
          <w:noProof/>
        </w:rPr>
      </w:pPr>
      <w:r w:rsidRPr="002F4F88">
        <w:lastRenderedPageBreak/>
        <w:t>MỤC LỤC</w:t>
      </w:r>
      <w:bookmarkStart w:id="2" w:name="_Toc261854093"/>
      <w:bookmarkStart w:id="3" w:name="_Toc3895091"/>
      <w:bookmarkStart w:id="4" w:name="_Toc139163901"/>
      <w:r w:rsidR="007321D9">
        <w:rPr>
          <w:b w:val="0"/>
        </w:rPr>
        <w:fldChar w:fldCharType="begin"/>
      </w:r>
      <w:r w:rsidR="007321D9">
        <w:rPr>
          <w:b w:val="0"/>
        </w:rPr>
        <w:instrText xml:space="preserve"> TOC \o "1-4" </w:instrText>
      </w:r>
      <w:r w:rsidR="007321D9">
        <w:rPr>
          <w:b w:val="0"/>
        </w:rPr>
        <w:fldChar w:fldCharType="separate"/>
      </w:r>
    </w:p>
    <w:p w14:paraId="45EE06E0" w14:textId="5738A679"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A.</w:t>
      </w:r>
      <w:r>
        <w:rPr>
          <w:rFonts w:asciiTheme="minorHAnsi" w:eastAsiaTheme="minorEastAsia" w:hAnsiTheme="minorHAnsi" w:cstheme="minorBidi"/>
          <w:b w:val="0"/>
          <w:noProof/>
          <w:color w:val="auto"/>
          <w:kern w:val="0"/>
          <w:position w:val="0"/>
          <w:sz w:val="24"/>
          <w:lang w:eastAsia="zh-TW"/>
        </w:rPr>
        <w:tab/>
      </w:r>
      <w:r>
        <w:rPr>
          <w:noProof/>
        </w:rPr>
        <w:t>GIỚI THIỆU</w:t>
      </w:r>
      <w:r>
        <w:rPr>
          <w:noProof/>
        </w:rPr>
        <w:tab/>
      </w:r>
      <w:r>
        <w:rPr>
          <w:noProof/>
        </w:rPr>
        <w:fldChar w:fldCharType="begin"/>
      </w:r>
      <w:r>
        <w:rPr>
          <w:noProof/>
        </w:rPr>
        <w:instrText xml:space="preserve"> PAGEREF _Toc87368166 \h </w:instrText>
      </w:r>
      <w:r>
        <w:rPr>
          <w:noProof/>
        </w:rPr>
      </w:r>
      <w:r>
        <w:rPr>
          <w:noProof/>
        </w:rPr>
        <w:fldChar w:fldCharType="separate"/>
      </w:r>
      <w:r>
        <w:rPr>
          <w:noProof/>
        </w:rPr>
        <w:t>7</w:t>
      </w:r>
      <w:r>
        <w:rPr>
          <w:noProof/>
        </w:rPr>
        <w:fldChar w:fldCharType="end"/>
      </w:r>
    </w:p>
    <w:p w14:paraId="578A9923" w14:textId="669019FD"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Mục đích tài liệu</w:t>
      </w:r>
      <w:r>
        <w:rPr>
          <w:noProof/>
        </w:rPr>
        <w:tab/>
      </w:r>
      <w:r>
        <w:rPr>
          <w:noProof/>
        </w:rPr>
        <w:fldChar w:fldCharType="begin"/>
      </w:r>
      <w:r>
        <w:rPr>
          <w:noProof/>
        </w:rPr>
        <w:instrText xml:space="preserve"> PAGEREF _Toc87368167 \h </w:instrText>
      </w:r>
      <w:r>
        <w:rPr>
          <w:noProof/>
        </w:rPr>
      </w:r>
      <w:r>
        <w:rPr>
          <w:noProof/>
        </w:rPr>
        <w:fldChar w:fldCharType="separate"/>
      </w:r>
      <w:r>
        <w:rPr>
          <w:noProof/>
        </w:rPr>
        <w:t>7</w:t>
      </w:r>
      <w:r>
        <w:rPr>
          <w:noProof/>
        </w:rPr>
        <w:fldChar w:fldCharType="end"/>
      </w:r>
    </w:p>
    <w:p w14:paraId="7B21C4C7" w14:textId="2BE69648"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Phạm vi áp dụng</w:t>
      </w:r>
      <w:r>
        <w:rPr>
          <w:noProof/>
        </w:rPr>
        <w:tab/>
      </w:r>
      <w:r>
        <w:rPr>
          <w:noProof/>
        </w:rPr>
        <w:fldChar w:fldCharType="begin"/>
      </w:r>
      <w:r>
        <w:rPr>
          <w:noProof/>
        </w:rPr>
        <w:instrText xml:space="preserve"> PAGEREF _Toc87368168 \h </w:instrText>
      </w:r>
      <w:r>
        <w:rPr>
          <w:noProof/>
        </w:rPr>
      </w:r>
      <w:r>
        <w:rPr>
          <w:noProof/>
        </w:rPr>
        <w:fldChar w:fldCharType="separate"/>
      </w:r>
      <w:r>
        <w:rPr>
          <w:noProof/>
        </w:rPr>
        <w:t>7</w:t>
      </w:r>
      <w:r>
        <w:rPr>
          <w:noProof/>
        </w:rPr>
        <w:fldChar w:fldCharType="end"/>
      </w:r>
    </w:p>
    <w:p w14:paraId="59870A2A" w14:textId="29F5C93F"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Tài liệu liên quan</w:t>
      </w:r>
      <w:r>
        <w:rPr>
          <w:noProof/>
        </w:rPr>
        <w:tab/>
      </w:r>
      <w:r>
        <w:rPr>
          <w:noProof/>
        </w:rPr>
        <w:fldChar w:fldCharType="begin"/>
      </w:r>
      <w:r>
        <w:rPr>
          <w:noProof/>
        </w:rPr>
        <w:instrText xml:space="preserve"> PAGEREF _Toc87368169 \h </w:instrText>
      </w:r>
      <w:r>
        <w:rPr>
          <w:noProof/>
        </w:rPr>
      </w:r>
      <w:r>
        <w:rPr>
          <w:noProof/>
        </w:rPr>
        <w:fldChar w:fldCharType="separate"/>
      </w:r>
      <w:r>
        <w:rPr>
          <w:noProof/>
        </w:rPr>
        <w:t>7</w:t>
      </w:r>
      <w:r>
        <w:rPr>
          <w:noProof/>
        </w:rPr>
        <w:fldChar w:fldCharType="end"/>
      </w:r>
    </w:p>
    <w:p w14:paraId="2C9DE179" w14:textId="5736C3A2"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Thuật ngữ và các từ viết tắt</w:t>
      </w:r>
      <w:r>
        <w:rPr>
          <w:noProof/>
        </w:rPr>
        <w:tab/>
      </w:r>
      <w:r>
        <w:rPr>
          <w:noProof/>
        </w:rPr>
        <w:fldChar w:fldCharType="begin"/>
      </w:r>
      <w:r>
        <w:rPr>
          <w:noProof/>
        </w:rPr>
        <w:instrText xml:space="preserve"> PAGEREF _Toc87368170 \h </w:instrText>
      </w:r>
      <w:r>
        <w:rPr>
          <w:noProof/>
        </w:rPr>
      </w:r>
      <w:r>
        <w:rPr>
          <w:noProof/>
        </w:rPr>
        <w:fldChar w:fldCharType="separate"/>
      </w:r>
      <w:r>
        <w:rPr>
          <w:noProof/>
        </w:rPr>
        <w:t>8</w:t>
      </w:r>
      <w:r>
        <w:rPr>
          <w:noProof/>
        </w:rPr>
        <w:fldChar w:fldCharType="end"/>
      </w:r>
    </w:p>
    <w:p w14:paraId="3FDFAE3B" w14:textId="7BCC31A0"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B.</w:t>
      </w:r>
      <w:r>
        <w:rPr>
          <w:rFonts w:asciiTheme="minorHAnsi" w:eastAsiaTheme="minorEastAsia" w:hAnsiTheme="minorHAnsi" w:cstheme="minorBidi"/>
          <w:b w:val="0"/>
          <w:noProof/>
          <w:color w:val="auto"/>
          <w:kern w:val="0"/>
          <w:position w:val="0"/>
          <w:sz w:val="24"/>
          <w:lang w:eastAsia="zh-TW"/>
        </w:rPr>
        <w:tab/>
      </w:r>
      <w:r>
        <w:rPr>
          <w:noProof/>
        </w:rPr>
        <w:t>TỔNG QUAN HỆ THỐNG</w:t>
      </w:r>
      <w:r>
        <w:rPr>
          <w:noProof/>
        </w:rPr>
        <w:tab/>
      </w:r>
      <w:r>
        <w:rPr>
          <w:noProof/>
        </w:rPr>
        <w:fldChar w:fldCharType="begin"/>
      </w:r>
      <w:r>
        <w:rPr>
          <w:noProof/>
        </w:rPr>
        <w:instrText xml:space="preserve"> PAGEREF _Toc87368171 \h </w:instrText>
      </w:r>
      <w:r>
        <w:rPr>
          <w:noProof/>
        </w:rPr>
      </w:r>
      <w:r>
        <w:rPr>
          <w:noProof/>
        </w:rPr>
        <w:fldChar w:fldCharType="separate"/>
      </w:r>
      <w:r>
        <w:rPr>
          <w:noProof/>
        </w:rPr>
        <w:t>14</w:t>
      </w:r>
      <w:r>
        <w:rPr>
          <w:noProof/>
        </w:rPr>
        <w:fldChar w:fldCharType="end"/>
      </w:r>
    </w:p>
    <w:p w14:paraId="032BEE05" w14:textId="478E884C"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Phát biểu bài toán</w:t>
      </w:r>
      <w:r>
        <w:rPr>
          <w:noProof/>
        </w:rPr>
        <w:tab/>
      </w:r>
      <w:r>
        <w:rPr>
          <w:noProof/>
        </w:rPr>
        <w:fldChar w:fldCharType="begin"/>
      </w:r>
      <w:r>
        <w:rPr>
          <w:noProof/>
        </w:rPr>
        <w:instrText xml:space="preserve"> PAGEREF _Toc87368172 \h </w:instrText>
      </w:r>
      <w:r>
        <w:rPr>
          <w:noProof/>
        </w:rPr>
      </w:r>
      <w:r>
        <w:rPr>
          <w:noProof/>
        </w:rPr>
        <w:fldChar w:fldCharType="separate"/>
      </w:r>
      <w:r>
        <w:rPr>
          <w:noProof/>
        </w:rPr>
        <w:t>14</w:t>
      </w:r>
      <w:r>
        <w:rPr>
          <w:noProof/>
        </w:rPr>
        <w:fldChar w:fldCharType="end"/>
      </w:r>
    </w:p>
    <w:p w14:paraId="4756EE76" w14:textId="37F6B39B"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Mục tiêu </w:t>
      </w:r>
      <w:r w:rsidRPr="00795F07">
        <w:rPr>
          <w:noProof/>
        </w:rPr>
        <w:t>hệ thống</w:t>
      </w:r>
      <w:r>
        <w:rPr>
          <w:noProof/>
        </w:rPr>
        <w:tab/>
      </w:r>
      <w:r>
        <w:rPr>
          <w:noProof/>
        </w:rPr>
        <w:fldChar w:fldCharType="begin"/>
      </w:r>
      <w:r>
        <w:rPr>
          <w:noProof/>
        </w:rPr>
        <w:instrText xml:space="preserve"> PAGEREF _Toc87368173 \h </w:instrText>
      </w:r>
      <w:r>
        <w:rPr>
          <w:noProof/>
        </w:rPr>
      </w:r>
      <w:r>
        <w:rPr>
          <w:noProof/>
        </w:rPr>
        <w:fldChar w:fldCharType="separate"/>
      </w:r>
      <w:r>
        <w:rPr>
          <w:noProof/>
        </w:rPr>
        <w:t>14</w:t>
      </w:r>
      <w:r>
        <w:rPr>
          <w:noProof/>
        </w:rPr>
        <w:fldChar w:fldCharType="end"/>
      </w:r>
    </w:p>
    <w:p w14:paraId="6D070AFF" w14:textId="772FF2BB"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Tổng quan hệ thống</w:t>
      </w:r>
      <w:r>
        <w:rPr>
          <w:noProof/>
        </w:rPr>
        <w:tab/>
      </w:r>
      <w:r>
        <w:rPr>
          <w:noProof/>
        </w:rPr>
        <w:fldChar w:fldCharType="begin"/>
      </w:r>
      <w:r>
        <w:rPr>
          <w:noProof/>
        </w:rPr>
        <w:instrText xml:space="preserve"> PAGEREF _Toc87368174 \h </w:instrText>
      </w:r>
      <w:r>
        <w:rPr>
          <w:noProof/>
        </w:rPr>
      </w:r>
      <w:r>
        <w:rPr>
          <w:noProof/>
        </w:rPr>
        <w:fldChar w:fldCharType="separate"/>
      </w:r>
      <w:r>
        <w:rPr>
          <w:noProof/>
        </w:rPr>
        <w:t>15</w:t>
      </w:r>
      <w:r>
        <w:rPr>
          <w:noProof/>
        </w:rPr>
        <w:fldChar w:fldCharType="end"/>
      </w:r>
    </w:p>
    <w:p w14:paraId="423DB938" w14:textId="74B1CF39"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Mô hình tổng quan</w:t>
      </w:r>
      <w:r>
        <w:rPr>
          <w:noProof/>
        </w:rPr>
        <w:tab/>
      </w:r>
      <w:r>
        <w:rPr>
          <w:noProof/>
        </w:rPr>
        <w:fldChar w:fldCharType="begin"/>
      </w:r>
      <w:r>
        <w:rPr>
          <w:noProof/>
        </w:rPr>
        <w:instrText xml:space="preserve"> PAGEREF _Toc87368175 \h </w:instrText>
      </w:r>
      <w:r>
        <w:rPr>
          <w:noProof/>
        </w:rPr>
      </w:r>
      <w:r>
        <w:rPr>
          <w:noProof/>
        </w:rPr>
        <w:fldChar w:fldCharType="separate"/>
      </w:r>
      <w:r>
        <w:rPr>
          <w:noProof/>
        </w:rPr>
        <w:t>15</w:t>
      </w:r>
      <w:r>
        <w:rPr>
          <w:noProof/>
        </w:rPr>
        <w:fldChar w:fldCharType="end"/>
      </w:r>
    </w:p>
    <w:p w14:paraId="54F7786D" w14:textId="0A94B0A6"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795F07">
        <w:rPr>
          <w:noProof/>
          <w:lang w:val="vi-VN"/>
        </w:rPr>
        <w:t xml:space="preserve">Vai trò trên </w:t>
      </w:r>
      <w:r>
        <w:rPr>
          <w:noProof/>
        </w:rPr>
        <w:t>hệ thống</w:t>
      </w:r>
      <w:r>
        <w:rPr>
          <w:noProof/>
        </w:rPr>
        <w:tab/>
      </w:r>
      <w:r>
        <w:rPr>
          <w:noProof/>
        </w:rPr>
        <w:fldChar w:fldCharType="begin"/>
      </w:r>
      <w:r>
        <w:rPr>
          <w:noProof/>
        </w:rPr>
        <w:instrText xml:space="preserve"> PAGEREF _Toc87368176 \h </w:instrText>
      </w:r>
      <w:r>
        <w:rPr>
          <w:noProof/>
        </w:rPr>
      </w:r>
      <w:r>
        <w:rPr>
          <w:noProof/>
        </w:rPr>
        <w:fldChar w:fldCharType="separate"/>
      </w:r>
      <w:r>
        <w:rPr>
          <w:noProof/>
        </w:rPr>
        <w:t>15</w:t>
      </w:r>
      <w:r>
        <w:rPr>
          <w:noProof/>
        </w:rPr>
        <w:fldChar w:fldCharType="end"/>
      </w:r>
    </w:p>
    <w:p w14:paraId="34D3DAB2" w14:textId="60F9D6BA"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Danh sách các chức năng</w:t>
      </w:r>
      <w:r>
        <w:rPr>
          <w:noProof/>
        </w:rPr>
        <w:tab/>
      </w:r>
      <w:r>
        <w:rPr>
          <w:noProof/>
        </w:rPr>
        <w:fldChar w:fldCharType="begin"/>
      </w:r>
      <w:r>
        <w:rPr>
          <w:noProof/>
        </w:rPr>
        <w:instrText xml:space="preserve"> PAGEREF _Toc87368177 \h </w:instrText>
      </w:r>
      <w:r>
        <w:rPr>
          <w:noProof/>
        </w:rPr>
      </w:r>
      <w:r>
        <w:rPr>
          <w:noProof/>
        </w:rPr>
        <w:fldChar w:fldCharType="separate"/>
      </w:r>
      <w:r>
        <w:rPr>
          <w:noProof/>
        </w:rPr>
        <w:t>16</w:t>
      </w:r>
      <w:r>
        <w:rPr>
          <w:noProof/>
        </w:rPr>
        <w:fldChar w:fldCharType="end"/>
      </w:r>
    </w:p>
    <w:p w14:paraId="3E79A41F" w14:textId="15A8613B"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C.</w:t>
      </w:r>
      <w:r>
        <w:rPr>
          <w:rFonts w:asciiTheme="minorHAnsi" w:eastAsiaTheme="minorEastAsia" w:hAnsiTheme="minorHAnsi" w:cstheme="minorBidi"/>
          <w:b w:val="0"/>
          <w:noProof/>
          <w:color w:val="auto"/>
          <w:kern w:val="0"/>
          <w:position w:val="0"/>
          <w:sz w:val="24"/>
          <w:lang w:eastAsia="zh-TW"/>
        </w:rPr>
        <w:tab/>
      </w:r>
      <w:r>
        <w:rPr>
          <w:noProof/>
        </w:rPr>
        <w:t>QUY TRÌNH NGHIỆP VỤ TIN HỌC HÓA</w:t>
      </w:r>
      <w:r>
        <w:rPr>
          <w:noProof/>
        </w:rPr>
        <w:tab/>
      </w:r>
      <w:r>
        <w:rPr>
          <w:noProof/>
        </w:rPr>
        <w:fldChar w:fldCharType="begin"/>
      </w:r>
      <w:r>
        <w:rPr>
          <w:noProof/>
        </w:rPr>
        <w:instrText xml:space="preserve"> PAGEREF _Toc87368178 \h </w:instrText>
      </w:r>
      <w:r>
        <w:rPr>
          <w:noProof/>
        </w:rPr>
      </w:r>
      <w:r>
        <w:rPr>
          <w:noProof/>
        </w:rPr>
        <w:fldChar w:fldCharType="separate"/>
      </w:r>
      <w:r>
        <w:rPr>
          <w:noProof/>
        </w:rPr>
        <w:t>16</w:t>
      </w:r>
      <w:r>
        <w:rPr>
          <w:noProof/>
        </w:rPr>
        <w:fldChar w:fldCharType="end"/>
      </w:r>
    </w:p>
    <w:p w14:paraId="5B9A21B6" w14:textId="5D8D6863"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Danh sách các quy trình nghiệp vụ</w:t>
      </w:r>
      <w:r>
        <w:rPr>
          <w:noProof/>
        </w:rPr>
        <w:tab/>
      </w:r>
      <w:r>
        <w:rPr>
          <w:noProof/>
        </w:rPr>
        <w:fldChar w:fldCharType="begin"/>
      </w:r>
      <w:r>
        <w:rPr>
          <w:noProof/>
        </w:rPr>
        <w:instrText xml:space="preserve"> PAGEREF _Toc87368179 \h </w:instrText>
      </w:r>
      <w:r>
        <w:rPr>
          <w:noProof/>
        </w:rPr>
      </w:r>
      <w:r>
        <w:rPr>
          <w:noProof/>
        </w:rPr>
        <w:fldChar w:fldCharType="separate"/>
      </w:r>
      <w:r>
        <w:rPr>
          <w:noProof/>
        </w:rPr>
        <w:t>17</w:t>
      </w:r>
      <w:r>
        <w:rPr>
          <w:noProof/>
        </w:rPr>
        <w:fldChar w:fldCharType="end"/>
      </w:r>
    </w:p>
    <w:p w14:paraId="430C24E6" w14:textId="2B4018D3"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Quy trình </w:t>
      </w:r>
      <w:r w:rsidRPr="00795F07">
        <w:rPr>
          <w:noProof/>
        </w:rPr>
        <w:t>Tổng quan về kiểm toán nội bộ</w:t>
      </w:r>
      <w:r>
        <w:rPr>
          <w:noProof/>
        </w:rPr>
        <w:tab/>
      </w:r>
      <w:r>
        <w:rPr>
          <w:noProof/>
        </w:rPr>
        <w:fldChar w:fldCharType="begin"/>
      </w:r>
      <w:r>
        <w:rPr>
          <w:noProof/>
        </w:rPr>
        <w:instrText xml:space="preserve"> PAGEREF _Toc87368180 \h </w:instrText>
      </w:r>
      <w:r>
        <w:rPr>
          <w:noProof/>
        </w:rPr>
      </w:r>
      <w:r>
        <w:rPr>
          <w:noProof/>
        </w:rPr>
        <w:fldChar w:fldCharType="separate"/>
      </w:r>
      <w:r>
        <w:rPr>
          <w:noProof/>
        </w:rPr>
        <w:t>17</w:t>
      </w:r>
      <w:r>
        <w:rPr>
          <w:noProof/>
        </w:rPr>
        <w:fldChar w:fldCharType="end"/>
      </w:r>
    </w:p>
    <w:p w14:paraId="43F066F8" w14:textId="409B3311"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 xml:space="preserve">Quy trình </w:t>
      </w:r>
      <w:r w:rsidRPr="00795F07">
        <w:rPr>
          <w:noProof/>
        </w:rPr>
        <w:t>Đánh giá rủi ro cho lập kế hoạch năm</w:t>
      </w:r>
      <w:r>
        <w:rPr>
          <w:noProof/>
        </w:rPr>
        <w:tab/>
      </w:r>
      <w:r>
        <w:rPr>
          <w:noProof/>
        </w:rPr>
        <w:fldChar w:fldCharType="begin"/>
      </w:r>
      <w:r>
        <w:rPr>
          <w:noProof/>
        </w:rPr>
        <w:instrText xml:space="preserve"> PAGEREF _Toc87368181 \h </w:instrText>
      </w:r>
      <w:r>
        <w:rPr>
          <w:noProof/>
        </w:rPr>
      </w:r>
      <w:r>
        <w:rPr>
          <w:noProof/>
        </w:rPr>
        <w:fldChar w:fldCharType="separate"/>
      </w:r>
      <w:r>
        <w:rPr>
          <w:noProof/>
        </w:rPr>
        <w:t>20</w:t>
      </w:r>
      <w:r>
        <w:rPr>
          <w:noProof/>
        </w:rPr>
        <w:fldChar w:fldCharType="end"/>
      </w:r>
    </w:p>
    <w:p w14:paraId="78AB02A5" w14:textId="188B399C"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sidRPr="00795F07">
        <w:rPr>
          <w:noProof/>
          <w:shd w:val="clear" w:color="auto" w:fill="FFFFFF"/>
        </w:rPr>
        <w:t>Quy trình Lập kế hoạch năm</w:t>
      </w:r>
      <w:r>
        <w:rPr>
          <w:noProof/>
        </w:rPr>
        <w:tab/>
      </w:r>
      <w:r>
        <w:rPr>
          <w:noProof/>
        </w:rPr>
        <w:fldChar w:fldCharType="begin"/>
      </w:r>
      <w:r>
        <w:rPr>
          <w:noProof/>
        </w:rPr>
        <w:instrText xml:space="preserve"> PAGEREF _Toc87368182 \h </w:instrText>
      </w:r>
      <w:r>
        <w:rPr>
          <w:noProof/>
        </w:rPr>
      </w:r>
      <w:r>
        <w:rPr>
          <w:noProof/>
        </w:rPr>
        <w:fldChar w:fldCharType="separate"/>
      </w:r>
      <w:r>
        <w:rPr>
          <w:noProof/>
        </w:rPr>
        <w:t>22</w:t>
      </w:r>
      <w:r>
        <w:rPr>
          <w:noProof/>
        </w:rPr>
        <w:fldChar w:fldCharType="end"/>
      </w:r>
    </w:p>
    <w:p w14:paraId="539169E1" w14:textId="1B1157A4"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sidRPr="00795F07">
        <w:rPr>
          <w:noProof/>
          <w:shd w:val="clear" w:color="auto" w:fill="FFFFFF"/>
        </w:rPr>
        <w:t>Quy trình Chuẩn bị cuộc kiểm toán</w:t>
      </w:r>
      <w:r>
        <w:rPr>
          <w:noProof/>
        </w:rPr>
        <w:tab/>
      </w:r>
      <w:r>
        <w:rPr>
          <w:noProof/>
        </w:rPr>
        <w:fldChar w:fldCharType="begin"/>
      </w:r>
      <w:r>
        <w:rPr>
          <w:noProof/>
        </w:rPr>
        <w:instrText xml:space="preserve"> PAGEREF _Toc87368183 \h </w:instrText>
      </w:r>
      <w:r>
        <w:rPr>
          <w:noProof/>
        </w:rPr>
      </w:r>
      <w:r>
        <w:rPr>
          <w:noProof/>
        </w:rPr>
        <w:fldChar w:fldCharType="separate"/>
      </w:r>
      <w:r>
        <w:rPr>
          <w:noProof/>
        </w:rPr>
        <w:t>24</w:t>
      </w:r>
      <w:r>
        <w:rPr>
          <w:noProof/>
        </w:rPr>
        <w:fldChar w:fldCharType="end"/>
      </w:r>
    </w:p>
    <w:p w14:paraId="0C97B2FC" w14:textId="0803806F"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 xml:space="preserve">Quy trình </w:t>
      </w:r>
      <w:r w:rsidRPr="00795F07">
        <w:rPr>
          <w:noProof/>
          <w:lang w:val="vi-VN"/>
        </w:rPr>
        <w:t>L</w:t>
      </w:r>
      <w:r>
        <w:rPr>
          <w:noProof/>
        </w:rPr>
        <w:t>ập chương trình kiểm toán</w:t>
      </w:r>
      <w:r>
        <w:rPr>
          <w:noProof/>
        </w:rPr>
        <w:tab/>
      </w:r>
      <w:r>
        <w:rPr>
          <w:noProof/>
        </w:rPr>
        <w:fldChar w:fldCharType="begin"/>
      </w:r>
      <w:r>
        <w:rPr>
          <w:noProof/>
        </w:rPr>
        <w:instrText xml:space="preserve"> PAGEREF _Toc87368184 \h </w:instrText>
      </w:r>
      <w:r>
        <w:rPr>
          <w:noProof/>
        </w:rPr>
      </w:r>
      <w:r>
        <w:rPr>
          <w:noProof/>
        </w:rPr>
        <w:fldChar w:fldCharType="separate"/>
      </w:r>
      <w:r>
        <w:rPr>
          <w:noProof/>
        </w:rPr>
        <w:t>26</w:t>
      </w:r>
      <w:r>
        <w:rPr>
          <w:noProof/>
        </w:rPr>
        <w:fldChar w:fldCharType="end"/>
      </w:r>
    </w:p>
    <w:p w14:paraId="32BA23A5" w14:textId="5062B37E"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 xml:space="preserve">Quy trình </w:t>
      </w:r>
      <w:r w:rsidRPr="00795F07">
        <w:rPr>
          <w:noProof/>
          <w:lang w:val="vi-VN"/>
        </w:rPr>
        <w:t>T</w:t>
      </w:r>
      <w:r>
        <w:rPr>
          <w:noProof/>
        </w:rPr>
        <w:t>hực hiện cuộc kiểm toán</w:t>
      </w:r>
      <w:r>
        <w:rPr>
          <w:noProof/>
        </w:rPr>
        <w:tab/>
      </w:r>
      <w:r>
        <w:rPr>
          <w:noProof/>
        </w:rPr>
        <w:fldChar w:fldCharType="begin"/>
      </w:r>
      <w:r>
        <w:rPr>
          <w:noProof/>
        </w:rPr>
        <w:instrText xml:space="preserve"> PAGEREF _Toc87368185 \h </w:instrText>
      </w:r>
      <w:r>
        <w:rPr>
          <w:noProof/>
        </w:rPr>
      </w:r>
      <w:r>
        <w:rPr>
          <w:noProof/>
        </w:rPr>
        <w:fldChar w:fldCharType="separate"/>
      </w:r>
      <w:r>
        <w:rPr>
          <w:noProof/>
        </w:rPr>
        <w:t>28</w:t>
      </w:r>
      <w:r>
        <w:rPr>
          <w:noProof/>
        </w:rPr>
        <w:fldChar w:fldCharType="end"/>
      </w:r>
    </w:p>
    <w:p w14:paraId="29F65054" w14:textId="1B810C77"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sidRPr="00795F07">
        <w:rPr>
          <w:noProof/>
        </w:rPr>
        <w:t>Quy trình Báo cáo kết quả cuộc kiểm toàn</w:t>
      </w:r>
      <w:r>
        <w:rPr>
          <w:noProof/>
        </w:rPr>
        <w:tab/>
      </w:r>
      <w:r>
        <w:rPr>
          <w:noProof/>
        </w:rPr>
        <w:fldChar w:fldCharType="begin"/>
      </w:r>
      <w:r>
        <w:rPr>
          <w:noProof/>
        </w:rPr>
        <w:instrText xml:space="preserve"> PAGEREF _Toc87368186 \h </w:instrText>
      </w:r>
      <w:r>
        <w:rPr>
          <w:noProof/>
        </w:rPr>
      </w:r>
      <w:r>
        <w:rPr>
          <w:noProof/>
        </w:rPr>
        <w:fldChar w:fldCharType="separate"/>
      </w:r>
      <w:r>
        <w:rPr>
          <w:noProof/>
        </w:rPr>
        <w:t>30</w:t>
      </w:r>
      <w:r>
        <w:rPr>
          <w:noProof/>
        </w:rPr>
        <w:fldChar w:fldCharType="end"/>
      </w:r>
    </w:p>
    <w:p w14:paraId="697462C1" w14:textId="17A878F4"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9.</w:t>
      </w:r>
      <w:r>
        <w:rPr>
          <w:rFonts w:asciiTheme="minorHAnsi" w:eastAsiaTheme="minorEastAsia" w:hAnsiTheme="minorHAnsi" w:cstheme="minorBidi"/>
          <w:noProof/>
          <w:sz w:val="24"/>
          <w:lang w:eastAsia="zh-TW"/>
        </w:rPr>
        <w:tab/>
      </w:r>
      <w:r w:rsidRPr="00795F07">
        <w:rPr>
          <w:noProof/>
        </w:rPr>
        <w:t xml:space="preserve">Quy trình </w:t>
      </w:r>
      <w:r w:rsidRPr="00795F07">
        <w:rPr>
          <w:noProof/>
          <w:lang w:val="vi-VN"/>
        </w:rPr>
        <w:t>T</w:t>
      </w:r>
      <w:r w:rsidRPr="00795F07">
        <w:rPr>
          <w:noProof/>
        </w:rPr>
        <w:t>heo dõi thực hiện kiến nghị sau kiểm toàn</w:t>
      </w:r>
      <w:r>
        <w:rPr>
          <w:noProof/>
        </w:rPr>
        <w:tab/>
      </w:r>
      <w:r>
        <w:rPr>
          <w:noProof/>
        </w:rPr>
        <w:fldChar w:fldCharType="begin"/>
      </w:r>
      <w:r>
        <w:rPr>
          <w:noProof/>
        </w:rPr>
        <w:instrText xml:space="preserve"> PAGEREF _Toc87368187 \h </w:instrText>
      </w:r>
      <w:r>
        <w:rPr>
          <w:noProof/>
        </w:rPr>
      </w:r>
      <w:r>
        <w:rPr>
          <w:noProof/>
        </w:rPr>
        <w:fldChar w:fldCharType="separate"/>
      </w:r>
      <w:r>
        <w:rPr>
          <w:noProof/>
        </w:rPr>
        <w:t>31</w:t>
      </w:r>
      <w:r>
        <w:rPr>
          <w:noProof/>
        </w:rPr>
        <w:fldChar w:fldCharType="end"/>
      </w:r>
    </w:p>
    <w:p w14:paraId="30FD87D1" w14:textId="4DDF7625"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sidRPr="00795F07">
        <w:rPr>
          <w:noProof/>
        </w:rPr>
        <w:t>Quy trình Kiểm soát chất lượng kiểm toàn</w:t>
      </w:r>
      <w:r>
        <w:rPr>
          <w:noProof/>
        </w:rPr>
        <w:tab/>
      </w:r>
      <w:r>
        <w:rPr>
          <w:noProof/>
        </w:rPr>
        <w:fldChar w:fldCharType="begin"/>
      </w:r>
      <w:r>
        <w:rPr>
          <w:noProof/>
        </w:rPr>
        <w:instrText xml:space="preserve"> PAGEREF _Toc87368188 \h </w:instrText>
      </w:r>
      <w:r>
        <w:rPr>
          <w:noProof/>
        </w:rPr>
      </w:r>
      <w:r>
        <w:rPr>
          <w:noProof/>
        </w:rPr>
        <w:fldChar w:fldCharType="separate"/>
      </w:r>
      <w:r>
        <w:rPr>
          <w:noProof/>
        </w:rPr>
        <w:t>34</w:t>
      </w:r>
      <w:r>
        <w:rPr>
          <w:noProof/>
        </w:rPr>
        <w:fldChar w:fldCharType="end"/>
      </w:r>
    </w:p>
    <w:p w14:paraId="09502084" w14:textId="0DC0E1F6"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11.</w:t>
      </w:r>
      <w:r>
        <w:rPr>
          <w:rFonts w:asciiTheme="minorHAnsi" w:eastAsiaTheme="minorEastAsia" w:hAnsiTheme="minorHAnsi" w:cstheme="minorBidi"/>
          <w:noProof/>
          <w:sz w:val="24"/>
          <w:lang w:eastAsia="zh-TW"/>
        </w:rPr>
        <w:tab/>
      </w:r>
      <w:r w:rsidRPr="00795F07">
        <w:rPr>
          <w:noProof/>
        </w:rPr>
        <w:t>Quy trình Báo cáo tổng kết hoạt động kiểm toàn năm</w:t>
      </w:r>
      <w:r>
        <w:rPr>
          <w:noProof/>
        </w:rPr>
        <w:tab/>
      </w:r>
      <w:r>
        <w:rPr>
          <w:noProof/>
        </w:rPr>
        <w:fldChar w:fldCharType="begin"/>
      </w:r>
      <w:r>
        <w:rPr>
          <w:noProof/>
        </w:rPr>
        <w:instrText xml:space="preserve"> PAGEREF _Toc87368189 \h </w:instrText>
      </w:r>
      <w:r>
        <w:rPr>
          <w:noProof/>
        </w:rPr>
      </w:r>
      <w:r>
        <w:rPr>
          <w:noProof/>
        </w:rPr>
        <w:fldChar w:fldCharType="separate"/>
      </w:r>
      <w:r>
        <w:rPr>
          <w:noProof/>
        </w:rPr>
        <w:t>35</w:t>
      </w:r>
      <w:r>
        <w:rPr>
          <w:noProof/>
        </w:rPr>
        <w:fldChar w:fldCharType="end"/>
      </w:r>
    </w:p>
    <w:p w14:paraId="61FC1548" w14:textId="6A19FE2A"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D.</w:t>
      </w:r>
      <w:r>
        <w:rPr>
          <w:rFonts w:asciiTheme="minorHAnsi" w:eastAsiaTheme="minorEastAsia" w:hAnsiTheme="minorHAnsi" w:cstheme="minorBidi"/>
          <w:b w:val="0"/>
          <w:noProof/>
          <w:color w:val="auto"/>
          <w:kern w:val="0"/>
          <w:position w:val="0"/>
          <w:sz w:val="24"/>
          <w:lang w:eastAsia="zh-TW"/>
        </w:rPr>
        <w:tab/>
      </w:r>
      <w:r>
        <w:rPr>
          <w:noProof/>
        </w:rPr>
        <w:t>YÊU CẦU CHỨC NĂNG</w:t>
      </w:r>
      <w:r>
        <w:rPr>
          <w:noProof/>
        </w:rPr>
        <w:tab/>
      </w:r>
      <w:r>
        <w:rPr>
          <w:noProof/>
        </w:rPr>
        <w:fldChar w:fldCharType="begin"/>
      </w:r>
      <w:r>
        <w:rPr>
          <w:noProof/>
        </w:rPr>
        <w:instrText xml:space="preserve"> PAGEREF _Toc87368190 \h </w:instrText>
      </w:r>
      <w:r>
        <w:rPr>
          <w:noProof/>
        </w:rPr>
      </w:r>
      <w:r>
        <w:rPr>
          <w:noProof/>
        </w:rPr>
        <w:fldChar w:fldCharType="separate"/>
      </w:r>
      <w:r>
        <w:rPr>
          <w:noProof/>
        </w:rPr>
        <w:t>37</w:t>
      </w:r>
      <w:r>
        <w:rPr>
          <w:noProof/>
        </w:rPr>
        <w:fldChar w:fldCharType="end"/>
      </w:r>
    </w:p>
    <w:p w14:paraId="1EC9673D" w14:textId="68681ACA"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Yêu cầu chung</w:t>
      </w:r>
      <w:r>
        <w:rPr>
          <w:noProof/>
        </w:rPr>
        <w:tab/>
      </w:r>
      <w:r>
        <w:rPr>
          <w:noProof/>
        </w:rPr>
        <w:fldChar w:fldCharType="begin"/>
      </w:r>
      <w:r>
        <w:rPr>
          <w:noProof/>
        </w:rPr>
        <w:instrText xml:space="preserve"> PAGEREF _Toc87368191 \h </w:instrText>
      </w:r>
      <w:r>
        <w:rPr>
          <w:noProof/>
        </w:rPr>
      </w:r>
      <w:r>
        <w:rPr>
          <w:noProof/>
        </w:rPr>
        <w:fldChar w:fldCharType="separate"/>
      </w:r>
      <w:r>
        <w:rPr>
          <w:noProof/>
        </w:rPr>
        <w:t>37</w:t>
      </w:r>
      <w:r>
        <w:rPr>
          <w:noProof/>
        </w:rPr>
        <w:fldChar w:fldCharType="end"/>
      </w:r>
    </w:p>
    <w:p w14:paraId="2F8A6135" w14:textId="0D62CA6E"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sidRPr="00795F07">
        <w:rPr>
          <w:noProof/>
        </w:rPr>
        <w:t>Quản trị h</w:t>
      </w:r>
      <w:r>
        <w:rPr>
          <w:noProof/>
        </w:rPr>
        <w:t>ệ thống</w:t>
      </w:r>
      <w:r>
        <w:rPr>
          <w:noProof/>
        </w:rPr>
        <w:tab/>
      </w:r>
      <w:r>
        <w:rPr>
          <w:noProof/>
        </w:rPr>
        <w:fldChar w:fldCharType="begin"/>
      </w:r>
      <w:r>
        <w:rPr>
          <w:noProof/>
        </w:rPr>
        <w:instrText xml:space="preserve"> PAGEREF _Toc87368192 \h </w:instrText>
      </w:r>
      <w:r>
        <w:rPr>
          <w:noProof/>
        </w:rPr>
      </w:r>
      <w:r>
        <w:rPr>
          <w:noProof/>
        </w:rPr>
        <w:fldChar w:fldCharType="separate"/>
      </w:r>
      <w:r>
        <w:rPr>
          <w:noProof/>
        </w:rPr>
        <w:t>38</w:t>
      </w:r>
      <w:r>
        <w:rPr>
          <w:noProof/>
        </w:rPr>
        <w:fldChar w:fldCharType="end"/>
      </w:r>
    </w:p>
    <w:p w14:paraId="6AC0041F" w14:textId="6DFFDEAC"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2.1.</w:t>
      </w:r>
      <w:r>
        <w:rPr>
          <w:rFonts w:asciiTheme="minorHAnsi" w:eastAsiaTheme="minorEastAsia" w:hAnsiTheme="minorHAnsi" w:cstheme="minorBidi"/>
          <w:noProof/>
          <w:sz w:val="24"/>
          <w:lang w:eastAsia="zh-TW"/>
        </w:rPr>
        <w:tab/>
      </w:r>
      <w:r>
        <w:rPr>
          <w:noProof/>
        </w:rPr>
        <w:t xml:space="preserve">Quản </w:t>
      </w:r>
      <w:r w:rsidRPr="00795F07">
        <w:rPr>
          <w:noProof/>
        </w:rPr>
        <w:t>lý người dùng</w:t>
      </w:r>
      <w:r>
        <w:rPr>
          <w:noProof/>
        </w:rPr>
        <w:tab/>
      </w:r>
      <w:r>
        <w:rPr>
          <w:noProof/>
        </w:rPr>
        <w:fldChar w:fldCharType="begin"/>
      </w:r>
      <w:r>
        <w:rPr>
          <w:noProof/>
        </w:rPr>
        <w:instrText xml:space="preserve"> PAGEREF _Toc87368193 \h </w:instrText>
      </w:r>
      <w:r>
        <w:rPr>
          <w:noProof/>
        </w:rPr>
      </w:r>
      <w:r>
        <w:rPr>
          <w:noProof/>
        </w:rPr>
        <w:fldChar w:fldCharType="separate"/>
      </w:r>
      <w:r>
        <w:rPr>
          <w:noProof/>
        </w:rPr>
        <w:t>38</w:t>
      </w:r>
      <w:r>
        <w:rPr>
          <w:noProof/>
        </w:rPr>
        <w:fldChar w:fldCharType="end"/>
      </w:r>
    </w:p>
    <w:p w14:paraId="636AF93E" w14:textId="63E6022A"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2.1.1.</w:t>
      </w:r>
      <w:r>
        <w:rPr>
          <w:rFonts w:asciiTheme="minorHAnsi" w:eastAsiaTheme="minorEastAsia" w:hAnsiTheme="minorHAnsi" w:cstheme="minorBidi"/>
          <w:noProof/>
          <w:kern w:val="0"/>
          <w:sz w:val="24"/>
          <w:szCs w:val="24"/>
          <w:lang w:eastAsia="zh-TW"/>
        </w:rPr>
        <w:tab/>
      </w:r>
      <w:r>
        <w:rPr>
          <w:noProof/>
        </w:rPr>
        <w:t>Người dùng</w:t>
      </w:r>
      <w:r>
        <w:rPr>
          <w:noProof/>
        </w:rPr>
        <w:tab/>
      </w:r>
      <w:r>
        <w:rPr>
          <w:noProof/>
        </w:rPr>
        <w:fldChar w:fldCharType="begin"/>
      </w:r>
      <w:r>
        <w:rPr>
          <w:noProof/>
        </w:rPr>
        <w:instrText xml:space="preserve"> PAGEREF _Toc87368194 \h </w:instrText>
      </w:r>
      <w:r>
        <w:rPr>
          <w:noProof/>
        </w:rPr>
      </w:r>
      <w:r>
        <w:rPr>
          <w:noProof/>
        </w:rPr>
        <w:fldChar w:fldCharType="separate"/>
      </w:r>
      <w:r>
        <w:rPr>
          <w:noProof/>
        </w:rPr>
        <w:t>38</w:t>
      </w:r>
      <w:r>
        <w:rPr>
          <w:noProof/>
        </w:rPr>
        <w:fldChar w:fldCharType="end"/>
      </w:r>
    </w:p>
    <w:p w14:paraId="19E8B384" w14:textId="0837C3BC"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2.1.2.</w:t>
      </w:r>
      <w:r>
        <w:rPr>
          <w:rFonts w:asciiTheme="minorHAnsi" w:eastAsiaTheme="minorEastAsia" w:hAnsiTheme="minorHAnsi" w:cstheme="minorBidi"/>
          <w:noProof/>
          <w:kern w:val="0"/>
          <w:sz w:val="24"/>
          <w:szCs w:val="24"/>
          <w:lang w:eastAsia="zh-TW"/>
        </w:rPr>
        <w:tab/>
      </w:r>
      <w:r>
        <w:rPr>
          <w:noProof/>
        </w:rPr>
        <w:t>Nhóm người dùng</w:t>
      </w:r>
      <w:r>
        <w:rPr>
          <w:noProof/>
        </w:rPr>
        <w:tab/>
      </w:r>
      <w:r>
        <w:rPr>
          <w:noProof/>
        </w:rPr>
        <w:fldChar w:fldCharType="begin"/>
      </w:r>
      <w:r>
        <w:rPr>
          <w:noProof/>
        </w:rPr>
        <w:instrText xml:space="preserve"> PAGEREF _Toc87368195 \h </w:instrText>
      </w:r>
      <w:r>
        <w:rPr>
          <w:noProof/>
        </w:rPr>
      </w:r>
      <w:r>
        <w:rPr>
          <w:noProof/>
        </w:rPr>
        <w:fldChar w:fldCharType="separate"/>
      </w:r>
      <w:r>
        <w:rPr>
          <w:noProof/>
        </w:rPr>
        <w:t>41</w:t>
      </w:r>
      <w:r>
        <w:rPr>
          <w:noProof/>
        </w:rPr>
        <w:fldChar w:fldCharType="end"/>
      </w:r>
    </w:p>
    <w:p w14:paraId="0F3B8953" w14:textId="764D835F"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2.1.3.</w:t>
      </w:r>
      <w:r>
        <w:rPr>
          <w:rFonts w:asciiTheme="minorHAnsi" w:eastAsiaTheme="minorEastAsia" w:hAnsiTheme="minorHAnsi" w:cstheme="minorBidi"/>
          <w:noProof/>
          <w:kern w:val="0"/>
          <w:sz w:val="24"/>
          <w:szCs w:val="24"/>
          <w:lang w:eastAsia="zh-TW"/>
        </w:rPr>
        <w:tab/>
      </w:r>
      <w:r>
        <w:rPr>
          <w:noProof/>
        </w:rPr>
        <w:t>Vai trò</w:t>
      </w:r>
      <w:r>
        <w:rPr>
          <w:noProof/>
        </w:rPr>
        <w:tab/>
      </w:r>
      <w:r>
        <w:rPr>
          <w:noProof/>
        </w:rPr>
        <w:fldChar w:fldCharType="begin"/>
      </w:r>
      <w:r>
        <w:rPr>
          <w:noProof/>
        </w:rPr>
        <w:instrText xml:space="preserve"> PAGEREF _Toc87368196 \h </w:instrText>
      </w:r>
      <w:r>
        <w:rPr>
          <w:noProof/>
        </w:rPr>
      </w:r>
      <w:r>
        <w:rPr>
          <w:noProof/>
        </w:rPr>
        <w:fldChar w:fldCharType="separate"/>
      </w:r>
      <w:r>
        <w:rPr>
          <w:noProof/>
        </w:rPr>
        <w:t>42</w:t>
      </w:r>
      <w:r>
        <w:rPr>
          <w:noProof/>
        </w:rPr>
        <w:fldChar w:fldCharType="end"/>
      </w:r>
    </w:p>
    <w:p w14:paraId="7A0FFBBB" w14:textId="0C87989C"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lastRenderedPageBreak/>
        <w:t>2.1.4.</w:t>
      </w:r>
      <w:r>
        <w:rPr>
          <w:rFonts w:asciiTheme="minorHAnsi" w:eastAsiaTheme="minorEastAsia" w:hAnsiTheme="minorHAnsi" w:cstheme="minorBidi"/>
          <w:noProof/>
          <w:kern w:val="0"/>
          <w:sz w:val="24"/>
          <w:szCs w:val="24"/>
          <w:lang w:eastAsia="zh-TW"/>
        </w:rPr>
        <w:tab/>
      </w:r>
      <w:r>
        <w:rPr>
          <w:noProof/>
        </w:rPr>
        <w:t>Lịch sử công tác</w:t>
      </w:r>
      <w:r>
        <w:rPr>
          <w:noProof/>
        </w:rPr>
        <w:tab/>
      </w:r>
      <w:r>
        <w:rPr>
          <w:noProof/>
        </w:rPr>
        <w:fldChar w:fldCharType="begin"/>
      </w:r>
      <w:r>
        <w:rPr>
          <w:noProof/>
        </w:rPr>
        <w:instrText xml:space="preserve"> PAGEREF _Toc87368197 \h </w:instrText>
      </w:r>
      <w:r>
        <w:rPr>
          <w:noProof/>
        </w:rPr>
      </w:r>
      <w:r>
        <w:rPr>
          <w:noProof/>
        </w:rPr>
        <w:fldChar w:fldCharType="separate"/>
      </w:r>
      <w:r>
        <w:rPr>
          <w:noProof/>
        </w:rPr>
        <w:t>44</w:t>
      </w:r>
      <w:r>
        <w:rPr>
          <w:noProof/>
        </w:rPr>
        <w:fldChar w:fldCharType="end"/>
      </w:r>
    </w:p>
    <w:p w14:paraId="5239392E" w14:textId="40EE0E9D"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2.1.5.</w:t>
      </w:r>
      <w:r>
        <w:rPr>
          <w:rFonts w:asciiTheme="minorHAnsi" w:eastAsiaTheme="minorEastAsia" w:hAnsiTheme="minorHAnsi" w:cstheme="minorBidi"/>
          <w:noProof/>
          <w:kern w:val="0"/>
          <w:sz w:val="24"/>
          <w:szCs w:val="24"/>
          <w:lang w:eastAsia="zh-TW"/>
        </w:rPr>
        <w:tab/>
      </w:r>
      <w:r>
        <w:rPr>
          <w:noProof/>
        </w:rPr>
        <w:t>Đăng nhập, thay đổi mật khẩu, quên mật khẩu</w:t>
      </w:r>
      <w:r>
        <w:rPr>
          <w:noProof/>
        </w:rPr>
        <w:tab/>
      </w:r>
      <w:r>
        <w:rPr>
          <w:noProof/>
        </w:rPr>
        <w:fldChar w:fldCharType="begin"/>
      </w:r>
      <w:r>
        <w:rPr>
          <w:noProof/>
        </w:rPr>
        <w:instrText xml:space="preserve"> PAGEREF _Toc87368198 \h </w:instrText>
      </w:r>
      <w:r>
        <w:rPr>
          <w:noProof/>
        </w:rPr>
      </w:r>
      <w:r>
        <w:rPr>
          <w:noProof/>
        </w:rPr>
        <w:fldChar w:fldCharType="separate"/>
      </w:r>
      <w:r>
        <w:rPr>
          <w:noProof/>
        </w:rPr>
        <w:t>44</w:t>
      </w:r>
      <w:r>
        <w:rPr>
          <w:noProof/>
        </w:rPr>
        <w:fldChar w:fldCharType="end"/>
      </w:r>
    </w:p>
    <w:p w14:paraId="78538A7A" w14:textId="6B8E3F3C"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2.2.</w:t>
      </w:r>
      <w:r>
        <w:rPr>
          <w:rFonts w:asciiTheme="minorHAnsi" w:eastAsiaTheme="minorEastAsia" w:hAnsiTheme="minorHAnsi" w:cstheme="minorBidi"/>
          <w:noProof/>
          <w:sz w:val="24"/>
          <w:lang w:eastAsia="zh-TW"/>
        </w:rPr>
        <w:tab/>
      </w:r>
      <w:r w:rsidRPr="00795F07">
        <w:rPr>
          <w:noProof/>
        </w:rPr>
        <w:t>Quản lý hệ thống</w:t>
      </w:r>
      <w:r>
        <w:rPr>
          <w:noProof/>
        </w:rPr>
        <w:tab/>
      </w:r>
      <w:r>
        <w:rPr>
          <w:noProof/>
        </w:rPr>
        <w:fldChar w:fldCharType="begin"/>
      </w:r>
      <w:r>
        <w:rPr>
          <w:noProof/>
        </w:rPr>
        <w:instrText xml:space="preserve"> PAGEREF _Toc87368199 \h </w:instrText>
      </w:r>
      <w:r>
        <w:rPr>
          <w:noProof/>
        </w:rPr>
      </w:r>
      <w:r>
        <w:rPr>
          <w:noProof/>
        </w:rPr>
        <w:fldChar w:fldCharType="separate"/>
      </w:r>
      <w:r>
        <w:rPr>
          <w:noProof/>
        </w:rPr>
        <w:t>45</w:t>
      </w:r>
      <w:r>
        <w:rPr>
          <w:noProof/>
        </w:rPr>
        <w:fldChar w:fldCharType="end"/>
      </w:r>
    </w:p>
    <w:p w14:paraId="37F45252" w14:textId="10D11F1D"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2.2.1.</w:t>
      </w:r>
      <w:r>
        <w:rPr>
          <w:rFonts w:asciiTheme="minorHAnsi" w:eastAsiaTheme="minorEastAsia" w:hAnsiTheme="minorHAnsi" w:cstheme="minorBidi"/>
          <w:noProof/>
          <w:kern w:val="0"/>
          <w:sz w:val="24"/>
          <w:szCs w:val="24"/>
          <w:lang w:eastAsia="zh-TW"/>
        </w:rPr>
        <w:tab/>
      </w:r>
      <w:r>
        <w:rPr>
          <w:noProof/>
        </w:rPr>
        <w:t>Tham số hệ thống</w:t>
      </w:r>
      <w:r>
        <w:rPr>
          <w:noProof/>
        </w:rPr>
        <w:tab/>
      </w:r>
      <w:r>
        <w:rPr>
          <w:noProof/>
        </w:rPr>
        <w:fldChar w:fldCharType="begin"/>
      </w:r>
      <w:r>
        <w:rPr>
          <w:noProof/>
        </w:rPr>
        <w:instrText xml:space="preserve"> PAGEREF _Toc87368200 \h </w:instrText>
      </w:r>
      <w:r>
        <w:rPr>
          <w:noProof/>
        </w:rPr>
      </w:r>
      <w:r>
        <w:rPr>
          <w:noProof/>
        </w:rPr>
        <w:fldChar w:fldCharType="separate"/>
      </w:r>
      <w:r>
        <w:rPr>
          <w:noProof/>
        </w:rPr>
        <w:t>45</w:t>
      </w:r>
      <w:r>
        <w:rPr>
          <w:noProof/>
        </w:rPr>
        <w:fldChar w:fldCharType="end"/>
      </w:r>
    </w:p>
    <w:p w14:paraId="3306F220" w14:textId="74487714"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2.2.2.</w:t>
      </w:r>
      <w:r>
        <w:rPr>
          <w:rFonts w:asciiTheme="minorHAnsi" w:eastAsiaTheme="minorEastAsia" w:hAnsiTheme="minorHAnsi" w:cstheme="minorBidi"/>
          <w:noProof/>
          <w:kern w:val="0"/>
          <w:sz w:val="24"/>
          <w:szCs w:val="24"/>
          <w:lang w:eastAsia="zh-TW"/>
        </w:rPr>
        <w:tab/>
      </w:r>
      <w:r>
        <w:rPr>
          <w:noProof/>
        </w:rPr>
        <w:t>Log hệ thống</w:t>
      </w:r>
      <w:r>
        <w:rPr>
          <w:noProof/>
        </w:rPr>
        <w:tab/>
      </w:r>
      <w:r>
        <w:rPr>
          <w:noProof/>
        </w:rPr>
        <w:fldChar w:fldCharType="begin"/>
      </w:r>
      <w:r>
        <w:rPr>
          <w:noProof/>
        </w:rPr>
        <w:instrText xml:space="preserve"> PAGEREF _Toc87368201 \h </w:instrText>
      </w:r>
      <w:r>
        <w:rPr>
          <w:noProof/>
        </w:rPr>
      </w:r>
      <w:r>
        <w:rPr>
          <w:noProof/>
        </w:rPr>
        <w:fldChar w:fldCharType="separate"/>
      </w:r>
      <w:r>
        <w:rPr>
          <w:noProof/>
        </w:rPr>
        <w:t>46</w:t>
      </w:r>
      <w:r>
        <w:rPr>
          <w:noProof/>
        </w:rPr>
        <w:fldChar w:fldCharType="end"/>
      </w:r>
    </w:p>
    <w:p w14:paraId="2C838367" w14:textId="78F170FD"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2.3.</w:t>
      </w:r>
      <w:r>
        <w:rPr>
          <w:rFonts w:asciiTheme="minorHAnsi" w:eastAsiaTheme="minorEastAsia" w:hAnsiTheme="minorHAnsi" w:cstheme="minorBidi"/>
          <w:noProof/>
          <w:sz w:val="24"/>
          <w:lang w:eastAsia="zh-TW"/>
        </w:rPr>
        <w:tab/>
      </w:r>
      <w:r w:rsidRPr="00795F07">
        <w:rPr>
          <w:noProof/>
        </w:rPr>
        <w:t>Quản lý danh mục</w:t>
      </w:r>
      <w:r>
        <w:rPr>
          <w:noProof/>
        </w:rPr>
        <w:tab/>
      </w:r>
      <w:r>
        <w:rPr>
          <w:noProof/>
        </w:rPr>
        <w:fldChar w:fldCharType="begin"/>
      </w:r>
      <w:r>
        <w:rPr>
          <w:noProof/>
        </w:rPr>
        <w:instrText xml:space="preserve"> PAGEREF _Toc87368202 \h </w:instrText>
      </w:r>
      <w:r>
        <w:rPr>
          <w:noProof/>
        </w:rPr>
      </w:r>
      <w:r>
        <w:rPr>
          <w:noProof/>
        </w:rPr>
        <w:fldChar w:fldCharType="separate"/>
      </w:r>
      <w:r>
        <w:rPr>
          <w:noProof/>
        </w:rPr>
        <w:t>46</w:t>
      </w:r>
      <w:r>
        <w:rPr>
          <w:noProof/>
        </w:rPr>
        <w:fldChar w:fldCharType="end"/>
      </w:r>
    </w:p>
    <w:p w14:paraId="4C54CEB9" w14:textId="2EF68E5C"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2.3.1.</w:t>
      </w:r>
      <w:r>
        <w:rPr>
          <w:rFonts w:asciiTheme="minorHAnsi" w:eastAsiaTheme="minorEastAsia" w:hAnsiTheme="minorHAnsi" w:cstheme="minorBidi"/>
          <w:noProof/>
          <w:kern w:val="0"/>
          <w:sz w:val="24"/>
          <w:szCs w:val="24"/>
          <w:lang w:eastAsia="zh-TW"/>
        </w:rPr>
        <w:tab/>
      </w:r>
      <w:r>
        <w:rPr>
          <w:noProof/>
        </w:rPr>
        <w:t>Loại</w:t>
      </w:r>
      <w:r w:rsidRPr="00795F07">
        <w:rPr>
          <w:noProof/>
          <w:lang w:val="vi-VN"/>
        </w:rPr>
        <w:t xml:space="preserve"> đơn vị</w:t>
      </w:r>
      <w:r>
        <w:rPr>
          <w:noProof/>
        </w:rPr>
        <w:tab/>
      </w:r>
      <w:r>
        <w:rPr>
          <w:noProof/>
        </w:rPr>
        <w:fldChar w:fldCharType="begin"/>
      </w:r>
      <w:r>
        <w:rPr>
          <w:noProof/>
        </w:rPr>
        <w:instrText xml:space="preserve"> PAGEREF _Toc87368203 \h </w:instrText>
      </w:r>
      <w:r>
        <w:rPr>
          <w:noProof/>
        </w:rPr>
      </w:r>
      <w:r>
        <w:rPr>
          <w:noProof/>
        </w:rPr>
        <w:fldChar w:fldCharType="separate"/>
      </w:r>
      <w:r>
        <w:rPr>
          <w:noProof/>
        </w:rPr>
        <w:t>46</w:t>
      </w:r>
      <w:r>
        <w:rPr>
          <w:noProof/>
        </w:rPr>
        <w:fldChar w:fldCharType="end"/>
      </w:r>
    </w:p>
    <w:p w14:paraId="6C8B73E9" w14:textId="5C84B3AA"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2.3.2.</w:t>
      </w:r>
      <w:r>
        <w:rPr>
          <w:rFonts w:asciiTheme="minorHAnsi" w:eastAsiaTheme="minorEastAsia" w:hAnsiTheme="minorHAnsi" w:cstheme="minorBidi"/>
          <w:noProof/>
          <w:kern w:val="0"/>
          <w:sz w:val="24"/>
          <w:szCs w:val="24"/>
          <w:lang w:eastAsia="zh-TW"/>
        </w:rPr>
        <w:tab/>
      </w:r>
      <w:r>
        <w:rPr>
          <w:noProof/>
        </w:rPr>
        <w:t>Mức độ</w:t>
      </w:r>
      <w:r w:rsidRPr="00795F07">
        <w:rPr>
          <w:noProof/>
          <w:lang w:val="vi-VN"/>
        </w:rPr>
        <w:t xml:space="preserve"> rủi ro</w:t>
      </w:r>
      <w:r>
        <w:rPr>
          <w:noProof/>
        </w:rPr>
        <w:tab/>
      </w:r>
      <w:r>
        <w:rPr>
          <w:noProof/>
        </w:rPr>
        <w:fldChar w:fldCharType="begin"/>
      </w:r>
      <w:r>
        <w:rPr>
          <w:noProof/>
        </w:rPr>
        <w:instrText xml:space="preserve"> PAGEREF _Toc87368204 \h </w:instrText>
      </w:r>
      <w:r>
        <w:rPr>
          <w:noProof/>
        </w:rPr>
      </w:r>
      <w:r>
        <w:rPr>
          <w:noProof/>
        </w:rPr>
        <w:fldChar w:fldCharType="separate"/>
      </w:r>
      <w:r>
        <w:rPr>
          <w:noProof/>
        </w:rPr>
        <w:t>48</w:t>
      </w:r>
      <w:r>
        <w:rPr>
          <w:noProof/>
        </w:rPr>
        <w:fldChar w:fldCharType="end"/>
      </w:r>
    </w:p>
    <w:p w14:paraId="3CEA9048" w14:textId="06EAF1E8"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2.3.3.</w:t>
      </w:r>
      <w:r>
        <w:rPr>
          <w:rFonts w:asciiTheme="minorHAnsi" w:eastAsiaTheme="minorEastAsia" w:hAnsiTheme="minorHAnsi" w:cstheme="minorBidi"/>
          <w:noProof/>
          <w:kern w:val="0"/>
          <w:sz w:val="24"/>
          <w:szCs w:val="24"/>
          <w:lang w:eastAsia="zh-TW"/>
        </w:rPr>
        <w:tab/>
      </w:r>
      <w:r>
        <w:rPr>
          <w:noProof/>
        </w:rPr>
        <w:t>Loại phát hiện</w:t>
      </w:r>
      <w:r>
        <w:rPr>
          <w:noProof/>
        </w:rPr>
        <w:tab/>
      </w:r>
      <w:r>
        <w:rPr>
          <w:noProof/>
        </w:rPr>
        <w:fldChar w:fldCharType="begin"/>
      </w:r>
      <w:r>
        <w:rPr>
          <w:noProof/>
        </w:rPr>
        <w:instrText xml:space="preserve"> PAGEREF _Toc87368205 \h </w:instrText>
      </w:r>
      <w:r>
        <w:rPr>
          <w:noProof/>
        </w:rPr>
      </w:r>
      <w:r>
        <w:rPr>
          <w:noProof/>
        </w:rPr>
        <w:fldChar w:fldCharType="separate"/>
      </w:r>
      <w:r>
        <w:rPr>
          <w:noProof/>
        </w:rPr>
        <w:t>49</w:t>
      </w:r>
      <w:r>
        <w:rPr>
          <w:noProof/>
        </w:rPr>
        <w:fldChar w:fldCharType="end"/>
      </w:r>
    </w:p>
    <w:p w14:paraId="0DADDD85" w14:textId="58485B9A"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2.3.4.</w:t>
      </w:r>
      <w:r>
        <w:rPr>
          <w:rFonts w:asciiTheme="minorHAnsi" w:eastAsiaTheme="minorEastAsia" w:hAnsiTheme="minorHAnsi" w:cstheme="minorBidi"/>
          <w:noProof/>
          <w:kern w:val="0"/>
          <w:sz w:val="24"/>
          <w:szCs w:val="24"/>
          <w:lang w:eastAsia="zh-TW"/>
        </w:rPr>
        <w:tab/>
      </w:r>
      <w:r>
        <w:rPr>
          <w:noProof/>
        </w:rPr>
        <w:t>Loại kiến nghị kiểm toán</w:t>
      </w:r>
      <w:r>
        <w:rPr>
          <w:noProof/>
        </w:rPr>
        <w:tab/>
      </w:r>
      <w:r>
        <w:rPr>
          <w:noProof/>
        </w:rPr>
        <w:fldChar w:fldCharType="begin"/>
      </w:r>
      <w:r>
        <w:rPr>
          <w:noProof/>
        </w:rPr>
        <w:instrText xml:space="preserve"> PAGEREF _Toc87368206 \h </w:instrText>
      </w:r>
      <w:r>
        <w:rPr>
          <w:noProof/>
        </w:rPr>
      </w:r>
      <w:r>
        <w:rPr>
          <w:noProof/>
        </w:rPr>
        <w:fldChar w:fldCharType="separate"/>
      </w:r>
      <w:r>
        <w:rPr>
          <w:noProof/>
        </w:rPr>
        <w:t>50</w:t>
      </w:r>
      <w:r>
        <w:rPr>
          <w:noProof/>
        </w:rPr>
        <w:fldChar w:fldCharType="end"/>
      </w:r>
    </w:p>
    <w:p w14:paraId="6217F61B" w14:textId="4C3588C3"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Đánh giá rủi ro cấp độ tổ chức</w:t>
      </w:r>
      <w:r>
        <w:rPr>
          <w:noProof/>
        </w:rPr>
        <w:tab/>
      </w:r>
      <w:r>
        <w:rPr>
          <w:noProof/>
        </w:rPr>
        <w:fldChar w:fldCharType="begin"/>
      </w:r>
      <w:r>
        <w:rPr>
          <w:noProof/>
        </w:rPr>
        <w:instrText xml:space="preserve"> PAGEREF _Toc87368207 \h </w:instrText>
      </w:r>
      <w:r>
        <w:rPr>
          <w:noProof/>
        </w:rPr>
      </w:r>
      <w:r>
        <w:rPr>
          <w:noProof/>
        </w:rPr>
        <w:fldChar w:fldCharType="separate"/>
      </w:r>
      <w:r>
        <w:rPr>
          <w:noProof/>
        </w:rPr>
        <w:t>51</w:t>
      </w:r>
      <w:r>
        <w:rPr>
          <w:noProof/>
        </w:rPr>
        <w:fldChar w:fldCharType="end"/>
      </w:r>
    </w:p>
    <w:p w14:paraId="4C494BE4" w14:textId="373C5319"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 xml:space="preserve">Đối tượng </w:t>
      </w:r>
      <w:r w:rsidRPr="00795F07">
        <w:rPr>
          <w:noProof/>
          <w:lang w:val="vi-VN"/>
        </w:rPr>
        <w:t xml:space="preserve">có thể </w:t>
      </w:r>
      <w:r>
        <w:rPr>
          <w:noProof/>
        </w:rPr>
        <w:t>được kiểm toán</w:t>
      </w:r>
      <w:r>
        <w:rPr>
          <w:noProof/>
        </w:rPr>
        <w:tab/>
      </w:r>
      <w:r>
        <w:rPr>
          <w:noProof/>
        </w:rPr>
        <w:fldChar w:fldCharType="begin"/>
      </w:r>
      <w:r>
        <w:rPr>
          <w:noProof/>
        </w:rPr>
        <w:instrText xml:space="preserve"> PAGEREF _Toc87368208 \h </w:instrText>
      </w:r>
      <w:r>
        <w:rPr>
          <w:noProof/>
        </w:rPr>
      </w:r>
      <w:r>
        <w:rPr>
          <w:noProof/>
        </w:rPr>
        <w:fldChar w:fldCharType="separate"/>
      </w:r>
      <w:r>
        <w:rPr>
          <w:noProof/>
        </w:rPr>
        <w:t>51</w:t>
      </w:r>
      <w:r>
        <w:rPr>
          <w:noProof/>
        </w:rPr>
        <w:fldChar w:fldCharType="end"/>
      </w:r>
    </w:p>
    <w:p w14:paraId="32F13AC0" w14:textId="0011F816"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3.1.1.</w:t>
      </w:r>
      <w:r>
        <w:rPr>
          <w:rFonts w:asciiTheme="minorHAnsi" w:eastAsiaTheme="minorEastAsia" w:hAnsiTheme="minorHAnsi" w:cstheme="minorBidi"/>
          <w:noProof/>
          <w:kern w:val="0"/>
          <w:sz w:val="24"/>
          <w:szCs w:val="24"/>
          <w:lang w:eastAsia="zh-TW"/>
        </w:rPr>
        <w:tab/>
      </w:r>
      <w:r>
        <w:rPr>
          <w:noProof/>
        </w:rPr>
        <w:t>Danh mục đơn</w:t>
      </w:r>
      <w:r w:rsidRPr="00795F07">
        <w:rPr>
          <w:noProof/>
          <w:lang w:val="vi-VN"/>
        </w:rPr>
        <w:t xml:space="preserve"> vị</w:t>
      </w:r>
      <w:r>
        <w:rPr>
          <w:noProof/>
        </w:rPr>
        <w:tab/>
      </w:r>
      <w:r>
        <w:rPr>
          <w:noProof/>
        </w:rPr>
        <w:fldChar w:fldCharType="begin"/>
      </w:r>
      <w:r>
        <w:rPr>
          <w:noProof/>
        </w:rPr>
        <w:instrText xml:space="preserve"> PAGEREF _Toc87368209 \h </w:instrText>
      </w:r>
      <w:r>
        <w:rPr>
          <w:noProof/>
        </w:rPr>
      </w:r>
      <w:r>
        <w:rPr>
          <w:noProof/>
        </w:rPr>
        <w:fldChar w:fldCharType="separate"/>
      </w:r>
      <w:r>
        <w:rPr>
          <w:noProof/>
        </w:rPr>
        <w:t>51</w:t>
      </w:r>
      <w:r>
        <w:rPr>
          <w:noProof/>
        </w:rPr>
        <w:fldChar w:fldCharType="end"/>
      </w:r>
    </w:p>
    <w:p w14:paraId="6B67B82E" w14:textId="5F865549"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3.1.2.</w:t>
      </w:r>
      <w:r>
        <w:rPr>
          <w:rFonts w:asciiTheme="minorHAnsi" w:eastAsiaTheme="minorEastAsia" w:hAnsiTheme="minorHAnsi" w:cstheme="minorBidi"/>
          <w:noProof/>
          <w:kern w:val="0"/>
          <w:sz w:val="24"/>
          <w:szCs w:val="24"/>
          <w:lang w:eastAsia="zh-TW"/>
        </w:rPr>
        <w:tab/>
      </w:r>
      <w:r>
        <w:rPr>
          <w:noProof/>
        </w:rPr>
        <w:t>Danh mục hoạt động</w:t>
      </w:r>
      <w:r>
        <w:rPr>
          <w:noProof/>
        </w:rPr>
        <w:tab/>
      </w:r>
      <w:r>
        <w:rPr>
          <w:noProof/>
        </w:rPr>
        <w:fldChar w:fldCharType="begin"/>
      </w:r>
      <w:r>
        <w:rPr>
          <w:noProof/>
        </w:rPr>
        <w:instrText xml:space="preserve"> PAGEREF _Toc87368210 \h </w:instrText>
      </w:r>
      <w:r>
        <w:rPr>
          <w:noProof/>
        </w:rPr>
      </w:r>
      <w:r>
        <w:rPr>
          <w:noProof/>
        </w:rPr>
        <w:fldChar w:fldCharType="separate"/>
      </w:r>
      <w:r>
        <w:rPr>
          <w:noProof/>
        </w:rPr>
        <w:t>55</w:t>
      </w:r>
      <w:r>
        <w:rPr>
          <w:noProof/>
        </w:rPr>
        <w:fldChar w:fldCharType="end"/>
      </w:r>
    </w:p>
    <w:p w14:paraId="0511B427" w14:textId="00516B9C"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3.1.3.</w:t>
      </w:r>
      <w:r>
        <w:rPr>
          <w:rFonts w:asciiTheme="minorHAnsi" w:eastAsiaTheme="minorEastAsia" w:hAnsiTheme="minorHAnsi" w:cstheme="minorBidi"/>
          <w:noProof/>
          <w:kern w:val="0"/>
          <w:sz w:val="24"/>
          <w:szCs w:val="24"/>
          <w:lang w:eastAsia="zh-TW"/>
        </w:rPr>
        <w:tab/>
      </w:r>
      <w:r>
        <w:rPr>
          <w:noProof/>
        </w:rPr>
        <w:t>Danh mục quy trình</w:t>
      </w:r>
      <w:r>
        <w:rPr>
          <w:noProof/>
        </w:rPr>
        <w:tab/>
      </w:r>
      <w:r>
        <w:rPr>
          <w:noProof/>
        </w:rPr>
        <w:fldChar w:fldCharType="begin"/>
      </w:r>
      <w:r>
        <w:rPr>
          <w:noProof/>
        </w:rPr>
        <w:instrText xml:space="preserve"> PAGEREF _Toc87368211 \h </w:instrText>
      </w:r>
      <w:r>
        <w:rPr>
          <w:noProof/>
        </w:rPr>
      </w:r>
      <w:r>
        <w:rPr>
          <w:noProof/>
        </w:rPr>
        <w:fldChar w:fldCharType="separate"/>
      </w:r>
      <w:r>
        <w:rPr>
          <w:noProof/>
        </w:rPr>
        <w:t>57</w:t>
      </w:r>
      <w:r>
        <w:rPr>
          <w:noProof/>
        </w:rPr>
        <w:fldChar w:fldCharType="end"/>
      </w:r>
    </w:p>
    <w:p w14:paraId="1338DDF7" w14:textId="5B272275"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795F07">
        <w:rPr>
          <w:noProof/>
        </w:rPr>
        <w:t>Mô</w:t>
      </w:r>
      <w:r w:rsidRPr="00795F07">
        <w:rPr>
          <w:noProof/>
          <w:lang w:val="vi-VN"/>
        </w:rPr>
        <w:t xml:space="preserve"> hình đánh giá</w:t>
      </w:r>
      <w:r>
        <w:rPr>
          <w:noProof/>
        </w:rPr>
        <w:tab/>
      </w:r>
      <w:r>
        <w:rPr>
          <w:noProof/>
        </w:rPr>
        <w:fldChar w:fldCharType="begin"/>
      </w:r>
      <w:r>
        <w:rPr>
          <w:noProof/>
        </w:rPr>
        <w:instrText xml:space="preserve"> PAGEREF _Toc87368212 \h </w:instrText>
      </w:r>
      <w:r>
        <w:rPr>
          <w:noProof/>
        </w:rPr>
      </w:r>
      <w:r>
        <w:rPr>
          <w:noProof/>
        </w:rPr>
        <w:fldChar w:fldCharType="separate"/>
      </w:r>
      <w:r>
        <w:rPr>
          <w:noProof/>
        </w:rPr>
        <w:t>58</w:t>
      </w:r>
      <w:r>
        <w:rPr>
          <w:noProof/>
        </w:rPr>
        <w:fldChar w:fldCharType="end"/>
      </w:r>
    </w:p>
    <w:p w14:paraId="07A7FD23" w14:textId="4B8B2BB3"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3.2.1.</w:t>
      </w:r>
      <w:r>
        <w:rPr>
          <w:rFonts w:asciiTheme="minorHAnsi" w:eastAsiaTheme="minorEastAsia" w:hAnsiTheme="minorHAnsi" w:cstheme="minorBidi"/>
          <w:noProof/>
          <w:kern w:val="0"/>
          <w:sz w:val="24"/>
          <w:szCs w:val="24"/>
          <w:lang w:eastAsia="zh-TW"/>
        </w:rPr>
        <w:tab/>
      </w:r>
      <w:r w:rsidRPr="00795F07">
        <w:rPr>
          <w:noProof/>
          <w:lang w:val="vi-VN"/>
        </w:rPr>
        <w:t>Y</w:t>
      </w:r>
      <w:r>
        <w:rPr>
          <w:noProof/>
        </w:rPr>
        <w:t>ếu tố rủi ro</w:t>
      </w:r>
      <w:r>
        <w:rPr>
          <w:noProof/>
        </w:rPr>
        <w:tab/>
      </w:r>
      <w:r>
        <w:rPr>
          <w:noProof/>
        </w:rPr>
        <w:fldChar w:fldCharType="begin"/>
      </w:r>
      <w:r>
        <w:rPr>
          <w:noProof/>
        </w:rPr>
        <w:instrText xml:space="preserve"> PAGEREF _Toc87368213 \h </w:instrText>
      </w:r>
      <w:r>
        <w:rPr>
          <w:noProof/>
        </w:rPr>
      </w:r>
      <w:r>
        <w:rPr>
          <w:noProof/>
        </w:rPr>
        <w:fldChar w:fldCharType="separate"/>
      </w:r>
      <w:r>
        <w:rPr>
          <w:noProof/>
        </w:rPr>
        <w:t>58</w:t>
      </w:r>
      <w:r>
        <w:rPr>
          <w:noProof/>
        </w:rPr>
        <w:fldChar w:fldCharType="end"/>
      </w:r>
    </w:p>
    <w:p w14:paraId="52A6E83A" w14:textId="50C76BBA"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3.2.2.</w:t>
      </w:r>
      <w:r>
        <w:rPr>
          <w:rFonts w:asciiTheme="minorHAnsi" w:eastAsiaTheme="minorEastAsia" w:hAnsiTheme="minorHAnsi" w:cstheme="minorBidi"/>
          <w:noProof/>
          <w:kern w:val="0"/>
          <w:sz w:val="24"/>
          <w:szCs w:val="24"/>
          <w:lang w:eastAsia="zh-TW"/>
        </w:rPr>
        <w:tab/>
      </w:r>
      <w:r w:rsidRPr="00795F07">
        <w:rPr>
          <w:noProof/>
          <w:lang w:val="vi-VN"/>
        </w:rPr>
        <w:t>Thang điểm chấm điểm</w:t>
      </w:r>
      <w:r>
        <w:rPr>
          <w:noProof/>
        </w:rPr>
        <w:tab/>
      </w:r>
      <w:r>
        <w:rPr>
          <w:noProof/>
        </w:rPr>
        <w:fldChar w:fldCharType="begin"/>
      </w:r>
      <w:r>
        <w:rPr>
          <w:noProof/>
        </w:rPr>
        <w:instrText xml:space="preserve"> PAGEREF _Toc87368214 \h </w:instrText>
      </w:r>
      <w:r>
        <w:rPr>
          <w:noProof/>
        </w:rPr>
      </w:r>
      <w:r>
        <w:rPr>
          <w:noProof/>
        </w:rPr>
        <w:fldChar w:fldCharType="separate"/>
      </w:r>
      <w:r>
        <w:rPr>
          <w:noProof/>
        </w:rPr>
        <w:t>61</w:t>
      </w:r>
      <w:r>
        <w:rPr>
          <w:noProof/>
        </w:rPr>
        <w:fldChar w:fldCharType="end"/>
      </w:r>
    </w:p>
    <w:p w14:paraId="6827E1F8" w14:textId="7CBE7138"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3.2.3.</w:t>
      </w:r>
      <w:r>
        <w:rPr>
          <w:rFonts w:asciiTheme="minorHAnsi" w:eastAsiaTheme="minorEastAsia" w:hAnsiTheme="minorHAnsi" w:cstheme="minorBidi"/>
          <w:noProof/>
          <w:kern w:val="0"/>
          <w:sz w:val="24"/>
          <w:szCs w:val="24"/>
          <w:lang w:eastAsia="zh-TW"/>
        </w:rPr>
        <w:tab/>
      </w:r>
      <w:r w:rsidRPr="00795F07">
        <w:rPr>
          <w:noProof/>
          <w:lang w:val="vi-VN"/>
        </w:rPr>
        <w:t>Thang điểm xếp hạng</w:t>
      </w:r>
      <w:r>
        <w:rPr>
          <w:noProof/>
        </w:rPr>
        <w:tab/>
      </w:r>
      <w:r>
        <w:rPr>
          <w:noProof/>
        </w:rPr>
        <w:fldChar w:fldCharType="begin"/>
      </w:r>
      <w:r>
        <w:rPr>
          <w:noProof/>
        </w:rPr>
        <w:instrText xml:space="preserve"> PAGEREF _Toc87368215 \h </w:instrText>
      </w:r>
      <w:r>
        <w:rPr>
          <w:noProof/>
        </w:rPr>
      </w:r>
      <w:r>
        <w:rPr>
          <w:noProof/>
        </w:rPr>
        <w:fldChar w:fldCharType="separate"/>
      </w:r>
      <w:r>
        <w:rPr>
          <w:noProof/>
        </w:rPr>
        <w:t>63</w:t>
      </w:r>
      <w:r>
        <w:rPr>
          <w:noProof/>
        </w:rPr>
        <w:fldChar w:fldCharType="end"/>
      </w:r>
    </w:p>
    <w:p w14:paraId="5D14CC52" w14:textId="29CB0487"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3.2.4.</w:t>
      </w:r>
      <w:r>
        <w:rPr>
          <w:rFonts w:asciiTheme="minorHAnsi" w:eastAsiaTheme="minorEastAsia" w:hAnsiTheme="minorHAnsi" w:cstheme="minorBidi"/>
          <w:noProof/>
          <w:kern w:val="0"/>
          <w:sz w:val="24"/>
          <w:szCs w:val="24"/>
          <w:lang w:eastAsia="zh-TW"/>
        </w:rPr>
        <w:tab/>
      </w:r>
      <w:r w:rsidRPr="00795F07">
        <w:rPr>
          <w:noProof/>
          <w:lang w:val="vi-VN"/>
        </w:rPr>
        <w:t>Chu kỳ kiểm toán</w:t>
      </w:r>
      <w:r>
        <w:rPr>
          <w:noProof/>
        </w:rPr>
        <w:tab/>
      </w:r>
      <w:r>
        <w:rPr>
          <w:noProof/>
        </w:rPr>
        <w:fldChar w:fldCharType="begin"/>
      </w:r>
      <w:r>
        <w:rPr>
          <w:noProof/>
        </w:rPr>
        <w:instrText xml:space="preserve"> PAGEREF _Toc87368216 \h </w:instrText>
      </w:r>
      <w:r>
        <w:rPr>
          <w:noProof/>
        </w:rPr>
      </w:r>
      <w:r>
        <w:rPr>
          <w:noProof/>
        </w:rPr>
        <w:fldChar w:fldCharType="separate"/>
      </w:r>
      <w:r>
        <w:rPr>
          <w:noProof/>
        </w:rPr>
        <w:t>65</w:t>
      </w:r>
      <w:r>
        <w:rPr>
          <w:noProof/>
        </w:rPr>
        <w:fldChar w:fldCharType="end"/>
      </w:r>
    </w:p>
    <w:p w14:paraId="01EF4ED8" w14:textId="4C9B7584"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Thực hiện đánh giá</w:t>
      </w:r>
      <w:r>
        <w:rPr>
          <w:noProof/>
        </w:rPr>
        <w:tab/>
      </w:r>
      <w:r>
        <w:rPr>
          <w:noProof/>
        </w:rPr>
        <w:fldChar w:fldCharType="begin"/>
      </w:r>
      <w:r>
        <w:rPr>
          <w:noProof/>
        </w:rPr>
        <w:instrText xml:space="preserve"> PAGEREF _Toc87368217 \h </w:instrText>
      </w:r>
      <w:r>
        <w:rPr>
          <w:noProof/>
        </w:rPr>
      </w:r>
      <w:r>
        <w:rPr>
          <w:noProof/>
        </w:rPr>
        <w:fldChar w:fldCharType="separate"/>
      </w:r>
      <w:r>
        <w:rPr>
          <w:noProof/>
        </w:rPr>
        <w:t>66</w:t>
      </w:r>
      <w:r>
        <w:rPr>
          <w:noProof/>
        </w:rPr>
        <w:fldChar w:fldCharType="end"/>
      </w:r>
    </w:p>
    <w:p w14:paraId="54B05AE8" w14:textId="7806992F"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3.3.1.</w:t>
      </w:r>
      <w:r>
        <w:rPr>
          <w:rFonts w:asciiTheme="minorHAnsi" w:eastAsiaTheme="minorEastAsia" w:hAnsiTheme="minorHAnsi" w:cstheme="minorBidi"/>
          <w:noProof/>
          <w:kern w:val="0"/>
          <w:sz w:val="24"/>
          <w:szCs w:val="24"/>
          <w:lang w:eastAsia="zh-TW"/>
        </w:rPr>
        <w:tab/>
      </w:r>
      <w:r w:rsidRPr="00795F07">
        <w:rPr>
          <w:noProof/>
          <w:lang w:val="vi-VN"/>
        </w:rPr>
        <w:t>Kỳ đánh giá</w:t>
      </w:r>
      <w:r>
        <w:rPr>
          <w:noProof/>
        </w:rPr>
        <w:tab/>
      </w:r>
      <w:r>
        <w:rPr>
          <w:noProof/>
        </w:rPr>
        <w:fldChar w:fldCharType="begin"/>
      </w:r>
      <w:r>
        <w:rPr>
          <w:noProof/>
        </w:rPr>
        <w:instrText xml:space="preserve"> PAGEREF _Toc87368218 \h </w:instrText>
      </w:r>
      <w:r>
        <w:rPr>
          <w:noProof/>
        </w:rPr>
      </w:r>
      <w:r>
        <w:rPr>
          <w:noProof/>
        </w:rPr>
        <w:fldChar w:fldCharType="separate"/>
      </w:r>
      <w:r>
        <w:rPr>
          <w:noProof/>
        </w:rPr>
        <w:t>66</w:t>
      </w:r>
      <w:r>
        <w:rPr>
          <w:noProof/>
        </w:rPr>
        <w:fldChar w:fldCharType="end"/>
      </w:r>
    </w:p>
    <w:p w14:paraId="0C9C5718" w14:textId="17DF1127"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3.3.2.</w:t>
      </w:r>
      <w:r>
        <w:rPr>
          <w:rFonts w:asciiTheme="minorHAnsi" w:eastAsiaTheme="minorEastAsia" w:hAnsiTheme="minorHAnsi" w:cstheme="minorBidi"/>
          <w:noProof/>
          <w:kern w:val="0"/>
          <w:sz w:val="24"/>
          <w:szCs w:val="24"/>
          <w:lang w:eastAsia="zh-TW"/>
        </w:rPr>
        <w:tab/>
      </w:r>
      <w:r w:rsidRPr="00795F07">
        <w:rPr>
          <w:noProof/>
          <w:lang w:val="vi-VN"/>
        </w:rPr>
        <w:t>Bảng chấm điểm</w:t>
      </w:r>
      <w:r>
        <w:rPr>
          <w:noProof/>
        </w:rPr>
        <w:tab/>
      </w:r>
      <w:r>
        <w:rPr>
          <w:noProof/>
        </w:rPr>
        <w:fldChar w:fldCharType="begin"/>
      </w:r>
      <w:r>
        <w:rPr>
          <w:noProof/>
        </w:rPr>
        <w:instrText xml:space="preserve"> PAGEREF _Toc87368219 \h </w:instrText>
      </w:r>
      <w:r>
        <w:rPr>
          <w:noProof/>
        </w:rPr>
      </w:r>
      <w:r>
        <w:rPr>
          <w:noProof/>
        </w:rPr>
        <w:fldChar w:fldCharType="separate"/>
      </w:r>
      <w:r>
        <w:rPr>
          <w:noProof/>
        </w:rPr>
        <w:t>68</w:t>
      </w:r>
      <w:r>
        <w:rPr>
          <w:noProof/>
        </w:rPr>
        <w:fldChar w:fldCharType="end"/>
      </w:r>
    </w:p>
    <w:p w14:paraId="64C5F1E8" w14:textId="3A46CE24"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3.3.3.</w:t>
      </w:r>
      <w:r>
        <w:rPr>
          <w:rFonts w:asciiTheme="minorHAnsi" w:eastAsiaTheme="minorEastAsia" w:hAnsiTheme="minorHAnsi" w:cstheme="minorBidi"/>
          <w:noProof/>
          <w:kern w:val="0"/>
          <w:sz w:val="24"/>
          <w:szCs w:val="24"/>
          <w:lang w:eastAsia="zh-TW"/>
        </w:rPr>
        <w:tab/>
      </w:r>
      <w:r w:rsidRPr="00795F07">
        <w:rPr>
          <w:noProof/>
          <w:lang w:val="vi-VN"/>
        </w:rPr>
        <w:t>Kết quả đánh giá</w:t>
      </w:r>
      <w:r>
        <w:rPr>
          <w:noProof/>
        </w:rPr>
        <w:tab/>
      </w:r>
      <w:r>
        <w:rPr>
          <w:noProof/>
        </w:rPr>
        <w:fldChar w:fldCharType="begin"/>
      </w:r>
      <w:r>
        <w:rPr>
          <w:noProof/>
        </w:rPr>
        <w:instrText xml:space="preserve"> PAGEREF _Toc87368220 \h </w:instrText>
      </w:r>
      <w:r>
        <w:rPr>
          <w:noProof/>
        </w:rPr>
      </w:r>
      <w:r>
        <w:rPr>
          <w:noProof/>
        </w:rPr>
        <w:fldChar w:fldCharType="separate"/>
      </w:r>
      <w:r>
        <w:rPr>
          <w:noProof/>
        </w:rPr>
        <w:t>72</w:t>
      </w:r>
      <w:r>
        <w:rPr>
          <w:noProof/>
        </w:rPr>
        <w:fldChar w:fldCharType="end"/>
      </w:r>
    </w:p>
    <w:p w14:paraId="18DE4858" w14:textId="0BAD74EE"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Lập kế hoạch kiểm toán năm</w:t>
      </w:r>
      <w:r>
        <w:rPr>
          <w:noProof/>
        </w:rPr>
        <w:tab/>
      </w:r>
      <w:r>
        <w:rPr>
          <w:noProof/>
        </w:rPr>
        <w:fldChar w:fldCharType="begin"/>
      </w:r>
      <w:r>
        <w:rPr>
          <w:noProof/>
        </w:rPr>
        <w:instrText xml:space="preserve"> PAGEREF _Toc87368221 \h </w:instrText>
      </w:r>
      <w:r>
        <w:rPr>
          <w:noProof/>
        </w:rPr>
      </w:r>
      <w:r>
        <w:rPr>
          <w:noProof/>
        </w:rPr>
        <w:fldChar w:fldCharType="separate"/>
      </w:r>
      <w:r>
        <w:rPr>
          <w:noProof/>
        </w:rPr>
        <w:t>75</w:t>
      </w:r>
      <w:r>
        <w:rPr>
          <w:noProof/>
        </w:rPr>
        <w:fldChar w:fldCharType="end"/>
      </w:r>
    </w:p>
    <w:p w14:paraId="228A2380" w14:textId="6358240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4.1.</w:t>
      </w:r>
      <w:r>
        <w:rPr>
          <w:rFonts w:asciiTheme="minorHAnsi" w:eastAsiaTheme="minorEastAsia" w:hAnsiTheme="minorHAnsi" w:cstheme="minorBidi"/>
          <w:noProof/>
          <w:sz w:val="24"/>
          <w:lang w:eastAsia="zh-TW"/>
        </w:rPr>
        <w:tab/>
      </w:r>
      <w:r>
        <w:rPr>
          <w:noProof/>
        </w:rPr>
        <w:t>Kế hoạch kiểm toán năm</w:t>
      </w:r>
      <w:r>
        <w:rPr>
          <w:noProof/>
        </w:rPr>
        <w:tab/>
      </w:r>
      <w:r>
        <w:rPr>
          <w:noProof/>
        </w:rPr>
        <w:fldChar w:fldCharType="begin"/>
      </w:r>
      <w:r>
        <w:rPr>
          <w:noProof/>
        </w:rPr>
        <w:instrText xml:space="preserve"> PAGEREF _Toc87368222 \h </w:instrText>
      </w:r>
      <w:r>
        <w:rPr>
          <w:noProof/>
        </w:rPr>
      </w:r>
      <w:r>
        <w:rPr>
          <w:noProof/>
        </w:rPr>
        <w:fldChar w:fldCharType="separate"/>
      </w:r>
      <w:r>
        <w:rPr>
          <w:noProof/>
        </w:rPr>
        <w:t>75</w:t>
      </w:r>
      <w:r>
        <w:rPr>
          <w:noProof/>
        </w:rPr>
        <w:fldChar w:fldCharType="end"/>
      </w:r>
    </w:p>
    <w:p w14:paraId="28809C93" w14:textId="4D333AFF"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4.2.</w:t>
      </w:r>
      <w:r>
        <w:rPr>
          <w:rFonts w:asciiTheme="minorHAnsi" w:eastAsiaTheme="minorEastAsia" w:hAnsiTheme="minorHAnsi" w:cstheme="minorBidi"/>
          <w:noProof/>
          <w:sz w:val="24"/>
          <w:lang w:eastAsia="zh-TW"/>
        </w:rPr>
        <w:tab/>
      </w:r>
      <w:r>
        <w:rPr>
          <w:noProof/>
        </w:rPr>
        <w:t>Thiết lập cuộc kiểm toán trong kế hoạch năm</w:t>
      </w:r>
      <w:r>
        <w:rPr>
          <w:noProof/>
        </w:rPr>
        <w:tab/>
      </w:r>
      <w:r>
        <w:rPr>
          <w:noProof/>
        </w:rPr>
        <w:fldChar w:fldCharType="begin"/>
      </w:r>
      <w:r>
        <w:rPr>
          <w:noProof/>
        </w:rPr>
        <w:instrText xml:space="preserve"> PAGEREF _Toc87368223 \h </w:instrText>
      </w:r>
      <w:r>
        <w:rPr>
          <w:noProof/>
        </w:rPr>
      </w:r>
      <w:r>
        <w:rPr>
          <w:noProof/>
        </w:rPr>
        <w:fldChar w:fldCharType="separate"/>
      </w:r>
      <w:r>
        <w:rPr>
          <w:noProof/>
        </w:rPr>
        <w:t>79</w:t>
      </w:r>
      <w:r>
        <w:rPr>
          <w:noProof/>
        </w:rPr>
        <w:fldChar w:fldCharType="end"/>
      </w:r>
    </w:p>
    <w:p w14:paraId="69037A48" w14:textId="6E275E06"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4.2.1.</w:t>
      </w:r>
      <w:r>
        <w:rPr>
          <w:rFonts w:asciiTheme="minorHAnsi" w:eastAsiaTheme="minorEastAsia" w:hAnsiTheme="minorHAnsi" w:cstheme="minorBidi"/>
          <w:noProof/>
          <w:kern w:val="0"/>
          <w:sz w:val="24"/>
          <w:szCs w:val="24"/>
          <w:lang w:eastAsia="zh-TW"/>
        </w:rPr>
        <w:tab/>
      </w:r>
      <w:r>
        <w:rPr>
          <w:noProof/>
        </w:rPr>
        <w:t>Cuộc kiểm toán</w:t>
      </w:r>
      <w:r>
        <w:rPr>
          <w:noProof/>
        </w:rPr>
        <w:tab/>
      </w:r>
      <w:r>
        <w:rPr>
          <w:noProof/>
        </w:rPr>
        <w:fldChar w:fldCharType="begin"/>
      </w:r>
      <w:r>
        <w:rPr>
          <w:noProof/>
        </w:rPr>
        <w:instrText xml:space="preserve"> PAGEREF _Toc87368224 \h </w:instrText>
      </w:r>
      <w:r>
        <w:rPr>
          <w:noProof/>
        </w:rPr>
      </w:r>
      <w:r>
        <w:rPr>
          <w:noProof/>
        </w:rPr>
        <w:fldChar w:fldCharType="separate"/>
      </w:r>
      <w:r>
        <w:rPr>
          <w:noProof/>
        </w:rPr>
        <w:t>79</w:t>
      </w:r>
      <w:r>
        <w:rPr>
          <w:noProof/>
        </w:rPr>
        <w:fldChar w:fldCharType="end"/>
      </w:r>
    </w:p>
    <w:p w14:paraId="457715EA" w14:textId="5B59FD81"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4.2.2.</w:t>
      </w:r>
      <w:r>
        <w:rPr>
          <w:rFonts w:asciiTheme="minorHAnsi" w:eastAsiaTheme="minorEastAsia" w:hAnsiTheme="minorHAnsi" w:cstheme="minorBidi"/>
          <w:noProof/>
          <w:kern w:val="0"/>
          <w:sz w:val="24"/>
          <w:szCs w:val="24"/>
          <w:lang w:eastAsia="zh-TW"/>
        </w:rPr>
        <w:tab/>
      </w:r>
      <w:r>
        <w:rPr>
          <w:noProof/>
        </w:rPr>
        <w:t>Thiết lập phạm vi cuộc kiểm toán</w:t>
      </w:r>
      <w:r>
        <w:rPr>
          <w:noProof/>
        </w:rPr>
        <w:tab/>
      </w:r>
      <w:r>
        <w:rPr>
          <w:noProof/>
        </w:rPr>
        <w:fldChar w:fldCharType="begin"/>
      </w:r>
      <w:r>
        <w:rPr>
          <w:noProof/>
        </w:rPr>
        <w:instrText xml:space="preserve"> PAGEREF _Toc87368225 \h </w:instrText>
      </w:r>
      <w:r>
        <w:rPr>
          <w:noProof/>
        </w:rPr>
      </w:r>
      <w:r>
        <w:rPr>
          <w:noProof/>
        </w:rPr>
        <w:fldChar w:fldCharType="separate"/>
      </w:r>
      <w:r>
        <w:rPr>
          <w:noProof/>
        </w:rPr>
        <w:t>81</w:t>
      </w:r>
      <w:r>
        <w:rPr>
          <w:noProof/>
        </w:rPr>
        <w:fldChar w:fldCharType="end"/>
      </w:r>
    </w:p>
    <w:p w14:paraId="04909238" w14:textId="488474C0"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Pr>
          <w:noProof/>
        </w:rPr>
        <w:t>Chuẩn bị cuộc kiểm toán</w:t>
      </w:r>
      <w:r>
        <w:rPr>
          <w:noProof/>
        </w:rPr>
        <w:tab/>
      </w:r>
      <w:r>
        <w:rPr>
          <w:noProof/>
        </w:rPr>
        <w:fldChar w:fldCharType="begin"/>
      </w:r>
      <w:r>
        <w:rPr>
          <w:noProof/>
        </w:rPr>
        <w:instrText xml:space="preserve"> PAGEREF _Toc87368226 \h </w:instrText>
      </w:r>
      <w:r>
        <w:rPr>
          <w:noProof/>
        </w:rPr>
      </w:r>
      <w:r>
        <w:rPr>
          <w:noProof/>
        </w:rPr>
        <w:fldChar w:fldCharType="separate"/>
      </w:r>
      <w:r>
        <w:rPr>
          <w:noProof/>
        </w:rPr>
        <w:t>83</w:t>
      </w:r>
      <w:r>
        <w:rPr>
          <w:noProof/>
        </w:rPr>
        <w:fldChar w:fldCharType="end"/>
      </w:r>
    </w:p>
    <w:p w14:paraId="39462A83" w14:textId="38B68220"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5.1.</w:t>
      </w:r>
      <w:r>
        <w:rPr>
          <w:rFonts w:asciiTheme="minorHAnsi" w:eastAsiaTheme="minorEastAsia" w:hAnsiTheme="minorHAnsi" w:cstheme="minorBidi"/>
          <w:noProof/>
          <w:sz w:val="24"/>
          <w:lang w:eastAsia="zh-TW"/>
        </w:rPr>
        <w:tab/>
      </w:r>
      <w:r w:rsidRPr="00795F07">
        <w:rPr>
          <w:noProof/>
          <w:lang w:val="vi-VN"/>
        </w:rPr>
        <w:t>Quản lý cuộc kiểm toán</w:t>
      </w:r>
      <w:r>
        <w:rPr>
          <w:noProof/>
        </w:rPr>
        <w:tab/>
      </w:r>
      <w:r>
        <w:rPr>
          <w:noProof/>
        </w:rPr>
        <w:fldChar w:fldCharType="begin"/>
      </w:r>
      <w:r>
        <w:rPr>
          <w:noProof/>
        </w:rPr>
        <w:instrText xml:space="preserve"> PAGEREF _Toc87368227 \h </w:instrText>
      </w:r>
      <w:r>
        <w:rPr>
          <w:noProof/>
        </w:rPr>
      </w:r>
      <w:r>
        <w:rPr>
          <w:noProof/>
        </w:rPr>
        <w:fldChar w:fldCharType="separate"/>
      </w:r>
      <w:r>
        <w:rPr>
          <w:noProof/>
        </w:rPr>
        <w:t>83</w:t>
      </w:r>
      <w:r>
        <w:rPr>
          <w:noProof/>
        </w:rPr>
        <w:fldChar w:fldCharType="end"/>
      </w:r>
    </w:p>
    <w:p w14:paraId="53D9B7F5" w14:textId="611BEC97"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5.1.1.</w:t>
      </w:r>
      <w:r>
        <w:rPr>
          <w:rFonts w:asciiTheme="minorHAnsi" w:eastAsiaTheme="minorEastAsia" w:hAnsiTheme="minorHAnsi" w:cstheme="minorBidi"/>
          <w:noProof/>
          <w:kern w:val="0"/>
          <w:sz w:val="24"/>
          <w:szCs w:val="24"/>
          <w:lang w:eastAsia="zh-TW"/>
        </w:rPr>
        <w:tab/>
      </w:r>
      <w:r>
        <w:rPr>
          <w:noProof/>
        </w:rPr>
        <w:t>Thông tin chung</w:t>
      </w:r>
      <w:r>
        <w:rPr>
          <w:noProof/>
        </w:rPr>
        <w:tab/>
      </w:r>
      <w:r>
        <w:rPr>
          <w:noProof/>
        </w:rPr>
        <w:fldChar w:fldCharType="begin"/>
      </w:r>
      <w:r>
        <w:rPr>
          <w:noProof/>
        </w:rPr>
        <w:instrText xml:space="preserve"> PAGEREF _Toc87368228 \h </w:instrText>
      </w:r>
      <w:r>
        <w:rPr>
          <w:noProof/>
        </w:rPr>
      </w:r>
      <w:r>
        <w:rPr>
          <w:noProof/>
        </w:rPr>
        <w:fldChar w:fldCharType="separate"/>
      </w:r>
      <w:r>
        <w:rPr>
          <w:noProof/>
        </w:rPr>
        <w:t>86</w:t>
      </w:r>
      <w:r>
        <w:rPr>
          <w:noProof/>
        </w:rPr>
        <w:fldChar w:fldCharType="end"/>
      </w:r>
    </w:p>
    <w:p w14:paraId="62732012" w14:textId="0B1F1CFF"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5.1.2.</w:t>
      </w:r>
      <w:r>
        <w:rPr>
          <w:rFonts w:asciiTheme="minorHAnsi" w:eastAsiaTheme="minorEastAsia" w:hAnsiTheme="minorHAnsi" w:cstheme="minorBidi"/>
          <w:noProof/>
          <w:kern w:val="0"/>
          <w:sz w:val="24"/>
          <w:szCs w:val="24"/>
          <w:lang w:eastAsia="zh-TW"/>
        </w:rPr>
        <w:tab/>
      </w:r>
      <w:r>
        <w:rPr>
          <w:noProof/>
        </w:rPr>
        <w:t>Nhân sự KT</w:t>
      </w:r>
      <w:r>
        <w:rPr>
          <w:noProof/>
        </w:rPr>
        <w:tab/>
      </w:r>
      <w:r>
        <w:rPr>
          <w:noProof/>
        </w:rPr>
        <w:fldChar w:fldCharType="begin"/>
      </w:r>
      <w:r>
        <w:rPr>
          <w:noProof/>
        </w:rPr>
        <w:instrText xml:space="preserve"> PAGEREF _Toc87368229 \h </w:instrText>
      </w:r>
      <w:r>
        <w:rPr>
          <w:noProof/>
        </w:rPr>
      </w:r>
      <w:r>
        <w:rPr>
          <w:noProof/>
        </w:rPr>
        <w:fldChar w:fldCharType="separate"/>
      </w:r>
      <w:r>
        <w:rPr>
          <w:noProof/>
        </w:rPr>
        <w:t>87</w:t>
      </w:r>
      <w:r>
        <w:rPr>
          <w:noProof/>
        </w:rPr>
        <w:fldChar w:fldCharType="end"/>
      </w:r>
    </w:p>
    <w:p w14:paraId="75A24C38" w14:textId="27C33B64"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lastRenderedPageBreak/>
        <w:t>5.1.3.</w:t>
      </w:r>
      <w:r>
        <w:rPr>
          <w:rFonts w:asciiTheme="minorHAnsi" w:eastAsiaTheme="minorEastAsia" w:hAnsiTheme="minorHAnsi" w:cstheme="minorBidi"/>
          <w:noProof/>
          <w:kern w:val="0"/>
          <w:sz w:val="24"/>
          <w:szCs w:val="24"/>
          <w:lang w:eastAsia="zh-TW"/>
        </w:rPr>
        <w:tab/>
      </w:r>
      <w:r w:rsidRPr="00795F07">
        <w:rPr>
          <w:noProof/>
          <w:lang w:val="vi-VN"/>
        </w:rPr>
        <w:t>Phạm vi và phân công KT</w:t>
      </w:r>
      <w:r>
        <w:rPr>
          <w:noProof/>
        </w:rPr>
        <w:tab/>
      </w:r>
      <w:r>
        <w:rPr>
          <w:noProof/>
        </w:rPr>
        <w:fldChar w:fldCharType="begin"/>
      </w:r>
      <w:r>
        <w:rPr>
          <w:noProof/>
        </w:rPr>
        <w:instrText xml:space="preserve"> PAGEREF _Toc87368230 \h </w:instrText>
      </w:r>
      <w:r>
        <w:rPr>
          <w:noProof/>
        </w:rPr>
      </w:r>
      <w:r>
        <w:rPr>
          <w:noProof/>
        </w:rPr>
        <w:fldChar w:fldCharType="separate"/>
      </w:r>
      <w:r>
        <w:rPr>
          <w:noProof/>
        </w:rPr>
        <w:t>88</w:t>
      </w:r>
      <w:r>
        <w:rPr>
          <w:noProof/>
        </w:rPr>
        <w:fldChar w:fldCharType="end"/>
      </w:r>
    </w:p>
    <w:p w14:paraId="6E52FFF2" w14:textId="34F6D157"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5.1.4.</w:t>
      </w:r>
      <w:r>
        <w:rPr>
          <w:rFonts w:asciiTheme="minorHAnsi" w:eastAsiaTheme="minorEastAsia" w:hAnsiTheme="minorHAnsi" w:cstheme="minorBidi"/>
          <w:noProof/>
          <w:kern w:val="0"/>
          <w:sz w:val="24"/>
          <w:szCs w:val="24"/>
          <w:lang w:eastAsia="zh-TW"/>
        </w:rPr>
        <w:tab/>
      </w:r>
      <w:r>
        <w:rPr>
          <w:noProof/>
        </w:rPr>
        <w:t>Lịch trình</w:t>
      </w:r>
      <w:r>
        <w:rPr>
          <w:noProof/>
        </w:rPr>
        <w:tab/>
      </w:r>
      <w:r>
        <w:rPr>
          <w:noProof/>
        </w:rPr>
        <w:fldChar w:fldCharType="begin"/>
      </w:r>
      <w:r>
        <w:rPr>
          <w:noProof/>
        </w:rPr>
        <w:instrText xml:space="preserve"> PAGEREF _Toc87368231 \h </w:instrText>
      </w:r>
      <w:r>
        <w:rPr>
          <w:noProof/>
        </w:rPr>
      </w:r>
      <w:r>
        <w:rPr>
          <w:noProof/>
        </w:rPr>
        <w:fldChar w:fldCharType="separate"/>
      </w:r>
      <w:r>
        <w:rPr>
          <w:noProof/>
        </w:rPr>
        <w:t>89</w:t>
      </w:r>
      <w:r>
        <w:rPr>
          <w:noProof/>
        </w:rPr>
        <w:fldChar w:fldCharType="end"/>
      </w:r>
    </w:p>
    <w:p w14:paraId="0131CDA5" w14:textId="400328C5"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5.1.5.</w:t>
      </w:r>
      <w:r>
        <w:rPr>
          <w:rFonts w:asciiTheme="minorHAnsi" w:eastAsiaTheme="minorEastAsia" w:hAnsiTheme="minorHAnsi" w:cstheme="minorBidi"/>
          <w:noProof/>
          <w:kern w:val="0"/>
          <w:sz w:val="24"/>
          <w:szCs w:val="24"/>
          <w:lang w:eastAsia="zh-TW"/>
        </w:rPr>
        <w:tab/>
      </w:r>
      <w:r w:rsidRPr="00795F07">
        <w:rPr>
          <w:noProof/>
          <w:lang w:val="vi-VN"/>
        </w:rPr>
        <w:t>Thông tin đơn vị được KT</w:t>
      </w:r>
      <w:r>
        <w:rPr>
          <w:noProof/>
        </w:rPr>
        <w:tab/>
      </w:r>
      <w:r>
        <w:rPr>
          <w:noProof/>
        </w:rPr>
        <w:fldChar w:fldCharType="begin"/>
      </w:r>
      <w:r>
        <w:rPr>
          <w:noProof/>
        </w:rPr>
        <w:instrText xml:space="preserve"> PAGEREF _Toc87368232 \h </w:instrText>
      </w:r>
      <w:r>
        <w:rPr>
          <w:noProof/>
        </w:rPr>
      </w:r>
      <w:r>
        <w:rPr>
          <w:noProof/>
        </w:rPr>
        <w:fldChar w:fldCharType="separate"/>
      </w:r>
      <w:r>
        <w:rPr>
          <w:noProof/>
        </w:rPr>
        <w:t>89</w:t>
      </w:r>
      <w:r>
        <w:rPr>
          <w:noProof/>
        </w:rPr>
        <w:fldChar w:fldCharType="end"/>
      </w:r>
    </w:p>
    <w:p w14:paraId="6EAAE79D" w14:textId="3F5A196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5.2.</w:t>
      </w:r>
      <w:r>
        <w:rPr>
          <w:rFonts w:asciiTheme="minorHAnsi" w:eastAsiaTheme="minorEastAsia" w:hAnsiTheme="minorHAnsi" w:cstheme="minorBidi"/>
          <w:noProof/>
          <w:sz w:val="24"/>
          <w:lang w:eastAsia="zh-TW"/>
        </w:rPr>
        <w:tab/>
      </w:r>
      <w:r>
        <w:rPr>
          <w:noProof/>
        </w:rPr>
        <w:t xml:space="preserve">Quản lý tài liệu do </w:t>
      </w:r>
      <w:r w:rsidRPr="00795F07">
        <w:rPr>
          <w:noProof/>
          <w:lang w:val="vi-VN"/>
        </w:rPr>
        <w:t>đơn vị được kiểm toán</w:t>
      </w:r>
      <w:r>
        <w:rPr>
          <w:noProof/>
        </w:rPr>
        <w:t xml:space="preserve"> cung cấp</w:t>
      </w:r>
      <w:r>
        <w:rPr>
          <w:noProof/>
        </w:rPr>
        <w:tab/>
      </w:r>
      <w:r>
        <w:rPr>
          <w:noProof/>
        </w:rPr>
        <w:fldChar w:fldCharType="begin"/>
      </w:r>
      <w:r>
        <w:rPr>
          <w:noProof/>
        </w:rPr>
        <w:instrText xml:space="preserve"> PAGEREF _Toc87368233 \h </w:instrText>
      </w:r>
      <w:r>
        <w:rPr>
          <w:noProof/>
        </w:rPr>
      </w:r>
      <w:r>
        <w:rPr>
          <w:noProof/>
        </w:rPr>
        <w:fldChar w:fldCharType="separate"/>
      </w:r>
      <w:r>
        <w:rPr>
          <w:noProof/>
        </w:rPr>
        <w:t>90</w:t>
      </w:r>
      <w:r>
        <w:rPr>
          <w:noProof/>
        </w:rPr>
        <w:fldChar w:fldCharType="end"/>
      </w:r>
    </w:p>
    <w:p w14:paraId="2D84667A" w14:textId="461836FA"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5.3.</w:t>
      </w:r>
      <w:r>
        <w:rPr>
          <w:rFonts w:asciiTheme="minorHAnsi" w:eastAsiaTheme="minorEastAsia" w:hAnsiTheme="minorHAnsi" w:cstheme="minorBidi"/>
          <w:noProof/>
          <w:sz w:val="24"/>
          <w:lang w:eastAsia="zh-TW"/>
        </w:rPr>
        <w:tab/>
      </w:r>
      <w:r>
        <w:rPr>
          <w:noProof/>
        </w:rPr>
        <w:t>Thư viện rủi ro, kiểm soát, thủ tục</w:t>
      </w:r>
      <w:r>
        <w:rPr>
          <w:noProof/>
        </w:rPr>
        <w:tab/>
      </w:r>
      <w:r>
        <w:rPr>
          <w:noProof/>
        </w:rPr>
        <w:fldChar w:fldCharType="begin"/>
      </w:r>
      <w:r>
        <w:rPr>
          <w:noProof/>
        </w:rPr>
        <w:instrText xml:space="preserve"> PAGEREF _Toc87368234 \h </w:instrText>
      </w:r>
      <w:r>
        <w:rPr>
          <w:noProof/>
        </w:rPr>
      </w:r>
      <w:r>
        <w:rPr>
          <w:noProof/>
        </w:rPr>
        <w:fldChar w:fldCharType="separate"/>
      </w:r>
      <w:r>
        <w:rPr>
          <w:noProof/>
        </w:rPr>
        <w:t>90</w:t>
      </w:r>
      <w:r>
        <w:rPr>
          <w:noProof/>
        </w:rPr>
        <w:fldChar w:fldCharType="end"/>
      </w:r>
    </w:p>
    <w:p w14:paraId="4B5C1FAD" w14:textId="5A710851"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5.3.1.</w:t>
      </w:r>
      <w:r>
        <w:rPr>
          <w:rFonts w:asciiTheme="minorHAnsi" w:eastAsiaTheme="minorEastAsia" w:hAnsiTheme="minorHAnsi" w:cstheme="minorBidi"/>
          <w:noProof/>
          <w:kern w:val="0"/>
          <w:sz w:val="24"/>
          <w:szCs w:val="24"/>
          <w:lang w:eastAsia="zh-TW"/>
        </w:rPr>
        <w:tab/>
      </w:r>
      <w:r>
        <w:rPr>
          <w:noProof/>
        </w:rPr>
        <w:t>Danh mục rủi ro</w:t>
      </w:r>
      <w:r>
        <w:rPr>
          <w:noProof/>
        </w:rPr>
        <w:tab/>
      </w:r>
      <w:r>
        <w:rPr>
          <w:noProof/>
        </w:rPr>
        <w:fldChar w:fldCharType="begin"/>
      </w:r>
      <w:r>
        <w:rPr>
          <w:noProof/>
        </w:rPr>
        <w:instrText xml:space="preserve"> PAGEREF _Toc87368235 \h </w:instrText>
      </w:r>
      <w:r>
        <w:rPr>
          <w:noProof/>
        </w:rPr>
      </w:r>
      <w:r>
        <w:rPr>
          <w:noProof/>
        </w:rPr>
        <w:fldChar w:fldCharType="separate"/>
      </w:r>
      <w:r>
        <w:rPr>
          <w:noProof/>
        </w:rPr>
        <w:t>90</w:t>
      </w:r>
      <w:r>
        <w:rPr>
          <w:noProof/>
        </w:rPr>
        <w:fldChar w:fldCharType="end"/>
      </w:r>
    </w:p>
    <w:p w14:paraId="28380305" w14:textId="790548FB"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5.3.2.</w:t>
      </w:r>
      <w:r>
        <w:rPr>
          <w:rFonts w:asciiTheme="minorHAnsi" w:eastAsiaTheme="minorEastAsia" w:hAnsiTheme="minorHAnsi" w:cstheme="minorBidi"/>
          <w:noProof/>
          <w:kern w:val="0"/>
          <w:sz w:val="24"/>
          <w:szCs w:val="24"/>
          <w:lang w:eastAsia="zh-TW"/>
        </w:rPr>
        <w:tab/>
      </w:r>
      <w:r>
        <w:rPr>
          <w:noProof/>
        </w:rPr>
        <w:t>Danh</w:t>
      </w:r>
      <w:r w:rsidRPr="00795F07">
        <w:rPr>
          <w:noProof/>
          <w:lang w:val="vi-VN"/>
        </w:rPr>
        <w:t xml:space="preserve"> mục kiểm soát</w:t>
      </w:r>
      <w:r>
        <w:rPr>
          <w:noProof/>
        </w:rPr>
        <w:tab/>
      </w:r>
      <w:r>
        <w:rPr>
          <w:noProof/>
        </w:rPr>
        <w:fldChar w:fldCharType="begin"/>
      </w:r>
      <w:r>
        <w:rPr>
          <w:noProof/>
        </w:rPr>
        <w:instrText xml:space="preserve"> PAGEREF _Toc87368236 \h </w:instrText>
      </w:r>
      <w:r>
        <w:rPr>
          <w:noProof/>
        </w:rPr>
      </w:r>
      <w:r>
        <w:rPr>
          <w:noProof/>
        </w:rPr>
        <w:fldChar w:fldCharType="separate"/>
      </w:r>
      <w:r>
        <w:rPr>
          <w:noProof/>
        </w:rPr>
        <w:t>92</w:t>
      </w:r>
      <w:r>
        <w:rPr>
          <w:noProof/>
        </w:rPr>
        <w:fldChar w:fldCharType="end"/>
      </w:r>
    </w:p>
    <w:p w14:paraId="07D8A220" w14:textId="1308DDF1"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lang w:val="vi-VN"/>
          <w14:scene3d>
            <w14:camera w14:prst="orthographicFront"/>
            <w14:lightRig w14:rig="threePt" w14:dir="t">
              <w14:rot w14:lat="0" w14:lon="0" w14:rev="0"/>
            </w14:lightRig>
          </w14:scene3d>
        </w:rPr>
        <w:t>5.3.3.</w:t>
      </w:r>
      <w:r>
        <w:rPr>
          <w:rFonts w:asciiTheme="minorHAnsi" w:eastAsiaTheme="minorEastAsia" w:hAnsiTheme="minorHAnsi" w:cstheme="minorBidi"/>
          <w:noProof/>
          <w:kern w:val="0"/>
          <w:sz w:val="24"/>
          <w:szCs w:val="24"/>
          <w:lang w:eastAsia="zh-TW"/>
        </w:rPr>
        <w:tab/>
      </w:r>
      <w:r w:rsidRPr="00795F07">
        <w:rPr>
          <w:noProof/>
          <w:lang w:val="vi-VN"/>
        </w:rPr>
        <w:t>Danh mục thủ tục kiểm toán</w:t>
      </w:r>
      <w:r>
        <w:rPr>
          <w:noProof/>
        </w:rPr>
        <w:tab/>
      </w:r>
      <w:r>
        <w:rPr>
          <w:noProof/>
        </w:rPr>
        <w:fldChar w:fldCharType="begin"/>
      </w:r>
      <w:r>
        <w:rPr>
          <w:noProof/>
        </w:rPr>
        <w:instrText xml:space="preserve"> PAGEREF _Toc87368237 \h </w:instrText>
      </w:r>
      <w:r>
        <w:rPr>
          <w:noProof/>
        </w:rPr>
      </w:r>
      <w:r>
        <w:rPr>
          <w:noProof/>
        </w:rPr>
        <w:fldChar w:fldCharType="separate"/>
      </w:r>
      <w:r>
        <w:rPr>
          <w:noProof/>
        </w:rPr>
        <w:t>94</w:t>
      </w:r>
      <w:r>
        <w:rPr>
          <w:noProof/>
        </w:rPr>
        <w:fldChar w:fldCharType="end"/>
      </w:r>
    </w:p>
    <w:p w14:paraId="1CD047CB" w14:textId="06A0B7AF"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5.4.</w:t>
      </w:r>
      <w:r>
        <w:rPr>
          <w:rFonts w:asciiTheme="minorHAnsi" w:eastAsiaTheme="minorEastAsia" w:hAnsiTheme="minorHAnsi" w:cstheme="minorBidi"/>
          <w:noProof/>
          <w:sz w:val="24"/>
          <w:lang w:eastAsia="zh-TW"/>
        </w:rPr>
        <w:tab/>
      </w:r>
      <w:r w:rsidRPr="00795F07">
        <w:rPr>
          <w:noProof/>
          <w:lang w:val="vi-VN"/>
        </w:rPr>
        <w:t>Chương trình kiểm toán</w:t>
      </w:r>
      <w:r>
        <w:rPr>
          <w:noProof/>
        </w:rPr>
        <w:tab/>
      </w:r>
      <w:r>
        <w:rPr>
          <w:noProof/>
        </w:rPr>
        <w:fldChar w:fldCharType="begin"/>
      </w:r>
      <w:r>
        <w:rPr>
          <w:noProof/>
        </w:rPr>
        <w:instrText xml:space="preserve"> PAGEREF _Toc87368238 \h </w:instrText>
      </w:r>
      <w:r>
        <w:rPr>
          <w:noProof/>
        </w:rPr>
      </w:r>
      <w:r>
        <w:rPr>
          <w:noProof/>
        </w:rPr>
        <w:fldChar w:fldCharType="separate"/>
      </w:r>
      <w:r>
        <w:rPr>
          <w:noProof/>
        </w:rPr>
        <w:t>96</w:t>
      </w:r>
      <w:r>
        <w:rPr>
          <w:noProof/>
        </w:rPr>
        <w:fldChar w:fldCharType="end"/>
      </w:r>
    </w:p>
    <w:p w14:paraId="7D5F09FD" w14:textId="1EE25499"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Thực hiện cuộc kiểm toán</w:t>
      </w:r>
      <w:r>
        <w:rPr>
          <w:noProof/>
        </w:rPr>
        <w:tab/>
      </w:r>
      <w:r>
        <w:rPr>
          <w:noProof/>
        </w:rPr>
        <w:fldChar w:fldCharType="begin"/>
      </w:r>
      <w:r>
        <w:rPr>
          <w:noProof/>
        </w:rPr>
        <w:instrText xml:space="preserve"> PAGEREF _Toc87368239 \h </w:instrText>
      </w:r>
      <w:r>
        <w:rPr>
          <w:noProof/>
        </w:rPr>
      </w:r>
      <w:r>
        <w:rPr>
          <w:noProof/>
        </w:rPr>
        <w:fldChar w:fldCharType="separate"/>
      </w:r>
      <w:r>
        <w:rPr>
          <w:noProof/>
        </w:rPr>
        <w:t>101</w:t>
      </w:r>
      <w:r>
        <w:rPr>
          <w:noProof/>
        </w:rPr>
        <w:fldChar w:fldCharType="end"/>
      </w:r>
    </w:p>
    <w:p w14:paraId="420F278B" w14:textId="4E82D231"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6.1.</w:t>
      </w:r>
      <w:r>
        <w:rPr>
          <w:rFonts w:asciiTheme="minorHAnsi" w:eastAsiaTheme="minorEastAsia" w:hAnsiTheme="minorHAnsi" w:cstheme="minorBidi"/>
          <w:noProof/>
          <w:sz w:val="24"/>
          <w:lang w:eastAsia="zh-TW"/>
        </w:rPr>
        <w:tab/>
      </w:r>
      <w:r w:rsidRPr="00795F07">
        <w:rPr>
          <w:noProof/>
          <w:lang w:val="vi-VN"/>
        </w:rPr>
        <w:t>G</w:t>
      </w:r>
      <w:r>
        <w:rPr>
          <w:noProof/>
        </w:rPr>
        <w:t>iấy tờ làm việc</w:t>
      </w:r>
      <w:r>
        <w:rPr>
          <w:noProof/>
        </w:rPr>
        <w:tab/>
      </w:r>
      <w:r>
        <w:rPr>
          <w:noProof/>
        </w:rPr>
        <w:fldChar w:fldCharType="begin"/>
      </w:r>
      <w:r>
        <w:rPr>
          <w:noProof/>
        </w:rPr>
        <w:instrText xml:space="preserve"> PAGEREF _Toc87368240 \h </w:instrText>
      </w:r>
      <w:r>
        <w:rPr>
          <w:noProof/>
        </w:rPr>
      </w:r>
      <w:r>
        <w:rPr>
          <w:noProof/>
        </w:rPr>
        <w:fldChar w:fldCharType="separate"/>
      </w:r>
      <w:r>
        <w:rPr>
          <w:noProof/>
        </w:rPr>
        <w:t>101</w:t>
      </w:r>
      <w:r>
        <w:rPr>
          <w:noProof/>
        </w:rPr>
        <w:fldChar w:fldCharType="end"/>
      </w:r>
    </w:p>
    <w:p w14:paraId="5A6CEA6B" w14:textId="6BD6873F"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6.1.1.</w:t>
      </w:r>
      <w:r>
        <w:rPr>
          <w:rFonts w:asciiTheme="minorHAnsi" w:eastAsiaTheme="minorEastAsia" w:hAnsiTheme="minorHAnsi" w:cstheme="minorBidi"/>
          <w:noProof/>
          <w:kern w:val="0"/>
          <w:sz w:val="24"/>
          <w:szCs w:val="24"/>
          <w:lang w:eastAsia="zh-TW"/>
        </w:rPr>
        <w:tab/>
      </w:r>
      <w:r w:rsidRPr="00795F07">
        <w:rPr>
          <w:noProof/>
          <w:lang w:val="vi-VN"/>
        </w:rPr>
        <w:t>Đánh giá kiểm soát</w:t>
      </w:r>
      <w:r>
        <w:rPr>
          <w:noProof/>
        </w:rPr>
        <w:tab/>
      </w:r>
      <w:r>
        <w:rPr>
          <w:noProof/>
        </w:rPr>
        <w:fldChar w:fldCharType="begin"/>
      </w:r>
      <w:r>
        <w:rPr>
          <w:noProof/>
        </w:rPr>
        <w:instrText xml:space="preserve"> PAGEREF _Toc87368241 \h </w:instrText>
      </w:r>
      <w:r>
        <w:rPr>
          <w:noProof/>
        </w:rPr>
      </w:r>
      <w:r>
        <w:rPr>
          <w:noProof/>
        </w:rPr>
        <w:fldChar w:fldCharType="separate"/>
      </w:r>
      <w:r>
        <w:rPr>
          <w:noProof/>
        </w:rPr>
        <w:t>103</w:t>
      </w:r>
      <w:r>
        <w:rPr>
          <w:noProof/>
        </w:rPr>
        <w:fldChar w:fldCharType="end"/>
      </w:r>
    </w:p>
    <w:p w14:paraId="1F69EC6E" w14:textId="78C5D5CD"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6.2.</w:t>
      </w:r>
      <w:r>
        <w:rPr>
          <w:rFonts w:asciiTheme="minorHAnsi" w:eastAsiaTheme="minorEastAsia" w:hAnsiTheme="minorHAnsi" w:cstheme="minorBidi"/>
          <w:noProof/>
          <w:sz w:val="24"/>
          <w:lang w:eastAsia="zh-TW"/>
        </w:rPr>
        <w:tab/>
      </w:r>
      <w:r w:rsidRPr="00795F07">
        <w:rPr>
          <w:noProof/>
          <w:lang w:val="vi-VN"/>
        </w:rPr>
        <w:t>Quan sát kiểm toán</w:t>
      </w:r>
      <w:r>
        <w:rPr>
          <w:noProof/>
        </w:rPr>
        <w:tab/>
      </w:r>
      <w:r>
        <w:rPr>
          <w:noProof/>
        </w:rPr>
        <w:fldChar w:fldCharType="begin"/>
      </w:r>
      <w:r>
        <w:rPr>
          <w:noProof/>
        </w:rPr>
        <w:instrText xml:space="preserve"> PAGEREF _Toc87368242 \h </w:instrText>
      </w:r>
      <w:r>
        <w:rPr>
          <w:noProof/>
        </w:rPr>
      </w:r>
      <w:r>
        <w:rPr>
          <w:noProof/>
        </w:rPr>
        <w:fldChar w:fldCharType="separate"/>
      </w:r>
      <w:r>
        <w:rPr>
          <w:noProof/>
        </w:rPr>
        <w:t>104</w:t>
      </w:r>
      <w:r>
        <w:rPr>
          <w:noProof/>
        </w:rPr>
        <w:fldChar w:fldCharType="end"/>
      </w:r>
    </w:p>
    <w:p w14:paraId="3D9FFE78" w14:textId="2018718A"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Pr>
          <w:noProof/>
        </w:rPr>
        <w:t>6.3.</w:t>
      </w:r>
      <w:r>
        <w:rPr>
          <w:rFonts w:asciiTheme="minorHAnsi" w:eastAsiaTheme="minorEastAsia" w:hAnsiTheme="minorHAnsi" w:cstheme="minorBidi"/>
          <w:noProof/>
          <w:sz w:val="24"/>
          <w:lang w:eastAsia="zh-TW"/>
        </w:rPr>
        <w:tab/>
      </w:r>
      <w:r w:rsidRPr="00795F07">
        <w:rPr>
          <w:noProof/>
          <w:lang w:val="vi-VN"/>
        </w:rPr>
        <w:t>Phát hiện kiểm toán</w:t>
      </w:r>
      <w:r>
        <w:rPr>
          <w:noProof/>
        </w:rPr>
        <w:tab/>
      </w:r>
      <w:r>
        <w:rPr>
          <w:noProof/>
        </w:rPr>
        <w:fldChar w:fldCharType="begin"/>
      </w:r>
      <w:r>
        <w:rPr>
          <w:noProof/>
        </w:rPr>
        <w:instrText xml:space="preserve"> PAGEREF _Toc87368243 \h </w:instrText>
      </w:r>
      <w:r>
        <w:rPr>
          <w:noProof/>
        </w:rPr>
      </w:r>
      <w:r>
        <w:rPr>
          <w:noProof/>
        </w:rPr>
        <w:fldChar w:fldCharType="separate"/>
      </w:r>
      <w:r>
        <w:rPr>
          <w:noProof/>
        </w:rPr>
        <w:t>105</w:t>
      </w:r>
      <w:r>
        <w:rPr>
          <w:noProof/>
        </w:rPr>
        <w:fldChar w:fldCharType="end"/>
      </w:r>
    </w:p>
    <w:p w14:paraId="3DF21883" w14:textId="672ABB2E" w:rsidR="007321D9" w:rsidRDefault="007321D9">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795F07">
        <w:rPr>
          <w:b/>
          <w:noProof/>
          <w:color w:val="000000"/>
          <w14:scene3d>
            <w14:camera w14:prst="orthographicFront"/>
            <w14:lightRig w14:rig="threePt" w14:dir="t">
              <w14:rot w14:lat="0" w14:lon="0" w14:rev="0"/>
            </w14:lightRig>
          </w14:scene3d>
        </w:rPr>
        <w:t>6.3.1.</w:t>
      </w:r>
      <w:r>
        <w:rPr>
          <w:rFonts w:asciiTheme="minorHAnsi" w:eastAsiaTheme="minorEastAsia" w:hAnsiTheme="minorHAnsi" w:cstheme="minorBidi"/>
          <w:noProof/>
          <w:kern w:val="0"/>
          <w:sz w:val="24"/>
          <w:szCs w:val="24"/>
          <w:lang w:eastAsia="zh-TW"/>
        </w:rPr>
        <w:tab/>
      </w:r>
      <w:r>
        <w:rPr>
          <w:noProof/>
        </w:rPr>
        <w:t>Kiến nghị kiểm toán</w:t>
      </w:r>
      <w:r>
        <w:rPr>
          <w:noProof/>
        </w:rPr>
        <w:tab/>
      </w:r>
      <w:r>
        <w:rPr>
          <w:noProof/>
        </w:rPr>
        <w:fldChar w:fldCharType="begin"/>
      </w:r>
      <w:r>
        <w:rPr>
          <w:noProof/>
        </w:rPr>
        <w:instrText xml:space="preserve"> PAGEREF _Toc87368244 \h </w:instrText>
      </w:r>
      <w:r>
        <w:rPr>
          <w:noProof/>
        </w:rPr>
      </w:r>
      <w:r>
        <w:rPr>
          <w:noProof/>
        </w:rPr>
        <w:fldChar w:fldCharType="separate"/>
      </w:r>
      <w:r>
        <w:rPr>
          <w:noProof/>
        </w:rPr>
        <w:t>108</w:t>
      </w:r>
      <w:r>
        <w:rPr>
          <w:noProof/>
        </w:rPr>
        <w:fldChar w:fldCharType="end"/>
      </w:r>
    </w:p>
    <w:p w14:paraId="0BA3280B" w14:textId="22B3777F"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Báo cáo kiểm toán</w:t>
      </w:r>
      <w:r>
        <w:rPr>
          <w:noProof/>
        </w:rPr>
        <w:tab/>
      </w:r>
      <w:r>
        <w:rPr>
          <w:noProof/>
        </w:rPr>
        <w:fldChar w:fldCharType="begin"/>
      </w:r>
      <w:r>
        <w:rPr>
          <w:noProof/>
        </w:rPr>
        <w:instrText xml:space="preserve"> PAGEREF _Toc87368245 \h </w:instrText>
      </w:r>
      <w:r>
        <w:rPr>
          <w:noProof/>
        </w:rPr>
      </w:r>
      <w:r>
        <w:rPr>
          <w:noProof/>
        </w:rPr>
        <w:fldChar w:fldCharType="separate"/>
      </w:r>
      <w:r>
        <w:rPr>
          <w:noProof/>
        </w:rPr>
        <w:t>109</w:t>
      </w:r>
      <w:r>
        <w:rPr>
          <w:noProof/>
        </w:rPr>
        <w:fldChar w:fldCharType="end"/>
      </w:r>
    </w:p>
    <w:p w14:paraId="0D43E84B" w14:textId="407C6188"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sidRPr="00795F07">
        <w:rPr>
          <w:noProof/>
          <w:lang w:val="vi-VN"/>
        </w:rPr>
        <w:t>7.1.</w:t>
      </w:r>
      <w:r>
        <w:rPr>
          <w:rFonts w:asciiTheme="minorHAnsi" w:eastAsiaTheme="minorEastAsia" w:hAnsiTheme="minorHAnsi" w:cstheme="minorBidi"/>
          <w:noProof/>
          <w:sz w:val="24"/>
          <w:lang w:eastAsia="zh-TW"/>
        </w:rPr>
        <w:tab/>
      </w:r>
      <w:r w:rsidRPr="00795F07">
        <w:rPr>
          <w:noProof/>
          <w:lang w:val="vi-VN"/>
        </w:rPr>
        <w:t>Báo cáo cuộc kiểm toán</w:t>
      </w:r>
      <w:r>
        <w:rPr>
          <w:noProof/>
        </w:rPr>
        <w:tab/>
      </w:r>
      <w:r>
        <w:rPr>
          <w:noProof/>
        </w:rPr>
        <w:fldChar w:fldCharType="begin"/>
      </w:r>
      <w:r>
        <w:rPr>
          <w:noProof/>
        </w:rPr>
        <w:instrText xml:space="preserve"> PAGEREF _Toc87368246 \h </w:instrText>
      </w:r>
      <w:r>
        <w:rPr>
          <w:noProof/>
        </w:rPr>
      </w:r>
      <w:r>
        <w:rPr>
          <w:noProof/>
        </w:rPr>
        <w:fldChar w:fldCharType="separate"/>
      </w:r>
      <w:r>
        <w:rPr>
          <w:noProof/>
        </w:rPr>
        <w:t>109</w:t>
      </w:r>
      <w:r>
        <w:rPr>
          <w:noProof/>
        </w:rPr>
        <w:fldChar w:fldCharType="end"/>
      </w:r>
    </w:p>
    <w:p w14:paraId="013344DD" w14:textId="79DA783D"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Pr>
          <w:noProof/>
        </w:rPr>
        <w:t>Theo dõi sau kiểm toán</w:t>
      </w:r>
      <w:r>
        <w:rPr>
          <w:noProof/>
        </w:rPr>
        <w:tab/>
      </w:r>
      <w:r>
        <w:rPr>
          <w:noProof/>
        </w:rPr>
        <w:fldChar w:fldCharType="begin"/>
      </w:r>
      <w:r>
        <w:rPr>
          <w:noProof/>
        </w:rPr>
        <w:instrText xml:space="preserve"> PAGEREF _Toc87368247 \h </w:instrText>
      </w:r>
      <w:r>
        <w:rPr>
          <w:noProof/>
        </w:rPr>
      </w:r>
      <w:r>
        <w:rPr>
          <w:noProof/>
        </w:rPr>
        <w:fldChar w:fldCharType="separate"/>
      </w:r>
      <w:r>
        <w:rPr>
          <w:noProof/>
        </w:rPr>
        <w:t>109</w:t>
      </w:r>
      <w:r>
        <w:rPr>
          <w:noProof/>
        </w:rPr>
        <w:fldChar w:fldCharType="end"/>
      </w:r>
    </w:p>
    <w:p w14:paraId="26E58DEE" w14:textId="1D512F90" w:rsidR="007321D9" w:rsidRDefault="007321D9">
      <w:pPr>
        <w:pStyle w:val="TOC3"/>
        <w:tabs>
          <w:tab w:val="left" w:pos="1320"/>
          <w:tab w:val="right" w:leader="dot" w:pos="9629"/>
        </w:tabs>
        <w:rPr>
          <w:rFonts w:asciiTheme="minorHAnsi" w:eastAsiaTheme="minorEastAsia" w:hAnsiTheme="minorHAnsi" w:cstheme="minorBidi"/>
          <w:noProof/>
          <w:sz w:val="24"/>
          <w:lang w:eastAsia="zh-TW"/>
        </w:rPr>
      </w:pPr>
      <w:r w:rsidRPr="00795F07">
        <w:rPr>
          <w:noProof/>
          <w:lang w:val="vi-VN"/>
        </w:rPr>
        <w:t>8.1.</w:t>
      </w:r>
      <w:r>
        <w:rPr>
          <w:rFonts w:asciiTheme="minorHAnsi" w:eastAsiaTheme="minorEastAsia" w:hAnsiTheme="minorHAnsi" w:cstheme="minorBidi"/>
          <w:noProof/>
          <w:sz w:val="24"/>
          <w:lang w:eastAsia="zh-TW"/>
        </w:rPr>
        <w:tab/>
      </w:r>
      <w:r w:rsidRPr="00795F07">
        <w:rPr>
          <w:noProof/>
          <w:lang w:val="vi-VN"/>
        </w:rPr>
        <w:t>Kiến nghị kiểm toán</w:t>
      </w:r>
      <w:r>
        <w:rPr>
          <w:noProof/>
        </w:rPr>
        <w:tab/>
      </w:r>
      <w:r>
        <w:rPr>
          <w:noProof/>
        </w:rPr>
        <w:fldChar w:fldCharType="begin"/>
      </w:r>
      <w:r>
        <w:rPr>
          <w:noProof/>
        </w:rPr>
        <w:instrText xml:space="preserve"> PAGEREF _Toc87368248 \h </w:instrText>
      </w:r>
      <w:r>
        <w:rPr>
          <w:noProof/>
        </w:rPr>
      </w:r>
      <w:r>
        <w:rPr>
          <w:noProof/>
        </w:rPr>
        <w:fldChar w:fldCharType="separate"/>
      </w:r>
      <w:r>
        <w:rPr>
          <w:noProof/>
        </w:rPr>
        <w:t>109</w:t>
      </w:r>
      <w:r>
        <w:rPr>
          <w:noProof/>
        </w:rPr>
        <w:fldChar w:fldCharType="end"/>
      </w:r>
    </w:p>
    <w:p w14:paraId="4F82AD6A" w14:textId="4E050313"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9.</w:t>
      </w:r>
      <w:r>
        <w:rPr>
          <w:rFonts w:asciiTheme="minorHAnsi" w:eastAsiaTheme="minorEastAsia" w:hAnsiTheme="minorHAnsi" w:cstheme="minorBidi"/>
          <w:noProof/>
          <w:sz w:val="24"/>
          <w:lang w:eastAsia="zh-TW"/>
        </w:rPr>
        <w:tab/>
      </w:r>
      <w:r>
        <w:rPr>
          <w:noProof/>
        </w:rPr>
        <w:t>Đánh giá chất lượng kiểm toán</w:t>
      </w:r>
      <w:r>
        <w:rPr>
          <w:noProof/>
        </w:rPr>
        <w:tab/>
      </w:r>
      <w:r>
        <w:rPr>
          <w:noProof/>
        </w:rPr>
        <w:fldChar w:fldCharType="begin"/>
      </w:r>
      <w:r>
        <w:rPr>
          <w:noProof/>
        </w:rPr>
        <w:instrText xml:space="preserve"> PAGEREF _Toc87368249 \h </w:instrText>
      </w:r>
      <w:r>
        <w:rPr>
          <w:noProof/>
        </w:rPr>
      </w:r>
      <w:r>
        <w:rPr>
          <w:noProof/>
        </w:rPr>
        <w:fldChar w:fldCharType="separate"/>
      </w:r>
      <w:r>
        <w:rPr>
          <w:noProof/>
        </w:rPr>
        <w:t>109</w:t>
      </w:r>
      <w:r>
        <w:rPr>
          <w:noProof/>
        </w:rPr>
        <w:fldChar w:fldCharType="end"/>
      </w:r>
    </w:p>
    <w:p w14:paraId="6343AB90" w14:textId="68258DFA" w:rsidR="007321D9" w:rsidRDefault="007321D9">
      <w:pPr>
        <w:pStyle w:val="TO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Pr>
          <w:noProof/>
        </w:rPr>
        <w:t>Tiện ích</w:t>
      </w:r>
      <w:r>
        <w:rPr>
          <w:noProof/>
        </w:rPr>
        <w:tab/>
      </w:r>
      <w:r>
        <w:rPr>
          <w:noProof/>
        </w:rPr>
        <w:fldChar w:fldCharType="begin"/>
      </w:r>
      <w:r>
        <w:rPr>
          <w:noProof/>
        </w:rPr>
        <w:instrText xml:space="preserve"> PAGEREF _Toc87368250 \h </w:instrText>
      </w:r>
      <w:r>
        <w:rPr>
          <w:noProof/>
        </w:rPr>
      </w:r>
      <w:r>
        <w:rPr>
          <w:noProof/>
        </w:rPr>
        <w:fldChar w:fldCharType="separate"/>
      </w:r>
      <w:r>
        <w:rPr>
          <w:noProof/>
        </w:rPr>
        <w:t>110</w:t>
      </w:r>
      <w:r>
        <w:rPr>
          <w:noProof/>
        </w:rPr>
        <w:fldChar w:fldCharType="end"/>
      </w:r>
    </w:p>
    <w:p w14:paraId="3619929F" w14:textId="6660F323" w:rsidR="007321D9" w:rsidRDefault="007321D9">
      <w:pPr>
        <w:pStyle w:val="TOC1"/>
        <w:rPr>
          <w:rFonts w:asciiTheme="minorHAnsi" w:eastAsiaTheme="minorEastAsia" w:hAnsiTheme="minorHAnsi" w:cstheme="minorBidi"/>
          <w:b w:val="0"/>
          <w:noProof/>
          <w:color w:val="auto"/>
          <w:kern w:val="0"/>
          <w:position w:val="0"/>
          <w:sz w:val="24"/>
          <w:lang w:eastAsia="zh-TW"/>
        </w:rPr>
      </w:pPr>
      <w:r>
        <w:rPr>
          <w:noProof/>
        </w:rPr>
        <w:t>E.</w:t>
      </w:r>
      <w:r>
        <w:rPr>
          <w:rFonts w:asciiTheme="minorHAnsi" w:eastAsiaTheme="minorEastAsia" w:hAnsiTheme="minorHAnsi" w:cstheme="minorBidi"/>
          <w:b w:val="0"/>
          <w:noProof/>
          <w:color w:val="auto"/>
          <w:kern w:val="0"/>
          <w:position w:val="0"/>
          <w:sz w:val="24"/>
          <w:lang w:eastAsia="zh-TW"/>
        </w:rPr>
        <w:tab/>
      </w:r>
      <w:r>
        <w:rPr>
          <w:noProof/>
        </w:rPr>
        <w:t>YÊU CẦU GIAO TIẾP, TÍCH HỢP HỆ THỐNG KHÁC</w:t>
      </w:r>
      <w:r>
        <w:rPr>
          <w:noProof/>
        </w:rPr>
        <w:tab/>
      </w:r>
      <w:r>
        <w:rPr>
          <w:noProof/>
        </w:rPr>
        <w:fldChar w:fldCharType="begin"/>
      </w:r>
      <w:r>
        <w:rPr>
          <w:noProof/>
        </w:rPr>
        <w:instrText xml:space="preserve"> PAGEREF _Toc87368251 \h </w:instrText>
      </w:r>
      <w:r>
        <w:rPr>
          <w:noProof/>
        </w:rPr>
      </w:r>
      <w:r>
        <w:rPr>
          <w:noProof/>
        </w:rPr>
        <w:fldChar w:fldCharType="separate"/>
      </w:r>
      <w:r>
        <w:rPr>
          <w:noProof/>
        </w:rPr>
        <w:t>111</w:t>
      </w:r>
      <w:r>
        <w:rPr>
          <w:noProof/>
        </w:rPr>
        <w:fldChar w:fldCharType="end"/>
      </w:r>
    </w:p>
    <w:p w14:paraId="0E1AB967" w14:textId="31217623" w:rsidR="007321D9" w:rsidRDefault="007321D9">
      <w:pPr>
        <w:pStyle w:val="TOC1"/>
        <w:rPr>
          <w:rFonts w:asciiTheme="minorHAnsi" w:eastAsiaTheme="minorEastAsia" w:hAnsiTheme="minorHAnsi" w:cstheme="minorBidi"/>
          <w:b w:val="0"/>
          <w:noProof/>
          <w:color w:val="auto"/>
          <w:kern w:val="0"/>
          <w:position w:val="0"/>
          <w:sz w:val="24"/>
          <w:lang w:eastAsia="zh-TW"/>
        </w:rPr>
      </w:pPr>
      <w:r w:rsidRPr="00795F07">
        <w:rPr>
          <w:noProof/>
          <w:lang w:val="vi-VN"/>
        </w:rPr>
        <w:t>F.</w:t>
      </w:r>
      <w:r>
        <w:rPr>
          <w:rFonts w:asciiTheme="minorHAnsi" w:eastAsiaTheme="minorEastAsia" w:hAnsiTheme="minorHAnsi" w:cstheme="minorBidi"/>
          <w:b w:val="0"/>
          <w:noProof/>
          <w:color w:val="auto"/>
          <w:kern w:val="0"/>
          <w:position w:val="0"/>
          <w:sz w:val="24"/>
          <w:lang w:eastAsia="zh-TW"/>
        </w:rPr>
        <w:tab/>
      </w:r>
      <w:r w:rsidRPr="00795F07">
        <w:rPr>
          <w:noProof/>
          <w:shd w:val="clear" w:color="auto" w:fill="FFFFFF"/>
          <w:lang w:val="vi-VN"/>
        </w:rPr>
        <w:t>YÊU CẦU PHI CHỨC NĂNG</w:t>
      </w:r>
      <w:r>
        <w:rPr>
          <w:noProof/>
        </w:rPr>
        <w:tab/>
      </w:r>
      <w:r>
        <w:rPr>
          <w:noProof/>
        </w:rPr>
        <w:fldChar w:fldCharType="begin"/>
      </w:r>
      <w:r>
        <w:rPr>
          <w:noProof/>
        </w:rPr>
        <w:instrText xml:space="preserve"> PAGEREF _Toc87368252 \h </w:instrText>
      </w:r>
      <w:r>
        <w:rPr>
          <w:noProof/>
        </w:rPr>
      </w:r>
      <w:r>
        <w:rPr>
          <w:noProof/>
        </w:rPr>
        <w:fldChar w:fldCharType="separate"/>
      </w:r>
      <w:r>
        <w:rPr>
          <w:noProof/>
        </w:rPr>
        <w:t>111</w:t>
      </w:r>
      <w:r>
        <w:rPr>
          <w:noProof/>
        </w:rPr>
        <w:fldChar w:fldCharType="end"/>
      </w:r>
    </w:p>
    <w:p w14:paraId="43532ED2" w14:textId="0865C321" w:rsidR="00C656EF" w:rsidRDefault="007321D9" w:rsidP="007321D9">
      <w:pPr>
        <w:pStyle w:val="tvHeading"/>
        <w:spacing w:before="120" w:after="120" w:line="276" w:lineRule="auto"/>
        <w:rPr>
          <w:b w:val="0"/>
        </w:rPr>
      </w:pPr>
      <w:r>
        <w:rPr>
          <w:b w:val="0"/>
        </w:rPr>
        <w:lastRenderedPageBreak/>
        <w:fldChar w:fldCharType="end"/>
      </w:r>
    </w:p>
    <w:p w14:paraId="5AD203E8" w14:textId="47708961" w:rsidR="006B2CCB" w:rsidRPr="002F4F88" w:rsidRDefault="00E83D66" w:rsidP="00C656EF">
      <w:pPr>
        <w:pStyle w:val="Heading1"/>
        <w:ind w:left="357" w:hanging="357"/>
      </w:pPr>
      <w:bookmarkStart w:id="5" w:name="_Toc87368166"/>
      <w:r w:rsidRPr="002F4F88">
        <w:t>G</w:t>
      </w:r>
      <w:bookmarkEnd w:id="2"/>
      <w:bookmarkEnd w:id="3"/>
      <w:r w:rsidRPr="002F4F88">
        <w:t>IỚI THIỆU</w:t>
      </w:r>
      <w:bookmarkEnd w:id="5"/>
    </w:p>
    <w:p w14:paraId="45ECC874" w14:textId="0B48F0B6" w:rsidR="006B2CCB" w:rsidRDefault="006B2CCB" w:rsidP="00BD3636">
      <w:pPr>
        <w:pStyle w:val="tvHeading1"/>
      </w:pPr>
      <w:bookmarkStart w:id="6" w:name="_Toc261854094"/>
      <w:bookmarkStart w:id="7" w:name="_Toc3895092"/>
      <w:bookmarkStart w:id="8" w:name="_Toc87368167"/>
      <w:proofErr w:type="spellStart"/>
      <w:r w:rsidRPr="009A6EEE">
        <w:t>Mục</w:t>
      </w:r>
      <w:proofErr w:type="spellEnd"/>
      <w:r w:rsidRPr="009A6EEE">
        <w:t xml:space="preserve"> </w:t>
      </w:r>
      <w:proofErr w:type="spellStart"/>
      <w:r w:rsidRPr="009A6EEE">
        <w:t>đích</w:t>
      </w:r>
      <w:bookmarkEnd w:id="6"/>
      <w:proofErr w:type="spellEnd"/>
      <w:r w:rsidRPr="002F4F88">
        <w:t xml:space="preserve"> </w:t>
      </w:r>
      <w:proofErr w:type="spellStart"/>
      <w:r w:rsidRPr="002F4F88">
        <w:t>tài</w:t>
      </w:r>
      <w:proofErr w:type="spellEnd"/>
      <w:r w:rsidRPr="002F4F88">
        <w:t xml:space="preserve"> </w:t>
      </w:r>
      <w:proofErr w:type="spellStart"/>
      <w:r w:rsidRPr="002F4F88">
        <w:t>liệu</w:t>
      </w:r>
      <w:bookmarkEnd w:id="7"/>
      <w:bookmarkEnd w:id="8"/>
      <w:proofErr w:type="spellEnd"/>
    </w:p>
    <w:p w14:paraId="61FBAF1E" w14:textId="31B6B460" w:rsidR="001F5156" w:rsidRPr="000342B4" w:rsidRDefault="001F5156" w:rsidP="001531AE">
      <w:pPr>
        <w:pStyle w:val="11AaBb"/>
        <w:numPr>
          <w:ilvl w:val="0"/>
          <w:numId w:val="36"/>
        </w:numPr>
        <w:jc w:val="both"/>
        <w:rPr>
          <w:snapToGrid w:val="0"/>
          <w:color w:val="000000"/>
          <w:sz w:val="26"/>
          <w:szCs w:val="26"/>
        </w:rPr>
      </w:pPr>
      <w:proofErr w:type="spellStart"/>
      <w:r w:rsidRPr="000342B4">
        <w:rPr>
          <w:snapToGrid w:val="0"/>
          <w:color w:val="000000"/>
          <w:sz w:val="26"/>
          <w:szCs w:val="26"/>
        </w:rPr>
        <w:t>Tài</w:t>
      </w:r>
      <w:proofErr w:type="spellEnd"/>
      <w:r w:rsidRPr="000342B4">
        <w:rPr>
          <w:snapToGrid w:val="0"/>
          <w:color w:val="000000"/>
          <w:sz w:val="26"/>
          <w:szCs w:val="26"/>
        </w:rPr>
        <w:t xml:space="preserve"> </w:t>
      </w:r>
      <w:proofErr w:type="spellStart"/>
      <w:r w:rsidRPr="000342B4">
        <w:rPr>
          <w:snapToGrid w:val="0"/>
          <w:color w:val="000000"/>
          <w:sz w:val="26"/>
          <w:szCs w:val="26"/>
        </w:rPr>
        <w:t>liệu</w:t>
      </w:r>
      <w:proofErr w:type="spellEnd"/>
      <w:r w:rsidRPr="000342B4">
        <w:rPr>
          <w:snapToGrid w:val="0"/>
          <w:color w:val="000000"/>
          <w:sz w:val="26"/>
          <w:szCs w:val="26"/>
        </w:rPr>
        <w:t xml:space="preserve"> </w:t>
      </w:r>
      <w:proofErr w:type="spellStart"/>
      <w:r w:rsidRPr="000342B4">
        <w:rPr>
          <w:snapToGrid w:val="0"/>
          <w:color w:val="000000"/>
          <w:sz w:val="26"/>
          <w:szCs w:val="26"/>
        </w:rPr>
        <w:t>này</w:t>
      </w:r>
      <w:proofErr w:type="spellEnd"/>
      <w:r w:rsidRPr="000342B4">
        <w:rPr>
          <w:snapToGrid w:val="0"/>
          <w:color w:val="000000"/>
          <w:sz w:val="26"/>
          <w:szCs w:val="26"/>
        </w:rPr>
        <w:t xml:space="preserve"> </w:t>
      </w:r>
      <w:proofErr w:type="spellStart"/>
      <w:r w:rsidRPr="000342B4">
        <w:rPr>
          <w:snapToGrid w:val="0"/>
          <w:color w:val="000000"/>
          <w:sz w:val="26"/>
          <w:szCs w:val="26"/>
        </w:rPr>
        <w:t>nhằm</w:t>
      </w:r>
      <w:proofErr w:type="spellEnd"/>
      <w:r w:rsidRPr="000342B4">
        <w:rPr>
          <w:snapToGrid w:val="0"/>
          <w:color w:val="000000"/>
          <w:sz w:val="26"/>
          <w:szCs w:val="26"/>
        </w:rPr>
        <w:t xml:space="preserve"> </w:t>
      </w:r>
      <w:proofErr w:type="spellStart"/>
      <w:r w:rsidR="00530451">
        <w:rPr>
          <w:snapToGrid w:val="0"/>
          <w:color w:val="000000"/>
          <w:sz w:val="26"/>
          <w:szCs w:val="26"/>
        </w:rPr>
        <w:t>đặc</w:t>
      </w:r>
      <w:proofErr w:type="spellEnd"/>
      <w:r w:rsidR="00530451">
        <w:rPr>
          <w:snapToGrid w:val="0"/>
          <w:color w:val="000000"/>
          <w:sz w:val="26"/>
          <w:szCs w:val="26"/>
        </w:rPr>
        <w:t xml:space="preserve"> </w:t>
      </w:r>
      <w:proofErr w:type="spellStart"/>
      <w:r w:rsidR="00530451">
        <w:rPr>
          <w:snapToGrid w:val="0"/>
          <w:color w:val="000000"/>
          <w:sz w:val="26"/>
          <w:szCs w:val="26"/>
        </w:rPr>
        <w:t>tả</w:t>
      </w:r>
      <w:proofErr w:type="spellEnd"/>
      <w:r w:rsidR="00530451">
        <w:rPr>
          <w:snapToGrid w:val="0"/>
          <w:color w:val="000000"/>
          <w:sz w:val="26"/>
          <w:szCs w:val="26"/>
        </w:rPr>
        <w:t xml:space="preserve"> </w:t>
      </w:r>
      <w:proofErr w:type="spellStart"/>
      <w:r w:rsidR="00530451">
        <w:rPr>
          <w:snapToGrid w:val="0"/>
          <w:color w:val="000000"/>
          <w:sz w:val="26"/>
          <w:szCs w:val="26"/>
        </w:rPr>
        <w:t>các</w:t>
      </w:r>
      <w:proofErr w:type="spellEnd"/>
      <w:r w:rsidR="00530451">
        <w:rPr>
          <w:snapToGrid w:val="0"/>
          <w:color w:val="000000"/>
          <w:sz w:val="26"/>
          <w:szCs w:val="26"/>
        </w:rPr>
        <w:t xml:space="preserve"> </w:t>
      </w:r>
      <w:proofErr w:type="spellStart"/>
      <w:r w:rsidR="00530451">
        <w:rPr>
          <w:snapToGrid w:val="0"/>
          <w:color w:val="000000"/>
          <w:sz w:val="26"/>
          <w:szCs w:val="26"/>
        </w:rPr>
        <w:t>yêu</w:t>
      </w:r>
      <w:proofErr w:type="spellEnd"/>
      <w:r w:rsidR="00530451">
        <w:rPr>
          <w:snapToGrid w:val="0"/>
          <w:color w:val="000000"/>
          <w:sz w:val="26"/>
          <w:szCs w:val="26"/>
        </w:rPr>
        <w:t xml:space="preserve"> </w:t>
      </w:r>
      <w:proofErr w:type="spellStart"/>
      <w:r w:rsidR="00530451">
        <w:rPr>
          <w:snapToGrid w:val="0"/>
          <w:color w:val="000000"/>
          <w:sz w:val="26"/>
          <w:szCs w:val="26"/>
        </w:rPr>
        <w:t>cầu</w:t>
      </w:r>
      <w:proofErr w:type="spellEnd"/>
      <w:r w:rsidR="00530451">
        <w:rPr>
          <w:snapToGrid w:val="0"/>
          <w:color w:val="000000"/>
          <w:sz w:val="26"/>
          <w:szCs w:val="26"/>
        </w:rPr>
        <w:t xml:space="preserve"> </w:t>
      </w:r>
      <w:proofErr w:type="spellStart"/>
      <w:r w:rsidR="00530451">
        <w:rPr>
          <w:snapToGrid w:val="0"/>
          <w:color w:val="000000"/>
          <w:sz w:val="26"/>
          <w:szCs w:val="26"/>
        </w:rPr>
        <w:t>chức</w:t>
      </w:r>
      <w:proofErr w:type="spellEnd"/>
      <w:r w:rsidR="00530451">
        <w:rPr>
          <w:snapToGrid w:val="0"/>
          <w:color w:val="000000"/>
          <w:sz w:val="26"/>
          <w:szCs w:val="26"/>
        </w:rPr>
        <w:t xml:space="preserve"> </w:t>
      </w:r>
      <w:proofErr w:type="spellStart"/>
      <w:r w:rsidR="00530451">
        <w:rPr>
          <w:snapToGrid w:val="0"/>
          <w:color w:val="000000"/>
          <w:sz w:val="26"/>
          <w:szCs w:val="26"/>
        </w:rPr>
        <w:t>năng</w:t>
      </w:r>
      <w:proofErr w:type="spellEnd"/>
      <w:r w:rsidR="00530451">
        <w:rPr>
          <w:snapToGrid w:val="0"/>
          <w:color w:val="000000"/>
          <w:sz w:val="26"/>
          <w:szCs w:val="26"/>
        </w:rPr>
        <w:t xml:space="preserve"> </w:t>
      </w:r>
      <w:proofErr w:type="spellStart"/>
      <w:r w:rsidR="00530451">
        <w:rPr>
          <w:snapToGrid w:val="0"/>
          <w:color w:val="000000"/>
          <w:sz w:val="26"/>
          <w:szCs w:val="26"/>
        </w:rPr>
        <w:t>và</w:t>
      </w:r>
      <w:proofErr w:type="spellEnd"/>
      <w:r w:rsidR="00530451">
        <w:rPr>
          <w:snapToGrid w:val="0"/>
          <w:color w:val="000000"/>
          <w:sz w:val="26"/>
          <w:szCs w:val="26"/>
        </w:rPr>
        <w:t xml:space="preserve"> phi </w:t>
      </w:r>
      <w:proofErr w:type="spellStart"/>
      <w:r w:rsidR="00530451">
        <w:rPr>
          <w:snapToGrid w:val="0"/>
          <w:color w:val="000000"/>
          <w:sz w:val="26"/>
          <w:szCs w:val="26"/>
        </w:rPr>
        <w:t>chức</w:t>
      </w:r>
      <w:proofErr w:type="spellEnd"/>
      <w:r w:rsidR="00530451">
        <w:rPr>
          <w:snapToGrid w:val="0"/>
          <w:color w:val="000000"/>
          <w:sz w:val="26"/>
          <w:szCs w:val="26"/>
        </w:rPr>
        <w:t xml:space="preserve"> </w:t>
      </w:r>
      <w:proofErr w:type="spellStart"/>
      <w:r w:rsidR="00530451">
        <w:rPr>
          <w:snapToGrid w:val="0"/>
          <w:color w:val="000000"/>
          <w:sz w:val="26"/>
          <w:szCs w:val="26"/>
        </w:rPr>
        <w:t>năng</w:t>
      </w:r>
      <w:proofErr w:type="spellEnd"/>
      <w:r w:rsidR="00530451">
        <w:rPr>
          <w:snapToGrid w:val="0"/>
          <w:color w:val="000000"/>
          <w:sz w:val="26"/>
          <w:szCs w:val="26"/>
        </w:rPr>
        <w:t xml:space="preserve"> </w:t>
      </w:r>
      <w:proofErr w:type="spellStart"/>
      <w:r w:rsidR="00530451">
        <w:rPr>
          <w:snapToGrid w:val="0"/>
          <w:color w:val="000000"/>
          <w:sz w:val="26"/>
          <w:szCs w:val="26"/>
        </w:rPr>
        <w:t>của</w:t>
      </w:r>
      <w:proofErr w:type="spellEnd"/>
      <w:r w:rsidR="00157B82">
        <w:rPr>
          <w:snapToGrid w:val="0"/>
          <w:color w:val="000000"/>
          <w:sz w:val="26"/>
          <w:szCs w:val="26"/>
          <w:lang w:val="vi-VN"/>
        </w:rPr>
        <w:t xml:space="preserve"> phần mềm </w:t>
      </w:r>
      <w:r w:rsidRPr="000342B4">
        <w:rPr>
          <w:snapToGrid w:val="0"/>
          <w:color w:val="000000"/>
          <w:sz w:val="26"/>
          <w:szCs w:val="26"/>
        </w:rPr>
        <w:t>“</w:t>
      </w:r>
      <w:proofErr w:type="spellStart"/>
      <w:r w:rsidRPr="000342B4">
        <w:rPr>
          <w:snapToGrid w:val="0"/>
          <w:color w:val="000000"/>
          <w:sz w:val="26"/>
          <w:szCs w:val="26"/>
        </w:rPr>
        <w:t>Kiểm</w:t>
      </w:r>
      <w:proofErr w:type="spellEnd"/>
      <w:r w:rsidRPr="000342B4">
        <w:rPr>
          <w:snapToGrid w:val="0"/>
          <w:color w:val="000000"/>
          <w:sz w:val="26"/>
          <w:szCs w:val="26"/>
        </w:rPr>
        <w:t xml:space="preserve"> </w:t>
      </w:r>
      <w:proofErr w:type="spellStart"/>
      <w:r w:rsidRPr="000342B4">
        <w:rPr>
          <w:snapToGrid w:val="0"/>
          <w:color w:val="000000"/>
          <w:sz w:val="26"/>
          <w:szCs w:val="26"/>
        </w:rPr>
        <w:t>toán</w:t>
      </w:r>
      <w:proofErr w:type="spellEnd"/>
      <w:r w:rsidRPr="000342B4">
        <w:rPr>
          <w:snapToGrid w:val="0"/>
          <w:color w:val="000000"/>
          <w:sz w:val="26"/>
          <w:szCs w:val="26"/>
        </w:rPr>
        <w:t xml:space="preserve"> </w:t>
      </w:r>
      <w:proofErr w:type="spellStart"/>
      <w:r w:rsidRPr="000342B4">
        <w:rPr>
          <w:snapToGrid w:val="0"/>
          <w:color w:val="000000"/>
          <w:sz w:val="26"/>
          <w:szCs w:val="26"/>
        </w:rPr>
        <w:t>nội</w:t>
      </w:r>
      <w:proofErr w:type="spellEnd"/>
      <w:r w:rsidRPr="000342B4">
        <w:rPr>
          <w:snapToGrid w:val="0"/>
          <w:color w:val="000000"/>
          <w:sz w:val="26"/>
          <w:szCs w:val="26"/>
        </w:rPr>
        <w:t xml:space="preserve"> </w:t>
      </w:r>
      <w:proofErr w:type="spellStart"/>
      <w:r w:rsidRPr="000342B4">
        <w:rPr>
          <w:snapToGrid w:val="0"/>
          <w:color w:val="000000"/>
          <w:sz w:val="26"/>
          <w:szCs w:val="26"/>
        </w:rPr>
        <w:t>bộ</w:t>
      </w:r>
      <w:proofErr w:type="spellEnd"/>
      <w:r w:rsidRPr="000342B4">
        <w:rPr>
          <w:snapToGrid w:val="0"/>
          <w:color w:val="000000"/>
          <w:sz w:val="26"/>
          <w:szCs w:val="26"/>
        </w:rPr>
        <w:t>”</w:t>
      </w:r>
    </w:p>
    <w:p w14:paraId="0F79EC1E" w14:textId="77777777" w:rsidR="001F5156" w:rsidRPr="000342B4" w:rsidRDefault="001F5156" w:rsidP="001F5156">
      <w:pPr>
        <w:pStyle w:val="NormalIndent"/>
        <w:keepNext w:val="0"/>
        <w:keepLines/>
        <w:widowControl w:val="0"/>
        <w:numPr>
          <w:ilvl w:val="0"/>
          <w:numId w:val="15"/>
        </w:numPr>
        <w:spacing w:before="0" w:after="0" w:line="312" w:lineRule="auto"/>
        <w:ind w:left="387" w:hanging="387"/>
        <w:rPr>
          <w:szCs w:val="26"/>
        </w:rPr>
      </w:pPr>
      <w:proofErr w:type="spellStart"/>
      <w:r w:rsidRPr="000342B4">
        <w:rPr>
          <w:szCs w:val="26"/>
        </w:rPr>
        <w:t>Tài</w:t>
      </w:r>
      <w:proofErr w:type="spellEnd"/>
      <w:r w:rsidRPr="000342B4">
        <w:rPr>
          <w:szCs w:val="26"/>
        </w:rPr>
        <w:t xml:space="preserve"> </w:t>
      </w:r>
      <w:proofErr w:type="spellStart"/>
      <w:r w:rsidRPr="000342B4">
        <w:rPr>
          <w:szCs w:val="26"/>
        </w:rPr>
        <w:t>liệu</w:t>
      </w:r>
      <w:proofErr w:type="spellEnd"/>
      <w:r w:rsidRPr="000342B4">
        <w:rPr>
          <w:szCs w:val="26"/>
        </w:rPr>
        <w:t xml:space="preserve"> </w:t>
      </w:r>
      <w:proofErr w:type="spellStart"/>
      <w:r w:rsidRPr="000342B4">
        <w:rPr>
          <w:szCs w:val="26"/>
        </w:rPr>
        <w:t>này</w:t>
      </w:r>
      <w:proofErr w:type="spellEnd"/>
      <w:r w:rsidRPr="000342B4">
        <w:rPr>
          <w:szCs w:val="26"/>
        </w:rPr>
        <w:t xml:space="preserve"> </w:t>
      </w:r>
      <w:proofErr w:type="spellStart"/>
      <w:r w:rsidRPr="000342B4">
        <w:rPr>
          <w:szCs w:val="26"/>
        </w:rPr>
        <w:t>là</w:t>
      </w:r>
      <w:proofErr w:type="spellEnd"/>
      <w:r w:rsidRPr="000342B4">
        <w:rPr>
          <w:szCs w:val="26"/>
        </w:rPr>
        <w:t xml:space="preserve"> </w:t>
      </w:r>
      <w:proofErr w:type="spellStart"/>
      <w:r w:rsidRPr="000342B4">
        <w:rPr>
          <w:szCs w:val="26"/>
        </w:rPr>
        <w:t>cơ</w:t>
      </w:r>
      <w:proofErr w:type="spellEnd"/>
      <w:r w:rsidRPr="000342B4">
        <w:rPr>
          <w:szCs w:val="26"/>
        </w:rPr>
        <w:t xml:space="preserve"> </w:t>
      </w:r>
      <w:proofErr w:type="spellStart"/>
      <w:r w:rsidRPr="000342B4">
        <w:rPr>
          <w:szCs w:val="26"/>
        </w:rPr>
        <w:t>sở</w:t>
      </w:r>
      <w:proofErr w:type="spellEnd"/>
      <w:r w:rsidRPr="000342B4">
        <w:rPr>
          <w:szCs w:val="26"/>
        </w:rPr>
        <w:t xml:space="preserve"> </w:t>
      </w:r>
      <w:proofErr w:type="spellStart"/>
      <w:r w:rsidRPr="000342B4">
        <w:rPr>
          <w:szCs w:val="26"/>
        </w:rPr>
        <w:t>cho</w:t>
      </w:r>
      <w:proofErr w:type="spellEnd"/>
      <w:r w:rsidRPr="000342B4">
        <w:rPr>
          <w:szCs w:val="26"/>
        </w:rPr>
        <w:t xml:space="preserve"> </w:t>
      </w:r>
      <w:proofErr w:type="spellStart"/>
      <w:r w:rsidRPr="000342B4">
        <w:rPr>
          <w:szCs w:val="26"/>
        </w:rPr>
        <w:t>các</w:t>
      </w:r>
      <w:proofErr w:type="spellEnd"/>
      <w:r w:rsidRPr="000342B4">
        <w:rPr>
          <w:szCs w:val="26"/>
        </w:rPr>
        <w:t xml:space="preserve"> </w:t>
      </w:r>
      <w:proofErr w:type="spellStart"/>
      <w:r w:rsidRPr="000342B4">
        <w:rPr>
          <w:szCs w:val="26"/>
        </w:rPr>
        <w:t>tài</w:t>
      </w:r>
      <w:proofErr w:type="spellEnd"/>
      <w:r w:rsidRPr="000342B4">
        <w:rPr>
          <w:szCs w:val="26"/>
        </w:rPr>
        <w:t xml:space="preserve"> </w:t>
      </w:r>
      <w:proofErr w:type="spellStart"/>
      <w:r w:rsidRPr="000342B4">
        <w:rPr>
          <w:szCs w:val="26"/>
        </w:rPr>
        <w:t>liệu</w:t>
      </w:r>
      <w:proofErr w:type="spellEnd"/>
      <w:r w:rsidRPr="000342B4">
        <w:rPr>
          <w:szCs w:val="26"/>
        </w:rPr>
        <w:t>:</w:t>
      </w:r>
    </w:p>
    <w:p w14:paraId="49C3FED4" w14:textId="54234042" w:rsidR="00601E9D"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Pr>
          <w:rFonts w:ascii="Times New Roman" w:hAnsi="Times New Roman"/>
          <w:sz w:val="26"/>
          <w:szCs w:val="26"/>
        </w:rPr>
        <w:t>Thiết</w:t>
      </w:r>
      <w:proofErr w:type="spellEnd"/>
      <w:r>
        <w:rPr>
          <w:rFonts w:ascii="Times New Roman" w:hAnsi="Times New Roman"/>
          <w:sz w:val="26"/>
          <w:szCs w:val="26"/>
        </w:rPr>
        <w:t xml:space="preserve"> </w:t>
      </w:r>
      <w:proofErr w:type="spellStart"/>
      <w:r>
        <w:rPr>
          <w:rFonts w:ascii="Times New Roman" w:hAnsi="Times New Roman"/>
          <w:sz w:val="26"/>
          <w:szCs w:val="26"/>
        </w:rPr>
        <w:t>kế</w:t>
      </w:r>
      <w:proofErr w:type="spellEnd"/>
      <w:r>
        <w:rPr>
          <w:rFonts w:ascii="Times New Roman" w:hAnsi="Times New Roman"/>
          <w:sz w:val="26"/>
          <w:szCs w:val="26"/>
        </w:rPr>
        <w:t xml:space="preserve"> </w:t>
      </w:r>
      <w:proofErr w:type="spellStart"/>
      <w:r>
        <w:rPr>
          <w:rFonts w:ascii="Times New Roman" w:hAnsi="Times New Roman"/>
          <w:sz w:val="26"/>
          <w:szCs w:val="26"/>
        </w:rPr>
        <w:t>hệ</w:t>
      </w:r>
      <w:proofErr w:type="spellEnd"/>
      <w:r>
        <w:rPr>
          <w:rFonts w:ascii="Times New Roman" w:hAnsi="Times New Roman"/>
          <w:sz w:val="26"/>
          <w:szCs w:val="26"/>
        </w:rPr>
        <w:t xml:space="preserve"> </w:t>
      </w:r>
      <w:proofErr w:type="spellStart"/>
      <w:r>
        <w:rPr>
          <w:rFonts w:ascii="Times New Roman" w:hAnsi="Times New Roman"/>
          <w:sz w:val="26"/>
          <w:szCs w:val="26"/>
        </w:rPr>
        <w:t>thống</w:t>
      </w:r>
      <w:proofErr w:type="spellEnd"/>
    </w:p>
    <w:p w14:paraId="1CFF0F4F" w14:textId="52D6C0BB" w:rsidR="001F5156" w:rsidRPr="00130609"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Pr>
          <w:rFonts w:ascii="Times New Roman" w:hAnsi="Times New Roman"/>
          <w:sz w:val="26"/>
          <w:szCs w:val="26"/>
        </w:rPr>
        <w:t>T</w:t>
      </w:r>
      <w:r w:rsidR="001F5156" w:rsidRPr="00130609">
        <w:rPr>
          <w:rFonts w:ascii="Times New Roman" w:hAnsi="Times New Roman"/>
          <w:sz w:val="26"/>
          <w:szCs w:val="26"/>
        </w:rPr>
        <w:t>hiết</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kế</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cơ</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sở</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dữ</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liệu</w:t>
      </w:r>
      <w:proofErr w:type="spellEnd"/>
    </w:p>
    <w:p w14:paraId="7FFB03D7" w14:textId="77777777" w:rsidR="001F5156" w:rsidRPr="00130609" w:rsidRDefault="001F5156"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sidRPr="00130609">
        <w:rPr>
          <w:rFonts w:ascii="Times New Roman" w:hAnsi="Times New Roman"/>
          <w:sz w:val="26"/>
          <w:szCs w:val="26"/>
        </w:rPr>
        <w:t>Kịch</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bản</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kiểm</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tra</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nghiệm</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thu</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các</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chức</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năng</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của</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hệ</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thống</w:t>
      </w:r>
      <w:proofErr w:type="spellEnd"/>
    </w:p>
    <w:p w14:paraId="084722A1" w14:textId="013A1830" w:rsidR="001F5156" w:rsidRPr="008315C8" w:rsidRDefault="001F5156" w:rsidP="001F5156">
      <w:pPr>
        <w:pStyle w:val="NormalIndent"/>
        <w:keepNext w:val="0"/>
        <w:keepLines/>
        <w:widowControl w:val="0"/>
        <w:numPr>
          <w:ilvl w:val="0"/>
          <w:numId w:val="15"/>
        </w:numPr>
        <w:spacing w:before="0" w:after="0" w:line="312" w:lineRule="auto"/>
        <w:ind w:left="387" w:hanging="387"/>
        <w:rPr>
          <w:szCs w:val="26"/>
          <w:lang w:val="fr-FR"/>
        </w:rPr>
      </w:pPr>
      <w:proofErr w:type="spellStart"/>
      <w:r w:rsidRPr="008315C8">
        <w:rPr>
          <w:szCs w:val="26"/>
          <w:lang w:val="fr-FR"/>
        </w:rPr>
        <w:t>Mỗi</w:t>
      </w:r>
      <w:proofErr w:type="spellEnd"/>
      <w:r w:rsidRPr="008315C8">
        <w:rPr>
          <w:szCs w:val="26"/>
          <w:lang w:val="fr-FR"/>
        </w:rPr>
        <w:t xml:space="preserve"> </w:t>
      </w:r>
      <w:proofErr w:type="spellStart"/>
      <w:r w:rsidRPr="008315C8">
        <w:rPr>
          <w:szCs w:val="26"/>
          <w:lang w:val="fr-FR"/>
        </w:rPr>
        <w:t>yêu</w:t>
      </w:r>
      <w:proofErr w:type="spellEnd"/>
      <w:r w:rsidRPr="008315C8">
        <w:rPr>
          <w:szCs w:val="26"/>
          <w:lang w:val="fr-FR"/>
        </w:rPr>
        <w:t xml:space="preserve"> </w:t>
      </w:r>
      <w:proofErr w:type="spellStart"/>
      <w:r w:rsidRPr="008315C8">
        <w:rPr>
          <w:szCs w:val="26"/>
          <w:lang w:val="fr-FR"/>
        </w:rPr>
        <w:t>cầu</w:t>
      </w:r>
      <w:proofErr w:type="spellEnd"/>
      <w:r w:rsidRPr="008315C8">
        <w:rPr>
          <w:szCs w:val="26"/>
          <w:lang w:val="fr-FR"/>
        </w:rPr>
        <w:t xml:space="preserve"> </w:t>
      </w:r>
      <w:proofErr w:type="spellStart"/>
      <w:r w:rsidRPr="008315C8">
        <w:rPr>
          <w:szCs w:val="26"/>
          <w:lang w:val="fr-FR"/>
        </w:rPr>
        <w:t>thay</w:t>
      </w:r>
      <w:proofErr w:type="spellEnd"/>
      <w:r w:rsidRPr="008315C8">
        <w:rPr>
          <w:szCs w:val="26"/>
          <w:lang w:val="fr-FR"/>
        </w:rPr>
        <w:t xml:space="preserve"> </w:t>
      </w:r>
      <w:proofErr w:type="spellStart"/>
      <w:r w:rsidRPr="008315C8">
        <w:rPr>
          <w:szCs w:val="26"/>
          <w:lang w:val="fr-FR"/>
        </w:rPr>
        <w:t>đổi</w:t>
      </w:r>
      <w:proofErr w:type="spellEnd"/>
      <w:r w:rsidRPr="008315C8">
        <w:rPr>
          <w:szCs w:val="26"/>
          <w:lang w:val="fr-FR"/>
        </w:rPr>
        <w:t xml:space="preserve"> </w:t>
      </w:r>
      <w:proofErr w:type="spellStart"/>
      <w:r w:rsidRPr="008315C8">
        <w:rPr>
          <w:szCs w:val="26"/>
          <w:lang w:val="fr-FR"/>
        </w:rPr>
        <w:t>trong</w:t>
      </w:r>
      <w:proofErr w:type="spellEnd"/>
      <w:r w:rsidRPr="008315C8">
        <w:rPr>
          <w:szCs w:val="26"/>
          <w:lang w:val="fr-FR"/>
        </w:rPr>
        <w:t xml:space="preserve"> </w:t>
      </w:r>
      <w:proofErr w:type="spellStart"/>
      <w:r w:rsidRPr="008315C8">
        <w:rPr>
          <w:szCs w:val="26"/>
          <w:lang w:val="fr-FR"/>
        </w:rPr>
        <w:t>tài</w:t>
      </w:r>
      <w:proofErr w:type="spellEnd"/>
      <w:r w:rsidRPr="008315C8">
        <w:rPr>
          <w:szCs w:val="26"/>
          <w:lang w:val="fr-FR"/>
        </w:rPr>
        <w:t xml:space="preserve"> </w:t>
      </w:r>
      <w:proofErr w:type="spellStart"/>
      <w:r w:rsidRPr="008315C8">
        <w:rPr>
          <w:szCs w:val="26"/>
          <w:lang w:val="fr-FR"/>
        </w:rPr>
        <w:t>liệu</w:t>
      </w:r>
      <w:proofErr w:type="spellEnd"/>
      <w:r w:rsidRPr="008315C8">
        <w:rPr>
          <w:szCs w:val="26"/>
          <w:lang w:val="fr-FR"/>
        </w:rPr>
        <w:t xml:space="preserve"> </w:t>
      </w:r>
      <w:proofErr w:type="spellStart"/>
      <w:r w:rsidRPr="008315C8">
        <w:rPr>
          <w:szCs w:val="26"/>
          <w:lang w:val="fr-FR"/>
        </w:rPr>
        <w:t>này</w:t>
      </w:r>
      <w:proofErr w:type="spellEnd"/>
      <w:r w:rsidRPr="008315C8">
        <w:rPr>
          <w:szCs w:val="26"/>
          <w:lang w:val="fr-FR"/>
        </w:rPr>
        <w:t xml:space="preserve"> </w:t>
      </w:r>
      <w:proofErr w:type="spellStart"/>
      <w:r w:rsidRPr="008315C8">
        <w:rPr>
          <w:szCs w:val="26"/>
          <w:lang w:val="fr-FR"/>
        </w:rPr>
        <w:t>sẽ</w:t>
      </w:r>
      <w:proofErr w:type="spellEnd"/>
      <w:r w:rsidRPr="008315C8">
        <w:rPr>
          <w:szCs w:val="26"/>
          <w:lang w:val="fr-FR"/>
        </w:rPr>
        <w:t xml:space="preserve"> </w:t>
      </w:r>
      <w:proofErr w:type="spellStart"/>
      <w:r w:rsidRPr="008315C8">
        <w:rPr>
          <w:szCs w:val="26"/>
          <w:lang w:val="fr-FR"/>
        </w:rPr>
        <w:t>ảnh</w:t>
      </w:r>
      <w:proofErr w:type="spellEnd"/>
      <w:r w:rsidRPr="008315C8">
        <w:rPr>
          <w:szCs w:val="26"/>
          <w:lang w:val="fr-FR"/>
        </w:rPr>
        <w:t xml:space="preserve"> </w:t>
      </w:r>
      <w:proofErr w:type="spellStart"/>
      <w:r w:rsidRPr="008315C8">
        <w:rPr>
          <w:szCs w:val="26"/>
          <w:lang w:val="fr-FR"/>
        </w:rPr>
        <w:t>hưởng</w:t>
      </w:r>
      <w:proofErr w:type="spellEnd"/>
      <w:r w:rsidRPr="008315C8">
        <w:rPr>
          <w:szCs w:val="26"/>
          <w:lang w:val="fr-FR"/>
        </w:rPr>
        <w:t xml:space="preserve"> </w:t>
      </w:r>
      <w:proofErr w:type="spellStart"/>
      <w:r w:rsidRPr="008315C8">
        <w:rPr>
          <w:szCs w:val="26"/>
          <w:lang w:val="fr-FR"/>
        </w:rPr>
        <w:t>đến</w:t>
      </w:r>
      <w:proofErr w:type="spellEnd"/>
      <w:r w:rsidRPr="008315C8">
        <w:rPr>
          <w:szCs w:val="26"/>
          <w:lang w:val="fr-FR"/>
        </w:rPr>
        <w:t xml:space="preserve"> </w:t>
      </w:r>
      <w:proofErr w:type="spellStart"/>
      <w:r w:rsidRPr="008315C8">
        <w:rPr>
          <w:szCs w:val="26"/>
          <w:lang w:val="fr-FR"/>
        </w:rPr>
        <w:t>kết</w:t>
      </w:r>
      <w:proofErr w:type="spellEnd"/>
      <w:r w:rsidRPr="008315C8">
        <w:rPr>
          <w:szCs w:val="26"/>
          <w:lang w:val="fr-FR"/>
        </w:rPr>
        <w:t xml:space="preserve"> </w:t>
      </w:r>
      <w:proofErr w:type="spellStart"/>
      <w:r w:rsidRPr="008315C8">
        <w:rPr>
          <w:szCs w:val="26"/>
          <w:lang w:val="fr-FR"/>
        </w:rPr>
        <w:t>quả</w:t>
      </w:r>
      <w:proofErr w:type="spellEnd"/>
      <w:r w:rsidRPr="008315C8">
        <w:rPr>
          <w:szCs w:val="26"/>
          <w:lang w:val="fr-FR"/>
        </w:rPr>
        <w:t xml:space="preserve"> </w:t>
      </w:r>
      <w:proofErr w:type="spellStart"/>
      <w:r w:rsidRPr="008315C8">
        <w:rPr>
          <w:szCs w:val="26"/>
          <w:lang w:val="fr-FR"/>
        </w:rPr>
        <w:t>thiết</w:t>
      </w:r>
      <w:proofErr w:type="spellEnd"/>
      <w:r w:rsidRPr="008315C8">
        <w:rPr>
          <w:szCs w:val="26"/>
          <w:lang w:val="fr-FR"/>
        </w:rPr>
        <w:t xml:space="preserve"> </w:t>
      </w:r>
      <w:proofErr w:type="spellStart"/>
      <w:r w:rsidRPr="008315C8">
        <w:rPr>
          <w:szCs w:val="26"/>
          <w:lang w:val="fr-FR"/>
        </w:rPr>
        <w:t>kế</w:t>
      </w:r>
      <w:proofErr w:type="spellEnd"/>
      <w:r w:rsidRPr="008315C8">
        <w:rPr>
          <w:szCs w:val="26"/>
          <w:lang w:val="fr-FR"/>
        </w:rPr>
        <w:t xml:space="preserve">, </w:t>
      </w:r>
      <w:proofErr w:type="spellStart"/>
      <w:r w:rsidRPr="008315C8">
        <w:rPr>
          <w:szCs w:val="26"/>
          <w:lang w:val="fr-FR"/>
        </w:rPr>
        <w:t>lập</w:t>
      </w:r>
      <w:proofErr w:type="spellEnd"/>
      <w:r w:rsidRPr="008315C8">
        <w:rPr>
          <w:szCs w:val="26"/>
          <w:lang w:val="fr-FR"/>
        </w:rPr>
        <w:t xml:space="preserve"> </w:t>
      </w:r>
      <w:proofErr w:type="spellStart"/>
      <w:r w:rsidRPr="008315C8">
        <w:rPr>
          <w:szCs w:val="26"/>
          <w:lang w:val="fr-FR"/>
        </w:rPr>
        <w:t>trình</w:t>
      </w:r>
      <w:proofErr w:type="spellEnd"/>
      <w:r w:rsidRPr="008315C8">
        <w:rPr>
          <w:szCs w:val="26"/>
          <w:lang w:val="fr-FR"/>
        </w:rPr>
        <w:t xml:space="preserve"> </w:t>
      </w:r>
      <w:proofErr w:type="spellStart"/>
      <w:r w:rsidRPr="008315C8">
        <w:rPr>
          <w:szCs w:val="26"/>
          <w:lang w:val="fr-FR"/>
        </w:rPr>
        <w:t>và</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kịch</w:t>
      </w:r>
      <w:proofErr w:type="spellEnd"/>
      <w:r w:rsidRPr="008315C8">
        <w:rPr>
          <w:szCs w:val="26"/>
          <w:lang w:val="fr-FR"/>
        </w:rPr>
        <w:t xml:space="preserve"> </w:t>
      </w:r>
      <w:proofErr w:type="spellStart"/>
      <w:r w:rsidRPr="008315C8">
        <w:rPr>
          <w:szCs w:val="26"/>
          <w:lang w:val="fr-FR"/>
        </w:rPr>
        <w:t>bản</w:t>
      </w:r>
      <w:proofErr w:type="spellEnd"/>
      <w:r w:rsidRPr="008315C8">
        <w:rPr>
          <w:szCs w:val="26"/>
          <w:lang w:val="fr-FR"/>
        </w:rPr>
        <w:t xml:space="preserve"> </w:t>
      </w:r>
      <w:proofErr w:type="spellStart"/>
      <w:r w:rsidRPr="008315C8">
        <w:rPr>
          <w:szCs w:val="26"/>
          <w:lang w:val="fr-FR"/>
        </w:rPr>
        <w:t>kiểm</w:t>
      </w:r>
      <w:proofErr w:type="spellEnd"/>
      <w:r w:rsidRPr="008315C8">
        <w:rPr>
          <w:szCs w:val="26"/>
          <w:lang w:val="fr-FR"/>
        </w:rPr>
        <w:t xml:space="preserve"> </w:t>
      </w:r>
      <w:proofErr w:type="spellStart"/>
      <w:r w:rsidRPr="008315C8">
        <w:rPr>
          <w:szCs w:val="26"/>
          <w:lang w:val="fr-FR"/>
        </w:rPr>
        <w:t>tra</w:t>
      </w:r>
      <w:proofErr w:type="spellEnd"/>
      <w:r w:rsidRPr="008315C8">
        <w:rPr>
          <w:szCs w:val="26"/>
          <w:lang w:val="fr-FR"/>
        </w:rPr>
        <w:t xml:space="preserve"> </w:t>
      </w:r>
      <w:proofErr w:type="spellStart"/>
      <w:r w:rsidRPr="008315C8">
        <w:rPr>
          <w:szCs w:val="26"/>
          <w:lang w:val="fr-FR"/>
        </w:rPr>
        <w:t>liên</w:t>
      </w:r>
      <w:proofErr w:type="spellEnd"/>
      <w:r w:rsidRPr="008315C8">
        <w:rPr>
          <w:szCs w:val="26"/>
          <w:lang w:val="fr-FR"/>
        </w:rPr>
        <w:t xml:space="preserve"> </w:t>
      </w:r>
      <w:proofErr w:type="spellStart"/>
      <w:r w:rsidRPr="008315C8">
        <w:rPr>
          <w:szCs w:val="26"/>
          <w:lang w:val="fr-FR"/>
        </w:rPr>
        <w:t>quan</w:t>
      </w:r>
      <w:proofErr w:type="spellEnd"/>
      <w:r w:rsidRPr="008315C8">
        <w:rPr>
          <w:szCs w:val="26"/>
          <w:lang w:val="fr-FR"/>
        </w:rPr>
        <w:t xml:space="preserve"> </w:t>
      </w:r>
      <w:proofErr w:type="spellStart"/>
      <w:r w:rsidRPr="008315C8">
        <w:rPr>
          <w:szCs w:val="26"/>
          <w:lang w:val="fr-FR"/>
        </w:rPr>
        <w:t>đến</w:t>
      </w:r>
      <w:proofErr w:type="spellEnd"/>
      <w:r w:rsidRPr="008315C8">
        <w:rPr>
          <w:szCs w:val="26"/>
          <w:lang w:val="fr-FR"/>
        </w:rPr>
        <w:t xml:space="preserve"> </w:t>
      </w:r>
      <w:proofErr w:type="spellStart"/>
      <w:r w:rsidRPr="008315C8">
        <w:rPr>
          <w:szCs w:val="26"/>
          <w:lang w:val="fr-FR"/>
        </w:rPr>
        <w:t>việc</w:t>
      </w:r>
      <w:proofErr w:type="spellEnd"/>
      <w:r w:rsidR="00601E9D">
        <w:rPr>
          <w:szCs w:val="26"/>
          <w:lang w:val="vi-VN"/>
        </w:rPr>
        <w:t xml:space="preserve"> x</w:t>
      </w:r>
      <w:proofErr w:type="spellStart"/>
      <w:r w:rsidRPr="008315C8">
        <w:rPr>
          <w:szCs w:val="26"/>
          <w:lang w:val="fr-FR"/>
        </w:rPr>
        <w:t>ây</w:t>
      </w:r>
      <w:proofErr w:type="spellEnd"/>
      <w:r w:rsidRPr="008315C8">
        <w:rPr>
          <w:szCs w:val="26"/>
          <w:lang w:val="fr-FR"/>
        </w:rPr>
        <w:t xml:space="preserve"> </w:t>
      </w:r>
      <w:proofErr w:type="spellStart"/>
      <w:r w:rsidRPr="008315C8">
        <w:rPr>
          <w:szCs w:val="26"/>
          <w:lang w:val="fr-FR"/>
        </w:rPr>
        <w:t>dựng</w:t>
      </w:r>
      <w:proofErr w:type="spellEnd"/>
      <w:r w:rsidRPr="008315C8">
        <w:rPr>
          <w:szCs w:val="26"/>
          <w:lang w:val="fr-FR"/>
        </w:rPr>
        <w:t xml:space="preserve"> </w:t>
      </w:r>
      <w:proofErr w:type="spellStart"/>
      <w:r w:rsidR="00601E9D">
        <w:rPr>
          <w:szCs w:val="26"/>
          <w:lang w:val="fr-FR"/>
        </w:rPr>
        <w:t>phần</w:t>
      </w:r>
      <w:proofErr w:type="spellEnd"/>
      <w:r w:rsidR="00601E9D">
        <w:rPr>
          <w:szCs w:val="26"/>
          <w:lang w:val="fr-FR"/>
        </w:rPr>
        <w:t xml:space="preserve"> </w:t>
      </w:r>
      <w:proofErr w:type="spellStart"/>
      <w:r w:rsidR="00601E9D">
        <w:rPr>
          <w:szCs w:val="26"/>
          <w:lang w:val="fr-FR"/>
        </w:rPr>
        <w:t>mềm</w:t>
      </w:r>
      <w:proofErr w:type="spellEnd"/>
      <w:r w:rsidR="00601E9D">
        <w:rPr>
          <w:szCs w:val="26"/>
          <w:lang w:val="fr-FR"/>
        </w:rPr>
        <w:t xml:space="preserve"> </w:t>
      </w:r>
      <w:proofErr w:type="spellStart"/>
      <w:r w:rsidRPr="008315C8">
        <w:rPr>
          <w:snapToGrid/>
          <w:szCs w:val="26"/>
          <w:lang w:val="fr-FR"/>
        </w:rPr>
        <w:t>Kiểm</w:t>
      </w:r>
      <w:proofErr w:type="spellEnd"/>
      <w:r w:rsidRPr="008315C8">
        <w:rPr>
          <w:snapToGrid/>
          <w:szCs w:val="26"/>
          <w:lang w:val="fr-FR"/>
        </w:rPr>
        <w:t xml:space="preserve"> </w:t>
      </w:r>
      <w:proofErr w:type="spellStart"/>
      <w:r w:rsidRPr="008315C8">
        <w:rPr>
          <w:snapToGrid/>
          <w:szCs w:val="26"/>
          <w:lang w:val="fr-FR"/>
        </w:rPr>
        <w:t>toán</w:t>
      </w:r>
      <w:proofErr w:type="spellEnd"/>
      <w:r w:rsidRPr="008315C8">
        <w:rPr>
          <w:snapToGrid/>
          <w:szCs w:val="26"/>
          <w:lang w:val="fr-FR"/>
        </w:rPr>
        <w:t xml:space="preserve"> </w:t>
      </w:r>
      <w:proofErr w:type="spellStart"/>
      <w:r w:rsidRPr="008315C8">
        <w:rPr>
          <w:snapToGrid/>
          <w:szCs w:val="26"/>
          <w:lang w:val="fr-FR"/>
        </w:rPr>
        <w:t>nội</w:t>
      </w:r>
      <w:proofErr w:type="spellEnd"/>
      <w:r w:rsidRPr="008315C8">
        <w:rPr>
          <w:snapToGrid/>
          <w:szCs w:val="26"/>
          <w:lang w:val="fr-FR"/>
        </w:rPr>
        <w:t xml:space="preserve"> </w:t>
      </w:r>
      <w:proofErr w:type="spellStart"/>
      <w:r w:rsidRPr="008315C8">
        <w:rPr>
          <w:snapToGrid/>
          <w:szCs w:val="26"/>
          <w:lang w:val="fr-FR"/>
        </w:rPr>
        <w:t>bộ</w:t>
      </w:r>
      <w:proofErr w:type="spellEnd"/>
      <w:r w:rsidRPr="008315C8">
        <w:rPr>
          <w:szCs w:val="26"/>
          <w:lang w:val="fr-FR"/>
        </w:rPr>
        <w:t xml:space="preserve">”. </w:t>
      </w:r>
      <w:proofErr w:type="spellStart"/>
      <w:r w:rsidRPr="008315C8">
        <w:rPr>
          <w:szCs w:val="26"/>
          <w:lang w:val="fr-FR"/>
        </w:rPr>
        <w:t>Bất</w:t>
      </w:r>
      <w:proofErr w:type="spellEnd"/>
      <w:r w:rsidRPr="008315C8">
        <w:rPr>
          <w:szCs w:val="26"/>
          <w:lang w:val="fr-FR"/>
        </w:rPr>
        <w:t xml:space="preserve"> </w:t>
      </w:r>
      <w:proofErr w:type="spellStart"/>
      <w:r w:rsidRPr="008315C8">
        <w:rPr>
          <w:szCs w:val="26"/>
          <w:lang w:val="fr-FR"/>
        </w:rPr>
        <w:t>kỳ</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thay</w:t>
      </w:r>
      <w:proofErr w:type="spellEnd"/>
      <w:r w:rsidRPr="008315C8">
        <w:rPr>
          <w:szCs w:val="26"/>
          <w:lang w:val="fr-FR"/>
        </w:rPr>
        <w:t xml:space="preserve"> </w:t>
      </w:r>
      <w:proofErr w:type="spellStart"/>
      <w:r w:rsidRPr="008315C8">
        <w:rPr>
          <w:szCs w:val="26"/>
          <w:lang w:val="fr-FR"/>
        </w:rPr>
        <w:t>đổi</w:t>
      </w:r>
      <w:proofErr w:type="spellEnd"/>
      <w:r w:rsidRPr="008315C8">
        <w:rPr>
          <w:szCs w:val="26"/>
          <w:lang w:val="fr-FR"/>
        </w:rPr>
        <w:t xml:space="preserve">, </w:t>
      </w:r>
      <w:proofErr w:type="spellStart"/>
      <w:r w:rsidRPr="008315C8">
        <w:rPr>
          <w:szCs w:val="26"/>
          <w:lang w:val="fr-FR"/>
        </w:rPr>
        <w:t>yêu</w:t>
      </w:r>
      <w:proofErr w:type="spellEnd"/>
      <w:r w:rsidRPr="008315C8">
        <w:rPr>
          <w:szCs w:val="26"/>
          <w:lang w:val="fr-FR"/>
        </w:rPr>
        <w:t xml:space="preserve"> </w:t>
      </w:r>
      <w:proofErr w:type="spellStart"/>
      <w:r w:rsidRPr="008315C8">
        <w:rPr>
          <w:szCs w:val="26"/>
          <w:lang w:val="fr-FR"/>
        </w:rPr>
        <w:t>cầu</w:t>
      </w:r>
      <w:proofErr w:type="spellEnd"/>
      <w:r w:rsidRPr="008315C8">
        <w:rPr>
          <w:szCs w:val="26"/>
          <w:lang w:val="fr-FR"/>
        </w:rPr>
        <w:t xml:space="preserve"> </w:t>
      </w:r>
      <w:proofErr w:type="spellStart"/>
      <w:r w:rsidRPr="008315C8">
        <w:rPr>
          <w:szCs w:val="26"/>
          <w:lang w:val="fr-FR"/>
        </w:rPr>
        <w:t>phát</w:t>
      </w:r>
      <w:proofErr w:type="spellEnd"/>
      <w:r w:rsidRPr="008315C8">
        <w:rPr>
          <w:szCs w:val="26"/>
          <w:lang w:val="fr-FR"/>
        </w:rPr>
        <w:t xml:space="preserve"> </w:t>
      </w:r>
      <w:proofErr w:type="spellStart"/>
      <w:r w:rsidRPr="008315C8">
        <w:rPr>
          <w:szCs w:val="26"/>
          <w:lang w:val="fr-FR"/>
        </w:rPr>
        <w:t>sinh</w:t>
      </w:r>
      <w:proofErr w:type="spellEnd"/>
      <w:r w:rsidRPr="008315C8">
        <w:rPr>
          <w:szCs w:val="26"/>
          <w:lang w:val="fr-FR"/>
        </w:rPr>
        <w:t xml:space="preserve"> </w:t>
      </w:r>
      <w:proofErr w:type="spellStart"/>
      <w:r w:rsidRPr="008315C8">
        <w:rPr>
          <w:szCs w:val="26"/>
          <w:lang w:val="fr-FR"/>
        </w:rPr>
        <w:t>sau</w:t>
      </w:r>
      <w:proofErr w:type="spellEnd"/>
      <w:r w:rsidRPr="008315C8">
        <w:rPr>
          <w:szCs w:val="26"/>
          <w:lang w:val="fr-FR"/>
        </w:rPr>
        <w:t xml:space="preserve"> khi </w:t>
      </w:r>
      <w:proofErr w:type="spellStart"/>
      <w:r w:rsidRPr="008315C8">
        <w:rPr>
          <w:szCs w:val="26"/>
          <w:lang w:val="fr-FR"/>
        </w:rPr>
        <w:t>tài</w:t>
      </w:r>
      <w:proofErr w:type="spellEnd"/>
      <w:r w:rsidRPr="008315C8">
        <w:rPr>
          <w:szCs w:val="26"/>
          <w:lang w:val="fr-FR"/>
        </w:rPr>
        <w:t xml:space="preserve"> </w:t>
      </w:r>
      <w:proofErr w:type="spellStart"/>
      <w:r w:rsidRPr="008315C8">
        <w:rPr>
          <w:szCs w:val="26"/>
          <w:lang w:val="fr-FR"/>
        </w:rPr>
        <w:t>liệu</w:t>
      </w:r>
      <w:proofErr w:type="spellEnd"/>
      <w:r w:rsidRPr="008315C8">
        <w:rPr>
          <w:szCs w:val="26"/>
          <w:lang w:val="fr-FR"/>
        </w:rPr>
        <w:t xml:space="preserve"> </w:t>
      </w:r>
      <w:proofErr w:type="spellStart"/>
      <w:r w:rsidRPr="008315C8">
        <w:rPr>
          <w:szCs w:val="26"/>
          <w:lang w:val="fr-FR"/>
        </w:rPr>
        <w:t>được</w:t>
      </w:r>
      <w:proofErr w:type="spellEnd"/>
      <w:r w:rsidRPr="008315C8">
        <w:rPr>
          <w:szCs w:val="26"/>
          <w:lang w:val="fr-FR"/>
        </w:rPr>
        <w:t xml:space="preserve"> </w:t>
      </w:r>
      <w:proofErr w:type="spellStart"/>
      <w:r w:rsidRPr="008315C8">
        <w:rPr>
          <w:szCs w:val="26"/>
          <w:lang w:val="fr-FR"/>
        </w:rPr>
        <w:t>phê</w:t>
      </w:r>
      <w:proofErr w:type="spellEnd"/>
      <w:r w:rsidRPr="008315C8">
        <w:rPr>
          <w:szCs w:val="26"/>
          <w:lang w:val="fr-FR"/>
        </w:rPr>
        <w:t xml:space="preserve"> </w:t>
      </w:r>
      <w:proofErr w:type="spellStart"/>
      <w:r w:rsidRPr="008315C8">
        <w:rPr>
          <w:szCs w:val="26"/>
          <w:lang w:val="fr-FR"/>
        </w:rPr>
        <w:t>duyệt</w:t>
      </w:r>
      <w:proofErr w:type="spellEnd"/>
      <w:r w:rsidRPr="008315C8">
        <w:rPr>
          <w:szCs w:val="26"/>
          <w:lang w:val="fr-FR"/>
        </w:rPr>
        <w:t xml:space="preserve"> </w:t>
      </w:r>
      <w:proofErr w:type="spellStart"/>
      <w:r w:rsidRPr="008315C8">
        <w:rPr>
          <w:szCs w:val="26"/>
          <w:lang w:val="fr-FR"/>
        </w:rPr>
        <w:t>sẽ</w:t>
      </w:r>
      <w:proofErr w:type="spellEnd"/>
      <w:r w:rsidRPr="008315C8">
        <w:rPr>
          <w:szCs w:val="26"/>
          <w:lang w:val="fr-FR"/>
        </w:rPr>
        <w:t xml:space="preserve"> </w:t>
      </w:r>
      <w:proofErr w:type="spellStart"/>
      <w:r w:rsidRPr="008315C8">
        <w:rPr>
          <w:szCs w:val="26"/>
          <w:lang w:val="fr-FR"/>
        </w:rPr>
        <w:t>được</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bên</w:t>
      </w:r>
      <w:proofErr w:type="spellEnd"/>
      <w:r w:rsidRPr="008315C8">
        <w:rPr>
          <w:szCs w:val="26"/>
          <w:lang w:val="fr-FR"/>
        </w:rPr>
        <w:t xml:space="preserve"> </w:t>
      </w:r>
      <w:proofErr w:type="spellStart"/>
      <w:r w:rsidRPr="008315C8">
        <w:rPr>
          <w:szCs w:val="26"/>
          <w:lang w:val="fr-FR"/>
        </w:rPr>
        <w:t>thống</w:t>
      </w:r>
      <w:proofErr w:type="spellEnd"/>
      <w:r w:rsidRPr="008315C8">
        <w:rPr>
          <w:szCs w:val="26"/>
          <w:lang w:val="fr-FR"/>
        </w:rPr>
        <w:t xml:space="preserve"> </w:t>
      </w:r>
      <w:proofErr w:type="spellStart"/>
      <w:r w:rsidRPr="008315C8">
        <w:rPr>
          <w:szCs w:val="26"/>
          <w:lang w:val="fr-FR"/>
        </w:rPr>
        <w:t>nhất</w:t>
      </w:r>
      <w:proofErr w:type="spellEnd"/>
      <w:r w:rsidRPr="008315C8">
        <w:rPr>
          <w:szCs w:val="26"/>
          <w:lang w:val="fr-FR"/>
        </w:rPr>
        <w:t>.</w:t>
      </w:r>
    </w:p>
    <w:p w14:paraId="67216CC2" w14:textId="0BD14B56" w:rsidR="006B2CCB" w:rsidRDefault="006B2CCB" w:rsidP="00BD3636">
      <w:pPr>
        <w:pStyle w:val="tvHeading1"/>
      </w:pPr>
      <w:bookmarkStart w:id="9" w:name="_Toc261854095"/>
      <w:bookmarkStart w:id="10" w:name="_Toc3895093"/>
      <w:bookmarkStart w:id="11" w:name="_Toc87368168"/>
      <w:proofErr w:type="spellStart"/>
      <w:r w:rsidRPr="00E227DB">
        <w:t>Phạm</w:t>
      </w:r>
      <w:proofErr w:type="spellEnd"/>
      <w:r w:rsidRPr="00E227DB">
        <w:t xml:space="preserve"> vi</w:t>
      </w:r>
      <w:bookmarkEnd w:id="9"/>
      <w:r w:rsidRPr="00E227DB">
        <w:t xml:space="preserve"> </w:t>
      </w:r>
      <w:proofErr w:type="spellStart"/>
      <w:r w:rsidRPr="00E227DB">
        <w:t>áp</w:t>
      </w:r>
      <w:proofErr w:type="spellEnd"/>
      <w:r w:rsidRPr="00E227DB">
        <w:t xml:space="preserve"> </w:t>
      </w:r>
      <w:proofErr w:type="spellStart"/>
      <w:r w:rsidRPr="00E227DB">
        <w:t>dụng</w:t>
      </w:r>
      <w:bookmarkEnd w:id="10"/>
      <w:bookmarkEnd w:id="11"/>
      <w:proofErr w:type="spellEnd"/>
    </w:p>
    <w:p w14:paraId="7743D09F" w14:textId="13801EEA" w:rsidR="009A5FDA" w:rsidRPr="00E227DB" w:rsidRDefault="009A5FDA" w:rsidP="009A5FDA">
      <w:pPr>
        <w:pStyle w:val="ListParagraph"/>
        <w:numPr>
          <w:ilvl w:val="0"/>
          <w:numId w:val="15"/>
        </w:numPr>
      </w:pPr>
      <w:proofErr w:type="spellStart"/>
      <w:r w:rsidRPr="009A5FDA">
        <w:rPr>
          <w:szCs w:val="26"/>
        </w:rPr>
        <w:t>Tài</w:t>
      </w:r>
      <w:proofErr w:type="spellEnd"/>
      <w:r w:rsidRPr="009A5FDA">
        <w:rPr>
          <w:szCs w:val="26"/>
        </w:rPr>
        <w:t xml:space="preserve"> </w:t>
      </w:r>
      <w:proofErr w:type="spellStart"/>
      <w:r w:rsidRPr="009A5FDA">
        <w:rPr>
          <w:szCs w:val="26"/>
        </w:rPr>
        <w:t>liệu</w:t>
      </w:r>
      <w:proofErr w:type="spellEnd"/>
      <w:r w:rsidRPr="009A5FDA">
        <w:rPr>
          <w:szCs w:val="26"/>
        </w:rPr>
        <w:t xml:space="preserve"> </w:t>
      </w:r>
      <w:proofErr w:type="spellStart"/>
      <w:r w:rsidRPr="009A5FDA">
        <w:rPr>
          <w:szCs w:val="26"/>
        </w:rPr>
        <w:t>này</w:t>
      </w:r>
      <w:proofErr w:type="spellEnd"/>
      <w:r w:rsidRPr="009A5FDA">
        <w:rPr>
          <w:szCs w:val="26"/>
        </w:rPr>
        <w:t xml:space="preserve"> </w:t>
      </w:r>
      <w:proofErr w:type="spellStart"/>
      <w:r w:rsidR="002A6385">
        <w:rPr>
          <w:szCs w:val="26"/>
        </w:rPr>
        <w:t>chỉ</w:t>
      </w:r>
      <w:proofErr w:type="spellEnd"/>
      <w:r w:rsidR="002A6385">
        <w:rPr>
          <w:szCs w:val="26"/>
        </w:rPr>
        <w:t xml:space="preserve"> </w:t>
      </w:r>
      <w:proofErr w:type="spellStart"/>
      <w:r w:rsidRPr="009A5FDA">
        <w:rPr>
          <w:szCs w:val="26"/>
        </w:rPr>
        <w:t>áp</w:t>
      </w:r>
      <w:proofErr w:type="spellEnd"/>
      <w:r w:rsidRPr="009A5FDA">
        <w:rPr>
          <w:szCs w:val="26"/>
        </w:rPr>
        <w:t xml:space="preserve"> </w:t>
      </w:r>
      <w:proofErr w:type="spellStart"/>
      <w:r w:rsidRPr="009A5FDA">
        <w:rPr>
          <w:szCs w:val="26"/>
        </w:rPr>
        <w:t>dụng</w:t>
      </w:r>
      <w:proofErr w:type="spellEnd"/>
      <w:r w:rsidRPr="009A5FDA">
        <w:rPr>
          <w:szCs w:val="26"/>
        </w:rPr>
        <w:t xml:space="preserve"> </w:t>
      </w:r>
      <w:proofErr w:type="spellStart"/>
      <w:r w:rsidRPr="009A5FDA">
        <w:rPr>
          <w:szCs w:val="26"/>
        </w:rPr>
        <w:t>cho</w:t>
      </w:r>
      <w:proofErr w:type="spellEnd"/>
      <w:r w:rsidRPr="009A5FDA">
        <w:rPr>
          <w:szCs w:val="26"/>
        </w:rPr>
        <w:t xml:space="preserve"> </w:t>
      </w:r>
      <w:proofErr w:type="spellStart"/>
      <w:r w:rsidRPr="009A5FDA">
        <w:rPr>
          <w:szCs w:val="26"/>
        </w:rPr>
        <w:t>dự</w:t>
      </w:r>
      <w:proofErr w:type="spellEnd"/>
      <w:r w:rsidRPr="009A5FDA">
        <w:rPr>
          <w:szCs w:val="26"/>
        </w:rPr>
        <w:t xml:space="preserve"> </w:t>
      </w:r>
      <w:proofErr w:type="spellStart"/>
      <w:r w:rsidRPr="009A5FDA">
        <w:rPr>
          <w:szCs w:val="26"/>
        </w:rPr>
        <w:t>án</w:t>
      </w:r>
      <w:proofErr w:type="spellEnd"/>
      <w:r w:rsidRPr="009A5FDA">
        <w:rPr>
          <w:szCs w:val="26"/>
        </w:rPr>
        <w:t xml:space="preserve"> </w:t>
      </w:r>
      <w:proofErr w:type="spellStart"/>
      <w:r w:rsidR="00601E9D">
        <w:rPr>
          <w:szCs w:val="26"/>
        </w:rPr>
        <w:t>x</w:t>
      </w:r>
      <w:r w:rsidRPr="009A5FDA">
        <w:rPr>
          <w:szCs w:val="26"/>
        </w:rPr>
        <w:t>ây</w:t>
      </w:r>
      <w:proofErr w:type="spellEnd"/>
      <w:r w:rsidRPr="009A5FDA">
        <w:rPr>
          <w:szCs w:val="26"/>
        </w:rPr>
        <w:t xml:space="preserve"> </w:t>
      </w:r>
      <w:proofErr w:type="spellStart"/>
      <w:r w:rsidRPr="009A5FDA">
        <w:rPr>
          <w:szCs w:val="26"/>
        </w:rPr>
        <w:t>dựng</w:t>
      </w:r>
      <w:proofErr w:type="spellEnd"/>
      <w:r w:rsidRPr="009A5FDA">
        <w:rPr>
          <w:szCs w:val="26"/>
        </w:rPr>
        <w:t xml:space="preserve"> </w:t>
      </w:r>
      <w:proofErr w:type="spellStart"/>
      <w:r w:rsidR="00601E9D">
        <w:rPr>
          <w:szCs w:val="26"/>
        </w:rPr>
        <w:t>phần</w:t>
      </w:r>
      <w:proofErr w:type="spellEnd"/>
      <w:r w:rsidR="00601E9D">
        <w:rPr>
          <w:szCs w:val="26"/>
        </w:rPr>
        <w:t xml:space="preserve"> </w:t>
      </w:r>
      <w:proofErr w:type="spellStart"/>
      <w:r w:rsidR="00601E9D">
        <w:rPr>
          <w:szCs w:val="26"/>
        </w:rPr>
        <w:t>mềm</w:t>
      </w:r>
      <w:proofErr w:type="spellEnd"/>
      <w:r w:rsidR="00601E9D">
        <w:rPr>
          <w:szCs w:val="26"/>
        </w:rPr>
        <w:t xml:space="preserve"> </w:t>
      </w:r>
      <w:proofErr w:type="spellStart"/>
      <w:r w:rsidRPr="009A5FDA">
        <w:rPr>
          <w:szCs w:val="26"/>
        </w:rPr>
        <w:t>Kiểm</w:t>
      </w:r>
      <w:proofErr w:type="spellEnd"/>
      <w:r w:rsidRPr="009A5FDA">
        <w:rPr>
          <w:szCs w:val="26"/>
        </w:rPr>
        <w:t xml:space="preserve"> </w:t>
      </w:r>
      <w:proofErr w:type="spellStart"/>
      <w:r w:rsidRPr="009A5FDA">
        <w:rPr>
          <w:szCs w:val="26"/>
        </w:rPr>
        <w:t>toán</w:t>
      </w:r>
      <w:proofErr w:type="spellEnd"/>
      <w:r w:rsidRPr="009A5FDA">
        <w:rPr>
          <w:szCs w:val="26"/>
        </w:rPr>
        <w:t xml:space="preserve"> </w:t>
      </w:r>
      <w:proofErr w:type="spellStart"/>
      <w:r w:rsidRPr="009A5FDA">
        <w:rPr>
          <w:szCs w:val="26"/>
        </w:rPr>
        <w:t>nội</w:t>
      </w:r>
      <w:proofErr w:type="spellEnd"/>
      <w:r w:rsidRPr="009A5FDA">
        <w:rPr>
          <w:szCs w:val="26"/>
        </w:rPr>
        <w:t xml:space="preserve"> </w:t>
      </w:r>
      <w:proofErr w:type="spellStart"/>
      <w:r w:rsidRPr="009A5FDA">
        <w:rPr>
          <w:szCs w:val="26"/>
        </w:rPr>
        <w:t>bộ</w:t>
      </w:r>
      <w:proofErr w:type="spellEnd"/>
      <w:r w:rsidR="00055F72">
        <w:rPr>
          <w:szCs w:val="26"/>
          <w:lang w:val="vi-VN"/>
        </w:rPr>
        <w:t xml:space="preserve"> và dành cho</w:t>
      </w:r>
      <w:r w:rsidR="002A6385">
        <w:rPr>
          <w:szCs w:val="26"/>
          <w:lang w:val="vi-VN"/>
        </w:rPr>
        <w:t xml:space="preserve"> đối tượng</w:t>
      </w:r>
    </w:p>
    <w:p w14:paraId="6FCDB522" w14:textId="77777777" w:rsidR="006B2CCB" w:rsidRPr="00E227DB" w:rsidRDefault="006B2CCB" w:rsidP="00BD3636">
      <w:pPr>
        <w:pStyle w:val="tvHeading1"/>
      </w:pPr>
      <w:bookmarkStart w:id="12" w:name="_Toc261854096"/>
      <w:bookmarkStart w:id="13" w:name="_Toc3895094"/>
      <w:bookmarkStart w:id="14" w:name="_Toc87368169"/>
      <w:proofErr w:type="spellStart"/>
      <w:r w:rsidRPr="00E227DB">
        <w:t>Tài</w:t>
      </w:r>
      <w:proofErr w:type="spellEnd"/>
      <w:r w:rsidRPr="00E227DB">
        <w:t xml:space="preserve"> </w:t>
      </w:r>
      <w:proofErr w:type="spellStart"/>
      <w:r w:rsidRPr="00E227DB">
        <w:t>liệu</w:t>
      </w:r>
      <w:proofErr w:type="spellEnd"/>
      <w:r w:rsidRPr="00E227DB">
        <w:t xml:space="preserve"> </w:t>
      </w:r>
      <w:proofErr w:type="spellStart"/>
      <w:r w:rsidRPr="00E227DB">
        <w:t>liên</w:t>
      </w:r>
      <w:proofErr w:type="spellEnd"/>
      <w:r w:rsidRPr="00E227DB">
        <w:t xml:space="preserve"> </w:t>
      </w:r>
      <w:proofErr w:type="spellStart"/>
      <w:r w:rsidRPr="00E227DB">
        <w:t>quan</w:t>
      </w:r>
      <w:bookmarkEnd w:id="12"/>
      <w:bookmarkEnd w:id="13"/>
      <w:bookmarkEnd w:id="14"/>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17"/>
        <w:gridCol w:w="5208"/>
        <w:gridCol w:w="1532"/>
        <w:gridCol w:w="2152"/>
      </w:tblGrid>
      <w:tr w:rsidR="00A40804" w:rsidRPr="00E227DB" w14:paraId="11B8584B" w14:textId="77777777" w:rsidTr="003743B9">
        <w:trPr>
          <w:trHeight w:val="305"/>
          <w:tblHeader/>
        </w:trPr>
        <w:tc>
          <w:tcPr>
            <w:tcW w:w="373"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41AAD1B0" w14:textId="77777777" w:rsidR="00A40804" w:rsidRPr="00E227DB" w:rsidRDefault="00A40804" w:rsidP="00E227DB">
            <w:pPr>
              <w:pStyle w:val="tvTable-row1"/>
              <w:widowControl w:val="0"/>
              <w:spacing w:before="0" w:after="0"/>
              <w:jc w:val="both"/>
              <w:rPr>
                <w:color w:val="auto"/>
                <w:szCs w:val="26"/>
              </w:rPr>
            </w:pPr>
            <w:bookmarkStart w:id="15" w:name="_Toc261854097"/>
            <w:bookmarkStart w:id="16" w:name="_Toc3895095"/>
            <w:r w:rsidRPr="00E227DB">
              <w:rPr>
                <w:color w:val="auto"/>
                <w:szCs w:val="26"/>
              </w:rPr>
              <w:t>STT</w:t>
            </w:r>
          </w:p>
        </w:tc>
        <w:tc>
          <w:tcPr>
            <w:tcW w:w="2710"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13B1BFC"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tài</w:t>
            </w:r>
            <w:proofErr w:type="spellEnd"/>
            <w:r w:rsidRPr="00E227DB">
              <w:rPr>
                <w:color w:val="auto"/>
                <w:szCs w:val="26"/>
              </w:rPr>
              <w:t xml:space="preserve"> </w:t>
            </w:r>
            <w:proofErr w:type="spellStart"/>
            <w:r w:rsidRPr="00E227DB">
              <w:rPr>
                <w:color w:val="auto"/>
                <w:szCs w:val="26"/>
              </w:rPr>
              <w:t>liệu</w:t>
            </w:r>
            <w:proofErr w:type="spellEnd"/>
          </w:p>
        </w:tc>
        <w:tc>
          <w:tcPr>
            <w:tcW w:w="79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3AD8496"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Nguồn</w:t>
            </w:r>
            <w:proofErr w:type="spellEnd"/>
          </w:p>
        </w:tc>
        <w:tc>
          <w:tcPr>
            <w:tcW w:w="1120"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12C459DE"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9A5FDA" w:rsidRPr="00E227DB" w14:paraId="4CE3CCB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81FE306"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2A555CB6" w14:textId="749AF203" w:rsidR="009A5FDA" w:rsidRPr="003743B9" w:rsidRDefault="009A5FDA" w:rsidP="009A5FDA">
            <w:pPr>
              <w:widowControl w:val="0"/>
              <w:rPr>
                <w:szCs w:val="26"/>
              </w:rPr>
            </w:pPr>
            <w:proofErr w:type="spellStart"/>
            <w:r w:rsidRPr="003743B9">
              <w:rPr>
                <w:szCs w:val="26"/>
              </w:rPr>
              <w:t>Nghị</w:t>
            </w:r>
            <w:proofErr w:type="spellEnd"/>
            <w:r w:rsidRPr="003743B9">
              <w:rPr>
                <w:szCs w:val="26"/>
              </w:rPr>
              <w:t xml:space="preserve"> </w:t>
            </w:r>
            <w:proofErr w:type="spellStart"/>
            <w:r w:rsidRPr="003743B9">
              <w:rPr>
                <w:szCs w:val="26"/>
              </w:rPr>
              <w:t>định</w:t>
            </w:r>
            <w:proofErr w:type="spellEnd"/>
            <w:r w:rsidRPr="003743B9">
              <w:rPr>
                <w:szCs w:val="26"/>
              </w:rPr>
              <w:t xml:space="preserve"> 05/2019/NĐ-CP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27D26B70" w14:textId="77435F2A" w:rsidR="009A5FDA" w:rsidRPr="003743B9" w:rsidRDefault="009A5FDA" w:rsidP="009A5FDA">
            <w:pPr>
              <w:widowControl w:val="0"/>
              <w:rPr>
                <w:szCs w:val="26"/>
              </w:rPr>
            </w:pPr>
            <w:proofErr w:type="spellStart"/>
            <w:r w:rsidRPr="003743B9">
              <w:rPr>
                <w:szCs w:val="26"/>
              </w:rPr>
              <w:t>Chính</w:t>
            </w:r>
            <w:proofErr w:type="spellEnd"/>
            <w:r w:rsidRPr="003743B9">
              <w:rPr>
                <w:szCs w:val="26"/>
              </w:rPr>
              <w:t xml:space="preserve"> </w:t>
            </w:r>
            <w:proofErr w:type="spellStart"/>
            <w:r w:rsidRPr="003743B9">
              <w:rPr>
                <w:szCs w:val="26"/>
              </w:rPr>
              <w:t>phủ</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4E707FCD" w14:textId="6EA6B4AF"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1/4/2019</w:t>
            </w:r>
          </w:p>
        </w:tc>
      </w:tr>
      <w:tr w:rsidR="009A5FDA" w:rsidRPr="00E227DB" w14:paraId="18A2F6DB"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4D8143B"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08D0D40" w14:textId="0C6E831B"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w:t>
            </w:r>
            <w:r w:rsidRPr="003743B9">
              <w:rPr>
                <w:szCs w:val="26"/>
                <w:lang w:val="vi-VN"/>
              </w:rPr>
              <w:t>67/2020/TT-BTC</w:t>
            </w:r>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việc</w:t>
            </w:r>
            <w:proofErr w:type="spellEnd"/>
            <w:r w:rsidRPr="003743B9">
              <w:rPr>
                <w:szCs w:val="26"/>
              </w:rPr>
              <w:t xml:space="preserve"> </w:t>
            </w:r>
            <w:bookmarkStart w:id="17" w:name="loai_1_name"/>
            <w:r w:rsidRPr="003743B9">
              <w:rPr>
                <w:szCs w:val="26"/>
              </w:rPr>
              <w:t xml:space="preserve">ban </w:t>
            </w:r>
            <w:proofErr w:type="spellStart"/>
            <w:r w:rsidRPr="003743B9">
              <w:rPr>
                <w:szCs w:val="26"/>
              </w:rPr>
              <w:t>hành</w:t>
            </w:r>
            <w:proofErr w:type="spellEnd"/>
            <w:r w:rsidRPr="003743B9">
              <w:rPr>
                <w:szCs w:val="26"/>
              </w:rPr>
              <w:t xml:space="preserve"> </w:t>
            </w:r>
            <w:proofErr w:type="spellStart"/>
            <w:r w:rsidRPr="003743B9">
              <w:rPr>
                <w:szCs w:val="26"/>
              </w:rPr>
              <w:t>quy</w:t>
            </w:r>
            <w:proofErr w:type="spellEnd"/>
            <w:r w:rsidRPr="003743B9">
              <w:rPr>
                <w:szCs w:val="26"/>
              </w:rPr>
              <w:t xml:space="preserve"> </w:t>
            </w:r>
            <w:proofErr w:type="spellStart"/>
            <w:r w:rsidRPr="003743B9">
              <w:rPr>
                <w:szCs w:val="26"/>
              </w:rPr>
              <w:t>chế</w:t>
            </w:r>
            <w:proofErr w:type="spellEnd"/>
            <w:r w:rsidRPr="003743B9">
              <w:rPr>
                <w:szCs w:val="26"/>
              </w:rPr>
              <w:t xml:space="preserve"> </w:t>
            </w:r>
            <w:proofErr w:type="spellStart"/>
            <w:r w:rsidRPr="003743B9">
              <w:rPr>
                <w:szCs w:val="26"/>
              </w:rPr>
              <w:t>mẫu</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cho</w:t>
            </w:r>
            <w:proofErr w:type="spellEnd"/>
            <w:r w:rsidRPr="003743B9">
              <w:rPr>
                <w:szCs w:val="26"/>
              </w:rPr>
              <w:t xml:space="preserve"> </w:t>
            </w:r>
            <w:proofErr w:type="spellStart"/>
            <w:r w:rsidRPr="003743B9">
              <w:rPr>
                <w:szCs w:val="26"/>
              </w:rPr>
              <w:t>cơ</w:t>
            </w:r>
            <w:proofErr w:type="spellEnd"/>
            <w:r w:rsidRPr="003743B9">
              <w:rPr>
                <w:szCs w:val="26"/>
              </w:rPr>
              <w:t xml:space="preserve"> </w:t>
            </w:r>
            <w:proofErr w:type="spellStart"/>
            <w:r w:rsidRPr="003743B9">
              <w:rPr>
                <w:szCs w:val="26"/>
              </w:rPr>
              <w:t>quan</w:t>
            </w:r>
            <w:proofErr w:type="spellEnd"/>
            <w:r w:rsidRPr="003743B9">
              <w:rPr>
                <w:szCs w:val="26"/>
              </w:rPr>
              <w:t xml:space="preserve"> </w:t>
            </w:r>
            <w:proofErr w:type="spellStart"/>
            <w:r w:rsidRPr="003743B9">
              <w:rPr>
                <w:szCs w:val="26"/>
              </w:rPr>
              <w:t>nhà</w:t>
            </w:r>
            <w:proofErr w:type="spellEnd"/>
            <w:r w:rsidRPr="003743B9">
              <w:rPr>
                <w:szCs w:val="26"/>
              </w:rPr>
              <w:t xml:space="preserve"> </w:t>
            </w:r>
            <w:proofErr w:type="spellStart"/>
            <w:r w:rsidRPr="003743B9">
              <w:rPr>
                <w:szCs w:val="26"/>
              </w:rPr>
              <w:t>nước</w:t>
            </w:r>
            <w:proofErr w:type="spellEnd"/>
            <w:r w:rsidRPr="003743B9">
              <w:rPr>
                <w:szCs w:val="26"/>
              </w:rPr>
              <w:t xml:space="preserve">, </w:t>
            </w:r>
            <w:proofErr w:type="spellStart"/>
            <w:r w:rsidRPr="003743B9">
              <w:rPr>
                <w:szCs w:val="26"/>
              </w:rPr>
              <w:t>đơn</w:t>
            </w:r>
            <w:proofErr w:type="spellEnd"/>
            <w:r w:rsidRPr="003743B9">
              <w:rPr>
                <w:szCs w:val="26"/>
              </w:rPr>
              <w:t xml:space="preserve"> </w:t>
            </w:r>
            <w:proofErr w:type="spellStart"/>
            <w:r w:rsidRPr="003743B9">
              <w:rPr>
                <w:szCs w:val="26"/>
              </w:rPr>
              <w:t>vị</w:t>
            </w:r>
            <w:proofErr w:type="spellEnd"/>
            <w:r w:rsidRPr="003743B9">
              <w:rPr>
                <w:szCs w:val="26"/>
              </w:rPr>
              <w:t xml:space="preserve"> </w:t>
            </w:r>
            <w:proofErr w:type="spellStart"/>
            <w:r w:rsidRPr="003743B9">
              <w:rPr>
                <w:szCs w:val="26"/>
              </w:rPr>
              <w:t>sự</w:t>
            </w:r>
            <w:proofErr w:type="spellEnd"/>
            <w:r w:rsidRPr="003743B9">
              <w:rPr>
                <w:szCs w:val="26"/>
              </w:rPr>
              <w:t xml:space="preserve"> </w:t>
            </w:r>
            <w:proofErr w:type="spellStart"/>
            <w:r w:rsidRPr="003743B9">
              <w:rPr>
                <w:szCs w:val="26"/>
              </w:rPr>
              <w:t>nghiệp</w:t>
            </w:r>
            <w:proofErr w:type="spellEnd"/>
            <w:r w:rsidRPr="003743B9">
              <w:rPr>
                <w:szCs w:val="26"/>
              </w:rPr>
              <w:t xml:space="preserve"> </w:t>
            </w:r>
            <w:proofErr w:type="spellStart"/>
            <w:r w:rsidRPr="003743B9">
              <w:rPr>
                <w:szCs w:val="26"/>
              </w:rPr>
              <w:t>công</w:t>
            </w:r>
            <w:proofErr w:type="spellEnd"/>
            <w:r w:rsidRPr="003743B9">
              <w:rPr>
                <w:szCs w:val="26"/>
              </w:rPr>
              <w:t xml:space="preserve"> </w:t>
            </w:r>
            <w:proofErr w:type="spellStart"/>
            <w:r w:rsidRPr="003743B9">
              <w:rPr>
                <w:szCs w:val="26"/>
              </w:rPr>
              <w:t>lập</w:t>
            </w:r>
            <w:bookmarkEnd w:id="17"/>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4E4226B7" w14:textId="06A85B15"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5AD42BD8" w14:textId="03BAF7EB"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1/9/2020</w:t>
            </w:r>
          </w:p>
        </w:tc>
      </w:tr>
      <w:tr w:rsidR="009A5FDA" w:rsidRPr="00E227DB" w14:paraId="6648C645"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3D1BBF69"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C8AF23D" w14:textId="36C5AA32"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66/2020/TT-BTC ban </w:t>
            </w:r>
            <w:proofErr w:type="spellStart"/>
            <w:r w:rsidRPr="003743B9">
              <w:rPr>
                <w:szCs w:val="26"/>
              </w:rPr>
              <w:t>hành</w:t>
            </w:r>
            <w:proofErr w:type="spellEnd"/>
            <w:r w:rsidRPr="003743B9">
              <w:rPr>
                <w:szCs w:val="26"/>
              </w:rPr>
              <w:t xml:space="preserve"> </w:t>
            </w:r>
            <w:proofErr w:type="spellStart"/>
            <w:r w:rsidRPr="003743B9">
              <w:rPr>
                <w:szCs w:val="26"/>
              </w:rPr>
              <w:t>Quy</w:t>
            </w:r>
            <w:proofErr w:type="spellEnd"/>
            <w:r w:rsidRPr="003743B9">
              <w:rPr>
                <w:szCs w:val="26"/>
              </w:rPr>
              <w:t xml:space="preserve"> </w:t>
            </w:r>
            <w:proofErr w:type="spellStart"/>
            <w:r w:rsidRPr="003743B9">
              <w:rPr>
                <w:szCs w:val="26"/>
              </w:rPr>
              <w:t>chế</w:t>
            </w:r>
            <w:proofErr w:type="spellEnd"/>
            <w:r w:rsidRPr="003743B9">
              <w:rPr>
                <w:szCs w:val="26"/>
              </w:rPr>
              <w:t xml:space="preserve"> </w:t>
            </w:r>
            <w:proofErr w:type="spellStart"/>
            <w:r w:rsidRPr="003743B9">
              <w:rPr>
                <w:szCs w:val="26"/>
              </w:rPr>
              <w:t>mẫu</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cho</w:t>
            </w:r>
            <w:proofErr w:type="spellEnd"/>
            <w:r w:rsidRPr="003743B9">
              <w:rPr>
                <w:szCs w:val="26"/>
              </w:rPr>
              <w:t xml:space="preserve"> </w:t>
            </w:r>
            <w:proofErr w:type="spellStart"/>
            <w:r w:rsidRPr="003743B9">
              <w:rPr>
                <w:szCs w:val="26"/>
              </w:rPr>
              <w:t>doanh</w:t>
            </w:r>
            <w:proofErr w:type="spellEnd"/>
            <w:r w:rsidRPr="003743B9">
              <w:rPr>
                <w:szCs w:val="26"/>
              </w:rPr>
              <w:t xml:space="preserve"> </w:t>
            </w:r>
            <w:proofErr w:type="spellStart"/>
            <w:r w:rsidRPr="003743B9">
              <w:rPr>
                <w:szCs w:val="26"/>
              </w:rPr>
              <w:t>nghiệp</w:t>
            </w:r>
            <w:proofErr w:type="spellEnd"/>
            <w:r w:rsidRPr="003743B9">
              <w:rPr>
                <w:szCs w:val="26"/>
              </w:rPr>
              <w:t xml:space="preserve"> do </w:t>
            </w:r>
            <w:proofErr w:type="spellStart"/>
            <w:r w:rsidRPr="003743B9">
              <w:rPr>
                <w:szCs w:val="26"/>
              </w:rPr>
              <w:t>Bộ</w:t>
            </w:r>
            <w:proofErr w:type="spellEnd"/>
            <w:r w:rsidRPr="003743B9">
              <w:rPr>
                <w:szCs w:val="26"/>
              </w:rPr>
              <w:t xml:space="preserve"> </w:t>
            </w:r>
            <w:proofErr w:type="spellStart"/>
            <w:r w:rsidRPr="003743B9">
              <w:rPr>
                <w:szCs w:val="26"/>
              </w:rPr>
              <w:t>trưởng</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r w:rsidRPr="003743B9">
              <w:rPr>
                <w:szCs w:val="26"/>
              </w:rPr>
              <w:t xml:space="preserve"> ban </w:t>
            </w:r>
            <w:proofErr w:type="spellStart"/>
            <w:r w:rsidRPr="003743B9">
              <w:rPr>
                <w:szCs w:val="26"/>
              </w:rPr>
              <w:t>hành</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297BF8DC" w14:textId="581F0000"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1406DC94" w14:textId="384FF6E9"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1/9/2020</w:t>
            </w:r>
          </w:p>
        </w:tc>
      </w:tr>
      <w:tr w:rsidR="009A5FDA" w:rsidRPr="00E227DB" w14:paraId="6581323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4CAB8903"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BB41CA4" w14:textId="59CB1A7A"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8/2021/TT-BTC </w:t>
            </w:r>
            <w:proofErr w:type="spellStart"/>
            <w:r w:rsidRPr="003743B9">
              <w:rPr>
                <w:szCs w:val="26"/>
              </w:rPr>
              <w:t>về</w:t>
            </w:r>
            <w:proofErr w:type="spellEnd"/>
            <w:r w:rsidRPr="003743B9">
              <w:rPr>
                <w:szCs w:val="26"/>
              </w:rPr>
              <w:t xml:space="preserve"> </w:t>
            </w:r>
            <w:proofErr w:type="spellStart"/>
            <w:r w:rsidRPr="003743B9">
              <w:rPr>
                <w:szCs w:val="26"/>
              </w:rPr>
              <w:t>chuẩn</w:t>
            </w:r>
            <w:proofErr w:type="spellEnd"/>
            <w:r w:rsidRPr="003743B9">
              <w:rPr>
                <w:szCs w:val="26"/>
              </w:rPr>
              <w:t xml:space="preserve"> </w:t>
            </w:r>
            <w:proofErr w:type="spellStart"/>
            <w:r w:rsidRPr="003743B9">
              <w:rPr>
                <w:szCs w:val="26"/>
              </w:rPr>
              <w:t>mực</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Việt</w:t>
            </w:r>
            <w:proofErr w:type="spellEnd"/>
            <w:r w:rsidRPr="003743B9">
              <w:rPr>
                <w:szCs w:val="26"/>
              </w:rPr>
              <w:t xml:space="preserve"> Nam </w:t>
            </w:r>
            <w:proofErr w:type="spellStart"/>
            <w:r w:rsidRPr="003743B9">
              <w:rPr>
                <w:szCs w:val="26"/>
              </w:rPr>
              <w:t>và</w:t>
            </w:r>
            <w:proofErr w:type="spellEnd"/>
            <w:r w:rsidRPr="003743B9">
              <w:rPr>
                <w:szCs w:val="26"/>
              </w:rPr>
              <w:t xml:space="preserve"> </w:t>
            </w:r>
            <w:proofErr w:type="spellStart"/>
            <w:r w:rsidRPr="003743B9">
              <w:rPr>
                <w:szCs w:val="26"/>
              </w:rPr>
              <w:t>các</w:t>
            </w:r>
            <w:proofErr w:type="spellEnd"/>
            <w:r w:rsidRPr="003743B9">
              <w:rPr>
                <w:szCs w:val="26"/>
              </w:rPr>
              <w:t xml:space="preserve"> </w:t>
            </w:r>
            <w:proofErr w:type="spellStart"/>
            <w:r w:rsidRPr="003743B9">
              <w:rPr>
                <w:szCs w:val="26"/>
              </w:rPr>
              <w:t>nguyên</w:t>
            </w:r>
            <w:proofErr w:type="spellEnd"/>
            <w:r w:rsidRPr="003743B9">
              <w:rPr>
                <w:szCs w:val="26"/>
              </w:rPr>
              <w:t xml:space="preserve"> </w:t>
            </w:r>
            <w:proofErr w:type="spellStart"/>
            <w:r w:rsidRPr="003743B9">
              <w:rPr>
                <w:szCs w:val="26"/>
              </w:rPr>
              <w:t>tắc</w:t>
            </w:r>
            <w:proofErr w:type="spellEnd"/>
            <w:r w:rsidRPr="003743B9">
              <w:rPr>
                <w:szCs w:val="26"/>
              </w:rPr>
              <w:t xml:space="preserve"> </w:t>
            </w:r>
            <w:proofErr w:type="spellStart"/>
            <w:r w:rsidRPr="003743B9">
              <w:rPr>
                <w:szCs w:val="26"/>
              </w:rPr>
              <w:t>đạo</w:t>
            </w:r>
            <w:proofErr w:type="spellEnd"/>
            <w:r w:rsidRPr="003743B9">
              <w:rPr>
                <w:szCs w:val="26"/>
              </w:rPr>
              <w:t xml:space="preserve"> </w:t>
            </w:r>
            <w:proofErr w:type="spellStart"/>
            <w:r w:rsidRPr="003743B9">
              <w:rPr>
                <w:szCs w:val="26"/>
              </w:rPr>
              <w:t>đức</w:t>
            </w:r>
            <w:proofErr w:type="spellEnd"/>
            <w:r w:rsidRPr="003743B9">
              <w:rPr>
                <w:szCs w:val="26"/>
              </w:rPr>
              <w:t xml:space="preserve"> </w:t>
            </w:r>
            <w:proofErr w:type="spellStart"/>
            <w:r w:rsidRPr="003743B9">
              <w:rPr>
                <w:szCs w:val="26"/>
              </w:rPr>
              <w:t>nghề</w:t>
            </w:r>
            <w:proofErr w:type="spellEnd"/>
            <w:r w:rsidRPr="003743B9">
              <w:rPr>
                <w:szCs w:val="26"/>
              </w:rPr>
              <w:t xml:space="preserve"> </w:t>
            </w:r>
            <w:proofErr w:type="spellStart"/>
            <w:r w:rsidRPr="003743B9">
              <w:rPr>
                <w:szCs w:val="26"/>
              </w:rPr>
              <w:t>nghiệp</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do </w:t>
            </w: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r w:rsidRPr="003743B9">
              <w:rPr>
                <w:szCs w:val="26"/>
              </w:rPr>
              <w:t xml:space="preserve"> ban </w:t>
            </w:r>
            <w:proofErr w:type="spellStart"/>
            <w:r w:rsidRPr="003743B9">
              <w:rPr>
                <w:szCs w:val="26"/>
              </w:rPr>
              <w:t>hành</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77BBB6A3" w14:textId="5FC3962E"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775A7D2D" w14:textId="6D655712"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1/4/2021</w:t>
            </w:r>
          </w:p>
        </w:tc>
      </w:tr>
      <w:tr w:rsidR="009A5FDA" w:rsidRPr="00E227DB" w14:paraId="6E29620D"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029270C5"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46FCDA95" w14:textId="63CA511C" w:rsidR="009A5FDA" w:rsidRPr="003743B9" w:rsidRDefault="009A5FDA" w:rsidP="009A5FDA">
            <w:pPr>
              <w:widowControl w:val="0"/>
              <w:rPr>
                <w:szCs w:val="26"/>
              </w:rPr>
            </w:pPr>
            <w:proofErr w:type="spellStart"/>
            <w:r w:rsidRPr="003743B9">
              <w:rPr>
                <w:szCs w:val="26"/>
              </w:rPr>
              <w:t>Luật</w:t>
            </w:r>
            <w:proofErr w:type="spellEnd"/>
            <w:r w:rsidRPr="003743B9">
              <w:rPr>
                <w:szCs w:val="26"/>
              </w:rPr>
              <w:t xml:space="preserve"> </w:t>
            </w:r>
            <w:proofErr w:type="spellStart"/>
            <w:r w:rsidRPr="003743B9">
              <w:rPr>
                <w:szCs w:val="26"/>
              </w:rPr>
              <w:t>Kế</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số</w:t>
            </w:r>
            <w:proofErr w:type="spellEnd"/>
            <w:r w:rsidRPr="003743B9">
              <w:rPr>
                <w:szCs w:val="26"/>
              </w:rPr>
              <w:t xml:space="preserve"> 88/2015/QH13</w:t>
            </w:r>
          </w:p>
        </w:tc>
        <w:tc>
          <w:tcPr>
            <w:tcW w:w="797" w:type="pct"/>
            <w:tcBorders>
              <w:top w:val="single" w:sz="4" w:space="0" w:color="auto"/>
              <w:left w:val="single" w:sz="4" w:space="0" w:color="auto"/>
              <w:bottom w:val="single" w:sz="4" w:space="0" w:color="auto"/>
              <w:right w:val="single" w:sz="4" w:space="0" w:color="auto"/>
            </w:tcBorders>
            <w:vAlign w:val="center"/>
          </w:tcPr>
          <w:p w14:paraId="6D5A55A1" w14:textId="63969DE0" w:rsidR="009A5FDA" w:rsidRPr="003743B9" w:rsidRDefault="009A5FDA" w:rsidP="009A5FDA">
            <w:pPr>
              <w:widowControl w:val="0"/>
              <w:rPr>
                <w:szCs w:val="26"/>
              </w:rPr>
            </w:pPr>
            <w:proofErr w:type="spellStart"/>
            <w:r w:rsidRPr="003743B9">
              <w:rPr>
                <w:szCs w:val="26"/>
              </w:rPr>
              <w:t>Quốc</w:t>
            </w:r>
            <w:proofErr w:type="spellEnd"/>
            <w:r w:rsidRPr="003743B9">
              <w:rPr>
                <w:szCs w:val="26"/>
              </w:rPr>
              <w:t xml:space="preserve"> </w:t>
            </w:r>
            <w:proofErr w:type="spellStart"/>
            <w:r w:rsidRPr="003743B9">
              <w:rPr>
                <w:szCs w:val="26"/>
              </w:rPr>
              <w:t>hội</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3D93E79E" w14:textId="24337A23" w:rsidR="009A5FDA" w:rsidRPr="003743B9" w:rsidRDefault="009A5FDA" w:rsidP="009A5FDA">
            <w:pPr>
              <w:widowControl w:val="0"/>
              <w:rPr>
                <w:szCs w:val="26"/>
              </w:rPr>
            </w:pPr>
            <w:proofErr w:type="spellStart"/>
            <w:r w:rsidRPr="003743B9">
              <w:rPr>
                <w:szCs w:val="26"/>
              </w:rPr>
              <w:t>Mục</w:t>
            </w:r>
            <w:proofErr w:type="spellEnd"/>
            <w:r w:rsidRPr="003743B9">
              <w:rPr>
                <w:szCs w:val="26"/>
              </w:rPr>
              <w:t xml:space="preserve"> 3 – </w:t>
            </w:r>
            <w:proofErr w:type="spellStart"/>
            <w:r w:rsidRPr="003743B9">
              <w:rPr>
                <w:szCs w:val="26"/>
              </w:rPr>
              <w:t>Điều</w:t>
            </w:r>
            <w:proofErr w:type="spellEnd"/>
            <w:r w:rsidRPr="003743B9">
              <w:rPr>
                <w:szCs w:val="26"/>
              </w:rPr>
              <w:t xml:space="preserve"> 39 </w:t>
            </w:r>
            <w:proofErr w:type="spellStart"/>
            <w:r w:rsidRPr="003743B9">
              <w:rPr>
                <w:szCs w:val="26"/>
              </w:rPr>
              <w:t>quy</w:t>
            </w:r>
            <w:proofErr w:type="spellEnd"/>
            <w:r w:rsidRPr="003743B9">
              <w:rPr>
                <w:szCs w:val="26"/>
              </w:rPr>
              <w:t xml:space="preserve"> </w:t>
            </w:r>
            <w:proofErr w:type="spellStart"/>
            <w:r w:rsidRPr="003743B9">
              <w:rPr>
                <w:szCs w:val="26"/>
              </w:rPr>
              <w:t>định</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nhiệm</w:t>
            </w:r>
            <w:proofErr w:type="spellEnd"/>
            <w:r w:rsidRPr="003743B9">
              <w:rPr>
                <w:szCs w:val="26"/>
              </w:rPr>
              <w:t xml:space="preserve"> </w:t>
            </w:r>
            <w:proofErr w:type="spellStart"/>
            <w:r w:rsidRPr="003743B9">
              <w:rPr>
                <w:szCs w:val="26"/>
              </w:rPr>
              <w:t>vụ</w:t>
            </w:r>
            <w:proofErr w:type="spellEnd"/>
            <w:r w:rsidRPr="003743B9">
              <w:rPr>
                <w:szCs w:val="26"/>
              </w:rPr>
              <w:t xml:space="preserve"> </w:t>
            </w:r>
            <w:proofErr w:type="spellStart"/>
            <w:r w:rsidRPr="003743B9">
              <w:rPr>
                <w:szCs w:val="26"/>
              </w:rPr>
              <w:t>của</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trong</w:t>
            </w:r>
            <w:proofErr w:type="spellEnd"/>
            <w:r w:rsidRPr="003743B9">
              <w:rPr>
                <w:szCs w:val="26"/>
              </w:rPr>
              <w:t xml:space="preserve"> DN</w:t>
            </w:r>
          </w:p>
        </w:tc>
      </w:tr>
      <w:tr w:rsidR="009A5FDA" w:rsidRPr="00E227DB" w14:paraId="1A9DE853"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74898427"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A9FD12A" w14:textId="65E1496F"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w:t>
            </w:r>
            <w:proofErr w:type="spellStart"/>
            <w:r w:rsidRPr="003743B9">
              <w:rPr>
                <w:szCs w:val="26"/>
              </w:rPr>
              <w:t>số</w:t>
            </w:r>
            <w:proofErr w:type="spellEnd"/>
            <w:r w:rsidRPr="003743B9">
              <w:rPr>
                <w:szCs w:val="26"/>
              </w:rPr>
              <w:t xml:space="preserve"> 214/2012/TT-BTC ban </w:t>
            </w:r>
            <w:proofErr w:type="spellStart"/>
            <w:r w:rsidRPr="003743B9">
              <w:rPr>
                <w:szCs w:val="26"/>
              </w:rPr>
              <w:t>hành</w:t>
            </w:r>
            <w:proofErr w:type="spellEnd"/>
            <w:r w:rsidRPr="003743B9">
              <w:rPr>
                <w:szCs w:val="26"/>
              </w:rPr>
              <w:t xml:space="preserve"> </w:t>
            </w:r>
            <w:proofErr w:type="spellStart"/>
            <w:r w:rsidRPr="003743B9">
              <w:rPr>
                <w:szCs w:val="26"/>
              </w:rPr>
              <w:t>hệ</w:t>
            </w:r>
            <w:proofErr w:type="spellEnd"/>
            <w:r w:rsidRPr="003743B9">
              <w:rPr>
                <w:szCs w:val="26"/>
              </w:rPr>
              <w:t xml:space="preserve"> </w:t>
            </w:r>
            <w:proofErr w:type="spellStart"/>
            <w:r w:rsidRPr="003743B9">
              <w:rPr>
                <w:szCs w:val="26"/>
              </w:rPr>
              <w:t>thống</w:t>
            </w:r>
            <w:proofErr w:type="spellEnd"/>
            <w:r w:rsidRPr="003743B9">
              <w:rPr>
                <w:szCs w:val="26"/>
              </w:rPr>
              <w:t xml:space="preserve"> </w:t>
            </w:r>
            <w:proofErr w:type="spellStart"/>
            <w:r w:rsidRPr="003743B9">
              <w:rPr>
                <w:szCs w:val="26"/>
              </w:rPr>
              <w:t>chuẩn</w:t>
            </w:r>
            <w:proofErr w:type="spellEnd"/>
            <w:r w:rsidRPr="003743B9">
              <w:rPr>
                <w:szCs w:val="26"/>
              </w:rPr>
              <w:t xml:space="preserve"> </w:t>
            </w:r>
            <w:proofErr w:type="spellStart"/>
            <w:r w:rsidRPr="003743B9">
              <w:rPr>
                <w:szCs w:val="26"/>
              </w:rPr>
              <w:t>mực</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Việt</w:t>
            </w:r>
            <w:proofErr w:type="spellEnd"/>
            <w:r w:rsidRPr="003743B9">
              <w:rPr>
                <w:szCs w:val="26"/>
              </w:rPr>
              <w:t xml:space="preserve"> Nam.</w:t>
            </w:r>
          </w:p>
        </w:tc>
        <w:tc>
          <w:tcPr>
            <w:tcW w:w="797" w:type="pct"/>
            <w:tcBorders>
              <w:top w:val="single" w:sz="4" w:space="0" w:color="auto"/>
              <w:left w:val="single" w:sz="4" w:space="0" w:color="auto"/>
              <w:bottom w:val="single" w:sz="4" w:space="0" w:color="auto"/>
              <w:right w:val="single" w:sz="4" w:space="0" w:color="auto"/>
            </w:tcBorders>
            <w:vAlign w:val="center"/>
          </w:tcPr>
          <w:p w14:paraId="402821FB" w14:textId="0ECB146C"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5EAC7F56" w14:textId="1FDB38B2" w:rsidR="009A5FDA" w:rsidRPr="003743B9" w:rsidRDefault="009A5FDA" w:rsidP="009A5FDA">
            <w:pPr>
              <w:widowControl w:val="0"/>
              <w:rPr>
                <w:szCs w:val="26"/>
              </w:rPr>
            </w:pP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đối</w:t>
            </w:r>
            <w:proofErr w:type="spellEnd"/>
            <w:r w:rsidRPr="003743B9">
              <w:rPr>
                <w:szCs w:val="26"/>
              </w:rPr>
              <w:t xml:space="preserve"> </w:t>
            </w:r>
            <w:proofErr w:type="spellStart"/>
            <w:r w:rsidRPr="003743B9">
              <w:rPr>
                <w:szCs w:val="26"/>
              </w:rPr>
              <w:t>với</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độc</w:t>
            </w:r>
            <w:proofErr w:type="spellEnd"/>
            <w:r w:rsidRPr="003743B9">
              <w:rPr>
                <w:szCs w:val="26"/>
              </w:rPr>
              <w:t xml:space="preserve"> </w:t>
            </w:r>
            <w:proofErr w:type="spellStart"/>
            <w:r w:rsidRPr="003743B9">
              <w:rPr>
                <w:szCs w:val="26"/>
              </w:rPr>
              <w:t>lập</w:t>
            </w:r>
            <w:proofErr w:type="spellEnd"/>
          </w:p>
        </w:tc>
      </w:tr>
      <w:tr w:rsidR="009A5FDA" w:rsidRPr="00E227DB" w14:paraId="7E9C8B61"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1B7C522A"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tcPr>
          <w:p w14:paraId="0B68DBFE" w14:textId="7BDC361E" w:rsidR="009A5FDA" w:rsidRPr="003743B9" w:rsidRDefault="003743B9" w:rsidP="00E227DB">
            <w:pPr>
              <w:widowControl w:val="0"/>
              <w:rPr>
                <w:szCs w:val="26"/>
              </w:rPr>
            </w:pPr>
            <w:proofErr w:type="spellStart"/>
            <w:r>
              <w:rPr>
                <w:szCs w:val="26"/>
              </w:rPr>
              <w:t>Tài</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đặc</w:t>
            </w:r>
            <w:proofErr w:type="spellEnd"/>
            <w:r>
              <w:rPr>
                <w:szCs w:val="26"/>
              </w:rPr>
              <w:t xml:space="preserve"> </w:t>
            </w:r>
            <w:proofErr w:type="spellStart"/>
            <w:r>
              <w:rPr>
                <w:szCs w:val="26"/>
              </w:rPr>
              <w:t>tả</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v0.3</w:t>
            </w:r>
          </w:p>
        </w:tc>
        <w:tc>
          <w:tcPr>
            <w:tcW w:w="797" w:type="pct"/>
            <w:tcBorders>
              <w:top w:val="single" w:sz="4" w:space="0" w:color="auto"/>
              <w:left w:val="single" w:sz="4" w:space="0" w:color="auto"/>
              <w:bottom w:val="single" w:sz="4" w:space="0" w:color="auto"/>
              <w:right w:val="single" w:sz="4" w:space="0" w:color="auto"/>
            </w:tcBorders>
          </w:tcPr>
          <w:p w14:paraId="50CC64BB" w14:textId="08CE4C28" w:rsidR="009A5FDA" w:rsidRPr="003743B9" w:rsidRDefault="003743B9" w:rsidP="00E227DB">
            <w:pPr>
              <w:widowControl w:val="0"/>
              <w:rPr>
                <w:szCs w:val="26"/>
              </w:rPr>
            </w:pPr>
            <w:proofErr w:type="spellStart"/>
            <w:r>
              <w:rPr>
                <w:szCs w:val="26"/>
              </w:rPr>
              <w:t>Tinh</w:t>
            </w:r>
            <w:proofErr w:type="spellEnd"/>
            <w:r>
              <w:rPr>
                <w:szCs w:val="26"/>
              </w:rPr>
              <w:t xml:space="preserve"> </w:t>
            </w:r>
            <w:proofErr w:type="spellStart"/>
            <w:r>
              <w:rPr>
                <w:szCs w:val="26"/>
              </w:rPr>
              <w:t>Vân</w:t>
            </w:r>
            <w:proofErr w:type="spellEnd"/>
          </w:p>
        </w:tc>
        <w:tc>
          <w:tcPr>
            <w:tcW w:w="1120" w:type="pct"/>
            <w:tcBorders>
              <w:top w:val="single" w:sz="4" w:space="0" w:color="auto"/>
              <w:left w:val="single" w:sz="4" w:space="0" w:color="auto"/>
              <w:bottom w:val="single" w:sz="4" w:space="0" w:color="auto"/>
              <w:right w:val="single" w:sz="12" w:space="0" w:color="auto"/>
            </w:tcBorders>
          </w:tcPr>
          <w:p w14:paraId="4C414262" w14:textId="77777777" w:rsidR="009A5FDA" w:rsidRPr="003743B9" w:rsidRDefault="009A5FDA" w:rsidP="00E227DB">
            <w:pPr>
              <w:widowControl w:val="0"/>
              <w:rPr>
                <w:szCs w:val="26"/>
              </w:rPr>
            </w:pPr>
          </w:p>
        </w:tc>
      </w:tr>
    </w:tbl>
    <w:p w14:paraId="048164B6" w14:textId="0526903F" w:rsidR="00681C7C" w:rsidRDefault="006B2CCB" w:rsidP="00BD3636">
      <w:pPr>
        <w:pStyle w:val="tvHeading1"/>
      </w:pPr>
      <w:bookmarkStart w:id="18" w:name="_Toc87368170"/>
      <w:proofErr w:type="spellStart"/>
      <w:r w:rsidRPr="00E227DB">
        <w:t>Thuật</w:t>
      </w:r>
      <w:proofErr w:type="spellEnd"/>
      <w:r w:rsidRPr="00E227DB">
        <w:t xml:space="preserve"> </w:t>
      </w:r>
      <w:proofErr w:type="spellStart"/>
      <w:r w:rsidRPr="00E227DB">
        <w:t>ngữ</w:t>
      </w:r>
      <w:proofErr w:type="spellEnd"/>
      <w:r w:rsidRPr="00E227DB">
        <w:t xml:space="preserve"> </w:t>
      </w:r>
      <w:proofErr w:type="spellStart"/>
      <w:r w:rsidRPr="00E227DB">
        <w:t>và</w:t>
      </w:r>
      <w:proofErr w:type="spellEnd"/>
      <w:r w:rsidRPr="00E227DB">
        <w:t xml:space="preserve"> </w:t>
      </w:r>
      <w:proofErr w:type="spellStart"/>
      <w:r w:rsidRPr="00E227DB">
        <w:t>các</w:t>
      </w:r>
      <w:proofErr w:type="spellEnd"/>
      <w:r w:rsidRPr="00E227DB">
        <w:t xml:space="preserve"> </w:t>
      </w:r>
      <w:proofErr w:type="spellStart"/>
      <w:r w:rsidRPr="00E227DB">
        <w:t>từ</w:t>
      </w:r>
      <w:proofErr w:type="spellEnd"/>
      <w:r w:rsidRPr="00E227DB">
        <w:t xml:space="preserve"> </w:t>
      </w:r>
      <w:proofErr w:type="spellStart"/>
      <w:r w:rsidRPr="00E227DB">
        <w:t>viết</w:t>
      </w:r>
      <w:proofErr w:type="spellEnd"/>
      <w:r w:rsidRPr="00E227DB">
        <w:t xml:space="preserve"> </w:t>
      </w:r>
      <w:proofErr w:type="spellStart"/>
      <w:r w:rsidRPr="00E227DB">
        <w:t>tắt</w:t>
      </w:r>
      <w:bookmarkEnd w:id="15"/>
      <w:bookmarkEnd w:id="16"/>
      <w:bookmarkEnd w:id="18"/>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96"/>
        <w:gridCol w:w="2350"/>
        <w:gridCol w:w="6463"/>
      </w:tblGrid>
      <w:tr w:rsidR="000F7AE3" w:rsidRPr="00E227DB" w14:paraId="663293D2" w14:textId="77777777" w:rsidTr="000F7AE3">
        <w:trPr>
          <w:tblHeader/>
        </w:trPr>
        <w:tc>
          <w:tcPr>
            <w:tcW w:w="414"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8658A5B" w14:textId="77777777" w:rsidR="000F7AE3" w:rsidRPr="00E227DB" w:rsidRDefault="000F7AE3" w:rsidP="00FC300B">
            <w:pPr>
              <w:pStyle w:val="NormalIndent"/>
              <w:widowControl w:val="0"/>
              <w:numPr>
                <w:ilvl w:val="0"/>
                <w:numId w:val="0"/>
              </w:numPr>
              <w:tabs>
                <w:tab w:val="left" w:pos="720"/>
              </w:tabs>
              <w:spacing w:before="0" w:after="0" w:line="312" w:lineRule="auto"/>
              <w:rPr>
                <w:b/>
                <w:szCs w:val="26"/>
              </w:rPr>
            </w:pPr>
            <w:r w:rsidRPr="00E227DB">
              <w:rPr>
                <w:b/>
                <w:szCs w:val="26"/>
              </w:rPr>
              <w:lastRenderedPageBreak/>
              <w:t>STT</w:t>
            </w:r>
          </w:p>
        </w:tc>
        <w:tc>
          <w:tcPr>
            <w:tcW w:w="122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A79B46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proofErr w:type="spellStart"/>
            <w:r w:rsidRPr="00E227DB">
              <w:rPr>
                <w:b/>
                <w:szCs w:val="26"/>
              </w:rPr>
              <w:t>Thuật</w:t>
            </w:r>
            <w:proofErr w:type="spellEnd"/>
            <w:r w:rsidRPr="00E227DB">
              <w:rPr>
                <w:b/>
                <w:szCs w:val="26"/>
              </w:rPr>
              <w:t xml:space="preserve"> </w:t>
            </w:r>
            <w:proofErr w:type="spellStart"/>
            <w:r w:rsidRPr="00E227DB">
              <w:rPr>
                <w:b/>
                <w:szCs w:val="26"/>
              </w:rPr>
              <w:t>ngữ</w:t>
            </w:r>
            <w:proofErr w:type="spellEnd"/>
            <w:r w:rsidRPr="00E227DB">
              <w:rPr>
                <w:b/>
                <w:szCs w:val="26"/>
              </w:rPr>
              <w:t>/</w:t>
            </w:r>
            <w:proofErr w:type="spellStart"/>
            <w:r w:rsidRPr="00E227DB">
              <w:rPr>
                <w:b/>
                <w:szCs w:val="26"/>
              </w:rPr>
              <w:t>Viết</w:t>
            </w:r>
            <w:proofErr w:type="spellEnd"/>
            <w:r w:rsidRPr="00E227DB">
              <w:rPr>
                <w:b/>
                <w:szCs w:val="26"/>
              </w:rPr>
              <w:t xml:space="preserve"> </w:t>
            </w:r>
            <w:proofErr w:type="spellStart"/>
            <w:r w:rsidRPr="00E227DB">
              <w:rPr>
                <w:b/>
                <w:szCs w:val="26"/>
              </w:rPr>
              <w:t>tắt</w:t>
            </w:r>
            <w:proofErr w:type="spellEnd"/>
          </w:p>
        </w:tc>
        <w:tc>
          <w:tcPr>
            <w:tcW w:w="3363"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5A0AAA4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r w:rsidRPr="00E227DB">
              <w:rPr>
                <w:b/>
                <w:szCs w:val="26"/>
              </w:rPr>
              <w:t xml:space="preserve">Ý </w:t>
            </w:r>
            <w:proofErr w:type="spellStart"/>
            <w:r w:rsidRPr="00E227DB">
              <w:rPr>
                <w:b/>
                <w:szCs w:val="26"/>
              </w:rPr>
              <w:t>nghĩa</w:t>
            </w:r>
            <w:proofErr w:type="spellEnd"/>
          </w:p>
        </w:tc>
      </w:tr>
      <w:tr w:rsidR="000F7AE3" w:rsidRPr="00E227DB" w14:paraId="03AF8D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D5DC41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137A5C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(KTNB)</w:t>
            </w:r>
          </w:p>
        </w:tc>
        <w:tc>
          <w:tcPr>
            <w:tcW w:w="3363" w:type="pct"/>
            <w:tcBorders>
              <w:top w:val="single" w:sz="4" w:space="0" w:color="auto"/>
              <w:left w:val="single" w:sz="4" w:space="0" w:color="auto"/>
              <w:bottom w:val="single" w:sz="4" w:space="0" w:color="auto"/>
              <w:right w:val="single" w:sz="12" w:space="0" w:color="auto"/>
            </w:tcBorders>
            <w:vAlign w:val="center"/>
          </w:tcPr>
          <w:p w14:paraId="5EDFA8D2"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Pr>
                <w:szCs w:val="26"/>
              </w:rPr>
              <w:t xml:space="preserve"> </w:t>
            </w:r>
            <w:r>
              <w:rPr>
                <w:lang w:val="vi-VN"/>
              </w:rPr>
              <w:t xml:space="preserve">là việc kiểm tra, đánh giá tính đầy đủ, thích hợp và tính hiệu quả của hoạt động kiểm soát nội bộ trong </w:t>
            </w:r>
            <w:proofErr w:type="spellStart"/>
            <w:r>
              <w:rPr>
                <w:szCs w:val="26"/>
              </w:rPr>
              <w:t>một</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 xml:space="preserve"> </w:t>
            </w:r>
            <w:proofErr w:type="spellStart"/>
            <w:r>
              <w:rPr>
                <w:szCs w:val="26"/>
              </w:rPr>
              <w:t>và</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của</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bán</w:t>
            </w:r>
            <w:proofErr w:type="spellEnd"/>
            <w:r>
              <w:rPr>
                <w:szCs w:val="26"/>
              </w:rPr>
              <w:t xml:space="preserve"> </w:t>
            </w:r>
            <w:proofErr w:type="spellStart"/>
            <w:r>
              <w:rPr>
                <w:szCs w:val="26"/>
              </w:rPr>
              <w:t>hàng</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Thông</w:t>
            </w:r>
            <w:proofErr w:type="spellEnd"/>
            <w:r>
              <w:rPr>
                <w:szCs w:val="26"/>
              </w:rPr>
              <w:t xml:space="preserve"> qua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sẽ</w:t>
            </w:r>
            <w:proofErr w:type="spellEnd"/>
            <w:r>
              <w:rPr>
                <w:szCs w:val="26"/>
              </w:rPr>
              <w:t xml:space="preserve"> </w:t>
            </w:r>
            <w:proofErr w:type="spellStart"/>
            <w:r>
              <w:rPr>
                <w:szCs w:val="26"/>
              </w:rPr>
              <w:t>xác</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các</w:t>
            </w:r>
            <w:proofErr w:type="spellEnd"/>
            <w:r>
              <w:rPr>
                <w:szCs w:val="26"/>
              </w:rPr>
              <w:t xml:space="preserve"> </w:t>
            </w:r>
            <w:proofErr w:type="spellStart"/>
            <w:r>
              <w:rPr>
                <w:szCs w:val="26"/>
              </w:rPr>
              <w:t>điểm</w:t>
            </w:r>
            <w:proofErr w:type="spellEnd"/>
            <w:r>
              <w:rPr>
                <w:szCs w:val="26"/>
              </w:rPr>
              <w:t xml:space="preserve"> </w:t>
            </w:r>
            <w:proofErr w:type="spellStart"/>
            <w:r>
              <w:rPr>
                <w:szCs w:val="26"/>
              </w:rPr>
              <w:t>cần</w:t>
            </w:r>
            <w:proofErr w:type="spellEnd"/>
            <w:r>
              <w:rPr>
                <w:szCs w:val="26"/>
              </w:rPr>
              <w:t xml:space="preserve"> </w:t>
            </w:r>
            <w:proofErr w:type="spellStart"/>
            <w:r>
              <w:rPr>
                <w:szCs w:val="26"/>
              </w:rPr>
              <w:t>cải</w:t>
            </w:r>
            <w:proofErr w:type="spellEnd"/>
            <w:r>
              <w:rPr>
                <w:szCs w:val="26"/>
              </w:rPr>
              <w:t xml:space="preserve"> </w:t>
            </w:r>
            <w:proofErr w:type="spellStart"/>
            <w:r>
              <w:rPr>
                <w:szCs w:val="26"/>
              </w:rPr>
              <w:t>thiện</w:t>
            </w:r>
            <w:proofErr w:type="spellEnd"/>
            <w:r>
              <w:rPr>
                <w:szCs w:val="26"/>
              </w:rPr>
              <w:t xml:space="preserve"> </w:t>
            </w:r>
            <w:proofErr w:type="spellStart"/>
            <w:r>
              <w:rPr>
                <w:szCs w:val="26"/>
              </w:rPr>
              <w:t>trong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w:t>
            </w:r>
          </w:p>
          <w:p w14:paraId="455C5ED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lang w:val="vi-VN"/>
              </w:rPr>
              <w:t>Phương pháp thực hiện kiểm toán nội bộ là phương pháp kiểm toán “</w:t>
            </w:r>
            <w:r w:rsidRPr="00614D27">
              <w:rPr>
                <w:b/>
                <w:lang w:val="vi-VN"/>
              </w:rPr>
              <w:t>định hướng theo rủi ro</w:t>
            </w:r>
            <w:r>
              <w:rPr>
                <w:lang w:val="vi-VN"/>
              </w:rPr>
              <w:t>”, ưu tiên tập trung nguồn lực để kiểm toán các bộ phận/quy trình được đánh giá có mức độ rủi ro cao.</w:t>
            </w:r>
          </w:p>
        </w:tc>
      </w:tr>
      <w:tr w:rsidR="000F7AE3" w:rsidRPr="00E227DB" w14:paraId="5AA4243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0D4BCE6"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5F8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p>
        </w:tc>
        <w:tc>
          <w:tcPr>
            <w:tcW w:w="3363" w:type="pct"/>
            <w:tcBorders>
              <w:top w:val="single" w:sz="4" w:space="0" w:color="auto"/>
              <w:left w:val="single" w:sz="4" w:space="0" w:color="auto"/>
              <w:bottom w:val="single" w:sz="4" w:space="0" w:color="auto"/>
              <w:right w:val="single" w:sz="12" w:space="0" w:color="auto"/>
            </w:tcBorders>
            <w:vAlign w:val="center"/>
          </w:tcPr>
          <w:p w14:paraId="77322A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bởi</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là</w:t>
            </w:r>
            <w:proofErr w:type="spellEnd"/>
            <w:r>
              <w:rPr>
                <w:szCs w:val="26"/>
              </w:rPr>
              <w:t xml:space="preserve"> </w:t>
            </w:r>
            <w:proofErr w:type="spellStart"/>
            <w:r>
              <w:rPr>
                <w:szCs w:val="26"/>
              </w:rPr>
              <w:t>một</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độc</w:t>
            </w:r>
            <w:proofErr w:type="spellEnd"/>
            <w:r>
              <w:rPr>
                <w:szCs w:val="26"/>
              </w:rPr>
              <w:t xml:space="preserve"> </w:t>
            </w:r>
            <w:proofErr w:type="spellStart"/>
            <w:r>
              <w:rPr>
                <w:szCs w:val="26"/>
              </w:rPr>
              <w:t>lập</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vụ</w:t>
            </w:r>
            <w:proofErr w:type="spellEnd"/>
            <w:r>
              <w:rPr>
                <w:szCs w:val="26"/>
              </w:rPr>
              <w:t xml:space="preserve"> </w:t>
            </w:r>
            <w:proofErr w:type="spellStart"/>
            <w:r>
              <w:rPr>
                <w:szCs w:val="26"/>
              </w:rPr>
              <w:t>khác</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này</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trực</w:t>
            </w:r>
            <w:proofErr w:type="spellEnd"/>
            <w:r>
              <w:rPr>
                <w:szCs w:val="26"/>
              </w:rPr>
              <w:t xml:space="preserve"> </w:t>
            </w:r>
            <w:proofErr w:type="spellStart"/>
            <w:r>
              <w:rPr>
                <w:szCs w:val="26"/>
              </w:rPr>
              <w:t>thuộc</w:t>
            </w:r>
            <w:proofErr w:type="spellEnd"/>
            <w:r>
              <w:rPr>
                <w:szCs w:val="26"/>
              </w:rPr>
              <w:t xml:space="preserve"> Ban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tc>
      </w:tr>
      <w:tr w:rsidR="000F7AE3" w:rsidRPr="00E227DB" w14:paraId="55913FE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60D9B5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30DE24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Kiểm</w:t>
            </w:r>
            <w:proofErr w:type="spellEnd"/>
            <w:r w:rsidRPr="00F77586">
              <w:rPr>
                <w:szCs w:val="26"/>
              </w:rPr>
              <w:t xml:space="preserve"> </w:t>
            </w:r>
            <w:proofErr w:type="spellStart"/>
            <w:r w:rsidRPr="00F77586">
              <w:rPr>
                <w:szCs w:val="26"/>
              </w:rPr>
              <w:t>soát</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Pr>
                <w:szCs w:val="26"/>
              </w:rPr>
              <w:t xml:space="preserve"> (KSNB)</w:t>
            </w:r>
          </w:p>
        </w:tc>
        <w:tc>
          <w:tcPr>
            <w:tcW w:w="3363" w:type="pct"/>
            <w:tcBorders>
              <w:top w:val="single" w:sz="4" w:space="0" w:color="auto"/>
              <w:left w:val="single" w:sz="4" w:space="0" w:color="auto"/>
              <w:bottom w:val="single" w:sz="4" w:space="0" w:color="auto"/>
              <w:right w:val="single" w:sz="12" w:space="0" w:color="auto"/>
            </w:tcBorders>
            <w:vAlign w:val="center"/>
          </w:tcPr>
          <w:p w14:paraId="36AF818F"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Là</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tiện</w:t>
            </w:r>
            <w:proofErr w:type="spellEnd"/>
            <w:r>
              <w:rPr>
                <w:szCs w:val="26"/>
              </w:rPr>
              <w:t xml:space="preserve">, </w:t>
            </w:r>
            <w:proofErr w:type="spellStart"/>
            <w:r>
              <w:rPr>
                <w:szCs w:val="26"/>
              </w:rPr>
              <w:t>hữu</w:t>
            </w:r>
            <w:proofErr w:type="spellEnd"/>
            <w:r>
              <w:rPr>
                <w:szCs w:val="26"/>
              </w:rPr>
              <w:t xml:space="preserve"> </w:t>
            </w:r>
            <w:proofErr w:type="spellStart"/>
            <w:r>
              <w:rPr>
                <w:szCs w:val="26"/>
              </w:rPr>
              <w:t>hình</w:t>
            </w:r>
            <w:proofErr w:type="spellEnd"/>
            <w:r>
              <w:rPr>
                <w:szCs w:val="26"/>
              </w:rPr>
              <w:t xml:space="preserve"> </w:t>
            </w:r>
            <w:proofErr w:type="spellStart"/>
            <w:r>
              <w:rPr>
                <w:szCs w:val="26"/>
              </w:rPr>
              <w:t>hoặc</w:t>
            </w:r>
            <w:proofErr w:type="spellEnd"/>
            <w:r>
              <w:rPr>
                <w:szCs w:val="26"/>
              </w:rPr>
              <w:t xml:space="preserve"> </w:t>
            </w:r>
            <w:proofErr w:type="spellStart"/>
            <w:r>
              <w:rPr>
                <w:szCs w:val="26"/>
              </w:rPr>
              <w:t>vô</w:t>
            </w:r>
            <w:proofErr w:type="spellEnd"/>
            <w:r>
              <w:rPr>
                <w:szCs w:val="26"/>
              </w:rPr>
              <w:t xml:space="preserve"> </w:t>
            </w:r>
            <w:proofErr w:type="spellStart"/>
            <w:r>
              <w:rPr>
                <w:szCs w:val="26"/>
              </w:rPr>
              <w:t>hình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trong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nhằm</w:t>
            </w:r>
            <w:proofErr w:type="spellEnd"/>
            <w:r>
              <w:rPr>
                <w:szCs w:val="26"/>
              </w:rPr>
              <w:t xml:space="preserve"> </w:t>
            </w:r>
            <w:proofErr w:type="spellStart"/>
            <w:r>
              <w:rPr>
                <w:szCs w:val="26"/>
              </w:rPr>
              <w:t>ngăn</w:t>
            </w:r>
            <w:proofErr w:type="spellEnd"/>
            <w:r>
              <w:rPr>
                <w:szCs w:val="26"/>
              </w:rPr>
              <w:t xml:space="preserve"> </w:t>
            </w:r>
            <w:proofErr w:type="spellStart"/>
            <w:r>
              <w:rPr>
                <w:szCs w:val="26"/>
              </w:rPr>
              <w:t>chặn</w:t>
            </w:r>
            <w:proofErr w:type="spellEnd"/>
            <w:r>
              <w:rPr>
                <w:szCs w:val="26"/>
              </w:rPr>
              <w:t xml:space="preserve"> </w:t>
            </w:r>
            <w:proofErr w:type="spellStart"/>
            <w:r>
              <w:rPr>
                <w:szCs w:val="26"/>
              </w:rPr>
              <w:t>hoặc</w:t>
            </w:r>
            <w:proofErr w:type="spellEnd"/>
            <w:r>
              <w:rPr>
                <w:szCs w:val="26"/>
              </w:rPr>
              <w:t xml:space="preserve"> </w:t>
            </w:r>
            <w:proofErr w:type="spellStart"/>
            <w:r>
              <w:rPr>
                <w:szCs w:val="26"/>
              </w:rPr>
              <w:t>giảm</w:t>
            </w:r>
            <w:proofErr w:type="spellEnd"/>
            <w:r>
              <w:rPr>
                <w:szCs w:val="26"/>
              </w:rPr>
              <w:t xml:space="preserve"> </w:t>
            </w:r>
            <w:proofErr w:type="spellStart"/>
            <w:r>
              <w:rPr>
                <w:szCs w:val="26"/>
              </w:rPr>
              <w:t>thiểu</w:t>
            </w:r>
            <w:proofErr w:type="spellEnd"/>
            <w:r>
              <w:rPr>
                <w:szCs w:val="26"/>
              </w:rPr>
              <w:t xml:space="preserve"> </w:t>
            </w:r>
            <w:proofErr w:type="spellStart"/>
            <w:r>
              <w:rPr>
                <w:szCs w:val="26"/>
              </w:rPr>
              <w:t>các</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từ</w:t>
            </w:r>
            <w:proofErr w:type="spellEnd"/>
            <w:r>
              <w:rPr>
                <w:szCs w:val="26"/>
              </w:rPr>
              <w:t xml:space="preserve"> </w:t>
            </w:r>
            <w:proofErr w:type="spellStart"/>
            <w:r>
              <w:rPr>
                <w:szCs w:val="26"/>
              </w:rPr>
              <w:t>đó</w:t>
            </w:r>
            <w:proofErr w:type="spellEnd"/>
            <w:r>
              <w:rPr>
                <w:szCs w:val="26"/>
              </w:rPr>
              <w:t xml:space="preserve"> </w:t>
            </w:r>
            <w:proofErr w:type="spellStart"/>
            <w:r>
              <w:rPr>
                <w:szCs w:val="26"/>
              </w:rPr>
              <w:t>giúp</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đạt</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các</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w:t>
            </w:r>
            <w:proofErr w:type="spellStart"/>
            <w:r>
              <w:rPr>
                <w:szCs w:val="26"/>
              </w:rPr>
              <w:t>đã</w:t>
            </w:r>
            <w:proofErr w:type="spellEnd"/>
            <w:r>
              <w:rPr>
                <w:szCs w:val="26"/>
              </w:rPr>
              <w:t xml:space="preserve"> </w:t>
            </w:r>
            <w:proofErr w:type="spellStart"/>
            <w:r>
              <w:rPr>
                <w:szCs w:val="26"/>
              </w:rPr>
              <w:t>đề</w:t>
            </w:r>
            <w:proofErr w:type="spellEnd"/>
            <w:r>
              <w:rPr>
                <w:szCs w:val="26"/>
              </w:rPr>
              <w:t xml:space="preserve"> ra </w:t>
            </w:r>
            <w:proofErr w:type="spellStart"/>
            <w:r>
              <w:rPr>
                <w:szCs w:val="26"/>
              </w:rPr>
              <w:t>trên</w:t>
            </w:r>
            <w:proofErr w:type="spellEnd"/>
            <w:r>
              <w:rPr>
                <w:szCs w:val="26"/>
              </w:rPr>
              <w:t xml:space="preserve"> </w:t>
            </w:r>
            <w:proofErr w:type="spellStart"/>
            <w:r>
              <w:rPr>
                <w:szCs w:val="26"/>
              </w:rPr>
              <w:t>các</w:t>
            </w:r>
            <w:proofErr w:type="spellEnd"/>
            <w:r>
              <w:rPr>
                <w:szCs w:val="26"/>
              </w:rPr>
              <w:t xml:space="preserve"> </w:t>
            </w:r>
            <w:proofErr w:type="spellStart"/>
            <w:r>
              <w:rPr>
                <w:szCs w:val="26"/>
              </w:rPr>
              <w:t>khía</w:t>
            </w:r>
            <w:proofErr w:type="spellEnd"/>
            <w:r>
              <w:rPr>
                <w:szCs w:val="26"/>
              </w:rPr>
              <w:t xml:space="preserve"> </w:t>
            </w:r>
            <w:proofErr w:type="spellStart"/>
            <w:r>
              <w:rPr>
                <w:szCs w:val="26"/>
              </w:rPr>
              <w:t>cạnh</w:t>
            </w:r>
            <w:proofErr w:type="spellEnd"/>
            <w:r>
              <w:rPr>
                <w:szCs w:val="26"/>
              </w:rPr>
              <w:t xml:space="preserve"> </w:t>
            </w:r>
            <w:proofErr w:type="spellStart"/>
            <w:r w:rsidRPr="00F77586">
              <w:rPr>
                <w:szCs w:val="26"/>
              </w:rPr>
              <w:t>sau</w:t>
            </w:r>
            <w:proofErr w:type="spellEnd"/>
            <w:r w:rsidRPr="00F77586">
              <w:rPr>
                <w:szCs w:val="26"/>
              </w:rPr>
              <w:t xml:space="preserve"> </w:t>
            </w:r>
            <w:proofErr w:type="spellStart"/>
            <w:r w:rsidRPr="00F77586">
              <w:rPr>
                <w:szCs w:val="26"/>
              </w:rPr>
              <w:t>đây</w:t>
            </w:r>
            <w:proofErr w:type="spellEnd"/>
            <w:r w:rsidRPr="00F77586">
              <w:rPr>
                <w:szCs w:val="26"/>
              </w:rPr>
              <w:t>:</w:t>
            </w:r>
          </w:p>
          <w:p w14:paraId="060A1FC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Hoạt</w:t>
            </w:r>
            <w:proofErr w:type="spellEnd"/>
            <w:r w:rsidRPr="00F77586">
              <w:rPr>
                <w:szCs w:val="26"/>
              </w:rPr>
              <w:t xml:space="preserve"> </w:t>
            </w:r>
            <w:proofErr w:type="spellStart"/>
            <w:r w:rsidRPr="00F77586">
              <w:rPr>
                <w:szCs w:val="26"/>
              </w:rPr>
              <w:t>động</w:t>
            </w:r>
            <w:proofErr w:type="spellEnd"/>
            <w:r w:rsidRPr="00F77586">
              <w:rPr>
                <w:szCs w:val="26"/>
              </w:rPr>
              <w:t xml:space="preserve"> </w:t>
            </w:r>
            <w:proofErr w:type="spellStart"/>
            <w:r w:rsidRPr="00F77586">
              <w:rPr>
                <w:szCs w:val="26"/>
              </w:rPr>
              <w:t>hiệu</w:t>
            </w:r>
            <w:proofErr w:type="spellEnd"/>
            <w:r w:rsidRPr="00F77586">
              <w:rPr>
                <w:szCs w:val="26"/>
              </w:rPr>
              <w:t xml:space="preserve"> </w:t>
            </w:r>
            <w:proofErr w:type="spellStart"/>
            <w:r w:rsidRPr="00F77586">
              <w:rPr>
                <w:szCs w:val="26"/>
              </w:rPr>
              <w:t>quả</w:t>
            </w:r>
            <w:proofErr w:type="spellEnd"/>
          </w:p>
          <w:p w14:paraId="4D7193B8"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Thông</w:t>
            </w:r>
            <w:proofErr w:type="spellEnd"/>
            <w:r w:rsidRPr="00F77586">
              <w:rPr>
                <w:szCs w:val="26"/>
              </w:rPr>
              <w:t xml:space="preserve"> tin </w:t>
            </w:r>
            <w:proofErr w:type="spellStart"/>
            <w:r w:rsidRPr="00F77586">
              <w:rPr>
                <w:szCs w:val="26"/>
              </w:rPr>
              <w:t>tin</w:t>
            </w:r>
            <w:proofErr w:type="spellEnd"/>
            <w:r w:rsidRPr="00F77586">
              <w:rPr>
                <w:szCs w:val="26"/>
              </w:rPr>
              <w:t xml:space="preserve"> </w:t>
            </w:r>
            <w:proofErr w:type="spellStart"/>
            <w:r w:rsidRPr="00F77586">
              <w:rPr>
                <w:szCs w:val="26"/>
              </w:rPr>
              <w:t>cậy</w:t>
            </w:r>
            <w:proofErr w:type="spellEnd"/>
          </w:p>
          <w:p w14:paraId="193CDACE"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A52AA1">
              <w:rPr>
                <w:szCs w:val="26"/>
              </w:rPr>
              <w:t>Tuân</w:t>
            </w:r>
            <w:proofErr w:type="spellEnd"/>
            <w:r w:rsidRPr="00A52AA1">
              <w:rPr>
                <w:szCs w:val="26"/>
              </w:rPr>
              <w:t xml:space="preserve"> </w:t>
            </w:r>
            <w:proofErr w:type="spellStart"/>
            <w:r w:rsidRPr="00A52AA1">
              <w:rPr>
                <w:szCs w:val="26"/>
              </w:rPr>
              <w:t>thủ</w:t>
            </w:r>
            <w:proofErr w:type="spellEnd"/>
            <w:r w:rsidRPr="00A52AA1">
              <w:rPr>
                <w:szCs w:val="26"/>
              </w:rPr>
              <w:t xml:space="preserve"> </w:t>
            </w:r>
            <w:proofErr w:type="spellStart"/>
            <w:r w:rsidRPr="00A52AA1">
              <w:rPr>
                <w:szCs w:val="26"/>
              </w:rPr>
              <w:t>quy</w:t>
            </w:r>
            <w:proofErr w:type="spellEnd"/>
            <w:r w:rsidRPr="00A52AA1">
              <w:rPr>
                <w:szCs w:val="26"/>
              </w:rPr>
              <w:t xml:space="preserve"> </w:t>
            </w:r>
            <w:proofErr w:type="spellStart"/>
            <w:r w:rsidRPr="00A52AA1">
              <w:rPr>
                <w:szCs w:val="26"/>
              </w:rPr>
              <w:t>định</w:t>
            </w:r>
            <w:proofErr w:type="spellEnd"/>
            <w:r w:rsidRPr="00A52AA1">
              <w:rPr>
                <w:szCs w:val="26"/>
              </w:rPr>
              <w:t xml:space="preserve"> </w:t>
            </w:r>
            <w:proofErr w:type="spellStart"/>
            <w:r w:rsidRPr="00A52AA1">
              <w:rPr>
                <w:szCs w:val="26"/>
              </w:rPr>
              <w:t>của</w:t>
            </w:r>
            <w:proofErr w:type="spellEnd"/>
            <w:r w:rsidRPr="00A52AA1">
              <w:rPr>
                <w:szCs w:val="26"/>
              </w:rPr>
              <w:t xml:space="preserve"> </w:t>
            </w:r>
            <w:proofErr w:type="spellStart"/>
            <w:r w:rsidRPr="00A52AA1">
              <w:rPr>
                <w:szCs w:val="26"/>
              </w:rPr>
              <w:t>pháp</w:t>
            </w:r>
            <w:proofErr w:type="spellEnd"/>
            <w:r w:rsidRPr="00A52AA1">
              <w:rPr>
                <w:szCs w:val="26"/>
              </w:rPr>
              <w:t xml:space="preserve"> </w:t>
            </w:r>
            <w:proofErr w:type="spellStart"/>
            <w:r w:rsidRPr="00A52AA1">
              <w:rPr>
                <w:szCs w:val="26"/>
              </w:rPr>
              <w:t>luật</w:t>
            </w:r>
            <w:proofErr w:type="spellEnd"/>
          </w:p>
          <w:p w14:paraId="4EA2C5F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316556">
              <w:rPr>
                <w:b/>
                <w:szCs w:val="26"/>
              </w:rPr>
              <w:t>Ví</w:t>
            </w:r>
            <w:proofErr w:type="spellEnd"/>
            <w:r w:rsidRPr="00316556">
              <w:rPr>
                <w:b/>
                <w:szCs w:val="26"/>
              </w:rPr>
              <w:t xml:space="preserve"> </w:t>
            </w:r>
            <w:proofErr w:type="spellStart"/>
            <w:r w:rsidRPr="00316556">
              <w:rPr>
                <w:b/>
                <w:szCs w:val="26"/>
              </w:rPr>
              <w:t>dụ</w:t>
            </w:r>
            <w:proofErr w:type="spellEnd"/>
            <w:r w:rsidRPr="00316556">
              <w:rPr>
                <w:b/>
                <w:szCs w:val="26"/>
              </w:rPr>
              <w:t>:</w:t>
            </w:r>
            <w:r>
              <w:rPr>
                <w:szCs w:val="26"/>
              </w:rPr>
              <w:t xml:space="preserve"> </w:t>
            </w:r>
            <w:proofErr w:type="spellStart"/>
            <w:r>
              <w:rPr>
                <w:szCs w:val="26"/>
              </w:rPr>
              <w:t>các</w:t>
            </w:r>
            <w:proofErr w:type="spellEnd"/>
            <w:r>
              <w:rPr>
                <w:szCs w:val="26"/>
              </w:rPr>
              <w:t xml:space="preserve"> </w:t>
            </w:r>
            <w:proofErr w:type="spellStart"/>
            <w:r>
              <w:rPr>
                <w:szCs w:val="26"/>
              </w:rPr>
              <w:t>văn</w:t>
            </w:r>
            <w:proofErr w:type="spellEnd"/>
            <w:r>
              <w:rPr>
                <w:szCs w:val="26"/>
              </w:rPr>
              <w:t xml:space="preserve"> </w:t>
            </w:r>
            <w:proofErr w:type="spellStart"/>
            <w:r>
              <w:rPr>
                <w:szCs w:val="26"/>
              </w:rPr>
              <w:t>bản</w:t>
            </w:r>
            <w:proofErr w:type="spellEnd"/>
            <w:r>
              <w:rPr>
                <w:szCs w:val="26"/>
              </w:rPr>
              <w:t xml:space="preserve">, </w:t>
            </w:r>
            <w:proofErr w:type="spellStart"/>
            <w:r>
              <w:rPr>
                <w:szCs w:val="26"/>
              </w:rPr>
              <w:t>các</w:t>
            </w:r>
            <w:proofErr w:type="spellEnd"/>
            <w:r>
              <w:rPr>
                <w:szCs w:val="26"/>
              </w:rPr>
              <w:t xml:space="preserve"> </w:t>
            </w:r>
            <w:proofErr w:type="spellStart"/>
            <w:r>
              <w:rPr>
                <w:szCs w:val="26"/>
              </w:rPr>
              <w:t>quy</w:t>
            </w:r>
            <w:proofErr w:type="spellEnd"/>
            <w:r>
              <w:rPr>
                <w:szCs w:val="26"/>
              </w:rPr>
              <w:t xml:space="preserve"> </w:t>
            </w:r>
            <w:proofErr w:type="spellStart"/>
            <w:r>
              <w:rPr>
                <w:szCs w:val="26"/>
              </w:rPr>
              <w:t>chế</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được</w:t>
            </w:r>
            <w:proofErr w:type="spellEnd"/>
            <w:r>
              <w:rPr>
                <w:szCs w:val="26"/>
              </w:rPr>
              <w:t xml:space="preserve"> ban </w:t>
            </w:r>
            <w:proofErr w:type="spellStart"/>
            <w:r>
              <w:rPr>
                <w:szCs w:val="26"/>
              </w:rPr>
              <w:t>hành</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về</w:t>
            </w:r>
            <w:proofErr w:type="spellEnd"/>
            <w:r>
              <w:rPr>
                <w:szCs w:val="26"/>
              </w:rPr>
              <w:t xml:space="preserve"> </w:t>
            </w:r>
            <w:proofErr w:type="spellStart"/>
            <w:r>
              <w:rPr>
                <w:szCs w:val="26"/>
              </w:rPr>
              <w:t>cách</w:t>
            </w:r>
            <w:proofErr w:type="spellEnd"/>
            <w:r>
              <w:rPr>
                <w:szCs w:val="26"/>
              </w:rPr>
              <w:t xml:space="preserve"> </w:t>
            </w:r>
            <w:proofErr w:type="spellStart"/>
            <w:r>
              <w:rPr>
                <w:szCs w:val="26"/>
              </w:rPr>
              <w:t>thức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là</w:t>
            </w:r>
            <w:proofErr w:type="spellEnd"/>
            <w:r>
              <w:rPr>
                <w:szCs w:val="26"/>
              </w:rPr>
              <w:t xml:space="preserve"> </w:t>
            </w:r>
            <w:proofErr w:type="spellStart"/>
            <w:r>
              <w:rPr>
                <w:szCs w:val="26"/>
              </w:rPr>
              <w:t>một</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thức</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Việc</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r>
              <w:rPr>
                <w:szCs w:val="26"/>
              </w:rPr>
              <w:t xml:space="preserve"> </w:t>
            </w:r>
            <w:proofErr w:type="spellStart"/>
            <w:r>
              <w:rPr>
                <w:szCs w:val="26"/>
              </w:rPr>
              <w:t>không</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do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đó</w:t>
            </w:r>
            <w:proofErr w:type="spellEnd"/>
            <w:r>
              <w:rPr>
                <w:szCs w:val="26"/>
              </w:rPr>
              <w:t xml:space="preserve"> </w:t>
            </w:r>
            <w:proofErr w:type="spellStart"/>
            <w:r>
              <w:rPr>
                <w:szCs w:val="26"/>
              </w:rPr>
              <w:t>chưa</w:t>
            </w:r>
            <w:proofErr w:type="spellEnd"/>
            <w:r>
              <w:rPr>
                <w:szCs w:val="26"/>
              </w:rPr>
              <w:t xml:space="preserve"> </w:t>
            </w:r>
            <w:proofErr w:type="spellStart"/>
            <w:r>
              <w:rPr>
                <w:szCs w:val="26"/>
              </w:rPr>
              <w:t>phù</w:t>
            </w:r>
            <w:proofErr w:type="spellEnd"/>
            <w:r>
              <w:rPr>
                <w:szCs w:val="26"/>
              </w:rPr>
              <w:t xml:space="preserve"> </w:t>
            </w:r>
            <w:proofErr w:type="spellStart"/>
            <w:r>
              <w:rPr>
                <w:szCs w:val="26"/>
              </w:rPr>
              <w:t>hợp</w:t>
            </w:r>
            <w:proofErr w:type="spellEnd"/>
            <w:r>
              <w:rPr>
                <w:szCs w:val="26"/>
              </w:rPr>
              <w:t xml:space="preserve"> </w:t>
            </w:r>
            <w:proofErr w:type="spellStart"/>
            <w:r>
              <w:rPr>
                <w:szCs w:val="26"/>
              </w:rPr>
              <w:t>hoặc</w:t>
            </w:r>
            <w:proofErr w:type="spellEnd"/>
            <w:r>
              <w:rPr>
                <w:szCs w:val="26"/>
              </w:rPr>
              <w:t xml:space="preserve"> </w:t>
            </w:r>
            <w:proofErr w:type="spellStart"/>
            <w:r>
              <w:rPr>
                <w:szCs w:val="26"/>
              </w:rPr>
              <w:t>việc</w:t>
            </w:r>
            <w:proofErr w:type="spellEnd"/>
            <w:r>
              <w:rPr>
                <w:szCs w:val="26"/>
              </w:rPr>
              <w:t xml:space="preserve"> </w:t>
            </w:r>
            <w:proofErr w:type="spellStart"/>
            <w:r>
              <w:rPr>
                <w:szCs w:val="26"/>
              </w:rPr>
              <w:t>áp</w:t>
            </w:r>
            <w:proofErr w:type="spellEnd"/>
            <w:r>
              <w:rPr>
                <w:szCs w:val="26"/>
              </w:rPr>
              <w:t xml:space="preserve"> </w:t>
            </w:r>
            <w:proofErr w:type="spellStart"/>
            <w:r>
              <w:rPr>
                <w:szCs w:val="26"/>
              </w:rPr>
              <w:t>dụng</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chưa</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
        </w:tc>
      </w:tr>
      <w:tr w:rsidR="000F7AE3" w:rsidRPr="00E227DB" w14:paraId="2367300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04CD948"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F38759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Đối</w:t>
            </w:r>
            <w:proofErr w:type="spellEnd"/>
            <w:r w:rsidRPr="00F77586">
              <w:rPr>
                <w:szCs w:val="26"/>
              </w:rPr>
              <w:t xml:space="preserve"> </w:t>
            </w:r>
            <w:proofErr w:type="spellStart"/>
            <w:r w:rsidRPr="00F77586">
              <w:rPr>
                <w:szCs w:val="26"/>
              </w:rPr>
              <w:t>tượng</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4054622"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là</w:t>
            </w:r>
            <w:proofErr w:type="spellEnd"/>
            <w:r>
              <w:rPr>
                <w:szCs w:val="26"/>
              </w:rPr>
              <w:t>:</w:t>
            </w:r>
          </w:p>
          <w:p w14:paraId="29603303" w14:textId="77777777" w:rsidR="000F7AE3" w:rsidRPr="009D321C" w:rsidRDefault="000F7AE3" w:rsidP="00FC300B">
            <w:pPr>
              <w:pStyle w:val="NormalIndent"/>
              <w:keepNext w:val="0"/>
              <w:keepLines/>
              <w:widowControl w:val="0"/>
              <w:numPr>
                <w:ilvl w:val="0"/>
                <w:numId w:val="15"/>
              </w:numPr>
              <w:spacing w:before="0" w:after="0" w:line="312" w:lineRule="auto"/>
              <w:rPr>
                <w:szCs w:val="26"/>
              </w:rPr>
            </w:pPr>
            <w:proofErr w:type="spellStart"/>
            <w:r w:rsidRPr="009D321C">
              <w:rPr>
                <w:szCs w:val="26"/>
              </w:rPr>
              <w:t>Các</w:t>
            </w:r>
            <w:proofErr w:type="spellEnd"/>
            <w:r w:rsidRPr="009D321C">
              <w:rPr>
                <w:szCs w:val="26"/>
              </w:rPr>
              <w:t xml:space="preserve"> </w:t>
            </w:r>
            <w:proofErr w:type="spellStart"/>
            <w:r w:rsidRPr="009D321C">
              <w:rPr>
                <w:szCs w:val="26"/>
              </w:rPr>
              <w:t>phòng</w:t>
            </w:r>
            <w:proofErr w:type="spellEnd"/>
            <w:r w:rsidRPr="009D321C">
              <w:rPr>
                <w:szCs w:val="26"/>
              </w:rPr>
              <w:t xml:space="preserve"> ban, </w:t>
            </w:r>
            <w:proofErr w:type="spellStart"/>
            <w:r w:rsidRPr="009D321C">
              <w:rPr>
                <w:szCs w:val="26"/>
              </w:rPr>
              <w:t>bộ</w:t>
            </w:r>
            <w:proofErr w:type="spellEnd"/>
            <w:r w:rsidRPr="009D321C">
              <w:rPr>
                <w:szCs w:val="26"/>
              </w:rPr>
              <w:t xml:space="preserve"> </w:t>
            </w:r>
            <w:proofErr w:type="spellStart"/>
            <w:r w:rsidRPr="009D321C">
              <w:rPr>
                <w:szCs w:val="26"/>
              </w:rPr>
              <w:t>phận</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p w14:paraId="6A91B774"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Các</w:t>
            </w:r>
            <w:proofErr w:type="spellEnd"/>
            <w:r>
              <w:rPr>
                <w:szCs w:val="26"/>
              </w:rPr>
              <w:t xml:space="preserve"> </w:t>
            </w:r>
            <w:proofErr w:type="spellStart"/>
            <w:r>
              <w:rPr>
                <w:szCs w:val="26"/>
              </w:rPr>
              <w:t>công</w:t>
            </w:r>
            <w:proofErr w:type="spellEnd"/>
            <w:r>
              <w:rPr>
                <w:szCs w:val="26"/>
              </w:rPr>
              <w:t xml:space="preserve"> ty con/</w:t>
            </w:r>
            <w:proofErr w:type="spellStart"/>
            <w:r>
              <w:rPr>
                <w:szCs w:val="26"/>
              </w:rPr>
              <w:t>công</w:t>
            </w:r>
            <w:proofErr w:type="spellEnd"/>
            <w:r>
              <w:rPr>
                <w:szCs w:val="26"/>
              </w:rPr>
              <w:t xml:space="preserve"> ty </w:t>
            </w:r>
            <w:proofErr w:type="spellStart"/>
            <w:r>
              <w:rPr>
                <w:szCs w:val="26"/>
              </w:rPr>
              <w:t>liên</w:t>
            </w:r>
            <w:proofErr w:type="spellEnd"/>
            <w:r>
              <w:rPr>
                <w:szCs w:val="26"/>
              </w:rPr>
              <w:t xml:space="preserve"> </w:t>
            </w:r>
            <w:proofErr w:type="spellStart"/>
            <w:r>
              <w:rPr>
                <w:szCs w:val="26"/>
              </w:rPr>
              <w:t>kết</w:t>
            </w:r>
            <w:proofErr w:type="spellEnd"/>
            <w:r>
              <w:rPr>
                <w:szCs w:val="26"/>
              </w:rPr>
              <w:t xml:space="preserve">/chi </w:t>
            </w:r>
            <w:proofErr w:type="spellStart"/>
            <w:r>
              <w:rPr>
                <w:szCs w:val="26"/>
              </w:rPr>
              <w:t>nhánh</w:t>
            </w:r>
            <w:proofErr w:type="spellEnd"/>
          </w:p>
          <w:p w14:paraId="7337D44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Q</w:t>
            </w:r>
            <w:r w:rsidRPr="00C706FB">
              <w:rPr>
                <w:szCs w:val="26"/>
              </w:rPr>
              <w:t>uy</w:t>
            </w:r>
            <w:proofErr w:type="spellEnd"/>
            <w:r w:rsidRPr="00C706FB">
              <w:rPr>
                <w:szCs w:val="26"/>
              </w:rPr>
              <w:t xml:space="preserve"> </w:t>
            </w:r>
            <w:proofErr w:type="spellStart"/>
            <w:r w:rsidRPr="00C706FB">
              <w:rPr>
                <w:szCs w:val="26"/>
              </w:rPr>
              <w:t>trình</w:t>
            </w:r>
            <w:proofErr w:type="spellEnd"/>
            <w:r w:rsidRPr="00C706FB">
              <w:rPr>
                <w:szCs w:val="26"/>
              </w:rPr>
              <w:t xml:space="preserve"> </w:t>
            </w:r>
            <w:proofErr w:type="spellStart"/>
            <w:r w:rsidRPr="00C706FB">
              <w:rPr>
                <w:szCs w:val="26"/>
              </w:rPr>
              <w:t>quản</w:t>
            </w:r>
            <w:proofErr w:type="spellEnd"/>
            <w:r w:rsidRPr="00C706FB">
              <w:rPr>
                <w:szCs w:val="26"/>
              </w:rPr>
              <w:t xml:space="preserve"> </w:t>
            </w:r>
            <w:proofErr w:type="spellStart"/>
            <w:r w:rsidRPr="00C706FB">
              <w:rPr>
                <w:szCs w:val="26"/>
              </w:rPr>
              <w:t>lý</w:t>
            </w:r>
            <w:proofErr w:type="spellEnd"/>
            <w:r w:rsidRPr="00C706FB">
              <w:rPr>
                <w:szCs w:val="26"/>
              </w:rPr>
              <w:t xml:space="preserve"> </w:t>
            </w:r>
            <w:proofErr w:type="spellStart"/>
            <w:r w:rsidRPr="00C706FB">
              <w:rPr>
                <w:szCs w:val="26"/>
              </w:rPr>
              <w:t>rủi</w:t>
            </w:r>
            <w:proofErr w:type="spellEnd"/>
            <w:r w:rsidRPr="00C706FB">
              <w:rPr>
                <w:szCs w:val="26"/>
              </w:rPr>
              <w:t xml:space="preserve"> </w:t>
            </w:r>
            <w:proofErr w:type="spellStart"/>
            <w:r w:rsidRPr="00C706FB">
              <w:rPr>
                <w:szCs w:val="26"/>
              </w:rPr>
              <w:t>ro</w:t>
            </w:r>
            <w:proofErr w:type="spellEnd"/>
          </w:p>
          <w:p w14:paraId="3FD77A4A"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Q</w:t>
            </w:r>
            <w:r w:rsidRPr="009D321C">
              <w:rPr>
                <w:szCs w:val="26"/>
              </w:rPr>
              <w:t>uy</w:t>
            </w:r>
            <w:proofErr w:type="spellEnd"/>
            <w:r w:rsidRPr="009D321C">
              <w:rPr>
                <w:szCs w:val="26"/>
              </w:rPr>
              <w:t xml:space="preserve"> </w:t>
            </w:r>
            <w:proofErr w:type="spellStart"/>
            <w:r w:rsidRPr="009D321C">
              <w:rPr>
                <w:szCs w:val="26"/>
              </w:rPr>
              <w:t>trình</w:t>
            </w:r>
            <w:proofErr w:type="spellEnd"/>
            <w:r w:rsidRPr="009D321C">
              <w:rPr>
                <w:szCs w:val="26"/>
              </w:rPr>
              <w:t xml:space="preserve"> </w:t>
            </w:r>
            <w:proofErr w:type="spellStart"/>
            <w:r w:rsidRPr="009D321C">
              <w:rPr>
                <w:szCs w:val="26"/>
              </w:rPr>
              <w:t>quản</w:t>
            </w:r>
            <w:proofErr w:type="spellEnd"/>
            <w:r w:rsidRPr="009D321C">
              <w:rPr>
                <w:szCs w:val="26"/>
              </w:rPr>
              <w:t xml:space="preserve"> </w:t>
            </w:r>
            <w:proofErr w:type="spellStart"/>
            <w:r w:rsidRPr="009D321C">
              <w:rPr>
                <w:szCs w:val="26"/>
              </w:rPr>
              <w:t>trị</w:t>
            </w:r>
            <w:proofErr w:type="spellEnd"/>
            <w:r>
              <w:rPr>
                <w:szCs w:val="26"/>
              </w:rPr>
              <w:t xml:space="preserve">, </w:t>
            </w:r>
            <w:proofErr w:type="spellStart"/>
            <w:r>
              <w:rPr>
                <w:szCs w:val="26"/>
              </w:rPr>
              <w:t>vận</w:t>
            </w:r>
            <w:proofErr w:type="spellEnd"/>
            <w:r>
              <w:rPr>
                <w:szCs w:val="26"/>
              </w:rPr>
              <w:t xml:space="preserve"> </w:t>
            </w:r>
            <w:proofErr w:type="spellStart"/>
            <w:r>
              <w:rPr>
                <w:szCs w:val="26"/>
              </w:rPr>
              <w:t>hành</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
          <w:p w14:paraId="487B424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Hợp</w:t>
            </w:r>
            <w:proofErr w:type="spellEnd"/>
            <w:r>
              <w:rPr>
                <w:szCs w:val="26"/>
              </w:rPr>
              <w:t xml:space="preserve"> </w:t>
            </w:r>
            <w:proofErr w:type="spellStart"/>
            <w:r>
              <w:rPr>
                <w:szCs w:val="26"/>
              </w:rPr>
              <w:t>đồng</w:t>
            </w:r>
            <w:proofErr w:type="spellEnd"/>
            <w:r>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thuê</w:t>
            </w:r>
            <w:proofErr w:type="spellEnd"/>
            <w:r>
              <w:rPr>
                <w:szCs w:val="26"/>
              </w:rPr>
              <w:t xml:space="preserve"> </w:t>
            </w:r>
            <w:proofErr w:type="spellStart"/>
            <w:r>
              <w:rPr>
                <w:szCs w:val="26"/>
              </w:rPr>
              <w:t>ngoài</w:t>
            </w:r>
            <w:proofErr w:type="spellEnd"/>
            <w:r>
              <w:rPr>
                <w:szCs w:val="26"/>
              </w:rPr>
              <w:t xml:space="preserve"> </w:t>
            </w:r>
          </w:p>
          <w:p w14:paraId="3BAA45A8"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Các</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phần</w:t>
            </w:r>
            <w:proofErr w:type="spellEnd"/>
            <w:r>
              <w:rPr>
                <w:szCs w:val="26"/>
              </w:rPr>
              <w:t xml:space="preserve"> </w:t>
            </w:r>
            <w:proofErr w:type="spellStart"/>
            <w:r>
              <w:rPr>
                <w:szCs w:val="26"/>
              </w:rPr>
              <w:t>mềm</w:t>
            </w:r>
            <w:proofErr w:type="spellEnd"/>
          </w:p>
          <w:p w14:paraId="0E3F09CA"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D51626">
              <w:rPr>
                <w:szCs w:val="26"/>
              </w:rPr>
              <w:t>Các</w:t>
            </w:r>
            <w:proofErr w:type="spellEnd"/>
            <w:r w:rsidRPr="00D51626">
              <w:rPr>
                <w:szCs w:val="26"/>
              </w:rPr>
              <w:t xml:space="preserve"> </w:t>
            </w:r>
            <w:proofErr w:type="spellStart"/>
            <w:r w:rsidRPr="00D51626">
              <w:rPr>
                <w:szCs w:val="26"/>
              </w:rPr>
              <w:t>dự</w:t>
            </w:r>
            <w:proofErr w:type="spellEnd"/>
            <w:r w:rsidRPr="00D51626">
              <w:rPr>
                <w:szCs w:val="26"/>
              </w:rPr>
              <w:t xml:space="preserve"> </w:t>
            </w:r>
            <w:proofErr w:type="spellStart"/>
            <w:r w:rsidRPr="00D51626">
              <w:rPr>
                <w:szCs w:val="26"/>
              </w:rPr>
              <w:t>án</w:t>
            </w:r>
            <w:proofErr w:type="spellEnd"/>
            <w:r w:rsidRPr="00D51626">
              <w:rPr>
                <w:szCs w:val="26"/>
              </w:rPr>
              <w:t xml:space="preserve">, </w:t>
            </w:r>
            <w:proofErr w:type="spellStart"/>
            <w:r w:rsidRPr="00D51626">
              <w:rPr>
                <w:szCs w:val="26"/>
              </w:rPr>
              <w:t>sản</w:t>
            </w:r>
            <w:proofErr w:type="spellEnd"/>
            <w:r w:rsidRPr="00D51626">
              <w:rPr>
                <w:szCs w:val="26"/>
              </w:rPr>
              <w:t xml:space="preserve"> </w:t>
            </w:r>
            <w:proofErr w:type="spellStart"/>
            <w:r w:rsidRPr="00D51626">
              <w:rPr>
                <w:szCs w:val="26"/>
              </w:rPr>
              <w:t>phẩm</w:t>
            </w:r>
            <w:proofErr w:type="spellEnd"/>
            <w:r w:rsidRPr="00D51626">
              <w:rPr>
                <w:szCs w:val="26"/>
              </w:rPr>
              <w:t xml:space="preserve">, </w:t>
            </w:r>
            <w:proofErr w:type="spellStart"/>
            <w:r w:rsidRPr="00D51626">
              <w:rPr>
                <w:szCs w:val="26"/>
              </w:rPr>
              <w:t>chủ</w:t>
            </w:r>
            <w:proofErr w:type="spellEnd"/>
            <w:r w:rsidRPr="00D51626">
              <w:rPr>
                <w:szCs w:val="26"/>
              </w:rPr>
              <w:t xml:space="preserve"> </w:t>
            </w:r>
            <w:proofErr w:type="spellStart"/>
            <w:r w:rsidRPr="00D51626">
              <w:rPr>
                <w:szCs w:val="26"/>
              </w:rPr>
              <w:t>đề</w:t>
            </w:r>
            <w:proofErr w:type="spellEnd"/>
          </w:p>
        </w:tc>
      </w:tr>
      <w:tr w:rsidR="000F7AE3" w:rsidRPr="00E227DB" w14:paraId="61FA547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8A92A8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CD104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9B35B63"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sidRPr="00F77586">
              <w:rPr>
                <w:szCs w:val="26"/>
              </w:rPr>
              <w:t>sự</w:t>
            </w:r>
            <w:proofErr w:type="spellEnd"/>
            <w:r w:rsidRPr="00F77586">
              <w:rPr>
                <w:szCs w:val="26"/>
              </w:rPr>
              <w:t xml:space="preserve"> </w:t>
            </w:r>
            <w:proofErr w:type="spellStart"/>
            <w:r w:rsidRPr="00F77586">
              <w:rPr>
                <w:szCs w:val="26"/>
              </w:rPr>
              <w:t>kiện</w:t>
            </w:r>
            <w:proofErr w:type="spellEnd"/>
            <w:r>
              <w:rPr>
                <w:szCs w:val="26"/>
              </w:rPr>
              <w:t xml:space="preserve"> </w:t>
            </w:r>
            <w:proofErr w:type="spellStart"/>
            <w:r>
              <w:rPr>
                <w:szCs w:val="26"/>
              </w:rPr>
              <w:t>có</w:t>
            </w:r>
            <w:proofErr w:type="spellEnd"/>
            <w:r>
              <w:rPr>
                <w:szCs w:val="26"/>
              </w:rPr>
              <w:t xml:space="preserve"> </w:t>
            </w:r>
            <w:proofErr w:type="spellStart"/>
            <w:r>
              <w:rPr>
                <w:szCs w:val="26"/>
              </w:rPr>
              <w:t>khả</w:t>
            </w:r>
            <w:proofErr w:type="spellEnd"/>
            <w:r>
              <w:rPr>
                <w:szCs w:val="26"/>
              </w:rPr>
              <w:t xml:space="preserve"> </w:t>
            </w:r>
            <w:proofErr w:type="spellStart"/>
            <w:r>
              <w:rPr>
                <w:szCs w:val="26"/>
              </w:rPr>
              <w:t>năng</w:t>
            </w:r>
            <w:proofErr w:type="spellEnd"/>
            <w:r>
              <w:rPr>
                <w:szCs w:val="26"/>
              </w:rPr>
              <w:t xml:space="preserve"> </w:t>
            </w:r>
            <w:proofErr w:type="spellStart"/>
            <w:r>
              <w:rPr>
                <w:szCs w:val="26"/>
              </w:rPr>
              <w:t>xảy</w:t>
            </w:r>
            <w:proofErr w:type="spellEnd"/>
            <w:r>
              <w:rPr>
                <w:szCs w:val="26"/>
              </w:rPr>
              <w:t xml:space="preserve"> ra </w:t>
            </w:r>
            <w:proofErr w:type="spellStart"/>
            <w:r>
              <w:rPr>
                <w:szCs w:val="26"/>
              </w:rPr>
              <w:t>và</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tới</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đạt</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tổ</w:t>
            </w:r>
            <w:proofErr w:type="spellEnd"/>
            <w:r w:rsidRPr="00F77586">
              <w:rPr>
                <w:szCs w:val="26"/>
              </w:rPr>
              <w:t xml:space="preserve"> </w:t>
            </w:r>
            <w:proofErr w:type="spellStart"/>
            <w:r w:rsidRPr="00F77586">
              <w:rPr>
                <w:szCs w:val="26"/>
              </w:rPr>
              <w:t>chức</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đo</w:t>
            </w:r>
            <w:proofErr w:type="spellEnd"/>
            <w:r w:rsidRPr="00F77586">
              <w:rPr>
                <w:szCs w:val="26"/>
              </w:rPr>
              <w:t xml:space="preserve"> </w:t>
            </w:r>
            <w:proofErr w:type="spellStart"/>
            <w:r w:rsidRPr="00F77586">
              <w:rPr>
                <w:szCs w:val="26"/>
              </w:rPr>
              <w:t>lường</w:t>
            </w:r>
            <w:proofErr w:type="spellEnd"/>
            <w:r w:rsidRPr="00F77586">
              <w:rPr>
                <w:szCs w:val="26"/>
              </w:rPr>
              <w:t xml:space="preserve"> </w:t>
            </w:r>
            <w:proofErr w:type="spellStart"/>
            <w:r w:rsidRPr="00F77586">
              <w:rPr>
                <w:szCs w:val="26"/>
              </w:rPr>
              <w:t>bằng</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khả</w:t>
            </w:r>
            <w:proofErr w:type="spellEnd"/>
            <w:r w:rsidRPr="00F77586">
              <w:rPr>
                <w:szCs w:val="26"/>
              </w:rPr>
              <w:t xml:space="preserve"> </w:t>
            </w:r>
            <w:proofErr w:type="spellStart"/>
            <w:r w:rsidRPr="00F77586">
              <w:rPr>
                <w:szCs w:val="26"/>
              </w:rPr>
              <w:t>năng</w:t>
            </w:r>
            <w:proofErr w:type="spellEnd"/>
            <w:r w:rsidRPr="00F77586">
              <w:rPr>
                <w:szCs w:val="26"/>
              </w:rPr>
              <w:t xml:space="preserve"> </w:t>
            </w:r>
            <w:proofErr w:type="spellStart"/>
            <w:r w:rsidRPr="00F77586">
              <w:rPr>
                <w:szCs w:val="26"/>
              </w:rPr>
              <w:t>xảy</w:t>
            </w:r>
            <w:proofErr w:type="spellEnd"/>
            <w:r w:rsidRPr="00F77586">
              <w:rPr>
                <w:szCs w:val="26"/>
              </w:rPr>
              <w:t xml:space="preserve"> ra</w:t>
            </w:r>
            <w:r>
              <w:rPr>
                <w:szCs w:val="26"/>
              </w:rPr>
              <w:t>.</w:t>
            </w:r>
          </w:p>
          <w:p w14:paraId="10C5B00C"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Các</w:t>
            </w:r>
            <w:proofErr w:type="spellEnd"/>
            <w:r w:rsidRPr="00F77586">
              <w:rPr>
                <w:szCs w:val="26"/>
              </w:rPr>
              <w:t xml:space="preserve"> </w:t>
            </w:r>
            <w:proofErr w:type="spellStart"/>
            <w:r w:rsidRPr="00F77586">
              <w:rPr>
                <w:szCs w:val="26"/>
              </w:rPr>
              <w:t>loại</w:t>
            </w:r>
            <w:proofErr w:type="spellEnd"/>
            <w:r w:rsidRPr="00F77586">
              <w:rPr>
                <w:szCs w:val="26"/>
              </w:rPr>
              <w:t xml:space="preserve"> </w:t>
            </w: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đặc</w:t>
            </w:r>
            <w:proofErr w:type="spellEnd"/>
            <w:r w:rsidRPr="00F77586">
              <w:rPr>
                <w:szCs w:val="26"/>
              </w:rPr>
              <w:t xml:space="preserve"> </w:t>
            </w:r>
            <w:proofErr w:type="spellStart"/>
            <w:r w:rsidRPr="00F77586">
              <w:rPr>
                <w:szCs w:val="26"/>
              </w:rPr>
              <w:t>thù</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kinh</w:t>
            </w:r>
            <w:proofErr w:type="spellEnd"/>
            <w:r w:rsidRPr="00F77586">
              <w:rPr>
                <w:szCs w:val="26"/>
              </w:rPr>
              <w:t xml:space="preserve"> </w:t>
            </w:r>
            <w:proofErr w:type="spellStart"/>
            <w:r w:rsidRPr="00F77586">
              <w:rPr>
                <w:szCs w:val="26"/>
              </w:rPr>
              <w:t>doanh</w:t>
            </w:r>
            <w:proofErr w:type="spellEnd"/>
            <w:r>
              <w:rPr>
                <w:szCs w:val="26"/>
              </w:rPr>
              <w:t>:</w:t>
            </w:r>
          </w:p>
          <w:p w14:paraId="0AFF6FFD"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chiến</w:t>
            </w:r>
            <w:proofErr w:type="spellEnd"/>
            <w:r w:rsidRPr="00F77586">
              <w:rPr>
                <w:szCs w:val="26"/>
              </w:rPr>
              <w:t xml:space="preserve"> </w:t>
            </w:r>
            <w:proofErr w:type="spellStart"/>
            <w:r w:rsidRPr="00F77586">
              <w:rPr>
                <w:szCs w:val="26"/>
              </w:rPr>
              <w:t>lược</w:t>
            </w:r>
            <w:proofErr w:type="spellEnd"/>
          </w:p>
          <w:p w14:paraId="0477F629"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danh</w:t>
            </w:r>
            <w:proofErr w:type="spellEnd"/>
            <w:r w:rsidRPr="00F77586">
              <w:rPr>
                <w:szCs w:val="26"/>
              </w:rPr>
              <w:t xml:space="preserve"> </w:t>
            </w:r>
            <w:proofErr w:type="spellStart"/>
            <w:r w:rsidRPr="00F77586">
              <w:rPr>
                <w:szCs w:val="26"/>
              </w:rPr>
              <w:t>tiếng</w:t>
            </w:r>
            <w:proofErr w:type="spellEnd"/>
          </w:p>
          <w:p w14:paraId="092B2DA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tài</w:t>
            </w:r>
            <w:proofErr w:type="spellEnd"/>
            <w:r w:rsidRPr="00F77586">
              <w:rPr>
                <w:szCs w:val="26"/>
              </w:rPr>
              <w:t xml:space="preserve"> </w:t>
            </w:r>
            <w:proofErr w:type="spellStart"/>
            <w:r w:rsidRPr="00F77586">
              <w:rPr>
                <w:szCs w:val="26"/>
              </w:rPr>
              <w:t>chính</w:t>
            </w:r>
            <w:proofErr w:type="spellEnd"/>
          </w:p>
          <w:p w14:paraId="58843B2F"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hoạt</w:t>
            </w:r>
            <w:proofErr w:type="spellEnd"/>
            <w:r w:rsidRPr="00F77586">
              <w:rPr>
                <w:szCs w:val="26"/>
              </w:rPr>
              <w:t xml:space="preserve"> </w:t>
            </w:r>
            <w:proofErr w:type="spellStart"/>
            <w:r w:rsidRPr="00F77586">
              <w:rPr>
                <w:szCs w:val="26"/>
              </w:rPr>
              <w:t>động</w:t>
            </w:r>
            <w:proofErr w:type="spellEnd"/>
          </w:p>
          <w:p w14:paraId="63DF6525"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BB0D55">
              <w:rPr>
                <w:szCs w:val="26"/>
              </w:rPr>
              <w:t>Rủi</w:t>
            </w:r>
            <w:proofErr w:type="spellEnd"/>
            <w:r w:rsidRPr="00BB0D55">
              <w:rPr>
                <w:szCs w:val="26"/>
              </w:rPr>
              <w:t xml:space="preserve"> </w:t>
            </w:r>
            <w:proofErr w:type="spellStart"/>
            <w:r w:rsidRPr="00BB0D55">
              <w:rPr>
                <w:szCs w:val="26"/>
              </w:rPr>
              <w:t>ro</w:t>
            </w:r>
            <w:proofErr w:type="spellEnd"/>
            <w:r w:rsidRPr="00BB0D55">
              <w:rPr>
                <w:szCs w:val="26"/>
              </w:rPr>
              <w:t xml:space="preserve"> </w:t>
            </w:r>
            <w:proofErr w:type="spellStart"/>
            <w:r w:rsidRPr="00BB0D55">
              <w:rPr>
                <w:szCs w:val="26"/>
              </w:rPr>
              <w:t>pháp</w:t>
            </w:r>
            <w:proofErr w:type="spellEnd"/>
            <w:r w:rsidRPr="00BB0D55">
              <w:rPr>
                <w:szCs w:val="26"/>
              </w:rPr>
              <w:t xml:space="preserve"> </w:t>
            </w:r>
            <w:proofErr w:type="spellStart"/>
            <w:r w:rsidRPr="00BB0D55">
              <w:rPr>
                <w:szCs w:val="26"/>
              </w:rPr>
              <w:t>lý</w:t>
            </w:r>
            <w:proofErr w:type="spellEnd"/>
            <w:r w:rsidRPr="00BB0D55">
              <w:rPr>
                <w:szCs w:val="26"/>
              </w:rPr>
              <w:t>/</w:t>
            </w:r>
            <w:proofErr w:type="spellStart"/>
            <w:r w:rsidRPr="00BB0D55">
              <w:rPr>
                <w:szCs w:val="26"/>
              </w:rPr>
              <w:t>tuân</w:t>
            </w:r>
            <w:proofErr w:type="spellEnd"/>
            <w:r w:rsidRPr="00BB0D55">
              <w:rPr>
                <w:szCs w:val="26"/>
              </w:rPr>
              <w:t xml:space="preserve"> </w:t>
            </w:r>
            <w:proofErr w:type="spellStart"/>
            <w:r w:rsidRPr="00BB0D55">
              <w:rPr>
                <w:szCs w:val="26"/>
              </w:rPr>
              <w:t>thủ</w:t>
            </w:r>
            <w:proofErr w:type="spellEnd"/>
          </w:p>
          <w:p w14:paraId="0C382BF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BB0D55">
              <w:rPr>
                <w:szCs w:val="26"/>
              </w:rPr>
              <w:t>Rủi</w:t>
            </w:r>
            <w:proofErr w:type="spellEnd"/>
            <w:r w:rsidRPr="00BB0D55">
              <w:rPr>
                <w:szCs w:val="26"/>
              </w:rPr>
              <w:t xml:space="preserve"> </w:t>
            </w:r>
            <w:proofErr w:type="spellStart"/>
            <w:r w:rsidRPr="00BB0D55">
              <w:rPr>
                <w:szCs w:val="26"/>
              </w:rPr>
              <w:t>ro</w:t>
            </w:r>
            <w:proofErr w:type="spellEnd"/>
            <w:r w:rsidRPr="00BB0D55">
              <w:rPr>
                <w:szCs w:val="26"/>
              </w:rPr>
              <w:t xml:space="preserve"> </w:t>
            </w:r>
            <w:proofErr w:type="spellStart"/>
            <w:r w:rsidRPr="00BB0D55">
              <w:rPr>
                <w:szCs w:val="26"/>
              </w:rPr>
              <w:t>thảm</w:t>
            </w:r>
            <w:proofErr w:type="spellEnd"/>
            <w:r w:rsidRPr="00BB0D55">
              <w:rPr>
                <w:szCs w:val="26"/>
              </w:rPr>
              <w:t xml:space="preserve"> </w:t>
            </w:r>
            <w:proofErr w:type="spellStart"/>
            <w:r w:rsidRPr="00BB0D55">
              <w:rPr>
                <w:szCs w:val="26"/>
              </w:rPr>
              <w:t>họa</w:t>
            </w:r>
            <w:proofErr w:type="spellEnd"/>
          </w:p>
        </w:tc>
      </w:tr>
      <w:tr w:rsidR="000F7AE3" w:rsidRPr="00E227DB" w14:paraId="0606FDA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B86BDC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B2C759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tiềm</w:t>
            </w:r>
            <w:proofErr w:type="spellEnd"/>
            <w:r>
              <w:rPr>
                <w:szCs w:val="26"/>
              </w:rPr>
              <w:t xml:space="preserve"> </w:t>
            </w:r>
            <w:proofErr w:type="spellStart"/>
            <w:r>
              <w:rPr>
                <w:szCs w:val="26"/>
              </w:rPr>
              <w:t>tàng</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tổng</w:t>
            </w:r>
            <w:proofErr w:type="spellEnd"/>
            <w:r>
              <w:rPr>
                <w:szCs w:val="26"/>
              </w:rPr>
              <w:t>)</w:t>
            </w:r>
          </w:p>
        </w:tc>
        <w:tc>
          <w:tcPr>
            <w:tcW w:w="3363" w:type="pct"/>
            <w:tcBorders>
              <w:top w:val="single" w:sz="4" w:space="0" w:color="auto"/>
              <w:left w:val="single" w:sz="4" w:space="0" w:color="auto"/>
              <w:bottom w:val="single" w:sz="4" w:space="0" w:color="auto"/>
              <w:right w:val="single" w:sz="12" w:space="0" w:color="auto"/>
            </w:tcBorders>
            <w:vAlign w:val="center"/>
          </w:tcPr>
          <w:p w14:paraId="53A8991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toàn</w:t>
            </w:r>
            <w:proofErr w:type="spellEnd"/>
            <w:r>
              <w:rPr>
                <w:szCs w:val="26"/>
              </w:rPr>
              <w:t xml:space="preserve"> </w:t>
            </w:r>
            <w:proofErr w:type="spellStart"/>
            <w:r>
              <w:rPr>
                <w:szCs w:val="26"/>
              </w:rPr>
              <w:t>bộ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mà</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phải</w:t>
            </w:r>
            <w:proofErr w:type="spellEnd"/>
            <w:r>
              <w:rPr>
                <w:szCs w:val="26"/>
              </w:rPr>
              <w:t xml:space="preserve"> </w:t>
            </w:r>
            <w:proofErr w:type="spellStart"/>
            <w:r>
              <w:rPr>
                <w:szCs w:val="26"/>
              </w:rPr>
              <w:t>đối</w:t>
            </w:r>
            <w:proofErr w:type="spellEnd"/>
            <w:r>
              <w:rPr>
                <w:szCs w:val="26"/>
              </w:rPr>
              <w:t xml:space="preserve"> </w:t>
            </w:r>
            <w:proofErr w:type="spellStart"/>
            <w:r>
              <w:rPr>
                <w:szCs w:val="26"/>
              </w:rPr>
              <w:t>mặt</w:t>
            </w:r>
            <w:proofErr w:type="spellEnd"/>
            <w:r>
              <w:rPr>
                <w:szCs w:val="26"/>
              </w:rPr>
              <w:t xml:space="preserve"> </w:t>
            </w:r>
            <w:proofErr w:type="spellStart"/>
            <w:r>
              <w:rPr>
                <w:szCs w:val="26"/>
              </w:rPr>
              <w:t>trước</w:t>
            </w:r>
            <w:proofErr w:type="spellEnd"/>
            <w:r>
              <w:rPr>
                <w:szCs w:val="26"/>
              </w:rPr>
              <w:t xml:space="preserve"> </w:t>
            </w:r>
            <w:proofErr w:type="spellStart"/>
            <w:r w:rsidRPr="00E47D6C">
              <w:rPr>
                <w:b/>
                <w:szCs w:val="26"/>
              </w:rPr>
              <w:t>khi</w:t>
            </w:r>
            <w:proofErr w:type="spellEnd"/>
            <w:r w:rsidRPr="00E47D6C">
              <w:rPr>
                <w:b/>
                <w:szCs w:val="26"/>
              </w:rPr>
              <w:t xml:space="preserve"> </w:t>
            </w:r>
            <w:proofErr w:type="spellStart"/>
            <w:r>
              <w:rPr>
                <w:b/>
                <w:szCs w:val="26"/>
              </w:rPr>
              <w:t>thực</w:t>
            </w:r>
            <w:proofErr w:type="spellEnd"/>
            <w:r>
              <w:rPr>
                <w:b/>
                <w:szCs w:val="26"/>
              </w:rPr>
              <w:t xml:space="preserve"> </w:t>
            </w:r>
            <w:proofErr w:type="spellStart"/>
            <w:r>
              <w:rPr>
                <w:b/>
                <w:szCs w:val="26"/>
              </w:rPr>
              <w:t>hiện</w:t>
            </w:r>
            <w:proofErr w:type="spellEnd"/>
            <w:r w:rsidRPr="00E47D6C">
              <w:rPr>
                <w:b/>
                <w:szCs w:val="26"/>
              </w:rPr>
              <w:t xml:space="preserve"> </w:t>
            </w:r>
            <w:proofErr w:type="spellStart"/>
            <w:r w:rsidRPr="00E47D6C">
              <w:rPr>
                <w:b/>
                <w:szCs w:val="26"/>
              </w:rPr>
              <w:t>các</w:t>
            </w:r>
            <w:proofErr w:type="spellEnd"/>
            <w:r w:rsidRPr="00E47D6C">
              <w:rPr>
                <w:b/>
                <w:szCs w:val="26"/>
              </w:rPr>
              <w:t xml:space="preserve"> </w:t>
            </w:r>
            <w:proofErr w:type="spellStart"/>
            <w:r w:rsidRPr="00E47D6C">
              <w:rPr>
                <w:b/>
                <w:szCs w:val="26"/>
              </w:rPr>
              <w:t>biện</w:t>
            </w:r>
            <w:proofErr w:type="spellEnd"/>
            <w:r w:rsidRPr="00E47D6C">
              <w:rPr>
                <w:b/>
                <w:szCs w:val="26"/>
              </w:rPr>
              <w:t xml:space="preserve"> </w:t>
            </w:r>
            <w:proofErr w:type="spellStart"/>
            <w:r w:rsidRPr="00E47D6C">
              <w:rPr>
                <w:b/>
                <w:szCs w:val="26"/>
              </w:rPr>
              <w:t>pháp</w:t>
            </w:r>
            <w:proofErr w:type="spellEnd"/>
            <w:r w:rsidRPr="00E47D6C">
              <w:rPr>
                <w:b/>
                <w:szCs w:val="26"/>
              </w:rPr>
              <w:t xml:space="preserve"> </w:t>
            </w:r>
            <w:proofErr w:type="spellStart"/>
            <w:r>
              <w:rPr>
                <w:b/>
                <w:szCs w:val="26"/>
              </w:rPr>
              <w:t>kiểm</w:t>
            </w:r>
            <w:proofErr w:type="spellEnd"/>
            <w:r>
              <w:rPr>
                <w:b/>
                <w:szCs w:val="26"/>
              </w:rPr>
              <w:t xml:space="preserve"> </w:t>
            </w:r>
            <w:proofErr w:type="spellStart"/>
            <w:r>
              <w:rPr>
                <w:b/>
                <w:szCs w:val="26"/>
              </w:rPr>
              <w:t>soát</w:t>
            </w:r>
            <w:proofErr w:type="spellEnd"/>
            <w:r>
              <w:rPr>
                <w:b/>
                <w:szCs w:val="26"/>
              </w:rPr>
              <w:t xml:space="preserve">, </w:t>
            </w:r>
            <w:proofErr w:type="spellStart"/>
            <w:r>
              <w:rPr>
                <w:szCs w:val="26"/>
              </w:rPr>
              <w:t>bắt</w:t>
            </w:r>
            <w:proofErr w:type="spellEnd"/>
            <w:r>
              <w:rPr>
                <w:szCs w:val="26"/>
              </w:rPr>
              <w:t xml:space="preserve"> </w:t>
            </w:r>
            <w:proofErr w:type="spellStart"/>
            <w:r>
              <w:rPr>
                <w:szCs w:val="26"/>
              </w:rPr>
              <w:t>nguồn</w:t>
            </w:r>
            <w:proofErr w:type="spellEnd"/>
            <w:r>
              <w:rPr>
                <w:szCs w:val="26"/>
              </w:rPr>
              <w:t xml:space="preserve"> </w:t>
            </w:r>
            <w:proofErr w:type="spellStart"/>
            <w:r>
              <w:rPr>
                <w:szCs w:val="26"/>
              </w:rPr>
              <w:t>từ</w:t>
            </w:r>
            <w:proofErr w:type="spellEnd"/>
            <w:r>
              <w:rPr>
                <w:szCs w:val="26"/>
              </w:rPr>
              <w:t xml:space="preserve"> </w:t>
            </w:r>
            <w:proofErr w:type="spellStart"/>
            <w:r>
              <w:rPr>
                <w:szCs w:val="26"/>
              </w:rPr>
              <w:t>bản</w:t>
            </w:r>
            <w:proofErr w:type="spellEnd"/>
            <w:r>
              <w:rPr>
                <w:szCs w:val="26"/>
              </w:rPr>
              <w:t xml:space="preserve"> </w:t>
            </w:r>
            <w:proofErr w:type="spellStart"/>
            <w:r>
              <w:rPr>
                <w:szCs w:val="26"/>
              </w:rPr>
              <w:t>chất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của</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Thường</w:t>
            </w:r>
            <w:proofErr w:type="spellEnd"/>
            <w:r>
              <w:rPr>
                <w:szCs w:val="26"/>
              </w:rPr>
              <w:t xml:space="preserve"> </w:t>
            </w:r>
            <w:proofErr w:type="spellStart"/>
            <w:r>
              <w:rPr>
                <w:szCs w:val="26"/>
              </w:rPr>
              <w:t>phát</w:t>
            </w:r>
            <w:proofErr w:type="spellEnd"/>
            <w:r>
              <w:rPr>
                <w:szCs w:val="26"/>
              </w:rPr>
              <w:t xml:space="preserve"> </w:t>
            </w:r>
            <w:proofErr w:type="spellStart"/>
            <w:r>
              <w:rPr>
                <w:szCs w:val="26"/>
              </w:rPr>
              <w:t>sinh</w:t>
            </w:r>
            <w:proofErr w:type="spellEnd"/>
            <w:r>
              <w:rPr>
                <w:szCs w:val="26"/>
              </w:rPr>
              <w:t xml:space="preserve"> do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môi</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bên</w:t>
            </w:r>
            <w:proofErr w:type="spellEnd"/>
            <w:r>
              <w:rPr>
                <w:szCs w:val="26"/>
              </w:rPr>
              <w:t xml:space="preserve"> </w:t>
            </w:r>
            <w:proofErr w:type="spellStart"/>
            <w:r>
              <w:rPr>
                <w:szCs w:val="26"/>
              </w:rPr>
              <w:t>ngoài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kinh</w:t>
            </w:r>
            <w:proofErr w:type="spellEnd"/>
            <w:r>
              <w:rPr>
                <w:szCs w:val="26"/>
              </w:rPr>
              <w:t xml:space="preserve"> </w:t>
            </w:r>
            <w:proofErr w:type="spellStart"/>
            <w:r>
              <w:rPr>
                <w:szCs w:val="26"/>
              </w:rPr>
              <w:t>tế</w:t>
            </w:r>
            <w:proofErr w:type="spellEnd"/>
            <w:r>
              <w:rPr>
                <w:szCs w:val="26"/>
              </w:rPr>
              <w:t xml:space="preserve">, </w:t>
            </w:r>
            <w:proofErr w:type="spellStart"/>
            <w:r>
              <w:rPr>
                <w:szCs w:val="26"/>
              </w:rPr>
              <w:t>môi</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pháp</w:t>
            </w:r>
            <w:proofErr w:type="spellEnd"/>
            <w:r>
              <w:rPr>
                <w:szCs w:val="26"/>
              </w:rPr>
              <w:t xml:space="preserve"> </w:t>
            </w:r>
            <w:proofErr w:type="spellStart"/>
            <w:r>
              <w:rPr>
                <w:szCs w:val="26"/>
              </w:rPr>
              <w:t>lý</w:t>
            </w:r>
            <w:proofErr w:type="spellEnd"/>
            <w:r>
              <w:rPr>
                <w:szCs w:val="26"/>
              </w:rPr>
              <w:t xml:space="preserve"> </w:t>
            </w:r>
            <w:proofErr w:type="spellStart"/>
            <w:r>
              <w:rPr>
                <w:szCs w:val="26"/>
              </w:rPr>
              <w:t>và</w:t>
            </w:r>
            <w:proofErr w:type="spellEnd"/>
            <w:r>
              <w:rPr>
                <w:szCs w:val="26"/>
              </w:rPr>
              <w:t xml:space="preserve"> </w:t>
            </w:r>
            <w:proofErr w:type="spellStart"/>
            <w:r>
              <w:rPr>
                <w:szCs w:val="26"/>
              </w:rPr>
              <w:t>chính</w:t>
            </w:r>
            <w:proofErr w:type="spellEnd"/>
            <w:r>
              <w:rPr>
                <w:szCs w:val="26"/>
              </w:rPr>
              <w:t xml:space="preserve"> </w:t>
            </w:r>
            <w:proofErr w:type="spellStart"/>
            <w:r>
              <w:rPr>
                <w:szCs w:val="26"/>
              </w:rPr>
              <w:t>trị</w:t>
            </w:r>
            <w:proofErr w:type="spellEnd"/>
            <w:r>
              <w:rPr>
                <w:szCs w:val="26"/>
              </w:rPr>
              <w:t xml:space="preserve">) </w:t>
            </w:r>
            <w:proofErr w:type="spellStart"/>
            <w:r>
              <w:rPr>
                <w:szCs w:val="26"/>
              </w:rPr>
              <w:t>và</w:t>
            </w:r>
            <w:proofErr w:type="spellEnd"/>
            <w:r>
              <w:rPr>
                <w:szCs w:val="26"/>
              </w:rPr>
              <w:t xml:space="preserve">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bên</w:t>
            </w:r>
            <w:proofErr w:type="spellEnd"/>
            <w:r>
              <w:rPr>
                <w:szCs w:val="26"/>
              </w:rPr>
              <w:t xml:space="preserve"> </w:t>
            </w:r>
            <w:proofErr w:type="spellStart"/>
            <w:r>
              <w:rPr>
                <w:szCs w:val="26"/>
              </w:rPr>
              <w:t>trong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phức</w:t>
            </w:r>
            <w:proofErr w:type="spellEnd"/>
            <w:r>
              <w:rPr>
                <w:szCs w:val="26"/>
              </w:rPr>
              <w:t xml:space="preserve"> </w:t>
            </w:r>
            <w:proofErr w:type="spellStart"/>
            <w:r>
              <w:rPr>
                <w:szCs w:val="26"/>
              </w:rPr>
              <w:t>tạp</w:t>
            </w:r>
            <w:proofErr w:type="spellEnd"/>
            <w:r>
              <w:rPr>
                <w:szCs w:val="26"/>
              </w:rPr>
              <w:t xml:space="preserve"> </w:t>
            </w:r>
            <w:proofErr w:type="spellStart"/>
            <w:r>
              <w:rPr>
                <w:szCs w:val="26"/>
              </w:rPr>
              <w:t>của</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kỹ</w:t>
            </w:r>
            <w:proofErr w:type="spellEnd"/>
            <w:r>
              <w:rPr>
                <w:szCs w:val="26"/>
              </w:rPr>
              <w:t xml:space="preserve"> </w:t>
            </w:r>
            <w:proofErr w:type="spellStart"/>
            <w:r>
              <w:rPr>
                <w:szCs w:val="26"/>
              </w:rPr>
              <w:t>năng</w:t>
            </w:r>
            <w:proofErr w:type="spellEnd"/>
            <w:r>
              <w:rPr>
                <w:szCs w:val="26"/>
              </w:rPr>
              <w:t xml:space="preserve"> </w:t>
            </w:r>
            <w:proofErr w:type="spellStart"/>
            <w:r>
              <w:rPr>
                <w:szCs w:val="26"/>
              </w:rPr>
              <w:t>của</w:t>
            </w:r>
            <w:proofErr w:type="spellEnd"/>
            <w:r>
              <w:rPr>
                <w:szCs w:val="26"/>
              </w:rPr>
              <w:t xml:space="preserve"> </w:t>
            </w:r>
            <w:proofErr w:type="spellStart"/>
            <w:r>
              <w:rPr>
                <w:szCs w:val="26"/>
              </w:rPr>
              <w:t>nguồn</w:t>
            </w:r>
            <w:proofErr w:type="spellEnd"/>
            <w:r>
              <w:rPr>
                <w:szCs w:val="26"/>
              </w:rPr>
              <w:t xml:space="preserve"> </w:t>
            </w:r>
            <w:proofErr w:type="spellStart"/>
            <w:r>
              <w:rPr>
                <w:szCs w:val="26"/>
              </w:rPr>
              <w:t>nhân</w:t>
            </w:r>
            <w:proofErr w:type="spellEnd"/>
            <w:r>
              <w:rPr>
                <w:szCs w:val="26"/>
              </w:rPr>
              <w:t xml:space="preserve"> </w:t>
            </w:r>
            <w:proofErr w:type="spellStart"/>
            <w:r>
              <w:rPr>
                <w:szCs w:val="26"/>
              </w:rPr>
              <w:t>lực</w:t>
            </w:r>
            <w:proofErr w:type="spellEnd"/>
            <w:r>
              <w:rPr>
                <w:szCs w:val="26"/>
              </w:rPr>
              <w:t>)…</w:t>
            </w:r>
          </w:p>
        </w:tc>
      </w:tr>
      <w:tr w:rsidR="000F7AE3" w:rsidRPr="00E227DB" w14:paraId="20F5CB3A"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53CA1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21C701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còn</w:t>
            </w:r>
            <w:proofErr w:type="spellEnd"/>
            <w:r>
              <w:rPr>
                <w:szCs w:val="26"/>
              </w:rPr>
              <w:t xml:space="preserve"> </w:t>
            </w:r>
            <w:proofErr w:type="spellStart"/>
            <w:r>
              <w:rPr>
                <w:szCs w:val="26"/>
              </w:rPr>
              <w:t>lại</w:t>
            </w:r>
            <w:proofErr w:type="spellEnd"/>
            <w:r>
              <w:rPr>
                <w:szCs w:val="26"/>
              </w:rPr>
              <w:t xml:space="preserve"> </w:t>
            </w:r>
            <w:r>
              <w:rPr>
                <w:szCs w:val="26"/>
              </w:rPr>
              <w:br/>
              <w:t>(</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dòng</w:t>
            </w:r>
            <w:proofErr w:type="spellEnd"/>
            <w:r>
              <w:rPr>
                <w:szCs w:val="26"/>
              </w:rPr>
              <w:t>)</w:t>
            </w:r>
          </w:p>
        </w:tc>
        <w:tc>
          <w:tcPr>
            <w:tcW w:w="3363" w:type="pct"/>
            <w:tcBorders>
              <w:top w:val="single" w:sz="4" w:space="0" w:color="auto"/>
              <w:left w:val="single" w:sz="4" w:space="0" w:color="auto"/>
              <w:bottom w:val="single" w:sz="4" w:space="0" w:color="auto"/>
              <w:right w:val="single" w:sz="12" w:space="0" w:color="auto"/>
            </w:tcBorders>
            <w:vAlign w:val="center"/>
          </w:tcPr>
          <w:p w14:paraId="6804F34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còn</w:t>
            </w:r>
            <w:proofErr w:type="spellEnd"/>
            <w:r>
              <w:rPr>
                <w:szCs w:val="26"/>
              </w:rPr>
              <w:t xml:space="preserve"> </w:t>
            </w:r>
            <w:proofErr w:type="spellStart"/>
            <w:r>
              <w:rPr>
                <w:szCs w:val="26"/>
              </w:rPr>
              <w:t>lại</w:t>
            </w:r>
            <w:proofErr w:type="spellEnd"/>
            <w:r>
              <w:rPr>
                <w:szCs w:val="26"/>
              </w:rPr>
              <w:t xml:space="preserve"> </w:t>
            </w:r>
            <w:proofErr w:type="spellStart"/>
            <w:r w:rsidRPr="00BC5C9B">
              <w:rPr>
                <w:b/>
                <w:szCs w:val="26"/>
              </w:rPr>
              <w:t>sau</w:t>
            </w:r>
            <w:proofErr w:type="spellEnd"/>
            <w:r w:rsidRPr="00BC5C9B">
              <w:rPr>
                <w:b/>
                <w:szCs w:val="26"/>
              </w:rPr>
              <w:t xml:space="preserve"> </w:t>
            </w:r>
            <w:proofErr w:type="spellStart"/>
            <w:r w:rsidRPr="00BC5C9B">
              <w:rPr>
                <w:b/>
                <w:szCs w:val="26"/>
              </w:rPr>
              <w:t>khi</w:t>
            </w:r>
            <w:proofErr w:type="spellEnd"/>
            <w:r w:rsidRPr="00BC5C9B">
              <w:rPr>
                <w:b/>
                <w:szCs w:val="26"/>
              </w:rPr>
              <w:t xml:space="preserve"> </w:t>
            </w:r>
            <w:proofErr w:type="spellStart"/>
            <w:r w:rsidRPr="00BC5C9B">
              <w:rPr>
                <w:b/>
                <w:szCs w:val="26"/>
              </w:rPr>
              <w:t>đã</w:t>
            </w:r>
            <w:proofErr w:type="spellEnd"/>
            <w:r w:rsidRPr="00BC5C9B">
              <w:rPr>
                <w:b/>
                <w:szCs w:val="26"/>
              </w:rPr>
              <w:t xml:space="preserve"> </w:t>
            </w:r>
            <w:proofErr w:type="spellStart"/>
            <w:r w:rsidRPr="00BC5C9B">
              <w:rPr>
                <w:b/>
                <w:szCs w:val="26"/>
              </w:rPr>
              <w:t>thực</w:t>
            </w:r>
            <w:proofErr w:type="spellEnd"/>
            <w:r w:rsidRPr="00BC5C9B">
              <w:rPr>
                <w:b/>
                <w:szCs w:val="26"/>
              </w:rPr>
              <w:t xml:space="preserve"> </w:t>
            </w:r>
            <w:proofErr w:type="spellStart"/>
            <w:r w:rsidRPr="00BC5C9B">
              <w:rPr>
                <w:b/>
                <w:szCs w:val="26"/>
              </w:rPr>
              <w:t>hiện</w:t>
            </w:r>
            <w:proofErr w:type="spellEnd"/>
            <w:r w:rsidRPr="00BC5C9B">
              <w:rPr>
                <w:b/>
                <w:szCs w:val="26"/>
              </w:rPr>
              <w:t xml:space="preserve"> </w:t>
            </w:r>
            <w:proofErr w:type="spellStart"/>
            <w:r w:rsidRPr="00BC5C9B">
              <w:rPr>
                <w:b/>
                <w:szCs w:val="26"/>
              </w:rPr>
              <w:t>các</w:t>
            </w:r>
            <w:proofErr w:type="spellEnd"/>
            <w:r w:rsidRPr="00BC5C9B">
              <w:rPr>
                <w:b/>
                <w:szCs w:val="26"/>
              </w:rPr>
              <w:t xml:space="preserve"> </w:t>
            </w:r>
            <w:proofErr w:type="spellStart"/>
            <w:r w:rsidRPr="00BC5C9B">
              <w:rPr>
                <w:b/>
                <w:szCs w:val="26"/>
              </w:rPr>
              <w:t>biện</w:t>
            </w:r>
            <w:proofErr w:type="spellEnd"/>
            <w:r w:rsidRPr="00BC5C9B">
              <w:rPr>
                <w:b/>
                <w:szCs w:val="26"/>
              </w:rPr>
              <w:t xml:space="preserve"> </w:t>
            </w:r>
            <w:proofErr w:type="spellStart"/>
            <w:r w:rsidRPr="00BC5C9B">
              <w:rPr>
                <w:b/>
                <w:szCs w:val="26"/>
              </w:rPr>
              <w:t>pháp</w:t>
            </w:r>
            <w:proofErr w:type="spellEnd"/>
            <w:r w:rsidRPr="00BC5C9B">
              <w:rPr>
                <w:b/>
                <w:szCs w:val="26"/>
              </w:rPr>
              <w:t xml:space="preserve"> </w:t>
            </w:r>
            <w:proofErr w:type="spellStart"/>
            <w:r>
              <w:rPr>
                <w:b/>
                <w:szCs w:val="26"/>
              </w:rPr>
              <w:t>kiểm</w:t>
            </w:r>
            <w:proofErr w:type="spellEnd"/>
            <w:r>
              <w:rPr>
                <w:b/>
                <w:szCs w:val="26"/>
              </w:rPr>
              <w:t xml:space="preserve"> </w:t>
            </w:r>
            <w:proofErr w:type="spellStart"/>
            <w:r>
              <w:rPr>
                <w:b/>
                <w:szCs w:val="26"/>
              </w:rPr>
              <w:t>soát</w:t>
            </w:r>
            <w:proofErr w:type="spellEnd"/>
            <w:r>
              <w:rPr>
                <w:b/>
                <w:szCs w:val="26"/>
              </w:rPr>
              <w:t xml:space="preserve"> </w:t>
            </w:r>
          </w:p>
        </w:tc>
      </w:tr>
      <w:tr w:rsidR="000F7AE3" w:rsidRPr="00E227DB" w14:paraId="47A10D6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082412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09F07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Khẩu</w:t>
            </w:r>
            <w:proofErr w:type="spellEnd"/>
            <w:r>
              <w:rPr>
                <w:szCs w:val="26"/>
              </w:rPr>
              <w:t xml:space="preserve"> </w:t>
            </w:r>
            <w:proofErr w:type="spellStart"/>
            <w:r>
              <w:rPr>
                <w:szCs w:val="26"/>
              </w:rPr>
              <w:t>vị</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485A349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mà</w:t>
            </w:r>
            <w:proofErr w:type="spellEnd"/>
            <w:r>
              <w:rPr>
                <w:szCs w:val="26"/>
              </w:rPr>
              <w:t xml:space="preserve"> </w:t>
            </w:r>
            <w:proofErr w:type="spellStart"/>
            <w:r>
              <w:rPr>
                <w:szCs w:val="26"/>
              </w:rPr>
              <w:t>một</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sẵn</w:t>
            </w:r>
            <w:proofErr w:type="spellEnd"/>
            <w:r>
              <w:rPr>
                <w:szCs w:val="26"/>
              </w:rPr>
              <w:t xml:space="preserve"> </w:t>
            </w:r>
            <w:proofErr w:type="spellStart"/>
            <w:r>
              <w:rPr>
                <w:szCs w:val="26"/>
              </w:rPr>
              <w:t>sàng</w:t>
            </w:r>
            <w:proofErr w:type="spellEnd"/>
            <w:r>
              <w:rPr>
                <w:szCs w:val="26"/>
              </w:rPr>
              <w:t xml:space="preserve"> </w:t>
            </w:r>
            <w:proofErr w:type="spellStart"/>
            <w:r>
              <w:rPr>
                <w:szCs w:val="26"/>
              </w:rPr>
              <w:t>chấp</w:t>
            </w:r>
            <w:proofErr w:type="spellEnd"/>
            <w:r>
              <w:rPr>
                <w:szCs w:val="26"/>
              </w:rPr>
              <w:t xml:space="preserve"> </w:t>
            </w:r>
            <w:proofErr w:type="spellStart"/>
            <w:r>
              <w:rPr>
                <w:szCs w:val="26"/>
              </w:rPr>
              <w:t>nhận</w:t>
            </w:r>
            <w:proofErr w:type="spellEnd"/>
          </w:p>
        </w:tc>
      </w:tr>
      <w:tr w:rsidR="000F7AE3" w:rsidRPr="00E227DB" w14:paraId="60C51C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88CF6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E2E9A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62ABDE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nhận</w:t>
            </w:r>
            <w:proofErr w:type="spellEnd"/>
            <w:r>
              <w:rPr>
                <w:szCs w:val="26"/>
              </w:rPr>
              <w:t xml:space="preserve"> </w:t>
            </w:r>
            <w:proofErr w:type="spellStart"/>
            <w:r>
              <w:rPr>
                <w:szCs w:val="26"/>
              </w:rPr>
              <w:t>diện</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và</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mức</w:t>
            </w:r>
            <w:proofErr w:type="spellEnd"/>
            <w:r>
              <w:rPr>
                <w:szCs w:val="26"/>
              </w:rPr>
              <w:t xml:space="preserve"> </w:t>
            </w:r>
            <w:proofErr w:type="spellStart"/>
            <w:r>
              <w:rPr>
                <w:szCs w:val="26"/>
              </w:rPr>
              <w:t>rủi</w:t>
            </w:r>
            <w:proofErr w:type="spellEnd"/>
            <w:r>
              <w:rPr>
                <w:szCs w:val="26"/>
              </w:rPr>
              <w:t xml:space="preserve"> ro.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sẽ</w:t>
            </w:r>
            <w:proofErr w:type="spellEnd"/>
            <w:r>
              <w:rPr>
                <w:szCs w:val="26"/>
              </w:rPr>
              <w:t xml:space="preserve"> </w:t>
            </w:r>
            <w:proofErr w:type="spellStart"/>
            <w:r>
              <w:rPr>
                <w:szCs w:val="26"/>
              </w:rPr>
              <w:t>là</w:t>
            </w:r>
            <w:proofErr w:type="spellEnd"/>
            <w:r>
              <w:rPr>
                <w:szCs w:val="26"/>
              </w:rPr>
              <w:t xml:space="preserve"> </w:t>
            </w:r>
            <w:proofErr w:type="spellStart"/>
            <w:r>
              <w:rPr>
                <w:szCs w:val="26"/>
              </w:rPr>
              <w:t>căn</w:t>
            </w:r>
            <w:proofErr w:type="spellEnd"/>
            <w:r>
              <w:rPr>
                <w:szCs w:val="26"/>
              </w:rPr>
              <w:t xml:space="preserve"> </w:t>
            </w:r>
            <w:proofErr w:type="spellStart"/>
            <w:r>
              <w:rPr>
                <w:szCs w:val="26"/>
              </w:rPr>
              <w:t>cứ</w:t>
            </w:r>
            <w:proofErr w:type="spellEnd"/>
            <w:r>
              <w:rPr>
                <w:szCs w:val="26"/>
              </w:rPr>
              <w:t xml:space="preserve"> </w:t>
            </w:r>
            <w:proofErr w:type="spellStart"/>
            <w:r>
              <w:rPr>
                <w:szCs w:val="26"/>
              </w:rPr>
              <w:t>để</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3538231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3D1B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2F02F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t</w:t>
            </w:r>
            <w:r w:rsidRPr="00F77586">
              <w:rPr>
                <w:szCs w:val="26"/>
              </w:rPr>
              <w:t>rọng</w:t>
            </w:r>
            <w:proofErr w:type="spellEnd"/>
            <w:r w:rsidRPr="00F77586">
              <w:rPr>
                <w:szCs w:val="26"/>
              </w:rPr>
              <w:t xml:space="preserve"> </w:t>
            </w:r>
            <w:proofErr w:type="spellStart"/>
            <w:r w:rsidRPr="00F77586">
              <w:rPr>
                <w:szCs w:val="26"/>
              </w:rPr>
              <w:t>yếu</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4362829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trọng</w:t>
            </w:r>
            <w:proofErr w:type="spellEnd"/>
            <w:r w:rsidRPr="00F77586">
              <w:rPr>
                <w:szCs w:val="26"/>
              </w:rPr>
              <w:t xml:space="preserve"> </w:t>
            </w:r>
            <w:proofErr w:type="spellStart"/>
            <w:r w:rsidRPr="00F77586">
              <w:rPr>
                <w:szCs w:val="26"/>
              </w:rPr>
              <w:t>tương</w:t>
            </w:r>
            <w:proofErr w:type="spellEnd"/>
            <w:r w:rsidRPr="00F77586">
              <w:rPr>
                <w:szCs w:val="26"/>
              </w:rPr>
              <w:t xml:space="preserve"> </w:t>
            </w:r>
            <w:proofErr w:type="spellStart"/>
            <w:r w:rsidRPr="00F77586">
              <w:rPr>
                <w:szCs w:val="26"/>
              </w:rPr>
              <w:t>đối</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một</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một</w:t>
            </w:r>
            <w:proofErr w:type="spellEnd"/>
            <w:r w:rsidRPr="00F77586">
              <w:rPr>
                <w:szCs w:val="26"/>
              </w:rPr>
              <w:t xml:space="preserve"> </w:t>
            </w:r>
            <w:proofErr w:type="spellStart"/>
            <w:r w:rsidRPr="00F77586">
              <w:rPr>
                <w:szCs w:val="26"/>
              </w:rPr>
              <w:t>hoàn</w:t>
            </w:r>
            <w:proofErr w:type="spellEnd"/>
            <w:r w:rsidRPr="00F77586">
              <w:rPr>
                <w:szCs w:val="26"/>
              </w:rPr>
              <w:t xml:space="preserve"> </w:t>
            </w:r>
            <w:proofErr w:type="spellStart"/>
            <w:r w:rsidRPr="00F77586">
              <w:rPr>
                <w:szCs w:val="26"/>
              </w:rPr>
              <w:t>cảnh</w:t>
            </w:r>
            <w:proofErr w:type="spellEnd"/>
            <w:r w:rsidRPr="00F77586">
              <w:rPr>
                <w:szCs w:val="26"/>
              </w:rPr>
              <w:t xml:space="preserve"> </w:t>
            </w:r>
            <w:proofErr w:type="spellStart"/>
            <w:r w:rsidRPr="00F77586">
              <w:rPr>
                <w:szCs w:val="26"/>
              </w:rPr>
              <w:t>mà</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đó</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xem</w:t>
            </w:r>
            <w:proofErr w:type="spellEnd"/>
            <w:r w:rsidRPr="00F77586">
              <w:rPr>
                <w:szCs w:val="26"/>
              </w:rPr>
              <w:t xml:space="preserve"> </w:t>
            </w:r>
            <w:proofErr w:type="spellStart"/>
            <w:r w:rsidRPr="00F77586">
              <w:rPr>
                <w:szCs w:val="26"/>
              </w:rPr>
              <w:t>xét</w:t>
            </w:r>
            <w:proofErr w:type="spellEnd"/>
            <w:r w:rsidRPr="00F77586">
              <w:rPr>
                <w:szCs w:val="26"/>
              </w:rPr>
              <w:t xml:space="preserve">, bao </w:t>
            </w:r>
            <w:proofErr w:type="spellStart"/>
            <w:r w:rsidRPr="00F77586">
              <w:rPr>
                <w:szCs w:val="26"/>
              </w:rPr>
              <w:t>gồm</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yếu</w:t>
            </w:r>
            <w:proofErr w:type="spellEnd"/>
            <w:r w:rsidRPr="00F77586">
              <w:rPr>
                <w:szCs w:val="26"/>
              </w:rPr>
              <w:t xml:space="preserve"> </w:t>
            </w:r>
            <w:proofErr w:type="spellStart"/>
            <w:r w:rsidRPr="00F77586">
              <w:rPr>
                <w:szCs w:val="26"/>
              </w:rPr>
              <w:t>tố</w:t>
            </w:r>
            <w:proofErr w:type="spellEnd"/>
            <w:r w:rsidRPr="00F77586">
              <w:rPr>
                <w:szCs w:val="26"/>
              </w:rPr>
              <w:t xml:space="preserve"> </w:t>
            </w:r>
            <w:proofErr w:type="spellStart"/>
            <w:r w:rsidRPr="00F77586">
              <w:rPr>
                <w:szCs w:val="26"/>
              </w:rPr>
              <w:t>định</w:t>
            </w:r>
            <w:proofErr w:type="spellEnd"/>
            <w:r w:rsidRPr="00F77586">
              <w:rPr>
                <w:szCs w:val="26"/>
              </w:rPr>
              <w:t xml:space="preserve"> </w:t>
            </w:r>
            <w:proofErr w:type="spellStart"/>
            <w:r w:rsidRPr="00F77586">
              <w:rPr>
                <w:szCs w:val="26"/>
              </w:rPr>
              <w:t>lượng</w:t>
            </w:r>
            <w:proofErr w:type="spellEnd"/>
            <w:r w:rsidRPr="00F77586">
              <w:rPr>
                <w:szCs w:val="26"/>
              </w:rPr>
              <w:t xml:space="preserve">, </w:t>
            </w:r>
            <w:proofErr w:type="spellStart"/>
            <w:r w:rsidRPr="00F77586">
              <w:rPr>
                <w:szCs w:val="26"/>
              </w:rPr>
              <w:t>như</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lớn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chất</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sự</w:t>
            </w:r>
            <w:proofErr w:type="spellEnd"/>
            <w:r w:rsidRPr="00F77586">
              <w:rPr>
                <w:szCs w:val="26"/>
              </w:rPr>
              <w:t xml:space="preserve">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tác</w:t>
            </w:r>
            <w:proofErr w:type="spellEnd"/>
            <w:r w:rsidRPr="00F77586">
              <w:rPr>
                <w:szCs w:val="26"/>
              </w:rPr>
              <w:t xml:space="preserve"> </w:t>
            </w:r>
            <w:proofErr w:type="spellStart"/>
            <w:r w:rsidRPr="00F77586">
              <w:rPr>
                <w:szCs w:val="26"/>
              </w:rPr>
              <w:t>độ</w:t>
            </w:r>
            <w:r>
              <w:rPr>
                <w:szCs w:val="26"/>
              </w:rPr>
              <w:t>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viên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cần</w:t>
            </w:r>
            <w:proofErr w:type="spellEnd"/>
            <w:r>
              <w:rPr>
                <w:szCs w:val="26"/>
              </w:rPr>
              <w:t xml:space="preserve"> </w:t>
            </w:r>
            <w:proofErr w:type="spellStart"/>
            <w:r>
              <w:rPr>
                <w:szCs w:val="26"/>
              </w:rPr>
              <w:t>sử</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042D92">
              <w:rPr>
                <w:b/>
                <w:szCs w:val="26"/>
              </w:rPr>
              <w:t>xét</w:t>
            </w:r>
            <w:proofErr w:type="spellEnd"/>
            <w:r w:rsidRPr="00042D92">
              <w:rPr>
                <w:b/>
                <w:szCs w:val="26"/>
              </w:rPr>
              <w:t xml:space="preserve"> </w:t>
            </w:r>
            <w:proofErr w:type="spellStart"/>
            <w:r w:rsidRPr="00042D92">
              <w:rPr>
                <w:b/>
                <w:szCs w:val="26"/>
              </w:rPr>
              <w:t>đoán</w:t>
            </w:r>
            <w:proofErr w:type="spellEnd"/>
            <w:r w:rsidRPr="00042D92">
              <w:rPr>
                <w:b/>
                <w:szCs w:val="26"/>
              </w:rPr>
              <w:t xml:space="preserve"> </w:t>
            </w:r>
            <w:proofErr w:type="spellStart"/>
            <w:r w:rsidRPr="00042D92">
              <w:rPr>
                <w:b/>
                <w:szCs w:val="26"/>
              </w:rPr>
              <w:t>chuyên</w:t>
            </w:r>
            <w:proofErr w:type="spellEnd"/>
            <w:r w:rsidRPr="00042D92">
              <w:rPr>
                <w:b/>
                <w:szCs w:val="26"/>
              </w:rPr>
              <w:t xml:space="preserve"> </w:t>
            </w:r>
            <w:proofErr w:type="spellStart"/>
            <w:r w:rsidRPr="00042D92">
              <w:rPr>
                <w:b/>
                <w:szCs w:val="26"/>
              </w:rPr>
              <w:t>môn</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trọng</w:t>
            </w:r>
            <w:proofErr w:type="spellEnd"/>
            <w:r w:rsidRPr="00F77586">
              <w:rPr>
                <w:szCs w:val="26"/>
              </w:rPr>
              <w:t xml:space="preserve"> </w:t>
            </w:r>
            <w:proofErr w:type="spellStart"/>
            <w:r w:rsidRPr="00F77586">
              <w:rPr>
                <w:szCs w:val="26"/>
              </w:rPr>
              <w:t>yếu</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hoàn</w:t>
            </w:r>
            <w:proofErr w:type="spellEnd"/>
            <w:r w:rsidRPr="00F77586">
              <w:rPr>
                <w:szCs w:val="26"/>
              </w:rPr>
              <w:t xml:space="preserve"> </w:t>
            </w:r>
            <w:proofErr w:type="spellStart"/>
            <w:r w:rsidRPr="00F77586">
              <w:rPr>
                <w:szCs w:val="26"/>
              </w:rPr>
              <w:t>cảnh</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sidRPr="00F77586">
              <w:rPr>
                <w:szCs w:val="26"/>
              </w:rPr>
              <w:t>có</w:t>
            </w:r>
            <w:proofErr w:type="spellEnd"/>
            <w:r w:rsidRPr="00F77586">
              <w:rPr>
                <w:szCs w:val="26"/>
              </w:rPr>
              <w:t xml:space="preserve">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
        </w:tc>
      </w:tr>
      <w:tr w:rsidR="000F7AE3" w:rsidRPr="00E227DB" w14:paraId="34D0D41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5A7BD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F22251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vĩ</w:t>
            </w:r>
            <w:proofErr w:type="spellEnd"/>
            <w:r>
              <w:rPr>
                <w:szCs w:val="26"/>
              </w:rPr>
              <w:t xml:space="preserve"> </w:t>
            </w:r>
            <w:proofErr w:type="spellStart"/>
            <w:r>
              <w:rPr>
                <w:szCs w:val="26"/>
              </w:rPr>
              <w:t>mô</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BF5191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ở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các</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sidRPr="00340608">
              <w:rPr>
                <w:szCs w:val="26"/>
              </w:rPr>
              <w:t>cho</w:t>
            </w:r>
            <w:proofErr w:type="spellEnd"/>
            <w:r w:rsidRPr="00340608">
              <w:rPr>
                <w:szCs w:val="26"/>
              </w:rPr>
              <w:t xml:space="preserve"> </w:t>
            </w:r>
            <w:proofErr w:type="spellStart"/>
            <w:r w:rsidRPr="00340608">
              <w:rPr>
                <w:szCs w:val="26"/>
              </w:rPr>
              <w:t>mục</w:t>
            </w:r>
            <w:proofErr w:type="spellEnd"/>
            <w:r w:rsidRPr="00340608">
              <w:rPr>
                <w:szCs w:val="26"/>
              </w:rPr>
              <w:t xml:space="preserve"> </w:t>
            </w:r>
            <w:proofErr w:type="spellStart"/>
            <w:r w:rsidRPr="00340608">
              <w:rPr>
                <w:szCs w:val="26"/>
              </w:rPr>
              <w:t>đích</w:t>
            </w:r>
            <w:proofErr w:type="spellEnd"/>
            <w:r w:rsidRPr="00BC5C9B">
              <w:rPr>
                <w:b/>
                <w:szCs w:val="26"/>
              </w:rPr>
              <w:t xml:space="preserve"> </w:t>
            </w:r>
            <w:proofErr w:type="spellStart"/>
            <w:r w:rsidRPr="00BC5C9B">
              <w:rPr>
                <w:b/>
                <w:szCs w:val="26"/>
              </w:rPr>
              <w:t>xây</w:t>
            </w:r>
            <w:proofErr w:type="spellEnd"/>
            <w:r w:rsidRPr="00BC5C9B">
              <w:rPr>
                <w:b/>
                <w:szCs w:val="26"/>
              </w:rPr>
              <w:t xml:space="preserve"> </w:t>
            </w:r>
            <w:proofErr w:type="spellStart"/>
            <w:r w:rsidRPr="00BC5C9B">
              <w:rPr>
                <w:b/>
                <w:szCs w:val="26"/>
              </w:rPr>
              <w:t>dựng</w:t>
            </w:r>
            <w:proofErr w:type="spellEnd"/>
            <w:r w:rsidRPr="00BC5C9B">
              <w:rPr>
                <w:b/>
                <w:szCs w:val="26"/>
              </w:rPr>
              <w:t xml:space="preserve"> </w:t>
            </w:r>
            <w:proofErr w:type="spellStart"/>
            <w:r w:rsidRPr="00BC5C9B">
              <w:rPr>
                <w:b/>
                <w:szCs w:val="26"/>
              </w:rPr>
              <w:t>kế</w:t>
            </w:r>
            <w:proofErr w:type="spellEnd"/>
            <w:r w:rsidRPr="00BC5C9B">
              <w:rPr>
                <w:b/>
                <w:szCs w:val="26"/>
              </w:rPr>
              <w:t xml:space="preserve"> </w:t>
            </w:r>
            <w:proofErr w:type="spellStart"/>
            <w:r w:rsidRPr="00BC5C9B">
              <w:rPr>
                <w:b/>
                <w:szCs w:val="26"/>
              </w:rPr>
              <w:t>hoạch</w:t>
            </w:r>
            <w:proofErr w:type="spellEnd"/>
            <w:r w:rsidRPr="00BC5C9B">
              <w:rPr>
                <w:b/>
                <w:szCs w:val="26"/>
              </w:rPr>
              <w:t xml:space="preserve"> </w:t>
            </w:r>
            <w:proofErr w:type="spellStart"/>
            <w:r w:rsidRPr="00BC5C9B">
              <w:rPr>
                <w:b/>
                <w:szCs w:val="26"/>
              </w:rPr>
              <w:t>kiểm</w:t>
            </w:r>
            <w:proofErr w:type="spellEnd"/>
            <w:r w:rsidRPr="00BC5C9B">
              <w:rPr>
                <w:b/>
                <w:szCs w:val="26"/>
              </w:rPr>
              <w:t xml:space="preserve"> </w:t>
            </w:r>
            <w:proofErr w:type="spellStart"/>
            <w:r w:rsidRPr="00BC5C9B">
              <w:rPr>
                <w:b/>
                <w:szCs w:val="26"/>
              </w:rPr>
              <w:t>toán</w:t>
            </w:r>
            <w:proofErr w:type="spellEnd"/>
            <w:r w:rsidRPr="00BC5C9B">
              <w:rPr>
                <w:b/>
                <w:szCs w:val="26"/>
              </w:rPr>
              <w:t xml:space="preserve"> </w:t>
            </w:r>
            <w:proofErr w:type="spellStart"/>
            <w:r>
              <w:rPr>
                <w:b/>
                <w:szCs w:val="26"/>
              </w:rPr>
              <w:t>tổng</w:t>
            </w:r>
            <w:proofErr w:type="spellEnd"/>
            <w:r>
              <w:rPr>
                <w:b/>
                <w:szCs w:val="26"/>
              </w:rPr>
              <w:t xml:space="preserve"> </w:t>
            </w:r>
            <w:proofErr w:type="spellStart"/>
            <w:r>
              <w:rPr>
                <w:b/>
                <w:szCs w:val="26"/>
              </w:rPr>
              <w:t>thể</w:t>
            </w:r>
            <w:proofErr w:type="spellEnd"/>
            <w:r>
              <w:rPr>
                <w:b/>
                <w:szCs w:val="26"/>
              </w:rPr>
              <w:t xml:space="preserve"> (</w:t>
            </w:r>
            <w:proofErr w:type="spellStart"/>
            <w:r>
              <w:rPr>
                <w:b/>
                <w:szCs w:val="26"/>
              </w:rPr>
              <w:t>kế</w:t>
            </w:r>
            <w:proofErr w:type="spellEnd"/>
            <w:r>
              <w:rPr>
                <w:b/>
                <w:szCs w:val="26"/>
              </w:rPr>
              <w:t xml:space="preserve"> </w:t>
            </w:r>
            <w:proofErr w:type="spellStart"/>
            <w:r>
              <w:rPr>
                <w:b/>
                <w:szCs w:val="26"/>
              </w:rPr>
              <w:t>hoạch</w:t>
            </w:r>
            <w:proofErr w:type="spellEnd"/>
            <w:r>
              <w:rPr>
                <w:b/>
                <w:szCs w:val="26"/>
              </w:rPr>
              <w:t xml:space="preserve"> </w:t>
            </w:r>
            <w:proofErr w:type="spellStart"/>
            <w:r>
              <w:rPr>
                <w:b/>
                <w:szCs w:val="26"/>
              </w:rPr>
              <w:t>năm</w:t>
            </w:r>
            <w:proofErr w:type="spellEnd"/>
            <w:r>
              <w:rPr>
                <w:b/>
                <w:szCs w:val="26"/>
              </w:rPr>
              <w:t xml:space="preserve">) </w:t>
            </w:r>
          </w:p>
        </w:tc>
      </w:tr>
      <w:tr w:rsidR="000F7AE3" w:rsidRPr="00E227DB" w14:paraId="35F8774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A64269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F28E18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vi </w:t>
            </w:r>
            <w:proofErr w:type="spellStart"/>
            <w:r>
              <w:rPr>
                <w:szCs w:val="26"/>
              </w:rPr>
              <w:t>mô</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E60786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ở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cho</w:t>
            </w:r>
            <w:proofErr w:type="spellEnd"/>
            <w:r>
              <w:rPr>
                <w:szCs w:val="26"/>
              </w:rPr>
              <w:t xml:space="preserve"> </w:t>
            </w:r>
            <w:proofErr w:type="spellStart"/>
            <w:r w:rsidRPr="00BC5C9B">
              <w:rPr>
                <w:b/>
                <w:szCs w:val="26"/>
              </w:rPr>
              <w:t>mục</w:t>
            </w:r>
            <w:proofErr w:type="spellEnd"/>
            <w:r w:rsidRPr="00BC5C9B">
              <w:rPr>
                <w:b/>
                <w:szCs w:val="26"/>
              </w:rPr>
              <w:t xml:space="preserve"> </w:t>
            </w:r>
            <w:proofErr w:type="spellStart"/>
            <w:r w:rsidRPr="00BC5C9B">
              <w:rPr>
                <w:b/>
                <w:szCs w:val="26"/>
              </w:rPr>
              <w:t>đích</w:t>
            </w:r>
            <w:proofErr w:type="spellEnd"/>
            <w:r w:rsidRPr="00BC5C9B">
              <w:rPr>
                <w:b/>
                <w:szCs w:val="26"/>
              </w:rPr>
              <w:t xml:space="preserve"> </w:t>
            </w:r>
            <w:proofErr w:type="spellStart"/>
            <w:r w:rsidRPr="00BC5C9B">
              <w:rPr>
                <w:b/>
                <w:szCs w:val="26"/>
              </w:rPr>
              <w:t>lập</w:t>
            </w:r>
            <w:proofErr w:type="spellEnd"/>
            <w:r w:rsidRPr="00BC5C9B">
              <w:rPr>
                <w:b/>
                <w:szCs w:val="26"/>
              </w:rPr>
              <w:t xml:space="preserve"> </w:t>
            </w:r>
            <w:proofErr w:type="spellStart"/>
            <w:r w:rsidRPr="00BC5C9B">
              <w:rPr>
                <w:b/>
                <w:szCs w:val="26"/>
              </w:rPr>
              <w:t>kế</w:t>
            </w:r>
            <w:proofErr w:type="spellEnd"/>
            <w:r w:rsidRPr="00BC5C9B">
              <w:rPr>
                <w:b/>
                <w:szCs w:val="26"/>
              </w:rPr>
              <w:t xml:space="preserve"> </w:t>
            </w:r>
            <w:proofErr w:type="spellStart"/>
            <w:r w:rsidRPr="00BC5C9B">
              <w:rPr>
                <w:b/>
                <w:szCs w:val="26"/>
              </w:rPr>
              <w:t>hoạch</w:t>
            </w:r>
            <w:proofErr w:type="spellEnd"/>
            <w:r w:rsidRPr="00BC5C9B">
              <w:rPr>
                <w:b/>
                <w:szCs w:val="26"/>
              </w:rPr>
              <w:t xml:space="preserve"> </w:t>
            </w:r>
            <w:proofErr w:type="spellStart"/>
            <w:r>
              <w:rPr>
                <w:b/>
                <w:szCs w:val="26"/>
              </w:rPr>
              <w:t>một</w:t>
            </w:r>
            <w:proofErr w:type="spellEnd"/>
            <w:r>
              <w:rPr>
                <w:b/>
                <w:szCs w:val="26"/>
              </w:rPr>
              <w:t xml:space="preserve"> </w:t>
            </w:r>
            <w:proofErr w:type="spellStart"/>
            <w:r>
              <w:rPr>
                <w:b/>
                <w:szCs w:val="26"/>
              </w:rPr>
              <w:t>cuộc</w:t>
            </w:r>
            <w:proofErr w:type="spellEnd"/>
            <w:r>
              <w:rPr>
                <w:b/>
                <w:szCs w:val="26"/>
              </w:rPr>
              <w:t xml:space="preserve"> </w:t>
            </w:r>
            <w:proofErr w:type="spellStart"/>
            <w:r w:rsidRPr="00BC5C9B">
              <w:rPr>
                <w:b/>
                <w:szCs w:val="26"/>
              </w:rPr>
              <w:t>kiểm</w:t>
            </w:r>
            <w:proofErr w:type="spellEnd"/>
            <w:r w:rsidRPr="00BC5C9B">
              <w:rPr>
                <w:b/>
                <w:szCs w:val="26"/>
              </w:rPr>
              <w:t xml:space="preserve"> </w:t>
            </w:r>
            <w:proofErr w:type="spellStart"/>
            <w:r w:rsidRPr="00BC5C9B">
              <w:rPr>
                <w:b/>
                <w:szCs w:val="26"/>
              </w:rPr>
              <w:t>toán</w:t>
            </w:r>
            <w:proofErr w:type="spellEnd"/>
            <w:r w:rsidRPr="00BC5C9B">
              <w:rPr>
                <w:b/>
                <w:szCs w:val="26"/>
              </w:rPr>
              <w:t xml:space="preserve"> </w:t>
            </w:r>
            <w:proofErr w:type="spellStart"/>
            <w:r>
              <w:rPr>
                <w:b/>
                <w:szCs w:val="26"/>
              </w:rPr>
              <w:t>riêng</w:t>
            </w:r>
            <w:proofErr w:type="spellEnd"/>
            <w:r>
              <w:rPr>
                <w:b/>
                <w:szCs w:val="26"/>
              </w:rPr>
              <w:t xml:space="preserve"> </w:t>
            </w:r>
            <w:proofErr w:type="spellStart"/>
            <w:r>
              <w:rPr>
                <w:b/>
                <w:szCs w:val="26"/>
              </w:rPr>
              <w:t>lẻ</w:t>
            </w:r>
            <w:proofErr w:type="spellEnd"/>
          </w:p>
        </w:tc>
      </w:tr>
      <w:tr w:rsidR="000F7AE3" w:rsidRPr="00E227DB" w14:paraId="3A69047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8042FB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3A83CC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Pr>
                <w:szCs w:val="26"/>
              </w:rPr>
              <w:t>của</w:t>
            </w:r>
            <w:proofErr w:type="spellEnd"/>
            <w:r>
              <w:rPr>
                <w:szCs w:val="26"/>
              </w:rPr>
              <w:t xml:space="preserve"> </w:t>
            </w:r>
            <w:proofErr w:type="spellStart"/>
            <w:r w:rsidRPr="00F77586">
              <w:rPr>
                <w:szCs w:val="26"/>
              </w:rPr>
              <w:t>cuộc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83167D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Tuyên</w:t>
            </w:r>
            <w:proofErr w:type="spellEnd"/>
            <w:r>
              <w:rPr>
                <w:szCs w:val="26"/>
              </w:rPr>
              <w:t xml:space="preserve"> </w:t>
            </w:r>
            <w:proofErr w:type="spellStart"/>
            <w:r>
              <w:rPr>
                <w:szCs w:val="26"/>
              </w:rPr>
              <w:t>bố</w:t>
            </w:r>
            <w:proofErr w:type="spellEnd"/>
            <w:r>
              <w:rPr>
                <w:szCs w:val="26"/>
              </w:rPr>
              <w:t xml:space="preserve"> </w:t>
            </w:r>
            <w:proofErr w:type="spellStart"/>
            <w:r>
              <w:rPr>
                <w:szCs w:val="26"/>
              </w:rPr>
              <w:t>khái</w:t>
            </w:r>
            <w:proofErr w:type="spellEnd"/>
            <w:r>
              <w:rPr>
                <w:szCs w:val="26"/>
              </w:rPr>
              <w:t xml:space="preserve"> </w:t>
            </w:r>
            <w:proofErr w:type="spellStart"/>
            <w:r>
              <w:rPr>
                <w:szCs w:val="26"/>
              </w:rPr>
              <w:t>quát</w:t>
            </w:r>
            <w:proofErr w:type="spellEnd"/>
            <w:r>
              <w:rPr>
                <w:szCs w:val="26"/>
              </w:rPr>
              <w:t xml:space="preserve"> </w:t>
            </w:r>
            <w:proofErr w:type="spellStart"/>
            <w:r>
              <w:rPr>
                <w:szCs w:val="26"/>
              </w:rPr>
              <w:t>về</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cần</w:t>
            </w:r>
            <w:proofErr w:type="spellEnd"/>
            <w:r>
              <w:rPr>
                <w:szCs w:val="26"/>
              </w:rPr>
              <w:t xml:space="preserve"> </w:t>
            </w:r>
            <w:proofErr w:type="spellStart"/>
            <w:r w:rsidRPr="00F77586">
              <w:rPr>
                <w:szCs w:val="26"/>
              </w:rPr>
              <w:t>đạt</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từ</w:t>
            </w:r>
            <w:proofErr w:type="spellEnd"/>
            <w:r w:rsidRPr="00F77586">
              <w:rPr>
                <w:szCs w:val="26"/>
              </w:rPr>
              <w:t xml:space="preserve"> </w:t>
            </w:r>
            <w:proofErr w:type="spellStart"/>
            <w:r w:rsidRPr="00F77586">
              <w:rPr>
                <w:szCs w:val="26"/>
              </w:rPr>
              <w:t>cuộc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w:t>
            </w:r>
            <w:proofErr w:type="spellStart"/>
            <w:r w:rsidRPr="00F77586">
              <w:rPr>
                <w:szCs w:val="26"/>
              </w:rPr>
              <w:t>tư</w:t>
            </w:r>
            <w:proofErr w:type="spellEnd"/>
            <w:r w:rsidRPr="00F77586">
              <w:rPr>
                <w:szCs w:val="26"/>
              </w:rPr>
              <w:t xml:space="preserve"> </w:t>
            </w:r>
            <w:proofErr w:type="spellStart"/>
            <w:r w:rsidRPr="00F77586">
              <w:rPr>
                <w:szCs w:val="26"/>
              </w:rPr>
              <w:t>vấn</w:t>
            </w:r>
            <w:proofErr w:type="spellEnd"/>
            <w:r w:rsidRPr="00F77586">
              <w:rPr>
                <w:szCs w:val="26"/>
              </w:rPr>
              <w:t xml:space="preserve">, do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sidRPr="00F77586">
              <w:rPr>
                <w:szCs w:val="26"/>
              </w:rPr>
              <w:t xml:space="preserve"> </w:t>
            </w:r>
            <w:proofErr w:type="spellStart"/>
            <w:r w:rsidRPr="00F77586">
              <w:rPr>
                <w:szCs w:val="26"/>
              </w:rPr>
              <w:t>xác</w:t>
            </w:r>
            <w:proofErr w:type="spellEnd"/>
            <w:r w:rsidRPr="00F77586">
              <w:rPr>
                <w:szCs w:val="26"/>
              </w:rPr>
              <w:t xml:space="preserve"> </w:t>
            </w:r>
            <w:proofErr w:type="spellStart"/>
            <w:r w:rsidRPr="00F77586">
              <w:rPr>
                <w:szCs w:val="26"/>
              </w:rPr>
              <w:t>định</w:t>
            </w:r>
            <w:proofErr w:type="spellEnd"/>
          </w:p>
        </w:tc>
      </w:tr>
      <w:tr w:rsidR="000F7AE3" w:rsidRPr="00E227DB" w14:paraId="66AFE4E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9DCF18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C2B30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Phạm</w:t>
            </w:r>
            <w:proofErr w:type="spellEnd"/>
            <w:r w:rsidRPr="00F77586">
              <w:rPr>
                <w:szCs w:val="26"/>
              </w:rPr>
              <w:t xml:space="preserve"> vi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FF7F64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Phạm</w:t>
            </w:r>
            <w:proofErr w:type="spellEnd"/>
            <w:r>
              <w:rPr>
                <w:szCs w:val="26"/>
              </w:rPr>
              <w:t xml:space="preserve"> vi </w:t>
            </w:r>
            <w:proofErr w:type="spellStart"/>
            <w:r>
              <w:rPr>
                <w:szCs w:val="26"/>
              </w:rPr>
              <w:t>của</w:t>
            </w:r>
            <w:proofErr w:type="spellEnd"/>
            <w:r>
              <w:rPr>
                <w:szCs w:val="26"/>
              </w:rPr>
              <w:t xml:space="preserve"> </w:t>
            </w:r>
            <w:proofErr w:type="spellStart"/>
            <w:r>
              <w:rPr>
                <w:szCs w:val="26"/>
              </w:rPr>
              <w:t>một</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cho</w:t>
            </w:r>
            <w:proofErr w:type="spellEnd"/>
            <w:r>
              <w:rPr>
                <w:szCs w:val="26"/>
              </w:rPr>
              <w:t xml:space="preserve"> </w:t>
            </w:r>
            <w:proofErr w:type="spellStart"/>
            <w:r>
              <w:rPr>
                <w:szCs w:val="26"/>
              </w:rPr>
              <w:t>biết</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đó</w:t>
            </w:r>
            <w:proofErr w:type="spellEnd"/>
          </w:p>
        </w:tc>
      </w:tr>
      <w:tr w:rsidR="000F7AE3" w:rsidRPr="00E227DB" w14:paraId="65B96DE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E179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D0AC36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Chương</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(CTKT)</w:t>
            </w:r>
          </w:p>
        </w:tc>
        <w:tc>
          <w:tcPr>
            <w:tcW w:w="3363" w:type="pct"/>
            <w:tcBorders>
              <w:top w:val="single" w:sz="4" w:space="0" w:color="auto"/>
              <w:left w:val="single" w:sz="4" w:space="0" w:color="auto"/>
              <w:bottom w:val="single" w:sz="4" w:space="0" w:color="auto"/>
              <w:right w:val="single" w:sz="12" w:space="0" w:color="auto"/>
            </w:tcBorders>
            <w:vAlign w:val="center"/>
          </w:tcPr>
          <w:p w14:paraId="60F658C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Là</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dự</w:t>
            </w:r>
            <w:proofErr w:type="spellEnd"/>
            <w:r w:rsidRPr="00F77586">
              <w:rPr>
                <w:szCs w:val="26"/>
              </w:rPr>
              <w:t xml:space="preserve"> </w:t>
            </w:r>
            <w:proofErr w:type="spellStart"/>
            <w:r w:rsidRPr="00F77586">
              <w:rPr>
                <w:szCs w:val="26"/>
              </w:rPr>
              <w:t>kiến</w:t>
            </w:r>
            <w:proofErr w:type="spellEnd"/>
            <w:r w:rsidRPr="00F77586">
              <w:rPr>
                <w:szCs w:val="26"/>
              </w:rPr>
              <w:t xml:space="preserve"> chi </w:t>
            </w:r>
            <w:proofErr w:type="spellStart"/>
            <w:r w:rsidRPr="00F77586">
              <w:rPr>
                <w:szCs w:val="26"/>
              </w:rPr>
              <w:t>tiết</w:t>
            </w:r>
            <w:proofErr w:type="spellEnd"/>
            <w:r w:rsidRPr="00F77586">
              <w:rPr>
                <w:szCs w:val="26"/>
              </w:rPr>
              <w:t xml:space="preserve"> </w:t>
            </w:r>
            <w:proofErr w:type="spellStart"/>
            <w:r w:rsidRPr="00F77586">
              <w:rPr>
                <w:szCs w:val="26"/>
              </w:rPr>
              <w:t>về</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công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cần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sidRPr="00F77586">
              <w:rPr>
                <w:szCs w:val="26"/>
              </w:rPr>
              <w:t>cũng</w:t>
            </w:r>
            <w:proofErr w:type="spellEnd"/>
            <w:r w:rsidRPr="00F77586">
              <w:rPr>
                <w:szCs w:val="26"/>
              </w:rPr>
              <w:t xml:space="preserve"> </w:t>
            </w:r>
            <w:proofErr w:type="spellStart"/>
            <w:r w:rsidRPr="00F77586">
              <w:rPr>
                <w:szCs w:val="26"/>
              </w:rPr>
              <w:t>như</w:t>
            </w:r>
            <w:proofErr w:type="spellEnd"/>
            <w:r w:rsidRPr="00F77586">
              <w:rPr>
                <w:szCs w:val="26"/>
              </w:rPr>
              <w:t xml:space="preserve"> </w:t>
            </w:r>
            <w:proofErr w:type="spellStart"/>
            <w:r w:rsidRPr="00F77586">
              <w:rPr>
                <w:szCs w:val="26"/>
              </w:rPr>
              <w:t>dự</w:t>
            </w:r>
            <w:proofErr w:type="spellEnd"/>
            <w:r w:rsidRPr="00F77586">
              <w:rPr>
                <w:szCs w:val="26"/>
              </w:rPr>
              <w:t xml:space="preserve"> </w:t>
            </w:r>
            <w:proofErr w:type="spellStart"/>
            <w:r w:rsidRPr="00F77586">
              <w:rPr>
                <w:szCs w:val="26"/>
              </w:rPr>
              <w:t>kiến</w:t>
            </w:r>
            <w:proofErr w:type="spellEnd"/>
            <w:r w:rsidRPr="00F77586">
              <w:rPr>
                <w:szCs w:val="26"/>
              </w:rPr>
              <w:t xml:space="preserve"> </w:t>
            </w:r>
            <w:proofErr w:type="spellStart"/>
            <w:r w:rsidRPr="00F77586">
              <w:rPr>
                <w:szCs w:val="26"/>
              </w:rPr>
              <w:t>về</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tư</w:t>
            </w:r>
            <w:proofErr w:type="spellEnd"/>
            <w:r w:rsidRPr="00F77586">
              <w:rPr>
                <w:szCs w:val="26"/>
              </w:rPr>
              <w:t xml:space="preserve"> </w:t>
            </w:r>
            <w:proofErr w:type="spellStart"/>
            <w:r w:rsidRPr="00F77586">
              <w:rPr>
                <w:szCs w:val="26"/>
              </w:rPr>
              <w:t>liệu</w:t>
            </w:r>
            <w:proofErr w:type="spellEnd"/>
            <w:r w:rsidRPr="00F77586">
              <w:rPr>
                <w:szCs w:val="26"/>
              </w:rPr>
              <w:t xml:space="preserve">, </w:t>
            </w:r>
            <w:proofErr w:type="spellStart"/>
            <w:r w:rsidRPr="00F77586">
              <w:rPr>
                <w:szCs w:val="26"/>
              </w:rPr>
              <w:t>thông</w:t>
            </w:r>
            <w:proofErr w:type="spellEnd"/>
            <w:r w:rsidRPr="00F77586">
              <w:rPr>
                <w:szCs w:val="26"/>
              </w:rPr>
              <w:t xml:space="preserve"> tin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cần</w:t>
            </w:r>
            <w:proofErr w:type="spellEnd"/>
            <w:r w:rsidRPr="00F77586">
              <w:rPr>
                <w:szCs w:val="26"/>
              </w:rPr>
              <w:t xml:space="preserve"> </w:t>
            </w:r>
            <w:proofErr w:type="spellStart"/>
            <w:r w:rsidRPr="00F77586">
              <w:rPr>
                <w:szCs w:val="26"/>
              </w:rPr>
              <w:t>sử</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thu</w:t>
            </w:r>
            <w:proofErr w:type="spellEnd"/>
            <w:r w:rsidRPr="00F77586">
              <w:rPr>
                <w:szCs w:val="26"/>
              </w:rPr>
              <w:t xml:space="preserve"> </w:t>
            </w:r>
            <w:proofErr w:type="spellStart"/>
            <w:r w:rsidRPr="00F77586">
              <w:rPr>
                <w:szCs w:val="26"/>
              </w:rPr>
              <w:t>thập</w:t>
            </w:r>
            <w:proofErr w:type="spellEnd"/>
          </w:p>
        </w:tc>
      </w:tr>
      <w:tr w:rsidR="000F7AE3" w:rsidRPr="00E227DB" w14:paraId="3E8BB7F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5BA81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F10712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Thủ</w:t>
            </w:r>
            <w:proofErr w:type="spellEnd"/>
            <w:r w:rsidRPr="00F77586">
              <w:rPr>
                <w:szCs w:val="26"/>
              </w:rPr>
              <w:t xml:space="preserve"> </w:t>
            </w:r>
            <w:proofErr w:type="spellStart"/>
            <w:r w:rsidRPr="00F77586">
              <w:rPr>
                <w:szCs w:val="26"/>
              </w:rPr>
              <w:t>tục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24D0B251"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Là</w:t>
            </w:r>
            <w:proofErr w:type="spellEnd"/>
            <w:r w:rsidRPr="00F77586">
              <w:rPr>
                <w:szCs w:val="26"/>
              </w:rPr>
              <w:t xml:space="preserve"> </w:t>
            </w:r>
            <w:proofErr w:type="spellStart"/>
            <w:r w:rsidRPr="00F77586">
              <w:rPr>
                <w:szCs w:val="26"/>
              </w:rPr>
              <w:t>công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cụ</w:t>
            </w:r>
            <w:proofErr w:type="spellEnd"/>
            <w:r w:rsidRPr="00F77586">
              <w:rPr>
                <w:szCs w:val="26"/>
              </w:rPr>
              <w:t xml:space="preserve"> </w:t>
            </w:r>
            <w:proofErr w:type="spellStart"/>
            <w:r w:rsidRPr="00F77586">
              <w:rPr>
                <w:szCs w:val="26"/>
              </w:rPr>
              <w:t>thể</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thực</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Pr>
                <w:szCs w:val="26"/>
              </w:rPr>
              <w:t>gắn</w:t>
            </w:r>
            <w:proofErr w:type="spellEnd"/>
            <w:r>
              <w:rPr>
                <w:szCs w:val="26"/>
              </w:rPr>
              <w:t xml:space="preserve"> </w:t>
            </w:r>
            <w:proofErr w:type="spellStart"/>
            <w:r>
              <w:rPr>
                <w:szCs w:val="26"/>
              </w:rPr>
              <w:t>với</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như</w:t>
            </w:r>
            <w:proofErr w:type="spellEnd"/>
            <w:r>
              <w:rPr>
                <w:szCs w:val="26"/>
              </w:rPr>
              <w:t xml:space="preserve"> </w:t>
            </w:r>
            <w:proofErr w:type="spellStart"/>
            <w:r>
              <w:rPr>
                <w:szCs w:val="26"/>
              </w:rPr>
              <w:t>phỏng</w:t>
            </w:r>
            <w:proofErr w:type="spellEnd"/>
            <w:r>
              <w:rPr>
                <w:szCs w:val="26"/>
              </w:rPr>
              <w:t xml:space="preserve"> </w:t>
            </w:r>
            <w:proofErr w:type="spellStart"/>
            <w:r>
              <w:rPr>
                <w:szCs w:val="26"/>
              </w:rPr>
              <w:t>vấn</w:t>
            </w:r>
            <w:proofErr w:type="spellEnd"/>
            <w:r>
              <w:rPr>
                <w:szCs w:val="26"/>
              </w:rPr>
              <w:t xml:space="preserve">, </w:t>
            </w:r>
            <w:proofErr w:type="spellStart"/>
            <w:r>
              <w:rPr>
                <w:szCs w:val="26"/>
              </w:rPr>
              <w:t>phân</w:t>
            </w:r>
            <w:proofErr w:type="spellEnd"/>
            <w:r>
              <w:rPr>
                <w:szCs w:val="26"/>
              </w:rPr>
              <w:t xml:space="preserve"> </w:t>
            </w:r>
            <w:proofErr w:type="spellStart"/>
            <w:r>
              <w:rPr>
                <w:szCs w:val="26"/>
              </w:rPr>
              <w:t>tích</w:t>
            </w:r>
            <w:proofErr w:type="spellEnd"/>
            <w:r>
              <w:rPr>
                <w:szCs w:val="26"/>
              </w:rPr>
              <w:t xml:space="preserve">, </w:t>
            </w:r>
            <w:proofErr w:type="spellStart"/>
            <w:r>
              <w:rPr>
                <w:szCs w:val="26"/>
              </w:rPr>
              <w:t>quan</w:t>
            </w:r>
            <w:proofErr w:type="spellEnd"/>
            <w:r>
              <w:rPr>
                <w:szCs w:val="26"/>
              </w:rPr>
              <w:t xml:space="preserve"> </w:t>
            </w:r>
            <w:proofErr w:type="spellStart"/>
            <w:r>
              <w:rPr>
                <w:szCs w:val="26"/>
              </w:rPr>
              <w:t>sát</w:t>
            </w:r>
            <w:proofErr w:type="spellEnd"/>
            <w:r>
              <w:rPr>
                <w:szCs w:val="26"/>
              </w:rPr>
              <w:t>,...</w:t>
            </w:r>
          </w:p>
          <w:p w14:paraId="75559128"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543940">
              <w:rPr>
                <w:b/>
                <w:szCs w:val="26"/>
              </w:rPr>
              <w:t>Ví</w:t>
            </w:r>
            <w:proofErr w:type="spellEnd"/>
            <w:r w:rsidRPr="00543940">
              <w:rPr>
                <w:b/>
                <w:szCs w:val="26"/>
              </w:rPr>
              <w:t xml:space="preserve"> </w:t>
            </w:r>
            <w:proofErr w:type="spellStart"/>
            <w:r w:rsidRPr="00543940">
              <w:rPr>
                <w:b/>
                <w:szCs w:val="26"/>
              </w:rPr>
              <w:t>dụ</w:t>
            </w:r>
            <w:proofErr w:type="spellEnd"/>
            <w:r w:rsidRPr="00543940">
              <w:rPr>
                <w:b/>
                <w:szCs w:val="26"/>
              </w:rPr>
              <w:t>:</w:t>
            </w:r>
            <w:r w:rsidRPr="00F77586">
              <w:rPr>
                <w:szCs w:val="26"/>
              </w:rPr>
              <w:t xml:space="preserve"> </w:t>
            </w:r>
            <w:proofErr w:type="spellStart"/>
            <w:r w:rsidRPr="00F77586">
              <w:rPr>
                <w:szCs w:val="26"/>
              </w:rPr>
              <w:t>Thủ</w:t>
            </w:r>
            <w:proofErr w:type="spellEnd"/>
            <w:r w:rsidRPr="00F77586">
              <w:rPr>
                <w:szCs w:val="26"/>
              </w:rPr>
              <w:t xml:space="preserve"> </w:t>
            </w:r>
            <w:proofErr w:type="spellStart"/>
            <w:r w:rsidRPr="00F77586">
              <w:rPr>
                <w:szCs w:val="26"/>
              </w:rPr>
              <w:t>tục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số</w:t>
            </w:r>
            <w:proofErr w:type="spellEnd"/>
            <w:r w:rsidRPr="00F77586">
              <w:rPr>
                <w:szCs w:val="26"/>
              </w:rPr>
              <w:t xml:space="preserve"> </w:t>
            </w:r>
            <w:proofErr w:type="spellStart"/>
            <w:r w:rsidRPr="00F77586">
              <w:rPr>
                <w:szCs w:val="26"/>
              </w:rPr>
              <w:t>dư</w:t>
            </w:r>
            <w:proofErr w:type="spellEnd"/>
            <w:r w:rsidRPr="00F77586">
              <w:rPr>
                <w:szCs w:val="26"/>
              </w:rPr>
              <w:t xml:space="preserve"> </w:t>
            </w:r>
            <w:proofErr w:type="spellStart"/>
            <w:r w:rsidRPr="00F77586">
              <w:rPr>
                <w:szCs w:val="26"/>
              </w:rPr>
              <w:t>đầu</w:t>
            </w:r>
            <w:proofErr w:type="spellEnd"/>
            <w:r w:rsidRPr="00F77586">
              <w:rPr>
                <w:szCs w:val="26"/>
              </w:rPr>
              <w:t xml:space="preserve"> </w:t>
            </w:r>
            <w:proofErr w:type="spellStart"/>
            <w:r w:rsidRPr="00F77586">
              <w:rPr>
                <w:szCs w:val="26"/>
              </w:rPr>
              <w:t>kỳ</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p>
          <w:p w14:paraId="6EAEB38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 xml:space="preserve">Thu </w:t>
            </w:r>
            <w:proofErr w:type="spellStart"/>
            <w:r w:rsidRPr="00F77586">
              <w:rPr>
                <w:szCs w:val="26"/>
              </w:rPr>
              <w:t>thập</w:t>
            </w:r>
            <w:proofErr w:type="spellEnd"/>
            <w:r w:rsidRPr="00F77586">
              <w:rPr>
                <w:szCs w:val="26"/>
              </w:rPr>
              <w:t xml:space="preserve"> </w:t>
            </w:r>
            <w:proofErr w:type="spellStart"/>
            <w:r w:rsidRPr="00F77586">
              <w:rPr>
                <w:szCs w:val="26"/>
              </w:rPr>
              <w:t>Biên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hồ</w:t>
            </w:r>
            <w:proofErr w:type="spellEnd"/>
            <w:r w:rsidRPr="00F77586">
              <w:rPr>
                <w:szCs w:val="26"/>
              </w:rPr>
              <w:t xml:space="preserve"> </w:t>
            </w:r>
            <w:proofErr w:type="spellStart"/>
            <w:r w:rsidRPr="00F77586">
              <w:rPr>
                <w:szCs w:val="26"/>
              </w:rPr>
              <w:t>sơ</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cuối</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trước</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đơn</w:t>
            </w:r>
            <w:proofErr w:type="spellEnd"/>
            <w:r w:rsidRPr="00F77586">
              <w:rPr>
                <w:szCs w:val="26"/>
              </w:rPr>
              <w:t xml:space="preserve"> </w:t>
            </w:r>
            <w:proofErr w:type="spellStart"/>
            <w:r w:rsidRPr="00F77586">
              <w:rPr>
                <w:szCs w:val="26"/>
              </w:rPr>
              <w:t>vị</w:t>
            </w:r>
            <w:proofErr w:type="spellEnd"/>
            <w:r w:rsidRPr="00F77586">
              <w:rPr>
                <w:szCs w:val="26"/>
              </w:rPr>
              <w:t xml:space="preserve">. </w:t>
            </w:r>
            <w:proofErr w:type="spellStart"/>
            <w:r w:rsidRPr="00F77586">
              <w:rPr>
                <w:szCs w:val="26"/>
              </w:rPr>
              <w:t>Xem</w:t>
            </w:r>
            <w:proofErr w:type="spellEnd"/>
            <w:r w:rsidRPr="00F77586">
              <w:rPr>
                <w:szCs w:val="26"/>
              </w:rPr>
              <w:t xml:space="preserve"> </w:t>
            </w:r>
            <w:proofErr w:type="spellStart"/>
            <w:r w:rsidRPr="00F77586">
              <w:rPr>
                <w:szCs w:val="26"/>
              </w:rPr>
              <w:t>xét</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tính</w:t>
            </w:r>
            <w:proofErr w:type="spellEnd"/>
            <w:r w:rsidRPr="00F77586">
              <w:rPr>
                <w:szCs w:val="26"/>
              </w:rPr>
              <w:t xml:space="preserve"> tin </w:t>
            </w:r>
            <w:proofErr w:type="spellStart"/>
            <w:r w:rsidRPr="00F77586">
              <w:rPr>
                <w:szCs w:val="26"/>
              </w:rPr>
              <w:t>cậy</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soát</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đơn</w:t>
            </w:r>
            <w:proofErr w:type="spellEnd"/>
            <w:r w:rsidRPr="00F77586">
              <w:rPr>
                <w:szCs w:val="26"/>
              </w:rPr>
              <w:t xml:space="preserve"> </w:t>
            </w:r>
            <w:proofErr w:type="spellStart"/>
            <w:r w:rsidRPr="00F77586">
              <w:rPr>
                <w:szCs w:val="26"/>
              </w:rPr>
              <w:t>vị</w:t>
            </w:r>
            <w:proofErr w:type="spellEnd"/>
            <w:r w:rsidRPr="00F77586">
              <w:rPr>
                <w:szCs w:val="26"/>
              </w:rPr>
              <w:t xml:space="preserve"> </w:t>
            </w:r>
            <w:proofErr w:type="spellStart"/>
            <w:r w:rsidRPr="00F77586">
              <w:rPr>
                <w:szCs w:val="26"/>
              </w:rPr>
              <w:t>đối</w:t>
            </w:r>
            <w:proofErr w:type="spellEnd"/>
            <w:r w:rsidRPr="00F77586">
              <w:rPr>
                <w:szCs w:val="26"/>
              </w:rPr>
              <w:t xml:space="preserve"> </w:t>
            </w:r>
            <w:proofErr w:type="spellStart"/>
            <w:r w:rsidRPr="00F77586">
              <w:rPr>
                <w:szCs w:val="26"/>
              </w:rPr>
              <w:t>với</w:t>
            </w:r>
            <w:proofErr w:type="spellEnd"/>
            <w:r w:rsidRPr="00F77586">
              <w:rPr>
                <w:szCs w:val="26"/>
              </w:rPr>
              <w:t xml:space="preserve"> </w:t>
            </w:r>
            <w:proofErr w:type="spellStart"/>
            <w:r w:rsidRPr="00F77586">
              <w:rPr>
                <w:szCs w:val="26"/>
              </w:rPr>
              <w:t>quá</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r w:rsidRPr="00F77586">
              <w:rPr>
                <w:szCs w:val="26"/>
              </w:rPr>
              <w:t>.</w:t>
            </w:r>
          </w:p>
          <w:p w14:paraId="3F2A0F98"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Đối</w:t>
            </w:r>
            <w:proofErr w:type="spellEnd"/>
            <w:r w:rsidRPr="00F77586">
              <w:rPr>
                <w:szCs w:val="26"/>
              </w:rPr>
              <w:t xml:space="preserve"> </w:t>
            </w:r>
            <w:proofErr w:type="spellStart"/>
            <w:r w:rsidRPr="00F77586">
              <w:rPr>
                <w:szCs w:val="26"/>
              </w:rPr>
              <w:t>chiếu</w:t>
            </w:r>
            <w:proofErr w:type="spellEnd"/>
            <w:r w:rsidRPr="00F77586">
              <w:rPr>
                <w:szCs w:val="26"/>
              </w:rPr>
              <w:t xml:space="preserve"> </w:t>
            </w:r>
            <w:proofErr w:type="spellStart"/>
            <w:r w:rsidRPr="00F77586">
              <w:rPr>
                <w:szCs w:val="26"/>
              </w:rPr>
              <w:t>số</w:t>
            </w:r>
            <w:proofErr w:type="spellEnd"/>
            <w:r w:rsidRPr="00F77586">
              <w:rPr>
                <w:szCs w:val="26"/>
              </w:rPr>
              <w:t xml:space="preserve"> </w:t>
            </w:r>
            <w:proofErr w:type="spellStart"/>
            <w:r w:rsidRPr="00F77586">
              <w:rPr>
                <w:szCs w:val="26"/>
              </w:rPr>
              <w:t>lượng</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cuối</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với</w:t>
            </w:r>
            <w:proofErr w:type="spellEnd"/>
            <w:r w:rsidRPr="00F77586">
              <w:rPr>
                <w:szCs w:val="26"/>
              </w:rPr>
              <w:t xml:space="preserve"> </w:t>
            </w:r>
            <w:proofErr w:type="spellStart"/>
            <w:r w:rsidRPr="00F77586">
              <w:rPr>
                <w:szCs w:val="26"/>
              </w:rPr>
              <w:t>Biên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p>
          <w:p w14:paraId="4BA5140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Tìm</w:t>
            </w:r>
            <w:proofErr w:type="spellEnd"/>
            <w:r w:rsidRPr="00F77586">
              <w:rPr>
                <w:szCs w:val="26"/>
              </w:rPr>
              <w:t xml:space="preserve"> </w:t>
            </w:r>
            <w:proofErr w:type="spellStart"/>
            <w:r w:rsidRPr="00F77586">
              <w:rPr>
                <w:szCs w:val="26"/>
              </w:rPr>
              <w:t>hiểu</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tra</w:t>
            </w:r>
            <w:proofErr w:type="spellEnd"/>
            <w:r w:rsidRPr="00F77586">
              <w:rPr>
                <w:szCs w:val="26"/>
              </w:rPr>
              <w:t xml:space="preserve"> </w:t>
            </w:r>
            <w:proofErr w:type="spellStart"/>
            <w:r w:rsidRPr="00F77586">
              <w:rPr>
                <w:szCs w:val="26"/>
              </w:rPr>
              <w:t>phương</w:t>
            </w:r>
            <w:proofErr w:type="spellEnd"/>
            <w:r w:rsidRPr="00F77586">
              <w:rPr>
                <w:szCs w:val="26"/>
              </w:rPr>
              <w:t xml:space="preserve"> </w:t>
            </w:r>
            <w:proofErr w:type="spellStart"/>
            <w:r w:rsidRPr="00F77586">
              <w:rPr>
                <w:szCs w:val="26"/>
              </w:rPr>
              <w:t>pháp</w:t>
            </w:r>
            <w:proofErr w:type="spellEnd"/>
            <w:r w:rsidRPr="00F77586">
              <w:rPr>
                <w:szCs w:val="26"/>
              </w:rPr>
              <w:t xml:space="preserve"> </w:t>
            </w:r>
            <w:proofErr w:type="spellStart"/>
            <w:r w:rsidRPr="00F77586">
              <w:rPr>
                <w:szCs w:val="26"/>
              </w:rPr>
              <w:t>tính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áp</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cho</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tài</w:t>
            </w:r>
            <w:proofErr w:type="spellEnd"/>
            <w:r w:rsidRPr="00F77586">
              <w:rPr>
                <w:szCs w:val="26"/>
              </w:rPr>
              <w:t xml:space="preserve"> </w:t>
            </w:r>
            <w:proofErr w:type="spellStart"/>
            <w:r w:rsidRPr="00F77586">
              <w:rPr>
                <w:szCs w:val="26"/>
              </w:rPr>
              <w:t>chính</w:t>
            </w:r>
            <w:proofErr w:type="spellEnd"/>
            <w:r w:rsidRPr="00F77586">
              <w:rPr>
                <w:szCs w:val="26"/>
              </w:rPr>
              <w:t xml:space="preserve"> </w:t>
            </w:r>
            <w:proofErr w:type="spellStart"/>
            <w:r w:rsidRPr="00F77586">
              <w:rPr>
                <w:szCs w:val="26"/>
              </w:rPr>
              <w:t>trước</w:t>
            </w:r>
            <w:proofErr w:type="spellEnd"/>
            <w:r w:rsidRPr="00F77586">
              <w:rPr>
                <w:szCs w:val="26"/>
              </w:rPr>
              <w:t>;</w:t>
            </w:r>
          </w:p>
          <w:p w14:paraId="16FF5520"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Kiểm</w:t>
            </w:r>
            <w:proofErr w:type="spellEnd"/>
            <w:r w:rsidRPr="00F77586">
              <w:rPr>
                <w:szCs w:val="26"/>
              </w:rPr>
              <w:t xml:space="preserve"> </w:t>
            </w:r>
            <w:proofErr w:type="spellStart"/>
            <w:r w:rsidRPr="00F77586">
              <w:rPr>
                <w:szCs w:val="26"/>
              </w:rPr>
              <w:t>tra</w:t>
            </w:r>
            <w:proofErr w:type="spellEnd"/>
            <w:r w:rsidRPr="00F77586">
              <w:rPr>
                <w:szCs w:val="26"/>
              </w:rPr>
              <w:t xml:space="preserve"> </w:t>
            </w:r>
            <w:proofErr w:type="spellStart"/>
            <w:r w:rsidRPr="00F77586">
              <w:rPr>
                <w:szCs w:val="26"/>
              </w:rPr>
              <w:t>tính</w:t>
            </w:r>
            <w:proofErr w:type="spellEnd"/>
            <w:r w:rsidRPr="00F77586">
              <w:rPr>
                <w:szCs w:val="26"/>
              </w:rPr>
              <w:t xml:space="preserve"> </w:t>
            </w:r>
            <w:proofErr w:type="spellStart"/>
            <w:r w:rsidRPr="00F77586">
              <w:rPr>
                <w:szCs w:val="26"/>
              </w:rPr>
              <w:t>đúng</w:t>
            </w:r>
            <w:proofErr w:type="spellEnd"/>
            <w:r w:rsidRPr="00F77586">
              <w:rPr>
                <w:szCs w:val="26"/>
              </w:rPr>
              <w:t xml:space="preserve"> </w:t>
            </w:r>
            <w:proofErr w:type="spellStart"/>
            <w:r w:rsidRPr="00F77586">
              <w:rPr>
                <w:szCs w:val="26"/>
              </w:rPr>
              <w:t>kì</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w:t>
            </w:r>
          </w:p>
          <w:p w14:paraId="5C715FA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543940">
              <w:rPr>
                <w:szCs w:val="26"/>
              </w:rPr>
              <w:t>Kiểm</w:t>
            </w:r>
            <w:proofErr w:type="spellEnd"/>
            <w:r w:rsidRPr="00543940">
              <w:rPr>
                <w:szCs w:val="26"/>
              </w:rPr>
              <w:t xml:space="preserve"> </w:t>
            </w:r>
            <w:proofErr w:type="spellStart"/>
            <w:r w:rsidRPr="00543940">
              <w:rPr>
                <w:szCs w:val="26"/>
              </w:rPr>
              <w:t>tra</w:t>
            </w:r>
            <w:proofErr w:type="spellEnd"/>
            <w:r w:rsidRPr="00543940">
              <w:rPr>
                <w:szCs w:val="26"/>
              </w:rPr>
              <w:t xml:space="preserve"> </w:t>
            </w:r>
            <w:proofErr w:type="spellStart"/>
            <w:r w:rsidRPr="00543940">
              <w:rPr>
                <w:szCs w:val="26"/>
              </w:rPr>
              <w:t>số</w:t>
            </w:r>
            <w:proofErr w:type="spellEnd"/>
            <w:r w:rsidRPr="00543940">
              <w:rPr>
                <w:szCs w:val="26"/>
              </w:rPr>
              <w:t xml:space="preserve"> </w:t>
            </w:r>
            <w:proofErr w:type="spellStart"/>
            <w:r w:rsidRPr="00543940">
              <w:rPr>
                <w:szCs w:val="26"/>
              </w:rPr>
              <w:t>dư</w:t>
            </w:r>
            <w:proofErr w:type="spellEnd"/>
            <w:r w:rsidRPr="00543940">
              <w:rPr>
                <w:szCs w:val="26"/>
              </w:rPr>
              <w:t xml:space="preserve"> </w:t>
            </w:r>
            <w:proofErr w:type="spellStart"/>
            <w:r w:rsidRPr="00543940">
              <w:rPr>
                <w:szCs w:val="26"/>
              </w:rPr>
              <w:t>dự</w:t>
            </w:r>
            <w:proofErr w:type="spellEnd"/>
            <w:r w:rsidRPr="00543940">
              <w:rPr>
                <w:szCs w:val="26"/>
              </w:rPr>
              <w:t xml:space="preserve"> </w:t>
            </w:r>
            <w:proofErr w:type="spellStart"/>
            <w:r w:rsidRPr="00543940">
              <w:rPr>
                <w:szCs w:val="26"/>
              </w:rPr>
              <w:t>phòng</w:t>
            </w:r>
            <w:proofErr w:type="spellEnd"/>
            <w:r w:rsidRPr="00543940">
              <w:rPr>
                <w:szCs w:val="26"/>
              </w:rPr>
              <w:t xml:space="preserve"> </w:t>
            </w:r>
            <w:proofErr w:type="spellStart"/>
            <w:r w:rsidRPr="00543940">
              <w:rPr>
                <w:szCs w:val="26"/>
              </w:rPr>
              <w:t>giảm</w:t>
            </w:r>
            <w:proofErr w:type="spellEnd"/>
            <w:r w:rsidRPr="00543940">
              <w:rPr>
                <w:szCs w:val="26"/>
              </w:rPr>
              <w:t xml:space="preserve"> </w:t>
            </w:r>
            <w:proofErr w:type="spellStart"/>
            <w:r w:rsidRPr="00543940">
              <w:rPr>
                <w:szCs w:val="26"/>
              </w:rPr>
              <w:t>giá</w:t>
            </w:r>
            <w:proofErr w:type="spellEnd"/>
            <w:r w:rsidRPr="00543940">
              <w:rPr>
                <w:szCs w:val="26"/>
              </w:rPr>
              <w:t xml:space="preserve"> </w:t>
            </w:r>
            <w:proofErr w:type="spellStart"/>
            <w:r w:rsidRPr="00543940">
              <w:rPr>
                <w:szCs w:val="26"/>
              </w:rPr>
              <w:t>hàng</w:t>
            </w:r>
            <w:proofErr w:type="spellEnd"/>
            <w:r w:rsidRPr="00543940">
              <w:rPr>
                <w:szCs w:val="26"/>
              </w:rPr>
              <w:t xml:space="preserve"> </w:t>
            </w:r>
            <w:proofErr w:type="spellStart"/>
            <w:r w:rsidRPr="00543940">
              <w:rPr>
                <w:szCs w:val="26"/>
              </w:rPr>
              <w:t>tồn</w:t>
            </w:r>
            <w:proofErr w:type="spellEnd"/>
            <w:r w:rsidRPr="00543940">
              <w:rPr>
                <w:szCs w:val="26"/>
              </w:rPr>
              <w:t xml:space="preserve"> </w:t>
            </w:r>
            <w:proofErr w:type="spellStart"/>
            <w:r w:rsidRPr="00543940">
              <w:rPr>
                <w:szCs w:val="26"/>
              </w:rPr>
              <w:t>kho</w:t>
            </w:r>
            <w:proofErr w:type="spellEnd"/>
            <w:r w:rsidRPr="00543940">
              <w:rPr>
                <w:szCs w:val="26"/>
              </w:rPr>
              <w:t xml:space="preserve"> </w:t>
            </w:r>
            <w:proofErr w:type="spellStart"/>
            <w:r w:rsidRPr="00543940">
              <w:rPr>
                <w:szCs w:val="26"/>
              </w:rPr>
              <w:t>tại</w:t>
            </w:r>
            <w:proofErr w:type="spellEnd"/>
            <w:r w:rsidRPr="00543940">
              <w:rPr>
                <w:szCs w:val="26"/>
              </w:rPr>
              <w:t xml:space="preserve"> </w:t>
            </w:r>
            <w:proofErr w:type="spellStart"/>
            <w:r w:rsidRPr="00543940">
              <w:rPr>
                <w:szCs w:val="26"/>
              </w:rPr>
              <w:t>ngày</w:t>
            </w:r>
            <w:proofErr w:type="spellEnd"/>
            <w:r w:rsidRPr="00543940">
              <w:rPr>
                <w:szCs w:val="26"/>
              </w:rPr>
              <w:t xml:space="preserve"> </w:t>
            </w:r>
            <w:proofErr w:type="spellStart"/>
            <w:r w:rsidRPr="00543940">
              <w:rPr>
                <w:szCs w:val="26"/>
              </w:rPr>
              <w:t>đầu</w:t>
            </w:r>
            <w:proofErr w:type="spellEnd"/>
            <w:r w:rsidRPr="00543940">
              <w:rPr>
                <w:szCs w:val="26"/>
              </w:rPr>
              <w:t xml:space="preserve"> </w:t>
            </w:r>
            <w:proofErr w:type="spellStart"/>
            <w:r w:rsidRPr="00543940">
              <w:rPr>
                <w:szCs w:val="26"/>
              </w:rPr>
              <w:t>kỳ</w:t>
            </w:r>
            <w:proofErr w:type="spellEnd"/>
            <w:r w:rsidRPr="00543940">
              <w:rPr>
                <w:szCs w:val="26"/>
              </w:rPr>
              <w:t>.</w:t>
            </w:r>
          </w:p>
          <w:p w14:paraId="046F57E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Mỗi</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nhằm</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một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r>
      <w:tr w:rsidR="000F7AE3" w:rsidRPr="00E227DB" w14:paraId="140009D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11C8A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F092DB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Phát</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E2B73A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Pr>
                <w:szCs w:val="26"/>
              </w:rPr>
              <w:t>sự</w:t>
            </w:r>
            <w:proofErr w:type="spellEnd"/>
            <w:r>
              <w:rPr>
                <w:szCs w:val="26"/>
              </w:rPr>
              <w:t xml:space="preserve"> </w:t>
            </w:r>
            <w:proofErr w:type="spellStart"/>
            <w:r>
              <w:rPr>
                <w:szCs w:val="26"/>
              </w:rPr>
              <w:t>việc</w:t>
            </w:r>
            <w:proofErr w:type="spellEnd"/>
            <w:r>
              <w:rPr>
                <w:szCs w:val="26"/>
              </w:rPr>
              <w:t xml:space="preserve">, </w:t>
            </w:r>
            <w:proofErr w:type="spellStart"/>
            <w:r>
              <w:rPr>
                <w:szCs w:val="26"/>
              </w:rPr>
              <w:t>sự</w:t>
            </w:r>
            <w:proofErr w:type="spellEnd"/>
            <w:r>
              <w:rPr>
                <w:szCs w:val="26"/>
              </w:rPr>
              <w:t xml:space="preserve"> </w:t>
            </w:r>
            <w:proofErr w:type="spellStart"/>
            <w:r>
              <w:rPr>
                <w:szCs w:val="26"/>
              </w:rPr>
              <w:t>kiện</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thể</w:t>
            </w:r>
            <w:proofErr w:type="spellEnd"/>
            <w:r>
              <w:rPr>
                <w:szCs w:val="26"/>
              </w:rPr>
              <w:t xml:space="preserve"> </w:t>
            </w:r>
            <w:proofErr w:type="spellStart"/>
            <w:r>
              <w:rPr>
                <w:szCs w:val="26"/>
              </w:rPr>
              <w:t>hiện</w:t>
            </w:r>
            <w:proofErr w:type="spellEnd"/>
            <w:r>
              <w:rPr>
                <w:szCs w:val="26"/>
              </w:rPr>
              <w:t xml:space="preserve"> </w:t>
            </w:r>
            <w:proofErr w:type="spellStart"/>
            <w:r>
              <w:rPr>
                <w:szCs w:val="26"/>
              </w:rPr>
              <w:t>sự</w:t>
            </w:r>
            <w:proofErr w:type="spellEnd"/>
            <w:r>
              <w:rPr>
                <w:szCs w:val="26"/>
              </w:rPr>
              <w:t xml:space="preserve"> </w:t>
            </w:r>
            <w:proofErr w:type="spellStart"/>
            <w:r>
              <w:rPr>
                <w:szCs w:val="26"/>
              </w:rPr>
              <w:t>thiếu</w:t>
            </w:r>
            <w:proofErr w:type="spellEnd"/>
            <w:r>
              <w:rPr>
                <w:szCs w:val="26"/>
              </w:rPr>
              <w:t xml:space="preserve"> </w:t>
            </w:r>
            <w:proofErr w:type="spellStart"/>
            <w:r>
              <w:rPr>
                <w:szCs w:val="26"/>
              </w:rPr>
              <w:t>sót</w:t>
            </w:r>
            <w:proofErr w:type="spellEnd"/>
            <w:r>
              <w:rPr>
                <w:szCs w:val="26"/>
              </w:rPr>
              <w:t xml:space="preserve">, </w:t>
            </w:r>
            <w:proofErr w:type="spellStart"/>
            <w:r>
              <w:rPr>
                <w:szCs w:val="26"/>
              </w:rPr>
              <w:t>yếu</w:t>
            </w:r>
            <w:proofErr w:type="spellEnd"/>
            <w:r w:rsidRPr="00F77586">
              <w:rPr>
                <w:szCs w:val="26"/>
              </w:rPr>
              <w:t xml:space="preserve"> </w:t>
            </w:r>
            <w:proofErr w:type="spellStart"/>
            <w:r w:rsidRPr="00F77586">
              <w:rPr>
                <w:szCs w:val="26"/>
              </w:rPr>
              <w:t>kém</w:t>
            </w:r>
            <w:proofErr w:type="spellEnd"/>
            <w:r>
              <w:rPr>
                <w:szCs w:val="26"/>
              </w:rPr>
              <w:t>,</w:t>
            </w:r>
            <w:r w:rsidRPr="00F77586">
              <w:rPr>
                <w:szCs w:val="26"/>
              </w:rPr>
              <w:t xml:space="preserve"> </w:t>
            </w:r>
            <w:proofErr w:type="spellStart"/>
            <w:r>
              <w:rPr>
                <w:szCs w:val="26"/>
              </w:rPr>
              <w:t>không</w:t>
            </w:r>
            <w:proofErr w:type="spellEnd"/>
            <w:r>
              <w:rPr>
                <w:szCs w:val="26"/>
              </w:rPr>
              <w:t xml:space="preserve"> </w:t>
            </w:r>
            <w:proofErr w:type="spellStart"/>
            <w:r>
              <w:rPr>
                <w:szCs w:val="26"/>
              </w:rPr>
              <w:t>phù</w:t>
            </w:r>
            <w:proofErr w:type="spellEnd"/>
            <w:r>
              <w:rPr>
                <w:szCs w:val="26"/>
              </w:rPr>
              <w:t xml:space="preserve"> </w:t>
            </w:r>
            <w:proofErr w:type="spellStart"/>
            <w:r>
              <w:rPr>
                <w:szCs w:val="26"/>
              </w:rPr>
              <w:t>hợp</w:t>
            </w:r>
            <w:proofErr w:type="spellEnd"/>
            <w:r>
              <w:rPr>
                <w:szCs w:val="26"/>
              </w:rPr>
              <w:t xml:space="preserve"> </w:t>
            </w:r>
            <w:proofErr w:type="spellStart"/>
            <w:r>
              <w:rPr>
                <w:szCs w:val="26"/>
              </w:rPr>
              <w:t>trong</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 xml:space="preserve"> </w:t>
            </w:r>
            <w:proofErr w:type="spellStart"/>
            <w:r>
              <w:rPr>
                <w:szCs w:val="26"/>
              </w:rPr>
              <w:t>và</w:t>
            </w:r>
            <w:proofErr w:type="spellEnd"/>
            <w:r>
              <w:rPr>
                <w:szCs w:val="26"/>
              </w:rPr>
              <w:t xml:space="preserve"> </w:t>
            </w:r>
            <w:proofErr w:type="spellStart"/>
            <w:r>
              <w:rPr>
                <w:szCs w:val="26"/>
              </w:rPr>
              <w:t>vận</w:t>
            </w:r>
            <w:proofErr w:type="spellEnd"/>
            <w:r>
              <w:rPr>
                <w:szCs w:val="26"/>
              </w:rPr>
              <w:t xml:space="preserve"> </w:t>
            </w:r>
            <w:proofErr w:type="spellStart"/>
            <w:r>
              <w:rPr>
                <w:szCs w:val="26"/>
              </w:rPr>
              <w:t>hành</w:t>
            </w:r>
            <w:proofErr w:type="spellEnd"/>
            <w:r>
              <w:rPr>
                <w:szCs w:val="26"/>
              </w:rPr>
              <w:t xml:space="preserve"> </w:t>
            </w:r>
            <w:proofErr w:type="spellStart"/>
            <w:r>
              <w:rPr>
                <w:szCs w:val="26"/>
              </w:rPr>
              <w:t>của</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phát</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quá</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các</w:t>
            </w:r>
            <w:proofErr w:type="spellEnd"/>
            <w:r>
              <w:rPr>
                <w:szCs w:val="26"/>
              </w:rPr>
              <w:t xml:space="preserve"> </w:t>
            </w:r>
            <w:proofErr w:type="spellStart"/>
            <w:r>
              <w:rPr>
                <w:szCs w:val="26"/>
              </w:rPr>
              <w:t>sai</w:t>
            </w:r>
            <w:proofErr w:type="spellEnd"/>
            <w:r>
              <w:rPr>
                <w:szCs w:val="26"/>
              </w:rPr>
              <w:t xml:space="preserve"> </w:t>
            </w:r>
            <w:proofErr w:type="spellStart"/>
            <w:r>
              <w:rPr>
                <w:szCs w:val="26"/>
              </w:rPr>
              <w:t>sót</w:t>
            </w:r>
            <w:proofErr w:type="spellEnd"/>
            <w:r>
              <w:rPr>
                <w:szCs w:val="26"/>
              </w:rPr>
              <w:t xml:space="preserve">, </w:t>
            </w:r>
            <w:proofErr w:type="spellStart"/>
            <w:r>
              <w:rPr>
                <w:szCs w:val="26"/>
              </w:rPr>
              <w:t>gian</w:t>
            </w:r>
            <w:proofErr w:type="spellEnd"/>
            <w:r>
              <w:rPr>
                <w:szCs w:val="26"/>
              </w:rPr>
              <w:t xml:space="preserve"> </w:t>
            </w:r>
            <w:proofErr w:type="spellStart"/>
            <w:r>
              <w:rPr>
                <w:szCs w:val="26"/>
              </w:rPr>
              <w:t>lận</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không</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r>
              <w:rPr>
                <w:szCs w:val="26"/>
              </w:rPr>
              <w:t xml:space="preserve"> </w:t>
            </w:r>
            <w:proofErr w:type="spellStart"/>
            <w:r>
              <w:rPr>
                <w:szCs w:val="26"/>
              </w:rPr>
              <w:t>trong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w:t>
            </w:r>
          </w:p>
        </w:tc>
      </w:tr>
      <w:tr w:rsidR="000F7AE3" w:rsidRPr="00E227DB" w14:paraId="22E49DA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087081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74DA1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Bằng</w:t>
            </w:r>
            <w:proofErr w:type="spellEnd"/>
            <w:r w:rsidRPr="00F77586">
              <w:rPr>
                <w:szCs w:val="26"/>
              </w:rPr>
              <w:t xml:space="preserve"> </w:t>
            </w:r>
            <w:proofErr w:type="spellStart"/>
            <w:r w:rsidRPr="00F77586">
              <w:rPr>
                <w:szCs w:val="26"/>
              </w:rPr>
              <w:t>chứng</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3847506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Thông</w:t>
            </w:r>
            <w:proofErr w:type="spellEnd"/>
            <w:r w:rsidRPr="00F77586">
              <w:rPr>
                <w:szCs w:val="26"/>
              </w:rPr>
              <w:t xml:space="preserve"> tin, </w:t>
            </w:r>
            <w:proofErr w:type="spellStart"/>
            <w:r w:rsidRPr="00F77586">
              <w:rPr>
                <w:szCs w:val="26"/>
              </w:rPr>
              <w:t>tài</w:t>
            </w:r>
            <w:proofErr w:type="spellEnd"/>
            <w:r w:rsidRPr="00F77586">
              <w:rPr>
                <w:szCs w:val="26"/>
              </w:rPr>
              <w:t xml:space="preserve"> </w:t>
            </w:r>
            <w:proofErr w:type="spellStart"/>
            <w:r w:rsidRPr="00F77586">
              <w:rPr>
                <w:szCs w:val="26"/>
              </w:rPr>
              <w:t>liệu</w:t>
            </w:r>
            <w:proofErr w:type="spellEnd"/>
            <w:r w:rsidRPr="00F77586">
              <w:rPr>
                <w:szCs w:val="26"/>
              </w:rPr>
              <w:t xml:space="preserve"> </w:t>
            </w:r>
            <w:proofErr w:type="spellStart"/>
            <w:r w:rsidRPr="00F77586">
              <w:rPr>
                <w:szCs w:val="26"/>
              </w:rPr>
              <w:t>thu</w:t>
            </w:r>
            <w:proofErr w:type="spellEnd"/>
            <w:r w:rsidRPr="00F77586">
              <w:rPr>
                <w:szCs w:val="26"/>
              </w:rPr>
              <w:t xml:space="preserve"> </w:t>
            </w:r>
            <w:proofErr w:type="spellStart"/>
            <w:r w:rsidRPr="00F77586">
              <w:rPr>
                <w:szCs w:val="26"/>
              </w:rPr>
              <w:t>thập</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để</w:t>
            </w:r>
            <w:proofErr w:type="spellEnd"/>
            <w:r w:rsidRPr="00F77586">
              <w:rPr>
                <w:szCs w:val="26"/>
              </w:rPr>
              <w:t xml:space="preserve"> </w:t>
            </w:r>
            <w:proofErr w:type="spellStart"/>
            <w:r w:rsidRPr="00F77586">
              <w:rPr>
                <w:szCs w:val="26"/>
              </w:rPr>
              <w:t>làm</w:t>
            </w:r>
            <w:proofErr w:type="spellEnd"/>
            <w:r w:rsidRPr="00F77586">
              <w:rPr>
                <w:szCs w:val="26"/>
              </w:rPr>
              <w:t xml:space="preserve"> </w:t>
            </w:r>
            <w:proofErr w:type="spellStart"/>
            <w:r w:rsidRPr="00F77586">
              <w:rPr>
                <w:szCs w:val="26"/>
              </w:rPr>
              <w:t>cơ</w:t>
            </w:r>
            <w:proofErr w:type="spellEnd"/>
            <w:r w:rsidRPr="00F77586">
              <w:rPr>
                <w:szCs w:val="26"/>
              </w:rPr>
              <w:t xml:space="preserve"> </w:t>
            </w:r>
            <w:proofErr w:type="spellStart"/>
            <w:r w:rsidRPr="00F77586">
              <w:rPr>
                <w:szCs w:val="26"/>
              </w:rPr>
              <w:t>sở</w:t>
            </w:r>
            <w:proofErr w:type="spellEnd"/>
            <w:r w:rsidRPr="00F77586">
              <w:rPr>
                <w:szCs w:val="26"/>
              </w:rPr>
              <w:t xml:space="preserve"> </w:t>
            </w:r>
            <w:proofErr w:type="spellStart"/>
            <w:r w:rsidRPr="00F77586">
              <w:rPr>
                <w:szCs w:val="26"/>
              </w:rPr>
              <w:t>cho</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nhận</w:t>
            </w:r>
            <w:proofErr w:type="spellEnd"/>
            <w:r w:rsidRPr="00F77586">
              <w:rPr>
                <w:szCs w:val="26"/>
              </w:rPr>
              <w:t xml:space="preserve"> </w:t>
            </w:r>
            <w:proofErr w:type="spellStart"/>
            <w:r w:rsidRPr="00F77586">
              <w:rPr>
                <w:szCs w:val="26"/>
              </w:rPr>
              <w:t>định</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198AD38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781749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6201D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6EE9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đề</w:t>
            </w:r>
            <w:proofErr w:type="spellEnd"/>
            <w:r>
              <w:rPr>
                <w:szCs w:val="26"/>
              </w:rPr>
              <w:t xml:space="preserve"> </w:t>
            </w:r>
            <w:proofErr w:type="spellStart"/>
            <w:r>
              <w:rPr>
                <w:szCs w:val="26"/>
              </w:rPr>
              <w:t>xuất</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viên</w:t>
            </w:r>
            <w:proofErr w:type="spellEnd"/>
            <w:r>
              <w:rPr>
                <w:szCs w:val="26"/>
              </w:rPr>
              <w:t xml:space="preserve"> </w:t>
            </w:r>
            <w:proofErr w:type="spellStart"/>
            <w:r>
              <w:rPr>
                <w:szCs w:val="26"/>
              </w:rPr>
              <w:t>nhằm</w:t>
            </w:r>
            <w:proofErr w:type="spellEnd"/>
            <w:r>
              <w:rPr>
                <w:szCs w:val="26"/>
              </w:rPr>
              <w:t xml:space="preserve"> </w:t>
            </w:r>
            <w:proofErr w:type="spellStart"/>
            <w:r>
              <w:rPr>
                <w:szCs w:val="26"/>
              </w:rPr>
              <w:t>phòng</w:t>
            </w:r>
            <w:proofErr w:type="spellEnd"/>
            <w:r>
              <w:rPr>
                <w:szCs w:val="26"/>
              </w:rPr>
              <w:t xml:space="preserve"> </w:t>
            </w:r>
            <w:proofErr w:type="spellStart"/>
            <w:r>
              <w:rPr>
                <w:szCs w:val="26"/>
              </w:rPr>
              <w:t>ngừa</w:t>
            </w:r>
            <w:proofErr w:type="spellEnd"/>
            <w:r>
              <w:rPr>
                <w:szCs w:val="26"/>
              </w:rPr>
              <w:t xml:space="preserve">, </w:t>
            </w:r>
            <w:proofErr w:type="spellStart"/>
            <w:r>
              <w:rPr>
                <w:szCs w:val="26"/>
              </w:rPr>
              <w:t>khắc</w:t>
            </w:r>
            <w:proofErr w:type="spellEnd"/>
            <w:r>
              <w:rPr>
                <w:szCs w:val="26"/>
              </w:rPr>
              <w:t xml:space="preserve"> </w:t>
            </w:r>
            <w:proofErr w:type="spellStart"/>
            <w:r>
              <w:rPr>
                <w:szCs w:val="26"/>
              </w:rPr>
              <w:t>phục</w:t>
            </w:r>
            <w:proofErr w:type="spellEnd"/>
            <w:r>
              <w:rPr>
                <w:szCs w:val="26"/>
              </w:rPr>
              <w:t xml:space="preserve">, </w:t>
            </w:r>
            <w:proofErr w:type="spellStart"/>
            <w:r>
              <w:rPr>
                <w:szCs w:val="26"/>
              </w:rPr>
              <w:t>giảm</w:t>
            </w:r>
            <w:proofErr w:type="spellEnd"/>
            <w:r>
              <w:rPr>
                <w:szCs w:val="26"/>
              </w:rPr>
              <w:t xml:space="preserve"> </w:t>
            </w:r>
            <w:proofErr w:type="spellStart"/>
            <w:r>
              <w:rPr>
                <w:szCs w:val="26"/>
              </w:rPr>
              <w:t>thiểu</w:t>
            </w:r>
            <w:proofErr w:type="spellEnd"/>
            <w:r>
              <w:rPr>
                <w:szCs w:val="26"/>
              </w:rPr>
              <w:t xml:space="preserve"> </w:t>
            </w:r>
            <w:proofErr w:type="spellStart"/>
            <w:r>
              <w:rPr>
                <w:szCs w:val="26"/>
              </w:rPr>
              <w:t>các</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xảy</w:t>
            </w:r>
            <w:proofErr w:type="spellEnd"/>
            <w:r>
              <w:rPr>
                <w:szCs w:val="26"/>
              </w:rPr>
              <w:t xml:space="preserve"> ra,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thể</w:t>
            </w:r>
            <w:proofErr w:type="spellEnd"/>
            <w:r>
              <w:rPr>
                <w:szCs w:val="26"/>
              </w:rPr>
              <w:t xml:space="preserve"> </w:t>
            </w:r>
            <w:proofErr w:type="spellStart"/>
            <w:r>
              <w:rPr>
                <w:szCs w:val="26"/>
              </w:rPr>
              <w:t>hiển</w:t>
            </w:r>
            <w:proofErr w:type="spellEnd"/>
            <w:r>
              <w:rPr>
                <w:szCs w:val="26"/>
              </w:rPr>
              <w:t xml:space="preserve"> ở </w:t>
            </w:r>
            <w:proofErr w:type="spellStart"/>
            <w:r>
              <w:rPr>
                <w:szCs w:val="26"/>
              </w:rPr>
              <w:t>hình</w:t>
            </w:r>
            <w:proofErr w:type="spellEnd"/>
            <w:r>
              <w:rPr>
                <w:szCs w:val="26"/>
              </w:rPr>
              <w:t xml:space="preserve"> </w:t>
            </w:r>
            <w:proofErr w:type="spellStart"/>
            <w:r>
              <w:rPr>
                <w:szCs w:val="26"/>
              </w:rPr>
              <w:t>thức</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hành</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trong</w:t>
            </w:r>
            <w:proofErr w:type="spellEnd"/>
            <w:r>
              <w:rPr>
                <w:szCs w:val="26"/>
              </w:rPr>
              <w:t xml:space="preserve"> </w:t>
            </w:r>
            <w:proofErr w:type="spellStart"/>
            <w:r>
              <w:rPr>
                <w:szCs w:val="26"/>
              </w:rPr>
              <w:t>đó</w:t>
            </w:r>
            <w:proofErr w:type="spellEnd"/>
            <w:r>
              <w:rPr>
                <w:szCs w:val="26"/>
              </w:rPr>
              <w:t xml:space="preserve"> </w:t>
            </w:r>
            <w:proofErr w:type="spellStart"/>
            <w:r>
              <w:rPr>
                <w:szCs w:val="26"/>
              </w:rPr>
              <w:t>nêu</w:t>
            </w:r>
            <w:proofErr w:type="spellEnd"/>
            <w:r>
              <w:rPr>
                <w:szCs w:val="26"/>
              </w:rPr>
              <w:t xml:space="preserve"> </w:t>
            </w:r>
            <w:proofErr w:type="spellStart"/>
            <w:r>
              <w:rPr>
                <w:szCs w:val="26"/>
              </w:rPr>
              <w:t>rõ</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thời</w:t>
            </w:r>
            <w:proofErr w:type="spellEnd"/>
            <w:r>
              <w:rPr>
                <w:szCs w:val="26"/>
              </w:rPr>
              <w:t xml:space="preserve"> </w:t>
            </w:r>
            <w:proofErr w:type="spellStart"/>
            <w:r>
              <w:rPr>
                <w:szCs w:val="26"/>
              </w:rPr>
              <w:t>hạn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p>
        </w:tc>
      </w:tr>
      <w:tr w:rsidR="000F7AE3" w:rsidRPr="00E227DB" w14:paraId="7ADBDBA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DE28C8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737169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76AE4E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9026CA">
              <w:rPr>
                <w:color w:val="000000" w:themeColor="text1"/>
                <w:szCs w:val="26"/>
              </w:rPr>
              <w:t>Là</w:t>
            </w:r>
            <w:proofErr w:type="spellEnd"/>
            <w:r w:rsidRPr="009026CA">
              <w:rPr>
                <w:color w:val="000000" w:themeColor="text1"/>
                <w:szCs w:val="26"/>
              </w:rPr>
              <w:t xml:space="preserve"> </w:t>
            </w:r>
            <w:proofErr w:type="spellStart"/>
            <w:r w:rsidRPr="009026CA">
              <w:rPr>
                <w:color w:val="000000" w:themeColor="text1"/>
                <w:szCs w:val="26"/>
              </w:rPr>
              <w:t>bản</w:t>
            </w:r>
            <w:proofErr w:type="spellEnd"/>
            <w:r w:rsidRPr="009026CA">
              <w:rPr>
                <w:color w:val="000000" w:themeColor="text1"/>
                <w:szCs w:val="26"/>
              </w:rPr>
              <w:t xml:space="preserve"> </w:t>
            </w:r>
            <w:proofErr w:type="spellStart"/>
            <w:r w:rsidRPr="009026CA">
              <w:rPr>
                <w:color w:val="000000" w:themeColor="text1"/>
                <w:szCs w:val="26"/>
              </w:rPr>
              <w:t>tổng</w:t>
            </w:r>
            <w:proofErr w:type="spellEnd"/>
            <w:r w:rsidRPr="009026CA">
              <w:rPr>
                <w:color w:val="000000" w:themeColor="text1"/>
                <w:szCs w:val="26"/>
              </w:rPr>
              <w:t xml:space="preserve"> </w:t>
            </w:r>
            <w:proofErr w:type="spellStart"/>
            <w:r w:rsidRPr="009026CA">
              <w:rPr>
                <w:color w:val="000000" w:themeColor="text1"/>
                <w:szCs w:val="26"/>
              </w:rPr>
              <w:t>hợp</w:t>
            </w:r>
            <w:proofErr w:type="spellEnd"/>
            <w:r w:rsidRPr="009026CA">
              <w:rPr>
                <w:color w:val="000000" w:themeColor="text1"/>
                <w:szCs w:val="26"/>
              </w:rPr>
              <w:t xml:space="preserve"> </w:t>
            </w:r>
            <w:proofErr w:type="spellStart"/>
            <w:r w:rsidRPr="009026CA">
              <w:rPr>
                <w:color w:val="000000" w:themeColor="text1"/>
                <w:szCs w:val="26"/>
              </w:rPr>
              <w:t>kết</w:t>
            </w:r>
            <w:proofErr w:type="spellEnd"/>
            <w:r w:rsidRPr="009026CA">
              <w:rPr>
                <w:color w:val="000000" w:themeColor="text1"/>
                <w:szCs w:val="26"/>
              </w:rPr>
              <w:t xml:space="preserve"> </w:t>
            </w:r>
            <w:proofErr w:type="spellStart"/>
            <w:r w:rsidRPr="009026CA">
              <w:rPr>
                <w:color w:val="000000" w:themeColor="text1"/>
                <w:szCs w:val="26"/>
              </w:rPr>
              <w:t>quả</w:t>
            </w:r>
            <w:proofErr w:type="spellEnd"/>
            <w:r w:rsidRPr="009026CA">
              <w:rPr>
                <w:color w:val="000000" w:themeColor="text1"/>
                <w:szCs w:val="26"/>
              </w:rPr>
              <w:t xml:space="preserve"> </w:t>
            </w:r>
            <w:proofErr w:type="spellStart"/>
            <w:r w:rsidRPr="009026CA">
              <w:rPr>
                <w:color w:val="000000" w:themeColor="text1"/>
                <w:szCs w:val="26"/>
              </w:rPr>
              <w:t>của</w:t>
            </w:r>
            <w:proofErr w:type="spellEnd"/>
            <w:r w:rsidRPr="009026CA">
              <w:rPr>
                <w:color w:val="000000" w:themeColor="text1"/>
                <w:szCs w:val="26"/>
              </w:rPr>
              <w:t xml:space="preserve"> </w:t>
            </w:r>
            <w:proofErr w:type="spellStart"/>
            <w:r w:rsidRPr="009026CA">
              <w:rPr>
                <w:color w:val="000000" w:themeColor="text1"/>
                <w:szCs w:val="26"/>
              </w:rPr>
              <w:t>cuộc</w:t>
            </w:r>
            <w:proofErr w:type="spellEnd"/>
            <w:r w:rsidRPr="009026CA">
              <w:rPr>
                <w:color w:val="000000" w:themeColor="text1"/>
                <w:szCs w:val="26"/>
              </w:rPr>
              <w:t xml:space="preserve"> </w:t>
            </w:r>
            <w:proofErr w:type="spellStart"/>
            <w:r w:rsidRPr="009026CA">
              <w:rPr>
                <w:color w:val="000000" w:themeColor="text1"/>
                <w:szCs w:val="26"/>
              </w:rPr>
              <w:t>kiểm</w:t>
            </w:r>
            <w:proofErr w:type="spellEnd"/>
            <w:r w:rsidRPr="009026CA">
              <w:rPr>
                <w:color w:val="000000" w:themeColor="text1"/>
                <w:szCs w:val="26"/>
              </w:rPr>
              <w:t xml:space="preserve"> </w:t>
            </w:r>
            <w:proofErr w:type="spellStart"/>
            <w:r w:rsidRPr="009026CA">
              <w:rPr>
                <w:color w:val="000000" w:themeColor="text1"/>
                <w:szCs w:val="26"/>
              </w:rPr>
              <w:t>toán</w:t>
            </w:r>
            <w:proofErr w:type="spellEnd"/>
            <w:r w:rsidRPr="009026CA">
              <w:rPr>
                <w:color w:val="000000" w:themeColor="text1"/>
                <w:szCs w:val="26"/>
              </w:rPr>
              <w:t xml:space="preserve"> bao </w:t>
            </w:r>
            <w:proofErr w:type="spellStart"/>
            <w:r w:rsidRPr="009026CA">
              <w:rPr>
                <w:color w:val="000000" w:themeColor="text1"/>
                <w:szCs w:val="26"/>
              </w:rPr>
              <w:t>gồm</w:t>
            </w:r>
            <w:proofErr w:type="spellEnd"/>
            <w:r w:rsidRPr="009026CA">
              <w:rPr>
                <w:color w:val="000000" w:themeColor="text1"/>
                <w:szCs w:val="26"/>
              </w:rPr>
              <w:t xml:space="preserve"> </w:t>
            </w:r>
            <w:proofErr w:type="spellStart"/>
            <w:r w:rsidRPr="009026CA">
              <w:rPr>
                <w:color w:val="000000" w:themeColor="text1"/>
                <w:szCs w:val="26"/>
              </w:rPr>
              <w:t>các</w:t>
            </w:r>
            <w:proofErr w:type="spellEnd"/>
            <w:r w:rsidRPr="009026CA">
              <w:rPr>
                <w:color w:val="000000" w:themeColor="text1"/>
                <w:szCs w:val="26"/>
              </w:rPr>
              <w:t xml:space="preserve"> </w:t>
            </w:r>
            <w:proofErr w:type="spellStart"/>
            <w:r w:rsidRPr="009026CA">
              <w:rPr>
                <w:color w:val="000000" w:themeColor="text1"/>
                <w:szCs w:val="26"/>
              </w:rPr>
              <w:t>thông</w:t>
            </w:r>
            <w:proofErr w:type="spellEnd"/>
            <w:r w:rsidRPr="009026CA">
              <w:rPr>
                <w:color w:val="000000" w:themeColor="text1"/>
                <w:szCs w:val="26"/>
              </w:rPr>
              <w:t xml:space="preserve"> tin</w:t>
            </w:r>
            <w:r w:rsidRPr="009026CA">
              <w:rPr>
                <w:color w:val="000000" w:themeColor="text1"/>
                <w:lang w:val="vi-VN"/>
              </w:rPr>
              <w:t>: nội dung kiểm toán, phạm vi kiểm toán; những đánh giá, kết luận về nội dung đã được kiểm toán và cơ sở đưa ra các ý kiến này; các yếu kém, tồn tại, các sai sót, vi phạm, kiến nghị các biện pháp sửa chữa, khắc phục sai sót và xử lý vi phạm; đề xuất các biện pháp hợp lý hóa, cải tiến quy trình nghiệp vụ; hoàn thiện chính sách quản lý rủi ro, cơ cấu tổ chức của đơn vị (nếu có).</w:t>
            </w:r>
          </w:p>
        </w:tc>
      </w:tr>
      <w:tr w:rsidR="000F7AE3" w:rsidRPr="00E227DB" w14:paraId="3A8B79D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F86E4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4FD75E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KT</w:t>
            </w:r>
          </w:p>
        </w:tc>
        <w:tc>
          <w:tcPr>
            <w:tcW w:w="3363" w:type="pct"/>
            <w:tcBorders>
              <w:top w:val="single" w:sz="4" w:space="0" w:color="auto"/>
              <w:left w:val="single" w:sz="4" w:space="0" w:color="auto"/>
              <w:bottom w:val="single" w:sz="4" w:space="0" w:color="auto"/>
              <w:right w:val="single" w:sz="12" w:space="0" w:color="auto"/>
            </w:tcBorders>
            <w:vAlign w:val="center"/>
          </w:tcPr>
          <w:p w14:paraId="1AA156C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7E3EB83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E33F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8ACD5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DN</w:t>
            </w:r>
          </w:p>
        </w:tc>
        <w:tc>
          <w:tcPr>
            <w:tcW w:w="3363" w:type="pct"/>
            <w:tcBorders>
              <w:top w:val="single" w:sz="4" w:space="0" w:color="auto"/>
              <w:left w:val="single" w:sz="4" w:space="0" w:color="auto"/>
              <w:bottom w:val="single" w:sz="4" w:space="0" w:color="auto"/>
              <w:right w:val="single" w:sz="12" w:space="0" w:color="auto"/>
            </w:tcBorders>
            <w:vAlign w:val="center"/>
          </w:tcPr>
          <w:p w14:paraId="4995432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Doanh</w:t>
            </w:r>
            <w:proofErr w:type="spellEnd"/>
            <w:r w:rsidRPr="00F77586">
              <w:rPr>
                <w:szCs w:val="26"/>
              </w:rPr>
              <w:t xml:space="preserve"> </w:t>
            </w:r>
            <w:proofErr w:type="spellStart"/>
            <w:r w:rsidRPr="00F77586">
              <w:rPr>
                <w:szCs w:val="26"/>
              </w:rPr>
              <w:t>nghiệp</w:t>
            </w:r>
            <w:proofErr w:type="spellEnd"/>
          </w:p>
        </w:tc>
      </w:tr>
      <w:tr w:rsidR="000F7AE3" w:rsidRPr="00E227DB" w14:paraId="00C8640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72CF509"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C12DD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NSD</w:t>
            </w:r>
          </w:p>
        </w:tc>
        <w:tc>
          <w:tcPr>
            <w:tcW w:w="3363" w:type="pct"/>
            <w:tcBorders>
              <w:top w:val="single" w:sz="4" w:space="0" w:color="auto"/>
              <w:left w:val="single" w:sz="4" w:space="0" w:color="auto"/>
              <w:bottom w:val="single" w:sz="4" w:space="0" w:color="auto"/>
              <w:right w:val="single" w:sz="12" w:space="0" w:color="auto"/>
            </w:tcBorders>
            <w:vAlign w:val="center"/>
          </w:tcPr>
          <w:p w14:paraId="680772B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Người</w:t>
            </w:r>
            <w:proofErr w:type="spellEnd"/>
            <w:r w:rsidRPr="00F77586">
              <w:rPr>
                <w:szCs w:val="26"/>
              </w:rPr>
              <w:t xml:space="preserve"> </w:t>
            </w:r>
            <w:proofErr w:type="spellStart"/>
            <w:r w:rsidRPr="00F77586">
              <w:rPr>
                <w:szCs w:val="26"/>
              </w:rPr>
              <w:t>sử</w:t>
            </w:r>
            <w:proofErr w:type="spellEnd"/>
            <w:r w:rsidRPr="00F77586">
              <w:rPr>
                <w:szCs w:val="26"/>
              </w:rPr>
              <w:t xml:space="preserve"> </w:t>
            </w:r>
            <w:proofErr w:type="spellStart"/>
            <w:r w:rsidRPr="00F77586">
              <w:rPr>
                <w:szCs w:val="26"/>
              </w:rPr>
              <w:t>dụng</w:t>
            </w:r>
            <w:proofErr w:type="spellEnd"/>
          </w:p>
        </w:tc>
      </w:tr>
      <w:tr w:rsidR="000F7AE3" w:rsidRPr="00E227DB" w14:paraId="28A96A1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22B2CF1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0C0729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BLĐ</w:t>
            </w:r>
          </w:p>
        </w:tc>
        <w:tc>
          <w:tcPr>
            <w:tcW w:w="3363" w:type="pct"/>
            <w:tcBorders>
              <w:top w:val="single" w:sz="4" w:space="0" w:color="auto"/>
              <w:left w:val="single" w:sz="4" w:space="0" w:color="auto"/>
              <w:bottom w:val="single" w:sz="4" w:space="0" w:color="auto"/>
              <w:right w:val="single" w:sz="12" w:space="0" w:color="auto"/>
            </w:tcBorders>
            <w:vAlign w:val="center"/>
          </w:tcPr>
          <w:p w14:paraId="31F7DA4A" w14:textId="77777777" w:rsidR="000F7AE3" w:rsidRPr="00757561" w:rsidRDefault="000F7AE3" w:rsidP="00FC300B">
            <w:pPr>
              <w:shd w:val="clear" w:color="auto" w:fill="FFFFFF"/>
              <w:jc w:val="both"/>
              <w:rPr>
                <w:color w:val="000000"/>
                <w:szCs w:val="26"/>
              </w:rPr>
            </w:pPr>
            <w:r>
              <w:rPr>
                <w:color w:val="000000"/>
                <w:szCs w:val="26"/>
              </w:rPr>
              <w:t xml:space="preserve">Ban </w:t>
            </w:r>
            <w:proofErr w:type="spellStart"/>
            <w:r>
              <w:rPr>
                <w:color w:val="000000"/>
                <w:szCs w:val="26"/>
              </w:rPr>
              <w:t>lãnh</w:t>
            </w:r>
            <w:proofErr w:type="spellEnd"/>
            <w:r>
              <w:rPr>
                <w:color w:val="000000"/>
                <w:szCs w:val="26"/>
              </w:rPr>
              <w:t xml:space="preserve"> </w:t>
            </w:r>
            <w:proofErr w:type="spellStart"/>
            <w:r>
              <w:rPr>
                <w:color w:val="000000"/>
                <w:szCs w:val="26"/>
              </w:rPr>
              <w:t>đạo</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doanh</w:t>
            </w:r>
            <w:proofErr w:type="spellEnd"/>
            <w:r>
              <w:rPr>
                <w:color w:val="000000"/>
                <w:szCs w:val="26"/>
              </w:rPr>
              <w:t xml:space="preserve"> </w:t>
            </w:r>
            <w:proofErr w:type="spellStart"/>
            <w:r>
              <w:rPr>
                <w:color w:val="000000"/>
                <w:szCs w:val="26"/>
              </w:rPr>
              <w:t>nghiệp</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thể</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đối</w:t>
            </w:r>
            <w:proofErr w:type="spellEnd"/>
            <w:r>
              <w:rPr>
                <w:color w:val="000000"/>
                <w:szCs w:val="26"/>
              </w:rPr>
              <w:t xml:space="preserve"> </w:t>
            </w:r>
            <w:proofErr w:type="spellStart"/>
            <w:r>
              <w:rPr>
                <w:color w:val="000000"/>
                <w:szCs w:val="26"/>
              </w:rPr>
              <w:t>tượng</w:t>
            </w:r>
            <w:proofErr w:type="spellEnd"/>
            <w:r>
              <w:rPr>
                <w:color w:val="000000"/>
                <w:szCs w:val="26"/>
              </w:rPr>
              <w:t xml:space="preserve"> </w:t>
            </w:r>
            <w:proofErr w:type="spellStart"/>
            <w:r>
              <w:rPr>
                <w:color w:val="000000"/>
                <w:szCs w:val="26"/>
              </w:rPr>
              <w:t>sau</w:t>
            </w:r>
            <w:proofErr w:type="spellEnd"/>
            <w:r>
              <w:rPr>
                <w:color w:val="000000"/>
                <w:szCs w:val="26"/>
              </w:rPr>
              <w:t>:</w:t>
            </w:r>
          </w:p>
          <w:p w14:paraId="0C7E0E1F"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Bộ trưởng, Thủ trưởng cơ quan ngang bộ, Thủ trưởng cơ quan thuộc Chính phủ đối với bộ, cơ quan ngang bộ, cơ quan thuộc Chính phủ;</w:t>
            </w:r>
          </w:p>
          <w:p w14:paraId="5AF06871"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Chủ tịch Ủy ban nhân dân tỉnh, thành phố trực thuộc trung ương đối với Ủy ban nhân dân tỉnh, thành phố trực thuộc trung ương;</w:t>
            </w:r>
          </w:p>
          <w:p w14:paraId="53E3A532"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Thủ trưởng đơn vị sự nghiệp công lập đối với các đơn vị sự nghiệp công lập;</w:t>
            </w:r>
          </w:p>
          <w:p w14:paraId="5F454973"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quản trị, Ban kiểm soát đối với công ty niêm yết;</w:t>
            </w:r>
          </w:p>
          <w:p w14:paraId="001FBC43"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quản trị, Ban kiểm soát đối với doanh nghiệp mà nhà nước sở hữu trên 50% vốn điều lệ là công ty mẹ hoạt động theo mô hình công ty mẹ - công ty con;</w:t>
            </w:r>
          </w:p>
          <w:p w14:paraId="5C861700"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thành viên, Chủ tịch công ty, Ban kiểm soát đối với doanh nghiệp nhà nước là công ty mẹ hoạt động theo mô hình công ty mẹ - công ty con;</w:t>
            </w:r>
          </w:p>
          <w:p w14:paraId="1F2D51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lang w:val="vi-VN"/>
              </w:rPr>
              <w:t>Các bộ phận khác theo quy định của Quy chế kiểm toán nội bộ của đơn vị.</w:t>
            </w:r>
          </w:p>
        </w:tc>
      </w:tr>
      <w:tr w:rsidR="000F7AE3" w:rsidRPr="00E227DB" w14:paraId="595E6FB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58BF8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5B8E54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KTV</w:t>
            </w:r>
          </w:p>
        </w:tc>
        <w:tc>
          <w:tcPr>
            <w:tcW w:w="3363" w:type="pct"/>
            <w:tcBorders>
              <w:top w:val="single" w:sz="4" w:space="0" w:color="auto"/>
              <w:left w:val="single" w:sz="4" w:space="0" w:color="auto"/>
              <w:bottom w:val="single" w:sz="4" w:space="0" w:color="auto"/>
              <w:right w:val="single" w:sz="12" w:space="0" w:color="auto"/>
            </w:tcBorders>
            <w:vAlign w:val="center"/>
          </w:tcPr>
          <w:p w14:paraId="7140ADF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Pr>
                <w:szCs w:val="26"/>
              </w:rPr>
              <w:t xml:space="preserve">: </w:t>
            </w:r>
            <w:proofErr w:type="spellStart"/>
            <w:r>
              <w:rPr>
                <w:szCs w:val="26"/>
              </w:rPr>
              <w:t>là</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p>
        </w:tc>
      </w:tr>
      <w:tr w:rsidR="000F7AE3" w:rsidRPr="00E227DB" w14:paraId="024C8F1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6EF8B22"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EB942C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Admin</w:t>
            </w:r>
          </w:p>
        </w:tc>
        <w:tc>
          <w:tcPr>
            <w:tcW w:w="3363" w:type="pct"/>
            <w:tcBorders>
              <w:top w:val="single" w:sz="4" w:space="0" w:color="auto"/>
              <w:left w:val="single" w:sz="4" w:space="0" w:color="auto"/>
              <w:bottom w:val="single" w:sz="4" w:space="0" w:color="auto"/>
              <w:right w:val="single" w:sz="12" w:space="0" w:color="auto"/>
            </w:tcBorders>
            <w:vAlign w:val="center"/>
          </w:tcPr>
          <w:p w14:paraId="2444E68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Quản</w:t>
            </w:r>
            <w:proofErr w:type="spellEnd"/>
            <w:r w:rsidRPr="00F77586">
              <w:rPr>
                <w:szCs w:val="26"/>
              </w:rPr>
              <w:t xml:space="preserve"> </w:t>
            </w:r>
            <w:proofErr w:type="spellStart"/>
            <w:r w:rsidRPr="00F77586">
              <w:rPr>
                <w:szCs w:val="26"/>
              </w:rPr>
              <w:t>trị</w:t>
            </w:r>
            <w:proofErr w:type="spellEnd"/>
            <w:r w:rsidRPr="00F77586">
              <w:rPr>
                <w:szCs w:val="26"/>
              </w:rPr>
              <w:t xml:space="preserve"> </w:t>
            </w:r>
            <w:proofErr w:type="spellStart"/>
            <w:r w:rsidRPr="00F77586">
              <w:rPr>
                <w:szCs w:val="26"/>
              </w:rPr>
              <w:t>hệ</w:t>
            </w:r>
            <w:proofErr w:type="spellEnd"/>
            <w:r w:rsidRPr="00F77586">
              <w:rPr>
                <w:szCs w:val="26"/>
              </w:rPr>
              <w:t xml:space="preserve"> </w:t>
            </w:r>
            <w:proofErr w:type="spellStart"/>
            <w:r w:rsidRPr="00F77586">
              <w:rPr>
                <w:szCs w:val="26"/>
              </w:rPr>
              <w:t>thống</w:t>
            </w:r>
            <w:proofErr w:type="spellEnd"/>
          </w:p>
        </w:tc>
      </w:tr>
      <w:tr w:rsidR="000F7AE3" w:rsidRPr="00E227DB" w14:paraId="0142962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E1AAB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42172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32805B7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Người</w:t>
            </w:r>
            <w:proofErr w:type="spellEnd"/>
            <w:r>
              <w:rPr>
                <w:szCs w:val="26"/>
              </w:rPr>
              <w:t xml:space="preserve"> </w:t>
            </w:r>
            <w:proofErr w:type="spellStart"/>
            <w:r>
              <w:rPr>
                <w:szCs w:val="26"/>
              </w:rPr>
              <w:t>chịu</w:t>
            </w:r>
            <w:proofErr w:type="spellEnd"/>
            <w:r>
              <w:rPr>
                <w:szCs w:val="26"/>
              </w:rPr>
              <w:t xml:space="preserve"> </w:t>
            </w:r>
            <w:proofErr w:type="spellStart"/>
            <w:r>
              <w:rPr>
                <w:szCs w:val="26"/>
              </w:rPr>
              <w:t>trác</w:t>
            </w:r>
            <w:proofErr w:type="spellEnd"/>
            <w:r>
              <w:rPr>
                <w:szCs w:val="26"/>
              </w:rPr>
              <w:t xml:space="preserve"> </w:t>
            </w:r>
            <w:proofErr w:type="spellStart"/>
            <w:r>
              <w:rPr>
                <w:szCs w:val="26"/>
              </w:rPr>
              <w:t>nhiệm</w:t>
            </w:r>
            <w:proofErr w:type="spellEnd"/>
            <w:r>
              <w:rPr>
                <w:szCs w:val="26"/>
              </w:rPr>
              <w:t xml:space="preserve"> </w:t>
            </w:r>
            <w:proofErr w:type="spellStart"/>
            <w:r>
              <w:rPr>
                <w:szCs w:val="26"/>
              </w:rPr>
              <w:t>chính</w:t>
            </w:r>
            <w:proofErr w:type="spellEnd"/>
            <w:r>
              <w:rPr>
                <w:szCs w:val="26"/>
              </w:rPr>
              <w:t xml:space="preserve"> </w:t>
            </w:r>
            <w:proofErr w:type="spellStart"/>
            <w:r>
              <w:rPr>
                <w:szCs w:val="26"/>
              </w:rPr>
              <w:t>của</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4371898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287953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674FFA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Trưởng</w:t>
            </w:r>
            <w:proofErr w:type="spellEnd"/>
            <w:r w:rsidRPr="00F77586">
              <w:rPr>
                <w:szCs w:val="26"/>
              </w:rPr>
              <w:t xml:space="preserve"> </w:t>
            </w:r>
            <w:proofErr w:type="spellStart"/>
            <w:r w:rsidRPr="00F77586">
              <w:rPr>
                <w:szCs w:val="26"/>
              </w:rPr>
              <w:t>nhóm</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181965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C706FB">
              <w:rPr>
                <w:szCs w:val="26"/>
              </w:rPr>
              <w:t>Tuỳ</w:t>
            </w:r>
            <w:proofErr w:type="spellEnd"/>
            <w:r w:rsidRPr="00C706FB">
              <w:rPr>
                <w:szCs w:val="26"/>
              </w:rPr>
              <w:t xml:space="preserve"> </w:t>
            </w:r>
            <w:proofErr w:type="spellStart"/>
            <w:r w:rsidRPr="00C706FB">
              <w:rPr>
                <w:szCs w:val="26"/>
              </w:rPr>
              <w:t>vào</w:t>
            </w:r>
            <w:proofErr w:type="spellEnd"/>
            <w:r w:rsidRPr="00C706FB">
              <w:rPr>
                <w:szCs w:val="26"/>
              </w:rPr>
              <w:t xml:space="preserve"> </w:t>
            </w:r>
            <w:proofErr w:type="spellStart"/>
            <w:r w:rsidRPr="00C706FB">
              <w:rPr>
                <w:szCs w:val="26"/>
              </w:rPr>
              <w:t>quy</w:t>
            </w:r>
            <w:proofErr w:type="spellEnd"/>
            <w:r w:rsidRPr="00C706FB">
              <w:rPr>
                <w:szCs w:val="26"/>
              </w:rPr>
              <w:t xml:space="preserve"> </w:t>
            </w:r>
            <w:proofErr w:type="spellStart"/>
            <w:r w:rsidRPr="00C706FB">
              <w:rPr>
                <w:szCs w:val="26"/>
              </w:rPr>
              <w:t>mô</w:t>
            </w:r>
            <w:proofErr w:type="spellEnd"/>
            <w:r w:rsidRPr="00C706FB">
              <w:rPr>
                <w:szCs w:val="26"/>
              </w:rPr>
              <w:t xml:space="preserve"> </w:t>
            </w:r>
            <w:proofErr w:type="spellStart"/>
            <w:r w:rsidRPr="00C706FB">
              <w:rPr>
                <w:szCs w:val="26"/>
              </w:rPr>
              <w:t>cuộc</w:t>
            </w:r>
            <w:proofErr w:type="spellEnd"/>
            <w:r w:rsidRPr="00C706FB">
              <w:rPr>
                <w:szCs w:val="26"/>
              </w:rPr>
              <w:t xml:space="preserve"> </w:t>
            </w:r>
            <w:proofErr w:type="spellStart"/>
            <w:r w:rsidRPr="00C706FB">
              <w:rPr>
                <w:szCs w:val="26"/>
              </w:rPr>
              <w:t>kiểm</w:t>
            </w:r>
            <w:proofErr w:type="spellEnd"/>
            <w:r w:rsidRPr="00C706FB">
              <w:rPr>
                <w:szCs w:val="26"/>
              </w:rPr>
              <w:t xml:space="preserve"> </w:t>
            </w:r>
            <w:proofErr w:type="spellStart"/>
            <w:r w:rsidRPr="00C706FB">
              <w:rPr>
                <w:szCs w:val="26"/>
              </w:rPr>
              <w:t>toán</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nhỏ</w:t>
            </w:r>
            <w:proofErr w:type="spellEnd"/>
            <w:r>
              <w:rPr>
                <w:szCs w:val="26"/>
              </w:rPr>
              <w:t>,</w:t>
            </w:r>
            <w:r w:rsidRPr="00C706FB">
              <w:rPr>
                <w:szCs w:val="26"/>
              </w:rPr>
              <w:t xml:space="preserve"> </w:t>
            </w:r>
            <w:proofErr w:type="spellStart"/>
            <w:r w:rsidRPr="00C706FB">
              <w:rPr>
                <w:szCs w:val="26"/>
              </w:rPr>
              <w:t>trường</w:t>
            </w:r>
            <w:proofErr w:type="spellEnd"/>
            <w:r w:rsidRPr="00C706FB">
              <w:rPr>
                <w:szCs w:val="26"/>
              </w:rPr>
              <w:t xml:space="preserve"> </w:t>
            </w:r>
            <w:proofErr w:type="spellStart"/>
            <w:r w:rsidRPr="00C706FB">
              <w:rPr>
                <w:szCs w:val="26"/>
              </w:rPr>
              <w:t>đoàn</w:t>
            </w:r>
            <w:proofErr w:type="spellEnd"/>
            <w:r>
              <w:rPr>
                <w:szCs w:val="26"/>
              </w:rPr>
              <w:t xml:space="preserve"> </w:t>
            </w:r>
            <w:proofErr w:type="spellStart"/>
            <w:r>
              <w:rPr>
                <w:szCs w:val="26"/>
              </w:rPr>
              <w:t>và</w:t>
            </w:r>
            <w:proofErr w:type="spellEnd"/>
            <w:r>
              <w:rPr>
                <w:szCs w:val="26"/>
              </w:rPr>
              <w:t xml:space="preserve"> </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là</w:t>
            </w:r>
            <w:proofErr w:type="spellEnd"/>
            <w:r>
              <w:rPr>
                <w:szCs w:val="26"/>
              </w:rPr>
              <w:t xml:space="preserve"> 1;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sidRPr="00C706FB">
              <w:rPr>
                <w:szCs w:val="26"/>
              </w:rPr>
              <w:t xml:space="preserve"> </w:t>
            </w:r>
            <w:proofErr w:type="spellStart"/>
            <w:r w:rsidRPr="00C706FB">
              <w:rPr>
                <w:szCs w:val="26"/>
              </w:rPr>
              <w:t>phạm</w:t>
            </w:r>
            <w:proofErr w:type="spellEnd"/>
            <w:r w:rsidRPr="00C706FB">
              <w:rPr>
                <w:szCs w:val="26"/>
              </w:rPr>
              <w:t xml:space="preserve"> vi </w:t>
            </w:r>
            <w:proofErr w:type="spellStart"/>
            <w:r w:rsidRPr="00C706FB">
              <w:rPr>
                <w:szCs w:val="26"/>
              </w:rPr>
              <w:t>lớn</w:t>
            </w:r>
            <w:proofErr w:type="spellEnd"/>
            <w:r w:rsidRPr="00C706FB">
              <w:rPr>
                <w:szCs w:val="26"/>
              </w:rPr>
              <w:t xml:space="preserve">: </w:t>
            </w:r>
            <w:proofErr w:type="spellStart"/>
            <w:r w:rsidRPr="00C706FB">
              <w:rPr>
                <w:szCs w:val="26"/>
              </w:rPr>
              <w:t>dưới</w:t>
            </w:r>
            <w:proofErr w:type="spellEnd"/>
            <w:r w:rsidRPr="00C706FB">
              <w:rPr>
                <w:szCs w:val="26"/>
              </w:rPr>
              <w:t xml:space="preserve"> </w:t>
            </w:r>
            <w:proofErr w:type="spellStart"/>
            <w:r w:rsidRPr="00C706FB">
              <w:rPr>
                <w:szCs w:val="26"/>
              </w:rPr>
              <w:t>trưởng</w:t>
            </w:r>
            <w:proofErr w:type="spellEnd"/>
            <w:r w:rsidRPr="00C706FB">
              <w:rPr>
                <w:szCs w:val="26"/>
              </w:rPr>
              <w:t xml:space="preserve"> </w:t>
            </w:r>
            <w:proofErr w:type="spellStart"/>
            <w:r w:rsidRPr="00C706FB">
              <w:rPr>
                <w:szCs w:val="26"/>
              </w:rPr>
              <w:t>đoàn</w:t>
            </w:r>
            <w:proofErr w:type="spellEnd"/>
            <w:r w:rsidRPr="00C706FB">
              <w:rPr>
                <w:szCs w:val="26"/>
              </w:rPr>
              <w:t xml:space="preserve"> </w:t>
            </w:r>
            <w:proofErr w:type="spellStart"/>
            <w:r w:rsidRPr="00C706FB">
              <w:rPr>
                <w:szCs w:val="26"/>
              </w:rPr>
              <w:t>có</w:t>
            </w:r>
            <w:proofErr w:type="spellEnd"/>
            <w:r w:rsidRPr="00C706FB">
              <w:rPr>
                <w:szCs w:val="26"/>
              </w:rPr>
              <w:t xml:space="preserve"> </w:t>
            </w:r>
            <w:proofErr w:type="spellStart"/>
            <w:r w:rsidRPr="00C706FB">
              <w:rPr>
                <w:szCs w:val="26"/>
              </w:rPr>
              <w:t>thể</w:t>
            </w:r>
            <w:proofErr w:type="spellEnd"/>
            <w:r w:rsidRPr="00C706FB">
              <w:rPr>
                <w:szCs w:val="26"/>
              </w:rPr>
              <w:t xml:space="preserve"> </w:t>
            </w:r>
            <w:proofErr w:type="spellStart"/>
            <w:r w:rsidRPr="00C706FB">
              <w:rPr>
                <w:szCs w:val="26"/>
              </w:rPr>
              <w:t>có</w:t>
            </w:r>
            <w:proofErr w:type="spellEnd"/>
            <w:r w:rsidRPr="00C706FB">
              <w:rPr>
                <w:szCs w:val="26"/>
              </w:rPr>
              <w:t xml:space="preserve"> </w:t>
            </w:r>
            <w:proofErr w:type="spellStart"/>
            <w:r w:rsidRPr="00C706FB">
              <w:rPr>
                <w:szCs w:val="26"/>
              </w:rPr>
              <w:t>nhiều</w:t>
            </w:r>
            <w:proofErr w:type="spellEnd"/>
            <w:r w:rsidRPr="00C706FB">
              <w:rPr>
                <w:szCs w:val="26"/>
              </w:rPr>
              <w:t xml:space="preserve"> </w:t>
            </w:r>
            <w:proofErr w:type="spellStart"/>
            <w:r w:rsidRPr="00C706FB">
              <w:rPr>
                <w:szCs w:val="26"/>
              </w:rPr>
              <w:t>trưởng</w:t>
            </w:r>
            <w:proofErr w:type="spellEnd"/>
            <w:r w:rsidRPr="00C706FB">
              <w:rPr>
                <w:szCs w:val="26"/>
              </w:rPr>
              <w:t xml:space="preserve"> </w:t>
            </w:r>
            <w:proofErr w:type="spellStart"/>
            <w:r w:rsidRPr="00C706FB">
              <w:rPr>
                <w:szCs w:val="26"/>
              </w:rPr>
              <w:t>nhóm</w:t>
            </w:r>
            <w:proofErr w:type="spellEnd"/>
          </w:p>
        </w:tc>
      </w:tr>
      <w:tr w:rsidR="000F7AE3" w:rsidRPr="00E227DB" w14:paraId="3F7BD12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5B5FE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20084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Audit Universe </w:t>
            </w:r>
          </w:p>
        </w:tc>
        <w:tc>
          <w:tcPr>
            <w:tcW w:w="3363" w:type="pct"/>
            <w:tcBorders>
              <w:top w:val="single" w:sz="4" w:space="0" w:color="auto"/>
              <w:left w:val="single" w:sz="4" w:space="0" w:color="auto"/>
              <w:bottom w:val="single" w:sz="4" w:space="0" w:color="auto"/>
              <w:right w:val="single" w:sz="12" w:space="0" w:color="auto"/>
            </w:tcBorders>
            <w:vAlign w:val="center"/>
          </w:tcPr>
          <w:p w14:paraId="48F6CF4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một</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các</w:t>
            </w:r>
            <w:proofErr w:type="spellEnd"/>
            <w:r>
              <w:rPr>
                <w:szCs w:val="26"/>
              </w:rPr>
              <w:t xml:space="preserve"> </w:t>
            </w:r>
            <w:proofErr w:type="spellStart"/>
            <w:r>
              <w:rPr>
                <w:szCs w:val="26"/>
              </w:rPr>
              <w:t>phòng</w:t>
            </w:r>
            <w:proofErr w:type="spellEnd"/>
            <w:r>
              <w:rPr>
                <w:szCs w:val="26"/>
              </w:rPr>
              <w:t xml:space="preserve"> ban/</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các</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dự</w:t>
            </w:r>
            <w:proofErr w:type="spellEnd"/>
            <w:r>
              <w:rPr>
                <w:szCs w:val="26"/>
              </w:rPr>
              <w:t xml:space="preserve"> </w:t>
            </w:r>
            <w:proofErr w:type="spellStart"/>
            <w:r>
              <w:rPr>
                <w:szCs w:val="26"/>
              </w:rPr>
              <w:t>án</w:t>
            </w:r>
            <w:proofErr w:type="spellEnd"/>
            <w:r>
              <w:rPr>
                <w:szCs w:val="26"/>
              </w:rPr>
              <w:t>,…</w:t>
            </w:r>
          </w:p>
        </w:tc>
      </w:tr>
      <w:tr w:rsidR="000F7AE3" w:rsidRPr="00E227DB" w14:paraId="1B577AF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C14B67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1A9BF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WP</w:t>
            </w:r>
          </w:p>
        </w:tc>
        <w:tc>
          <w:tcPr>
            <w:tcW w:w="3363" w:type="pct"/>
            <w:tcBorders>
              <w:top w:val="single" w:sz="4" w:space="0" w:color="auto"/>
              <w:left w:val="single" w:sz="4" w:space="0" w:color="auto"/>
              <w:bottom w:val="single" w:sz="4" w:space="0" w:color="auto"/>
              <w:right w:val="single" w:sz="12" w:space="0" w:color="auto"/>
            </w:tcBorders>
            <w:vAlign w:val="center"/>
          </w:tcPr>
          <w:p w14:paraId="3811BB9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Working paper: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để</w:t>
            </w:r>
            <w:proofErr w:type="spellEnd"/>
            <w:r>
              <w:rPr>
                <w:szCs w:val="26"/>
              </w:rPr>
              <w:t xml:space="preserve"> </w:t>
            </w:r>
            <w:proofErr w:type="spellStart"/>
            <w:r>
              <w:rPr>
                <w:szCs w:val="26"/>
              </w:rPr>
              <w:t>ghi</w:t>
            </w:r>
            <w:proofErr w:type="spellEnd"/>
            <w:r>
              <w:rPr>
                <w:szCs w:val="26"/>
              </w:rPr>
              <w:t xml:space="preserve"> </w:t>
            </w:r>
            <w:proofErr w:type="spellStart"/>
            <w:r>
              <w:rPr>
                <w:szCs w:val="26"/>
              </w:rPr>
              <w:t>chép</w:t>
            </w:r>
            <w:proofErr w:type="spellEnd"/>
            <w:r>
              <w:rPr>
                <w:szCs w:val="26"/>
              </w:rPr>
              <w:t xml:space="preserve"> </w:t>
            </w:r>
            <w:proofErr w:type="spellStart"/>
            <w:r>
              <w:rPr>
                <w:szCs w:val="26"/>
              </w:rPr>
              <w:t>lại</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KT</w:t>
            </w:r>
          </w:p>
        </w:tc>
      </w:tr>
      <w:tr w:rsidR="000F7AE3" w:rsidRPr="00E227DB" w14:paraId="630361D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14EBB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BA27AE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 xml:space="preserve">Chu </w:t>
            </w:r>
            <w:proofErr w:type="spellStart"/>
            <w:r w:rsidRPr="00F77586">
              <w:rPr>
                <w:szCs w:val="26"/>
              </w:rPr>
              <w:t>kỳ</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350EF9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khoảng</w:t>
            </w:r>
            <w:proofErr w:type="spellEnd"/>
            <w:r>
              <w:rPr>
                <w:szCs w:val="26"/>
              </w:rPr>
              <w:t xml:space="preserve"> </w:t>
            </w:r>
            <w:proofErr w:type="spellStart"/>
            <w:r>
              <w:rPr>
                <w:szCs w:val="26"/>
              </w:rPr>
              <w:t>cách</w:t>
            </w:r>
            <w:proofErr w:type="spellEnd"/>
            <w:r>
              <w:rPr>
                <w:szCs w:val="26"/>
              </w:rPr>
              <w:t xml:space="preserve"> </w:t>
            </w:r>
            <w:proofErr w:type="spellStart"/>
            <w:r>
              <w:rPr>
                <w:szCs w:val="26"/>
              </w:rPr>
              <w:t>giữa</w:t>
            </w:r>
            <w:proofErr w:type="spellEnd"/>
            <w:r>
              <w:rPr>
                <w:szCs w:val="26"/>
              </w:rPr>
              <w:t xml:space="preserve"> 2 </w:t>
            </w:r>
            <w:proofErr w:type="spellStart"/>
            <w:r>
              <w:rPr>
                <w:szCs w:val="26"/>
              </w:rPr>
              <w:t>lần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liên</w:t>
            </w:r>
            <w:proofErr w:type="spellEnd"/>
            <w:r>
              <w:rPr>
                <w:szCs w:val="26"/>
              </w:rPr>
              <w:t xml:space="preserve"> </w:t>
            </w:r>
            <w:proofErr w:type="spellStart"/>
            <w:r>
              <w:rPr>
                <w:szCs w:val="26"/>
              </w:rPr>
              <w:t>tiếp</w:t>
            </w:r>
            <w:proofErr w:type="spellEnd"/>
            <w:r>
              <w:rPr>
                <w:szCs w:val="26"/>
              </w:rPr>
              <w:t xml:space="preserve">, </w:t>
            </w:r>
            <w:r>
              <w:rPr>
                <w:lang w:val="vi-VN"/>
              </w:rPr>
              <w:t>những nghiệp vụ/bộ phận điều hành, tác nghiệp có rủi ro cao phải được kiểm toán ít nhất mỗi năm một lần</w:t>
            </w:r>
          </w:p>
        </w:tc>
      </w:tr>
      <w:tr w:rsidR="000F7AE3" w:rsidRPr="00E227DB" w14:paraId="6F81FD6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C8E7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981D7D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Chọn</w:t>
            </w:r>
            <w:proofErr w:type="spellEnd"/>
            <w:r>
              <w:rPr>
                <w:szCs w:val="26"/>
              </w:rPr>
              <w:t xml:space="preserve"> </w:t>
            </w:r>
            <w:proofErr w:type="spellStart"/>
            <w:r>
              <w:rPr>
                <w:szCs w:val="26"/>
              </w:rPr>
              <w:t>mẫu</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54191C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69099F">
              <w:rPr>
                <w:szCs w:val="26"/>
              </w:rPr>
              <w:t>Là</w:t>
            </w:r>
            <w:proofErr w:type="spellEnd"/>
            <w:r w:rsidRPr="0069099F">
              <w:rPr>
                <w:szCs w:val="26"/>
              </w:rPr>
              <w:t xml:space="preserve"> </w:t>
            </w:r>
            <w:proofErr w:type="spellStart"/>
            <w:r w:rsidRPr="0069099F">
              <w:rPr>
                <w:szCs w:val="26"/>
              </w:rPr>
              <w:t>việc</w:t>
            </w:r>
            <w:proofErr w:type="spellEnd"/>
            <w:r w:rsidRPr="0069099F">
              <w:rPr>
                <w:szCs w:val="26"/>
              </w:rPr>
              <w:t xml:space="preserve"> </w:t>
            </w:r>
            <w:proofErr w:type="spellStart"/>
            <w:r w:rsidRPr="0069099F">
              <w:rPr>
                <w:szCs w:val="26"/>
              </w:rPr>
              <w:t>xác</w:t>
            </w:r>
            <w:proofErr w:type="spellEnd"/>
            <w:r w:rsidRPr="0069099F">
              <w:rPr>
                <w:szCs w:val="26"/>
              </w:rPr>
              <w:t xml:space="preserve"> </w:t>
            </w:r>
            <w:proofErr w:type="spellStart"/>
            <w:r w:rsidRPr="0069099F">
              <w:rPr>
                <w:szCs w:val="26"/>
              </w:rPr>
              <w:t>định</w:t>
            </w:r>
            <w:proofErr w:type="spellEnd"/>
            <w:r w:rsidRPr="0069099F">
              <w:rPr>
                <w:szCs w:val="26"/>
              </w:rPr>
              <w:t xml:space="preserve"> </w:t>
            </w:r>
            <w:proofErr w:type="spellStart"/>
            <w:r w:rsidRPr="004C520C">
              <w:rPr>
                <w:szCs w:val="26"/>
              </w:rPr>
              <w:t>các</w:t>
            </w:r>
            <w:proofErr w:type="spellEnd"/>
            <w:r w:rsidRPr="004C520C">
              <w:rPr>
                <w:szCs w:val="26"/>
              </w:rPr>
              <w:t xml:space="preserve"> </w:t>
            </w:r>
            <w:proofErr w:type="spellStart"/>
            <w:r w:rsidRPr="004C520C">
              <w:rPr>
                <w:szCs w:val="26"/>
              </w:rPr>
              <w:t>giao</w:t>
            </w:r>
            <w:proofErr w:type="spellEnd"/>
            <w:r w:rsidRPr="004C520C">
              <w:rPr>
                <w:szCs w:val="26"/>
              </w:rPr>
              <w:t xml:space="preserve"> </w:t>
            </w:r>
            <w:proofErr w:type="spellStart"/>
            <w:r w:rsidRPr="004C520C">
              <w:rPr>
                <w:szCs w:val="26"/>
              </w:rPr>
              <w:t>dịch</w:t>
            </w:r>
            <w:proofErr w:type="spellEnd"/>
            <w:r w:rsidRPr="004C520C">
              <w:rPr>
                <w:szCs w:val="26"/>
              </w:rPr>
              <w:t xml:space="preserve"> </w:t>
            </w:r>
            <w:proofErr w:type="spellStart"/>
            <w:r w:rsidRPr="004C520C">
              <w:rPr>
                <w:szCs w:val="26"/>
              </w:rPr>
              <w:t>sẽ</w:t>
            </w:r>
            <w:proofErr w:type="spellEnd"/>
            <w:r w:rsidRPr="004C520C">
              <w:rPr>
                <w:szCs w:val="26"/>
              </w:rPr>
              <w:t xml:space="preserve"> </w:t>
            </w:r>
            <w:proofErr w:type="spellStart"/>
            <w:r w:rsidRPr="0069099F">
              <w:rPr>
                <w:szCs w:val="26"/>
              </w:rPr>
              <w:t>cần</w:t>
            </w:r>
            <w:proofErr w:type="spellEnd"/>
            <w:r w:rsidRPr="0069099F">
              <w:rPr>
                <w:szCs w:val="26"/>
              </w:rPr>
              <w:t xml:space="preserve"> </w:t>
            </w:r>
            <w:proofErr w:type="spellStart"/>
            <w:r w:rsidRPr="004C520C">
              <w:rPr>
                <w:szCs w:val="26"/>
              </w:rPr>
              <w:t>kiểm</w:t>
            </w:r>
            <w:proofErr w:type="spellEnd"/>
            <w:r w:rsidRPr="004C520C">
              <w:rPr>
                <w:szCs w:val="26"/>
              </w:rPr>
              <w:t xml:space="preserve"> </w:t>
            </w:r>
            <w:proofErr w:type="spellStart"/>
            <w:r w:rsidRPr="004C520C">
              <w:rPr>
                <w:szCs w:val="26"/>
              </w:rPr>
              <w:t>tra</w:t>
            </w:r>
            <w:proofErr w:type="spellEnd"/>
            <w:r w:rsidRPr="0069099F">
              <w:rPr>
                <w:szCs w:val="26"/>
              </w:rPr>
              <w:t xml:space="preserve"> </w:t>
            </w:r>
            <w:proofErr w:type="spellStart"/>
            <w:r w:rsidRPr="0069099F">
              <w:rPr>
                <w:szCs w:val="26"/>
              </w:rPr>
              <w:t>trong</w:t>
            </w:r>
            <w:proofErr w:type="spellEnd"/>
            <w:r w:rsidRPr="0069099F">
              <w:rPr>
                <w:szCs w:val="26"/>
              </w:rPr>
              <w:t xml:space="preserve"> </w:t>
            </w:r>
            <w:proofErr w:type="spellStart"/>
            <w:r w:rsidRPr="0069099F">
              <w:rPr>
                <w:szCs w:val="26"/>
              </w:rPr>
              <w:t>cuộc</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r w:rsidRPr="0069099F">
              <w:rPr>
                <w:szCs w:val="26"/>
              </w:rPr>
              <w:t xml:space="preserve"> </w:t>
            </w:r>
            <w:proofErr w:type="spellStart"/>
            <w:r w:rsidRPr="0069099F">
              <w:rPr>
                <w:szCs w:val="26"/>
              </w:rPr>
              <w:t>để</w:t>
            </w:r>
            <w:proofErr w:type="spellEnd"/>
            <w:r w:rsidRPr="0069099F">
              <w:rPr>
                <w:szCs w:val="26"/>
              </w:rPr>
              <w:t xml:space="preserve"> </w:t>
            </w:r>
            <w:proofErr w:type="spellStart"/>
            <w:r w:rsidRPr="0069099F">
              <w:rPr>
                <w:szCs w:val="26"/>
              </w:rPr>
              <w:t>từ</w:t>
            </w:r>
            <w:proofErr w:type="spellEnd"/>
            <w:r w:rsidRPr="0069099F">
              <w:rPr>
                <w:szCs w:val="26"/>
              </w:rPr>
              <w:t xml:space="preserve"> </w:t>
            </w:r>
            <w:proofErr w:type="spellStart"/>
            <w:r w:rsidRPr="0069099F">
              <w:rPr>
                <w:szCs w:val="26"/>
              </w:rPr>
              <w:t>đó</w:t>
            </w:r>
            <w:proofErr w:type="spellEnd"/>
            <w:r w:rsidRPr="0069099F">
              <w:rPr>
                <w:szCs w:val="26"/>
              </w:rPr>
              <w:t xml:space="preserve"> </w:t>
            </w:r>
            <w:proofErr w:type="spellStart"/>
            <w:r w:rsidRPr="0069099F">
              <w:rPr>
                <w:szCs w:val="26"/>
              </w:rPr>
              <w:t>có</w:t>
            </w:r>
            <w:proofErr w:type="spellEnd"/>
            <w:r w:rsidRPr="0069099F">
              <w:rPr>
                <w:szCs w:val="26"/>
              </w:rPr>
              <w:t xml:space="preserve"> </w:t>
            </w:r>
            <w:proofErr w:type="spellStart"/>
            <w:r w:rsidRPr="0069099F">
              <w:rPr>
                <w:szCs w:val="26"/>
              </w:rPr>
              <w:t>các</w:t>
            </w:r>
            <w:proofErr w:type="spellEnd"/>
            <w:r w:rsidRPr="0069099F">
              <w:rPr>
                <w:szCs w:val="26"/>
              </w:rPr>
              <w:t xml:space="preserve"> </w:t>
            </w:r>
            <w:proofErr w:type="spellStart"/>
            <w:r w:rsidRPr="0069099F">
              <w:rPr>
                <w:szCs w:val="26"/>
              </w:rPr>
              <w:t>phát</w:t>
            </w:r>
            <w:proofErr w:type="spellEnd"/>
            <w:r w:rsidRPr="0069099F">
              <w:rPr>
                <w:szCs w:val="26"/>
              </w:rPr>
              <w:t xml:space="preserve"> </w:t>
            </w:r>
            <w:proofErr w:type="spellStart"/>
            <w:r w:rsidRPr="0069099F">
              <w:rPr>
                <w:szCs w:val="26"/>
              </w:rPr>
              <w:t>hiện</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r w:rsidRPr="0069099F">
              <w:rPr>
                <w:szCs w:val="26"/>
              </w:rPr>
              <w:t xml:space="preserve"> </w:t>
            </w:r>
            <w:proofErr w:type="spellStart"/>
            <w:r w:rsidRPr="0069099F">
              <w:rPr>
                <w:szCs w:val="26"/>
              </w:rPr>
              <w:t>và</w:t>
            </w:r>
            <w:proofErr w:type="spellEnd"/>
            <w:r w:rsidRPr="0069099F">
              <w:rPr>
                <w:szCs w:val="26"/>
              </w:rPr>
              <w:t xml:space="preserve"> </w:t>
            </w:r>
            <w:proofErr w:type="spellStart"/>
            <w:r w:rsidRPr="0069099F">
              <w:rPr>
                <w:szCs w:val="26"/>
              </w:rPr>
              <w:t>bằng</w:t>
            </w:r>
            <w:proofErr w:type="spellEnd"/>
            <w:r w:rsidRPr="0069099F">
              <w:rPr>
                <w:szCs w:val="26"/>
              </w:rPr>
              <w:t xml:space="preserve"> </w:t>
            </w:r>
            <w:proofErr w:type="spellStart"/>
            <w:r w:rsidRPr="0069099F">
              <w:rPr>
                <w:szCs w:val="26"/>
              </w:rPr>
              <w:t>chứng</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p>
        </w:tc>
      </w:tr>
      <w:tr w:rsidR="000F7AE3" w:rsidRPr="00E227DB" w14:paraId="4168BFE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8E3DD6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8B1385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tạo</w:t>
            </w:r>
            <w:proofErr w:type="spellEnd"/>
            <w:r>
              <w:rPr>
                <w:szCs w:val="26"/>
              </w:rPr>
              <w:t xml:space="preserve"> ra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1CB5AD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biểu</w:t>
            </w:r>
            <w:proofErr w:type="spellEnd"/>
            <w:r>
              <w:rPr>
                <w:szCs w:val="26"/>
              </w:rPr>
              <w:t xml:space="preserve"> </w:t>
            </w:r>
            <w:proofErr w:type="spellStart"/>
            <w:r>
              <w:rPr>
                <w:szCs w:val="26"/>
              </w:rPr>
              <w:t>hiện</w:t>
            </w:r>
            <w:proofErr w:type="spellEnd"/>
            <w:r>
              <w:rPr>
                <w:szCs w:val="26"/>
              </w:rPr>
              <w:t xml:space="preserve"> </w:t>
            </w:r>
            <w:proofErr w:type="spellStart"/>
            <w:r>
              <w:rPr>
                <w:szCs w:val="26"/>
              </w:rPr>
              <w:t>hoặc</w:t>
            </w:r>
            <w:proofErr w:type="spellEnd"/>
            <w:r>
              <w:rPr>
                <w:szCs w:val="26"/>
              </w:rPr>
              <w:t xml:space="preserve"> </w:t>
            </w:r>
            <w:proofErr w:type="spellStart"/>
            <w:r>
              <w:rPr>
                <w:szCs w:val="26"/>
              </w:rPr>
              <w:t>đặc</w:t>
            </w:r>
            <w:proofErr w:type="spellEnd"/>
            <w:r>
              <w:rPr>
                <w:szCs w:val="26"/>
              </w:rPr>
              <w:t xml:space="preserve"> </w:t>
            </w:r>
            <w:proofErr w:type="spellStart"/>
            <w:r>
              <w:rPr>
                <w:szCs w:val="26"/>
              </w:rPr>
              <w:t>điểm</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hoặc</w:t>
            </w:r>
            <w:proofErr w:type="spellEnd"/>
            <w:r>
              <w:rPr>
                <w:szCs w:val="26"/>
              </w:rPr>
              <w:t xml:space="preserve"> </w:t>
            </w:r>
            <w:proofErr w:type="spellStart"/>
            <w:r>
              <w:rPr>
                <w:szCs w:val="26"/>
              </w:rPr>
              <w:t>quan</w:t>
            </w:r>
            <w:proofErr w:type="spellEnd"/>
            <w:r>
              <w:rPr>
                <w:szCs w:val="26"/>
              </w:rPr>
              <w:t xml:space="preserve"> </w:t>
            </w:r>
            <w:proofErr w:type="spellStart"/>
            <w:r>
              <w:rPr>
                <w:szCs w:val="26"/>
              </w:rPr>
              <w:t>sát</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của</w:t>
            </w:r>
            <w:proofErr w:type="spellEnd"/>
            <w:r>
              <w:rPr>
                <w:szCs w:val="26"/>
              </w:rPr>
              <w:t xml:space="preserve"> </w:t>
            </w:r>
            <w:proofErr w:type="spellStart"/>
            <w:r>
              <w:rPr>
                <w:szCs w:val="26"/>
              </w:rPr>
              <w:t>một</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trong</w:t>
            </w:r>
            <w:proofErr w:type="spellEnd"/>
            <w:r>
              <w:rPr>
                <w:szCs w:val="26"/>
              </w:rPr>
              <w:t xml:space="preserve"> </w:t>
            </w:r>
            <w:proofErr w:type="spellStart"/>
            <w:r>
              <w:rPr>
                <w:szCs w:val="26"/>
              </w:rPr>
              <w:t>đó</w:t>
            </w:r>
            <w:proofErr w:type="spellEnd"/>
            <w:r>
              <w:rPr>
                <w:szCs w:val="26"/>
              </w:rPr>
              <w:t xml:space="preserve"> </w:t>
            </w:r>
            <w:proofErr w:type="spellStart"/>
            <w:r>
              <w:rPr>
                <w:szCs w:val="26"/>
              </w:rPr>
              <w:t>cho</w:t>
            </w:r>
            <w:proofErr w:type="spellEnd"/>
            <w:r>
              <w:rPr>
                <w:szCs w:val="26"/>
              </w:rPr>
              <w:t xml:space="preserve"> </w:t>
            </w:r>
            <w:proofErr w:type="spellStart"/>
            <w:r>
              <w:rPr>
                <w:szCs w:val="26"/>
              </w:rPr>
              <w:t>thấy</w:t>
            </w:r>
            <w:proofErr w:type="spellEnd"/>
            <w:r>
              <w:rPr>
                <w:szCs w:val="26"/>
              </w:rPr>
              <w:t xml:space="preserve"> </w:t>
            </w:r>
            <w:proofErr w:type="spellStart"/>
            <w:r>
              <w:rPr>
                <w:szCs w:val="26"/>
              </w:rPr>
              <w:t>có</w:t>
            </w:r>
            <w:proofErr w:type="spellEnd"/>
            <w:r>
              <w:rPr>
                <w:szCs w:val="26"/>
              </w:rPr>
              <w:t xml:space="preserve"> </w:t>
            </w:r>
            <w:proofErr w:type="spellStart"/>
            <w:r>
              <w:rPr>
                <w:szCs w:val="26"/>
              </w:rPr>
              <w:t>sự</w:t>
            </w:r>
            <w:proofErr w:type="spellEnd"/>
            <w:r>
              <w:rPr>
                <w:szCs w:val="26"/>
              </w:rPr>
              <w:t xml:space="preserve"> </w:t>
            </w:r>
            <w:proofErr w:type="spellStart"/>
            <w:r>
              <w:rPr>
                <w:szCs w:val="26"/>
              </w:rPr>
              <w:t>tồn</w:t>
            </w:r>
            <w:proofErr w:type="spellEnd"/>
            <w:r>
              <w:rPr>
                <w:szCs w:val="26"/>
              </w:rPr>
              <w:t xml:space="preserve"> </w:t>
            </w:r>
            <w:proofErr w:type="spellStart"/>
            <w:r>
              <w:rPr>
                <w:szCs w:val="26"/>
              </w:rPr>
              <w:t>tại</w:t>
            </w:r>
            <w:proofErr w:type="spellEnd"/>
            <w:r>
              <w:rPr>
                <w:szCs w:val="26"/>
              </w:rPr>
              <w:t xml:space="preserve"> </w:t>
            </w:r>
            <w:proofErr w:type="spellStart"/>
            <w:r>
              <w:rPr>
                <w:szCs w:val="26"/>
              </w:rPr>
              <w:t>của</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hoặc</w:t>
            </w:r>
            <w:proofErr w:type="spellEnd"/>
            <w:r>
              <w:rPr>
                <w:szCs w:val="26"/>
              </w:rPr>
              <w:t xml:space="preserve"> </w:t>
            </w:r>
            <w:proofErr w:type="spellStart"/>
            <w:r>
              <w:rPr>
                <w:szCs w:val="26"/>
              </w:rPr>
              <w:t>làm</w:t>
            </w:r>
            <w:proofErr w:type="spellEnd"/>
            <w:r>
              <w:rPr>
                <w:szCs w:val="26"/>
              </w:rPr>
              <w:t xml:space="preserve"> </w:t>
            </w:r>
            <w:proofErr w:type="spellStart"/>
            <w:r>
              <w:rPr>
                <w:szCs w:val="26"/>
              </w:rPr>
              <w:t>gia</w:t>
            </w:r>
            <w:proofErr w:type="spellEnd"/>
            <w:r>
              <w:rPr>
                <w:szCs w:val="26"/>
              </w:rPr>
              <w:t xml:space="preserve"> </w:t>
            </w:r>
            <w:proofErr w:type="spellStart"/>
            <w:r>
              <w:rPr>
                <w:szCs w:val="26"/>
              </w:rPr>
              <w:t>tăng</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r>
    </w:tbl>
    <w:p w14:paraId="711507BC" w14:textId="77777777" w:rsidR="006B2CCB" w:rsidRPr="00E227DB" w:rsidRDefault="006B2CCB" w:rsidP="00E227DB">
      <w:pPr>
        <w:rPr>
          <w:szCs w:val="26"/>
        </w:rPr>
      </w:pPr>
    </w:p>
    <w:p w14:paraId="4ED6AD29" w14:textId="77777777" w:rsidR="006B2CCB" w:rsidRPr="00E227DB" w:rsidRDefault="0060335D" w:rsidP="00E227DB">
      <w:pPr>
        <w:pStyle w:val="Heading1"/>
        <w:rPr>
          <w:szCs w:val="26"/>
        </w:rPr>
      </w:pPr>
      <w:bookmarkStart w:id="19" w:name="_Toc261854098"/>
      <w:bookmarkStart w:id="20" w:name="_Toc3895096"/>
      <w:r w:rsidRPr="00E227DB">
        <w:rPr>
          <w:szCs w:val="26"/>
        </w:rPr>
        <w:br w:type="page"/>
      </w:r>
      <w:bookmarkStart w:id="21" w:name="_Toc87368171"/>
      <w:r w:rsidR="009B64AF" w:rsidRPr="00E227DB">
        <w:rPr>
          <w:szCs w:val="26"/>
        </w:rPr>
        <w:lastRenderedPageBreak/>
        <w:t>TỔNG QUAN</w:t>
      </w:r>
      <w:bookmarkEnd w:id="19"/>
      <w:bookmarkEnd w:id="20"/>
      <w:r w:rsidR="004F0C49" w:rsidRPr="00E227DB">
        <w:rPr>
          <w:szCs w:val="26"/>
        </w:rPr>
        <w:t xml:space="preserve"> HỆ THỐNG</w:t>
      </w:r>
      <w:bookmarkEnd w:id="21"/>
    </w:p>
    <w:p w14:paraId="1CBDCD19" w14:textId="77777777" w:rsidR="00B51B77" w:rsidRPr="00E227DB" w:rsidRDefault="00B51B77" w:rsidP="00403F03">
      <w:pPr>
        <w:pStyle w:val="tvHeading1"/>
        <w:numPr>
          <w:ilvl w:val="0"/>
          <w:numId w:val="20"/>
        </w:numPr>
      </w:pPr>
      <w:bookmarkStart w:id="22" w:name="_Toc261854100"/>
      <w:bookmarkStart w:id="23" w:name="_Toc3895098"/>
      <w:bookmarkStart w:id="24" w:name="_Toc87368172"/>
      <w:bookmarkStart w:id="25" w:name="_Toc261854101"/>
      <w:bookmarkStart w:id="26" w:name="_Toc3895099"/>
      <w:proofErr w:type="spellStart"/>
      <w:r w:rsidRPr="00E227DB">
        <w:t>Phát</w:t>
      </w:r>
      <w:proofErr w:type="spellEnd"/>
      <w:r w:rsidRPr="00E227DB">
        <w:t xml:space="preserve"> </w:t>
      </w:r>
      <w:proofErr w:type="spellStart"/>
      <w:r w:rsidRPr="00E227DB">
        <w:t>biểu</w:t>
      </w:r>
      <w:proofErr w:type="spellEnd"/>
      <w:r w:rsidRPr="00E227DB">
        <w:t xml:space="preserve"> </w:t>
      </w:r>
      <w:proofErr w:type="spellStart"/>
      <w:r w:rsidRPr="00E227DB">
        <w:t>bài</w:t>
      </w:r>
      <w:proofErr w:type="spellEnd"/>
      <w:r w:rsidRPr="00E227DB">
        <w:t xml:space="preserve"> </w:t>
      </w:r>
      <w:proofErr w:type="spellStart"/>
      <w:r w:rsidRPr="00E227DB">
        <w:t>toán</w:t>
      </w:r>
      <w:bookmarkEnd w:id="22"/>
      <w:bookmarkEnd w:id="23"/>
      <w:bookmarkEnd w:id="24"/>
      <w:proofErr w:type="spellEnd"/>
    </w:p>
    <w:p w14:paraId="00345527" w14:textId="77777777" w:rsidR="001F5156" w:rsidRPr="008B5108" w:rsidRDefault="001F5156" w:rsidP="001F5156">
      <w:pPr>
        <w:pStyle w:val="NormalIndent"/>
        <w:keepNext w:val="0"/>
        <w:keepLines/>
        <w:widowControl w:val="0"/>
        <w:numPr>
          <w:ilvl w:val="0"/>
          <w:numId w:val="15"/>
        </w:numPr>
        <w:spacing w:before="0" w:after="0" w:line="312" w:lineRule="auto"/>
        <w:rPr>
          <w:b/>
          <w:szCs w:val="26"/>
        </w:rPr>
      </w:pPr>
      <w:proofErr w:type="spellStart"/>
      <w:r w:rsidRPr="008B5108">
        <w:rPr>
          <w:b/>
          <w:szCs w:val="26"/>
        </w:rPr>
        <w:t>Chính</w:t>
      </w:r>
      <w:proofErr w:type="spellEnd"/>
      <w:r w:rsidRPr="008B5108">
        <w:rPr>
          <w:b/>
          <w:szCs w:val="26"/>
        </w:rPr>
        <w:t xml:space="preserve"> </w:t>
      </w:r>
      <w:proofErr w:type="spellStart"/>
      <w:r w:rsidRPr="008B5108">
        <w:rPr>
          <w:b/>
          <w:szCs w:val="26"/>
        </w:rPr>
        <w:t>phủ</w:t>
      </w:r>
      <w:proofErr w:type="spellEnd"/>
      <w:r w:rsidRPr="008B5108">
        <w:rPr>
          <w:b/>
          <w:szCs w:val="26"/>
        </w:rPr>
        <w:t xml:space="preserve"> ban </w:t>
      </w:r>
      <w:proofErr w:type="spellStart"/>
      <w:r w:rsidRPr="008B5108">
        <w:rPr>
          <w:b/>
          <w:szCs w:val="26"/>
        </w:rPr>
        <w:t>hành</w:t>
      </w:r>
      <w:proofErr w:type="spellEnd"/>
      <w:r w:rsidRPr="008B5108">
        <w:rPr>
          <w:b/>
          <w:szCs w:val="26"/>
        </w:rPr>
        <w:t xml:space="preserve"> </w:t>
      </w:r>
      <w:proofErr w:type="spellStart"/>
      <w:r w:rsidRPr="008B5108">
        <w:rPr>
          <w:b/>
          <w:szCs w:val="26"/>
        </w:rPr>
        <w:t>Nghị</w:t>
      </w:r>
      <w:proofErr w:type="spellEnd"/>
      <w:r w:rsidRPr="008B5108">
        <w:rPr>
          <w:b/>
          <w:szCs w:val="26"/>
        </w:rPr>
        <w:t xml:space="preserve"> </w:t>
      </w:r>
      <w:proofErr w:type="spellStart"/>
      <w:r w:rsidRPr="008B5108">
        <w:rPr>
          <w:b/>
          <w:szCs w:val="26"/>
        </w:rPr>
        <w:t>định</w:t>
      </w:r>
      <w:proofErr w:type="spellEnd"/>
      <w:r w:rsidRPr="008B5108">
        <w:rPr>
          <w:b/>
          <w:szCs w:val="26"/>
        </w:rPr>
        <w:t xml:space="preserve"> </w:t>
      </w:r>
      <w:proofErr w:type="spellStart"/>
      <w:r w:rsidRPr="008B5108">
        <w:rPr>
          <w:b/>
          <w:szCs w:val="26"/>
        </w:rPr>
        <w:t>số</w:t>
      </w:r>
      <w:proofErr w:type="spellEnd"/>
      <w:r w:rsidRPr="008B5108">
        <w:rPr>
          <w:b/>
          <w:szCs w:val="26"/>
        </w:rPr>
        <w:t xml:space="preserve"> 05/2019/NĐ-CP </w:t>
      </w:r>
      <w:proofErr w:type="spellStart"/>
      <w:r w:rsidRPr="008B5108">
        <w:rPr>
          <w:b/>
          <w:szCs w:val="26"/>
        </w:rPr>
        <w:t>quy</w:t>
      </w:r>
      <w:proofErr w:type="spellEnd"/>
      <w:r w:rsidRPr="008B5108">
        <w:rPr>
          <w:b/>
          <w:szCs w:val="26"/>
        </w:rPr>
        <w:t xml:space="preserve"> </w:t>
      </w:r>
      <w:proofErr w:type="spellStart"/>
      <w:r w:rsidRPr="008B5108">
        <w:rPr>
          <w:b/>
          <w:szCs w:val="26"/>
        </w:rPr>
        <w:t>định</w:t>
      </w:r>
      <w:proofErr w:type="spellEnd"/>
      <w:r w:rsidRPr="008B5108">
        <w:rPr>
          <w:b/>
          <w:szCs w:val="26"/>
        </w:rPr>
        <w:t xml:space="preserve"> </w:t>
      </w:r>
      <w:proofErr w:type="spellStart"/>
      <w:r w:rsidRPr="008B5108">
        <w:rPr>
          <w:b/>
          <w:szCs w:val="26"/>
        </w:rPr>
        <w:t>về</w:t>
      </w:r>
      <w:proofErr w:type="spellEnd"/>
      <w:r w:rsidRPr="008B5108">
        <w:rPr>
          <w:b/>
          <w:szCs w:val="26"/>
        </w:rPr>
        <w:t xml:space="preserve"> KTNB:</w:t>
      </w:r>
    </w:p>
    <w:p w14:paraId="72B36D9D" w14:textId="77777777" w:rsidR="001F5156" w:rsidRPr="008B5108" w:rsidRDefault="001F5156" w:rsidP="001F5156">
      <w:pPr>
        <w:pStyle w:val="NormalIndent"/>
        <w:keepNext w:val="0"/>
        <w:keepLines/>
        <w:widowControl w:val="0"/>
        <w:numPr>
          <w:ilvl w:val="0"/>
          <w:numId w:val="0"/>
        </w:numPr>
        <w:spacing w:before="0" w:after="0" w:line="312" w:lineRule="auto"/>
        <w:ind w:left="387"/>
        <w:rPr>
          <w:snapToGrid/>
          <w:szCs w:val="26"/>
          <w:lang w:val="nl-NL"/>
        </w:rPr>
      </w:pPr>
      <w:r w:rsidRPr="008B5108">
        <w:rPr>
          <w:snapToGrid/>
          <w:szCs w:val="26"/>
          <w:lang w:val="nl-NL"/>
        </w:rPr>
        <w:t xml:space="preserve">Theo </w:t>
      </w:r>
      <w:proofErr w:type="spellStart"/>
      <w:r w:rsidRPr="008B5108">
        <w:rPr>
          <w:snapToGrid/>
          <w:szCs w:val="26"/>
          <w:lang w:val="nl-NL"/>
        </w:rPr>
        <w:t>đó</w:t>
      </w:r>
      <w:proofErr w:type="spellEnd"/>
      <w:r w:rsidRPr="008B5108">
        <w:rPr>
          <w:snapToGrid/>
          <w:szCs w:val="26"/>
          <w:lang w:val="nl-NL"/>
        </w:rPr>
        <w:t xml:space="preserve">,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với</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với</w:t>
      </w:r>
      <w:proofErr w:type="spellEnd"/>
      <w:r w:rsidRPr="008B5108">
        <w:rPr>
          <w:snapToGrid/>
          <w:szCs w:val="26"/>
          <w:lang w:val="nl-NL"/>
        </w:rPr>
        <w:t xml:space="preserve"> </w:t>
      </w:r>
      <w:proofErr w:type="spellStart"/>
      <w:r w:rsidRPr="008B5108">
        <w:rPr>
          <w:snapToGrid/>
          <w:szCs w:val="26"/>
          <w:lang w:val="nl-NL"/>
        </w:rPr>
        <w:t>các</w:t>
      </w:r>
      <w:proofErr w:type="spellEnd"/>
      <w:r w:rsidRPr="008B5108">
        <w:rPr>
          <w:snapToGrid/>
          <w:szCs w:val="26"/>
          <w:lang w:val="nl-NL"/>
        </w:rPr>
        <w:t xml:space="preserve"> DN, </w:t>
      </w:r>
      <w:proofErr w:type="spellStart"/>
      <w:r w:rsidRPr="008B5108">
        <w:rPr>
          <w:snapToGrid/>
          <w:szCs w:val="26"/>
          <w:lang w:val="nl-NL"/>
        </w:rPr>
        <w:t>các</w:t>
      </w:r>
      <w:proofErr w:type="spellEnd"/>
      <w:r w:rsidRPr="008B5108">
        <w:rPr>
          <w:snapToGrid/>
          <w:szCs w:val="26"/>
          <w:lang w:val="nl-NL"/>
        </w:rPr>
        <w:t xml:space="preserve"> </w:t>
      </w:r>
      <w:proofErr w:type="spellStart"/>
      <w:r w:rsidRPr="008B5108">
        <w:rPr>
          <w:snapToGrid/>
          <w:szCs w:val="26"/>
          <w:lang w:val="nl-NL"/>
        </w:rPr>
        <w:t>đơn</w:t>
      </w:r>
      <w:proofErr w:type="spellEnd"/>
      <w:r w:rsidRPr="008B5108">
        <w:rPr>
          <w:snapToGrid/>
          <w:szCs w:val="26"/>
          <w:lang w:val="nl-NL"/>
        </w:rPr>
        <w:t xml:space="preserve"> </w:t>
      </w:r>
      <w:proofErr w:type="spellStart"/>
      <w:r w:rsidRPr="008B5108">
        <w:rPr>
          <w:snapToGrid/>
          <w:szCs w:val="26"/>
          <w:lang w:val="nl-NL"/>
        </w:rPr>
        <w:t>vị</w:t>
      </w:r>
      <w:proofErr w:type="spellEnd"/>
      <w:r w:rsidRPr="008B5108">
        <w:rPr>
          <w:snapToGrid/>
          <w:szCs w:val="26"/>
          <w:lang w:val="nl-NL"/>
        </w:rPr>
        <w:t xml:space="preserve"> </w:t>
      </w:r>
      <w:proofErr w:type="spellStart"/>
      <w:r w:rsidRPr="008B5108">
        <w:rPr>
          <w:snapToGrid/>
          <w:szCs w:val="26"/>
          <w:lang w:val="nl-NL"/>
        </w:rPr>
        <w:t>sau</w:t>
      </w:r>
      <w:proofErr w:type="spellEnd"/>
      <w:r w:rsidRPr="008B5108">
        <w:rPr>
          <w:snapToGrid/>
          <w:szCs w:val="26"/>
          <w:lang w:val="nl-NL"/>
        </w:rPr>
        <w:t xml:space="preserve"> </w:t>
      </w:r>
      <w:proofErr w:type="spellStart"/>
      <w:r w:rsidRPr="008B5108">
        <w:rPr>
          <w:snapToGrid/>
          <w:szCs w:val="26"/>
          <w:lang w:val="nl-NL"/>
        </w:rPr>
        <w:t>đây</w:t>
      </w:r>
      <w:proofErr w:type="spellEnd"/>
      <w:r w:rsidRPr="008B5108">
        <w:rPr>
          <w:snapToGrid/>
          <w:szCs w:val="26"/>
          <w:lang w:val="nl-NL"/>
        </w:rPr>
        <w:t xml:space="preserve"> </w:t>
      </w:r>
      <w:proofErr w:type="spellStart"/>
      <w:r w:rsidRPr="008B5108">
        <w:rPr>
          <w:b/>
          <w:snapToGrid/>
          <w:szCs w:val="26"/>
          <w:lang w:val="nl-NL"/>
        </w:rPr>
        <w:t>phải</w:t>
      </w:r>
      <w:proofErr w:type="spellEnd"/>
      <w:r w:rsidRPr="008B5108">
        <w:rPr>
          <w:b/>
          <w:snapToGrid/>
          <w:szCs w:val="26"/>
          <w:lang w:val="nl-NL"/>
        </w:rPr>
        <w:t xml:space="preserve"> </w:t>
      </w:r>
      <w:proofErr w:type="spellStart"/>
      <w:r w:rsidRPr="008B5108">
        <w:rPr>
          <w:b/>
          <w:snapToGrid/>
          <w:szCs w:val="26"/>
          <w:lang w:val="nl-NL"/>
        </w:rPr>
        <w:t>thực</w:t>
      </w:r>
      <w:proofErr w:type="spellEnd"/>
      <w:r w:rsidRPr="008B5108">
        <w:rPr>
          <w:b/>
          <w:snapToGrid/>
          <w:szCs w:val="26"/>
          <w:lang w:val="nl-NL"/>
        </w:rPr>
        <w:t xml:space="preserve"> </w:t>
      </w:r>
      <w:proofErr w:type="spellStart"/>
      <w:r w:rsidRPr="008B5108">
        <w:rPr>
          <w:b/>
          <w:snapToGrid/>
          <w:szCs w:val="26"/>
          <w:lang w:val="nl-NL"/>
        </w:rPr>
        <w:t>hiện</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 </w:t>
      </w:r>
    </w:p>
    <w:p w14:paraId="688125EE"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niêm</w:t>
      </w:r>
      <w:proofErr w:type="spellEnd"/>
      <w:r w:rsidRPr="008B5108">
        <w:rPr>
          <w:snapToGrid/>
          <w:szCs w:val="26"/>
          <w:lang w:val="nl-NL"/>
        </w:rPr>
        <w:t xml:space="preserve"> </w:t>
      </w:r>
      <w:proofErr w:type="spellStart"/>
      <w:r w:rsidRPr="008B5108">
        <w:rPr>
          <w:snapToGrid/>
          <w:szCs w:val="26"/>
          <w:lang w:val="nl-NL"/>
        </w:rPr>
        <w:t>yết</w:t>
      </w:r>
      <w:proofErr w:type="spellEnd"/>
    </w:p>
    <w:p w14:paraId="3D991A77"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 xml:space="preserve">DN </w:t>
      </w:r>
      <w:proofErr w:type="spellStart"/>
      <w:r w:rsidRPr="008B5108">
        <w:rPr>
          <w:snapToGrid/>
          <w:szCs w:val="26"/>
          <w:lang w:val="nl-NL"/>
        </w:rPr>
        <w:t>mà</w:t>
      </w:r>
      <w:proofErr w:type="spellEnd"/>
      <w:r w:rsidRPr="008B5108">
        <w:rPr>
          <w:snapToGrid/>
          <w:szCs w:val="26"/>
          <w:lang w:val="nl-NL"/>
        </w:rPr>
        <w:t xml:space="preserve">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sở</w:t>
      </w:r>
      <w:proofErr w:type="spellEnd"/>
      <w:r w:rsidRPr="008B5108">
        <w:rPr>
          <w:snapToGrid/>
          <w:szCs w:val="26"/>
          <w:lang w:val="nl-NL"/>
        </w:rPr>
        <w:t xml:space="preserve"> </w:t>
      </w:r>
      <w:proofErr w:type="spellStart"/>
      <w:r w:rsidRPr="008B5108">
        <w:rPr>
          <w:snapToGrid/>
          <w:szCs w:val="26"/>
          <w:lang w:val="nl-NL"/>
        </w:rPr>
        <w:t>hữu</w:t>
      </w:r>
      <w:proofErr w:type="spellEnd"/>
      <w:r w:rsidRPr="008B5108">
        <w:rPr>
          <w:snapToGrid/>
          <w:szCs w:val="26"/>
          <w:lang w:val="nl-NL"/>
        </w:rPr>
        <w:t xml:space="preserve"> </w:t>
      </w:r>
      <w:proofErr w:type="spellStart"/>
      <w:r w:rsidRPr="008B5108">
        <w:rPr>
          <w:snapToGrid/>
          <w:szCs w:val="26"/>
          <w:lang w:val="nl-NL"/>
        </w:rPr>
        <w:t>trên</w:t>
      </w:r>
      <w:proofErr w:type="spellEnd"/>
      <w:r w:rsidRPr="008B5108">
        <w:rPr>
          <w:snapToGrid/>
          <w:szCs w:val="26"/>
          <w:lang w:val="nl-NL"/>
        </w:rPr>
        <w:t xml:space="preserve"> 50% </w:t>
      </w:r>
      <w:proofErr w:type="spellStart"/>
      <w:r w:rsidRPr="008B5108">
        <w:rPr>
          <w:snapToGrid/>
          <w:szCs w:val="26"/>
          <w:lang w:val="nl-NL"/>
        </w:rPr>
        <w:t>vốn</w:t>
      </w:r>
      <w:proofErr w:type="spellEnd"/>
      <w:r w:rsidRPr="008B5108">
        <w:rPr>
          <w:snapToGrid/>
          <w:szCs w:val="26"/>
          <w:lang w:val="nl-NL"/>
        </w:rPr>
        <w:t xml:space="preserve"> </w:t>
      </w:r>
      <w:proofErr w:type="spellStart"/>
      <w:r w:rsidRPr="008B5108">
        <w:rPr>
          <w:snapToGrid/>
          <w:szCs w:val="26"/>
          <w:lang w:val="nl-NL"/>
        </w:rPr>
        <w:t>điều</w:t>
      </w:r>
      <w:proofErr w:type="spellEnd"/>
      <w:r w:rsidRPr="008B5108">
        <w:rPr>
          <w:snapToGrid/>
          <w:szCs w:val="26"/>
          <w:lang w:val="nl-NL"/>
        </w:rPr>
        <w:t xml:space="preserve"> </w:t>
      </w:r>
      <w:proofErr w:type="spellStart"/>
      <w:r w:rsidRPr="008B5108">
        <w:rPr>
          <w:snapToGrid/>
          <w:szCs w:val="26"/>
          <w:lang w:val="nl-NL"/>
        </w:rPr>
        <w:t>lệ</w:t>
      </w:r>
      <w:proofErr w:type="spellEnd"/>
      <w:r w:rsidRPr="008B5108">
        <w:rPr>
          <w:snapToGrid/>
          <w:szCs w:val="26"/>
          <w:lang w:val="nl-NL"/>
        </w:rPr>
        <w:t xml:space="preserve"> </w:t>
      </w:r>
      <w:proofErr w:type="spellStart"/>
      <w:r w:rsidRPr="008B5108">
        <w:rPr>
          <w:snapToGrid/>
          <w:szCs w:val="26"/>
          <w:lang w:val="nl-NL"/>
        </w:rPr>
        <w:t>là</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mô</w:t>
      </w:r>
      <w:proofErr w:type="spellEnd"/>
      <w:r w:rsidRPr="008B5108">
        <w:rPr>
          <w:snapToGrid/>
          <w:szCs w:val="26"/>
          <w:lang w:val="nl-NL"/>
        </w:rPr>
        <w:t xml:space="preserve"> </w:t>
      </w:r>
      <w:proofErr w:type="spellStart"/>
      <w:r w:rsidRPr="008B5108">
        <w:rPr>
          <w:snapToGrid/>
          <w:szCs w:val="26"/>
          <w:lang w:val="nl-NL"/>
        </w:rPr>
        <w:t>hình</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con</w:t>
      </w:r>
    </w:p>
    <w:p w14:paraId="35991C80"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 xml:space="preserve">DN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là</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mô</w:t>
      </w:r>
      <w:proofErr w:type="spellEnd"/>
      <w:r w:rsidRPr="008B5108">
        <w:rPr>
          <w:snapToGrid/>
          <w:szCs w:val="26"/>
          <w:lang w:val="nl-NL"/>
        </w:rPr>
        <w:t xml:space="preserve"> </w:t>
      </w:r>
      <w:proofErr w:type="spellStart"/>
      <w:r w:rsidRPr="008B5108">
        <w:rPr>
          <w:snapToGrid/>
          <w:szCs w:val="26"/>
          <w:lang w:val="nl-NL"/>
        </w:rPr>
        <w:t>hình</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con</w:t>
      </w:r>
    </w:p>
    <w:p w14:paraId="4DE72919"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proofErr w:type="spellStart"/>
      <w:r w:rsidRPr="008B5108">
        <w:rPr>
          <w:snapToGrid/>
          <w:szCs w:val="26"/>
          <w:lang w:val="nl-NL"/>
        </w:rPr>
        <w:t>Các</w:t>
      </w:r>
      <w:proofErr w:type="spellEnd"/>
      <w:r w:rsidRPr="008B5108">
        <w:rPr>
          <w:snapToGrid/>
          <w:szCs w:val="26"/>
          <w:lang w:val="nl-NL"/>
        </w:rPr>
        <w:t xml:space="preserve"> DN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thuộc</w:t>
      </w:r>
      <w:proofErr w:type="spellEnd"/>
      <w:r w:rsidRPr="008B5108">
        <w:rPr>
          <w:snapToGrid/>
          <w:szCs w:val="26"/>
          <w:lang w:val="nl-NL"/>
        </w:rPr>
        <w:t xml:space="preserve">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tượng</w:t>
      </w:r>
      <w:proofErr w:type="spellEnd"/>
      <w:r w:rsidRPr="008B5108">
        <w:rPr>
          <w:snapToGrid/>
          <w:szCs w:val="26"/>
          <w:lang w:val="nl-NL"/>
        </w:rPr>
        <w:t xml:space="preserve"> </w:t>
      </w:r>
      <w:proofErr w:type="spellStart"/>
      <w:r w:rsidRPr="008B5108">
        <w:rPr>
          <w:snapToGrid/>
          <w:szCs w:val="26"/>
          <w:lang w:val="nl-NL"/>
        </w:rPr>
        <w:t>trên</w:t>
      </w:r>
      <w:proofErr w:type="spellEnd"/>
      <w:r w:rsidRPr="008B5108">
        <w:rPr>
          <w:snapToGrid/>
          <w:szCs w:val="26"/>
          <w:lang w:val="nl-NL"/>
        </w:rPr>
        <w:t xml:space="preserve"> </w:t>
      </w:r>
      <w:proofErr w:type="spellStart"/>
      <w:r w:rsidRPr="008B5108">
        <w:rPr>
          <w:snapToGrid/>
          <w:szCs w:val="26"/>
          <w:lang w:val="nl-NL"/>
        </w:rPr>
        <w:t>được</w:t>
      </w:r>
      <w:proofErr w:type="spellEnd"/>
      <w:r w:rsidRPr="008B5108">
        <w:rPr>
          <w:snapToGrid/>
          <w:szCs w:val="26"/>
          <w:lang w:val="nl-NL"/>
        </w:rPr>
        <w:t xml:space="preserve">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khuyến</w:t>
      </w:r>
      <w:proofErr w:type="spellEnd"/>
      <w:r w:rsidRPr="008B5108">
        <w:rPr>
          <w:snapToGrid/>
          <w:szCs w:val="26"/>
          <w:lang w:val="nl-NL"/>
        </w:rPr>
        <w:t xml:space="preserve"> </w:t>
      </w:r>
      <w:proofErr w:type="spellStart"/>
      <w:r w:rsidRPr="008B5108">
        <w:rPr>
          <w:snapToGrid/>
          <w:szCs w:val="26"/>
          <w:lang w:val="nl-NL"/>
        </w:rPr>
        <w:t>khích</w:t>
      </w:r>
      <w:proofErr w:type="spellEnd"/>
      <w:r w:rsidRPr="008B5108">
        <w:rPr>
          <w:snapToGrid/>
          <w:szCs w:val="26"/>
          <w:lang w:val="nl-NL"/>
        </w:rPr>
        <w:t xml:space="preserve"> </w:t>
      </w:r>
      <w:proofErr w:type="spellStart"/>
      <w:r w:rsidRPr="008B5108">
        <w:rPr>
          <w:snapToGrid/>
          <w:szCs w:val="26"/>
          <w:lang w:val="nl-NL"/>
        </w:rPr>
        <w:t>thực</w:t>
      </w:r>
      <w:proofErr w:type="spellEnd"/>
      <w:r w:rsidRPr="008B5108">
        <w:rPr>
          <w:snapToGrid/>
          <w:szCs w:val="26"/>
          <w:lang w:val="nl-NL"/>
        </w:rPr>
        <w:t xml:space="preserve"> </w:t>
      </w:r>
      <w:proofErr w:type="spellStart"/>
      <w:r w:rsidRPr="008B5108">
        <w:rPr>
          <w:snapToGrid/>
          <w:szCs w:val="26"/>
          <w:lang w:val="nl-NL"/>
        </w:rPr>
        <w:t>hiện</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w:t>
      </w:r>
    </w:p>
    <w:p w14:paraId="382092AD" w14:textId="77777777" w:rsidR="001F5156" w:rsidRPr="008B5108" w:rsidRDefault="001F5156" w:rsidP="001F5156">
      <w:pPr>
        <w:pStyle w:val="NormalIndent"/>
        <w:keepNext w:val="0"/>
        <w:keepLines/>
        <w:widowControl w:val="0"/>
        <w:numPr>
          <w:ilvl w:val="0"/>
          <w:numId w:val="15"/>
        </w:numPr>
        <w:spacing w:before="0" w:after="0" w:line="312" w:lineRule="auto"/>
        <w:rPr>
          <w:b/>
          <w:snapToGrid/>
          <w:szCs w:val="26"/>
          <w:lang w:val="nl-NL"/>
        </w:rPr>
      </w:pPr>
      <w:proofErr w:type="spellStart"/>
      <w:r w:rsidRPr="008B5108">
        <w:rPr>
          <w:b/>
          <w:snapToGrid/>
          <w:szCs w:val="26"/>
          <w:lang w:val="nl-NL"/>
        </w:rPr>
        <w:t>Phần</w:t>
      </w:r>
      <w:proofErr w:type="spellEnd"/>
      <w:r w:rsidRPr="008B5108">
        <w:rPr>
          <w:b/>
          <w:snapToGrid/>
          <w:szCs w:val="26"/>
          <w:lang w:val="nl-NL"/>
        </w:rPr>
        <w:t xml:space="preserve"> </w:t>
      </w:r>
      <w:proofErr w:type="spellStart"/>
      <w:r w:rsidRPr="008B5108">
        <w:rPr>
          <w:b/>
          <w:snapToGrid/>
          <w:szCs w:val="26"/>
          <w:lang w:val="nl-NL"/>
        </w:rPr>
        <w:t>mềm</w:t>
      </w:r>
      <w:proofErr w:type="spellEnd"/>
      <w:r w:rsidRPr="008B5108">
        <w:rPr>
          <w:b/>
          <w:snapToGrid/>
          <w:szCs w:val="26"/>
          <w:lang w:val="nl-NL"/>
        </w:rPr>
        <w:t xml:space="preserve"> </w:t>
      </w:r>
      <w:proofErr w:type="spellStart"/>
      <w:r w:rsidRPr="008B5108">
        <w:rPr>
          <w:b/>
          <w:snapToGrid/>
          <w:szCs w:val="26"/>
          <w:lang w:val="nl-NL"/>
        </w:rPr>
        <w:t>hỗ</w:t>
      </w:r>
      <w:proofErr w:type="spellEnd"/>
      <w:r w:rsidRPr="008B5108">
        <w:rPr>
          <w:b/>
          <w:snapToGrid/>
          <w:szCs w:val="26"/>
          <w:lang w:val="nl-NL"/>
        </w:rPr>
        <w:t xml:space="preserve"> </w:t>
      </w:r>
      <w:proofErr w:type="spellStart"/>
      <w:r w:rsidRPr="008B5108">
        <w:rPr>
          <w:b/>
          <w:snapToGrid/>
          <w:szCs w:val="26"/>
          <w:lang w:val="nl-NL"/>
        </w:rPr>
        <w:t>trợ</w:t>
      </w:r>
      <w:proofErr w:type="spellEnd"/>
      <w:r w:rsidRPr="008B5108">
        <w:rPr>
          <w:b/>
          <w:snapToGrid/>
          <w:szCs w:val="26"/>
          <w:lang w:val="nl-NL"/>
        </w:rPr>
        <w:t xml:space="preserve"> </w:t>
      </w:r>
      <w:proofErr w:type="spellStart"/>
      <w:r w:rsidRPr="008B5108">
        <w:rPr>
          <w:b/>
          <w:snapToGrid/>
          <w:szCs w:val="26"/>
          <w:lang w:val="nl-NL"/>
        </w:rPr>
        <w:t>quy</w:t>
      </w:r>
      <w:proofErr w:type="spellEnd"/>
      <w:r w:rsidRPr="008B5108">
        <w:rPr>
          <w:b/>
          <w:snapToGrid/>
          <w:szCs w:val="26"/>
          <w:lang w:val="nl-NL"/>
        </w:rPr>
        <w:t xml:space="preserve"> </w:t>
      </w:r>
      <w:proofErr w:type="spellStart"/>
      <w:r w:rsidRPr="008B5108">
        <w:rPr>
          <w:b/>
          <w:snapToGrid/>
          <w:szCs w:val="26"/>
          <w:lang w:val="nl-NL"/>
        </w:rPr>
        <w:t>trình</w:t>
      </w:r>
      <w:proofErr w:type="spellEnd"/>
      <w:r w:rsidRPr="008B5108">
        <w:rPr>
          <w:b/>
          <w:snapToGrid/>
          <w:szCs w:val="26"/>
          <w:lang w:val="nl-NL"/>
        </w:rPr>
        <w:t xml:space="preserve"> </w:t>
      </w:r>
      <w:proofErr w:type="spellStart"/>
      <w:r w:rsidRPr="008B5108">
        <w:rPr>
          <w:b/>
          <w:snapToGrid/>
          <w:szCs w:val="26"/>
          <w:lang w:val="nl-NL"/>
        </w:rPr>
        <w:t>Kiểm</w:t>
      </w:r>
      <w:proofErr w:type="spellEnd"/>
      <w:r w:rsidRPr="008B5108">
        <w:rPr>
          <w:b/>
          <w:snapToGrid/>
          <w:szCs w:val="26"/>
          <w:lang w:val="nl-NL"/>
        </w:rPr>
        <w:t xml:space="preserve"> </w:t>
      </w:r>
      <w:proofErr w:type="spellStart"/>
      <w:r w:rsidRPr="008B5108">
        <w:rPr>
          <w:b/>
          <w:snapToGrid/>
          <w:szCs w:val="26"/>
          <w:lang w:val="nl-NL"/>
        </w:rPr>
        <w:t>toán</w:t>
      </w:r>
      <w:proofErr w:type="spellEnd"/>
      <w:r w:rsidRPr="008B5108">
        <w:rPr>
          <w:b/>
          <w:snapToGrid/>
          <w:szCs w:val="26"/>
          <w:lang w:val="nl-NL"/>
        </w:rPr>
        <w:t xml:space="preserve"> </w:t>
      </w:r>
      <w:proofErr w:type="spellStart"/>
      <w:r w:rsidRPr="008B5108">
        <w:rPr>
          <w:b/>
          <w:snapToGrid/>
          <w:szCs w:val="26"/>
          <w:lang w:val="nl-NL"/>
        </w:rPr>
        <w:t>nội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trên</w:t>
      </w:r>
      <w:proofErr w:type="spellEnd"/>
      <w:r w:rsidRPr="008B5108">
        <w:rPr>
          <w:b/>
          <w:snapToGrid/>
          <w:szCs w:val="26"/>
          <w:lang w:val="nl-NL"/>
        </w:rPr>
        <w:t xml:space="preserve"> </w:t>
      </w:r>
      <w:proofErr w:type="spellStart"/>
      <w:r w:rsidRPr="008B5108">
        <w:rPr>
          <w:b/>
          <w:snapToGrid/>
          <w:szCs w:val="26"/>
          <w:lang w:val="nl-NL"/>
        </w:rPr>
        <w:t>thị</w:t>
      </w:r>
      <w:proofErr w:type="spellEnd"/>
      <w:r w:rsidRPr="008B5108">
        <w:rPr>
          <w:b/>
          <w:snapToGrid/>
          <w:szCs w:val="26"/>
          <w:lang w:val="nl-NL"/>
        </w:rPr>
        <w:t xml:space="preserve"> </w:t>
      </w:r>
      <w:proofErr w:type="spellStart"/>
      <w:r w:rsidRPr="008B5108">
        <w:rPr>
          <w:b/>
          <w:snapToGrid/>
          <w:szCs w:val="26"/>
          <w:lang w:val="nl-NL"/>
        </w:rPr>
        <w:t>trường</w:t>
      </w:r>
      <w:proofErr w:type="spellEnd"/>
      <w:r w:rsidRPr="008B5108">
        <w:rPr>
          <w:b/>
          <w:snapToGrid/>
          <w:szCs w:val="26"/>
          <w:lang w:val="nl-NL"/>
        </w:rPr>
        <w:t xml:space="preserve"> </w:t>
      </w:r>
      <w:proofErr w:type="spellStart"/>
      <w:r w:rsidRPr="008B5108">
        <w:rPr>
          <w:b/>
          <w:snapToGrid/>
          <w:szCs w:val="26"/>
          <w:lang w:val="nl-NL"/>
        </w:rPr>
        <w:t>hiện</w:t>
      </w:r>
      <w:proofErr w:type="spellEnd"/>
      <w:r w:rsidRPr="008B5108">
        <w:rPr>
          <w:b/>
          <w:snapToGrid/>
          <w:szCs w:val="26"/>
          <w:lang w:val="nl-NL"/>
        </w:rPr>
        <w:t xml:space="preserve"> </w:t>
      </w:r>
      <w:proofErr w:type="spellStart"/>
      <w:r w:rsidRPr="008B5108">
        <w:rPr>
          <w:b/>
          <w:snapToGrid/>
          <w:szCs w:val="26"/>
          <w:lang w:val="nl-NL"/>
        </w:rPr>
        <w:t>nay</w:t>
      </w:r>
      <w:proofErr w:type="spellEnd"/>
      <w:r w:rsidRPr="008B5108">
        <w:rPr>
          <w:b/>
          <w:snapToGrid/>
          <w:szCs w:val="26"/>
          <w:lang w:val="nl-NL"/>
        </w:rPr>
        <w:t xml:space="preserve"> có </w:t>
      </w:r>
      <w:proofErr w:type="spellStart"/>
      <w:r w:rsidRPr="008B5108">
        <w:rPr>
          <w:b/>
          <w:snapToGrid/>
          <w:szCs w:val="26"/>
          <w:lang w:val="nl-NL"/>
        </w:rPr>
        <w:t>giá</w:t>
      </w:r>
      <w:proofErr w:type="spellEnd"/>
      <w:r w:rsidRPr="008B5108">
        <w:rPr>
          <w:b/>
          <w:snapToGrid/>
          <w:szCs w:val="26"/>
          <w:lang w:val="nl-NL"/>
        </w:rPr>
        <w:t xml:space="preserve"> </w:t>
      </w:r>
      <w:proofErr w:type="spellStart"/>
      <w:r w:rsidRPr="008B5108">
        <w:rPr>
          <w:b/>
          <w:snapToGrid/>
          <w:szCs w:val="26"/>
          <w:lang w:val="nl-NL"/>
        </w:rPr>
        <w:t>thành</w:t>
      </w:r>
      <w:proofErr w:type="spellEnd"/>
      <w:r w:rsidRPr="008B5108">
        <w:rPr>
          <w:b/>
          <w:snapToGrid/>
          <w:szCs w:val="26"/>
          <w:lang w:val="nl-NL"/>
        </w:rPr>
        <w:t xml:space="preserve"> cao (VD: </w:t>
      </w:r>
      <w:proofErr w:type="spellStart"/>
      <w:r w:rsidRPr="008B5108">
        <w:rPr>
          <w:b/>
          <w:snapToGrid/>
          <w:szCs w:val="26"/>
          <w:lang w:val="nl-NL"/>
        </w:rPr>
        <w:t>TeamMate</w:t>
      </w:r>
      <w:proofErr w:type="spellEnd"/>
      <w:r w:rsidRPr="008B5108">
        <w:rPr>
          <w:b/>
          <w:snapToGrid/>
          <w:szCs w:val="26"/>
          <w:lang w:val="nl-NL"/>
        </w:rPr>
        <w:t xml:space="preserve">) </w:t>
      </w:r>
      <w:proofErr w:type="spellStart"/>
      <w:r w:rsidRPr="008B5108">
        <w:rPr>
          <w:b/>
          <w:snapToGrid/>
          <w:szCs w:val="26"/>
          <w:lang w:val="nl-NL"/>
        </w:rPr>
        <w:t>và</w:t>
      </w:r>
      <w:proofErr w:type="spellEnd"/>
      <w:r w:rsidRPr="008B5108">
        <w:rPr>
          <w:b/>
          <w:snapToGrid/>
          <w:szCs w:val="26"/>
          <w:lang w:val="nl-NL"/>
        </w:rPr>
        <w:t xml:space="preserve"> </w:t>
      </w:r>
      <w:proofErr w:type="spellStart"/>
      <w:r w:rsidRPr="008B5108">
        <w:rPr>
          <w:b/>
          <w:snapToGrid/>
          <w:szCs w:val="26"/>
          <w:lang w:val="nl-NL"/>
        </w:rPr>
        <w:t>chưa</w:t>
      </w:r>
      <w:proofErr w:type="spellEnd"/>
      <w:r w:rsidRPr="008B5108">
        <w:rPr>
          <w:b/>
          <w:snapToGrid/>
          <w:szCs w:val="26"/>
          <w:lang w:val="nl-NL"/>
        </w:rPr>
        <w:t xml:space="preserve"> </w:t>
      </w:r>
      <w:proofErr w:type="spellStart"/>
      <w:r w:rsidRPr="008B5108">
        <w:rPr>
          <w:b/>
          <w:snapToGrid/>
          <w:szCs w:val="26"/>
          <w:lang w:val="nl-NL"/>
        </w:rPr>
        <w:t>phù</w:t>
      </w:r>
      <w:proofErr w:type="spellEnd"/>
      <w:r w:rsidRPr="008B5108">
        <w:rPr>
          <w:b/>
          <w:snapToGrid/>
          <w:szCs w:val="26"/>
          <w:lang w:val="nl-NL"/>
        </w:rPr>
        <w:t xml:space="preserve"> </w:t>
      </w:r>
      <w:proofErr w:type="spellStart"/>
      <w:r w:rsidRPr="008B5108">
        <w:rPr>
          <w:b/>
          <w:snapToGrid/>
          <w:szCs w:val="26"/>
          <w:lang w:val="nl-NL"/>
        </w:rPr>
        <w:t>hợp</w:t>
      </w:r>
      <w:proofErr w:type="spellEnd"/>
      <w:r w:rsidRPr="008B5108">
        <w:rPr>
          <w:b/>
          <w:snapToGrid/>
          <w:szCs w:val="26"/>
          <w:lang w:val="nl-NL"/>
        </w:rPr>
        <w:t xml:space="preserve"> </w:t>
      </w:r>
      <w:proofErr w:type="spellStart"/>
      <w:r w:rsidRPr="008B5108">
        <w:rPr>
          <w:b/>
          <w:snapToGrid/>
          <w:szCs w:val="26"/>
          <w:lang w:val="nl-NL"/>
        </w:rPr>
        <w:t>với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phận</w:t>
      </w:r>
      <w:proofErr w:type="spellEnd"/>
      <w:r w:rsidRPr="008B5108">
        <w:rPr>
          <w:b/>
          <w:snapToGrid/>
          <w:szCs w:val="26"/>
          <w:lang w:val="nl-NL"/>
        </w:rPr>
        <w:t xml:space="preserve"> </w:t>
      </w:r>
      <w:proofErr w:type="spellStart"/>
      <w:r w:rsidRPr="008B5108">
        <w:rPr>
          <w:b/>
          <w:snapToGrid/>
          <w:szCs w:val="26"/>
          <w:lang w:val="nl-NL"/>
        </w:rPr>
        <w:t>kiểm</w:t>
      </w:r>
      <w:proofErr w:type="spellEnd"/>
      <w:r w:rsidRPr="008B5108">
        <w:rPr>
          <w:b/>
          <w:snapToGrid/>
          <w:szCs w:val="26"/>
          <w:lang w:val="nl-NL"/>
        </w:rPr>
        <w:t xml:space="preserve"> </w:t>
      </w:r>
      <w:proofErr w:type="spellStart"/>
      <w:r w:rsidRPr="008B5108">
        <w:rPr>
          <w:b/>
          <w:snapToGrid/>
          <w:szCs w:val="26"/>
          <w:lang w:val="nl-NL"/>
        </w:rPr>
        <w:t>toán</w:t>
      </w:r>
      <w:proofErr w:type="spellEnd"/>
      <w:r w:rsidRPr="008B5108">
        <w:rPr>
          <w:b/>
          <w:snapToGrid/>
          <w:szCs w:val="26"/>
          <w:lang w:val="nl-NL"/>
        </w:rPr>
        <w:t xml:space="preserve"> </w:t>
      </w:r>
      <w:proofErr w:type="spellStart"/>
      <w:r w:rsidRPr="008B5108">
        <w:rPr>
          <w:b/>
          <w:snapToGrid/>
          <w:szCs w:val="26"/>
          <w:lang w:val="nl-NL"/>
        </w:rPr>
        <w:t>nội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trong</w:t>
      </w:r>
      <w:proofErr w:type="spellEnd"/>
      <w:r w:rsidRPr="008B5108">
        <w:rPr>
          <w:b/>
          <w:snapToGrid/>
          <w:szCs w:val="26"/>
          <w:lang w:val="nl-NL"/>
        </w:rPr>
        <w:t xml:space="preserve"> </w:t>
      </w:r>
      <w:proofErr w:type="spellStart"/>
      <w:r w:rsidRPr="008B5108">
        <w:rPr>
          <w:b/>
          <w:snapToGrid/>
          <w:szCs w:val="26"/>
          <w:lang w:val="nl-NL"/>
        </w:rPr>
        <w:t>các</w:t>
      </w:r>
      <w:proofErr w:type="spellEnd"/>
      <w:r w:rsidRPr="008B5108">
        <w:rPr>
          <w:b/>
          <w:snapToGrid/>
          <w:szCs w:val="26"/>
          <w:lang w:val="nl-NL"/>
        </w:rPr>
        <w:t xml:space="preserve"> </w:t>
      </w:r>
      <w:proofErr w:type="spellStart"/>
      <w:r w:rsidRPr="008B5108">
        <w:rPr>
          <w:b/>
          <w:snapToGrid/>
          <w:szCs w:val="26"/>
          <w:lang w:val="nl-NL"/>
        </w:rPr>
        <w:t>doanh</w:t>
      </w:r>
      <w:proofErr w:type="spellEnd"/>
      <w:r w:rsidRPr="008B5108">
        <w:rPr>
          <w:b/>
          <w:snapToGrid/>
          <w:szCs w:val="26"/>
          <w:lang w:val="nl-NL"/>
        </w:rPr>
        <w:t xml:space="preserve"> </w:t>
      </w:r>
      <w:proofErr w:type="spellStart"/>
      <w:r w:rsidRPr="008B5108">
        <w:rPr>
          <w:b/>
          <w:snapToGrid/>
          <w:szCs w:val="26"/>
          <w:lang w:val="nl-NL"/>
        </w:rPr>
        <w:t>nghiệp</w:t>
      </w:r>
      <w:proofErr w:type="spellEnd"/>
      <w:r w:rsidRPr="008B5108">
        <w:rPr>
          <w:b/>
          <w:snapToGrid/>
          <w:szCs w:val="26"/>
          <w:lang w:val="nl-NL"/>
        </w:rPr>
        <w:t xml:space="preserve"> </w:t>
      </w:r>
      <w:proofErr w:type="spellStart"/>
      <w:r w:rsidRPr="008B5108">
        <w:rPr>
          <w:b/>
          <w:snapToGrid/>
          <w:szCs w:val="26"/>
          <w:lang w:val="nl-NL"/>
        </w:rPr>
        <w:t>vừa</w:t>
      </w:r>
      <w:proofErr w:type="spellEnd"/>
      <w:r w:rsidRPr="008B5108">
        <w:rPr>
          <w:b/>
          <w:snapToGrid/>
          <w:szCs w:val="26"/>
          <w:lang w:val="nl-NL"/>
        </w:rPr>
        <w:t xml:space="preserve"> </w:t>
      </w:r>
      <w:proofErr w:type="spellStart"/>
      <w:r w:rsidRPr="008B5108">
        <w:rPr>
          <w:b/>
          <w:snapToGrid/>
          <w:szCs w:val="26"/>
          <w:lang w:val="nl-NL"/>
        </w:rPr>
        <w:t>và</w:t>
      </w:r>
      <w:proofErr w:type="spellEnd"/>
      <w:r w:rsidRPr="008B5108">
        <w:rPr>
          <w:b/>
          <w:snapToGrid/>
          <w:szCs w:val="26"/>
          <w:lang w:val="nl-NL"/>
        </w:rPr>
        <w:t xml:space="preserve"> </w:t>
      </w:r>
      <w:proofErr w:type="spellStart"/>
      <w:r w:rsidRPr="008B5108">
        <w:rPr>
          <w:b/>
          <w:snapToGrid/>
          <w:szCs w:val="26"/>
          <w:lang w:val="nl-NL"/>
        </w:rPr>
        <w:t>nhỏ</w:t>
      </w:r>
      <w:proofErr w:type="spellEnd"/>
    </w:p>
    <w:p w14:paraId="54A7D495" w14:textId="77777777" w:rsidR="001F5156" w:rsidRPr="008B5108" w:rsidRDefault="001F5156" w:rsidP="001531AE">
      <w:pPr>
        <w:pStyle w:val="NormalIndent"/>
        <w:keepNext w:val="0"/>
        <w:keepLines/>
        <w:widowControl w:val="0"/>
        <w:numPr>
          <w:ilvl w:val="0"/>
          <w:numId w:val="33"/>
        </w:numPr>
        <w:spacing w:before="0" w:after="0" w:line="312" w:lineRule="auto"/>
        <w:rPr>
          <w:snapToGrid/>
          <w:szCs w:val="26"/>
          <w:lang w:val="nl-NL"/>
        </w:rPr>
      </w:pPr>
      <w:proofErr w:type="spellStart"/>
      <w:r w:rsidRPr="008B5108">
        <w:rPr>
          <w:snapToGrid/>
          <w:szCs w:val="26"/>
          <w:lang w:val="nl-NL"/>
        </w:rPr>
        <w:t>Tại</w:t>
      </w:r>
      <w:proofErr w:type="spellEnd"/>
      <w:r w:rsidRPr="008B5108">
        <w:rPr>
          <w:snapToGrid/>
          <w:szCs w:val="26"/>
          <w:lang w:val="nl-NL"/>
        </w:rPr>
        <w:t xml:space="preserve"> </w:t>
      </w:r>
      <w:proofErr w:type="spellStart"/>
      <w:r w:rsidRPr="008B5108">
        <w:rPr>
          <w:snapToGrid/>
          <w:szCs w:val="26"/>
          <w:lang w:val="nl-NL"/>
        </w:rPr>
        <w:t>nhiều</w:t>
      </w:r>
      <w:proofErr w:type="spellEnd"/>
      <w:r w:rsidRPr="008B5108">
        <w:rPr>
          <w:snapToGrid/>
          <w:szCs w:val="26"/>
          <w:lang w:val="nl-NL"/>
        </w:rPr>
        <w:t xml:space="preserve"> </w:t>
      </w:r>
      <w:proofErr w:type="spellStart"/>
      <w:r w:rsidRPr="008B5108">
        <w:rPr>
          <w:snapToGrid/>
          <w:szCs w:val="26"/>
          <w:lang w:val="nl-NL"/>
        </w:rPr>
        <w:t>doanh</w:t>
      </w:r>
      <w:proofErr w:type="spellEnd"/>
      <w:r w:rsidRPr="008B5108">
        <w:rPr>
          <w:snapToGrid/>
          <w:szCs w:val="26"/>
          <w:lang w:val="nl-NL"/>
        </w:rPr>
        <w:t xml:space="preserve"> </w:t>
      </w:r>
      <w:proofErr w:type="spellStart"/>
      <w:r w:rsidRPr="008B5108">
        <w:rPr>
          <w:snapToGrid/>
          <w:szCs w:val="26"/>
          <w:lang w:val="nl-NL"/>
        </w:rPr>
        <w:t>nghiệp</w:t>
      </w:r>
      <w:proofErr w:type="spellEnd"/>
      <w:r w:rsidRPr="008B5108">
        <w:rPr>
          <w:snapToGrid/>
          <w:szCs w:val="26"/>
          <w:lang w:val="nl-NL"/>
        </w:rPr>
        <w:t xml:space="preserve">, do </w:t>
      </w:r>
      <w:proofErr w:type="spellStart"/>
      <w:r w:rsidRPr="008B5108">
        <w:rPr>
          <w:snapToGrid/>
          <w:szCs w:val="26"/>
          <w:lang w:val="nl-NL"/>
        </w:rPr>
        <w:t>chưa</w:t>
      </w:r>
      <w:proofErr w:type="spellEnd"/>
      <w:r w:rsidRPr="008B5108">
        <w:rPr>
          <w:snapToGrid/>
          <w:szCs w:val="26"/>
          <w:lang w:val="nl-NL"/>
        </w:rPr>
        <w:t xml:space="preserve"> có </w:t>
      </w:r>
      <w:proofErr w:type="spellStart"/>
      <w:r w:rsidRPr="008B5108">
        <w:rPr>
          <w:snapToGrid/>
          <w:szCs w:val="26"/>
          <w:lang w:val="nl-NL"/>
        </w:rPr>
        <w:t>phần</w:t>
      </w:r>
      <w:proofErr w:type="spellEnd"/>
      <w:r w:rsidRPr="008B5108">
        <w:rPr>
          <w:snapToGrid/>
          <w:szCs w:val="26"/>
          <w:lang w:val="nl-NL"/>
        </w:rPr>
        <w:t xml:space="preserve"> </w:t>
      </w:r>
      <w:proofErr w:type="spellStart"/>
      <w:r w:rsidRPr="008B5108">
        <w:rPr>
          <w:snapToGrid/>
          <w:szCs w:val="26"/>
          <w:lang w:val="nl-NL"/>
        </w:rPr>
        <w:t>mềm</w:t>
      </w:r>
      <w:proofErr w:type="spellEnd"/>
      <w:r w:rsidRPr="008B5108">
        <w:rPr>
          <w:snapToGrid/>
          <w:szCs w:val="26"/>
          <w:lang w:val="nl-NL"/>
        </w:rPr>
        <w:t xml:space="preserve"> </w:t>
      </w:r>
      <w:proofErr w:type="spellStart"/>
      <w:r w:rsidRPr="008B5108">
        <w:rPr>
          <w:snapToGrid/>
          <w:szCs w:val="26"/>
          <w:lang w:val="nl-NL"/>
        </w:rPr>
        <w:t>hỗ</w:t>
      </w:r>
      <w:proofErr w:type="spellEnd"/>
      <w:r w:rsidRPr="008B5108">
        <w:rPr>
          <w:snapToGrid/>
          <w:szCs w:val="26"/>
          <w:lang w:val="nl-NL"/>
        </w:rPr>
        <w:t xml:space="preserve"> </w:t>
      </w:r>
      <w:proofErr w:type="spellStart"/>
      <w:r w:rsidRPr="008B5108">
        <w:rPr>
          <w:snapToGrid/>
          <w:szCs w:val="26"/>
          <w:lang w:val="nl-NL"/>
        </w:rPr>
        <w:t>trợ</w:t>
      </w:r>
      <w:proofErr w:type="spellEnd"/>
      <w:r w:rsidRPr="008B5108">
        <w:rPr>
          <w:snapToGrid/>
          <w:szCs w:val="26"/>
          <w:lang w:val="nl-NL"/>
        </w:rPr>
        <w:t xml:space="preserve"> </w:t>
      </w:r>
      <w:proofErr w:type="spellStart"/>
      <w:r w:rsidRPr="008B5108">
        <w:rPr>
          <w:snapToGrid/>
          <w:szCs w:val="26"/>
          <w:lang w:val="nl-NL"/>
        </w:rPr>
        <w:t>nên</w:t>
      </w:r>
      <w:proofErr w:type="spellEnd"/>
      <w:r w:rsidRPr="008B5108">
        <w:rPr>
          <w:snapToGrid/>
          <w:szCs w:val="26"/>
          <w:lang w:val="nl-NL"/>
        </w:rPr>
        <w:t xml:space="preserve"> </w:t>
      </w:r>
      <w:proofErr w:type="spellStart"/>
      <w:r w:rsidRPr="008B5108">
        <w:rPr>
          <w:snapToGrid/>
          <w:szCs w:val="26"/>
          <w:lang w:val="nl-NL"/>
        </w:rPr>
        <w:t>thông</w:t>
      </w:r>
      <w:proofErr w:type="spellEnd"/>
      <w:r w:rsidRPr="008B5108">
        <w:rPr>
          <w:snapToGrid/>
          <w:szCs w:val="26"/>
          <w:lang w:val="nl-NL"/>
        </w:rPr>
        <w:t xml:space="preserve"> tin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dữ</w:t>
      </w:r>
      <w:proofErr w:type="spellEnd"/>
      <w:r w:rsidRPr="008B5108">
        <w:rPr>
          <w:snapToGrid/>
          <w:szCs w:val="26"/>
          <w:lang w:val="nl-NL"/>
        </w:rPr>
        <w:t xml:space="preserve"> </w:t>
      </w:r>
      <w:proofErr w:type="spellStart"/>
      <w:r w:rsidRPr="008B5108">
        <w:rPr>
          <w:snapToGrid/>
          <w:szCs w:val="26"/>
          <w:lang w:val="nl-NL"/>
        </w:rPr>
        <w:t>liệu</w:t>
      </w:r>
      <w:proofErr w:type="spellEnd"/>
      <w:r w:rsidRPr="008B5108">
        <w:rPr>
          <w:snapToGrid/>
          <w:szCs w:val="26"/>
          <w:lang w:val="nl-NL"/>
        </w:rPr>
        <w:t xml:space="preserve"> </w:t>
      </w:r>
      <w:proofErr w:type="spellStart"/>
      <w:r w:rsidRPr="008B5108">
        <w:rPr>
          <w:snapToGrid/>
          <w:szCs w:val="26"/>
          <w:lang w:val="nl-NL"/>
        </w:rPr>
        <w:t>về</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nội</w:t>
      </w:r>
      <w:proofErr w:type="spellEnd"/>
      <w:r w:rsidRPr="008B5108">
        <w:rPr>
          <w:snapToGrid/>
          <w:szCs w:val="26"/>
          <w:lang w:val="nl-NL"/>
        </w:rPr>
        <w:t xml:space="preserve"> </w:t>
      </w:r>
      <w:proofErr w:type="spellStart"/>
      <w:r w:rsidRPr="008B5108">
        <w:rPr>
          <w:snapToGrid/>
          <w:szCs w:val="26"/>
          <w:lang w:val="nl-NL"/>
        </w:rPr>
        <w:t>bộ</w:t>
      </w:r>
      <w:proofErr w:type="spellEnd"/>
      <w:r w:rsidRPr="008B5108">
        <w:rPr>
          <w:snapToGrid/>
          <w:szCs w:val="26"/>
          <w:lang w:val="nl-NL"/>
        </w:rPr>
        <w:t xml:space="preserve"> </w:t>
      </w:r>
      <w:proofErr w:type="spellStart"/>
      <w:r w:rsidRPr="008B5108">
        <w:rPr>
          <w:snapToGrid/>
          <w:szCs w:val="26"/>
          <w:lang w:val="nl-NL"/>
        </w:rPr>
        <w:t>được</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dõi</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quản</w:t>
      </w:r>
      <w:proofErr w:type="spellEnd"/>
      <w:r w:rsidRPr="008B5108">
        <w:rPr>
          <w:snapToGrid/>
          <w:szCs w:val="26"/>
          <w:lang w:val="nl-NL"/>
        </w:rPr>
        <w:t xml:space="preserve"> </w:t>
      </w:r>
      <w:proofErr w:type="spellStart"/>
      <w:r w:rsidRPr="008B5108">
        <w:rPr>
          <w:snapToGrid/>
          <w:szCs w:val="26"/>
          <w:lang w:val="nl-NL"/>
        </w:rPr>
        <w:t>lý</w:t>
      </w:r>
      <w:proofErr w:type="spellEnd"/>
      <w:r w:rsidRPr="008B5108">
        <w:rPr>
          <w:snapToGrid/>
          <w:szCs w:val="26"/>
          <w:lang w:val="nl-NL"/>
        </w:rPr>
        <w:t xml:space="preserve"> </w:t>
      </w:r>
      <w:proofErr w:type="spellStart"/>
      <w:r w:rsidRPr="008B5108">
        <w:rPr>
          <w:snapToGrid/>
          <w:szCs w:val="26"/>
          <w:lang w:val="nl-NL"/>
        </w:rPr>
        <w:t>thủ</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dẫn</w:t>
      </w:r>
      <w:proofErr w:type="spellEnd"/>
      <w:r w:rsidRPr="008B5108">
        <w:rPr>
          <w:snapToGrid/>
          <w:szCs w:val="26"/>
          <w:lang w:val="nl-NL"/>
        </w:rPr>
        <w:t xml:space="preserve"> </w:t>
      </w:r>
      <w:proofErr w:type="spellStart"/>
      <w:r w:rsidRPr="008B5108">
        <w:rPr>
          <w:snapToGrid/>
          <w:szCs w:val="26"/>
          <w:lang w:val="nl-NL"/>
        </w:rPr>
        <w:t>đến</w:t>
      </w:r>
      <w:proofErr w:type="spellEnd"/>
      <w:r w:rsidRPr="008B5108">
        <w:rPr>
          <w:snapToGrid/>
          <w:szCs w:val="26"/>
          <w:lang w:val="nl-NL"/>
        </w:rPr>
        <w:t xml:space="preserve"> </w:t>
      </w:r>
      <w:proofErr w:type="spellStart"/>
      <w:r w:rsidRPr="008B5108">
        <w:rPr>
          <w:snapToGrid/>
          <w:szCs w:val="26"/>
          <w:lang w:val="nl-NL"/>
        </w:rPr>
        <w:t>một</w:t>
      </w:r>
      <w:proofErr w:type="spellEnd"/>
      <w:r w:rsidRPr="008B5108">
        <w:rPr>
          <w:snapToGrid/>
          <w:szCs w:val="26"/>
          <w:lang w:val="nl-NL"/>
        </w:rPr>
        <w:t xml:space="preserve"> </w:t>
      </w:r>
      <w:proofErr w:type="spellStart"/>
      <w:r w:rsidRPr="008B5108">
        <w:rPr>
          <w:snapToGrid/>
          <w:szCs w:val="26"/>
          <w:lang w:val="nl-NL"/>
        </w:rPr>
        <w:t>số</w:t>
      </w:r>
      <w:proofErr w:type="spellEnd"/>
      <w:r w:rsidRPr="008B5108">
        <w:rPr>
          <w:snapToGrid/>
          <w:szCs w:val="26"/>
          <w:lang w:val="nl-NL"/>
        </w:rPr>
        <w:t xml:space="preserve"> </w:t>
      </w:r>
      <w:proofErr w:type="spellStart"/>
      <w:r w:rsidRPr="008B5108">
        <w:rPr>
          <w:snapToGrid/>
          <w:szCs w:val="26"/>
          <w:lang w:val="nl-NL"/>
        </w:rPr>
        <w:t>hạn</w:t>
      </w:r>
      <w:proofErr w:type="spellEnd"/>
      <w:r w:rsidRPr="008B5108">
        <w:rPr>
          <w:snapToGrid/>
          <w:szCs w:val="26"/>
          <w:lang w:val="nl-NL"/>
        </w:rPr>
        <w:t xml:space="preserve"> </w:t>
      </w:r>
      <w:proofErr w:type="spellStart"/>
      <w:r w:rsidRPr="008B5108">
        <w:rPr>
          <w:snapToGrid/>
          <w:szCs w:val="26"/>
          <w:lang w:val="nl-NL"/>
        </w:rPr>
        <w:t>chế</w:t>
      </w:r>
      <w:proofErr w:type="spellEnd"/>
      <w:r w:rsidRPr="008B5108">
        <w:rPr>
          <w:snapToGrid/>
          <w:szCs w:val="26"/>
          <w:lang w:val="nl-NL"/>
        </w:rPr>
        <w:t xml:space="preserve"> </w:t>
      </w:r>
      <w:proofErr w:type="spellStart"/>
      <w:r w:rsidRPr="008B5108">
        <w:rPr>
          <w:snapToGrid/>
          <w:szCs w:val="26"/>
          <w:lang w:val="nl-NL"/>
        </w:rPr>
        <w:t>sau</w:t>
      </w:r>
      <w:proofErr w:type="spellEnd"/>
      <w:r w:rsidRPr="008B5108">
        <w:rPr>
          <w:snapToGrid/>
          <w:szCs w:val="26"/>
          <w:lang w:val="nl-NL"/>
        </w:rPr>
        <w:t>:</w:t>
      </w:r>
    </w:p>
    <w:p w14:paraId="45933AE2"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Thông</w:t>
      </w:r>
      <w:proofErr w:type="spellEnd"/>
      <w:r w:rsidRPr="008B5108">
        <w:rPr>
          <w:snapToGrid/>
          <w:szCs w:val="26"/>
          <w:lang w:val="nl-NL"/>
        </w:rPr>
        <w:t xml:space="preserve"> tin </w:t>
      </w:r>
      <w:proofErr w:type="spellStart"/>
      <w:r w:rsidRPr="008B5108">
        <w:rPr>
          <w:snapToGrid/>
          <w:szCs w:val="26"/>
          <w:lang w:val="nl-NL"/>
        </w:rPr>
        <w:t>nằm</w:t>
      </w:r>
      <w:proofErr w:type="spellEnd"/>
      <w:r w:rsidRPr="008B5108">
        <w:rPr>
          <w:snapToGrid/>
          <w:szCs w:val="26"/>
          <w:lang w:val="nl-NL"/>
        </w:rPr>
        <w:t xml:space="preserve"> </w:t>
      </w:r>
      <w:proofErr w:type="spellStart"/>
      <w:r w:rsidRPr="008B5108">
        <w:rPr>
          <w:snapToGrid/>
          <w:szCs w:val="26"/>
          <w:lang w:val="nl-NL"/>
        </w:rPr>
        <w:t>rải</w:t>
      </w:r>
      <w:proofErr w:type="spellEnd"/>
      <w:r w:rsidRPr="008B5108">
        <w:rPr>
          <w:snapToGrid/>
          <w:szCs w:val="26"/>
          <w:lang w:val="nl-NL"/>
        </w:rPr>
        <w:t xml:space="preserve"> </w:t>
      </w:r>
      <w:proofErr w:type="spellStart"/>
      <w:r w:rsidRPr="008B5108">
        <w:rPr>
          <w:snapToGrid/>
          <w:szCs w:val="26"/>
          <w:lang w:val="nl-NL"/>
        </w:rPr>
        <w:t>rác</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tập</w:t>
      </w:r>
      <w:proofErr w:type="spellEnd"/>
      <w:r w:rsidRPr="008B5108">
        <w:rPr>
          <w:snapToGrid/>
          <w:szCs w:val="26"/>
          <w:lang w:val="nl-NL"/>
        </w:rPr>
        <w:t xml:space="preserve"> </w:t>
      </w:r>
      <w:proofErr w:type="spellStart"/>
      <w:r w:rsidRPr="008B5108">
        <w:rPr>
          <w:snapToGrid/>
          <w:szCs w:val="26"/>
          <w:lang w:val="nl-NL"/>
        </w:rPr>
        <w:t>trung</w:t>
      </w:r>
      <w:proofErr w:type="spellEnd"/>
      <w:r w:rsidRPr="008B5108">
        <w:rPr>
          <w:snapToGrid/>
          <w:szCs w:val="26"/>
          <w:lang w:val="nl-NL"/>
        </w:rPr>
        <w:t xml:space="preserve"> </w:t>
      </w:r>
      <w:proofErr w:type="spellStart"/>
      <w:r w:rsidRPr="008B5108">
        <w:rPr>
          <w:snapToGrid/>
          <w:szCs w:val="26"/>
          <w:lang w:val="nl-NL"/>
        </w:rPr>
        <w:t>dẫn</w:t>
      </w:r>
      <w:proofErr w:type="spellEnd"/>
      <w:r w:rsidRPr="008B5108">
        <w:rPr>
          <w:snapToGrid/>
          <w:szCs w:val="26"/>
          <w:lang w:val="nl-NL"/>
        </w:rPr>
        <w:t xml:space="preserve"> </w:t>
      </w:r>
      <w:proofErr w:type="spellStart"/>
      <w:r w:rsidRPr="008B5108">
        <w:rPr>
          <w:snapToGrid/>
          <w:szCs w:val="26"/>
          <w:lang w:val="nl-NL"/>
        </w:rPr>
        <w:t>đến</w:t>
      </w:r>
      <w:proofErr w:type="spellEnd"/>
      <w:r w:rsidRPr="008B5108">
        <w:rPr>
          <w:snapToGrid/>
          <w:szCs w:val="26"/>
          <w:lang w:val="nl-NL"/>
        </w:rPr>
        <w:t xml:space="preserve"> </w:t>
      </w:r>
      <w:proofErr w:type="spellStart"/>
      <w:r w:rsidRPr="008B5108">
        <w:rPr>
          <w:snapToGrid/>
          <w:szCs w:val="26"/>
          <w:lang w:val="nl-NL"/>
        </w:rPr>
        <w:t>việc</w:t>
      </w:r>
      <w:proofErr w:type="spellEnd"/>
      <w:r w:rsidRPr="008B5108">
        <w:rPr>
          <w:snapToGrid/>
          <w:szCs w:val="26"/>
          <w:lang w:val="nl-NL"/>
        </w:rPr>
        <w:t xml:space="preserve"> </w:t>
      </w:r>
      <w:proofErr w:type="spellStart"/>
      <w:r w:rsidRPr="008B5108">
        <w:rPr>
          <w:snapToGrid/>
          <w:szCs w:val="26"/>
          <w:lang w:val="nl-NL"/>
        </w:rPr>
        <w:t>tập</w:t>
      </w:r>
      <w:proofErr w:type="spellEnd"/>
      <w:r w:rsidRPr="008B5108">
        <w:rPr>
          <w:snapToGrid/>
          <w:szCs w:val="26"/>
          <w:lang w:val="nl-NL"/>
        </w:rPr>
        <w:t xml:space="preserve"> </w:t>
      </w:r>
      <w:proofErr w:type="spellStart"/>
      <w:r w:rsidRPr="008B5108">
        <w:rPr>
          <w:snapToGrid/>
          <w:szCs w:val="26"/>
          <w:lang w:val="nl-NL"/>
        </w:rPr>
        <w:t>hợp</w:t>
      </w:r>
      <w:proofErr w:type="spellEnd"/>
      <w:r w:rsidRPr="008B5108">
        <w:rPr>
          <w:snapToGrid/>
          <w:szCs w:val="26"/>
          <w:lang w:val="nl-NL"/>
        </w:rPr>
        <w:t xml:space="preserve"> </w:t>
      </w:r>
      <w:proofErr w:type="spellStart"/>
      <w:r w:rsidRPr="008B5108">
        <w:rPr>
          <w:snapToGrid/>
          <w:szCs w:val="26"/>
          <w:lang w:val="nl-NL"/>
        </w:rPr>
        <w:t>dư</w:t>
      </w:r>
      <w:proofErr w:type="spellEnd"/>
      <w:r w:rsidRPr="008B5108">
        <w:rPr>
          <w:snapToGrid/>
          <w:szCs w:val="26"/>
          <w:lang w:val="nl-NL"/>
        </w:rPr>
        <w:t xml:space="preserve">̃ </w:t>
      </w:r>
      <w:proofErr w:type="spellStart"/>
      <w:r w:rsidRPr="008B5108">
        <w:rPr>
          <w:snapToGrid/>
          <w:szCs w:val="26"/>
          <w:lang w:val="nl-NL"/>
        </w:rPr>
        <w:t>liệu</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giám</w:t>
      </w:r>
      <w:proofErr w:type="spellEnd"/>
      <w:r w:rsidRPr="008B5108">
        <w:rPr>
          <w:snapToGrid/>
          <w:szCs w:val="26"/>
          <w:lang w:val="nl-NL"/>
        </w:rPr>
        <w:t xml:space="preserve"> </w:t>
      </w:r>
      <w:proofErr w:type="spellStart"/>
      <w:r w:rsidRPr="008B5108">
        <w:rPr>
          <w:snapToGrid/>
          <w:szCs w:val="26"/>
          <w:lang w:val="nl-NL"/>
        </w:rPr>
        <w:t>sát</w:t>
      </w:r>
      <w:proofErr w:type="spellEnd"/>
      <w:r w:rsidRPr="008B5108">
        <w:rPr>
          <w:snapToGrid/>
          <w:szCs w:val="26"/>
          <w:lang w:val="nl-NL"/>
        </w:rPr>
        <w:t xml:space="preserve"> </w:t>
      </w:r>
      <w:proofErr w:type="spellStart"/>
      <w:r w:rsidRPr="008B5108">
        <w:rPr>
          <w:snapToGrid/>
          <w:szCs w:val="26"/>
          <w:lang w:val="nl-NL"/>
        </w:rPr>
        <w:t>khó</w:t>
      </w:r>
      <w:proofErr w:type="spellEnd"/>
      <w:r w:rsidRPr="008B5108">
        <w:rPr>
          <w:snapToGrid/>
          <w:szCs w:val="26"/>
          <w:lang w:val="nl-NL"/>
        </w:rPr>
        <w:t xml:space="preserve"> </w:t>
      </w:r>
      <w:proofErr w:type="spellStart"/>
      <w:r w:rsidRPr="008B5108">
        <w:rPr>
          <w:snapToGrid/>
          <w:szCs w:val="26"/>
          <w:lang w:val="nl-NL"/>
        </w:rPr>
        <w:t>khăn</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đầy</w:t>
      </w:r>
      <w:proofErr w:type="spellEnd"/>
      <w:r w:rsidRPr="008B5108">
        <w:rPr>
          <w:snapToGrid/>
          <w:szCs w:val="26"/>
          <w:lang w:val="nl-NL"/>
        </w:rPr>
        <w:t xml:space="preserve"> </w:t>
      </w:r>
      <w:proofErr w:type="spellStart"/>
      <w:r w:rsidRPr="008B5108">
        <w:rPr>
          <w:snapToGrid/>
          <w:szCs w:val="26"/>
          <w:lang w:val="nl-NL"/>
        </w:rPr>
        <w:t>đu</w:t>
      </w:r>
      <w:proofErr w:type="spellEnd"/>
      <w:r w:rsidRPr="008B5108">
        <w:rPr>
          <w:snapToGrid/>
          <w:szCs w:val="26"/>
          <w:lang w:val="nl-NL"/>
        </w:rPr>
        <w:t xml:space="preserve">̉, </w:t>
      </w:r>
      <w:proofErr w:type="spellStart"/>
      <w:r w:rsidRPr="008B5108">
        <w:rPr>
          <w:snapToGrid/>
          <w:szCs w:val="26"/>
          <w:lang w:val="nl-NL"/>
        </w:rPr>
        <w:t>liền</w:t>
      </w:r>
      <w:proofErr w:type="spellEnd"/>
      <w:r w:rsidRPr="008B5108">
        <w:rPr>
          <w:snapToGrid/>
          <w:szCs w:val="26"/>
          <w:lang w:val="nl-NL"/>
        </w:rPr>
        <w:t xml:space="preserve"> </w:t>
      </w:r>
      <w:proofErr w:type="spellStart"/>
      <w:r w:rsidRPr="008B5108">
        <w:rPr>
          <w:snapToGrid/>
          <w:szCs w:val="26"/>
          <w:lang w:val="nl-NL"/>
        </w:rPr>
        <w:t>mạch</w:t>
      </w:r>
      <w:proofErr w:type="spellEnd"/>
    </w:p>
    <w:p w14:paraId="3C46D960"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việc</w:t>
      </w:r>
      <w:proofErr w:type="spellEnd"/>
      <w:r w:rsidRPr="008B5108">
        <w:rPr>
          <w:snapToGrid/>
          <w:szCs w:val="26"/>
          <w:lang w:val="nl-NL"/>
        </w:rPr>
        <w:t xml:space="preserve"> </w:t>
      </w:r>
      <w:proofErr w:type="spellStart"/>
      <w:r w:rsidRPr="008B5108">
        <w:rPr>
          <w:snapToGrid/>
          <w:szCs w:val="26"/>
          <w:lang w:val="nl-NL"/>
        </w:rPr>
        <w:t>trong</w:t>
      </w:r>
      <w:proofErr w:type="spellEnd"/>
      <w:r w:rsidRPr="008B5108">
        <w:rPr>
          <w:snapToGrid/>
          <w:szCs w:val="26"/>
          <w:lang w:val="nl-NL"/>
        </w:rPr>
        <w:t xml:space="preserve"> 1 </w:t>
      </w:r>
      <w:proofErr w:type="spellStart"/>
      <w:r w:rsidRPr="008B5108">
        <w:rPr>
          <w:snapToGrid/>
          <w:szCs w:val="26"/>
          <w:lang w:val="nl-NL"/>
        </w:rPr>
        <w:t>cuộc</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nhiều</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diễn</w:t>
      </w:r>
      <w:proofErr w:type="spellEnd"/>
      <w:r w:rsidRPr="008B5108">
        <w:rPr>
          <w:snapToGrid/>
          <w:szCs w:val="26"/>
          <w:lang w:val="nl-NL"/>
        </w:rPr>
        <w:t xml:space="preserve"> ra </w:t>
      </w:r>
      <w:proofErr w:type="spellStart"/>
      <w:r w:rsidRPr="008B5108">
        <w:rPr>
          <w:snapToGrid/>
          <w:szCs w:val="26"/>
          <w:lang w:val="nl-NL"/>
        </w:rPr>
        <w:t>trong</w:t>
      </w:r>
      <w:proofErr w:type="spellEnd"/>
      <w:r w:rsidRPr="008B5108">
        <w:rPr>
          <w:snapToGrid/>
          <w:szCs w:val="26"/>
          <w:lang w:val="nl-NL"/>
        </w:rPr>
        <w:t xml:space="preserve"> </w:t>
      </w:r>
      <w:proofErr w:type="spellStart"/>
      <w:r w:rsidRPr="008B5108">
        <w:rPr>
          <w:snapToGrid/>
          <w:szCs w:val="26"/>
          <w:lang w:val="nl-NL"/>
        </w:rPr>
        <w:t>một</w:t>
      </w:r>
      <w:proofErr w:type="spellEnd"/>
      <w:r w:rsidRPr="008B5108">
        <w:rPr>
          <w:snapToGrid/>
          <w:szCs w:val="26"/>
          <w:lang w:val="nl-NL"/>
        </w:rPr>
        <w:t xml:space="preserve"> </w:t>
      </w:r>
      <w:proofErr w:type="spellStart"/>
      <w:r w:rsidRPr="008B5108">
        <w:rPr>
          <w:snapToGrid/>
          <w:szCs w:val="26"/>
          <w:lang w:val="nl-NL"/>
        </w:rPr>
        <w:t>khoảng</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gian</w:t>
      </w:r>
      <w:proofErr w:type="spellEnd"/>
      <w:r w:rsidRPr="008B5108">
        <w:rPr>
          <w:snapToGrid/>
          <w:szCs w:val="26"/>
          <w:lang w:val="nl-NL"/>
        </w:rPr>
        <w:t xml:space="preserve"> </w:t>
      </w:r>
      <w:proofErr w:type="spellStart"/>
      <w:r w:rsidRPr="008B5108">
        <w:rPr>
          <w:snapToGrid/>
          <w:szCs w:val="26"/>
          <w:lang w:val="nl-NL"/>
        </w:rPr>
        <w:t>ngắn</w:t>
      </w:r>
      <w:proofErr w:type="spellEnd"/>
      <w:r w:rsidRPr="008B5108">
        <w:rPr>
          <w:snapToGrid/>
          <w:szCs w:val="26"/>
          <w:lang w:val="nl-NL"/>
        </w:rPr>
        <w:t xml:space="preserve"> </w:t>
      </w:r>
      <w:proofErr w:type="spellStart"/>
      <w:r w:rsidRPr="008B5108">
        <w:rPr>
          <w:snapToGrid/>
          <w:szCs w:val="26"/>
          <w:lang w:val="nl-NL"/>
        </w:rPr>
        <w:t>dễ</w:t>
      </w:r>
      <w:proofErr w:type="spellEnd"/>
      <w:r w:rsidRPr="008B5108">
        <w:rPr>
          <w:snapToGrid/>
          <w:szCs w:val="26"/>
          <w:lang w:val="nl-NL"/>
        </w:rPr>
        <w:t xml:space="preserve"> </w:t>
      </w:r>
      <w:proofErr w:type="spellStart"/>
      <w:r w:rsidRPr="008B5108">
        <w:rPr>
          <w:snapToGrid/>
          <w:szCs w:val="26"/>
          <w:lang w:val="nl-NL"/>
        </w:rPr>
        <w:t>xảy</w:t>
      </w:r>
      <w:proofErr w:type="spellEnd"/>
      <w:r w:rsidRPr="008B5108">
        <w:rPr>
          <w:snapToGrid/>
          <w:szCs w:val="26"/>
          <w:lang w:val="nl-NL"/>
        </w:rPr>
        <w:t xml:space="preserve"> ra </w:t>
      </w:r>
      <w:proofErr w:type="spellStart"/>
      <w:r w:rsidRPr="008B5108">
        <w:rPr>
          <w:snapToGrid/>
          <w:szCs w:val="26"/>
          <w:lang w:val="nl-NL"/>
        </w:rPr>
        <w:t>sai</w:t>
      </w:r>
      <w:proofErr w:type="spellEnd"/>
      <w:r w:rsidRPr="008B5108">
        <w:rPr>
          <w:snapToGrid/>
          <w:szCs w:val="26"/>
          <w:lang w:val="nl-NL"/>
        </w:rPr>
        <w:t xml:space="preserve"> </w:t>
      </w:r>
      <w:proofErr w:type="spellStart"/>
      <w:r w:rsidRPr="008B5108">
        <w:rPr>
          <w:snapToGrid/>
          <w:szCs w:val="26"/>
          <w:lang w:val="nl-NL"/>
        </w:rPr>
        <w:t>sót</w:t>
      </w:r>
      <w:proofErr w:type="spellEnd"/>
      <w:r w:rsidRPr="008B5108">
        <w:rPr>
          <w:snapToGrid/>
          <w:szCs w:val="26"/>
          <w:lang w:val="nl-NL"/>
        </w:rPr>
        <w:t xml:space="preserve"> </w:t>
      </w:r>
      <w:proofErr w:type="spellStart"/>
      <w:r w:rsidRPr="008B5108">
        <w:rPr>
          <w:snapToGrid/>
          <w:szCs w:val="26"/>
          <w:lang w:val="nl-NL"/>
        </w:rPr>
        <w:t>trong</w:t>
      </w:r>
      <w:proofErr w:type="spellEnd"/>
      <w:r w:rsidRPr="008B5108">
        <w:rPr>
          <w:snapToGrid/>
          <w:szCs w:val="26"/>
          <w:lang w:val="nl-NL"/>
        </w:rPr>
        <w:t xml:space="preserve"> </w:t>
      </w:r>
      <w:proofErr w:type="spellStart"/>
      <w:r w:rsidRPr="008B5108">
        <w:rPr>
          <w:snapToGrid/>
          <w:szCs w:val="26"/>
          <w:lang w:val="nl-NL"/>
        </w:rPr>
        <w:t>quy</w:t>
      </w:r>
      <w:proofErr w:type="spellEnd"/>
      <w:r w:rsidRPr="008B5108">
        <w:rPr>
          <w:snapToGrid/>
          <w:szCs w:val="26"/>
          <w:lang w:val="nl-NL"/>
        </w:rPr>
        <w:t xml:space="preserve"> </w:t>
      </w:r>
      <w:proofErr w:type="spellStart"/>
      <w:r w:rsidRPr="008B5108">
        <w:rPr>
          <w:snapToGrid/>
          <w:szCs w:val="26"/>
          <w:lang w:val="nl-NL"/>
        </w:rPr>
        <w:t>trình</w:t>
      </w:r>
      <w:proofErr w:type="spellEnd"/>
      <w:r w:rsidRPr="008B5108">
        <w:rPr>
          <w:snapToGrid/>
          <w:szCs w:val="26"/>
          <w:lang w:val="nl-NL"/>
        </w:rPr>
        <w:t xml:space="preserve"> </w:t>
      </w:r>
      <w:proofErr w:type="spellStart"/>
      <w:r w:rsidRPr="008B5108">
        <w:rPr>
          <w:snapToGrid/>
          <w:szCs w:val="26"/>
          <w:lang w:val="nl-NL"/>
        </w:rPr>
        <w:t>thực</w:t>
      </w:r>
      <w:proofErr w:type="spellEnd"/>
      <w:r w:rsidRPr="008B5108">
        <w:rPr>
          <w:snapToGrid/>
          <w:szCs w:val="26"/>
          <w:lang w:val="nl-NL"/>
        </w:rPr>
        <w:t xml:space="preserve"> </w:t>
      </w:r>
      <w:proofErr w:type="spellStart"/>
      <w:r w:rsidRPr="008B5108">
        <w:rPr>
          <w:snapToGrid/>
          <w:szCs w:val="26"/>
          <w:lang w:val="nl-NL"/>
        </w:rPr>
        <w:t>hiện</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p>
    <w:p w14:paraId="050E1996"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Nhu</w:t>
      </w:r>
      <w:proofErr w:type="spellEnd"/>
      <w:r w:rsidRPr="008B5108">
        <w:rPr>
          <w:snapToGrid/>
          <w:szCs w:val="26"/>
          <w:lang w:val="nl-NL"/>
        </w:rPr>
        <w:t xml:space="preserve"> </w:t>
      </w:r>
      <w:proofErr w:type="spellStart"/>
      <w:r w:rsidRPr="008B5108">
        <w:rPr>
          <w:snapToGrid/>
          <w:szCs w:val="26"/>
          <w:lang w:val="nl-NL"/>
        </w:rPr>
        <w:t>cầu</w:t>
      </w:r>
      <w:proofErr w:type="spellEnd"/>
      <w:r w:rsidRPr="008B5108">
        <w:rPr>
          <w:snapToGrid/>
          <w:szCs w:val="26"/>
          <w:lang w:val="nl-NL"/>
        </w:rPr>
        <w:t xml:space="preserve"> </w:t>
      </w:r>
      <w:proofErr w:type="spellStart"/>
      <w:r w:rsidRPr="008B5108">
        <w:rPr>
          <w:snapToGrid/>
          <w:szCs w:val="26"/>
          <w:lang w:val="nl-NL"/>
        </w:rPr>
        <w:t>tổng</w:t>
      </w:r>
      <w:proofErr w:type="spellEnd"/>
      <w:r w:rsidRPr="008B5108">
        <w:rPr>
          <w:snapToGrid/>
          <w:szCs w:val="26"/>
          <w:lang w:val="nl-NL"/>
        </w:rPr>
        <w:t xml:space="preserve"> </w:t>
      </w:r>
      <w:proofErr w:type="spellStart"/>
      <w:r w:rsidRPr="008B5108">
        <w:rPr>
          <w:snapToGrid/>
          <w:szCs w:val="26"/>
          <w:lang w:val="nl-NL"/>
        </w:rPr>
        <w:t>hợp</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đưa</w:t>
      </w:r>
      <w:proofErr w:type="spellEnd"/>
      <w:r w:rsidRPr="008B5108">
        <w:rPr>
          <w:snapToGrid/>
          <w:szCs w:val="26"/>
          <w:lang w:val="nl-NL"/>
        </w:rPr>
        <w:t xml:space="preserve"> ra </w:t>
      </w:r>
      <w:proofErr w:type="spellStart"/>
      <w:r w:rsidRPr="008B5108">
        <w:rPr>
          <w:snapToGrid/>
          <w:szCs w:val="26"/>
          <w:lang w:val="nl-NL"/>
        </w:rPr>
        <w:t>kết</w:t>
      </w:r>
      <w:proofErr w:type="spellEnd"/>
      <w:r w:rsidRPr="008B5108">
        <w:rPr>
          <w:snapToGrid/>
          <w:szCs w:val="26"/>
          <w:lang w:val="nl-NL"/>
        </w:rPr>
        <w:t xml:space="preserve"> </w:t>
      </w:r>
      <w:proofErr w:type="spellStart"/>
      <w:r w:rsidRPr="008B5108">
        <w:rPr>
          <w:snapToGrid/>
          <w:szCs w:val="26"/>
          <w:lang w:val="nl-NL"/>
        </w:rPr>
        <w:t>quả</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nhanh</w:t>
      </w:r>
      <w:proofErr w:type="spellEnd"/>
      <w:r w:rsidRPr="008B5108">
        <w:rPr>
          <w:snapToGrid/>
          <w:szCs w:val="26"/>
          <w:lang w:val="nl-NL"/>
        </w:rPr>
        <w:t xml:space="preserve"> </w:t>
      </w:r>
      <w:proofErr w:type="spellStart"/>
      <w:r w:rsidRPr="008B5108">
        <w:rPr>
          <w:snapToGrid/>
          <w:szCs w:val="26"/>
          <w:lang w:val="nl-NL"/>
        </w:rPr>
        <w:t>nhưng</w:t>
      </w:r>
      <w:proofErr w:type="spellEnd"/>
      <w:r w:rsidRPr="008B5108">
        <w:rPr>
          <w:snapToGrid/>
          <w:szCs w:val="26"/>
          <w:lang w:val="nl-NL"/>
        </w:rPr>
        <w:t xml:space="preserve"> do </w:t>
      </w:r>
      <w:proofErr w:type="spellStart"/>
      <w:r w:rsidRPr="008B5108">
        <w:rPr>
          <w:snapToGrid/>
          <w:szCs w:val="26"/>
          <w:lang w:val="nl-NL"/>
        </w:rPr>
        <w:t>số</w:t>
      </w:r>
      <w:proofErr w:type="spellEnd"/>
      <w:r w:rsidRPr="008B5108">
        <w:rPr>
          <w:snapToGrid/>
          <w:szCs w:val="26"/>
          <w:lang w:val="nl-NL"/>
        </w:rPr>
        <w:t xml:space="preserve"> </w:t>
      </w:r>
      <w:proofErr w:type="spellStart"/>
      <w:r w:rsidRPr="008B5108">
        <w:rPr>
          <w:snapToGrid/>
          <w:szCs w:val="26"/>
          <w:lang w:val="nl-NL"/>
        </w:rPr>
        <w:t>liệu</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tập</w:t>
      </w:r>
      <w:proofErr w:type="spellEnd"/>
      <w:r w:rsidRPr="008B5108">
        <w:rPr>
          <w:snapToGrid/>
          <w:szCs w:val="26"/>
          <w:lang w:val="nl-NL"/>
        </w:rPr>
        <w:t xml:space="preserve"> </w:t>
      </w:r>
      <w:proofErr w:type="spellStart"/>
      <w:r w:rsidRPr="008B5108">
        <w:rPr>
          <w:snapToGrid/>
          <w:szCs w:val="26"/>
          <w:lang w:val="nl-NL"/>
        </w:rPr>
        <w:t>trung</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cập</w:t>
      </w:r>
      <w:proofErr w:type="spellEnd"/>
      <w:r w:rsidRPr="008B5108">
        <w:rPr>
          <w:snapToGrid/>
          <w:szCs w:val="26"/>
          <w:lang w:val="nl-NL"/>
        </w:rPr>
        <w:t xml:space="preserve"> </w:t>
      </w:r>
      <w:proofErr w:type="spellStart"/>
      <w:r w:rsidRPr="008B5108">
        <w:rPr>
          <w:snapToGrid/>
          <w:szCs w:val="26"/>
          <w:lang w:val="nl-NL"/>
        </w:rPr>
        <w:t>nhật</w:t>
      </w:r>
      <w:proofErr w:type="spellEnd"/>
      <w:r w:rsidRPr="008B5108">
        <w:rPr>
          <w:snapToGrid/>
          <w:szCs w:val="26"/>
          <w:lang w:val="nl-NL"/>
        </w:rPr>
        <w:t xml:space="preserve"> </w:t>
      </w:r>
      <w:proofErr w:type="spellStart"/>
      <w:r w:rsidRPr="008B5108">
        <w:rPr>
          <w:snapToGrid/>
          <w:szCs w:val="26"/>
          <w:lang w:val="nl-NL"/>
        </w:rPr>
        <w:t>tức</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nên</w:t>
      </w:r>
      <w:proofErr w:type="spellEnd"/>
      <w:r w:rsidRPr="008B5108">
        <w:rPr>
          <w:snapToGrid/>
          <w:szCs w:val="26"/>
          <w:lang w:val="nl-NL"/>
        </w:rPr>
        <w:t xml:space="preserve"> </w:t>
      </w:r>
      <w:proofErr w:type="spellStart"/>
      <w:r w:rsidRPr="008B5108">
        <w:rPr>
          <w:snapToGrid/>
          <w:szCs w:val="26"/>
          <w:lang w:val="nl-NL"/>
        </w:rPr>
        <w:t>mất</w:t>
      </w:r>
      <w:proofErr w:type="spellEnd"/>
      <w:r w:rsidRPr="008B5108">
        <w:rPr>
          <w:snapToGrid/>
          <w:szCs w:val="26"/>
          <w:lang w:val="nl-NL"/>
        </w:rPr>
        <w:t xml:space="preserve"> </w:t>
      </w:r>
      <w:proofErr w:type="spellStart"/>
      <w:r w:rsidRPr="008B5108">
        <w:rPr>
          <w:snapToGrid/>
          <w:szCs w:val="26"/>
          <w:lang w:val="nl-NL"/>
        </w:rPr>
        <w:t>nhiều</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gian</w:t>
      </w:r>
      <w:proofErr w:type="spellEnd"/>
      <w:r w:rsidRPr="008B5108">
        <w:rPr>
          <w:snapToGrid/>
          <w:szCs w:val="26"/>
          <w:lang w:val="nl-NL"/>
        </w:rPr>
        <w:t xml:space="preserve"> </w:t>
      </w:r>
      <w:proofErr w:type="spellStart"/>
      <w:r w:rsidRPr="008B5108">
        <w:rPr>
          <w:snapToGrid/>
          <w:szCs w:val="26"/>
          <w:lang w:val="nl-NL"/>
        </w:rPr>
        <w:t>để</w:t>
      </w:r>
      <w:proofErr w:type="spellEnd"/>
      <w:r w:rsidRPr="008B5108">
        <w:rPr>
          <w:snapToGrid/>
          <w:szCs w:val="26"/>
          <w:lang w:val="nl-NL"/>
        </w:rPr>
        <w:t xml:space="preserve"> </w:t>
      </w:r>
      <w:proofErr w:type="spellStart"/>
      <w:r w:rsidRPr="008B5108">
        <w:rPr>
          <w:snapToGrid/>
          <w:szCs w:val="26"/>
          <w:lang w:val="nl-NL"/>
        </w:rPr>
        <w:t>tạo</w:t>
      </w:r>
      <w:proofErr w:type="spellEnd"/>
      <w:r w:rsidRPr="008B5108">
        <w:rPr>
          <w:snapToGrid/>
          <w:szCs w:val="26"/>
          <w:lang w:val="nl-NL"/>
        </w:rPr>
        <w:t xml:space="preserve"> </w:t>
      </w:r>
      <w:proofErr w:type="spellStart"/>
      <w:r w:rsidRPr="008B5108">
        <w:rPr>
          <w:snapToGrid/>
          <w:szCs w:val="26"/>
          <w:lang w:val="nl-NL"/>
        </w:rPr>
        <w:t>báo</w:t>
      </w:r>
      <w:proofErr w:type="spellEnd"/>
      <w:r w:rsidRPr="008B5108">
        <w:rPr>
          <w:snapToGrid/>
          <w:szCs w:val="26"/>
          <w:lang w:val="nl-NL"/>
        </w:rPr>
        <w:t xml:space="preserve"> cáo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p>
    <w:p w14:paraId="4074C12C" w14:textId="08F83D94" w:rsidR="001475A4" w:rsidRPr="008315C8" w:rsidRDefault="001F5156" w:rsidP="001F5156">
      <w:pPr>
        <w:textAlignment w:val="center"/>
        <w:rPr>
          <w:szCs w:val="26"/>
          <w:lang w:val="nl-NL"/>
        </w:rPr>
      </w:pPr>
      <w:r w:rsidRPr="008B5108">
        <w:rPr>
          <w:szCs w:val="26"/>
          <w:lang w:val="nl-NL"/>
        </w:rPr>
        <w:sym w:font="Wingdings" w:char="F0E0"/>
      </w:r>
      <w:r w:rsidRPr="008B5108">
        <w:rPr>
          <w:szCs w:val="26"/>
          <w:lang w:val="nl-NL"/>
        </w:rPr>
        <w:t xml:space="preserve"> </w:t>
      </w:r>
      <w:proofErr w:type="spellStart"/>
      <w:r w:rsidRPr="008B5108">
        <w:rPr>
          <w:b/>
          <w:i/>
          <w:szCs w:val="26"/>
          <w:lang w:val="nl-NL"/>
        </w:rPr>
        <w:t>Đặt</w:t>
      </w:r>
      <w:proofErr w:type="spellEnd"/>
      <w:r w:rsidRPr="008B5108">
        <w:rPr>
          <w:b/>
          <w:i/>
          <w:szCs w:val="26"/>
          <w:lang w:val="nl-NL"/>
        </w:rPr>
        <w:t xml:space="preserve"> ra </w:t>
      </w:r>
      <w:proofErr w:type="spellStart"/>
      <w:r w:rsidRPr="008B5108">
        <w:rPr>
          <w:b/>
          <w:i/>
          <w:szCs w:val="26"/>
          <w:lang w:val="nl-NL"/>
        </w:rPr>
        <w:t>nhu</w:t>
      </w:r>
      <w:proofErr w:type="spellEnd"/>
      <w:r w:rsidRPr="008B5108">
        <w:rPr>
          <w:b/>
          <w:i/>
          <w:szCs w:val="26"/>
          <w:lang w:val="nl-NL"/>
        </w:rPr>
        <w:t xml:space="preserve"> </w:t>
      </w:r>
      <w:proofErr w:type="spellStart"/>
      <w:r w:rsidRPr="008B5108">
        <w:rPr>
          <w:b/>
          <w:i/>
          <w:szCs w:val="26"/>
          <w:lang w:val="nl-NL"/>
        </w:rPr>
        <w:t>cầu</w:t>
      </w:r>
      <w:proofErr w:type="spellEnd"/>
      <w:r w:rsidRPr="008B5108">
        <w:rPr>
          <w:b/>
          <w:i/>
          <w:szCs w:val="26"/>
          <w:lang w:val="nl-NL"/>
        </w:rPr>
        <w:t xml:space="preserve"> </w:t>
      </w:r>
      <w:proofErr w:type="spellStart"/>
      <w:r w:rsidRPr="008B5108">
        <w:rPr>
          <w:b/>
          <w:i/>
          <w:szCs w:val="26"/>
          <w:lang w:val="nl-NL"/>
        </w:rPr>
        <w:t>về</w:t>
      </w:r>
      <w:proofErr w:type="spellEnd"/>
      <w:r w:rsidRPr="008B5108">
        <w:rPr>
          <w:b/>
          <w:i/>
          <w:szCs w:val="26"/>
          <w:lang w:val="nl-NL"/>
        </w:rPr>
        <w:t xml:space="preserve"> </w:t>
      </w:r>
      <w:proofErr w:type="spellStart"/>
      <w:r w:rsidRPr="008B5108">
        <w:rPr>
          <w:b/>
          <w:i/>
          <w:szCs w:val="26"/>
          <w:lang w:val="nl-NL"/>
        </w:rPr>
        <w:t>một</w:t>
      </w:r>
      <w:proofErr w:type="spellEnd"/>
      <w:r w:rsidRPr="008B5108">
        <w:rPr>
          <w:b/>
          <w:i/>
          <w:szCs w:val="26"/>
          <w:lang w:val="nl-NL"/>
        </w:rPr>
        <w:t xml:space="preserve"> </w:t>
      </w:r>
      <w:proofErr w:type="spellStart"/>
      <w:r w:rsidRPr="008B5108">
        <w:rPr>
          <w:b/>
          <w:i/>
          <w:szCs w:val="26"/>
          <w:lang w:val="nl-NL"/>
        </w:rPr>
        <w:t>phần</w:t>
      </w:r>
      <w:proofErr w:type="spellEnd"/>
      <w:r w:rsidRPr="008B5108">
        <w:rPr>
          <w:b/>
          <w:i/>
          <w:szCs w:val="26"/>
          <w:lang w:val="nl-NL"/>
        </w:rPr>
        <w:t xml:space="preserve"> </w:t>
      </w:r>
      <w:proofErr w:type="spellStart"/>
      <w:r w:rsidRPr="008B5108">
        <w:rPr>
          <w:b/>
          <w:i/>
          <w:szCs w:val="26"/>
          <w:lang w:val="nl-NL"/>
        </w:rPr>
        <w:t>mềm</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nội</w:t>
      </w:r>
      <w:proofErr w:type="spellEnd"/>
      <w:r w:rsidRPr="008B5108">
        <w:rPr>
          <w:b/>
          <w:i/>
          <w:szCs w:val="26"/>
          <w:lang w:val="nl-NL"/>
        </w:rPr>
        <w:t xml:space="preserve"> </w:t>
      </w:r>
      <w:proofErr w:type="spellStart"/>
      <w:r w:rsidRPr="008B5108">
        <w:rPr>
          <w:b/>
          <w:i/>
          <w:szCs w:val="26"/>
          <w:lang w:val="nl-NL"/>
        </w:rPr>
        <w:t>bộ</w:t>
      </w:r>
      <w:proofErr w:type="spellEnd"/>
      <w:r w:rsidRPr="008B5108">
        <w:rPr>
          <w:b/>
          <w:i/>
          <w:szCs w:val="26"/>
          <w:lang w:val="nl-NL"/>
        </w:rPr>
        <w:t xml:space="preserve"> </w:t>
      </w:r>
      <w:proofErr w:type="spellStart"/>
      <w:r w:rsidRPr="008B5108">
        <w:rPr>
          <w:b/>
          <w:i/>
          <w:szCs w:val="26"/>
          <w:lang w:val="nl-NL"/>
        </w:rPr>
        <w:t>giúp</w:t>
      </w:r>
      <w:proofErr w:type="spellEnd"/>
      <w:r w:rsidRPr="008B5108">
        <w:rPr>
          <w:b/>
          <w:i/>
          <w:szCs w:val="26"/>
          <w:lang w:val="nl-NL"/>
        </w:rPr>
        <w:t xml:space="preserve"> </w:t>
      </w:r>
      <w:proofErr w:type="spellStart"/>
      <w:r w:rsidRPr="008B5108">
        <w:rPr>
          <w:b/>
          <w:i/>
          <w:szCs w:val="26"/>
          <w:lang w:val="nl-NL"/>
        </w:rPr>
        <w:t>theo</w:t>
      </w:r>
      <w:proofErr w:type="spellEnd"/>
      <w:r w:rsidRPr="008B5108">
        <w:rPr>
          <w:b/>
          <w:i/>
          <w:szCs w:val="26"/>
          <w:lang w:val="nl-NL"/>
        </w:rPr>
        <w:t xml:space="preserve"> </w:t>
      </w:r>
      <w:proofErr w:type="spellStart"/>
      <w:r w:rsidRPr="008B5108">
        <w:rPr>
          <w:b/>
          <w:i/>
          <w:szCs w:val="26"/>
          <w:lang w:val="nl-NL"/>
        </w:rPr>
        <w:t>dõi</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việc</w:t>
      </w:r>
      <w:proofErr w:type="spellEnd"/>
      <w:r w:rsidRPr="008B5108">
        <w:rPr>
          <w:b/>
          <w:i/>
          <w:szCs w:val="26"/>
          <w:lang w:val="nl-NL"/>
        </w:rPr>
        <w:t xml:space="preserve"> </w:t>
      </w:r>
      <w:proofErr w:type="spellStart"/>
      <w:r w:rsidRPr="008B5108">
        <w:rPr>
          <w:b/>
          <w:i/>
          <w:szCs w:val="26"/>
          <w:lang w:val="nl-NL"/>
        </w:rPr>
        <w:t>trong</w:t>
      </w:r>
      <w:proofErr w:type="spellEnd"/>
      <w:r w:rsidRPr="008B5108">
        <w:rPr>
          <w:b/>
          <w:i/>
          <w:szCs w:val="26"/>
          <w:lang w:val="nl-NL"/>
        </w:rPr>
        <w:t xml:space="preserve"> 1 </w:t>
      </w:r>
      <w:proofErr w:type="spellStart"/>
      <w:r w:rsidRPr="008B5108">
        <w:rPr>
          <w:b/>
          <w:i/>
          <w:szCs w:val="26"/>
          <w:lang w:val="nl-NL"/>
        </w:rPr>
        <w:t>cuộc</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giảm</w:t>
      </w:r>
      <w:proofErr w:type="spellEnd"/>
      <w:r w:rsidRPr="008B5108">
        <w:rPr>
          <w:b/>
          <w:i/>
          <w:szCs w:val="26"/>
          <w:lang w:val="nl-NL"/>
        </w:rPr>
        <w:t xml:space="preserve"> </w:t>
      </w:r>
      <w:proofErr w:type="spellStart"/>
      <w:r w:rsidRPr="008B5108">
        <w:rPr>
          <w:b/>
          <w:i/>
          <w:szCs w:val="26"/>
          <w:lang w:val="nl-NL"/>
        </w:rPr>
        <w:t>các</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việc</w:t>
      </w:r>
      <w:proofErr w:type="spellEnd"/>
      <w:r w:rsidRPr="008B5108">
        <w:rPr>
          <w:b/>
          <w:i/>
          <w:szCs w:val="26"/>
          <w:lang w:val="nl-NL"/>
        </w:rPr>
        <w:t xml:space="preserve"> </w:t>
      </w:r>
      <w:proofErr w:type="spellStart"/>
      <w:r w:rsidRPr="008B5108">
        <w:rPr>
          <w:b/>
          <w:i/>
          <w:szCs w:val="26"/>
          <w:lang w:val="nl-NL"/>
        </w:rPr>
        <w:t>thủ</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của</w:t>
      </w:r>
      <w:proofErr w:type="spellEnd"/>
      <w:r w:rsidRPr="008B5108">
        <w:rPr>
          <w:b/>
          <w:i/>
          <w:szCs w:val="26"/>
          <w:lang w:val="nl-NL"/>
        </w:rPr>
        <w:t xml:space="preserve"> KTV, </w:t>
      </w:r>
      <w:proofErr w:type="spellStart"/>
      <w:r w:rsidRPr="008B5108">
        <w:rPr>
          <w:b/>
          <w:i/>
          <w:szCs w:val="26"/>
          <w:lang w:val="nl-NL"/>
        </w:rPr>
        <w:t>hỗ</w:t>
      </w:r>
      <w:proofErr w:type="spellEnd"/>
      <w:r w:rsidRPr="008B5108">
        <w:rPr>
          <w:b/>
          <w:i/>
          <w:szCs w:val="26"/>
          <w:lang w:val="nl-NL"/>
        </w:rPr>
        <w:t xml:space="preserve"> </w:t>
      </w:r>
      <w:proofErr w:type="spellStart"/>
      <w:r w:rsidRPr="008B5108">
        <w:rPr>
          <w:b/>
          <w:i/>
          <w:szCs w:val="26"/>
          <w:lang w:val="nl-NL"/>
        </w:rPr>
        <w:t>trợ</w:t>
      </w:r>
      <w:proofErr w:type="spellEnd"/>
      <w:r w:rsidRPr="008B5108">
        <w:rPr>
          <w:b/>
          <w:i/>
          <w:szCs w:val="26"/>
          <w:lang w:val="nl-NL"/>
        </w:rPr>
        <w:t xml:space="preserve"> </w:t>
      </w:r>
      <w:proofErr w:type="spellStart"/>
      <w:r w:rsidRPr="008B5108">
        <w:rPr>
          <w:b/>
          <w:i/>
          <w:szCs w:val="26"/>
          <w:lang w:val="nl-NL"/>
        </w:rPr>
        <w:t>quản</w:t>
      </w:r>
      <w:proofErr w:type="spellEnd"/>
      <w:r w:rsidRPr="008B5108">
        <w:rPr>
          <w:b/>
          <w:i/>
          <w:szCs w:val="26"/>
          <w:lang w:val="nl-NL"/>
        </w:rPr>
        <w:t xml:space="preserve"> </w:t>
      </w:r>
      <w:proofErr w:type="spellStart"/>
      <w:r w:rsidRPr="008B5108">
        <w:rPr>
          <w:b/>
          <w:i/>
          <w:szCs w:val="26"/>
          <w:lang w:val="nl-NL"/>
        </w:rPr>
        <w:t>lý</w:t>
      </w:r>
      <w:proofErr w:type="spellEnd"/>
      <w:r w:rsidRPr="008B5108">
        <w:rPr>
          <w:b/>
          <w:i/>
          <w:szCs w:val="26"/>
          <w:lang w:val="nl-NL"/>
        </w:rPr>
        <w:t xml:space="preserve"> </w:t>
      </w:r>
      <w:proofErr w:type="spellStart"/>
      <w:r w:rsidRPr="008B5108">
        <w:rPr>
          <w:b/>
          <w:i/>
          <w:szCs w:val="26"/>
          <w:lang w:val="nl-NL"/>
        </w:rPr>
        <w:t>thông</w:t>
      </w:r>
      <w:proofErr w:type="spellEnd"/>
      <w:r w:rsidRPr="008B5108">
        <w:rPr>
          <w:b/>
          <w:i/>
          <w:szCs w:val="26"/>
          <w:lang w:val="nl-NL"/>
        </w:rPr>
        <w:t xml:space="preserve"> tin </w:t>
      </w:r>
      <w:proofErr w:type="spellStart"/>
      <w:r w:rsidRPr="008B5108">
        <w:rPr>
          <w:b/>
          <w:i/>
          <w:szCs w:val="26"/>
          <w:lang w:val="nl-NL"/>
        </w:rPr>
        <w:t>tập</w:t>
      </w:r>
      <w:proofErr w:type="spellEnd"/>
      <w:r w:rsidRPr="008B5108">
        <w:rPr>
          <w:b/>
          <w:i/>
          <w:szCs w:val="26"/>
          <w:lang w:val="nl-NL"/>
        </w:rPr>
        <w:t xml:space="preserve"> </w:t>
      </w:r>
      <w:proofErr w:type="spellStart"/>
      <w:r w:rsidRPr="008B5108">
        <w:rPr>
          <w:b/>
          <w:i/>
          <w:szCs w:val="26"/>
          <w:lang w:val="nl-NL"/>
        </w:rPr>
        <w:t>trung</w:t>
      </w:r>
      <w:proofErr w:type="spellEnd"/>
      <w:r w:rsidRPr="008B5108">
        <w:rPr>
          <w:b/>
          <w:i/>
          <w:szCs w:val="26"/>
          <w:lang w:val="nl-NL"/>
        </w:rPr>
        <w:t xml:space="preserve">, </w:t>
      </w:r>
      <w:proofErr w:type="spellStart"/>
      <w:r w:rsidRPr="008B5108">
        <w:rPr>
          <w:b/>
          <w:i/>
          <w:szCs w:val="26"/>
          <w:lang w:val="nl-NL"/>
        </w:rPr>
        <w:t>cập</w:t>
      </w:r>
      <w:proofErr w:type="spellEnd"/>
      <w:r w:rsidRPr="008B5108">
        <w:rPr>
          <w:b/>
          <w:i/>
          <w:szCs w:val="26"/>
          <w:lang w:val="nl-NL"/>
        </w:rPr>
        <w:t xml:space="preserve"> </w:t>
      </w:r>
      <w:proofErr w:type="spellStart"/>
      <w:r w:rsidRPr="008B5108">
        <w:rPr>
          <w:b/>
          <w:i/>
          <w:szCs w:val="26"/>
          <w:lang w:val="nl-NL"/>
        </w:rPr>
        <w:t>nhật</w:t>
      </w:r>
      <w:proofErr w:type="spellEnd"/>
      <w:r w:rsidRPr="008B5108">
        <w:rPr>
          <w:b/>
          <w:i/>
          <w:szCs w:val="26"/>
          <w:lang w:val="nl-NL"/>
        </w:rPr>
        <w:t xml:space="preserve"> </w:t>
      </w:r>
      <w:proofErr w:type="spellStart"/>
      <w:r w:rsidRPr="008B5108">
        <w:rPr>
          <w:b/>
          <w:i/>
          <w:szCs w:val="26"/>
          <w:lang w:val="nl-NL"/>
        </w:rPr>
        <w:t>để</w:t>
      </w:r>
      <w:proofErr w:type="spellEnd"/>
      <w:r w:rsidRPr="008B5108">
        <w:rPr>
          <w:b/>
          <w:i/>
          <w:szCs w:val="26"/>
          <w:lang w:val="nl-NL"/>
        </w:rPr>
        <w:t xml:space="preserve"> </w:t>
      </w:r>
      <w:proofErr w:type="spellStart"/>
      <w:r w:rsidRPr="008B5108">
        <w:rPr>
          <w:b/>
          <w:i/>
          <w:szCs w:val="26"/>
          <w:lang w:val="nl-NL"/>
        </w:rPr>
        <w:t>luôn</w:t>
      </w:r>
      <w:proofErr w:type="spellEnd"/>
      <w:r w:rsidRPr="008B5108">
        <w:rPr>
          <w:b/>
          <w:i/>
          <w:szCs w:val="26"/>
          <w:lang w:val="nl-NL"/>
        </w:rPr>
        <w:t xml:space="preserve"> </w:t>
      </w:r>
      <w:proofErr w:type="spellStart"/>
      <w:r w:rsidRPr="008B5108">
        <w:rPr>
          <w:b/>
          <w:i/>
          <w:szCs w:val="26"/>
          <w:lang w:val="nl-NL"/>
        </w:rPr>
        <w:t>sẵn</w:t>
      </w:r>
      <w:proofErr w:type="spellEnd"/>
      <w:r w:rsidRPr="008B5108">
        <w:rPr>
          <w:b/>
          <w:i/>
          <w:szCs w:val="26"/>
          <w:lang w:val="nl-NL"/>
        </w:rPr>
        <w:t xml:space="preserve"> </w:t>
      </w:r>
      <w:proofErr w:type="spellStart"/>
      <w:r w:rsidRPr="008B5108">
        <w:rPr>
          <w:b/>
          <w:i/>
          <w:szCs w:val="26"/>
          <w:lang w:val="nl-NL"/>
        </w:rPr>
        <w:t>sàng</w:t>
      </w:r>
      <w:proofErr w:type="spellEnd"/>
      <w:r w:rsidRPr="008B5108">
        <w:rPr>
          <w:b/>
          <w:i/>
          <w:szCs w:val="26"/>
          <w:lang w:val="nl-NL"/>
        </w:rPr>
        <w:t xml:space="preserve"> </w:t>
      </w:r>
      <w:proofErr w:type="spellStart"/>
      <w:r w:rsidRPr="008B5108">
        <w:rPr>
          <w:b/>
          <w:i/>
          <w:szCs w:val="26"/>
          <w:lang w:val="nl-NL"/>
        </w:rPr>
        <w:t>cung</w:t>
      </w:r>
      <w:proofErr w:type="spellEnd"/>
      <w:r w:rsidRPr="008B5108">
        <w:rPr>
          <w:b/>
          <w:i/>
          <w:szCs w:val="26"/>
          <w:lang w:val="nl-NL"/>
        </w:rPr>
        <w:t xml:space="preserve"> </w:t>
      </w:r>
      <w:proofErr w:type="spellStart"/>
      <w:r w:rsidRPr="008B5108">
        <w:rPr>
          <w:b/>
          <w:i/>
          <w:szCs w:val="26"/>
          <w:lang w:val="nl-NL"/>
        </w:rPr>
        <w:t>cấp</w:t>
      </w:r>
      <w:proofErr w:type="spellEnd"/>
      <w:r w:rsidRPr="008B5108">
        <w:rPr>
          <w:b/>
          <w:i/>
          <w:szCs w:val="26"/>
          <w:lang w:val="nl-NL"/>
        </w:rPr>
        <w:t xml:space="preserve"> </w:t>
      </w:r>
      <w:proofErr w:type="spellStart"/>
      <w:r w:rsidRPr="008B5108">
        <w:rPr>
          <w:b/>
          <w:i/>
          <w:szCs w:val="26"/>
          <w:lang w:val="nl-NL"/>
        </w:rPr>
        <w:t>số</w:t>
      </w:r>
      <w:proofErr w:type="spellEnd"/>
      <w:r w:rsidRPr="008B5108">
        <w:rPr>
          <w:b/>
          <w:i/>
          <w:szCs w:val="26"/>
          <w:lang w:val="nl-NL"/>
        </w:rPr>
        <w:t xml:space="preserve"> </w:t>
      </w:r>
      <w:proofErr w:type="spellStart"/>
      <w:r w:rsidRPr="008B5108">
        <w:rPr>
          <w:b/>
          <w:i/>
          <w:szCs w:val="26"/>
          <w:lang w:val="nl-NL"/>
        </w:rPr>
        <w:t>liệu</w:t>
      </w:r>
      <w:proofErr w:type="spellEnd"/>
      <w:r w:rsidRPr="008B5108">
        <w:rPr>
          <w:b/>
          <w:i/>
          <w:szCs w:val="26"/>
          <w:lang w:val="nl-NL"/>
        </w:rPr>
        <w:t xml:space="preserve"> </w:t>
      </w:r>
      <w:proofErr w:type="spellStart"/>
      <w:r w:rsidRPr="008B5108">
        <w:rPr>
          <w:b/>
          <w:i/>
          <w:szCs w:val="26"/>
          <w:lang w:val="nl-NL"/>
        </w:rPr>
        <w:t>mới</w:t>
      </w:r>
      <w:proofErr w:type="spellEnd"/>
      <w:r w:rsidRPr="008B5108">
        <w:rPr>
          <w:b/>
          <w:i/>
          <w:szCs w:val="26"/>
          <w:lang w:val="nl-NL"/>
        </w:rPr>
        <w:t xml:space="preserve"> </w:t>
      </w:r>
      <w:proofErr w:type="spellStart"/>
      <w:r w:rsidRPr="008B5108">
        <w:rPr>
          <w:b/>
          <w:i/>
          <w:szCs w:val="26"/>
          <w:lang w:val="nl-NL"/>
        </w:rPr>
        <w:t>nhất</w:t>
      </w:r>
      <w:proofErr w:type="spellEnd"/>
      <w:r w:rsidRPr="008B5108">
        <w:rPr>
          <w:b/>
          <w:i/>
          <w:szCs w:val="26"/>
          <w:lang w:val="nl-NL"/>
        </w:rPr>
        <w:t xml:space="preserve"> </w:t>
      </w:r>
      <w:proofErr w:type="spellStart"/>
      <w:r w:rsidRPr="008B5108">
        <w:rPr>
          <w:b/>
          <w:i/>
          <w:szCs w:val="26"/>
          <w:lang w:val="nl-NL"/>
        </w:rPr>
        <w:t>về</w:t>
      </w:r>
      <w:proofErr w:type="spellEnd"/>
      <w:r w:rsidRPr="008B5108">
        <w:rPr>
          <w:b/>
          <w:i/>
          <w:szCs w:val="26"/>
          <w:lang w:val="nl-NL"/>
        </w:rPr>
        <w:t xml:space="preserve"> </w:t>
      </w:r>
      <w:proofErr w:type="spellStart"/>
      <w:r w:rsidRPr="008B5108">
        <w:rPr>
          <w:b/>
          <w:i/>
          <w:szCs w:val="26"/>
          <w:lang w:val="nl-NL"/>
        </w:rPr>
        <w:t>hoạt</w:t>
      </w:r>
      <w:proofErr w:type="spellEnd"/>
      <w:r w:rsidRPr="008B5108">
        <w:rPr>
          <w:b/>
          <w:i/>
          <w:szCs w:val="26"/>
          <w:lang w:val="nl-NL"/>
        </w:rPr>
        <w:t xml:space="preserve"> </w:t>
      </w:r>
      <w:proofErr w:type="spellStart"/>
      <w:r w:rsidRPr="008B5108">
        <w:rPr>
          <w:b/>
          <w:i/>
          <w:szCs w:val="26"/>
          <w:lang w:val="nl-NL"/>
        </w:rPr>
        <w:t>động</w:t>
      </w:r>
      <w:proofErr w:type="spellEnd"/>
      <w:r w:rsidRPr="008B5108">
        <w:rPr>
          <w:b/>
          <w:i/>
          <w:szCs w:val="26"/>
          <w:lang w:val="nl-NL"/>
        </w:rPr>
        <w:t xml:space="preserve">, </w:t>
      </w:r>
      <w:proofErr w:type="spellStart"/>
      <w:r w:rsidRPr="008B5108">
        <w:rPr>
          <w:b/>
          <w:i/>
          <w:szCs w:val="26"/>
          <w:lang w:val="nl-NL"/>
        </w:rPr>
        <w:t>kết</w:t>
      </w:r>
      <w:proofErr w:type="spellEnd"/>
      <w:r w:rsidRPr="008B5108">
        <w:rPr>
          <w:b/>
          <w:i/>
          <w:szCs w:val="26"/>
          <w:lang w:val="nl-NL"/>
        </w:rPr>
        <w:t xml:space="preserve"> </w:t>
      </w:r>
      <w:proofErr w:type="spellStart"/>
      <w:r w:rsidRPr="008B5108">
        <w:rPr>
          <w:b/>
          <w:i/>
          <w:szCs w:val="26"/>
          <w:lang w:val="nl-NL"/>
        </w:rPr>
        <w:t>quả</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nội</w:t>
      </w:r>
      <w:proofErr w:type="spellEnd"/>
      <w:r w:rsidRPr="008B5108">
        <w:rPr>
          <w:b/>
          <w:i/>
          <w:szCs w:val="26"/>
          <w:lang w:val="nl-NL"/>
        </w:rPr>
        <w:t xml:space="preserve"> </w:t>
      </w:r>
      <w:proofErr w:type="spellStart"/>
      <w:r w:rsidRPr="008B5108">
        <w:rPr>
          <w:b/>
          <w:i/>
          <w:szCs w:val="26"/>
          <w:lang w:val="nl-NL"/>
        </w:rPr>
        <w:t>bộ</w:t>
      </w:r>
      <w:proofErr w:type="spellEnd"/>
      <w:r w:rsidRPr="008B5108">
        <w:rPr>
          <w:b/>
          <w:i/>
          <w:szCs w:val="26"/>
          <w:lang w:val="nl-NL"/>
        </w:rPr>
        <w:t xml:space="preserve"> </w:t>
      </w:r>
      <w:proofErr w:type="spellStart"/>
      <w:r w:rsidRPr="008B5108">
        <w:rPr>
          <w:b/>
          <w:i/>
          <w:szCs w:val="26"/>
          <w:lang w:val="nl-NL"/>
        </w:rPr>
        <w:t>và</w:t>
      </w:r>
      <w:proofErr w:type="spellEnd"/>
      <w:r w:rsidRPr="008B5108">
        <w:rPr>
          <w:b/>
          <w:i/>
          <w:szCs w:val="26"/>
          <w:lang w:val="nl-NL"/>
        </w:rPr>
        <w:t xml:space="preserve"> </w:t>
      </w:r>
      <w:proofErr w:type="spellStart"/>
      <w:r w:rsidRPr="008B5108">
        <w:rPr>
          <w:b/>
          <w:i/>
          <w:szCs w:val="26"/>
          <w:lang w:val="nl-NL"/>
        </w:rPr>
        <w:t>báo</w:t>
      </w:r>
      <w:proofErr w:type="spellEnd"/>
      <w:r w:rsidRPr="008B5108">
        <w:rPr>
          <w:b/>
          <w:i/>
          <w:szCs w:val="26"/>
          <w:lang w:val="nl-NL"/>
        </w:rPr>
        <w:t xml:space="preserve"> cáo </w:t>
      </w:r>
      <w:proofErr w:type="spellStart"/>
      <w:r w:rsidRPr="008B5108">
        <w:rPr>
          <w:b/>
          <w:i/>
          <w:szCs w:val="26"/>
          <w:lang w:val="nl-NL"/>
        </w:rPr>
        <w:t>cho</w:t>
      </w:r>
      <w:proofErr w:type="spellEnd"/>
      <w:r w:rsidRPr="008B5108">
        <w:rPr>
          <w:b/>
          <w:i/>
          <w:szCs w:val="26"/>
          <w:lang w:val="nl-NL"/>
        </w:rPr>
        <w:t xml:space="preserve"> </w:t>
      </w:r>
      <w:proofErr w:type="spellStart"/>
      <w:r w:rsidRPr="008B5108">
        <w:rPr>
          <w:b/>
          <w:i/>
          <w:szCs w:val="26"/>
          <w:lang w:val="nl-NL"/>
        </w:rPr>
        <w:t>các</w:t>
      </w:r>
      <w:proofErr w:type="spellEnd"/>
      <w:r w:rsidRPr="008B5108">
        <w:rPr>
          <w:b/>
          <w:i/>
          <w:szCs w:val="26"/>
          <w:lang w:val="nl-NL"/>
        </w:rPr>
        <w:t xml:space="preserve"> </w:t>
      </w:r>
      <w:proofErr w:type="spellStart"/>
      <w:r w:rsidRPr="008B5108">
        <w:rPr>
          <w:b/>
          <w:i/>
          <w:szCs w:val="26"/>
          <w:lang w:val="nl-NL"/>
        </w:rPr>
        <w:t>cấp</w:t>
      </w:r>
      <w:proofErr w:type="spellEnd"/>
      <w:r w:rsidRPr="008B5108">
        <w:rPr>
          <w:b/>
          <w:i/>
          <w:szCs w:val="26"/>
          <w:lang w:val="nl-NL"/>
        </w:rPr>
        <w:t xml:space="preserve"> </w:t>
      </w:r>
      <w:proofErr w:type="spellStart"/>
      <w:r w:rsidRPr="008B5108">
        <w:rPr>
          <w:b/>
          <w:i/>
          <w:szCs w:val="26"/>
          <w:lang w:val="nl-NL"/>
        </w:rPr>
        <w:t>lãnh</w:t>
      </w:r>
      <w:proofErr w:type="spellEnd"/>
      <w:r w:rsidRPr="008B5108">
        <w:rPr>
          <w:b/>
          <w:i/>
          <w:szCs w:val="26"/>
          <w:lang w:val="nl-NL"/>
        </w:rPr>
        <w:t xml:space="preserve"> </w:t>
      </w:r>
      <w:proofErr w:type="spellStart"/>
      <w:r w:rsidRPr="008B5108">
        <w:rPr>
          <w:b/>
          <w:i/>
          <w:szCs w:val="26"/>
          <w:lang w:val="nl-NL"/>
        </w:rPr>
        <w:t>đạo</w:t>
      </w:r>
      <w:proofErr w:type="spellEnd"/>
    </w:p>
    <w:p w14:paraId="5A2394AB" w14:textId="6487B9A0" w:rsidR="002D3DB3" w:rsidRPr="009B7248" w:rsidRDefault="006B2CCB" w:rsidP="00403F03">
      <w:pPr>
        <w:pStyle w:val="tvHeading1"/>
        <w:numPr>
          <w:ilvl w:val="0"/>
          <w:numId w:val="20"/>
        </w:numPr>
      </w:pPr>
      <w:bookmarkStart w:id="27" w:name="_Toc87368173"/>
      <w:proofErr w:type="spellStart"/>
      <w:r w:rsidRPr="00E227DB">
        <w:t>Mục</w:t>
      </w:r>
      <w:proofErr w:type="spellEnd"/>
      <w:r w:rsidRPr="00E227DB">
        <w:t xml:space="preserve"> </w:t>
      </w:r>
      <w:proofErr w:type="spellStart"/>
      <w:r w:rsidRPr="00E227DB">
        <w:t>tiêu</w:t>
      </w:r>
      <w:proofErr w:type="spellEnd"/>
      <w:r w:rsidRPr="00E227DB">
        <w:t xml:space="preserve"> </w:t>
      </w:r>
      <w:proofErr w:type="spellStart"/>
      <w:r w:rsidR="00F62F3D" w:rsidRPr="00BD3636">
        <w:rPr>
          <w:lang w:val="en-US"/>
        </w:rPr>
        <w:t>hệ</w:t>
      </w:r>
      <w:proofErr w:type="spellEnd"/>
      <w:r w:rsidR="00F62F3D" w:rsidRPr="00BD3636">
        <w:rPr>
          <w:lang w:val="en-US"/>
        </w:rPr>
        <w:t xml:space="preserve"> </w:t>
      </w:r>
      <w:proofErr w:type="spellStart"/>
      <w:r w:rsidR="00F62F3D" w:rsidRPr="00BD3636">
        <w:rPr>
          <w:lang w:val="en-US"/>
        </w:rPr>
        <w:t>thống</w:t>
      </w:r>
      <w:bookmarkEnd w:id="25"/>
      <w:bookmarkEnd w:id="26"/>
      <w:bookmarkEnd w:id="27"/>
      <w:proofErr w:type="spellEnd"/>
    </w:p>
    <w:p w14:paraId="1AE4BFEF" w14:textId="69520807" w:rsidR="009B7248" w:rsidRPr="008B5108" w:rsidRDefault="009B7248" w:rsidP="001531AE">
      <w:pPr>
        <w:pStyle w:val="NormalIndent"/>
        <w:keepNext w:val="0"/>
        <w:keepLines/>
        <w:widowControl w:val="0"/>
        <w:numPr>
          <w:ilvl w:val="0"/>
          <w:numId w:val="33"/>
        </w:numPr>
        <w:spacing w:before="0" w:after="0" w:line="312" w:lineRule="auto"/>
        <w:rPr>
          <w:szCs w:val="26"/>
        </w:rPr>
      </w:pPr>
      <w:bookmarkStart w:id="28" w:name="_Hlk23701046"/>
      <w:proofErr w:type="spellStart"/>
      <w:r w:rsidRPr="008B5108">
        <w:rPr>
          <w:szCs w:val="26"/>
        </w:rPr>
        <w:t>Hệ</w:t>
      </w:r>
      <w:proofErr w:type="spellEnd"/>
      <w:r w:rsidRPr="008B5108">
        <w:rPr>
          <w:szCs w:val="26"/>
        </w:rPr>
        <w:t xml:space="preserve"> </w:t>
      </w:r>
      <w:proofErr w:type="spellStart"/>
      <w:r w:rsidRPr="008B5108">
        <w:rPr>
          <w:szCs w:val="26"/>
        </w:rPr>
        <w:t>thống</w:t>
      </w:r>
      <w:proofErr w:type="spellEnd"/>
      <w:r w:rsidRPr="008B5108">
        <w:rPr>
          <w:szCs w:val="26"/>
        </w:rPr>
        <w:t xml:space="preserve"> </w:t>
      </w:r>
      <w:proofErr w:type="spellStart"/>
      <w:r w:rsidRPr="008B5108">
        <w:rPr>
          <w:szCs w:val="26"/>
        </w:rPr>
        <w:t>cần</w:t>
      </w:r>
      <w:proofErr w:type="spellEnd"/>
      <w:r w:rsidRPr="008B5108">
        <w:rPr>
          <w:szCs w:val="26"/>
        </w:rPr>
        <w:t xml:space="preserve"> </w:t>
      </w:r>
      <w:proofErr w:type="spellStart"/>
      <w:r w:rsidRPr="008B5108">
        <w:rPr>
          <w:szCs w:val="26"/>
        </w:rPr>
        <w:t>xây</w:t>
      </w:r>
      <w:proofErr w:type="spellEnd"/>
      <w:r w:rsidRPr="008B5108">
        <w:rPr>
          <w:szCs w:val="26"/>
        </w:rPr>
        <w:t xml:space="preserve"> </w:t>
      </w:r>
      <w:proofErr w:type="spellStart"/>
      <w:r w:rsidRPr="008B5108">
        <w:rPr>
          <w:szCs w:val="26"/>
        </w:rPr>
        <w:t>dựng</w:t>
      </w:r>
      <w:proofErr w:type="spellEnd"/>
      <w:r w:rsidRPr="008B5108">
        <w:rPr>
          <w:szCs w:val="26"/>
        </w:rPr>
        <w:t xml:space="preserve"> </w:t>
      </w:r>
      <w:proofErr w:type="spellStart"/>
      <w:r w:rsidRPr="008B5108">
        <w:rPr>
          <w:szCs w:val="26"/>
        </w:rPr>
        <w:t>sẽ</w:t>
      </w:r>
      <w:proofErr w:type="spellEnd"/>
      <w:r w:rsidRPr="008B5108">
        <w:rPr>
          <w:szCs w:val="26"/>
        </w:rPr>
        <w:t xml:space="preserve"> </w:t>
      </w:r>
      <w:proofErr w:type="spellStart"/>
      <w:r w:rsidRPr="008B5108">
        <w:rPr>
          <w:szCs w:val="26"/>
        </w:rPr>
        <w:t>hỗ</w:t>
      </w:r>
      <w:proofErr w:type="spellEnd"/>
      <w:r w:rsidRPr="008B5108">
        <w:rPr>
          <w:szCs w:val="26"/>
        </w:rPr>
        <w:t xml:space="preserve"> </w:t>
      </w:r>
      <w:proofErr w:type="spellStart"/>
      <w:r w:rsidRPr="008B5108">
        <w:rPr>
          <w:szCs w:val="26"/>
        </w:rPr>
        <w:t>trợ</w:t>
      </w:r>
      <w:proofErr w:type="spellEnd"/>
      <w:r w:rsidRPr="008B5108">
        <w:rPr>
          <w:szCs w:val="26"/>
        </w:rPr>
        <w:t xml:space="preserve"> </w:t>
      </w:r>
      <w:proofErr w:type="spellStart"/>
      <w:r w:rsidRPr="008B5108">
        <w:rPr>
          <w:szCs w:val="26"/>
        </w:rPr>
        <w:t>hoạt</w:t>
      </w:r>
      <w:proofErr w:type="spellEnd"/>
      <w:r w:rsidRPr="008B5108">
        <w:rPr>
          <w:szCs w:val="26"/>
        </w:rPr>
        <w:t xml:space="preserve"> </w:t>
      </w:r>
      <w:proofErr w:type="spellStart"/>
      <w:r w:rsidRPr="008B5108">
        <w:rPr>
          <w:szCs w:val="26"/>
        </w:rPr>
        <w:t>động</w:t>
      </w:r>
      <w:proofErr w:type="spellEnd"/>
      <w:r w:rsidRPr="008B5108">
        <w:rPr>
          <w:szCs w:val="26"/>
        </w:rPr>
        <w:t xml:space="preserve"> </w:t>
      </w:r>
      <w:proofErr w:type="spellStart"/>
      <w:r w:rsidRPr="008B5108">
        <w:rPr>
          <w:szCs w:val="26"/>
        </w:rPr>
        <w:t>kiểm</w:t>
      </w:r>
      <w:proofErr w:type="spellEnd"/>
      <w:r w:rsidRPr="008B5108">
        <w:rPr>
          <w:szCs w:val="26"/>
        </w:rPr>
        <w:t xml:space="preserve"> </w:t>
      </w:r>
      <w:proofErr w:type="spellStart"/>
      <w:r w:rsidRPr="008B5108">
        <w:rPr>
          <w:szCs w:val="26"/>
        </w:rPr>
        <w:t>toán</w:t>
      </w:r>
      <w:proofErr w:type="spellEnd"/>
      <w:r w:rsidRPr="008B5108">
        <w:rPr>
          <w:szCs w:val="26"/>
        </w:rPr>
        <w:t xml:space="preserve"> </w:t>
      </w:r>
      <w:proofErr w:type="spellStart"/>
      <w:r w:rsidRPr="008B5108">
        <w:rPr>
          <w:szCs w:val="26"/>
        </w:rPr>
        <w:t>nội</w:t>
      </w:r>
      <w:proofErr w:type="spellEnd"/>
      <w:r w:rsidRPr="008B5108">
        <w:rPr>
          <w:szCs w:val="26"/>
        </w:rPr>
        <w:t xml:space="preserve"> </w:t>
      </w:r>
      <w:proofErr w:type="spellStart"/>
      <w:r w:rsidRPr="008B5108">
        <w:rPr>
          <w:szCs w:val="26"/>
        </w:rPr>
        <w:t>bộ</w:t>
      </w:r>
      <w:proofErr w:type="spellEnd"/>
      <w:r w:rsidRPr="008B5108">
        <w:rPr>
          <w:szCs w:val="26"/>
        </w:rPr>
        <w:t xml:space="preserve"> </w:t>
      </w:r>
      <w:proofErr w:type="spellStart"/>
      <w:r w:rsidRPr="008B5108">
        <w:rPr>
          <w:szCs w:val="26"/>
        </w:rPr>
        <w:t>và</w:t>
      </w:r>
      <w:proofErr w:type="spellEnd"/>
      <w:r w:rsidRPr="008B5108">
        <w:rPr>
          <w:szCs w:val="26"/>
        </w:rPr>
        <w:t xml:space="preserve"> </w:t>
      </w:r>
      <w:proofErr w:type="spellStart"/>
      <w:r w:rsidRPr="008B5108">
        <w:rPr>
          <w:szCs w:val="26"/>
        </w:rPr>
        <w:t>khắc</w:t>
      </w:r>
      <w:proofErr w:type="spellEnd"/>
      <w:r w:rsidRPr="008B5108">
        <w:rPr>
          <w:szCs w:val="26"/>
        </w:rPr>
        <w:t xml:space="preserve"> </w:t>
      </w:r>
      <w:proofErr w:type="spellStart"/>
      <w:r w:rsidRPr="008B5108">
        <w:rPr>
          <w:szCs w:val="26"/>
        </w:rPr>
        <w:t>phục</w:t>
      </w:r>
      <w:proofErr w:type="spellEnd"/>
      <w:r w:rsidRPr="008B5108">
        <w:rPr>
          <w:szCs w:val="26"/>
        </w:rPr>
        <w:t xml:space="preserve"> </w:t>
      </w:r>
      <w:proofErr w:type="spellStart"/>
      <w:r w:rsidRPr="008B5108">
        <w:rPr>
          <w:szCs w:val="26"/>
        </w:rPr>
        <w:t>các</w:t>
      </w:r>
      <w:proofErr w:type="spellEnd"/>
      <w:r w:rsidRPr="008B5108">
        <w:rPr>
          <w:szCs w:val="26"/>
        </w:rPr>
        <w:t xml:space="preserve"> </w:t>
      </w:r>
      <w:proofErr w:type="spellStart"/>
      <w:r w:rsidRPr="008B5108">
        <w:rPr>
          <w:szCs w:val="26"/>
        </w:rPr>
        <w:t>vấn</w:t>
      </w:r>
      <w:proofErr w:type="spellEnd"/>
      <w:r w:rsidRPr="008B5108">
        <w:rPr>
          <w:szCs w:val="26"/>
        </w:rPr>
        <w:t xml:space="preserve"> </w:t>
      </w:r>
      <w:proofErr w:type="spellStart"/>
      <w:r w:rsidRPr="008B5108">
        <w:rPr>
          <w:szCs w:val="26"/>
        </w:rPr>
        <w:t>đề</w:t>
      </w:r>
      <w:proofErr w:type="spellEnd"/>
      <w:r w:rsidRPr="008B5108">
        <w:rPr>
          <w:szCs w:val="26"/>
        </w:rPr>
        <w:t xml:space="preserve"> </w:t>
      </w:r>
      <w:proofErr w:type="spellStart"/>
      <w:r w:rsidRPr="008B5108">
        <w:rPr>
          <w:szCs w:val="26"/>
        </w:rPr>
        <w:t>đang</w:t>
      </w:r>
      <w:proofErr w:type="spellEnd"/>
      <w:r w:rsidRPr="008B5108">
        <w:rPr>
          <w:szCs w:val="26"/>
        </w:rPr>
        <w:t xml:space="preserve"> </w:t>
      </w:r>
      <w:proofErr w:type="spellStart"/>
      <w:r w:rsidRPr="008B5108">
        <w:rPr>
          <w:szCs w:val="26"/>
        </w:rPr>
        <w:t>gặp</w:t>
      </w:r>
      <w:proofErr w:type="spellEnd"/>
      <w:r w:rsidRPr="008B5108">
        <w:rPr>
          <w:szCs w:val="26"/>
        </w:rPr>
        <w:t xml:space="preserve"> </w:t>
      </w:r>
      <w:proofErr w:type="spellStart"/>
      <w:r w:rsidRPr="008B5108">
        <w:rPr>
          <w:szCs w:val="26"/>
        </w:rPr>
        <w:t>phải</w:t>
      </w:r>
      <w:proofErr w:type="spellEnd"/>
      <w:r w:rsidRPr="008B5108">
        <w:rPr>
          <w:szCs w:val="26"/>
        </w:rPr>
        <w:t xml:space="preserve"> </w:t>
      </w:r>
      <w:proofErr w:type="spellStart"/>
      <w:r w:rsidRPr="008B5108">
        <w:rPr>
          <w:szCs w:val="26"/>
        </w:rPr>
        <w:t>tại</w:t>
      </w:r>
      <w:proofErr w:type="spellEnd"/>
      <w:r w:rsidRPr="008B5108">
        <w:rPr>
          <w:szCs w:val="26"/>
        </w:rPr>
        <w:t xml:space="preserve"> </w:t>
      </w:r>
      <w:proofErr w:type="spellStart"/>
      <w:r w:rsidRPr="008B5108">
        <w:rPr>
          <w:szCs w:val="26"/>
        </w:rPr>
        <w:t>các</w:t>
      </w:r>
      <w:proofErr w:type="spellEnd"/>
      <w:r w:rsidRPr="008B5108">
        <w:rPr>
          <w:szCs w:val="26"/>
        </w:rPr>
        <w:t xml:space="preserve"> </w:t>
      </w:r>
      <w:proofErr w:type="spellStart"/>
      <w:r w:rsidRPr="008B5108">
        <w:rPr>
          <w:szCs w:val="26"/>
        </w:rPr>
        <w:t>doanh</w:t>
      </w:r>
      <w:proofErr w:type="spellEnd"/>
      <w:r w:rsidRPr="008B5108">
        <w:rPr>
          <w:szCs w:val="26"/>
        </w:rPr>
        <w:t xml:space="preserve"> </w:t>
      </w:r>
      <w:proofErr w:type="spellStart"/>
      <w:r w:rsidRPr="008B5108">
        <w:rPr>
          <w:szCs w:val="26"/>
        </w:rPr>
        <w:t>nghiệp</w:t>
      </w:r>
      <w:proofErr w:type="spellEnd"/>
      <w:r w:rsidRPr="008B5108">
        <w:rPr>
          <w:szCs w:val="26"/>
        </w:rPr>
        <w:t xml:space="preserve">, </w:t>
      </w:r>
      <w:proofErr w:type="spellStart"/>
      <w:r w:rsidRPr="008B5108">
        <w:rPr>
          <w:szCs w:val="26"/>
        </w:rPr>
        <w:t>đơn</w:t>
      </w:r>
      <w:proofErr w:type="spellEnd"/>
      <w:r w:rsidRPr="008B5108">
        <w:rPr>
          <w:szCs w:val="26"/>
        </w:rPr>
        <w:t xml:space="preserve"> </w:t>
      </w:r>
      <w:proofErr w:type="spellStart"/>
      <w:r w:rsidRPr="008B5108">
        <w:rPr>
          <w:szCs w:val="26"/>
        </w:rPr>
        <w:t>vị</w:t>
      </w:r>
      <w:proofErr w:type="spellEnd"/>
      <w:r w:rsidRPr="008B5108">
        <w:rPr>
          <w:szCs w:val="26"/>
        </w:rPr>
        <w:t xml:space="preserve">, </w:t>
      </w:r>
      <w:proofErr w:type="spellStart"/>
      <w:r w:rsidRPr="008B5108">
        <w:rPr>
          <w:szCs w:val="26"/>
        </w:rPr>
        <w:t>cụ</w:t>
      </w:r>
      <w:proofErr w:type="spellEnd"/>
      <w:r w:rsidRPr="008B5108">
        <w:rPr>
          <w:szCs w:val="26"/>
        </w:rPr>
        <w:t xml:space="preserve"> </w:t>
      </w:r>
      <w:proofErr w:type="spellStart"/>
      <w:r w:rsidRPr="008B5108">
        <w:rPr>
          <w:szCs w:val="26"/>
        </w:rPr>
        <w:t>thể</w:t>
      </w:r>
      <w:proofErr w:type="spellEnd"/>
      <w:r w:rsidRPr="008B5108">
        <w:rPr>
          <w:szCs w:val="26"/>
        </w:rPr>
        <w:t>:</w:t>
      </w:r>
    </w:p>
    <w:bookmarkEnd w:id="28"/>
    <w:p w14:paraId="54A3EE44" w14:textId="77777777" w:rsidR="009B7248" w:rsidRPr="009B7248" w:rsidRDefault="009B7248" w:rsidP="001531AE">
      <w:pPr>
        <w:pStyle w:val="ListParagraph"/>
        <w:numPr>
          <w:ilvl w:val="0"/>
          <w:numId w:val="38"/>
        </w:numPr>
        <w:rPr>
          <w:lang w:val="nl-NL"/>
        </w:rPr>
      </w:pPr>
      <w:proofErr w:type="spellStart"/>
      <w:r w:rsidRPr="009B7248">
        <w:rPr>
          <w:lang w:val="nl-NL"/>
        </w:rPr>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công</w:t>
      </w:r>
      <w:proofErr w:type="spellEnd"/>
      <w:r w:rsidRPr="009B7248">
        <w:rPr>
          <w:lang w:val="nl-NL"/>
        </w:rPr>
        <w:t xml:space="preserve"> </w:t>
      </w:r>
      <w:proofErr w:type="spellStart"/>
      <w:r w:rsidRPr="009B7248">
        <w:rPr>
          <w:lang w:val="nl-NL"/>
        </w:rPr>
        <w:t>việc</w:t>
      </w:r>
      <w:proofErr w:type="spellEnd"/>
      <w:r w:rsidRPr="009B7248">
        <w:rPr>
          <w:lang w:val="nl-NL"/>
        </w:rPr>
        <w:t xml:space="preserve"> </w:t>
      </w:r>
      <w:proofErr w:type="spellStart"/>
      <w:r w:rsidRPr="009B7248">
        <w:rPr>
          <w:lang w:val="nl-NL"/>
        </w:rPr>
        <w:t>của</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viên</w:t>
      </w:r>
      <w:proofErr w:type="spellEnd"/>
      <w:r w:rsidRPr="009B7248">
        <w:rPr>
          <w:lang w:val="nl-NL"/>
        </w:rPr>
        <w:t xml:space="preserve"> </w:t>
      </w:r>
      <w:proofErr w:type="spellStart"/>
      <w:r w:rsidRPr="009B7248">
        <w:rPr>
          <w:lang w:val="nl-NL"/>
        </w:rPr>
        <w:t>trong</w:t>
      </w:r>
      <w:proofErr w:type="spellEnd"/>
      <w:r w:rsidRPr="009B7248">
        <w:rPr>
          <w:lang w:val="nl-NL"/>
        </w:rPr>
        <w:t xml:space="preserve"> 1 </w:t>
      </w:r>
      <w:proofErr w:type="spellStart"/>
      <w:r w:rsidRPr="009B7248">
        <w:rPr>
          <w:lang w:val="nl-NL"/>
        </w:rPr>
        <w:t>cuộc</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p>
    <w:p w14:paraId="2FF89A9E" w14:textId="77777777" w:rsidR="009B7248" w:rsidRPr="009B7248" w:rsidRDefault="009B7248" w:rsidP="001531AE">
      <w:pPr>
        <w:pStyle w:val="ListParagraph"/>
        <w:numPr>
          <w:ilvl w:val="0"/>
          <w:numId w:val="38"/>
        </w:numPr>
        <w:rPr>
          <w:lang w:val="nl-NL"/>
        </w:rPr>
      </w:pPr>
      <w:proofErr w:type="spellStart"/>
      <w:r w:rsidRPr="009B7248">
        <w:rPr>
          <w:lang w:val="nl-NL"/>
        </w:rPr>
        <w:t>Tự</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hóa</w:t>
      </w:r>
      <w:proofErr w:type="spellEnd"/>
      <w:r w:rsidRPr="009B7248">
        <w:rPr>
          <w:lang w:val="nl-NL"/>
        </w:rPr>
        <w:t xml:space="preserve"> </w:t>
      </w:r>
      <w:proofErr w:type="spellStart"/>
      <w:r w:rsidRPr="009B7248">
        <w:rPr>
          <w:lang w:val="nl-NL"/>
        </w:rPr>
        <w:t>quy</w:t>
      </w:r>
      <w:proofErr w:type="spellEnd"/>
      <w:r w:rsidRPr="009B7248">
        <w:rPr>
          <w:lang w:val="nl-NL"/>
        </w:rPr>
        <w:t xml:space="preserve"> </w:t>
      </w:r>
      <w:proofErr w:type="spellStart"/>
      <w:r w:rsidRPr="009B7248">
        <w:rPr>
          <w:lang w:val="nl-NL"/>
        </w:rPr>
        <w:t>trình</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nội</w:t>
      </w:r>
      <w:proofErr w:type="spellEnd"/>
      <w:r w:rsidRPr="009B7248">
        <w:rPr>
          <w:lang w:val="nl-NL"/>
        </w:rPr>
        <w:t xml:space="preserve"> </w:t>
      </w:r>
      <w:proofErr w:type="spellStart"/>
      <w:r w:rsidRPr="009B7248">
        <w:rPr>
          <w:lang w:val="nl-NL"/>
        </w:rPr>
        <w:t>bộ</w:t>
      </w:r>
      <w:proofErr w:type="spellEnd"/>
      <w:r w:rsidRPr="009B7248">
        <w:rPr>
          <w:lang w:val="nl-NL"/>
        </w:rPr>
        <w:t xml:space="preserve">, </w:t>
      </w:r>
      <w:proofErr w:type="spellStart"/>
      <w:r w:rsidRPr="009B7248">
        <w:rPr>
          <w:lang w:val="nl-NL"/>
        </w:rPr>
        <w:t>tối</w:t>
      </w:r>
      <w:proofErr w:type="spellEnd"/>
      <w:r w:rsidRPr="009B7248">
        <w:rPr>
          <w:lang w:val="nl-NL"/>
        </w:rPr>
        <w:t xml:space="preserve"> </w:t>
      </w:r>
      <w:proofErr w:type="spellStart"/>
      <w:r w:rsidRPr="009B7248">
        <w:rPr>
          <w:lang w:val="nl-NL"/>
        </w:rPr>
        <w:t>giản</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thao</w:t>
      </w:r>
      <w:proofErr w:type="spellEnd"/>
      <w:r w:rsidRPr="009B7248">
        <w:rPr>
          <w:lang w:val="nl-NL"/>
        </w:rPr>
        <w:t xml:space="preserve"> </w:t>
      </w:r>
      <w:proofErr w:type="spellStart"/>
      <w:r w:rsidRPr="009B7248">
        <w:rPr>
          <w:lang w:val="nl-NL"/>
        </w:rPr>
        <w:t>tác</w:t>
      </w:r>
      <w:proofErr w:type="spellEnd"/>
      <w:r w:rsidRPr="009B7248">
        <w:rPr>
          <w:lang w:val="nl-NL"/>
        </w:rPr>
        <w:t xml:space="preserve"> </w:t>
      </w:r>
      <w:proofErr w:type="spellStart"/>
      <w:r w:rsidRPr="009B7248">
        <w:rPr>
          <w:lang w:val="nl-NL"/>
        </w:rPr>
        <w:t>thủ</w:t>
      </w:r>
      <w:proofErr w:type="spellEnd"/>
      <w:r w:rsidRPr="009B7248">
        <w:rPr>
          <w:lang w:val="nl-NL"/>
        </w:rPr>
        <w:t xml:space="preserve"> </w:t>
      </w:r>
      <w:proofErr w:type="spellStart"/>
      <w:r w:rsidRPr="009B7248">
        <w:rPr>
          <w:lang w:val="nl-NL"/>
        </w:rPr>
        <w:t>công</w:t>
      </w:r>
      <w:proofErr w:type="spellEnd"/>
      <w:r w:rsidRPr="009B7248">
        <w:rPr>
          <w:lang w:val="nl-NL"/>
        </w:rPr>
        <w:t xml:space="preserve"> </w:t>
      </w:r>
    </w:p>
    <w:p w14:paraId="6F507929" w14:textId="77777777" w:rsidR="009B7248" w:rsidRPr="009B7248" w:rsidRDefault="009B7248" w:rsidP="001531AE">
      <w:pPr>
        <w:pStyle w:val="ListParagraph"/>
        <w:numPr>
          <w:ilvl w:val="0"/>
          <w:numId w:val="38"/>
        </w:numPr>
        <w:rPr>
          <w:lang w:val="nl-NL"/>
        </w:rPr>
      </w:pPr>
      <w:r w:rsidRPr="009B7248">
        <w:rPr>
          <w:lang w:val="nl-NL"/>
        </w:rPr>
        <w:t xml:space="preserve">Theo </w:t>
      </w:r>
      <w:proofErr w:type="spellStart"/>
      <w:r w:rsidRPr="009B7248">
        <w:rPr>
          <w:lang w:val="nl-NL"/>
        </w:rPr>
        <w:t>dõi</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hoạt</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trên</w:t>
      </w:r>
      <w:proofErr w:type="spellEnd"/>
      <w:r w:rsidRPr="009B7248">
        <w:rPr>
          <w:lang w:val="nl-NL"/>
        </w:rPr>
        <w:t xml:space="preserve"> </w:t>
      </w:r>
      <w:proofErr w:type="spellStart"/>
      <w:r w:rsidRPr="009B7248">
        <w:rPr>
          <w:lang w:val="nl-NL"/>
        </w:rPr>
        <w:t>cùng</w:t>
      </w:r>
      <w:proofErr w:type="spellEnd"/>
      <w:r w:rsidRPr="009B7248">
        <w:rPr>
          <w:lang w:val="nl-NL"/>
        </w:rPr>
        <w:t xml:space="preserve"> 1 </w:t>
      </w:r>
      <w:proofErr w:type="spellStart"/>
      <w:r w:rsidRPr="009B7248">
        <w:rPr>
          <w:lang w:val="nl-NL"/>
        </w:rPr>
        <w:t>hệ</w:t>
      </w:r>
      <w:proofErr w:type="spellEnd"/>
      <w:r w:rsidRPr="009B7248">
        <w:rPr>
          <w:lang w:val="nl-NL"/>
        </w:rPr>
        <w:t xml:space="preserve"> </w:t>
      </w:r>
      <w:proofErr w:type="spellStart"/>
      <w:r w:rsidRPr="009B7248">
        <w:rPr>
          <w:lang w:val="nl-NL"/>
        </w:rPr>
        <w:t>thống</w:t>
      </w:r>
      <w:proofErr w:type="spellEnd"/>
    </w:p>
    <w:p w14:paraId="7D450AF5" w14:textId="77777777" w:rsidR="009B7248" w:rsidRPr="009B7248" w:rsidRDefault="009B7248" w:rsidP="001531AE">
      <w:pPr>
        <w:pStyle w:val="ListParagraph"/>
        <w:numPr>
          <w:ilvl w:val="0"/>
          <w:numId w:val="38"/>
        </w:numPr>
        <w:rPr>
          <w:lang w:val="nl-NL"/>
        </w:rPr>
      </w:pPr>
      <w:proofErr w:type="spellStart"/>
      <w:r w:rsidRPr="009B7248">
        <w:rPr>
          <w:lang w:val="nl-NL"/>
        </w:rPr>
        <w:t>Lưu</w:t>
      </w:r>
      <w:proofErr w:type="spellEnd"/>
      <w:r w:rsidRPr="009B7248">
        <w:rPr>
          <w:lang w:val="nl-NL"/>
        </w:rPr>
        <w:t xml:space="preserve"> </w:t>
      </w:r>
      <w:proofErr w:type="spellStart"/>
      <w:r w:rsidRPr="009B7248">
        <w:rPr>
          <w:lang w:val="nl-NL"/>
        </w:rPr>
        <w:t>trữ</w:t>
      </w:r>
      <w:proofErr w:type="spellEnd"/>
      <w:r w:rsidRPr="009B7248">
        <w:rPr>
          <w:lang w:val="nl-NL"/>
        </w:rPr>
        <w:t xml:space="preserve"> </w:t>
      </w:r>
      <w:proofErr w:type="spellStart"/>
      <w:r w:rsidRPr="009B7248">
        <w:rPr>
          <w:lang w:val="nl-NL"/>
        </w:rPr>
        <w:t>tập</w:t>
      </w:r>
      <w:proofErr w:type="spellEnd"/>
      <w:r w:rsidRPr="009B7248">
        <w:rPr>
          <w:lang w:val="nl-NL"/>
        </w:rPr>
        <w:t xml:space="preserve"> </w:t>
      </w:r>
      <w:proofErr w:type="spellStart"/>
      <w:r w:rsidRPr="009B7248">
        <w:rPr>
          <w:lang w:val="nl-NL"/>
        </w:rPr>
        <w:t>trung</w:t>
      </w:r>
      <w:proofErr w:type="spellEnd"/>
      <w:r w:rsidRPr="009B7248">
        <w:rPr>
          <w:lang w:val="nl-NL"/>
        </w:rPr>
        <w:t xml:space="preserve"> </w:t>
      </w:r>
      <w:proofErr w:type="spellStart"/>
      <w:r w:rsidRPr="009B7248">
        <w:rPr>
          <w:lang w:val="nl-NL"/>
        </w:rPr>
        <w:t>kết</w:t>
      </w:r>
      <w:proofErr w:type="spellEnd"/>
      <w:r w:rsidRPr="009B7248">
        <w:rPr>
          <w:lang w:val="nl-NL"/>
        </w:rPr>
        <w:t xml:space="preserve"> </w:t>
      </w:r>
      <w:proofErr w:type="spellStart"/>
      <w:r w:rsidRPr="009B7248">
        <w:rPr>
          <w:lang w:val="nl-NL"/>
        </w:rPr>
        <w:t>quả</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kế</w:t>
      </w:r>
      <w:proofErr w:type="spellEnd"/>
      <w:r w:rsidRPr="009B7248">
        <w:rPr>
          <w:lang w:val="nl-NL"/>
        </w:rPr>
        <w:t xml:space="preserve"> </w:t>
      </w:r>
      <w:proofErr w:type="spellStart"/>
      <w:r w:rsidRPr="009B7248">
        <w:rPr>
          <w:lang w:val="nl-NL"/>
        </w:rPr>
        <w:t>thừa</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dữ</w:t>
      </w:r>
      <w:proofErr w:type="spellEnd"/>
      <w:r w:rsidRPr="009B7248">
        <w:rPr>
          <w:lang w:val="nl-NL"/>
        </w:rPr>
        <w:t xml:space="preserve"> </w:t>
      </w:r>
      <w:proofErr w:type="spellStart"/>
      <w:r w:rsidRPr="009B7248">
        <w:rPr>
          <w:lang w:val="nl-NL"/>
        </w:rPr>
        <w:t>liệu</w:t>
      </w:r>
      <w:proofErr w:type="spellEnd"/>
      <w:r w:rsidRPr="009B7248">
        <w:rPr>
          <w:lang w:val="nl-NL"/>
        </w:rPr>
        <w:t xml:space="preserve"> </w:t>
      </w:r>
      <w:proofErr w:type="spellStart"/>
      <w:r w:rsidRPr="009B7248">
        <w:rPr>
          <w:lang w:val="nl-NL"/>
        </w:rPr>
        <w:t>từ</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cuộc</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trước</w:t>
      </w:r>
      <w:proofErr w:type="spellEnd"/>
    </w:p>
    <w:p w14:paraId="5CC25CF4" w14:textId="77777777" w:rsidR="009B7248" w:rsidRPr="009B7248" w:rsidRDefault="009B7248" w:rsidP="001531AE">
      <w:pPr>
        <w:pStyle w:val="ListParagraph"/>
        <w:numPr>
          <w:ilvl w:val="0"/>
          <w:numId w:val="38"/>
        </w:numPr>
        <w:rPr>
          <w:lang w:val="nl-NL"/>
        </w:rPr>
      </w:pPr>
      <w:r w:rsidRPr="009B7248">
        <w:rPr>
          <w:lang w:val="nl-NL"/>
        </w:rPr>
        <w:t xml:space="preserve">Theo </w:t>
      </w:r>
      <w:proofErr w:type="spellStart"/>
      <w:r w:rsidRPr="009B7248">
        <w:rPr>
          <w:lang w:val="nl-NL"/>
        </w:rPr>
        <w:t>dõi</w:t>
      </w:r>
      <w:proofErr w:type="spellEnd"/>
      <w:r w:rsidRPr="009B7248">
        <w:rPr>
          <w:lang w:val="nl-NL"/>
        </w:rPr>
        <w:t xml:space="preserve">, </w:t>
      </w:r>
      <w:proofErr w:type="spellStart"/>
      <w:r w:rsidRPr="009B7248">
        <w:rPr>
          <w:lang w:val="nl-NL"/>
        </w:rPr>
        <w:t>khắc</w:t>
      </w:r>
      <w:proofErr w:type="spellEnd"/>
      <w:r w:rsidRPr="009B7248">
        <w:rPr>
          <w:lang w:val="nl-NL"/>
        </w:rPr>
        <w:t xml:space="preserve"> </w:t>
      </w:r>
      <w:proofErr w:type="spellStart"/>
      <w:r w:rsidRPr="009B7248">
        <w:rPr>
          <w:lang w:val="nl-NL"/>
        </w:rPr>
        <w:t>phục</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rủi</w:t>
      </w:r>
      <w:proofErr w:type="spellEnd"/>
      <w:r w:rsidRPr="009B7248">
        <w:rPr>
          <w:lang w:val="nl-NL"/>
        </w:rPr>
        <w:t xml:space="preserve"> </w:t>
      </w:r>
      <w:proofErr w:type="spellStart"/>
      <w:r w:rsidRPr="009B7248">
        <w:rPr>
          <w:lang w:val="nl-NL"/>
        </w:rPr>
        <w:t>ro</w:t>
      </w:r>
      <w:proofErr w:type="spellEnd"/>
      <w:r w:rsidRPr="009B7248">
        <w:rPr>
          <w:lang w:val="nl-NL"/>
        </w:rPr>
        <w:t xml:space="preserve">, </w:t>
      </w:r>
      <w:proofErr w:type="spellStart"/>
      <w:r w:rsidRPr="009B7248">
        <w:rPr>
          <w:lang w:val="nl-NL"/>
        </w:rPr>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bằng</w:t>
      </w:r>
      <w:proofErr w:type="spellEnd"/>
      <w:r w:rsidRPr="009B7248">
        <w:rPr>
          <w:lang w:val="nl-NL"/>
        </w:rPr>
        <w:t xml:space="preserve"> </w:t>
      </w:r>
      <w:proofErr w:type="spellStart"/>
      <w:r w:rsidRPr="009B7248">
        <w:rPr>
          <w:lang w:val="nl-NL"/>
        </w:rPr>
        <w:t>chứng</w:t>
      </w:r>
      <w:proofErr w:type="spellEnd"/>
      <w:r w:rsidRPr="009B7248">
        <w:rPr>
          <w:lang w:val="nl-NL"/>
        </w:rPr>
        <w:t xml:space="preserve"> </w:t>
      </w:r>
      <w:proofErr w:type="spellStart"/>
      <w:r w:rsidRPr="009B7248">
        <w:rPr>
          <w:lang w:val="nl-NL"/>
        </w:rPr>
        <w:t>về</w:t>
      </w:r>
      <w:proofErr w:type="spellEnd"/>
      <w:r w:rsidRPr="009B7248">
        <w:rPr>
          <w:lang w:val="nl-NL"/>
        </w:rPr>
        <w:t xml:space="preserve"> </w:t>
      </w:r>
      <w:proofErr w:type="spellStart"/>
      <w:r w:rsidRPr="009B7248">
        <w:rPr>
          <w:lang w:val="nl-NL"/>
        </w:rPr>
        <w:t>việc</w:t>
      </w:r>
      <w:proofErr w:type="spellEnd"/>
      <w:r w:rsidRPr="009B7248">
        <w:rPr>
          <w:lang w:val="nl-NL"/>
        </w:rPr>
        <w:t xml:space="preserve"> </w:t>
      </w:r>
      <w:proofErr w:type="spellStart"/>
      <w:r w:rsidRPr="009B7248">
        <w:rPr>
          <w:lang w:val="nl-NL"/>
        </w:rPr>
        <w:t>thực</w:t>
      </w:r>
      <w:proofErr w:type="spellEnd"/>
      <w:r w:rsidRPr="009B7248">
        <w:rPr>
          <w:lang w:val="nl-NL"/>
        </w:rPr>
        <w:t xml:space="preserve"> </w:t>
      </w:r>
      <w:proofErr w:type="spellStart"/>
      <w:r w:rsidRPr="009B7248">
        <w:rPr>
          <w:lang w:val="nl-NL"/>
        </w:rPr>
        <w:t>hiện</w:t>
      </w:r>
      <w:proofErr w:type="spellEnd"/>
      <w:r w:rsidRPr="009B7248">
        <w:rPr>
          <w:lang w:val="nl-NL"/>
        </w:rPr>
        <w:t xml:space="preserve"> </w:t>
      </w:r>
      <w:proofErr w:type="spellStart"/>
      <w:r w:rsidRPr="009B7248">
        <w:rPr>
          <w:lang w:val="nl-NL"/>
        </w:rPr>
        <w:t>hoat</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khắc</w:t>
      </w:r>
      <w:proofErr w:type="spellEnd"/>
      <w:r w:rsidRPr="009B7248">
        <w:rPr>
          <w:lang w:val="nl-NL"/>
        </w:rPr>
        <w:t xml:space="preserve"> </w:t>
      </w:r>
      <w:proofErr w:type="spellStart"/>
      <w:r w:rsidRPr="009B7248">
        <w:rPr>
          <w:lang w:val="nl-NL"/>
        </w:rPr>
        <w:t>phục</w:t>
      </w:r>
      <w:proofErr w:type="spellEnd"/>
      <w:r w:rsidRPr="009B7248">
        <w:rPr>
          <w:lang w:val="nl-NL"/>
        </w:rPr>
        <w:t xml:space="preserve"> </w:t>
      </w:r>
      <w:proofErr w:type="spellStart"/>
      <w:r w:rsidRPr="009B7248">
        <w:rPr>
          <w:lang w:val="nl-NL"/>
        </w:rPr>
        <w:t>phòng</w:t>
      </w:r>
      <w:proofErr w:type="spellEnd"/>
      <w:r w:rsidRPr="009B7248">
        <w:rPr>
          <w:lang w:val="nl-NL"/>
        </w:rPr>
        <w:t xml:space="preserve"> </w:t>
      </w:r>
      <w:proofErr w:type="spellStart"/>
      <w:r w:rsidRPr="009B7248">
        <w:rPr>
          <w:lang w:val="nl-NL"/>
        </w:rPr>
        <w:t>ngừa</w:t>
      </w:r>
      <w:proofErr w:type="spellEnd"/>
      <w:r w:rsidRPr="009B7248">
        <w:rPr>
          <w:lang w:val="nl-NL"/>
        </w:rPr>
        <w:t>.</w:t>
      </w:r>
    </w:p>
    <w:p w14:paraId="45E90CB6" w14:textId="46A177EF" w:rsidR="009B7248" w:rsidRPr="009B7248" w:rsidRDefault="009B7248" w:rsidP="001531AE">
      <w:pPr>
        <w:pStyle w:val="ListParagraph"/>
        <w:numPr>
          <w:ilvl w:val="0"/>
          <w:numId w:val="38"/>
        </w:numPr>
        <w:rPr>
          <w:lang w:val="nl-NL"/>
        </w:rPr>
      </w:pPr>
      <w:proofErr w:type="spellStart"/>
      <w:r w:rsidRPr="009B7248">
        <w:rPr>
          <w:lang w:val="nl-NL"/>
        </w:rPr>
        <w:lastRenderedPageBreak/>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kho</w:t>
      </w:r>
      <w:proofErr w:type="spellEnd"/>
      <w:r w:rsidRPr="009B7248">
        <w:rPr>
          <w:lang w:val="nl-NL"/>
        </w:rPr>
        <w:t xml:space="preserve"> </w:t>
      </w:r>
      <w:proofErr w:type="spellStart"/>
      <w:r w:rsidRPr="009B7248">
        <w:rPr>
          <w:lang w:val="nl-NL"/>
        </w:rPr>
        <w:t>tài</w:t>
      </w:r>
      <w:proofErr w:type="spellEnd"/>
      <w:r w:rsidRPr="009B7248">
        <w:rPr>
          <w:lang w:val="nl-NL"/>
        </w:rPr>
        <w:t xml:space="preserve"> </w:t>
      </w:r>
      <w:proofErr w:type="spellStart"/>
      <w:r w:rsidRPr="009B7248">
        <w:rPr>
          <w:lang w:val="nl-NL"/>
        </w:rPr>
        <w:t>nguyên</w:t>
      </w:r>
      <w:proofErr w:type="spellEnd"/>
      <w:r w:rsidRPr="009B7248">
        <w:rPr>
          <w:lang w:val="nl-NL"/>
        </w:rPr>
        <w:t xml:space="preserve">, </w:t>
      </w:r>
      <w:proofErr w:type="spellStart"/>
      <w:r w:rsidRPr="009B7248">
        <w:rPr>
          <w:lang w:val="nl-NL"/>
        </w:rPr>
        <w:t>đánh</w:t>
      </w:r>
      <w:proofErr w:type="spellEnd"/>
      <w:r w:rsidRPr="009B7248">
        <w:rPr>
          <w:lang w:val="nl-NL"/>
        </w:rPr>
        <w:t xml:space="preserve"> </w:t>
      </w:r>
      <w:proofErr w:type="spellStart"/>
      <w:r w:rsidRPr="009B7248">
        <w:rPr>
          <w:lang w:val="nl-NL"/>
        </w:rPr>
        <w:t>giá</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rủi</w:t>
      </w:r>
      <w:proofErr w:type="spellEnd"/>
      <w:r w:rsidRPr="009B7248">
        <w:rPr>
          <w:lang w:val="nl-NL"/>
        </w:rPr>
        <w:t xml:space="preserve"> </w:t>
      </w:r>
      <w:proofErr w:type="spellStart"/>
      <w:r w:rsidRPr="009B7248">
        <w:rPr>
          <w:lang w:val="nl-NL"/>
        </w:rPr>
        <w:t>ro</w:t>
      </w:r>
      <w:proofErr w:type="spellEnd"/>
      <w:r w:rsidRPr="009B7248">
        <w:rPr>
          <w:lang w:val="nl-NL"/>
        </w:rPr>
        <w:t>.</w:t>
      </w:r>
    </w:p>
    <w:p w14:paraId="7E327E27" w14:textId="2720190D" w:rsidR="006B2CCB" w:rsidRPr="00E227DB" w:rsidRDefault="00AF5719" w:rsidP="00403F03">
      <w:pPr>
        <w:pStyle w:val="tvHeading1"/>
        <w:numPr>
          <w:ilvl w:val="0"/>
          <w:numId w:val="20"/>
        </w:numPr>
      </w:pPr>
      <w:bookmarkStart w:id="29" w:name="_Toc3895100"/>
      <w:bookmarkStart w:id="30" w:name="_Toc87368174"/>
      <w:proofErr w:type="spellStart"/>
      <w:r w:rsidRPr="00E227DB">
        <w:t>Tổng</w:t>
      </w:r>
      <w:proofErr w:type="spellEnd"/>
      <w:r w:rsidRPr="00E227DB">
        <w:t xml:space="preserve"> </w:t>
      </w:r>
      <w:proofErr w:type="spellStart"/>
      <w:r w:rsidRPr="00E227DB">
        <w:t>quan</w:t>
      </w:r>
      <w:proofErr w:type="spellEnd"/>
      <w:r w:rsidRPr="00E227DB">
        <w:t xml:space="preserve"> </w:t>
      </w:r>
      <w:proofErr w:type="spellStart"/>
      <w:r w:rsidRPr="00E227DB">
        <w:t>hệ</w:t>
      </w:r>
      <w:proofErr w:type="spellEnd"/>
      <w:r w:rsidRPr="00E227DB">
        <w:t xml:space="preserve"> </w:t>
      </w:r>
      <w:proofErr w:type="spellStart"/>
      <w:r w:rsidRPr="00E227DB">
        <w:t>thống</w:t>
      </w:r>
      <w:bookmarkEnd w:id="29"/>
      <w:bookmarkEnd w:id="30"/>
      <w:proofErr w:type="spellEnd"/>
    </w:p>
    <w:p w14:paraId="3D507974" w14:textId="77777777" w:rsidR="00007E00" w:rsidRPr="00E227DB" w:rsidRDefault="00007E00" w:rsidP="00B96544">
      <w:pPr>
        <w:pStyle w:val="tvHeading11"/>
      </w:pPr>
      <w:bookmarkStart w:id="31" w:name="_Toc87368175"/>
      <w:bookmarkStart w:id="32" w:name="_Toc3895102"/>
      <w:proofErr w:type="spellStart"/>
      <w:r w:rsidRPr="00E227DB">
        <w:t>Mô</w:t>
      </w:r>
      <w:proofErr w:type="spellEnd"/>
      <w:r w:rsidRPr="00E227DB">
        <w:t xml:space="preserve"> </w:t>
      </w:r>
      <w:proofErr w:type="spellStart"/>
      <w:r w:rsidRPr="00E227DB">
        <w:t>hình</w:t>
      </w:r>
      <w:proofErr w:type="spellEnd"/>
      <w:r w:rsidRPr="00E227DB">
        <w:t xml:space="preserve"> </w:t>
      </w:r>
      <w:proofErr w:type="spellStart"/>
      <w:r w:rsidRPr="00E227DB">
        <w:t>tổng</w:t>
      </w:r>
      <w:proofErr w:type="spellEnd"/>
      <w:r w:rsidRPr="00E227DB">
        <w:t xml:space="preserve"> </w:t>
      </w:r>
      <w:proofErr w:type="spellStart"/>
      <w:r w:rsidRPr="00E227DB">
        <w:t>quan</w:t>
      </w:r>
      <w:bookmarkEnd w:id="31"/>
      <w:proofErr w:type="spellEnd"/>
      <w:r w:rsidRPr="00E227DB">
        <w:t xml:space="preserve"> </w:t>
      </w:r>
      <w:bookmarkEnd w:id="32"/>
    </w:p>
    <w:p w14:paraId="25EFB414" w14:textId="5BA6BF49" w:rsidR="006B2CCB" w:rsidRPr="00E227DB" w:rsidRDefault="00B26504" w:rsidP="00B96544">
      <w:pPr>
        <w:pStyle w:val="tvHeading11"/>
      </w:pPr>
      <w:bookmarkStart w:id="33" w:name="_Toc3895101"/>
      <w:bookmarkStart w:id="34" w:name="_Toc87368176"/>
      <w:r>
        <w:rPr>
          <w:lang w:val="vi-VN"/>
        </w:rPr>
        <w:t xml:space="preserve">Vai trò </w:t>
      </w:r>
      <w:r w:rsidR="00716C20">
        <w:rPr>
          <w:lang w:val="vi-VN"/>
        </w:rPr>
        <w:t xml:space="preserve">trên </w:t>
      </w:r>
      <w:proofErr w:type="spellStart"/>
      <w:r w:rsidR="006B2CCB" w:rsidRPr="00E227DB">
        <w:t>hệ</w:t>
      </w:r>
      <w:proofErr w:type="spellEnd"/>
      <w:r w:rsidR="006B2CCB" w:rsidRPr="00E227DB">
        <w:t xml:space="preserve"> </w:t>
      </w:r>
      <w:proofErr w:type="spellStart"/>
      <w:r w:rsidR="006B2CCB" w:rsidRPr="00E227DB">
        <w:t>thống</w:t>
      </w:r>
      <w:bookmarkEnd w:id="33"/>
      <w:bookmarkEnd w:id="34"/>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28"/>
        <w:gridCol w:w="2702"/>
        <w:gridCol w:w="4722"/>
        <w:gridCol w:w="1457"/>
      </w:tblGrid>
      <w:tr w:rsidR="002B7B7E" w:rsidRPr="00E227DB" w14:paraId="5B71DA18" w14:textId="77777777" w:rsidTr="002B7B7E">
        <w:trPr>
          <w:tblHeader/>
        </w:trPr>
        <w:tc>
          <w:tcPr>
            <w:tcW w:w="379"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7DC3BFA" w14:textId="77777777" w:rsidR="002B7B7E" w:rsidRPr="00E227DB" w:rsidRDefault="002B7B7E" w:rsidP="00E227DB">
            <w:pPr>
              <w:pStyle w:val="tvTable-row1"/>
              <w:spacing w:before="0" w:after="0"/>
              <w:jc w:val="both"/>
              <w:rPr>
                <w:color w:val="auto"/>
                <w:szCs w:val="26"/>
              </w:rPr>
            </w:pPr>
            <w:bookmarkStart w:id="35" w:name="_Toc261854107"/>
            <w:bookmarkStart w:id="36" w:name="_Toc3895106"/>
            <w:bookmarkStart w:id="37" w:name="_Toc261854103"/>
            <w:bookmarkStart w:id="38" w:name="_Toc3895103"/>
            <w:r w:rsidRPr="00E227DB">
              <w:rPr>
                <w:color w:val="auto"/>
                <w:szCs w:val="26"/>
              </w:rPr>
              <w:t>STT</w:t>
            </w:r>
          </w:p>
        </w:tc>
        <w:tc>
          <w:tcPr>
            <w:tcW w:w="140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6F5E86B" w14:textId="75C03543" w:rsidR="002B7B7E" w:rsidRPr="00E227DB" w:rsidRDefault="00FF1F6E" w:rsidP="00FF1F6E">
            <w:pPr>
              <w:pStyle w:val="tvTable-row1"/>
              <w:spacing w:before="0" w:after="0"/>
              <w:jc w:val="both"/>
              <w:rPr>
                <w:color w:val="auto"/>
                <w:szCs w:val="26"/>
              </w:rPr>
            </w:pPr>
            <w:proofErr w:type="spellStart"/>
            <w:r>
              <w:rPr>
                <w:color w:val="auto"/>
                <w:szCs w:val="26"/>
              </w:rPr>
              <w:t>Vai</w:t>
            </w:r>
            <w:proofErr w:type="spellEnd"/>
            <w:r>
              <w:rPr>
                <w:color w:val="auto"/>
                <w:szCs w:val="26"/>
              </w:rPr>
              <w:t xml:space="preserve"> </w:t>
            </w:r>
            <w:proofErr w:type="spellStart"/>
            <w:r>
              <w:rPr>
                <w:color w:val="auto"/>
                <w:szCs w:val="26"/>
              </w:rPr>
              <w:t>trò</w:t>
            </w:r>
            <w:proofErr w:type="spellEnd"/>
          </w:p>
        </w:tc>
        <w:tc>
          <w:tcPr>
            <w:tcW w:w="245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32E241CA" w14:textId="77777777" w:rsidR="002B7B7E" w:rsidRPr="00E227DB" w:rsidRDefault="002B7B7E" w:rsidP="00E227DB">
            <w:pPr>
              <w:pStyle w:val="tvTable-row1"/>
              <w:spacing w:before="0" w:after="0"/>
              <w:jc w:val="both"/>
              <w:rPr>
                <w:color w:val="auto"/>
                <w:szCs w:val="26"/>
              </w:rPr>
            </w:pPr>
            <w:proofErr w:type="spellStart"/>
            <w:r w:rsidRPr="00E227DB">
              <w:rPr>
                <w:color w:val="auto"/>
                <w:szCs w:val="26"/>
              </w:rPr>
              <w:t>Mô</w:t>
            </w:r>
            <w:proofErr w:type="spellEnd"/>
            <w:r w:rsidRPr="00E227DB">
              <w:rPr>
                <w:color w:val="auto"/>
                <w:szCs w:val="26"/>
              </w:rPr>
              <w:t xml:space="preserve"> </w:t>
            </w:r>
            <w:proofErr w:type="spellStart"/>
            <w:r w:rsidRPr="00E227DB">
              <w:rPr>
                <w:color w:val="auto"/>
                <w:szCs w:val="26"/>
              </w:rPr>
              <w:t>tả</w:t>
            </w:r>
            <w:proofErr w:type="spellEnd"/>
          </w:p>
        </w:tc>
        <w:tc>
          <w:tcPr>
            <w:tcW w:w="758"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2D02B1F5" w14:textId="77777777" w:rsidR="002B7B7E" w:rsidRPr="00E227DB" w:rsidRDefault="002B7B7E" w:rsidP="00E227DB">
            <w:pPr>
              <w:pStyle w:val="tvTable-row1"/>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37297E" w:rsidRPr="00E227DB" w14:paraId="71CFB71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39C8BF9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56B84EF" w14:textId="4DBA01CC" w:rsidR="0037297E" w:rsidRPr="00E227DB" w:rsidRDefault="0037297E" w:rsidP="0037297E">
            <w:pPr>
              <w:rPr>
                <w:szCs w:val="26"/>
              </w:rPr>
            </w:pPr>
            <w:r w:rsidRPr="00F50940">
              <w:rPr>
                <w:szCs w:val="26"/>
              </w:rPr>
              <w:t xml:space="preserve">BLĐ </w:t>
            </w:r>
            <w:proofErr w:type="spellStart"/>
            <w:r w:rsidRPr="00F50940">
              <w:rPr>
                <w:szCs w:val="26"/>
              </w:rPr>
              <w:t>doanh</w:t>
            </w:r>
            <w:proofErr w:type="spellEnd"/>
            <w:r w:rsidRPr="00F50940">
              <w:rPr>
                <w:szCs w:val="26"/>
              </w:rPr>
              <w:t xml:space="preserve"> </w:t>
            </w:r>
            <w:proofErr w:type="spellStart"/>
            <w:r w:rsidRPr="00F50940">
              <w:rPr>
                <w:szCs w:val="26"/>
              </w:rPr>
              <w:t>nghiệp</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73E3D90E" w14:textId="77777777" w:rsidR="0037297E" w:rsidRPr="00F50940" w:rsidRDefault="0037297E" w:rsidP="001531AE">
            <w:pPr>
              <w:widowControl w:val="0"/>
              <w:numPr>
                <w:ilvl w:val="0"/>
                <w:numId w:val="30"/>
              </w:numPr>
              <w:jc w:val="both"/>
              <w:rPr>
                <w:szCs w:val="26"/>
              </w:rPr>
            </w:pPr>
            <w:proofErr w:type="spellStart"/>
            <w:r w:rsidRPr="00F50940">
              <w:rPr>
                <w:szCs w:val="26"/>
              </w:rPr>
              <w:t>Phê</w:t>
            </w:r>
            <w:proofErr w:type="spellEnd"/>
            <w:r w:rsidRPr="00F50940">
              <w:rPr>
                <w:szCs w:val="26"/>
              </w:rPr>
              <w:t xml:space="preserve"> </w:t>
            </w:r>
            <w:proofErr w:type="spellStart"/>
            <w:r w:rsidRPr="00F50940">
              <w:rPr>
                <w:szCs w:val="26"/>
              </w:rPr>
              <w:t>duyệt</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p>
          <w:p w14:paraId="070AE826" w14:textId="77777777" w:rsidR="0037297E" w:rsidRPr="00F50940" w:rsidRDefault="0037297E" w:rsidP="001531AE">
            <w:pPr>
              <w:widowControl w:val="0"/>
              <w:numPr>
                <w:ilvl w:val="0"/>
                <w:numId w:val="30"/>
              </w:numPr>
              <w:jc w:val="both"/>
              <w:rPr>
                <w:szCs w:val="26"/>
              </w:rPr>
            </w:pPr>
            <w:proofErr w:type="spellStart"/>
            <w:r w:rsidRPr="00F50940">
              <w:rPr>
                <w:szCs w:val="26"/>
              </w:rPr>
              <w:t>Xem</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
          <w:p w14:paraId="4878A93C" w14:textId="77777777" w:rsidR="0037297E" w:rsidRDefault="0037297E" w:rsidP="001531AE">
            <w:pPr>
              <w:widowControl w:val="0"/>
              <w:numPr>
                <w:ilvl w:val="0"/>
                <w:numId w:val="30"/>
              </w:numPr>
              <w:jc w:val="both"/>
              <w:rPr>
                <w:szCs w:val="26"/>
              </w:rPr>
            </w:pPr>
            <w:proofErr w:type="spellStart"/>
            <w:r w:rsidRPr="00F50940">
              <w:rPr>
                <w:szCs w:val="26"/>
              </w:rPr>
              <w:t>Phê</w:t>
            </w:r>
            <w:proofErr w:type="spellEnd"/>
            <w:r w:rsidRPr="00F50940">
              <w:rPr>
                <w:szCs w:val="26"/>
              </w:rPr>
              <w:t xml:space="preserve"> </w:t>
            </w:r>
            <w:proofErr w:type="spellStart"/>
            <w:r w:rsidRPr="00F50940">
              <w:rPr>
                <w:szCs w:val="26"/>
              </w:rPr>
              <w:t>duyệt</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58AD41F8" w14:textId="30D36936" w:rsidR="0037297E" w:rsidRPr="00E227DB" w:rsidRDefault="0037297E" w:rsidP="001531AE">
            <w:pPr>
              <w:widowControl w:val="0"/>
              <w:numPr>
                <w:ilvl w:val="0"/>
                <w:numId w:val="30"/>
              </w:numPr>
              <w:rPr>
                <w:szCs w:val="26"/>
              </w:rPr>
            </w:pPr>
            <w:r>
              <w:rPr>
                <w:szCs w:val="26"/>
              </w:rPr>
              <w:t xml:space="preserve">Theo </w:t>
            </w:r>
            <w:proofErr w:type="spellStart"/>
            <w:r>
              <w:rPr>
                <w:szCs w:val="26"/>
              </w:rPr>
              <w:t>dõi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w:t>
            </w:r>
          </w:p>
        </w:tc>
        <w:tc>
          <w:tcPr>
            <w:tcW w:w="758" w:type="pct"/>
            <w:tcBorders>
              <w:top w:val="single" w:sz="4" w:space="0" w:color="auto"/>
              <w:left w:val="single" w:sz="4" w:space="0" w:color="auto"/>
              <w:bottom w:val="single" w:sz="4" w:space="0" w:color="auto"/>
              <w:right w:val="single" w:sz="12" w:space="0" w:color="auto"/>
            </w:tcBorders>
            <w:vAlign w:val="center"/>
          </w:tcPr>
          <w:p w14:paraId="09C8A788" w14:textId="77777777" w:rsidR="0037297E" w:rsidRPr="00E227DB" w:rsidRDefault="0037297E" w:rsidP="0037297E">
            <w:pPr>
              <w:rPr>
                <w:szCs w:val="26"/>
              </w:rPr>
            </w:pPr>
          </w:p>
        </w:tc>
      </w:tr>
      <w:tr w:rsidR="0037297E" w:rsidRPr="00E227DB" w14:paraId="6A62A073"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78CD8A2"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15FC4E5" w14:textId="42606C4F" w:rsidR="0037297E" w:rsidRPr="00E227DB" w:rsidRDefault="0037297E" w:rsidP="0037297E">
            <w:pPr>
              <w:rPr>
                <w:szCs w:val="26"/>
              </w:rPr>
            </w:pPr>
            <w:proofErr w:type="spellStart"/>
            <w:r w:rsidRPr="00F50940">
              <w:rPr>
                <w:szCs w:val="26"/>
              </w:rPr>
              <w:t>Trưởng</w:t>
            </w:r>
            <w:proofErr w:type="spellEnd"/>
            <w:r w:rsidRPr="00F50940">
              <w:rPr>
                <w:szCs w:val="26"/>
              </w:rPr>
              <w:t xml:space="preserve"> </w:t>
            </w:r>
            <w:proofErr w:type="spellStart"/>
            <w:r w:rsidRPr="00F50940">
              <w:rPr>
                <w:szCs w:val="26"/>
              </w:rPr>
              <w:t>bộ</w:t>
            </w:r>
            <w:proofErr w:type="spellEnd"/>
            <w:r w:rsidRPr="00F50940">
              <w:rPr>
                <w:szCs w:val="26"/>
              </w:rPr>
              <w:t xml:space="preserve"> </w:t>
            </w:r>
            <w:proofErr w:type="spellStart"/>
            <w:r w:rsidRPr="00F50940">
              <w:rPr>
                <w:szCs w:val="26"/>
              </w:rPr>
              <w:t>phận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0827F310" w14:textId="77777777" w:rsidR="0037297E" w:rsidRDefault="0037297E" w:rsidP="001531AE">
            <w:pPr>
              <w:widowControl w:val="0"/>
              <w:numPr>
                <w:ilvl w:val="0"/>
                <w:numId w:val="30"/>
              </w:numPr>
              <w:jc w:val="both"/>
              <w:rPr>
                <w:szCs w:val="26"/>
              </w:rPr>
            </w:pPr>
            <w:proofErr w:type="spellStart"/>
            <w:r>
              <w:rPr>
                <w:szCs w:val="26"/>
              </w:rPr>
              <w:t>Xây</w:t>
            </w:r>
            <w:proofErr w:type="spellEnd"/>
            <w:r>
              <w:rPr>
                <w:szCs w:val="26"/>
              </w:rPr>
              <w:t xml:space="preserve"> </w:t>
            </w:r>
            <w:proofErr w:type="spellStart"/>
            <w:r>
              <w:rPr>
                <w:szCs w:val="26"/>
              </w:rPr>
              <w:t>dựng</w:t>
            </w:r>
            <w:proofErr w:type="spellEnd"/>
            <w:r>
              <w:rPr>
                <w:szCs w:val="26"/>
              </w:rPr>
              <w:t xml:space="preserve"> </w:t>
            </w:r>
            <w:proofErr w:type="spellStart"/>
            <w:r>
              <w:rPr>
                <w:szCs w:val="26"/>
              </w:rPr>
              <w:t>tiêu</w:t>
            </w:r>
            <w:proofErr w:type="spellEnd"/>
            <w:r>
              <w:rPr>
                <w:szCs w:val="26"/>
              </w:rPr>
              <w:t xml:space="preserve"> </w:t>
            </w:r>
            <w:proofErr w:type="spellStart"/>
            <w:r>
              <w:rPr>
                <w:szCs w:val="26"/>
              </w:rPr>
              <w:t>chí</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p>
          <w:p w14:paraId="7FA4508D" w14:textId="77777777" w:rsidR="0037297E" w:rsidRDefault="0037297E" w:rsidP="001531AE">
            <w:pPr>
              <w:widowControl w:val="0"/>
              <w:numPr>
                <w:ilvl w:val="0"/>
                <w:numId w:val="30"/>
              </w:numPr>
              <w:jc w:val="both"/>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phục</w:t>
            </w:r>
            <w:proofErr w:type="spellEnd"/>
            <w:r>
              <w:rPr>
                <w:szCs w:val="26"/>
              </w:rPr>
              <w:t xml:space="preserve"> </w:t>
            </w:r>
            <w:proofErr w:type="spellStart"/>
            <w:r>
              <w:rPr>
                <w:szCs w:val="26"/>
              </w:rPr>
              <w:t>vụ</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năm</w:t>
            </w:r>
            <w:proofErr w:type="spellEnd"/>
          </w:p>
          <w:p w14:paraId="5DB323B6" w14:textId="77777777" w:rsidR="0037297E" w:rsidRPr="00F50940" w:rsidRDefault="0037297E" w:rsidP="001531AE">
            <w:pPr>
              <w:widowControl w:val="0"/>
              <w:numPr>
                <w:ilvl w:val="0"/>
                <w:numId w:val="30"/>
              </w:numPr>
              <w:jc w:val="both"/>
              <w:rPr>
                <w:szCs w:val="26"/>
              </w:rPr>
            </w:pPr>
            <w:proofErr w:type="spellStart"/>
            <w:r w:rsidRPr="00F50940">
              <w:rPr>
                <w:szCs w:val="26"/>
              </w:rPr>
              <w:t>Lập</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r w:rsidRPr="00F50940">
              <w:rPr>
                <w:szCs w:val="26"/>
              </w:rPr>
              <w:t xml:space="preserve"> </w:t>
            </w:r>
          </w:p>
          <w:p w14:paraId="3C6DEBF0" w14:textId="77777777" w:rsidR="0037297E" w:rsidRPr="00F50940" w:rsidRDefault="0037297E" w:rsidP="001531AE">
            <w:pPr>
              <w:widowControl w:val="0"/>
              <w:numPr>
                <w:ilvl w:val="0"/>
                <w:numId w:val="30"/>
              </w:numPr>
              <w:jc w:val="both"/>
              <w:rPr>
                <w:szCs w:val="26"/>
              </w:rPr>
            </w:pPr>
            <w:proofErr w:type="spellStart"/>
            <w:r w:rsidRPr="00F50940">
              <w:rPr>
                <w:szCs w:val="26"/>
              </w:rPr>
              <w:t>Phân</w:t>
            </w:r>
            <w:proofErr w:type="spellEnd"/>
            <w:r w:rsidRPr="00F50940">
              <w:rPr>
                <w:szCs w:val="26"/>
              </w:rPr>
              <w:t xml:space="preserve"> </w:t>
            </w:r>
            <w:proofErr w:type="spellStart"/>
            <w:r w:rsidRPr="00F50940">
              <w:rPr>
                <w:szCs w:val="26"/>
              </w:rPr>
              <w:t>công</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Pr="00F50940">
              <w:rPr>
                <w:szCs w:val="26"/>
              </w:rPr>
              <w:t>chịu</w:t>
            </w:r>
            <w:proofErr w:type="spellEnd"/>
            <w:r w:rsidRPr="00F50940">
              <w:rPr>
                <w:szCs w:val="26"/>
              </w:rPr>
              <w:t xml:space="preserve"> </w:t>
            </w:r>
            <w:proofErr w:type="spellStart"/>
            <w:r w:rsidRPr="00F50940">
              <w:rPr>
                <w:szCs w:val="26"/>
              </w:rPr>
              <w:t>trách</w:t>
            </w:r>
            <w:proofErr w:type="spellEnd"/>
            <w:r w:rsidRPr="00F50940">
              <w:rPr>
                <w:szCs w:val="26"/>
              </w:rPr>
              <w:t xml:space="preserve"> </w:t>
            </w:r>
            <w:proofErr w:type="spellStart"/>
            <w:r w:rsidRPr="00F50940">
              <w:rPr>
                <w:szCs w:val="26"/>
              </w:rPr>
              <w:t>nhiệm</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60012276" w14:textId="77777777" w:rsidR="0037297E" w:rsidRPr="00F50940"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269405A0" w14:textId="77777777" w:rsidR="0037297E" w:rsidRPr="00F50940" w:rsidRDefault="0037297E" w:rsidP="001531AE">
            <w:pPr>
              <w:widowControl w:val="0"/>
              <w:numPr>
                <w:ilvl w:val="0"/>
                <w:numId w:val="30"/>
              </w:numPr>
              <w:jc w:val="both"/>
              <w:rPr>
                <w:szCs w:val="26"/>
              </w:rPr>
            </w:pPr>
            <w:proofErr w:type="spellStart"/>
            <w:r w:rsidRPr="00F50940">
              <w:rPr>
                <w:szCs w:val="26"/>
              </w:rPr>
              <w:t>Xem</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7A88F2A" w14:textId="77777777" w:rsidR="0037297E"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chất</w:t>
            </w:r>
            <w:proofErr w:type="spellEnd"/>
            <w:r w:rsidRPr="00F50940">
              <w:rPr>
                <w:szCs w:val="26"/>
              </w:rPr>
              <w:t xml:space="preserve"> </w:t>
            </w:r>
            <w:proofErr w:type="spellStart"/>
            <w:r w:rsidRPr="00F50940">
              <w:rPr>
                <w:szCs w:val="26"/>
              </w:rPr>
              <w:t>lượng</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021183C0" w14:textId="3888EF09" w:rsidR="0037297E" w:rsidRPr="00E227DB" w:rsidRDefault="0037297E" w:rsidP="001531AE">
            <w:pPr>
              <w:widowControl w:val="0"/>
              <w:numPr>
                <w:ilvl w:val="0"/>
                <w:numId w:val="30"/>
              </w:numPr>
              <w:rPr>
                <w:szCs w:val="26"/>
              </w:rPr>
            </w:pPr>
            <w:r>
              <w:rPr>
                <w:szCs w:val="26"/>
              </w:rPr>
              <w:t xml:space="preserve">Theo </w:t>
            </w:r>
            <w:proofErr w:type="spellStart"/>
            <w:r>
              <w:rPr>
                <w:szCs w:val="26"/>
              </w:rPr>
              <w:t>dõi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w:t>
            </w:r>
          </w:p>
        </w:tc>
        <w:tc>
          <w:tcPr>
            <w:tcW w:w="758" w:type="pct"/>
            <w:tcBorders>
              <w:top w:val="single" w:sz="4" w:space="0" w:color="auto"/>
              <w:left w:val="single" w:sz="4" w:space="0" w:color="auto"/>
              <w:bottom w:val="single" w:sz="4" w:space="0" w:color="auto"/>
              <w:right w:val="single" w:sz="12" w:space="0" w:color="auto"/>
            </w:tcBorders>
            <w:vAlign w:val="center"/>
          </w:tcPr>
          <w:p w14:paraId="74F80848" w14:textId="77777777" w:rsidR="0037297E" w:rsidRPr="00E227DB" w:rsidRDefault="0037297E" w:rsidP="0037297E">
            <w:pPr>
              <w:rPr>
                <w:szCs w:val="26"/>
              </w:rPr>
            </w:pPr>
          </w:p>
        </w:tc>
      </w:tr>
      <w:tr w:rsidR="0037297E" w:rsidRPr="00E227DB" w14:paraId="27E5121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AB7673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90068D9" w14:textId="78470F9F" w:rsidR="0037297E" w:rsidRPr="00E227DB" w:rsidRDefault="0037297E" w:rsidP="0037297E">
            <w:pPr>
              <w:rPr>
                <w:szCs w:val="26"/>
              </w:rPr>
            </w:pPr>
            <w:proofErr w:type="spellStart"/>
            <w:r w:rsidRPr="00F50940">
              <w:rPr>
                <w:szCs w:val="26"/>
              </w:rPr>
              <w:t>Trưởng</w:t>
            </w:r>
            <w:proofErr w:type="spellEnd"/>
            <w:r w:rsidRPr="00F50940">
              <w:rPr>
                <w:szCs w:val="26"/>
              </w:rPr>
              <w:t xml:space="preserve"> </w:t>
            </w:r>
            <w:proofErr w:type="spellStart"/>
            <w:r w:rsidRPr="00F50940">
              <w:rPr>
                <w:szCs w:val="26"/>
              </w:rPr>
              <w:t>nhóm</w:t>
            </w:r>
            <w:proofErr w:type="spellEnd"/>
            <w:r>
              <w:rPr>
                <w:szCs w:val="26"/>
              </w:rPr>
              <w:t>/</w:t>
            </w:r>
            <w:proofErr w:type="spellStart"/>
            <w:r>
              <w:rPr>
                <w:szCs w:val="26"/>
              </w:rPr>
              <w:t>đoàn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592F416B" w14:textId="77777777" w:rsidR="0037297E" w:rsidRPr="00F50940" w:rsidRDefault="0037297E" w:rsidP="001531AE">
            <w:pPr>
              <w:widowControl w:val="0"/>
              <w:numPr>
                <w:ilvl w:val="0"/>
                <w:numId w:val="30"/>
              </w:numPr>
              <w:jc w:val="both"/>
              <w:rPr>
                <w:szCs w:val="26"/>
              </w:rPr>
            </w:pPr>
            <w:proofErr w:type="spellStart"/>
            <w:r w:rsidRPr="00F50940">
              <w:rPr>
                <w:szCs w:val="26"/>
              </w:rPr>
              <w:t>Lập</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
          <w:p w14:paraId="04ED8D0D" w14:textId="1C9EBDB3" w:rsidR="0037297E" w:rsidRPr="00F50940" w:rsidRDefault="0037297E" w:rsidP="001531AE">
            <w:pPr>
              <w:widowControl w:val="0"/>
              <w:numPr>
                <w:ilvl w:val="0"/>
                <w:numId w:val="30"/>
              </w:numPr>
              <w:jc w:val="both"/>
              <w:rPr>
                <w:szCs w:val="26"/>
              </w:rPr>
            </w:pPr>
            <w:proofErr w:type="spellStart"/>
            <w:r w:rsidRPr="00F50940">
              <w:rPr>
                <w:szCs w:val="26"/>
              </w:rPr>
              <w:t>Xác</w:t>
            </w:r>
            <w:proofErr w:type="spellEnd"/>
            <w:r w:rsidRPr="00F50940">
              <w:rPr>
                <w:szCs w:val="26"/>
              </w:rPr>
              <w:t xml:space="preserve"> </w:t>
            </w:r>
            <w:proofErr w:type="spellStart"/>
            <w:r w:rsidRPr="00F50940">
              <w:rPr>
                <w:szCs w:val="26"/>
              </w:rPr>
              <w:t>định</w:t>
            </w:r>
            <w:proofErr w:type="spellEnd"/>
            <w:r w:rsidRPr="00F50940">
              <w:rPr>
                <w:szCs w:val="26"/>
              </w:rPr>
              <w:t xml:space="preserve"> </w:t>
            </w:r>
            <w:proofErr w:type="spellStart"/>
            <w:r w:rsidRPr="00F50940">
              <w:rPr>
                <w:szCs w:val="26"/>
              </w:rPr>
              <w:t>và</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p>
          <w:p w14:paraId="2848E3C5" w14:textId="77777777" w:rsidR="0037297E" w:rsidRDefault="0037297E" w:rsidP="001531AE">
            <w:pPr>
              <w:widowControl w:val="0"/>
              <w:numPr>
                <w:ilvl w:val="0"/>
                <w:numId w:val="30"/>
              </w:numPr>
              <w:jc w:val="both"/>
              <w:rPr>
                <w:szCs w:val="26"/>
              </w:rPr>
            </w:pPr>
            <w:proofErr w:type="spellStart"/>
            <w:r w:rsidRPr="00F50940">
              <w:rPr>
                <w:szCs w:val="26"/>
              </w:rPr>
              <w:t>Xây</w:t>
            </w:r>
            <w:proofErr w:type="spellEnd"/>
            <w:r w:rsidRPr="00F50940">
              <w:rPr>
                <w:szCs w:val="26"/>
              </w:rPr>
              <w:t xml:space="preserve"> </w:t>
            </w:r>
            <w:proofErr w:type="spellStart"/>
            <w:r w:rsidRPr="00F50940">
              <w:rPr>
                <w:szCs w:val="26"/>
              </w:rPr>
              <w:t>dựng</w:t>
            </w:r>
            <w:proofErr w:type="spellEnd"/>
            <w:r w:rsidRPr="00F50940">
              <w:rPr>
                <w:szCs w:val="26"/>
              </w:rPr>
              <w:t xml:space="preserve"> </w:t>
            </w:r>
            <w:proofErr w:type="spellStart"/>
            <w:r w:rsidRPr="00F50940">
              <w:rPr>
                <w:szCs w:val="26"/>
              </w:rPr>
              <w:t>Chương</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0F56D150" w14:textId="77777777" w:rsidR="0037297E" w:rsidRPr="00F50940" w:rsidRDefault="0037297E" w:rsidP="001531AE">
            <w:pPr>
              <w:widowControl w:val="0"/>
              <w:numPr>
                <w:ilvl w:val="0"/>
                <w:numId w:val="30"/>
              </w:numPr>
              <w:jc w:val="both"/>
              <w:rPr>
                <w:szCs w:val="26"/>
              </w:rPr>
            </w:pP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w:t>
            </w:r>
          </w:p>
          <w:p w14:paraId="10A8AE40"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biên</w:t>
            </w:r>
            <w:proofErr w:type="spellEnd"/>
            <w:r w:rsidRPr="00F50940">
              <w:rPr>
                <w:szCs w:val="26"/>
              </w:rPr>
              <w:t xml:space="preserve"> </w:t>
            </w:r>
            <w:proofErr w:type="spellStart"/>
            <w:r w:rsidRPr="00F50940">
              <w:rPr>
                <w:szCs w:val="26"/>
              </w:rPr>
              <w:t>bản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2318BF7" w14:textId="77777777" w:rsidR="0037297E" w:rsidRPr="00F50940"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1D35DD8"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xem</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4C3FC84" w14:textId="77777777" w:rsidR="0037297E"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việc</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4FC33701" w14:textId="3DBB0DA6" w:rsidR="0037297E" w:rsidRPr="00E227DB" w:rsidRDefault="0037297E" w:rsidP="001531AE">
            <w:pPr>
              <w:widowControl w:val="0"/>
              <w:numPr>
                <w:ilvl w:val="0"/>
                <w:numId w:val="30"/>
              </w:numPr>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0F2209F7" w14:textId="77777777" w:rsidR="0037297E" w:rsidRPr="00E227DB" w:rsidRDefault="0037297E" w:rsidP="0037297E">
            <w:pPr>
              <w:rPr>
                <w:szCs w:val="26"/>
              </w:rPr>
            </w:pPr>
          </w:p>
        </w:tc>
      </w:tr>
      <w:tr w:rsidR="0037297E" w:rsidRPr="00E227DB" w14:paraId="519958C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0BC14C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A76D57C" w14:textId="4C076DE6" w:rsidR="0037297E" w:rsidRPr="00E227DB" w:rsidRDefault="0037297E" w:rsidP="0037297E">
            <w:pPr>
              <w:rPr>
                <w:szCs w:val="26"/>
              </w:rPr>
            </w:pP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viên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540FED2A" w14:textId="07E3A77D" w:rsidR="0037297E" w:rsidRPr="00F50940" w:rsidRDefault="0037297E" w:rsidP="001531AE">
            <w:pPr>
              <w:widowControl w:val="0"/>
              <w:numPr>
                <w:ilvl w:val="0"/>
                <w:numId w:val="30"/>
              </w:numPr>
              <w:jc w:val="both"/>
              <w:rPr>
                <w:szCs w:val="26"/>
              </w:rPr>
            </w:pPr>
            <w:proofErr w:type="spellStart"/>
            <w:r w:rsidRPr="00F50940">
              <w:rPr>
                <w:szCs w:val="26"/>
              </w:rPr>
              <w:t>Xác</w:t>
            </w:r>
            <w:proofErr w:type="spellEnd"/>
            <w:r w:rsidRPr="00F50940">
              <w:rPr>
                <w:szCs w:val="26"/>
              </w:rPr>
              <w:t xml:space="preserve"> </w:t>
            </w:r>
            <w:proofErr w:type="spellStart"/>
            <w:r w:rsidRPr="00F50940">
              <w:rPr>
                <w:szCs w:val="26"/>
              </w:rPr>
              <w:t>định</w:t>
            </w:r>
            <w:proofErr w:type="spellEnd"/>
            <w:r w:rsidRPr="00F50940">
              <w:rPr>
                <w:szCs w:val="26"/>
              </w:rPr>
              <w:t xml:space="preserve"> </w:t>
            </w:r>
            <w:proofErr w:type="spellStart"/>
            <w:r w:rsidRPr="00F50940">
              <w:rPr>
                <w:szCs w:val="26"/>
              </w:rPr>
              <w:t>và</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quy</w:t>
            </w:r>
            <w:proofErr w:type="spellEnd"/>
            <w:r>
              <w:rPr>
                <w:szCs w:val="26"/>
              </w:rPr>
              <w:t xml:space="preserve"> </w:t>
            </w:r>
            <w:proofErr w:type="spellStart"/>
            <w:r>
              <w:rPr>
                <w:szCs w:val="26"/>
              </w:rPr>
              <w:lastRenderedPageBreak/>
              <w:t>trình</w:t>
            </w:r>
            <w:proofErr w:type="spellEnd"/>
          </w:p>
          <w:p w14:paraId="020A5195" w14:textId="77777777" w:rsidR="0037297E" w:rsidRPr="00F50940" w:rsidRDefault="0037297E" w:rsidP="001531AE">
            <w:pPr>
              <w:widowControl w:val="0"/>
              <w:numPr>
                <w:ilvl w:val="0"/>
                <w:numId w:val="30"/>
              </w:numPr>
              <w:jc w:val="both"/>
              <w:rPr>
                <w:szCs w:val="26"/>
              </w:rPr>
            </w:pPr>
            <w:proofErr w:type="spellStart"/>
            <w:r w:rsidRPr="00F50940">
              <w:rPr>
                <w:szCs w:val="26"/>
              </w:rPr>
              <w:t>Xây</w:t>
            </w:r>
            <w:proofErr w:type="spellEnd"/>
            <w:r w:rsidRPr="00F50940">
              <w:rPr>
                <w:szCs w:val="26"/>
              </w:rPr>
              <w:t xml:space="preserve"> </w:t>
            </w:r>
            <w:proofErr w:type="spellStart"/>
            <w:r w:rsidRPr="00F50940">
              <w:rPr>
                <w:szCs w:val="26"/>
              </w:rPr>
              <w:t>dựng</w:t>
            </w:r>
            <w:proofErr w:type="spellEnd"/>
            <w:r w:rsidRPr="00F50940">
              <w:rPr>
                <w:szCs w:val="26"/>
              </w:rPr>
              <w:t xml:space="preserve"> </w:t>
            </w:r>
            <w:proofErr w:type="spellStart"/>
            <w:r w:rsidRPr="00F50940">
              <w:rPr>
                <w:szCs w:val="26"/>
              </w:rPr>
              <w:t>thủ</w:t>
            </w:r>
            <w:proofErr w:type="spellEnd"/>
            <w:r w:rsidRPr="00F50940">
              <w:rPr>
                <w:szCs w:val="26"/>
              </w:rPr>
              <w:t xml:space="preserve"> </w:t>
            </w:r>
            <w:proofErr w:type="spellStart"/>
            <w:r w:rsidRPr="00F50940">
              <w:rPr>
                <w:szCs w:val="26"/>
              </w:rPr>
              <w:t>tục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60E87521"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giấy</w:t>
            </w:r>
            <w:proofErr w:type="spellEnd"/>
            <w:r w:rsidRPr="00F50940">
              <w:rPr>
                <w:szCs w:val="26"/>
              </w:rPr>
              <w:t xml:space="preserve"> </w:t>
            </w:r>
            <w:proofErr w:type="spellStart"/>
            <w:r w:rsidRPr="00F50940">
              <w:rPr>
                <w:szCs w:val="26"/>
              </w:rPr>
              <w:t>tờ</w:t>
            </w:r>
            <w:proofErr w:type="spellEnd"/>
            <w:r w:rsidRPr="00F50940">
              <w:rPr>
                <w:szCs w:val="26"/>
              </w:rPr>
              <w:t xml:space="preserve"> </w:t>
            </w:r>
            <w:proofErr w:type="spellStart"/>
            <w:r w:rsidRPr="00F50940">
              <w:rPr>
                <w:szCs w:val="26"/>
              </w:rPr>
              <w:t>làm</w:t>
            </w:r>
            <w:proofErr w:type="spellEnd"/>
            <w:r w:rsidRPr="00F50940">
              <w:rPr>
                <w:szCs w:val="26"/>
              </w:rPr>
              <w:t xml:space="preserve"> </w:t>
            </w:r>
            <w:proofErr w:type="spellStart"/>
            <w:r w:rsidRPr="00F50940">
              <w:rPr>
                <w:szCs w:val="26"/>
              </w:rPr>
              <w:t>việc</w:t>
            </w:r>
            <w:proofErr w:type="spellEnd"/>
          </w:p>
          <w:p w14:paraId="50E24F14" w14:textId="77777777" w:rsidR="0037297E" w:rsidRPr="00F50940" w:rsidRDefault="0037297E" w:rsidP="001531AE">
            <w:pPr>
              <w:widowControl w:val="0"/>
              <w:numPr>
                <w:ilvl w:val="0"/>
                <w:numId w:val="30"/>
              </w:numPr>
              <w:jc w:val="both"/>
              <w:rPr>
                <w:szCs w:val="26"/>
              </w:rPr>
            </w:pPr>
            <w:proofErr w:type="spellStart"/>
            <w:r w:rsidRPr="00F50940">
              <w:rPr>
                <w:szCs w:val="26"/>
              </w:rPr>
              <w:t>Ghi</w:t>
            </w:r>
            <w:proofErr w:type="spellEnd"/>
            <w:r w:rsidRPr="00F50940">
              <w:rPr>
                <w:szCs w:val="26"/>
              </w:rPr>
              <w:t xml:space="preserve"> </w:t>
            </w:r>
            <w:proofErr w:type="spellStart"/>
            <w:r w:rsidRPr="00F50940">
              <w:rPr>
                <w:szCs w:val="26"/>
              </w:rPr>
              <w:t>nhận</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phát</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50085D0" w14:textId="77777777" w:rsidR="0037297E" w:rsidRPr="00F50940" w:rsidRDefault="0037297E" w:rsidP="001531AE">
            <w:pPr>
              <w:widowControl w:val="0"/>
              <w:numPr>
                <w:ilvl w:val="0"/>
                <w:numId w:val="30"/>
              </w:numPr>
              <w:jc w:val="both"/>
              <w:rPr>
                <w:szCs w:val="26"/>
              </w:rPr>
            </w:pPr>
            <w:proofErr w:type="spellStart"/>
            <w:r w:rsidRPr="00F50940">
              <w:rPr>
                <w:szCs w:val="26"/>
              </w:rPr>
              <w:t>Đưa</w:t>
            </w:r>
            <w:proofErr w:type="spellEnd"/>
            <w:r w:rsidRPr="00F50940">
              <w:rPr>
                <w:szCs w:val="26"/>
              </w:rPr>
              <w:t xml:space="preserve"> ra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BE8EE28" w14:textId="501A4458" w:rsidR="0037297E" w:rsidRPr="00E227DB" w:rsidRDefault="0037297E" w:rsidP="001531AE">
            <w:pPr>
              <w:widowControl w:val="0"/>
              <w:numPr>
                <w:ilvl w:val="0"/>
                <w:numId w:val="30"/>
              </w:numPr>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việc</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720554F6" w14:textId="77777777" w:rsidR="0037297E" w:rsidRPr="00E227DB" w:rsidRDefault="0037297E" w:rsidP="0037297E">
            <w:pPr>
              <w:rPr>
                <w:szCs w:val="26"/>
              </w:rPr>
            </w:pPr>
          </w:p>
        </w:tc>
      </w:tr>
      <w:tr w:rsidR="0037297E" w:rsidRPr="00E227DB" w14:paraId="6936142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02F09EFF"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4104D0A" w14:textId="1ABCBE43" w:rsidR="0037297E" w:rsidRPr="00E227DB" w:rsidRDefault="0037297E" w:rsidP="0037297E">
            <w:pPr>
              <w:rPr>
                <w:szCs w:val="26"/>
              </w:rPr>
            </w:pPr>
            <w:proofErr w:type="spellStart"/>
            <w:r w:rsidRPr="00F50940">
              <w:rPr>
                <w:szCs w:val="26"/>
              </w:rPr>
              <w:t>Người</w:t>
            </w:r>
            <w:proofErr w:type="spellEnd"/>
            <w:r w:rsidRPr="00F50940">
              <w:rPr>
                <w:szCs w:val="26"/>
              </w:rPr>
              <w:t xml:space="preserve"> </w:t>
            </w:r>
            <w:proofErr w:type="spellStart"/>
            <w:r w:rsidRPr="00F50940">
              <w:rPr>
                <w:szCs w:val="26"/>
              </w:rPr>
              <w:t>dùng</w:t>
            </w:r>
            <w:proofErr w:type="spellEnd"/>
            <w:r w:rsidRPr="00F50940">
              <w:rPr>
                <w:szCs w:val="26"/>
              </w:rPr>
              <w:t xml:space="preserve"> </w:t>
            </w:r>
            <w:proofErr w:type="spellStart"/>
            <w:r w:rsidRPr="00F50940">
              <w:rPr>
                <w:szCs w:val="26"/>
              </w:rPr>
              <w:t>của</w:t>
            </w:r>
            <w:proofErr w:type="spellEnd"/>
            <w:r w:rsidRPr="00F50940">
              <w:rPr>
                <w:szCs w:val="26"/>
              </w:rPr>
              <w:t xml:space="preserve"> </w:t>
            </w:r>
            <w:proofErr w:type="spellStart"/>
            <w:r w:rsidRPr="00F50940">
              <w:rPr>
                <w:szCs w:val="26"/>
              </w:rPr>
              <w:t>đơn</w:t>
            </w:r>
            <w:proofErr w:type="spellEnd"/>
            <w:r w:rsidRPr="00F50940">
              <w:rPr>
                <w:szCs w:val="26"/>
              </w:rPr>
              <w:t xml:space="preserve"> </w:t>
            </w:r>
            <w:proofErr w:type="spellStart"/>
            <w:r w:rsidRPr="00F50940">
              <w:rPr>
                <w:szCs w:val="26"/>
              </w:rPr>
              <w:t>vị</w:t>
            </w:r>
            <w:proofErr w:type="spellEnd"/>
            <w:r w:rsidRPr="00F50940">
              <w:rPr>
                <w:szCs w:val="26"/>
              </w:rPr>
              <w:t xml:space="preserve"> </w:t>
            </w:r>
            <w:proofErr w:type="spellStart"/>
            <w:r w:rsidRPr="00F50940">
              <w:rPr>
                <w:szCs w:val="26"/>
              </w:rPr>
              <w:t>được</w:t>
            </w:r>
            <w:proofErr w:type="spellEnd"/>
            <w:r w:rsidRPr="00F50940">
              <w:rPr>
                <w:szCs w:val="26"/>
              </w:rPr>
              <w:t xml:space="preserve"> KT</w:t>
            </w:r>
          </w:p>
        </w:tc>
        <w:tc>
          <w:tcPr>
            <w:tcW w:w="2457" w:type="pct"/>
            <w:tcBorders>
              <w:top w:val="single" w:sz="4" w:space="0" w:color="auto"/>
              <w:left w:val="single" w:sz="4" w:space="0" w:color="auto"/>
              <w:bottom w:val="single" w:sz="4" w:space="0" w:color="auto"/>
              <w:right w:val="single" w:sz="4" w:space="0" w:color="auto"/>
            </w:tcBorders>
            <w:vAlign w:val="center"/>
          </w:tcPr>
          <w:p w14:paraId="0CDDB1C5" w14:textId="77777777" w:rsidR="0037297E" w:rsidRDefault="0037297E" w:rsidP="001531AE">
            <w:pPr>
              <w:widowControl w:val="0"/>
              <w:numPr>
                <w:ilvl w:val="0"/>
                <w:numId w:val="30"/>
              </w:numPr>
              <w:rPr>
                <w:szCs w:val="26"/>
              </w:rPr>
            </w:pPr>
            <w:proofErr w:type="spellStart"/>
            <w:r w:rsidRPr="00F50940">
              <w:rPr>
                <w:szCs w:val="26"/>
              </w:rPr>
              <w:t>Cập</w:t>
            </w:r>
            <w:proofErr w:type="spellEnd"/>
            <w:r w:rsidRPr="00F50940">
              <w:rPr>
                <w:szCs w:val="26"/>
              </w:rPr>
              <w:t xml:space="preserve"> </w:t>
            </w:r>
            <w:proofErr w:type="spellStart"/>
            <w:r w:rsidRPr="00F50940">
              <w:rPr>
                <w:szCs w:val="26"/>
              </w:rPr>
              <w:t>nhật</w:t>
            </w:r>
            <w:proofErr w:type="spellEnd"/>
            <w:r w:rsidRPr="00F50940">
              <w:rPr>
                <w:szCs w:val="26"/>
              </w:rPr>
              <w:t xml:space="preserve"> </w:t>
            </w:r>
            <w:proofErr w:type="spellStart"/>
            <w:r w:rsidRPr="00F50940">
              <w:rPr>
                <w:szCs w:val="26"/>
              </w:rPr>
              <w:t>nội</w:t>
            </w:r>
            <w:proofErr w:type="spellEnd"/>
            <w:r w:rsidRPr="00F50940">
              <w:rPr>
                <w:szCs w:val="26"/>
              </w:rPr>
              <w:t xml:space="preserve"> dung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p>
          <w:p w14:paraId="60685F83" w14:textId="2FE8E1B6" w:rsidR="00716C20" w:rsidRPr="00E227DB" w:rsidRDefault="00716C20" w:rsidP="001531AE">
            <w:pPr>
              <w:widowControl w:val="0"/>
              <w:numPr>
                <w:ilvl w:val="0"/>
                <w:numId w:val="30"/>
              </w:numPr>
              <w:rPr>
                <w:szCs w:val="26"/>
              </w:rPr>
            </w:pPr>
            <w:proofErr w:type="spellStart"/>
            <w:r>
              <w:rPr>
                <w:szCs w:val="26"/>
              </w:rPr>
              <w:t>Cập</w:t>
            </w:r>
            <w:proofErr w:type="spellEnd"/>
            <w:r>
              <w:rPr>
                <w:szCs w:val="26"/>
                <w:lang w:val="vi-VN"/>
              </w:rPr>
              <w:t xml:space="preserve"> nhật các tài liệu do kiểm toán yêu cầu cung cấp</w:t>
            </w:r>
          </w:p>
        </w:tc>
        <w:tc>
          <w:tcPr>
            <w:tcW w:w="758" w:type="pct"/>
            <w:tcBorders>
              <w:top w:val="single" w:sz="4" w:space="0" w:color="auto"/>
              <w:left w:val="single" w:sz="4" w:space="0" w:color="auto"/>
              <w:bottom w:val="single" w:sz="4" w:space="0" w:color="auto"/>
              <w:right w:val="single" w:sz="12" w:space="0" w:color="auto"/>
            </w:tcBorders>
            <w:vAlign w:val="center"/>
          </w:tcPr>
          <w:p w14:paraId="1F24FE22" w14:textId="77777777" w:rsidR="0037297E" w:rsidRPr="00E227DB" w:rsidRDefault="0037297E" w:rsidP="0037297E">
            <w:pPr>
              <w:rPr>
                <w:szCs w:val="26"/>
              </w:rPr>
            </w:pPr>
          </w:p>
        </w:tc>
      </w:tr>
      <w:tr w:rsidR="0037297E" w:rsidRPr="00E227DB" w14:paraId="2FFC405F"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5AAFDFAD"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2824E2F0" w14:textId="03777DBA" w:rsidR="0037297E" w:rsidRPr="00E227DB" w:rsidRDefault="00716C20" w:rsidP="0037297E">
            <w:pPr>
              <w:rPr>
                <w:szCs w:val="26"/>
              </w:rPr>
            </w:pPr>
            <w:proofErr w:type="spellStart"/>
            <w:r>
              <w:rPr>
                <w:szCs w:val="26"/>
              </w:rPr>
              <w:t>Quản</w:t>
            </w:r>
            <w:proofErr w:type="spellEnd"/>
            <w:r>
              <w:rPr>
                <w:szCs w:val="26"/>
                <w:lang w:val="vi-VN"/>
              </w:rPr>
              <w:t xml:space="preserve"> trị hệ thống </w:t>
            </w:r>
          </w:p>
        </w:tc>
        <w:tc>
          <w:tcPr>
            <w:tcW w:w="2457" w:type="pct"/>
            <w:tcBorders>
              <w:top w:val="single" w:sz="4" w:space="0" w:color="auto"/>
              <w:left w:val="single" w:sz="4" w:space="0" w:color="auto"/>
              <w:bottom w:val="single" w:sz="4" w:space="0" w:color="auto"/>
              <w:right w:val="single" w:sz="4" w:space="0" w:color="auto"/>
            </w:tcBorders>
            <w:vAlign w:val="center"/>
          </w:tcPr>
          <w:p w14:paraId="098D89DD" w14:textId="45ED4A30" w:rsidR="0037297E" w:rsidRPr="00F50940" w:rsidRDefault="0037297E" w:rsidP="001531AE">
            <w:pPr>
              <w:widowControl w:val="0"/>
              <w:numPr>
                <w:ilvl w:val="0"/>
                <w:numId w:val="30"/>
              </w:numPr>
              <w:jc w:val="both"/>
              <w:rPr>
                <w:szCs w:val="26"/>
              </w:rPr>
            </w:pPr>
            <w:proofErr w:type="spellStart"/>
            <w:r w:rsidRPr="00F50940">
              <w:rPr>
                <w:szCs w:val="26"/>
              </w:rPr>
              <w:t>Quản</w:t>
            </w:r>
            <w:proofErr w:type="spellEnd"/>
            <w:r w:rsidRPr="00F50940">
              <w:rPr>
                <w:szCs w:val="26"/>
              </w:rPr>
              <w:t xml:space="preserve"> </w:t>
            </w:r>
            <w:proofErr w:type="spellStart"/>
            <w:r w:rsidRPr="00F50940">
              <w:rPr>
                <w:szCs w:val="26"/>
              </w:rPr>
              <w:t>lý</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Pr="00F50940">
              <w:rPr>
                <w:szCs w:val="26"/>
              </w:rPr>
              <w:t>dùng</w:t>
            </w:r>
            <w:proofErr w:type="spellEnd"/>
            <w:r w:rsidRPr="00F50940">
              <w:rPr>
                <w:szCs w:val="26"/>
              </w:rPr>
              <w:t xml:space="preserve">, </w:t>
            </w:r>
            <w:proofErr w:type="spellStart"/>
            <w:r w:rsidRPr="00F50940">
              <w:rPr>
                <w:szCs w:val="26"/>
              </w:rPr>
              <w:t>phân</w:t>
            </w:r>
            <w:proofErr w:type="spellEnd"/>
            <w:r w:rsidRPr="00F50940">
              <w:rPr>
                <w:szCs w:val="26"/>
              </w:rPr>
              <w:t xml:space="preserve"> </w:t>
            </w:r>
            <w:proofErr w:type="spellStart"/>
            <w:r w:rsidRPr="00F50940">
              <w:rPr>
                <w:szCs w:val="26"/>
              </w:rPr>
              <w:t>quyền</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00716C20">
              <w:rPr>
                <w:szCs w:val="26"/>
              </w:rPr>
              <w:t>dùng</w:t>
            </w:r>
            <w:proofErr w:type="spellEnd"/>
            <w:r w:rsidR="00716C20">
              <w:rPr>
                <w:szCs w:val="26"/>
                <w:lang w:val="vi-VN"/>
              </w:rPr>
              <w:t>, danh mục dùng chung trên hệ thống</w:t>
            </w:r>
          </w:p>
          <w:p w14:paraId="15EE99E9" w14:textId="77777777" w:rsidR="0037297E" w:rsidRPr="00F50940" w:rsidRDefault="0037297E" w:rsidP="001531AE">
            <w:pPr>
              <w:widowControl w:val="0"/>
              <w:numPr>
                <w:ilvl w:val="0"/>
                <w:numId w:val="30"/>
              </w:numPr>
              <w:jc w:val="both"/>
              <w:rPr>
                <w:szCs w:val="26"/>
              </w:rPr>
            </w:pPr>
            <w:proofErr w:type="spellStart"/>
            <w:r w:rsidRPr="00F50940">
              <w:rPr>
                <w:szCs w:val="26"/>
              </w:rPr>
              <w:t>Quản</w:t>
            </w:r>
            <w:proofErr w:type="spellEnd"/>
            <w:r w:rsidRPr="00F50940">
              <w:rPr>
                <w:szCs w:val="26"/>
              </w:rPr>
              <w:t xml:space="preserve"> </w:t>
            </w:r>
            <w:proofErr w:type="spellStart"/>
            <w:r w:rsidRPr="00F50940">
              <w:rPr>
                <w:szCs w:val="26"/>
              </w:rPr>
              <w:t>lý</w:t>
            </w:r>
            <w:proofErr w:type="spellEnd"/>
            <w:r w:rsidRPr="00F50940">
              <w:rPr>
                <w:szCs w:val="26"/>
              </w:rPr>
              <w:t xml:space="preserve"> </w:t>
            </w:r>
            <w:proofErr w:type="spellStart"/>
            <w:r w:rsidRPr="00F50940">
              <w:rPr>
                <w:szCs w:val="26"/>
              </w:rPr>
              <w:t>tham</w:t>
            </w:r>
            <w:proofErr w:type="spellEnd"/>
            <w:r w:rsidRPr="00F50940">
              <w:rPr>
                <w:szCs w:val="26"/>
              </w:rPr>
              <w:t xml:space="preserve"> </w:t>
            </w:r>
            <w:proofErr w:type="spellStart"/>
            <w:r w:rsidRPr="00F50940">
              <w:rPr>
                <w:szCs w:val="26"/>
              </w:rPr>
              <w:t>số</w:t>
            </w:r>
            <w:proofErr w:type="spellEnd"/>
            <w:r w:rsidRPr="00F50940">
              <w:rPr>
                <w:szCs w:val="26"/>
              </w:rPr>
              <w:t xml:space="preserve"> </w:t>
            </w:r>
            <w:proofErr w:type="spellStart"/>
            <w:r w:rsidRPr="00F50940">
              <w:rPr>
                <w:szCs w:val="26"/>
              </w:rPr>
              <w:t>hệ</w:t>
            </w:r>
            <w:proofErr w:type="spellEnd"/>
            <w:r w:rsidRPr="00F50940">
              <w:rPr>
                <w:szCs w:val="26"/>
              </w:rPr>
              <w:t xml:space="preserve"> </w:t>
            </w:r>
            <w:proofErr w:type="spellStart"/>
            <w:r w:rsidRPr="00F50940">
              <w:rPr>
                <w:szCs w:val="26"/>
              </w:rPr>
              <w:t>thống</w:t>
            </w:r>
            <w:proofErr w:type="spellEnd"/>
          </w:p>
          <w:p w14:paraId="2A22EB07" w14:textId="7D934314" w:rsidR="0037297E" w:rsidRPr="00E227DB" w:rsidRDefault="0037297E" w:rsidP="001531AE">
            <w:pPr>
              <w:widowControl w:val="0"/>
              <w:numPr>
                <w:ilvl w:val="0"/>
                <w:numId w:val="30"/>
              </w:numPr>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nhật</w:t>
            </w:r>
            <w:proofErr w:type="spellEnd"/>
            <w:r w:rsidRPr="00F50940">
              <w:rPr>
                <w:szCs w:val="26"/>
              </w:rPr>
              <w:t xml:space="preserve"> </w:t>
            </w:r>
            <w:proofErr w:type="spellStart"/>
            <w:r w:rsidRPr="00F50940">
              <w:rPr>
                <w:szCs w:val="26"/>
              </w:rPr>
              <w:t>ký</w:t>
            </w:r>
            <w:proofErr w:type="spellEnd"/>
            <w:r w:rsidRPr="00F50940">
              <w:rPr>
                <w:szCs w:val="26"/>
              </w:rPr>
              <w:t xml:space="preserve"> </w:t>
            </w:r>
            <w:proofErr w:type="spellStart"/>
            <w:r w:rsidRPr="00F50940">
              <w:rPr>
                <w:szCs w:val="26"/>
              </w:rPr>
              <w:t>hệ</w:t>
            </w:r>
            <w:proofErr w:type="spellEnd"/>
            <w:r w:rsidRPr="00F50940">
              <w:rPr>
                <w:szCs w:val="26"/>
              </w:rPr>
              <w:t xml:space="preserve"> </w:t>
            </w:r>
            <w:proofErr w:type="spellStart"/>
            <w:r w:rsidRPr="00F50940">
              <w:rPr>
                <w:szCs w:val="26"/>
              </w:rPr>
              <w:t>thống</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189F3D38" w14:textId="77777777" w:rsidR="0037297E" w:rsidRPr="00E227DB" w:rsidRDefault="0037297E" w:rsidP="0037297E">
            <w:pPr>
              <w:rPr>
                <w:szCs w:val="26"/>
              </w:rPr>
            </w:pPr>
          </w:p>
        </w:tc>
      </w:tr>
    </w:tbl>
    <w:p w14:paraId="58266A13" w14:textId="7A765196" w:rsidR="00EE13CB" w:rsidRPr="0037297E" w:rsidRDefault="00EE13CB" w:rsidP="0037297E">
      <w:pPr>
        <w:rPr>
          <w:szCs w:val="26"/>
        </w:rPr>
      </w:pPr>
    </w:p>
    <w:p w14:paraId="54C050D7" w14:textId="77777777" w:rsidR="0096142C" w:rsidRPr="00E227DB" w:rsidRDefault="0096142C" w:rsidP="00B96544">
      <w:pPr>
        <w:pStyle w:val="tvHeading11"/>
      </w:pPr>
      <w:bookmarkStart w:id="39" w:name="_Toc87368177"/>
      <w:proofErr w:type="spellStart"/>
      <w:r w:rsidRPr="00E227DB">
        <w:t>Danh</w:t>
      </w:r>
      <w:proofErr w:type="spellEnd"/>
      <w:r w:rsidRPr="00E227DB">
        <w:t xml:space="preserve"> </w:t>
      </w:r>
      <w:proofErr w:type="spellStart"/>
      <w:r w:rsidRPr="00E227DB">
        <w:t>sách</w:t>
      </w:r>
      <w:proofErr w:type="spellEnd"/>
      <w:r w:rsidRPr="00E227DB">
        <w:t xml:space="preserve"> </w:t>
      </w:r>
      <w:proofErr w:type="spellStart"/>
      <w:r w:rsidRPr="00E227DB">
        <w:t>các</w:t>
      </w:r>
      <w:proofErr w:type="spellEnd"/>
      <w:r w:rsidRPr="00E227DB">
        <w:t xml:space="preserve"> </w:t>
      </w:r>
      <w:proofErr w:type="spellStart"/>
      <w:r w:rsidRPr="00E227DB">
        <w:t>chức</w:t>
      </w:r>
      <w:proofErr w:type="spellEnd"/>
      <w:r w:rsidRPr="00E227DB">
        <w:t xml:space="preserve"> </w:t>
      </w:r>
      <w:proofErr w:type="spellStart"/>
      <w:r w:rsidRPr="00E227DB">
        <w:t>năng</w:t>
      </w:r>
      <w:bookmarkEnd w:id="35"/>
      <w:bookmarkEnd w:id="36"/>
      <w:bookmarkEnd w:id="39"/>
      <w:proofErr w:type="spellEnd"/>
    </w:p>
    <w:p w14:paraId="70EA1E32" w14:textId="77777777" w:rsidR="00F53D32" w:rsidRPr="00E227DB" w:rsidRDefault="00F53D32" w:rsidP="00E227DB">
      <w:pPr>
        <w:rPr>
          <w:szCs w:val="26"/>
        </w:rPr>
      </w:pPr>
      <w:proofErr w:type="spellStart"/>
      <w:r w:rsidRPr="00E227DB">
        <w:rPr>
          <w:szCs w:val="26"/>
        </w:rPr>
        <w:t>Các</w:t>
      </w:r>
      <w:proofErr w:type="spellEnd"/>
      <w:r w:rsidRPr="00E227DB">
        <w:rPr>
          <w:szCs w:val="26"/>
        </w:rPr>
        <w:t xml:space="preserve"> </w:t>
      </w:r>
      <w:proofErr w:type="spellStart"/>
      <w:r w:rsidRPr="00E227DB">
        <w:rPr>
          <w:szCs w:val="26"/>
        </w:rPr>
        <w:t>chức</w:t>
      </w:r>
      <w:proofErr w:type="spellEnd"/>
      <w:r w:rsidRPr="00E227DB">
        <w:rPr>
          <w:szCs w:val="26"/>
        </w:rPr>
        <w:t xml:space="preserve"> </w:t>
      </w:r>
      <w:proofErr w:type="spellStart"/>
      <w:r w:rsidRPr="00E227DB">
        <w:rPr>
          <w:szCs w:val="26"/>
        </w:rPr>
        <w:t>năng</w:t>
      </w:r>
      <w:proofErr w:type="spellEnd"/>
      <w:r w:rsidRPr="00E227DB">
        <w:rPr>
          <w:szCs w:val="26"/>
        </w:rPr>
        <w:t xml:space="preserve"> ở </w:t>
      </w:r>
      <w:proofErr w:type="spellStart"/>
      <w:r w:rsidRPr="00E227DB">
        <w:rPr>
          <w:szCs w:val="26"/>
        </w:rPr>
        <w:t>mức</w:t>
      </w:r>
      <w:proofErr w:type="spellEnd"/>
      <w:r w:rsidRPr="00E227DB">
        <w:rPr>
          <w:szCs w:val="26"/>
        </w:rPr>
        <w:t xml:space="preserve"> </w:t>
      </w:r>
      <w:proofErr w:type="spellStart"/>
      <w:r w:rsidRPr="00E227DB">
        <w:rPr>
          <w:szCs w:val="26"/>
        </w:rPr>
        <w:t>độ</w:t>
      </w:r>
      <w:proofErr w:type="spellEnd"/>
      <w:r w:rsidRPr="00E227DB">
        <w:rPr>
          <w:szCs w:val="26"/>
        </w:rPr>
        <w:t xml:space="preserve"> </w:t>
      </w:r>
      <w:proofErr w:type="spellStart"/>
      <w:r w:rsidRPr="00E227DB">
        <w:rPr>
          <w:szCs w:val="26"/>
        </w:rPr>
        <w:t>ưu</w:t>
      </w:r>
      <w:proofErr w:type="spellEnd"/>
      <w:r w:rsidRPr="00E227DB">
        <w:rPr>
          <w:szCs w:val="26"/>
        </w:rPr>
        <w:t xml:space="preserve"> </w:t>
      </w:r>
      <w:proofErr w:type="spellStart"/>
      <w:r w:rsidRPr="00E227DB">
        <w:rPr>
          <w:szCs w:val="26"/>
        </w:rPr>
        <w:t>tiên</w:t>
      </w:r>
      <w:proofErr w:type="spellEnd"/>
      <w:r w:rsidRPr="00E227DB">
        <w:rPr>
          <w:szCs w:val="26"/>
        </w:rPr>
        <w:t xml:space="preserve"> </w:t>
      </w:r>
      <w:proofErr w:type="spellStart"/>
      <w:r w:rsidRPr="00E227DB">
        <w:rPr>
          <w:szCs w:val="26"/>
        </w:rPr>
        <w:t>cao</w:t>
      </w:r>
      <w:proofErr w:type="spellEnd"/>
      <w:r w:rsidRPr="00E227DB">
        <w:rPr>
          <w:szCs w:val="26"/>
        </w:rPr>
        <w:t xml:space="preserve"> </w:t>
      </w:r>
      <w:proofErr w:type="spellStart"/>
      <w:r w:rsidRPr="00E227DB">
        <w:rPr>
          <w:szCs w:val="26"/>
        </w:rPr>
        <w:t>sẽ</w:t>
      </w:r>
      <w:proofErr w:type="spellEnd"/>
      <w:r w:rsidRPr="00E227DB">
        <w:rPr>
          <w:szCs w:val="26"/>
        </w:rPr>
        <w:t xml:space="preserve"> </w:t>
      </w:r>
      <w:proofErr w:type="spellStart"/>
      <w:r w:rsidRPr="00E227DB">
        <w:rPr>
          <w:szCs w:val="26"/>
        </w:rPr>
        <w:t>được</w:t>
      </w:r>
      <w:proofErr w:type="spellEnd"/>
      <w:r w:rsidRPr="00E227DB">
        <w:rPr>
          <w:szCs w:val="26"/>
        </w:rPr>
        <w:t xml:space="preserve"> </w:t>
      </w:r>
      <w:proofErr w:type="spellStart"/>
      <w:r w:rsidRPr="00E227DB">
        <w:rPr>
          <w:szCs w:val="26"/>
        </w:rPr>
        <w:t>ưu</w:t>
      </w:r>
      <w:proofErr w:type="spellEnd"/>
      <w:r w:rsidRPr="00E227DB">
        <w:rPr>
          <w:szCs w:val="26"/>
        </w:rPr>
        <w:t xml:space="preserve"> </w:t>
      </w:r>
      <w:proofErr w:type="spellStart"/>
      <w:r w:rsidRPr="00E227DB">
        <w:rPr>
          <w:szCs w:val="26"/>
        </w:rPr>
        <w:t>tiên</w:t>
      </w:r>
      <w:proofErr w:type="spellEnd"/>
      <w:r w:rsidRPr="00E227DB">
        <w:rPr>
          <w:szCs w:val="26"/>
        </w:rPr>
        <w:t xml:space="preserve"> </w:t>
      </w:r>
      <w:proofErr w:type="spellStart"/>
      <w:r w:rsidRPr="00E227DB">
        <w:rPr>
          <w:szCs w:val="26"/>
        </w:rPr>
        <w:t>phát</w:t>
      </w:r>
      <w:proofErr w:type="spellEnd"/>
      <w:r w:rsidRPr="00E227DB">
        <w:rPr>
          <w:szCs w:val="26"/>
        </w:rPr>
        <w:t xml:space="preserve"> </w:t>
      </w:r>
      <w:proofErr w:type="spellStart"/>
      <w:r w:rsidRPr="00E227DB">
        <w:rPr>
          <w:szCs w:val="26"/>
        </w:rPr>
        <w:t>triển</w:t>
      </w:r>
      <w:proofErr w:type="spellEnd"/>
      <w:r w:rsidRPr="00E227DB">
        <w:rPr>
          <w:szCs w:val="26"/>
        </w:rPr>
        <w:t xml:space="preserve"> </w:t>
      </w:r>
      <w:proofErr w:type="spellStart"/>
      <w:r w:rsidRPr="00E227DB">
        <w:rPr>
          <w:szCs w:val="26"/>
        </w:rPr>
        <w:t>trước</w:t>
      </w:r>
      <w:proofErr w:type="spellEnd"/>
      <w:r w:rsidRPr="00E227DB">
        <w:rPr>
          <w:szCs w:val="26"/>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8"/>
        <w:gridCol w:w="1235"/>
        <w:gridCol w:w="4527"/>
        <w:gridCol w:w="1947"/>
        <w:gridCol w:w="1192"/>
      </w:tblGrid>
      <w:tr w:rsidR="002B7B7E" w:rsidRPr="00E227DB" w14:paraId="5EF17127" w14:textId="77777777" w:rsidTr="002B7B7E">
        <w:trPr>
          <w:tblHeader/>
        </w:trPr>
        <w:tc>
          <w:tcPr>
            <w:tcW w:w="368"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6095590D"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STT</w:t>
            </w:r>
          </w:p>
        </w:tc>
        <w:tc>
          <w:tcPr>
            <w:tcW w:w="643" w:type="pct"/>
            <w:tcBorders>
              <w:top w:val="single" w:sz="12" w:space="0" w:color="auto"/>
              <w:left w:val="single" w:sz="4" w:space="0" w:color="auto"/>
              <w:bottom w:val="single" w:sz="4" w:space="0" w:color="auto"/>
              <w:right w:val="single" w:sz="4" w:space="0" w:color="auto"/>
            </w:tcBorders>
            <w:shd w:val="clear" w:color="auto" w:fill="FFCC99"/>
            <w:hideMark/>
          </w:tcPr>
          <w:p w14:paraId="5C862F59"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Mã</w:t>
            </w:r>
            <w:proofErr w:type="spellEnd"/>
            <w:r w:rsidRPr="00E227DB">
              <w:rPr>
                <w:color w:val="auto"/>
                <w:szCs w:val="26"/>
              </w:rPr>
              <w:t xml:space="preserve"> </w:t>
            </w:r>
            <w:proofErr w:type="spellStart"/>
            <w:r w:rsidRPr="00E227DB">
              <w:rPr>
                <w:color w:val="auto"/>
                <w:szCs w:val="26"/>
              </w:rPr>
              <w:t>hiệu</w:t>
            </w:r>
            <w:proofErr w:type="spellEnd"/>
            <w:r w:rsidRPr="00E227DB">
              <w:rPr>
                <w:color w:val="auto"/>
                <w:szCs w:val="26"/>
              </w:rPr>
              <w:t xml:space="preserve"> </w:t>
            </w:r>
            <w:proofErr w:type="spellStart"/>
            <w:r w:rsidRPr="00E227DB">
              <w:rPr>
                <w:color w:val="auto"/>
                <w:szCs w:val="26"/>
              </w:rPr>
              <w:t>yêu</w:t>
            </w:r>
            <w:proofErr w:type="spellEnd"/>
            <w:r w:rsidRPr="00E227DB">
              <w:rPr>
                <w:color w:val="auto"/>
                <w:szCs w:val="26"/>
              </w:rPr>
              <w:t xml:space="preserve"> </w:t>
            </w:r>
            <w:proofErr w:type="spellStart"/>
            <w:r w:rsidRPr="00E227DB">
              <w:rPr>
                <w:color w:val="auto"/>
                <w:szCs w:val="26"/>
              </w:rPr>
              <w:t>cầu</w:t>
            </w:r>
            <w:proofErr w:type="spellEnd"/>
          </w:p>
        </w:tc>
        <w:tc>
          <w:tcPr>
            <w:tcW w:w="235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22D34B31"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phân</w:t>
            </w:r>
            <w:proofErr w:type="spellEnd"/>
            <w:r w:rsidRPr="00E227DB">
              <w:rPr>
                <w:color w:val="auto"/>
                <w:szCs w:val="26"/>
              </w:rPr>
              <w:t xml:space="preserve"> </w:t>
            </w:r>
            <w:proofErr w:type="spellStart"/>
            <w:r w:rsidRPr="00E227DB">
              <w:rPr>
                <w:color w:val="auto"/>
                <w:szCs w:val="26"/>
              </w:rPr>
              <w:t>hệ</w:t>
            </w:r>
            <w:proofErr w:type="spellEnd"/>
            <w:r w:rsidRPr="00E227DB">
              <w:rPr>
                <w:color w:val="auto"/>
                <w:szCs w:val="26"/>
              </w:rPr>
              <w:t xml:space="preserve"> </w:t>
            </w:r>
            <w:proofErr w:type="spellStart"/>
            <w:r w:rsidRPr="00E227DB">
              <w:rPr>
                <w:color w:val="auto"/>
                <w:szCs w:val="26"/>
              </w:rPr>
              <w:t>chức</w:t>
            </w:r>
            <w:proofErr w:type="spellEnd"/>
            <w:r w:rsidRPr="00E227DB">
              <w:rPr>
                <w:color w:val="auto"/>
                <w:szCs w:val="26"/>
              </w:rPr>
              <w:t xml:space="preserve"> </w:t>
            </w:r>
            <w:proofErr w:type="spellStart"/>
            <w:r w:rsidRPr="00E227DB">
              <w:rPr>
                <w:color w:val="auto"/>
                <w:szCs w:val="26"/>
              </w:rPr>
              <w:t>năng</w:t>
            </w:r>
            <w:proofErr w:type="spellEnd"/>
          </w:p>
        </w:tc>
        <w:tc>
          <w:tcPr>
            <w:tcW w:w="101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1EF852D2"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Mức</w:t>
            </w:r>
            <w:proofErr w:type="spellEnd"/>
            <w:r w:rsidRPr="00E227DB">
              <w:rPr>
                <w:color w:val="auto"/>
                <w:szCs w:val="26"/>
              </w:rPr>
              <w:t xml:space="preserve"> </w:t>
            </w:r>
            <w:proofErr w:type="spellStart"/>
            <w:r w:rsidRPr="00E227DB">
              <w:rPr>
                <w:color w:val="auto"/>
                <w:szCs w:val="26"/>
              </w:rPr>
              <w:t>độ</w:t>
            </w:r>
            <w:proofErr w:type="spellEnd"/>
            <w:r w:rsidRPr="00E227DB">
              <w:rPr>
                <w:color w:val="auto"/>
                <w:szCs w:val="26"/>
              </w:rPr>
              <w:t xml:space="preserve"> </w:t>
            </w:r>
            <w:proofErr w:type="spellStart"/>
            <w:r w:rsidRPr="00E227DB">
              <w:rPr>
                <w:color w:val="auto"/>
                <w:szCs w:val="26"/>
              </w:rPr>
              <w:t>ưu</w:t>
            </w:r>
            <w:proofErr w:type="spellEnd"/>
            <w:r w:rsidRPr="00E227DB">
              <w:rPr>
                <w:color w:val="auto"/>
                <w:szCs w:val="26"/>
              </w:rPr>
              <w:t xml:space="preserve"> </w:t>
            </w:r>
            <w:proofErr w:type="spellStart"/>
            <w:r w:rsidRPr="00E227DB">
              <w:rPr>
                <w:color w:val="auto"/>
                <w:szCs w:val="26"/>
              </w:rPr>
              <w:t>tiên</w:t>
            </w:r>
            <w:proofErr w:type="spellEnd"/>
          </w:p>
        </w:tc>
        <w:tc>
          <w:tcPr>
            <w:tcW w:w="620" w:type="pct"/>
            <w:tcBorders>
              <w:top w:val="single" w:sz="12" w:space="0" w:color="auto"/>
              <w:left w:val="single" w:sz="4" w:space="0" w:color="auto"/>
              <w:bottom w:val="single" w:sz="4" w:space="0" w:color="auto"/>
              <w:right w:val="single" w:sz="12" w:space="0" w:color="auto"/>
            </w:tcBorders>
            <w:shd w:val="clear" w:color="auto" w:fill="FFCC99"/>
            <w:hideMark/>
          </w:tcPr>
          <w:p w14:paraId="378E08B9"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Nguồn</w:t>
            </w:r>
            <w:proofErr w:type="spellEnd"/>
            <w:r w:rsidRPr="00E227DB">
              <w:rPr>
                <w:color w:val="auto"/>
                <w:szCs w:val="26"/>
              </w:rPr>
              <w:t xml:space="preserve"> </w:t>
            </w:r>
            <w:proofErr w:type="spellStart"/>
            <w:r w:rsidRPr="00E227DB">
              <w:rPr>
                <w:color w:val="auto"/>
                <w:szCs w:val="26"/>
              </w:rPr>
              <w:t>cung</w:t>
            </w:r>
            <w:proofErr w:type="spellEnd"/>
            <w:r w:rsidRPr="00E227DB">
              <w:rPr>
                <w:color w:val="auto"/>
                <w:szCs w:val="26"/>
              </w:rPr>
              <w:t xml:space="preserve"> YC</w:t>
            </w:r>
          </w:p>
        </w:tc>
      </w:tr>
      <w:tr w:rsidR="00AA58CD" w:rsidRPr="006B729D" w14:paraId="2F37083C"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6F8EDE1A"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56EB6BBA" w14:textId="244A8FF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UID01</w:t>
            </w:r>
          </w:p>
        </w:tc>
        <w:tc>
          <w:tcPr>
            <w:tcW w:w="2356" w:type="pct"/>
            <w:tcBorders>
              <w:top w:val="single" w:sz="4" w:space="0" w:color="auto"/>
              <w:left w:val="single" w:sz="4" w:space="0" w:color="auto"/>
              <w:bottom w:val="single" w:sz="4" w:space="0" w:color="auto"/>
              <w:right w:val="single" w:sz="4" w:space="0" w:color="auto"/>
            </w:tcBorders>
            <w:vAlign w:val="center"/>
          </w:tcPr>
          <w:p w14:paraId="2090A826" w14:textId="5B81F7D5"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Đánh</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giá</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rủi</w:t>
            </w:r>
            <w:proofErr w:type="spellEnd"/>
            <w:r w:rsidRPr="00AA58CD">
              <w:rPr>
                <w:rFonts w:ascii="Times New Roman" w:hAnsi="Times New Roman"/>
                <w:sz w:val="26"/>
                <w:szCs w:val="26"/>
                <w:lang w:val="nb-NO"/>
              </w:rPr>
              <w:t xml:space="preserve"> ro </w:t>
            </w:r>
            <w:proofErr w:type="spellStart"/>
            <w:r w:rsidRPr="00AA58CD">
              <w:rPr>
                <w:rFonts w:ascii="Times New Roman" w:hAnsi="Times New Roman"/>
                <w:sz w:val="26"/>
                <w:szCs w:val="26"/>
                <w:lang w:val="nb-NO"/>
              </w:rPr>
              <w:t>cấp</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độ</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tổ</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chức</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688F6AA8" w14:textId="78B73E89"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0FB995A" w14:textId="77777777" w:rsidR="00AA58CD" w:rsidRPr="00397DFE" w:rsidRDefault="00AA58CD" w:rsidP="00AA58CD">
            <w:pPr>
              <w:widowControl w:val="0"/>
              <w:rPr>
                <w:szCs w:val="26"/>
                <w:lang w:val="nb-NO"/>
              </w:rPr>
            </w:pPr>
          </w:p>
        </w:tc>
      </w:tr>
      <w:tr w:rsidR="00AA58CD" w:rsidRPr="006B729D" w14:paraId="45DA02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3E8140E"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695620F8" w14:textId="383E5083"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UID02</w:t>
            </w:r>
          </w:p>
        </w:tc>
        <w:tc>
          <w:tcPr>
            <w:tcW w:w="2356" w:type="pct"/>
            <w:tcBorders>
              <w:top w:val="single" w:sz="4" w:space="0" w:color="auto"/>
              <w:left w:val="single" w:sz="4" w:space="0" w:color="auto"/>
              <w:bottom w:val="single" w:sz="4" w:space="0" w:color="auto"/>
              <w:right w:val="single" w:sz="4" w:space="0" w:color="auto"/>
            </w:tcBorders>
            <w:vAlign w:val="center"/>
          </w:tcPr>
          <w:p w14:paraId="283BB9AA" w14:textId="49A38522"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Lập</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kế</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hoạch</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năm</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64E73FF" w14:textId="1B80EE34"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5AC4AAD1" w14:textId="77777777" w:rsidR="00AA58CD" w:rsidRPr="00397DFE" w:rsidRDefault="00AA58CD" w:rsidP="00AA58CD">
            <w:pPr>
              <w:widowControl w:val="0"/>
              <w:rPr>
                <w:szCs w:val="26"/>
                <w:lang w:val="nb-NO"/>
              </w:rPr>
            </w:pPr>
          </w:p>
        </w:tc>
      </w:tr>
      <w:tr w:rsidR="00AA58CD" w:rsidRPr="006B729D" w14:paraId="083D04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4F09006"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0BD20C6D" w14:textId="63247D6C"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UID03</w:t>
            </w:r>
          </w:p>
        </w:tc>
        <w:tc>
          <w:tcPr>
            <w:tcW w:w="2356" w:type="pct"/>
            <w:tcBorders>
              <w:top w:val="single" w:sz="4" w:space="0" w:color="auto"/>
              <w:left w:val="single" w:sz="4" w:space="0" w:color="auto"/>
              <w:bottom w:val="single" w:sz="4" w:space="0" w:color="auto"/>
              <w:right w:val="single" w:sz="4" w:space="0" w:color="auto"/>
            </w:tcBorders>
            <w:vAlign w:val="center"/>
          </w:tcPr>
          <w:p w14:paraId="143367B3" w14:textId="09EC93B8"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Chuẩn</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bị</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cuộc</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31DF70D" w14:textId="3C3EF86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7F9B69F6" w14:textId="77777777" w:rsidR="00AA58CD" w:rsidRPr="00397DFE" w:rsidRDefault="00AA58CD" w:rsidP="00AA58CD">
            <w:pPr>
              <w:widowControl w:val="0"/>
              <w:rPr>
                <w:szCs w:val="26"/>
                <w:lang w:val="nb-NO"/>
              </w:rPr>
            </w:pPr>
          </w:p>
        </w:tc>
      </w:tr>
      <w:tr w:rsidR="00AA58CD" w:rsidRPr="006B729D" w14:paraId="3C50E6FD"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EF2874A"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193D082A" w14:textId="155EDDB4"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UID04</w:t>
            </w:r>
          </w:p>
        </w:tc>
        <w:tc>
          <w:tcPr>
            <w:tcW w:w="2356" w:type="pct"/>
            <w:tcBorders>
              <w:top w:val="single" w:sz="4" w:space="0" w:color="auto"/>
              <w:left w:val="single" w:sz="4" w:space="0" w:color="auto"/>
              <w:bottom w:val="single" w:sz="4" w:space="0" w:color="auto"/>
              <w:right w:val="single" w:sz="4" w:space="0" w:color="auto"/>
            </w:tcBorders>
            <w:vAlign w:val="center"/>
          </w:tcPr>
          <w:p w14:paraId="556EE469" w14:textId="736BF903"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8315C8">
              <w:rPr>
                <w:rFonts w:ascii="Times New Roman" w:hAnsi="Times New Roman"/>
                <w:sz w:val="26"/>
                <w:szCs w:val="26"/>
                <w:lang w:val="nb-NO"/>
              </w:rPr>
              <w:t>Thực</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hiện</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cuộc</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kiểm</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A3D6FFB" w14:textId="35E45C63"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1FDAFDF" w14:textId="77777777" w:rsidR="00AA58CD" w:rsidRPr="00397DFE" w:rsidRDefault="00AA58CD" w:rsidP="00AA58CD">
            <w:pPr>
              <w:widowControl w:val="0"/>
              <w:rPr>
                <w:szCs w:val="26"/>
                <w:lang w:val="nb-NO"/>
              </w:rPr>
            </w:pPr>
          </w:p>
        </w:tc>
      </w:tr>
      <w:tr w:rsidR="00AA58CD" w:rsidRPr="006B729D" w14:paraId="39BADBBC"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6BA3DBF"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1DF86F4" w14:textId="084CDD97"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UID05</w:t>
            </w:r>
          </w:p>
        </w:tc>
        <w:tc>
          <w:tcPr>
            <w:tcW w:w="2356" w:type="pct"/>
            <w:tcBorders>
              <w:top w:val="single" w:sz="4" w:space="0" w:color="auto"/>
              <w:left w:val="single" w:sz="4" w:space="0" w:color="auto"/>
              <w:bottom w:val="single" w:sz="4" w:space="0" w:color="auto"/>
              <w:right w:val="single" w:sz="4" w:space="0" w:color="auto"/>
            </w:tcBorders>
            <w:vAlign w:val="center"/>
          </w:tcPr>
          <w:p w14:paraId="67490BD1" w14:textId="07DDA175"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Báo</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cáo</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cuộc</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78572E35" w14:textId="07BBCDC5"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394ACED" w14:textId="77777777" w:rsidR="00AA58CD" w:rsidRPr="00397DFE" w:rsidRDefault="00AA58CD" w:rsidP="00AA58CD">
            <w:pPr>
              <w:widowControl w:val="0"/>
              <w:rPr>
                <w:szCs w:val="26"/>
                <w:lang w:val="nb-NO"/>
              </w:rPr>
            </w:pPr>
          </w:p>
        </w:tc>
      </w:tr>
      <w:tr w:rsidR="00AA58CD" w:rsidRPr="00E227DB" w14:paraId="23C75464"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08C9AC1"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D19C7B0" w14:textId="5C88959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UID06</w:t>
            </w:r>
          </w:p>
        </w:tc>
        <w:tc>
          <w:tcPr>
            <w:tcW w:w="2356" w:type="pct"/>
            <w:tcBorders>
              <w:top w:val="single" w:sz="4" w:space="0" w:color="auto"/>
              <w:left w:val="single" w:sz="4" w:space="0" w:color="auto"/>
              <w:bottom w:val="single" w:sz="4" w:space="0" w:color="auto"/>
              <w:right w:val="single" w:sz="4" w:space="0" w:color="auto"/>
            </w:tcBorders>
            <w:vAlign w:val="center"/>
          </w:tcPr>
          <w:p w14:paraId="210E8228" w14:textId="7EDFF16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 xml:space="preserve">Theo </w:t>
            </w:r>
            <w:proofErr w:type="spellStart"/>
            <w:r w:rsidRPr="00AA58CD">
              <w:rPr>
                <w:rFonts w:ascii="Times New Roman" w:hAnsi="Times New Roman"/>
                <w:sz w:val="26"/>
                <w:szCs w:val="26"/>
                <w:lang w:val="nb-NO"/>
              </w:rPr>
              <w:t>dõi</w:t>
            </w:r>
            <w:proofErr w:type="spellEnd"/>
            <w:r w:rsidRPr="00AA58CD">
              <w:rPr>
                <w:rFonts w:ascii="Times New Roman" w:hAnsi="Times New Roman"/>
                <w:sz w:val="26"/>
                <w:szCs w:val="26"/>
                <w:lang w:val="nb-NO"/>
              </w:rPr>
              <w:t xml:space="preserve"> sau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44A3FC7E" w14:textId="3EDA983F"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621A3DF2" w14:textId="77777777" w:rsidR="00AA58CD" w:rsidRPr="00E227DB" w:rsidRDefault="00AA58CD" w:rsidP="00AA58CD">
            <w:pPr>
              <w:widowControl w:val="0"/>
              <w:rPr>
                <w:szCs w:val="26"/>
              </w:rPr>
            </w:pPr>
          </w:p>
        </w:tc>
      </w:tr>
      <w:tr w:rsidR="00AA58CD" w:rsidRPr="006B729D" w14:paraId="7433BED1"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35C5B79"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192E25EC" w14:textId="77CF68B2"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UID07</w:t>
            </w:r>
          </w:p>
        </w:tc>
        <w:tc>
          <w:tcPr>
            <w:tcW w:w="2356" w:type="pct"/>
            <w:tcBorders>
              <w:top w:val="single" w:sz="4" w:space="0" w:color="auto"/>
              <w:left w:val="single" w:sz="4" w:space="0" w:color="auto"/>
              <w:bottom w:val="single" w:sz="4" w:space="0" w:color="auto"/>
              <w:right w:val="single" w:sz="4" w:space="0" w:color="auto"/>
            </w:tcBorders>
            <w:vAlign w:val="center"/>
          </w:tcPr>
          <w:p w14:paraId="1A7196F8" w14:textId="6AF07DDB"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8315C8">
              <w:rPr>
                <w:rFonts w:ascii="Times New Roman" w:hAnsi="Times New Roman"/>
                <w:sz w:val="26"/>
                <w:szCs w:val="26"/>
                <w:lang w:val="nb-NO"/>
              </w:rPr>
              <w:t>Đánh</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giá</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chất</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lượng</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kiểm</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12B95F78" w14:textId="76BE2CE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C903AFC" w14:textId="77777777" w:rsidR="00AA58CD" w:rsidRPr="00397DFE" w:rsidRDefault="00AA58CD" w:rsidP="00AA58CD">
            <w:pPr>
              <w:widowControl w:val="0"/>
              <w:rPr>
                <w:szCs w:val="26"/>
                <w:lang w:val="nb-NO"/>
              </w:rPr>
            </w:pPr>
          </w:p>
        </w:tc>
      </w:tr>
      <w:tr w:rsidR="00AA58CD" w:rsidRPr="00E227DB" w14:paraId="1457BE2B"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02C6013"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416E6E07" w14:textId="0B8EB802"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UID08</w:t>
            </w:r>
          </w:p>
        </w:tc>
        <w:tc>
          <w:tcPr>
            <w:tcW w:w="2356" w:type="pct"/>
            <w:tcBorders>
              <w:top w:val="single" w:sz="4" w:space="0" w:color="auto"/>
              <w:left w:val="single" w:sz="4" w:space="0" w:color="auto"/>
              <w:bottom w:val="single" w:sz="4" w:space="0" w:color="auto"/>
              <w:right w:val="single" w:sz="4" w:space="0" w:color="auto"/>
            </w:tcBorders>
            <w:vAlign w:val="center"/>
          </w:tcPr>
          <w:p w14:paraId="447FD411" w14:textId="7D35D607"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rPr>
              <w:t>Tiện</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ích</w:t>
            </w:r>
            <w:proofErr w:type="spellEnd"/>
          </w:p>
        </w:tc>
        <w:tc>
          <w:tcPr>
            <w:tcW w:w="1013" w:type="pct"/>
            <w:tcBorders>
              <w:top w:val="single" w:sz="4" w:space="0" w:color="auto"/>
              <w:left w:val="single" w:sz="4" w:space="0" w:color="auto"/>
              <w:bottom w:val="single" w:sz="4" w:space="0" w:color="auto"/>
              <w:right w:val="single" w:sz="4" w:space="0" w:color="auto"/>
            </w:tcBorders>
          </w:tcPr>
          <w:p w14:paraId="76F76A03" w14:textId="63F7A0E7"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0CAAED21" w14:textId="77777777" w:rsidR="00AA58CD" w:rsidRPr="00E227DB" w:rsidRDefault="00AA58CD" w:rsidP="00AA58CD">
            <w:pPr>
              <w:widowControl w:val="0"/>
              <w:rPr>
                <w:szCs w:val="26"/>
              </w:rPr>
            </w:pPr>
          </w:p>
        </w:tc>
      </w:tr>
      <w:tr w:rsidR="00AA58CD" w:rsidRPr="00E227DB" w14:paraId="4EA55140"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5272D6C"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4B064BBF" w14:textId="3A8BB2F3"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UID09</w:t>
            </w:r>
          </w:p>
        </w:tc>
        <w:tc>
          <w:tcPr>
            <w:tcW w:w="2356" w:type="pct"/>
            <w:tcBorders>
              <w:top w:val="single" w:sz="4" w:space="0" w:color="auto"/>
              <w:left w:val="single" w:sz="4" w:space="0" w:color="auto"/>
              <w:bottom w:val="single" w:sz="4" w:space="0" w:color="auto"/>
              <w:right w:val="single" w:sz="4" w:space="0" w:color="auto"/>
            </w:tcBorders>
            <w:vAlign w:val="center"/>
          </w:tcPr>
          <w:p w14:paraId="4B94AB1D" w14:textId="1C5CDE9C"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rPr>
              <w:t>Quản</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trị</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hệ</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thống</w:t>
            </w:r>
            <w:proofErr w:type="spellEnd"/>
          </w:p>
        </w:tc>
        <w:tc>
          <w:tcPr>
            <w:tcW w:w="1013" w:type="pct"/>
            <w:tcBorders>
              <w:top w:val="single" w:sz="4" w:space="0" w:color="auto"/>
              <w:left w:val="single" w:sz="4" w:space="0" w:color="auto"/>
              <w:bottom w:val="single" w:sz="4" w:space="0" w:color="auto"/>
              <w:right w:val="single" w:sz="4" w:space="0" w:color="auto"/>
            </w:tcBorders>
          </w:tcPr>
          <w:p w14:paraId="21755160" w14:textId="15560AB8"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2CBFA18C" w14:textId="77777777" w:rsidR="00AA58CD" w:rsidRPr="00E227DB" w:rsidRDefault="00AA58CD" w:rsidP="00AA58CD">
            <w:pPr>
              <w:widowControl w:val="0"/>
              <w:rPr>
                <w:szCs w:val="26"/>
              </w:rPr>
            </w:pPr>
          </w:p>
        </w:tc>
      </w:tr>
    </w:tbl>
    <w:p w14:paraId="34CAAF81" w14:textId="77777777" w:rsidR="009051D4" w:rsidRDefault="009051D4" w:rsidP="009051D4"/>
    <w:p w14:paraId="5EBBB93C" w14:textId="77777777" w:rsidR="006B2CCB" w:rsidRPr="00E227DB" w:rsidRDefault="00920895" w:rsidP="00E227DB">
      <w:pPr>
        <w:pStyle w:val="Heading1"/>
        <w:rPr>
          <w:szCs w:val="26"/>
        </w:rPr>
      </w:pPr>
      <w:bookmarkStart w:id="40" w:name="_Toc87368178"/>
      <w:r w:rsidRPr="00E227DB">
        <w:rPr>
          <w:szCs w:val="26"/>
        </w:rPr>
        <w:t>QUY TRÌNH NGHIỆP VỤ</w:t>
      </w:r>
      <w:r w:rsidR="006B2CCB" w:rsidRPr="00E227DB">
        <w:rPr>
          <w:szCs w:val="26"/>
        </w:rPr>
        <w:t xml:space="preserve"> </w:t>
      </w:r>
      <w:bookmarkEnd w:id="37"/>
      <w:bookmarkEnd w:id="38"/>
      <w:r w:rsidR="00890BC9" w:rsidRPr="00E227DB">
        <w:rPr>
          <w:szCs w:val="26"/>
        </w:rPr>
        <w:t>TIN HỌC HÓA</w:t>
      </w:r>
      <w:bookmarkEnd w:id="40"/>
    </w:p>
    <w:p w14:paraId="62BE16AD" w14:textId="77777777" w:rsidR="00301549" w:rsidRPr="00E227DB" w:rsidRDefault="006975AD" w:rsidP="00403F03">
      <w:pPr>
        <w:pStyle w:val="tvHeading1"/>
        <w:numPr>
          <w:ilvl w:val="0"/>
          <w:numId w:val="23"/>
        </w:numPr>
        <w:rPr>
          <w:noProof/>
        </w:rPr>
      </w:pPr>
      <w:bookmarkStart w:id="41" w:name="_Toc87368179"/>
      <w:r w:rsidRPr="00E227DB">
        <w:rPr>
          <w:noProof/>
        </w:rPr>
        <w:lastRenderedPageBreak/>
        <w:t>Danh sách các quy trình</w:t>
      </w:r>
      <w:r w:rsidR="003E0862" w:rsidRPr="00E227DB">
        <w:rPr>
          <w:noProof/>
        </w:rPr>
        <w:t xml:space="preserve"> nghiệp vụ</w:t>
      </w:r>
      <w:bookmarkEnd w:id="41"/>
    </w:p>
    <w:tbl>
      <w:tblPr>
        <w:tblW w:w="4941"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716"/>
        <w:gridCol w:w="6991"/>
        <w:gridCol w:w="1789"/>
      </w:tblGrid>
      <w:tr w:rsidR="006B2CCB" w:rsidRPr="00E227DB" w14:paraId="5AA2F038" w14:textId="77777777" w:rsidTr="00123091">
        <w:trPr>
          <w:tblHeader/>
        </w:trPr>
        <w:tc>
          <w:tcPr>
            <w:tcW w:w="377" w:type="pct"/>
            <w:shd w:val="clear" w:color="auto" w:fill="FFCC99"/>
            <w:vAlign w:val="center"/>
          </w:tcPr>
          <w:p w14:paraId="3178C98F" w14:textId="77777777" w:rsidR="006B2CCB" w:rsidRPr="00E227DB" w:rsidRDefault="006B2CCB" w:rsidP="00E227DB">
            <w:pPr>
              <w:pStyle w:val="tvTable-row1"/>
              <w:spacing w:before="0" w:after="0"/>
              <w:jc w:val="both"/>
              <w:rPr>
                <w:color w:val="auto"/>
                <w:szCs w:val="26"/>
              </w:rPr>
            </w:pPr>
            <w:r w:rsidRPr="00E227DB">
              <w:rPr>
                <w:color w:val="auto"/>
                <w:szCs w:val="26"/>
              </w:rPr>
              <w:t>STT</w:t>
            </w:r>
          </w:p>
        </w:tc>
        <w:tc>
          <w:tcPr>
            <w:tcW w:w="3681" w:type="pct"/>
            <w:shd w:val="clear" w:color="auto" w:fill="FFCC99"/>
            <w:vAlign w:val="center"/>
          </w:tcPr>
          <w:p w14:paraId="01D93D35" w14:textId="77777777" w:rsidR="006B2CCB" w:rsidRPr="00E227DB" w:rsidRDefault="006B2CCB" w:rsidP="00E227DB">
            <w:pPr>
              <w:pStyle w:val="tvTable-row1"/>
              <w:spacing w:before="0" w:after="0"/>
              <w:jc w:val="both"/>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quy</w:t>
            </w:r>
            <w:proofErr w:type="spellEnd"/>
            <w:r w:rsidRPr="00E227DB">
              <w:rPr>
                <w:color w:val="auto"/>
                <w:szCs w:val="26"/>
              </w:rPr>
              <w:t xml:space="preserve"> </w:t>
            </w:r>
            <w:proofErr w:type="spellStart"/>
            <w:r w:rsidRPr="00E227DB">
              <w:rPr>
                <w:color w:val="auto"/>
                <w:szCs w:val="26"/>
              </w:rPr>
              <w:t>trình</w:t>
            </w:r>
            <w:proofErr w:type="spellEnd"/>
          </w:p>
        </w:tc>
        <w:tc>
          <w:tcPr>
            <w:tcW w:w="942" w:type="pct"/>
            <w:shd w:val="clear" w:color="auto" w:fill="FFCC99"/>
            <w:vAlign w:val="center"/>
          </w:tcPr>
          <w:p w14:paraId="060DCDF5" w14:textId="77777777" w:rsidR="006B2CCB" w:rsidRPr="00E227DB" w:rsidRDefault="006B2CCB" w:rsidP="00E227DB">
            <w:pPr>
              <w:pStyle w:val="tvTable-row1"/>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AA58CD" w:rsidRPr="00E227DB" w14:paraId="3F45C45C" w14:textId="77777777" w:rsidTr="00123091">
        <w:trPr>
          <w:trHeight w:val="525"/>
        </w:trPr>
        <w:tc>
          <w:tcPr>
            <w:tcW w:w="377" w:type="pct"/>
            <w:vAlign w:val="center"/>
          </w:tcPr>
          <w:p w14:paraId="37E6785D" w14:textId="77777777" w:rsidR="00AA58CD" w:rsidRPr="00E227DB" w:rsidRDefault="00AA58CD" w:rsidP="00AA58CD">
            <w:pPr>
              <w:numPr>
                <w:ilvl w:val="0"/>
                <w:numId w:val="13"/>
              </w:numPr>
              <w:jc w:val="both"/>
              <w:rPr>
                <w:szCs w:val="26"/>
              </w:rPr>
            </w:pPr>
          </w:p>
        </w:tc>
        <w:tc>
          <w:tcPr>
            <w:tcW w:w="3681" w:type="pct"/>
            <w:vAlign w:val="center"/>
          </w:tcPr>
          <w:p w14:paraId="1FA46526" w14:textId="561BC0A8" w:rsidR="00AA58CD" w:rsidRPr="00E227DB" w:rsidRDefault="00AA58CD" w:rsidP="00AA58CD">
            <w:pPr>
              <w:rPr>
                <w:szCs w:val="26"/>
                <w:lang w:val="nb-NO"/>
              </w:rPr>
            </w:pPr>
            <w:proofErr w:type="spellStart"/>
            <w:r w:rsidRPr="00F50940">
              <w:rPr>
                <w:szCs w:val="26"/>
              </w:rPr>
              <w:t>Quy</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tổng</w:t>
            </w:r>
            <w:proofErr w:type="spellEnd"/>
            <w:r w:rsidRPr="00F50940">
              <w:rPr>
                <w:szCs w:val="26"/>
              </w:rPr>
              <w:t xml:space="preserve"> </w:t>
            </w:r>
            <w:proofErr w:type="spellStart"/>
            <w:r w:rsidRPr="00F50940">
              <w:rPr>
                <w:szCs w:val="26"/>
              </w:rPr>
              <w:t>quan</w:t>
            </w:r>
            <w:proofErr w:type="spellEnd"/>
            <w:r w:rsidRPr="00F50940">
              <w:rPr>
                <w:szCs w:val="26"/>
              </w:rPr>
              <w:t xml:space="preserve"> </w:t>
            </w:r>
            <w:proofErr w:type="spellStart"/>
            <w:r w:rsidRPr="00F50940">
              <w:rPr>
                <w:szCs w:val="26"/>
              </w:rPr>
              <w:t>về</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nội</w:t>
            </w:r>
            <w:proofErr w:type="spellEnd"/>
            <w:r w:rsidRPr="00F50940">
              <w:rPr>
                <w:szCs w:val="26"/>
              </w:rPr>
              <w:t xml:space="preserve"> </w:t>
            </w:r>
            <w:proofErr w:type="spellStart"/>
            <w:r w:rsidRPr="00F50940">
              <w:rPr>
                <w:szCs w:val="26"/>
              </w:rPr>
              <w:t>bộ</w:t>
            </w:r>
            <w:proofErr w:type="spellEnd"/>
          </w:p>
        </w:tc>
        <w:tc>
          <w:tcPr>
            <w:tcW w:w="942" w:type="pct"/>
            <w:vAlign w:val="center"/>
          </w:tcPr>
          <w:p w14:paraId="00C922B9" w14:textId="77777777" w:rsidR="00AA58CD" w:rsidRPr="00E227DB" w:rsidRDefault="00AA58CD" w:rsidP="00AA58CD">
            <w:pPr>
              <w:rPr>
                <w:szCs w:val="26"/>
              </w:rPr>
            </w:pPr>
          </w:p>
        </w:tc>
      </w:tr>
      <w:tr w:rsidR="00AA58CD" w:rsidRPr="00E227DB" w14:paraId="4F4DBC12" w14:textId="77777777" w:rsidTr="00123091">
        <w:trPr>
          <w:trHeight w:val="525"/>
        </w:trPr>
        <w:tc>
          <w:tcPr>
            <w:tcW w:w="377" w:type="pct"/>
            <w:vAlign w:val="center"/>
          </w:tcPr>
          <w:p w14:paraId="71A98136" w14:textId="77777777" w:rsidR="00AA58CD" w:rsidRPr="00E227DB" w:rsidRDefault="00AA58CD" w:rsidP="00AA58CD">
            <w:pPr>
              <w:numPr>
                <w:ilvl w:val="0"/>
                <w:numId w:val="13"/>
              </w:numPr>
              <w:jc w:val="both"/>
              <w:rPr>
                <w:szCs w:val="26"/>
              </w:rPr>
            </w:pPr>
          </w:p>
        </w:tc>
        <w:tc>
          <w:tcPr>
            <w:tcW w:w="3681" w:type="pct"/>
            <w:vAlign w:val="center"/>
          </w:tcPr>
          <w:p w14:paraId="0ECED7D3" w14:textId="01BACD9E" w:rsidR="00AA58CD" w:rsidRPr="00E227DB" w:rsidRDefault="00AA58CD" w:rsidP="00AA58CD">
            <w:pPr>
              <w:rPr>
                <w:szCs w:val="26"/>
                <w:lang w:val="nb-NO"/>
              </w:rPr>
            </w:pPr>
            <w:proofErr w:type="spellStart"/>
            <w:r w:rsidRPr="00F50940">
              <w:rPr>
                <w:szCs w:val="26"/>
              </w:rPr>
              <w:t>Quy</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sidRPr="00F50940">
              <w:rPr>
                <w:szCs w:val="26"/>
              </w:rPr>
              <w:t>cấp</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tổ</w:t>
            </w:r>
            <w:proofErr w:type="spellEnd"/>
            <w:r w:rsidRPr="00F50940">
              <w:rPr>
                <w:szCs w:val="26"/>
              </w:rPr>
              <w:t xml:space="preserve"> </w:t>
            </w:r>
            <w:proofErr w:type="spellStart"/>
            <w:r w:rsidRPr="00F50940">
              <w:rPr>
                <w:szCs w:val="26"/>
              </w:rPr>
              <w:t>chức</w:t>
            </w:r>
            <w:proofErr w:type="spellEnd"/>
          </w:p>
        </w:tc>
        <w:tc>
          <w:tcPr>
            <w:tcW w:w="942" w:type="pct"/>
            <w:vAlign w:val="center"/>
          </w:tcPr>
          <w:p w14:paraId="303A8003" w14:textId="77777777" w:rsidR="00AA58CD" w:rsidRPr="00E227DB" w:rsidRDefault="00AA58CD" w:rsidP="00AA58CD">
            <w:pPr>
              <w:rPr>
                <w:szCs w:val="26"/>
              </w:rPr>
            </w:pPr>
          </w:p>
        </w:tc>
      </w:tr>
      <w:tr w:rsidR="00AA58CD" w:rsidRPr="00E227DB" w14:paraId="6C5DECA4" w14:textId="77777777" w:rsidTr="00123091">
        <w:trPr>
          <w:trHeight w:val="525"/>
        </w:trPr>
        <w:tc>
          <w:tcPr>
            <w:tcW w:w="377" w:type="pct"/>
            <w:vAlign w:val="center"/>
          </w:tcPr>
          <w:p w14:paraId="6CD54FD1" w14:textId="77777777" w:rsidR="00AA58CD" w:rsidRPr="00E227DB" w:rsidRDefault="00AA58CD" w:rsidP="00AA58CD">
            <w:pPr>
              <w:numPr>
                <w:ilvl w:val="0"/>
                <w:numId w:val="13"/>
              </w:numPr>
              <w:jc w:val="both"/>
              <w:rPr>
                <w:szCs w:val="26"/>
              </w:rPr>
            </w:pPr>
          </w:p>
        </w:tc>
        <w:tc>
          <w:tcPr>
            <w:tcW w:w="3681" w:type="pct"/>
            <w:vAlign w:val="center"/>
          </w:tcPr>
          <w:p w14:paraId="4E63F1F2" w14:textId="766EDF0B"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kế</w:t>
            </w:r>
            <w:proofErr w:type="spellEnd"/>
            <w:r w:rsidRPr="00F50940">
              <w:rPr>
                <w:szCs w:val="26"/>
                <w:lang w:val="nb-NO"/>
              </w:rPr>
              <w:t xml:space="preserve"> </w:t>
            </w:r>
            <w:proofErr w:type="spellStart"/>
            <w:r w:rsidRPr="00F50940">
              <w:rPr>
                <w:szCs w:val="26"/>
                <w:lang w:val="nb-NO"/>
              </w:rPr>
              <w:t>hoạch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r w:rsidRPr="00F50940">
              <w:rPr>
                <w:szCs w:val="26"/>
                <w:lang w:val="nb-NO"/>
              </w:rPr>
              <w:t xml:space="preserve"> </w:t>
            </w:r>
            <w:proofErr w:type="spellStart"/>
            <w:r w:rsidRPr="00F50940">
              <w:rPr>
                <w:szCs w:val="26"/>
                <w:lang w:val="nb-NO"/>
              </w:rPr>
              <w:t>năm</w:t>
            </w:r>
            <w:proofErr w:type="spellEnd"/>
          </w:p>
        </w:tc>
        <w:tc>
          <w:tcPr>
            <w:tcW w:w="942" w:type="pct"/>
            <w:vAlign w:val="center"/>
          </w:tcPr>
          <w:p w14:paraId="6B45B5D7" w14:textId="77777777" w:rsidR="00AA58CD" w:rsidRPr="00E227DB" w:rsidRDefault="00AA58CD" w:rsidP="00AA58CD">
            <w:pPr>
              <w:rPr>
                <w:szCs w:val="26"/>
              </w:rPr>
            </w:pPr>
          </w:p>
        </w:tc>
      </w:tr>
      <w:tr w:rsidR="00AA58CD" w:rsidRPr="00E227DB" w14:paraId="313FBC7C" w14:textId="77777777" w:rsidTr="00123091">
        <w:trPr>
          <w:trHeight w:val="525"/>
        </w:trPr>
        <w:tc>
          <w:tcPr>
            <w:tcW w:w="377" w:type="pct"/>
            <w:vAlign w:val="center"/>
          </w:tcPr>
          <w:p w14:paraId="660859AC" w14:textId="77777777" w:rsidR="00AA58CD" w:rsidRPr="00E227DB" w:rsidRDefault="00AA58CD" w:rsidP="00AA58CD">
            <w:pPr>
              <w:numPr>
                <w:ilvl w:val="0"/>
                <w:numId w:val="13"/>
              </w:numPr>
              <w:jc w:val="both"/>
              <w:rPr>
                <w:szCs w:val="26"/>
              </w:rPr>
            </w:pPr>
          </w:p>
        </w:tc>
        <w:tc>
          <w:tcPr>
            <w:tcW w:w="3681" w:type="pct"/>
            <w:vAlign w:val="center"/>
          </w:tcPr>
          <w:p w14:paraId="6964FE9D" w14:textId="166F8F21"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chuẩn</w:t>
            </w:r>
            <w:proofErr w:type="spellEnd"/>
            <w:r w:rsidRPr="00F50940">
              <w:rPr>
                <w:szCs w:val="26"/>
                <w:lang w:val="nb-NO"/>
              </w:rPr>
              <w:t xml:space="preserve"> </w:t>
            </w:r>
            <w:proofErr w:type="spellStart"/>
            <w:r w:rsidRPr="00F50940">
              <w:rPr>
                <w:szCs w:val="26"/>
                <w:lang w:val="nb-NO"/>
              </w:rPr>
              <w:t>bị</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6288B2C9" w14:textId="77777777" w:rsidR="00AA58CD" w:rsidRPr="00E227DB" w:rsidRDefault="00AA58CD" w:rsidP="00AA58CD">
            <w:pPr>
              <w:rPr>
                <w:szCs w:val="26"/>
              </w:rPr>
            </w:pPr>
          </w:p>
        </w:tc>
      </w:tr>
      <w:tr w:rsidR="00AA58CD" w:rsidRPr="00E227DB" w14:paraId="34316060" w14:textId="77777777" w:rsidTr="00123091">
        <w:trPr>
          <w:trHeight w:val="525"/>
        </w:trPr>
        <w:tc>
          <w:tcPr>
            <w:tcW w:w="377" w:type="pct"/>
            <w:vAlign w:val="center"/>
          </w:tcPr>
          <w:p w14:paraId="752EB75D" w14:textId="77777777" w:rsidR="00AA58CD" w:rsidRPr="00E227DB" w:rsidRDefault="00AA58CD" w:rsidP="00AA58CD">
            <w:pPr>
              <w:numPr>
                <w:ilvl w:val="0"/>
                <w:numId w:val="13"/>
              </w:numPr>
              <w:jc w:val="both"/>
              <w:rPr>
                <w:szCs w:val="26"/>
              </w:rPr>
            </w:pPr>
          </w:p>
        </w:tc>
        <w:tc>
          <w:tcPr>
            <w:tcW w:w="3681" w:type="pct"/>
            <w:vAlign w:val="center"/>
          </w:tcPr>
          <w:p w14:paraId="1C3D4E38" w14:textId="50D29F35"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chương</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76EE6F51" w14:textId="77777777" w:rsidR="00AA58CD" w:rsidRPr="00E227DB" w:rsidRDefault="00AA58CD" w:rsidP="00AA58CD">
            <w:pPr>
              <w:rPr>
                <w:szCs w:val="26"/>
              </w:rPr>
            </w:pPr>
          </w:p>
        </w:tc>
      </w:tr>
      <w:tr w:rsidR="00AA58CD" w:rsidRPr="00E227DB" w14:paraId="360FB2F4" w14:textId="77777777" w:rsidTr="00123091">
        <w:trPr>
          <w:trHeight w:val="525"/>
        </w:trPr>
        <w:tc>
          <w:tcPr>
            <w:tcW w:w="377" w:type="pct"/>
            <w:vAlign w:val="center"/>
          </w:tcPr>
          <w:p w14:paraId="654B16B8" w14:textId="77777777" w:rsidR="00AA58CD" w:rsidRPr="00E227DB" w:rsidRDefault="00AA58CD" w:rsidP="00AA58CD">
            <w:pPr>
              <w:numPr>
                <w:ilvl w:val="0"/>
                <w:numId w:val="13"/>
              </w:numPr>
              <w:jc w:val="both"/>
              <w:rPr>
                <w:szCs w:val="26"/>
              </w:rPr>
            </w:pPr>
          </w:p>
        </w:tc>
        <w:tc>
          <w:tcPr>
            <w:tcW w:w="3681" w:type="pct"/>
            <w:vAlign w:val="center"/>
          </w:tcPr>
          <w:p w14:paraId="0CB37480" w14:textId="3B329343"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thực</w:t>
            </w:r>
            <w:proofErr w:type="spellEnd"/>
            <w:r w:rsidRPr="00F50940">
              <w:rPr>
                <w:szCs w:val="26"/>
                <w:lang w:val="nb-NO"/>
              </w:rPr>
              <w:t xml:space="preserve"> </w:t>
            </w:r>
            <w:proofErr w:type="spellStart"/>
            <w:r w:rsidRPr="00F50940">
              <w:rPr>
                <w:szCs w:val="26"/>
                <w:lang w:val="nb-NO"/>
              </w:rPr>
              <w:t>hiện</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5B891C4E" w14:textId="77777777" w:rsidR="00AA58CD" w:rsidRPr="00E227DB" w:rsidRDefault="00AA58CD" w:rsidP="00AA58CD">
            <w:pPr>
              <w:rPr>
                <w:szCs w:val="26"/>
              </w:rPr>
            </w:pPr>
          </w:p>
        </w:tc>
      </w:tr>
      <w:tr w:rsidR="00AA58CD" w:rsidRPr="00E227DB" w14:paraId="70895674" w14:textId="77777777" w:rsidTr="00123091">
        <w:trPr>
          <w:trHeight w:val="525"/>
        </w:trPr>
        <w:tc>
          <w:tcPr>
            <w:tcW w:w="377" w:type="pct"/>
            <w:vAlign w:val="center"/>
          </w:tcPr>
          <w:p w14:paraId="454C4946" w14:textId="77777777" w:rsidR="00AA58CD" w:rsidRPr="00E227DB" w:rsidRDefault="00AA58CD" w:rsidP="00AA58CD">
            <w:pPr>
              <w:numPr>
                <w:ilvl w:val="0"/>
                <w:numId w:val="13"/>
              </w:numPr>
              <w:jc w:val="both"/>
              <w:rPr>
                <w:szCs w:val="26"/>
              </w:rPr>
            </w:pPr>
          </w:p>
        </w:tc>
        <w:tc>
          <w:tcPr>
            <w:tcW w:w="3681" w:type="pct"/>
            <w:vAlign w:val="center"/>
          </w:tcPr>
          <w:p w14:paraId="1AA3DA9F" w14:textId="1E485778"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báo</w:t>
            </w:r>
            <w:proofErr w:type="spellEnd"/>
            <w:r w:rsidRPr="00F50940">
              <w:rPr>
                <w:szCs w:val="26"/>
                <w:lang w:val="nb-NO"/>
              </w:rPr>
              <w:t xml:space="preserve"> </w:t>
            </w:r>
            <w:proofErr w:type="spellStart"/>
            <w:r w:rsidRPr="00F50940">
              <w:rPr>
                <w:szCs w:val="26"/>
                <w:lang w:val="nb-NO"/>
              </w:rPr>
              <w:t>cáo</w:t>
            </w:r>
            <w:proofErr w:type="spellEnd"/>
            <w:r w:rsidRPr="00F50940">
              <w:rPr>
                <w:szCs w:val="26"/>
                <w:lang w:val="nb-NO"/>
              </w:rPr>
              <w:t xml:space="preserve"> </w:t>
            </w:r>
            <w:proofErr w:type="spellStart"/>
            <w:r w:rsidRPr="00F50940">
              <w:rPr>
                <w:szCs w:val="26"/>
                <w:lang w:val="nb-NO"/>
              </w:rPr>
              <w:t>kết</w:t>
            </w:r>
            <w:proofErr w:type="spellEnd"/>
            <w:r w:rsidRPr="00F50940">
              <w:rPr>
                <w:szCs w:val="26"/>
                <w:lang w:val="nb-NO"/>
              </w:rPr>
              <w:t xml:space="preserve"> </w:t>
            </w:r>
            <w:proofErr w:type="spellStart"/>
            <w:r w:rsidRPr="00F50940">
              <w:rPr>
                <w:szCs w:val="26"/>
                <w:lang w:val="nb-NO"/>
              </w:rPr>
              <w:t>quả</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1B06D796" w14:textId="77777777" w:rsidR="00AA58CD" w:rsidRPr="00E227DB" w:rsidRDefault="00AA58CD" w:rsidP="00AA58CD">
            <w:pPr>
              <w:rPr>
                <w:szCs w:val="26"/>
              </w:rPr>
            </w:pPr>
          </w:p>
        </w:tc>
      </w:tr>
      <w:tr w:rsidR="00AA58CD" w:rsidRPr="00E227DB" w14:paraId="1D68EB5F" w14:textId="77777777" w:rsidTr="00123091">
        <w:trPr>
          <w:trHeight w:val="525"/>
        </w:trPr>
        <w:tc>
          <w:tcPr>
            <w:tcW w:w="377" w:type="pct"/>
            <w:vAlign w:val="center"/>
          </w:tcPr>
          <w:p w14:paraId="5FC68C7C" w14:textId="77777777" w:rsidR="00AA58CD" w:rsidRPr="00E227DB" w:rsidRDefault="00AA58CD" w:rsidP="00AA58CD">
            <w:pPr>
              <w:numPr>
                <w:ilvl w:val="0"/>
                <w:numId w:val="13"/>
              </w:numPr>
              <w:jc w:val="both"/>
              <w:rPr>
                <w:szCs w:val="26"/>
              </w:rPr>
            </w:pPr>
          </w:p>
        </w:tc>
        <w:tc>
          <w:tcPr>
            <w:tcW w:w="3681" w:type="pct"/>
            <w:vAlign w:val="center"/>
          </w:tcPr>
          <w:p w14:paraId="5F08640F" w14:textId="5850602C"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theo</w:t>
            </w:r>
            <w:proofErr w:type="spellEnd"/>
            <w:r w:rsidRPr="00F50940">
              <w:rPr>
                <w:szCs w:val="26"/>
                <w:lang w:val="nb-NO"/>
              </w:rPr>
              <w:t xml:space="preserve"> </w:t>
            </w:r>
            <w:proofErr w:type="spellStart"/>
            <w:r w:rsidRPr="00F50940">
              <w:rPr>
                <w:szCs w:val="26"/>
                <w:lang w:val="nb-NO"/>
              </w:rPr>
              <w:t>dõi</w:t>
            </w:r>
            <w:proofErr w:type="spellEnd"/>
            <w:r w:rsidRPr="00F50940">
              <w:rPr>
                <w:szCs w:val="26"/>
                <w:lang w:val="nb-NO"/>
              </w:rPr>
              <w:t xml:space="preserve"> </w:t>
            </w:r>
            <w:proofErr w:type="spellStart"/>
            <w:r w:rsidRPr="00F50940">
              <w:rPr>
                <w:szCs w:val="26"/>
                <w:lang w:val="nb-NO"/>
              </w:rPr>
              <w:t>thực</w:t>
            </w:r>
            <w:proofErr w:type="spellEnd"/>
            <w:r w:rsidRPr="00F50940">
              <w:rPr>
                <w:szCs w:val="26"/>
                <w:lang w:val="nb-NO"/>
              </w:rPr>
              <w:t xml:space="preserve"> </w:t>
            </w:r>
            <w:proofErr w:type="spellStart"/>
            <w:r w:rsidRPr="00F50940">
              <w:rPr>
                <w:szCs w:val="26"/>
                <w:lang w:val="nb-NO"/>
              </w:rPr>
              <w:t>hiện</w:t>
            </w:r>
            <w:proofErr w:type="spellEnd"/>
            <w:r w:rsidRPr="00F50940">
              <w:rPr>
                <w:szCs w:val="26"/>
                <w:lang w:val="nb-NO"/>
              </w:rPr>
              <w:t xml:space="preserve"> </w:t>
            </w:r>
            <w:proofErr w:type="spellStart"/>
            <w:r w:rsidRPr="00F50940">
              <w:rPr>
                <w:szCs w:val="26"/>
                <w:lang w:val="nb-NO"/>
              </w:rPr>
              <w:t>kiến</w:t>
            </w:r>
            <w:proofErr w:type="spellEnd"/>
            <w:r w:rsidRPr="00F50940">
              <w:rPr>
                <w:szCs w:val="26"/>
                <w:lang w:val="nb-NO"/>
              </w:rPr>
              <w:t xml:space="preserve"> </w:t>
            </w:r>
            <w:proofErr w:type="spellStart"/>
            <w:r w:rsidRPr="00F50940">
              <w:rPr>
                <w:szCs w:val="26"/>
                <w:lang w:val="nb-NO"/>
              </w:rPr>
              <w:t>nghị</w:t>
            </w:r>
            <w:proofErr w:type="spellEnd"/>
            <w:r w:rsidRPr="00F50940">
              <w:rPr>
                <w:szCs w:val="26"/>
                <w:lang w:val="nb-NO"/>
              </w:rPr>
              <w:t xml:space="preserve"> sau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5FF38CAE" w14:textId="77777777" w:rsidR="00AA58CD" w:rsidRPr="00E227DB" w:rsidRDefault="00AA58CD" w:rsidP="00AA58CD">
            <w:pPr>
              <w:rPr>
                <w:szCs w:val="26"/>
              </w:rPr>
            </w:pPr>
          </w:p>
        </w:tc>
      </w:tr>
      <w:tr w:rsidR="00AA58CD" w:rsidRPr="00E227DB" w14:paraId="07A5FC51" w14:textId="77777777" w:rsidTr="00123091">
        <w:trPr>
          <w:trHeight w:val="525"/>
        </w:trPr>
        <w:tc>
          <w:tcPr>
            <w:tcW w:w="377" w:type="pct"/>
            <w:vAlign w:val="center"/>
          </w:tcPr>
          <w:p w14:paraId="5D1A4E29" w14:textId="77777777" w:rsidR="00AA58CD" w:rsidRPr="00E227DB" w:rsidRDefault="00AA58CD" w:rsidP="00AA58CD">
            <w:pPr>
              <w:numPr>
                <w:ilvl w:val="0"/>
                <w:numId w:val="13"/>
              </w:numPr>
              <w:jc w:val="both"/>
              <w:rPr>
                <w:szCs w:val="26"/>
              </w:rPr>
            </w:pPr>
          </w:p>
        </w:tc>
        <w:tc>
          <w:tcPr>
            <w:tcW w:w="3681" w:type="pct"/>
            <w:vAlign w:val="center"/>
          </w:tcPr>
          <w:p w14:paraId="55357301" w14:textId="1E866010"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soát</w:t>
            </w:r>
            <w:proofErr w:type="spellEnd"/>
            <w:r w:rsidRPr="00F50940">
              <w:rPr>
                <w:szCs w:val="26"/>
                <w:lang w:val="nb-NO"/>
              </w:rPr>
              <w:t xml:space="preserve"> </w:t>
            </w:r>
            <w:proofErr w:type="spellStart"/>
            <w:r w:rsidRPr="00F50940">
              <w:rPr>
                <w:szCs w:val="26"/>
                <w:lang w:val="nb-NO"/>
              </w:rPr>
              <w:t>chất</w:t>
            </w:r>
            <w:proofErr w:type="spellEnd"/>
            <w:r w:rsidRPr="00F50940">
              <w:rPr>
                <w:szCs w:val="26"/>
                <w:lang w:val="nb-NO"/>
              </w:rPr>
              <w:t xml:space="preserve"> </w:t>
            </w:r>
            <w:proofErr w:type="spellStart"/>
            <w:r w:rsidRPr="00F50940">
              <w:rPr>
                <w:szCs w:val="26"/>
                <w:lang w:val="nb-NO"/>
              </w:rPr>
              <w:t>lượng</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r w:rsidRPr="00F50940">
              <w:rPr>
                <w:szCs w:val="26"/>
                <w:lang w:val="nb-NO"/>
              </w:rPr>
              <w:t xml:space="preserve"> </w:t>
            </w:r>
          </w:p>
        </w:tc>
        <w:tc>
          <w:tcPr>
            <w:tcW w:w="942" w:type="pct"/>
            <w:vAlign w:val="center"/>
          </w:tcPr>
          <w:p w14:paraId="7E89CDB8" w14:textId="77777777" w:rsidR="00AA58CD" w:rsidRPr="00E227DB" w:rsidRDefault="00AA58CD" w:rsidP="00AA58CD">
            <w:pPr>
              <w:rPr>
                <w:szCs w:val="26"/>
              </w:rPr>
            </w:pPr>
          </w:p>
        </w:tc>
      </w:tr>
      <w:tr w:rsidR="00AA58CD" w:rsidRPr="00E227DB" w14:paraId="151B56B3" w14:textId="77777777" w:rsidTr="00123091">
        <w:trPr>
          <w:trHeight w:val="525"/>
        </w:trPr>
        <w:tc>
          <w:tcPr>
            <w:tcW w:w="377" w:type="pct"/>
            <w:vAlign w:val="center"/>
          </w:tcPr>
          <w:p w14:paraId="5947372E" w14:textId="77777777" w:rsidR="00AA58CD" w:rsidRPr="00E227DB" w:rsidRDefault="00AA58CD" w:rsidP="00AA58CD">
            <w:pPr>
              <w:numPr>
                <w:ilvl w:val="0"/>
                <w:numId w:val="13"/>
              </w:numPr>
              <w:jc w:val="both"/>
              <w:rPr>
                <w:szCs w:val="26"/>
              </w:rPr>
            </w:pPr>
          </w:p>
        </w:tc>
        <w:tc>
          <w:tcPr>
            <w:tcW w:w="3681" w:type="pct"/>
            <w:vAlign w:val="center"/>
          </w:tcPr>
          <w:p w14:paraId="1C1CC7DD" w14:textId="242004C1"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báo</w:t>
            </w:r>
            <w:proofErr w:type="spellEnd"/>
            <w:r w:rsidRPr="00F50940">
              <w:rPr>
                <w:szCs w:val="26"/>
                <w:lang w:val="nb-NO"/>
              </w:rPr>
              <w:t xml:space="preserve"> </w:t>
            </w:r>
            <w:proofErr w:type="spellStart"/>
            <w:r w:rsidRPr="00F50940">
              <w:rPr>
                <w:szCs w:val="26"/>
                <w:lang w:val="nb-NO"/>
              </w:rPr>
              <w:t>cáo</w:t>
            </w:r>
            <w:proofErr w:type="spellEnd"/>
            <w:r w:rsidRPr="00F50940">
              <w:rPr>
                <w:szCs w:val="26"/>
                <w:lang w:val="nb-NO"/>
              </w:rPr>
              <w:t xml:space="preserve"> </w:t>
            </w:r>
            <w:proofErr w:type="spellStart"/>
            <w:r w:rsidRPr="00F50940">
              <w:rPr>
                <w:szCs w:val="26"/>
                <w:lang w:val="nb-NO"/>
              </w:rPr>
              <w:t>tổng</w:t>
            </w:r>
            <w:proofErr w:type="spellEnd"/>
            <w:r w:rsidRPr="00F50940">
              <w:rPr>
                <w:szCs w:val="26"/>
                <w:lang w:val="nb-NO"/>
              </w:rPr>
              <w:t xml:space="preserve"> </w:t>
            </w:r>
            <w:proofErr w:type="spellStart"/>
            <w:r w:rsidRPr="00F50940">
              <w:rPr>
                <w:szCs w:val="26"/>
                <w:lang w:val="nb-NO"/>
              </w:rPr>
              <w:t>kết</w:t>
            </w:r>
            <w:proofErr w:type="spellEnd"/>
            <w:r w:rsidRPr="00F50940">
              <w:rPr>
                <w:szCs w:val="26"/>
                <w:lang w:val="nb-NO"/>
              </w:rPr>
              <w:t xml:space="preserve"> </w:t>
            </w:r>
            <w:proofErr w:type="spellStart"/>
            <w:r w:rsidRPr="00F50940">
              <w:rPr>
                <w:szCs w:val="26"/>
                <w:lang w:val="nb-NO"/>
              </w:rPr>
              <w:t>hoạt</w:t>
            </w:r>
            <w:proofErr w:type="spellEnd"/>
            <w:r w:rsidRPr="00F50940">
              <w:rPr>
                <w:szCs w:val="26"/>
                <w:lang w:val="nb-NO"/>
              </w:rPr>
              <w:t xml:space="preserve"> </w:t>
            </w:r>
            <w:proofErr w:type="spellStart"/>
            <w:r w:rsidRPr="00F50940">
              <w:rPr>
                <w:szCs w:val="26"/>
                <w:lang w:val="nb-NO"/>
              </w:rPr>
              <w:t>động</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172C2F32" w14:textId="77777777" w:rsidR="00AA58CD" w:rsidRPr="00E227DB" w:rsidRDefault="00AA58CD" w:rsidP="00AA58CD">
            <w:pPr>
              <w:rPr>
                <w:szCs w:val="26"/>
              </w:rPr>
            </w:pPr>
          </w:p>
        </w:tc>
      </w:tr>
    </w:tbl>
    <w:p w14:paraId="63B8B4D1" w14:textId="71CA99C7" w:rsidR="006B2CCB" w:rsidRPr="00E227DB" w:rsidRDefault="003E0862" w:rsidP="00BD3636">
      <w:pPr>
        <w:pStyle w:val="tvHeading1"/>
        <w:rPr>
          <w:noProof/>
        </w:rPr>
      </w:pPr>
      <w:bookmarkStart w:id="42" w:name="_Toc87368180"/>
      <w:r w:rsidRPr="00E227DB">
        <w:rPr>
          <w:noProof/>
        </w:rPr>
        <w:t>Quy tr</w:t>
      </w:r>
      <w:r w:rsidR="00F65B64">
        <w:rPr>
          <w:noProof/>
        </w:rPr>
        <w:t xml:space="preserve">ình </w:t>
      </w:r>
      <w:r w:rsidR="00F65B64">
        <w:rPr>
          <w:noProof/>
          <w:lang w:val="en-US"/>
        </w:rPr>
        <w:t>Tổng quan về kiểm toán nội bộ</w:t>
      </w:r>
      <w:bookmarkEnd w:id="42"/>
    </w:p>
    <w:p w14:paraId="6600043A" w14:textId="77777777" w:rsidR="0058564D" w:rsidRPr="00273BE1" w:rsidRDefault="0058564D" w:rsidP="0058564D">
      <w:pPr>
        <w:pStyle w:val="ListDash"/>
      </w:pPr>
      <w:proofErr w:type="spellStart"/>
      <w:r>
        <w:rPr>
          <w:b/>
        </w:rPr>
        <w:t>Mô</w:t>
      </w:r>
      <w:proofErr w:type="spellEnd"/>
      <w:r>
        <w:rPr>
          <w:b/>
        </w:rPr>
        <w:t xml:space="preserve"> </w:t>
      </w:r>
      <w:proofErr w:type="spellStart"/>
      <w:r>
        <w:rPr>
          <w:b/>
        </w:rPr>
        <w:t>tả</w:t>
      </w:r>
      <w:proofErr w:type="spellEnd"/>
      <w:r>
        <w:rPr>
          <w:b/>
        </w:rPr>
        <w:t xml:space="preserve">: </w:t>
      </w:r>
      <w:proofErr w:type="spellStart"/>
      <w:r>
        <w:t>quy</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nội</w:t>
      </w:r>
      <w:proofErr w:type="spellEnd"/>
      <w:r>
        <w:t xml:space="preserve"> </w:t>
      </w:r>
      <w:proofErr w:type="spellStart"/>
      <w:r>
        <w:t>bộ</w:t>
      </w:r>
      <w:proofErr w:type="spellEnd"/>
    </w:p>
    <w:p w14:paraId="29AF1D55" w14:textId="77777777" w:rsidR="0058564D" w:rsidRDefault="0058564D" w:rsidP="0058564D">
      <w:pPr>
        <w:pStyle w:val="ListDash"/>
        <w:rPr>
          <w:b/>
        </w:rPr>
      </w:pPr>
      <w:proofErr w:type="spellStart"/>
      <w:r>
        <w:rPr>
          <w:b/>
        </w:rPr>
        <w:t>Đầu</w:t>
      </w:r>
      <w:proofErr w:type="spellEnd"/>
      <w:r>
        <w:rPr>
          <w:b/>
        </w:rPr>
        <w:t xml:space="preserve"> </w:t>
      </w:r>
      <w:proofErr w:type="spellStart"/>
      <w:r>
        <w:rPr>
          <w:b/>
        </w:rPr>
        <w:t>vào</w:t>
      </w:r>
      <w:proofErr w:type="spellEnd"/>
      <w:r>
        <w:rPr>
          <w:b/>
        </w:rPr>
        <w:t>:</w:t>
      </w:r>
    </w:p>
    <w:p w14:paraId="3E050DCF"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
    <w:p w14:paraId="62EFA66C"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1ED0707A" w14:textId="77777777" w:rsidR="0058564D" w:rsidRDefault="0058564D" w:rsidP="001531AE">
      <w:pPr>
        <w:pStyle w:val="ListParagraph"/>
        <w:numPr>
          <w:ilvl w:val="0"/>
          <w:numId w:val="45"/>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3D77B9BC" w14:textId="77777777" w:rsidR="0058564D" w:rsidRDefault="0058564D" w:rsidP="001531AE">
      <w:pPr>
        <w:pStyle w:val="ListParagraph"/>
        <w:numPr>
          <w:ilvl w:val="0"/>
          <w:numId w:val="45"/>
        </w:numPr>
      </w:pPr>
      <w:proofErr w:type="spellStart"/>
      <w:r>
        <w:t>Thông</w:t>
      </w:r>
      <w:proofErr w:type="spellEnd"/>
      <w:r>
        <w:t xml:space="preserve"> tin </w:t>
      </w:r>
      <w:proofErr w:type="spellStart"/>
      <w:r>
        <w:t>về</w:t>
      </w:r>
      <w:proofErr w:type="spellEnd"/>
      <w:r>
        <w:t xml:space="preserve"> chu </w:t>
      </w:r>
      <w:proofErr w:type="spellStart"/>
      <w:r>
        <w:t>kỳ</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
    <w:p w14:paraId="351D2ABA"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của</w:t>
      </w:r>
      <w:proofErr w:type="spellEnd"/>
      <w:r>
        <w:t xml:space="preserve"> </w:t>
      </w:r>
      <w:proofErr w:type="spellStart"/>
      <w:r>
        <w:t>bộ</w:t>
      </w:r>
      <w:proofErr w:type="spellEnd"/>
      <w:r>
        <w:t xml:space="preserve"> </w:t>
      </w:r>
      <w:proofErr w:type="spellStart"/>
      <w:r>
        <w:t>phận</w:t>
      </w:r>
      <w:proofErr w:type="spellEnd"/>
      <w:r>
        <w:t xml:space="preserve"> KTNB</w:t>
      </w:r>
    </w:p>
    <w:p w14:paraId="3AFCFBB6"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quy</w:t>
      </w:r>
      <w:proofErr w:type="spellEnd"/>
      <w:r>
        <w:t xml:space="preserve"> </w:t>
      </w:r>
      <w:proofErr w:type="spellStart"/>
      <w:r>
        <w:t>trình</w:t>
      </w:r>
      <w:proofErr w:type="spellEnd"/>
    </w:p>
    <w:p w14:paraId="16513C4D" w14:textId="77777777" w:rsidR="0058564D" w:rsidRDefault="0058564D" w:rsidP="001531AE">
      <w:pPr>
        <w:pStyle w:val="ListParagraph"/>
        <w:numPr>
          <w:ilvl w:val="0"/>
          <w:numId w:val="45"/>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quy</w:t>
      </w:r>
      <w:proofErr w:type="spellEnd"/>
      <w:r>
        <w:t xml:space="preserve"> </w:t>
      </w:r>
      <w:proofErr w:type="spellStart"/>
      <w:r>
        <w:t>trình</w:t>
      </w:r>
      <w:proofErr w:type="spellEnd"/>
    </w:p>
    <w:p w14:paraId="45831EE1"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p>
    <w:p w14:paraId="52446D76" w14:textId="77777777" w:rsidR="0058564D" w:rsidRDefault="0058564D" w:rsidP="001531AE">
      <w:pPr>
        <w:pStyle w:val="ListParagraph"/>
        <w:numPr>
          <w:ilvl w:val="0"/>
          <w:numId w:val="45"/>
        </w:numPr>
      </w:pPr>
      <w:proofErr w:type="spellStart"/>
      <w:r>
        <w:t>Thông</w:t>
      </w:r>
      <w:proofErr w:type="spellEnd"/>
      <w:r>
        <w:t xml:space="preserve"> tin </w:t>
      </w:r>
      <w:proofErr w:type="spellStart"/>
      <w:r>
        <w:t>các</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cuộc</w:t>
      </w:r>
      <w:proofErr w:type="spellEnd"/>
      <w:r>
        <w:t xml:space="preserve"> KT</w:t>
      </w:r>
    </w:p>
    <w:p w14:paraId="26282BE6" w14:textId="77777777" w:rsidR="0058564D" w:rsidRDefault="0058564D" w:rsidP="001531AE">
      <w:pPr>
        <w:pStyle w:val="ListParagraph"/>
        <w:numPr>
          <w:ilvl w:val="0"/>
          <w:numId w:val="45"/>
        </w:numPr>
      </w:pPr>
      <w:proofErr w:type="spellStart"/>
      <w:r>
        <w:t>Nội</w:t>
      </w:r>
      <w:proofErr w:type="spellEnd"/>
      <w:r>
        <w:t xml:space="preserve"> dung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KT </w:t>
      </w:r>
      <w:proofErr w:type="spellStart"/>
      <w:r>
        <w:t>của</w:t>
      </w:r>
      <w:proofErr w:type="spellEnd"/>
      <w:r>
        <w:t xml:space="preserve"> KTV </w:t>
      </w:r>
    </w:p>
    <w:p w14:paraId="6E28DCD6"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KTV</w:t>
      </w:r>
    </w:p>
    <w:p w14:paraId="30ACE61E" w14:textId="77777777" w:rsidR="0058564D" w:rsidRDefault="0058564D" w:rsidP="001531AE">
      <w:pPr>
        <w:pStyle w:val="ListParagraph"/>
        <w:numPr>
          <w:ilvl w:val="0"/>
          <w:numId w:val="45"/>
        </w:numPr>
      </w:pP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KT</w:t>
      </w:r>
    </w:p>
    <w:p w14:paraId="7404E7C9" w14:textId="77777777" w:rsidR="0058564D" w:rsidRDefault="0058564D" w:rsidP="0058564D">
      <w:pPr>
        <w:pStyle w:val="ListDash"/>
        <w:rPr>
          <w:b/>
        </w:rPr>
      </w:pPr>
      <w:proofErr w:type="spellStart"/>
      <w:r>
        <w:rPr>
          <w:b/>
        </w:rPr>
        <w:t>Đầu</w:t>
      </w:r>
      <w:proofErr w:type="spellEnd"/>
      <w:r>
        <w:rPr>
          <w:b/>
        </w:rPr>
        <w:t xml:space="preserve"> ra:</w:t>
      </w:r>
    </w:p>
    <w:p w14:paraId="7B3CF085"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6BE40ABC" w14:textId="77777777" w:rsidR="0058564D" w:rsidRDefault="0058564D" w:rsidP="001531AE">
      <w:pPr>
        <w:pStyle w:val="ListParagraph"/>
        <w:numPr>
          <w:ilvl w:val="0"/>
          <w:numId w:val="46"/>
        </w:numPr>
      </w:pP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p>
    <w:p w14:paraId="267CC835" w14:textId="77777777" w:rsidR="0058564D" w:rsidRDefault="0058564D" w:rsidP="001531AE">
      <w:pPr>
        <w:pStyle w:val="ListParagraph"/>
        <w:numPr>
          <w:ilvl w:val="0"/>
          <w:numId w:val="46"/>
        </w:numPr>
      </w:pP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p>
    <w:p w14:paraId="1C19611D" w14:textId="77777777" w:rsidR="0058564D" w:rsidRDefault="0058564D" w:rsidP="001531AE">
      <w:pPr>
        <w:pStyle w:val="ListParagraph"/>
        <w:numPr>
          <w:ilvl w:val="0"/>
          <w:numId w:val="46"/>
        </w:numPr>
      </w:pPr>
      <w:proofErr w:type="spellStart"/>
      <w:r>
        <w:lastRenderedPageBreak/>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p>
    <w:p w14:paraId="14AF506F" w14:textId="77777777" w:rsidR="0058564D" w:rsidRDefault="0058564D" w:rsidP="001531AE">
      <w:pPr>
        <w:pStyle w:val="ListParagraph"/>
        <w:numPr>
          <w:ilvl w:val="0"/>
          <w:numId w:val="46"/>
        </w:numPr>
      </w:pPr>
      <w:proofErr w:type="spellStart"/>
      <w:r>
        <w:t>Báo</w:t>
      </w:r>
      <w:proofErr w:type="spellEnd"/>
      <w:r>
        <w:t xml:space="preserve"> </w:t>
      </w:r>
      <w:proofErr w:type="spellStart"/>
      <w:r>
        <w:t>cáo</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p>
    <w:p w14:paraId="24AD5CF6" w14:textId="77777777" w:rsidR="0058564D" w:rsidRDefault="0058564D" w:rsidP="001531AE">
      <w:pPr>
        <w:pStyle w:val="ListParagraph"/>
        <w:numPr>
          <w:ilvl w:val="0"/>
          <w:numId w:val="46"/>
        </w:numPr>
      </w:pPr>
      <w:proofErr w:type="spellStart"/>
      <w:r>
        <w:t>Biên</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toán</w:t>
      </w:r>
      <w:proofErr w:type="spellEnd"/>
    </w:p>
    <w:p w14:paraId="29D40A68"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KTV</w:t>
      </w:r>
    </w:p>
    <w:p w14:paraId="46A004BC"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KT</w:t>
      </w:r>
    </w:p>
    <w:p w14:paraId="03E268AE" w14:textId="77777777" w:rsidR="0058564D" w:rsidRDefault="0058564D" w:rsidP="001531AE">
      <w:pPr>
        <w:pStyle w:val="ListParagraph"/>
        <w:numPr>
          <w:ilvl w:val="0"/>
          <w:numId w:val="46"/>
        </w:numPr>
      </w:pPr>
      <w:proofErr w:type="spellStart"/>
      <w:r>
        <w:t>Báo</w:t>
      </w:r>
      <w:proofErr w:type="spellEnd"/>
      <w:r>
        <w:t xml:space="preserve"> </w:t>
      </w:r>
      <w:proofErr w:type="spellStart"/>
      <w:r>
        <w:t>cáo</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p>
    <w:p w14:paraId="1FD6A086" w14:textId="77777777" w:rsidR="0058564D" w:rsidRDefault="0058564D" w:rsidP="0058564D">
      <w:pPr>
        <w:pStyle w:val="ListDash"/>
        <w:tabs>
          <w:tab w:val="clear" w:pos="357"/>
        </w:tabs>
        <w:ind w:left="357" w:firstLine="0"/>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tham</w:t>
      </w:r>
      <w:proofErr w:type="spellEnd"/>
      <w:r>
        <w:rPr>
          <w:b/>
        </w:rPr>
        <w:t xml:space="preserve"> </w:t>
      </w:r>
      <w:proofErr w:type="spellStart"/>
      <w:r>
        <w:rPr>
          <w:b/>
        </w:rPr>
        <w:t>gia</w:t>
      </w:r>
      <w:proofErr w:type="spellEnd"/>
      <w:r>
        <w:rPr>
          <w:b/>
        </w:rPr>
        <w:t>:</w:t>
      </w:r>
    </w:p>
    <w:p w14:paraId="07D8E8D5" w14:textId="77777777" w:rsidR="0058564D" w:rsidRPr="00EB09DF" w:rsidRDefault="0058564D" w:rsidP="001531AE">
      <w:pPr>
        <w:pStyle w:val="ListParagraph"/>
        <w:numPr>
          <w:ilvl w:val="0"/>
          <w:numId w:val="47"/>
        </w:numPr>
        <w:rPr>
          <w:b/>
        </w:rPr>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p>
    <w:p w14:paraId="2768F70A" w14:textId="77777777" w:rsidR="0058564D" w:rsidRPr="00EB09DF" w:rsidRDefault="0058564D" w:rsidP="001531AE">
      <w:pPr>
        <w:pStyle w:val="ListParagraph"/>
        <w:numPr>
          <w:ilvl w:val="0"/>
          <w:numId w:val="47"/>
        </w:numPr>
        <w:rPr>
          <w:b/>
        </w:rPr>
      </w:pPr>
      <w:proofErr w:type="spellStart"/>
      <w:r>
        <w:t>Trưởng</w:t>
      </w:r>
      <w:proofErr w:type="spellEnd"/>
      <w:r>
        <w:t xml:space="preserve"> </w:t>
      </w:r>
      <w:proofErr w:type="spellStart"/>
      <w:r>
        <w:t>nhóm</w:t>
      </w:r>
      <w:proofErr w:type="spellEnd"/>
      <w:r>
        <w:t xml:space="preserve"> </w:t>
      </w:r>
      <w:proofErr w:type="spellStart"/>
      <w:r>
        <w:t>kiểm</w:t>
      </w:r>
      <w:proofErr w:type="spellEnd"/>
      <w:r>
        <w:t xml:space="preserve"> </w:t>
      </w:r>
      <w:proofErr w:type="spellStart"/>
      <w:r>
        <w:t>toán</w:t>
      </w:r>
      <w:proofErr w:type="spellEnd"/>
    </w:p>
    <w:p w14:paraId="00DA154D" w14:textId="77777777" w:rsidR="0058564D" w:rsidRPr="00D1350B" w:rsidRDefault="0058564D" w:rsidP="001531AE">
      <w:pPr>
        <w:pStyle w:val="ListParagraph"/>
        <w:numPr>
          <w:ilvl w:val="0"/>
          <w:numId w:val="47"/>
        </w:numPr>
      </w:pPr>
      <w:proofErr w:type="spellStart"/>
      <w:r w:rsidRPr="00D1350B">
        <w:t>Kiểm</w:t>
      </w:r>
      <w:proofErr w:type="spellEnd"/>
      <w:r w:rsidRPr="00D1350B">
        <w:t xml:space="preserve"> </w:t>
      </w:r>
      <w:proofErr w:type="spellStart"/>
      <w:r w:rsidRPr="00D1350B">
        <w:t>toán</w:t>
      </w:r>
      <w:proofErr w:type="spellEnd"/>
      <w:r w:rsidRPr="00D1350B">
        <w:t xml:space="preserve"> </w:t>
      </w:r>
      <w:proofErr w:type="spellStart"/>
      <w:r w:rsidRPr="00D1350B">
        <w:t>viên</w:t>
      </w:r>
      <w:proofErr w:type="spellEnd"/>
    </w:p>
    <w:p w14:paraId="496FD635" w14:textId="77777777" w:rsidR="0058564D" w:rsidRPr="00D1350B" w:rsidRDefault="0058564D" w:rsidP="001531AE">
      <w:pPr>
        <w:pStyle w:val="ListParagraph"/>
        <w:numPr>
          <w:ilvl w:val="0"/>
          <w:numId w:val="47"/>
        </w:numPr>
      </w:pPr>
      <w:proofErr w:type="spellStart"/>
      <w:r w:rsidRPr="00D1350B">
        <w:t>Đơn</w:t>
      </w:r>
      <w:proofErr w:type="spellEnd"/>
      <w:r w:rsidRPr="00D1350B">
        <w:t xml:space="preserve"> </w:t>
      </w:r>
      <w:proofErr w:type="spellStart"/>
      <w:r w:rsidRPr="00D1350B">
        <w:t>vị</w:t>
      </w:r>
      <w:proofErr w:type="spellEnd"/>
      <w:r w:rsidRPr="00D1350B">
        <w:t xml:space="preserve"> </w:t>
      </w:r>
      <w:proofErr w:type="spellStart"/>
      <w:r w:rsidRPr="00D1350B">
        <w:t>được</w:t>
      </w:r>
      <w:proofErr w:type="spellEnd"/>
      <w:r w:rsidRPr="00D1350B">
        <w:t xml:space="preserve"> </w:t>
      </w:r>
      <w:proofErr w:type="spellStart"/>
      <w:r w:rsidRPr="00D1350B">
        <w:t>kiểm</w:t>
      </w:r>
      <w:proofErr w:type="spellEnd"/>
      <w:r w:rsidRPr="00D1350B">
        <w:t xml:space="preserve"> </w:t>
      </w:r>
      <w:proofErr w:type="spellStart"/>
      <w:r w:rsidRPr="00D1350B">
        <w:t>toán</w:t>
      </w:r>
      <w:proofErr w:type="spellEnd"/>
    </w:p>
    <w:p w14:paraId="627981AD" w14:textId="77777777" w:rsidR="0058564D" w:rsidRPr="00D1350B" w:rsidRDefault="0058564D" w:rsidP="001531AE">
      <w:pPr>
        <w:pStyle w:val="ListParagraph"/>
        <w:numPr>
          <w:ilvl w:val="0"/>
          <w:numId w:val="47"/>
        </w:numPr>
      </w:pPr>
      <w:r w:rsidRPr="00D1350B">
        <w:t>BL</w:t>
      </w:r>
      <w:r>
        <w:t>Đ</w:t>
      </w:r>
    </w:p>
    <w:p w14:paraId="6A70A7A8" w14:textId="77777777" w:rsidR="0058564D" w:rsidRPr="00F9701F" w:rsidRDefault="0058564D" w:rsidP="0058564D">
      <w:pPr>
        <w:pStyle w:val="ListDash"/>
        <w:rPr>
          <w:b/>
        </w:rPr>
      </w:pPr>
      <w:proofErr w:type="spellStart"/>
      <w:r w:rsidRPr="00F9701F">
        <w:rPr>
          <w:b/>
        </w:rPr>
        <w:t>Quy</w:t>
      </w:r>
      <w:proofErr w:type="spellEnd"/>
      <w:r w:rsidRPr="00F9701F">
        <w:rPr>
          <w:b/>
        </w:rPr>
        <w:t xml:space="preserve"> </w:t>
      </w:r>
      <w:proofErr w:type="spellStart"/>
      <w:r w:rsidRPr="00F9701F">
        <w:rPr>
          <w:b/>
        </w:rPr>
        <w:t>trình</w:t>
      </w:r>
      <w:proofErr w:type="spellEnd"/>
      <w:r w:rsidRPr="00F9701F">
        <w:rPr>
          <w:b/>
        </w:rPr>
        <w:t xml:space="preserve"> </w:t>
      </w:r>
      <w:proofErr w:type="spellStart"/>
      <w:r w:rsidRPr="00F9701F">
        <w:rPr>
          <w:b/>
        </w:rPr>
        <w:t>xử</w:t>
      </w:r>
      <w:proofErr w:type="spellEnd"/>
      <w:r w:rsidRPr="00F9701F">
        <w:rPr>
          <w:b/>
        </w:rPr>
        <w:t xml:space="preserve"> </w:t>
      </w:r>
      <w:proofErr w:type="spellStart"/>
      <w:r w:rsidRPr="00F9701F">
        <w:rPr>
          <w:b/>
        </w:rPr>
        <w:t>lý</w:t>
      </w:r>
      <w:proofErr w:type="spellEnd"/>
      <w:r w:rsidRPr="00F9701F">
        <w:rPr>
          <w:b/>
        </w:rPr>
        <w:t>:</w:t>
      </w:r>
    </w:p>
    <w:p w14:paraId="7EDCC1C0" w14:textId="77777777" w:rsidR="0058564D" w:rsidRDefault="0058564D" w:rsidP="0058564D">
      <w:pPr>
        <w:jc w:val="both"/>
      </w:pPr>
      <w:r>
        <w:rPr>
          <w:noProof/>
        </w:rPr>
        <w:lastRenderedPageBreak/>
        <w:drawing>
          <wp:inline distT="0" distB="0" distL="0" distR="0" wp14:anchorId="027B3E80" wp14:editId="4D19722A">
            <wp:extent cx="5867400" cy="6591300"/>
            <wp:effectExtent l="0" t="0" r="0" b="12700"/>
            <wp:docPr id="1" name="Picture 1" descr="../../../../../Downloads/KTNB_Quy%20trinh-Tổ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Tổng%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400" cy="6591300"/>
                    </a:xfrm>
                    <a:prstGeom prst="rect">
                      <a:avLst/>
                    </a:prstGeom>
                    <a:noFill/>
                    <a:ln>
                      <a:noFill/>
                    </a:ln>
                  </pic:spPr>
                </pic:pic>
              </a:graphicData>
            </a:graphic>
          </wp:inline>
        </w:drawing>
      </w:r>
      <w:r w:rsidRPr="00A47A0A">
        <w:t xml:space="preserve"> </w:t>
      </w:r>
    </w:p>
    <w:p w14:paraId="7601EE43" w14:textId="77777777" w:rsidR="0058564D" w:rsidRDefault="0058564D" w:rsidP="0058564D">
      <w:pPr>
        <w:jc w:val="both"/>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431E88EF" w14:textId="77777777" w:rsidR="0058564D" w:rsidRPr="00DB63C4" w:rsidRDefault="0058564D" w:rsidP="001531AE">
      <w:pPr>
        <w:pStyle w:val="ListParagraph"/>
        <w:numPr>
          <w:ilvl w:val="0"/>
          <w:numId w:val="30"/>
        </w:numPr>
        <w:ind w:left="357"/>
        <w:jc w:val="both"/>
      </w:pPr>
      <w:proofErr w:type="spellStart"/>
      <w:r w:rsidRPr="00DB63C4">
        <w:rPr>
          <w:b/>
        </w:rPr>
        <w:t>Bước</w:t>
      </w:r>
      <w:proofErr w:type="spellEnd"/>
      <w:r w:rsidRPr="00DB63C4">
        <w:rPr>
          <w:b/>
        </w:rPr>
        <w:t xml:space="preserve"> 1</w:t>
      </w:r>
      <w:r>
        <w:t xml:space="preserve">: </w:t>
      </w:r>
      <w:proofErr w:type="spellStart"/>
      <w:r>
        <w:t>Bộ</w:t>
      </w:r>
      <w:proofErr w:type="spellEnd"/>
      <w:r>
        <w:t xml:space="preserve"> </w:t>
      </w:r>
      <w:proofErr w:type="spellStart"/>
      <w:r>
        <w:t>phận</w:t>
      </w:r>
      <w:proofErr w:type="spellEnd"/>
      <w:r>
        <w:t xml:space="preserve"> KTNB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w:t>
      </w:r>
    </w:p>
    <w:p w14:paraId="057817C3" w14:textId="77777777" w:rsidR="0058564D" w:rsidRDefault="0058564D" w:rsidP="001531AE">
      <w:pPr>
        <w:pStyle w:val="ListParagraph"/>
        <w:numPr>
          <w:ilvl w:val="0"/>
          <w:numId w:val="30"/>
        </w:numPr>
        <w:ind w:left="357"/>
        <w:jc w:val="both"/>
      </w:pPr>
      <w:proofErr w:type="spellStart"/>
      <w:r>
        <w:rPr>
          <w:b/>
        </w:rPr>
        <w:t>Bước</w:t>
      </w:r>
      <w:proofErr w:type="spellEnd"/>
      <w:r>
        <w:rPr>
          <w:b/>
        </w:rPr>
        <w:t xml:space="preserve"> 2</w:t>
      </w:r>
      <w:r w:rsidRPr="003328C3">
        <w:rPr>
          <w:b/>
        </w:rPr>
        <w:t xml:space="preserve">: </w:t>
      </w: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căn</w:t>
      </w:r>
      <w:proofErr w:type="spellEnd"/>
      <w:r>
        <w:t xml:space="preserve"> </w:t>
      </w:r>
      <w:proofErr w:type="spellStart"/>
      <w:r>
        <w:t>cứ</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hoặc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BLĐ</w:t>
      </w:r>
    </w:p>
    <w:p w14:paraId="6B344CA2" w14:textId="77777777" w:rsidR="0058564D" w:rsidRPr="00F9701F" w:rsidRDefault="0058564D" w:rsidP="001531AE">
      <w:pPr>
        <w:pStyle w:val="ListParagraph"/>
        <w:numPr>
          <w:ilvl w:val="0"/>
          <w:numId w:val="30"/>
        </w:numPr>
        <w:ind w:left="357"/>
        <w:jc w:val="both"/>
        <w:rPr>
          <w:b/>
        </w:rPr>
      </w:pPr>
      <w:proofErr w:type="spellStart"/>
      <w:r>
        <w:rPr>
          <w:b/>
        </w:rPr>
        <w:t>Bước</w:t>
      </w:r>
      <w:proofErr w:type="spellEnd"/>
      <w:r>
        <w:rPr>
          <w:b/>
        </w:rPr>
        <w:t xml:space="preserve"> 3: </w:t>
      </w:r>
      <w:proofErr w:type="spellStart"/>
      <w:r>
        <w:t>Căn</w:t>
      </w:r>
      <w:proofErr w:type="spellEnd"/>
      <w:r>
        <w:t xml:space="preserve"> </w:t>
      </w:r>
      <w:proofErr w:type="spellStart"/>
      <w:r>
        <w:t>cứ</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đã</w:t>
      </w:r>
      <w:proofErr w:type="spellEnd"/>
      <w:r>
        <w:t xml:space="preserve"> </w:t>
      </w:r>
      <w:proofErr w:type="spellStart"/>
      <w:r>
        <w:t>được</w:t>
      </w:r>
      <w:proofErr w:type="spellEnd"/>
      <w:r>
        <w:t xml:space="preserve"> BLĐ </w:t>
      </w:r>
      <w:proofErr w:type="spellStart"/>
      <w:r>
        <w:t>duyệt</w:t>
      </w:r>
      <w:proofErr w:type="spellEnd"/>
      <w:r>
        <w:t xml:space="preserve">, </w:t>
      </w:r>
      <w:proofErr w:type="spellStart"/>
      <w:r>
        <w:t>bộ</w:t>
      </w:r>
      <w:proofErr w:type="spellEnd"/>
      <w:r>
        <w:t xml:space="preserve"> </w:t>
      </w:r>
      <w:proofErr w:type="spellStart"/>
      <w:r>
        <w:t>phận</w:t>
      </w:r>
      <w:proofErr w:type="spellEnd"/>
      <w:r>
        <w:t xml:space="preserve"> KTNB </w:t>
      </w:r>
      <w:proofErr w:type="spellStart"/>
      <w:r>
        <w:t>chuẩn</w:t>
      </w:r>
      <w:proofErr w:type="spellEnd"/>
      <w:r>
        <w:t xml:space="preserve"> </w:t>
      </w:r>
      <w:proofErr w:type="spellStart"/>
      <w:r>
        <w:t>bị</w:t>
      </w:r>
      <w:proofErr w:type="spellEnd"/>
      <w:r>
        <w:t xml:space="preserve"> </w:t>
      </w:r>
      <w:proofErr w:type="spellStart"/>
      <w:r>
        <w:t>cho</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diễn</w:t>
      </w:r>
      <w:proofErr w:type="spellEnd"/>
      <w:r>
        <w:t xml:space="preserve"> ra </w:t>
      </w:r>
      <w:proofErr w:type="spellStart"/>
      <w:r>
        <w:t>trong</w:t>
      </w:r>
      <w:proofErr w:type="spellEnd"/>
      <w:r>
        <w:t xml:space="preserve"> </w:t>
      </w:r>
      <w:proofErr w:type="spellStart"/>
      <w:r>
        <w:t>năm</w:t>
      </w:r>
      <w:proofErr w:type="spellEnd"/>
      <w:r>
        <w:t>:</w:t>
      </w:r>
    </w:p>
    <w:p w14:paraId="506CD6EA" w14:textId="77777777" w:rsidR="0058564D" w:rsidRDefault="0058564D" w:rsidP="0058564D">
      <w:pPr>
        <w:pStyle w:val="ListParagraph"/>
        <w:ind w:left="357"/>
        <w:jc w:val="both"/>
      </w:pPr>
      <w:r>
        <w:t xml:space="preserve">Ở </w:t>
      </w:r>
      <w:proofErr w:type="spellStart"/>
      <w:r>
        <w:t>bước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tác</w:t>
      </w:r>
      <w:proofErr w:type="spellEnd"/>
      <w:r>
        <w:t xml:space="preserve"> </w:t>
      </w:r>
      <w:proofErr w:type="spellStart"/>
      <w:r>
        <w:t>nghiệp</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w:t>
      </w:r>
      <w:proofErr w:type="spellStart"/>
      <w:r>
        <w:t>phòng</w:t>
      </w:r>
      <w:proofErr w:type="spellEnd"/>
      <w:r>
        <w:t xml:space="preserve"> ban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các</w:t>
      </w:r>
      <w:proofErr w:type="spellEnd"/>
      <w:r>
        <w:t xml:space="preserve"> </w:t>
      </w:r>
      <w:proofErr w:type="spellStart"/>
      <w:r>
        <w:t>rủi</w:t>
      </w:r>
      <w:proofErr w:type="spellEnd"/>
      <w:r>
        <w:t xml:space="preserve"> </w:t>
      </w:r>
      <w:proofErr w:type="spellStart"/>
      <w:r>
        <w:t>ro</w:t>
      </w:r>
      <w:proofErr w:type="spellEnd"/>
      <w:r>
        <w:t xml:space="preserve"> </w:t>
      </w:r>
      <w:proofErr w:type="spellStart"/>
      <w:r>
        <w:t>tiềm</w:t>
      </w:r>
      <w:proofErr w:type="spellEnd"/>
      <w:r>
        <w:t xml:space="preserve"> </w:t>
      </w:r>
      <w:proofErr w:type="spellStart"/>
      <w:r>
        <w:t>tàng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từ</w:t>
      </w:r>
      <w:proofErr w:type="spellEnd"/>
      <w:r>
        <w:t xml:space="preserve"> </w:t>
      </w:r>
      <w:proofErr w:type="spellStart"/>
      <w:r>
        <w:t>đó</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phạm</w:t>
      </w:r>
      <w:proofErr w:type="spellEnd"/>
      <w:r>
        <w:t xml:space="preserve"> vi </w:t>
      </w:r>
      <w:proofErr w:type="spellStart"/>
      <w:r>
        <w:t>kiểm</w:t>
      </w:r>
      <w:proofErr w:type="spellEnd"/>
      <w:r>
        <w:t xml:space="preserve"> </w:t>
      </w:r>
      <w:proofErr w:type="spellStart"/>
      <w:r>
        <w:t>toán</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phân</w:t>
      </w:r>
      <w:proofErr w:type="spellEnd"/>
      <w:r>
        <w:t xml:space="preserve"> </w:t>
      </w:r>
      <w:proofErr w:type="spellStart"/>
      <w:r>
        <w:t>bổ</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cho</w:t>
      </w:r>
      <w:proofErr w:type="spellEnd"/>
      <w:r>
        <w:t xml:space="preserve"> </w:t>
      </w:r>
      <w:proofErr w:type="spellStart"/>
      <w:r>
        <w:lastRenderedPageBreak/>
        <w:t>cuộc</w:t>
      </w:r>
      <w:proofErr w:type="spellEnd"/>
      <w:r>
        <w:t xml:space="preserve"> KT. </w:t>
      </w:r>
      <w:proofErr w:type="spellStart"/>
      <w:r>
        <w:t>Kết</w:t>
      </w:r>
      <w:proofErr w:type="spellEnd"/>
      <w:r>
        <w:t xml:space="preserve"> </w:t>
      </w:r>
      <w:proofErr w:type="spellStart"/>
      <w:r>
        <w:t>thúc</w:t>
      </w:r>
      <w:proofErr w:type="spellEnd"/>
      <w:r>
        <w:t xml:space="preserve"> </w:t>
      </w:r>
      <w:proofErr w:type="spellStart"/>
      <w:r>
        <w:t>bước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và</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lập</w:t>
      </w:r>
      <w:proofErr w:type="spellEnd"/>
    </w:p>
    <w:p w14:paraId="7A7DB6C8" w14:textId="77777777" w:rsidR="0058564D" w:rsidRPr="00421CE2" w:rsidRDefault="0058564D" w:rsidP="001531AE">
      <w:pPr>
        <w:pStyle w:val="ListParagraph"/>
        <w:numPr>
          <w:ilvl w:val="0"/>
          <w:numId w:val="30"/>
        </w:numPr>
        <w:ind w:left="357"/>
        <w:jc w:val="both"/>
        <w:rPr>
          <w:b/>
        </w:rPr>
      </w:pPr>
      <w:proofErr w:type="spellStart"/>
      <w:r>
        <w:rPr>
          <w:b/>
        </w:rPr>
        <w:t>Bước</w:t>
      </w:r>
      <w:proofErr w:type="spellEnd"/>
      <w:r>
        <w:rPr>
          <w:b/>
        </w:rPr>
        <w:t xml:space="preserve"> 4</w:t>
      </w:r>
      <w:r w:rsidRPr="002863E0">
        <w:rPr>
          <w:b/>
        </w:rPr>
        <w:t>:</w:t>
      </w:r>
      <w:r>
        <w:rPr>
          <w:b/>
        </w:rPr>
        <w:t xml:space="preserve"> </w:t>
      </w:r>
      <w:proofErr w:type="spellStart"/>
      <w:r>
        <w:t>Căn</w:t>
      </w:r>
      <w:proofErr w:type="spellEnd"/>
      <w:r>
        <w:t xml:space="preserve"> </w:t>
      </w:r>
      <w:proofErr w:type="spellStart"/>
      <w:r>
        <w:t>cứ</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KTV </w:t>
      </w:r>
      <w:proofErr w:type="spellStart"/>
      <w:r>
        <w:t>sẽ</w:t>
      </w:r>
      <w:proofErr w:type="spellEnd"/>
      <w:r>
        <w:t xml:space="preserve"> </w:t>
      </w:r>
      <w:proofErr w:type="spellStart"/>
      <w:r>
        <w:t>chọn</w:t>
      </w:r>
      <w:proofErr w:type="spellEnd"/>
      <w:r>
        <w:t xml:space="preserve"> </w:t>
      </w:r>
      <w:proofErr w:type="spellStart"/>
      <w:r>
        <w:t>mẫu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bằng</w:t>
      </w:r>
      <w:proofErr w:type="spellEnd"/>
      <w:r>
        <w:t xml:space="preserve"> </w:t>
      </w:r>
      <w:proofErr w:type="spellStart"/>
      <w:r>
        <w:t>chứng</w:t>
      </w:r>
      <w:proofErr w:type="spellEnd"/>
      <w:r>
        <w:t xml:space="preserve"> KT, </w:t>
      </w:r>
      <w:proofErr w:type="spellStart"/>
      <w:r>
        <w:t>ghi</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vào</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đưa</w:t>
      </w:r>
      <w:proofErr w:type="spellEnd"/>
      <w:r>
        <w:t xml:space="preserve"> ra </w:t>
      </w:r>
      <w:proofErr w:type="spellStart"/>
      <w:r>
        <w:t>đánh</w:t>
      </w:r>
      <w:proofErr w:type="spellEnd"/>
      <w:r>
        <w:t xml:space="preserve"> </w:t>
      </w:r>
      <w:proofErr w:type="spellStart"/>
      <w:r>
        <w:t>giá</w:t>
      </w:r>
      <w:proofErr w:type="spellEnd"/>
      <w:r>
        <w:t xml:space="preserve"> </w:t>
      </w:r>
      <w:proofErr w:type="spellStart"/>
      <w:r>
        <w:t>về</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KT </w:t>
      </w:r>
      <w:proofErr w:type="spellStart"/>
      <w:r>
        <w:t>và</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Ngoài</w:t>
      </w:r>
      <w:proofErr w:type="spellEnd"/>
      <w:r>
        <w:t xml:space="preserve"> ra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họp</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lập</w:t>
      </w:r>
      <w:proofErr w:type="spellEnd"/>
      <w:r>
        <w:t xml:space="preserve"> </w:t>
      </w:r>
      <w:proofErr w:type="spellStart"/>
      <w:r>
        <w:t>biên</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toán</w:t>
      </w:r>
      <w:proofErr w:type="spellEnd"/>
      <w:r>
        <w:t>.</w:t>
      </w:r>
    </w:p>
    <w:p w14:paraId="43DA0673" w14:textId="77777777" w:rsidR="0058564D" w:rsidRDefault="0058564D" w:rsidP="001531AE">
      <w:pPr>
        <w:pStyle w:val="ListParagraph"/>
        <w:numPr>
          <w:ilvl w:val="0"/>
          <w:numId w:val="30"/>
        </w:numPr>
        <w:ind w:left="357"/>
        <w:jc w:val="both"/>
      </w:pPr>
      <w:proofErr w:type="spellStart"/>
      <w:r>
        <w:rPr>
          <w:b/>
        </w:rPr>
        <w:t>Bước</w:t>
      </w:r>
      <w:proofErr w:type="spellEnd"/>
      <w:r>
        <w:rPr>
          <w:b/>
        </w:rPr>
        <w:t xml:space="preserve"> 5</w:t>
      </w:r>
      <w:r w:rsidRPr="00B217A7">
        <w:rPr>
          <w:b/>
        </w:rPr>
        <w:t>:</w:t>
      </w:r>
      <w:r>
        <w:t xml:space="preserve">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lập</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trình</w:t>
      </w:r>
      <w:proofErr w:type="spellEnd"/>
      <w:r>
        <w:t xml:space="preserve"> BLĐ </w:t>
      </w:r>
      <w:proofErr w:type="spellStart"/>
      <w:r>
        <w:t>phê</w:t>
      </w:r>
      <w:proofErr w:type="spellEnd"/>
      <w:r>
        <w:t xml:space="preserve"> </w:t>
      </w:r>
      <w:proofErr w:type="spellStart"/>
      <w:r>
        <w:t>duyệt</w:t>
      </w:r>
      <w:proofErr w:type="spellEnd"/>
      <w:r>
        <w:t xml:space="preserve"> </w:t>
      </w:r>
      <w:proofErr w:type="spellStart"/>
      <w:r>
        <w:t>và</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duyệt</w:t>
      </w:r>
      <w:proofErr w:type="spellEnd"/>
      <w:r>
        <w:t>.</w:t>
      </w:r>
    </w:p>
    <w:p w14:paraId="1E3643EB" w14:textId="77777777" w:rsidR="0058564D" w:rsidRPr="00565307" w:rsidRDefault="0058564D" w:rsidP="001531AE">
      <w:pPr>
        <w:pStyle w:val="ListParagraph"/>
        <w:numPr>
          <w:ilvl w:val="0"/>
          <w:numId w:val="30"/>
        </w:numPr>
        <w:ind w:left="357"/>
        <w:jc w:val="both"/>
      </w:pPr>
      <w:proofErr w:type="spellStart"/>
      <w:r>
        <w:rPr>
          <w:b/>
        </w:rPr>
        <w:t>Bước</w:t>
      </w:r>
      <w:proofErr w:type="spellEnd"/>
      <w:r>
        <w:rPr>
          <w:b/>
        </w:rPr>
        <w:t xml:space="preserve"> 6</w:t>
      </w:r>
      <w:r w:rsidRPr="00341E23">
        <w:rPr>
          <w:b/>
        </w:rPr>
        <w:t>:</w:t>
      </w:r>
      <w:r>
        <w:rPr>
          <w:b/>
        </w:rPr>
        <w:t xml:space="preserve"> </w:t>
      </w:r>
      <w:proofErr w:type="spellStart"/>
      <w:r>
        <w:t>Bộ</w:t>
      </w:r>
      <w:proofErr w:type="spellEnd"/>
      <w:r>
        <w:t xml:space="preserve"> </w:t>
      </w:r>
      <w:proofErr w:type="spellStart"/>
      <w:r>
        <w:t>phận</w:t>
      </w:r>
      <w:proofErr w:type="spellEnd"/>
      <w:r>
        <w:t xml:space="preserve"> KTNB </w:t>
      </w:r>
      <w:proofErr w:type="spellStart"/>
      <w:r>
        <w:t>theo</w:t>
      </w:r>
      <w:proofErr w:type="spellEnd"/>
      <w:r>
        <w:t xml:space="preserve"> </w:t>
      </w:r>
      <w:proofErr w:type="spellStart"/>
      <w:r>
        <w:t>dõi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BLĐ </w:t>
      </w:r>
      <w:proofErr w:type="spellStart"/>
      <w:r>
        <w:t>tình</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rsidRPr="00421CE2">
        <w:rPr>
          <w:szCs w:val="26"/>
        </w:rPr>
        <w:t>kiến</w:t>
      </w:r>
      <w:proofErr w:type="spellEnd"/>
      <w:r w:rsidRPr="00421CE2">
        <w:rPr>
          <w:szCs w:val="26"/>
        </w:rPr>
        <w:t xml:space="preserve"> </w:t>
      </w:r>
      <w:proofErr w:type="spellStart"/>
      <w:r w:rsidRPr="00421CE2">
        <w:rPr>
          <w:szCs w:val="26"/>
        </w:rPr>
        <w:t>nghị</w:t>
      </w:r>
      <w:proofErr w:type="spellEnd"/>
      <w:r w:rsidRPr="00421CE2">
        <w:rPr>
          <w:szCs w:val="26"/>
        </w:rPr>
        <w:t xml:space="preserve"> </w:t>
      </w:r>
      <w:proofErr w:type="spellStart"/>
      <w:r w:rsidRPr="00421CE2">
        <w:rPr>
          <w:szCs w:val="26"/>
        </w:rPr>
        <w:t>kiểm</w:t>
      </w:r>
      <w:proofErr w:type="spellEnd"/>
      <w:r w:rsidRPr="00421CE2">
        <w:rPr>
          <w:szCs w:val="26"/>
        </w:rPr>
        <w:t xml:space="preserve"> </w:t>
      </w:r>
      <w:proofErr w:type="spellStart"/>
      <w:r w:rsidRPr="00421CE2">
        <w:rPr>
          <w:szCs w:val="26"/>
        </w:rPr>
        <w:t>toán</w:t>
      </w:r>
      <w:proofErr w:type="spellEnd"/>
      <w:r>
        <w:rPr>
          <w:szCs w:val="26"/>
        </w:rPr>
        <w:t>.</w:t>
      </w:r>
    </w:p>
    <w:p w14:paraId="5382B749" w14:textId="77777777" w:rsidR="0058564D" w:rsidRPr="0058564D" w:rsidRDefault="0058564D" w:rsidP="001531AE">
      <w:pPr>
        <w:pStyle w:val="ListParagraph"/>
        <w:numPr>
          <w:ilvl w:val="0"/>
          <w:numId w:val="30"/>
        </w:numPr>
        <w:ind w:left="357"/>
        <w:jc w:val="both"/>
        <w:rPr>
          <w:b/>
        </w:rPr>
      </w:pPr>
      <w:proofErr w:type="spellStart"/>
      <w:r>
        <w:rPr>
          <w:b/>
        </w:rPr>
        <w:t>Bước</w:t>
      </w:r>
      <w:proofErr w:type="spellEnd"/>
      <w:r>
        <w:rPr>
          <w:b/>
        </w:rPr>
        <w:t xml:space="preserve"> 7</w:t>
      </w:r>
      <w:r w:rsidRPr="00B217A7">
        <w:rPr>
          <w:b/>
        </w:rPr>
        <w:t>:</w:t>
      </w:r>
      <w:r>
        <w:rPr>
          <w:b/>
        </w:rPr>
        <w:t xml:space="preserve"> </w:t>
      </w:r>
      <w:proofErr w:type="spellStart"/>
      <w:r>
        <w:t>Bộ</w:t>
      </w:r>
      <w:proofErr w:type="spellEnd"/>
      <w:r>
        <w:t xml:space="preserve"> </w:t>
      </w:r>
      <w:proofErr w:type="spellStart"/>
      <w:r>
        <w:t>phận</w:t>
      </w:r>
      <w:proofErr w:type="spellEnd"/>
      <w:r>
        <w:t xml:space="preserve"> KTNB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từ</w:t>
      </w:r>
      <w:proofErr w:type="spellEnd"/>
      <w:r>
        <w:t xml:space="preserve"> </w:t>
      </w:r>
      <w:proofErr w:type="spellStart"/>
      <w:r>
        <w:t>trước</w:t>
      </w:r>
      <w:proofErr w:type="spellEnd"/>
      <w:r>
        <w:t xml:space="preserve"> bao </w:t>
      </w:r>
      <w:proofErr w:type="spellStart"/>
      <w:r>
        <w:t>gồm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cho</w:t>
      </w:r>
      <w:proofErr w:type="spellEnd"/>
      <w:r>
        <w:t xml:space="preserve"> </w:t>
      </w:r>
      <w:proofErr w:type="spellStart"/>
      <w:r>
        <w:t>từng</w:t>
      </w:r>
      <w:proofErr w:type="spellEnd"/>
      <w:r>
        <w:t xml:space="preserve"> </w:t>
      </w:r>
      <w:proofErr w:type="spellStart"/>
      <w:r>
        <w:t>cuộc</w:t>
      </w:r>
      <w:proofErr w:type="spellEnd"/>
      <w:r>
        <w:t xml:space="preserve"> KT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theo</w:t>
      </w:r>
      <w:proofErr w:type="spellEnd"/>
      <w:r>
        <w:t xml:space="preserve"> </w:t>
      </w:r>
      <w:proofErr w:type="spellStart"/>
      <w:r>
        <w:t>năm</w:t>
      </w:r>
      <w:proofErr w:type="spellEnd"/>
      <w:r>
        <w:t>.</w:t>
      </w:r>
    </w:p>
    <w:p w14:paraId="22E086D8" w14:textId="7BE9CDA2" w:rsidR="00490273" w:rsidRPr="0058564D" w:rsidRDefault="0058564D" w:rsidP="001531AE">
      <w:pPr>
        <w:pStyle w:val="ListParagraph"/>
        <w:numPr>
          <w:ilvl w:val="0"/>
          <w:numId w:val="30"/>
        </w:numPr>
        <w:ind w:left="357"/>
        <w:jc w:val="both"/>
        <w:rPr>
          <w:b/>
        </w:rPr>
      </w:pPr>
      <w:proofErr w:type="spellStart"/>
      <w:r w:rsidRPr="0058564D">
        <w:rPr>
          <w:b/>
        </w:rPr>
        <w:t>Bước</w:t>
      </w:r>
      <w:proofErr w:type="spellEnd"/>
      <w:r w:rsidRPr="0058564D">
        <w:rPr>
          <w:b/>
        </w:rPr>
        <w:t xml:space="preserve"> 8:</w:t>
      </w:r>
      <w:r>
        <w:t xml:space="preserve"> </w:t>
      </w: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lập</w:t>
      </w:r>
      <w:proofErr w:type="spellEnd"/>
      <w:r w:rsidRPr="00565307">
        <w:t xml:space="preserve"> </w:t>
      </w:r>
      <w:proofErr w:type="spellStart"/>
      <w:r w:rsidRPr="00565307">
        <w:t>báo</w:t>
      </w:r>
      <w:proofErr w:type="spellEnd"/>
      <w:r w:rsidRPr="00565307">
        <w:t xml:space="preserve"> </w:t>
      </w:r>
      <w:proofErr w:type="spellStart"/>
      <w:r w:rsidRPr="00565307">
        <w:t>cáo</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để</w:t>
      </w:r>
      <w:proofErr w:type="spellEnd"/>
      <w:r>
        <w:t xml:space="preserve"> </w:t>
      </w:r>
      <w:proofErr w:type="spellStart"/>
      <w:r>
        <w:t>gửi</w:t>
      </w:r>
      <w:proofErr w:type="spellEnd"/>
      <w:r>
        <w:t xml:space="preserve"> BLĐ. </w:t>
      </w:r>
      <w:proofErr w:type="spellStart"/>
      <w:r w:rsidRPr="00565307">
        <w:t>Báo</w:t>
      </w:r>
      <w:proofErr w:type="spellEnd"/>
      <w:r w:rsidRPr="00565307">
        <w:t xml:space="preserve"> </w:t>
      </w:r>
      <w:proofErr w:type="spellStart"/>
      <w:r w:rsidRPr="00565307">
        <w:t>cáo</w:t>
      </w:r>
      <w:proofErr w:type="spellEnd"/>
      <w:r w:rsidRPr="00565307">
        <w:t xml:space="preserve"> </w:t>
      </w:r>
      <w:proofErr w:type="spellStart"/>
      <w:r w:rsidRPr="00565307">
        <w:t>kiểm</w:t>
      </w:r>
      <w:proofErr w:type="spellEnd"/>
      <w:r w:rsidRPr="00565307">
        <w:t xml:space="preserve"> </w:t>
      </w:r>
      <w:proofErr w:type="spellStart"/>
      <w:r w:rsidRPr="00565307">
        <w:t>toán</w:t>
      </w:r>
      <w:proofErr w:type="spellEnd"/>
      <w:r w:rsidRPr="00565307">
        <w:t xml:space="preserve"> </w:t>
      </w:r>
      <w:proofErr w:type="spellStart"/>
      <w:r w:rsidRPr="00565307">
        <w:t>hàng</w:t>
      </w:r>
      <w:proofErr w:type="spellEnd"/>
      <w:r w:rsidRPr="00565307">
        <w:t xml:space="preserve"> </w:t>
      </w:r>
      <w:proofErr w:type="spellStart"/>
      <w:r w:rsidRPr="00565307">
        <w:t>năm</w:t>
      </w:r>
      <w:proofErr w:type="spellEnd"/>
      <w:r>
        <w:t xml:space="preserve"> </w:t>
      </w:r>
      <w:proofErr w:type="spellStart"/>
      <w:r>
        <w:t>sẽ</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cuộc</w:t>
      </w:r>
      <w:proofErr w:type="spellEnd"/>
      <w:r w:rsidRPr="00565307">
        <w:t xml:space="preserve"> </w:t>
      </w:r>
      <w:proofErr w:type="spellStart"/>
      <w:r w:rsidRPr="00565307">
        <w:t>kiểm</w:t>
      </w:r>
      <w:proofErr w:type="spellEnd"/>
      <w:r w:rsidRPr="00565307">
        <w:t xml:space="preserve"> </w:t>
      </w:r>
      <w:proofErr w:type="spellStart"/>
      <w:r w:rsidRPr="00565307">
        <w:t>toán</w:t>
      </w:r>
      <w:proofErr w:type="spellEnd"/>
      <w:r w:rsidRPr="00565307">
        <w:t xml:space="preserve"> </w:t>
      </w:r>
      <w:proofErr w:type="spellStart"/>
      <w:r w:rsidRPr="00565307">
        <w:t>đã</w:t>
      </w:r>
      <w:proofErr w:type="spellEnd"/>
      <w:r w:rsidRPr="00565307">
        <w:t xml:space="preserve"> </w:t>
      </w:r>
      <w:proofErr w:type="spellStart"/>
      <w:r w:rsidRPr="00565307">
        <w:t>được</w:t>
      </w:r>
      <w:proofErr w:type="spellEnd"/>
      <w:r w:rsidRPr="00565307">
        <w:t xml:space="preserve"> </w:t>
      </w:r>
      <w:proofErr w:type="spellStart"/>
      <w:r w:rsidRPr="00565307">
        <w:t>thực</w:t>
      </w:r>
      <w:proofErr w:type="spellEnd"/>
      <w:r w:rsidRPr="00565307">
        <w:t xml:space="preserve"> </w:t>
      </w:r>
      <w:proofErr w:type="spellStart"/>
      <w:r w:rsidRPr="00565307">
        <w:t>hiện</w:t>
      </w:r>
      <w:proofErr w:type="spellEnd"/>
      <w:r>
        <w:t xml:space="preserve"> so </w:t>
      </w:r>
      <w:proofErr w:type="spellStart"/>
      <w:r>
        <w:t>với</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đặt</w:t>
      </w:r>
      <w:proofErr w:type="spellEnd"/>
      <w:r>
        <w:t xml:space="preserve"> ra ban </w:t>
      </w:r>
      <w:proofErr w:type="spellStart"/>
      <w:r>
        <w:t>đầu</w:t>
      </w:r>
      <w:proofErr w:type="spellEnd"/>
      <w:r w:rsidRPr="00565307">
        <w:t xml:space="preserve">; </w:t>
      </w:r>
      <w:proofErr w:type="spellStart"/>
      <w:r>
        <w:t>các</w:t>
      </w:r>
      <w:proofErr w:type="spellEnd"/>
      <w:r>
        <w:t xml:space="preserve"> </w:t>
      </w:r>
      <w:proofErr w:type="spellStart"/>
      <w:r>
        <w:t>sai</w:t>
      </w:r>
      <w:proofErr w:type="spellEnd"/>
      <w:r>
        <w:t xml:space="preserve"> </w:t>
      </w:r>
      <w:proofErr w:type="spellStart"/>
      <w:r>
        <w:t>phạm</w:t>
      </w:r>
      <w:proofErr w:type="spellEnd"/>
      <w:r>
        <w:t xml:space="preserve"> </w:t>
      </w:r>
      <w:proofErr w:type="spellStart"/>
      <w:r>
        <w:t>lớn</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tình</w:t>
      </w:r>
      <w:proofErr w:type="spellEnd"/>
      <w:r>
        <w:t xml:space="preserve"> </w:t>
      </w:r>
      <w:proofErr w:type="spellStart"/>
      <w:r w:rsidRPr="00995B05">
        <w:t>hình</w:t>
      </w:r>
      <w:proofErr w:type="spellEnd"/>
      <w:r w:rsidRPr="00995B05">
        <w:t xml:space="preserve"> </w:t>
      </w:r>
      <w:proofErr w:type="spellStart"/>
      <w:r w:rsidRPr="00995B05">
        <w:t>thực</w:t>
      </w:r>
      <w:proofErr w:type="spellEnd"/>
      <w:r w:rsidRPr="00995B05">
        <w:t xml:space="preserve"> </w:t>
      </w:r>
      <w:proofErr w:type="spellStart"/>
      <w:r w:rsidRPr="00995B05">
        <w:t>hiện</w:t>
      </w:r>
      <w:proofErr w:type="spellEnd"/>
      <w:r w:rsidRPr="00995B05">
        <w:t xml:space="preserve"> </w:t>
      </w:r>
      <w:proofErr w:type="spellStart"/>
      <w:r w:rsidRPr="00995B05">
        <w:t>các</w:t>
      </w:r>
      <w:proofErr w:type="spellEnd"/>
      <w:r w:rsidRPr="00995B05">
        <w:t xml:space="preserve"> </w:t>
      </w:r>
      <w:proofErr w:type="spellStart"/>
      <w:r w:rsidRPr="00995B05">
        <w:t>kiến</w:t>
      </w:r>
      <w:proofErr w:type="spellEnd"/>
      <w:r w:rsidRPr="00995B05">
        <w:t xml:space="preserve"> </w:t>
      </w:r>
      <w:proofErr w:type="spellStart"/>
      <w:r w:rsidRPr="00995B05">
        <w:t>nghị</w:t>
      </w:r>
      <w:proofErr w:type="spellEnd"/>
      <w:r w:rsidRPr="00995B05">
        <w:t xml:space="preserve"> </w:t>
      </w:r>
      <w:proofErr w:type="spellStart"/>
      <w:r w:rsidRPr="00995B05">
        <w:t>của</w:t>
      </w:r>
      <w:proofErr w:type="spellEnd"/>
      <w:r w:rsidRPr="00995B05">
        <w:t xml:space="preserve"> </w:t>
      </w:r>
      <w:proofErr w:type="spellStart"/>
      <w:r>
        <w:t>kiểm</w:t>
      </w:r>
      <w:proofErr w:type="spellEnd"/>
      <w:r w:rsidRPr="00995B05">
        <w:t xml:space="preserve"> </w:t>
      </w:r>
      <w:proofErr w:type="spellStart"/>
      <w:r w:rsidRPr="00995B05">
        <w:t>toán</w:t>
      </w:r>
      <w:proofErr w:type="spellEnd"/>
      <w:r w:rsidRPr="00995B05">
        <w:t xml:space="preserve"> </w:t>
      </w:r>
      <w:proofErr w:type="spellStart"/>
      <w:r w:rsidRPr="00995B05">
        <w:t>nội</w:t>
      </w:r>
      <w:proofErr w:type="spellEnd"/>
      <w:r w:rsidRPr="00995B05">
        <w:t xml:space="preserve"> </w:t>
      </w:r>
      <w:proofErr w:type="spellStart"/>
      <w:r w:rsidRPr="00995B05">
        <w:t>bộ</w:t>
      </w:r>
      <w:proofErr w:type="spellEnd"/>
      <w:r w:rsidRPr="00995B05">
        <w:t xml:space="preserve">; </w:t>
      </w:r>
      <w:r w:rsidRPr="0058564D">
        <w:rPr>
          <w:lang w:val="vi-VN"/>
        </w:rPr>
        <w:t>đánh giá về hệ thống kiểm soát nội bộ liên quan đến hoạt động được kiểm toán và đề xuất nhằm hoàn thiện hệ thống kiểm soát nội bộ.</w:t>
      </w:r>
    </w:p>
    <w:p w14:paraId="1AA1C80A" w14:textId="53FAD5EA" w:rsidR="007A371F" w:rsidRPr="00F65B64" w:rsidRDefault="00146AC9" w:rsidP="00BD3636">
      <w:pPr>
        <w:pStyle w:val="tvHeading1"/>
      </w:pPr>
      <w:bookmarkStart w:id="43" w:name="_Toc87368181"/>
      <w:proofErr w:type="spellStart"/>
      <w:r w:rsidRPr="00E227DB">
        <w:t>Quy</w:t>
      </w:r>
      <w:proofErr w:type="spellEnd"/>
      <w:r w:rsidRPr="00E227DB">
        <w:t xml:space="preserve"> </w:t>
      </w:r>
      <w:proofErr w:type="spellStart"/>
      <w:r w:rsidRPr="00E227DB">
        <w:t>trình</w:t>
      </w:r>
      <w:proofErr w:type="spellEnd"/>
      <w:r w:rsidRPr="00E227DB">
        <w:t xml:space="preserve"> </w:t>
      </w:r>
      <w:proofErr w:type="spellStart"/>
      <w:r w:rsidR="00F65B64">
        <w:rPr>
          <w:lang w:val="en-US"/>
        </w:rPr>
        <w:t>Đánh</w:t>
      </w:r>
      <w:proofErr w:type="spellEnd"/>
      <w:r w:rsidR="00F65B64">
        <w:rPr>
          <w:lang w:val="en-US"/>
        </w:rPr>
        <w:t xml:space="preserve"> </w:t>
      </w:r>
      <w:proofErr w:type="spellStart"/>
      <w:r w:rsidR="00F65B64">
        <w:rPr>
          <w:lang w:val="en-US"/>
        </w:rPr>
        <w:t>giá</w:t>
      </w:r>
      <w:proofErr w:type="spellEnd"/>
      <w:r w:rsidR="00F65B64">
        <w:rPr>
          <w:lang w:val="en-US"/>
        </w:rPr>
        <w:t xml:space="preserve"> </w:t>
      </w:r>
      <w:proofErr w:type="spellStart"/>
      <w:r w:rsidR="00F65B64">
        <w:rPr>
          <w:lang w:val="en-US"/>
        </w:rPr>
        <w:t>rủi</w:t>
      </w:r>
      <w:proofErr w:type="spellEnd"/>
      <w:r w:rsidR="00F65B64">
        <w:rPr>
          <w:lang w:val="en-US"/>
        </w:rPr>
        <w:t xml:space="preserve"> </w:t>
      </w:r>
      <w:proofErr w:type="spellStart"/>
      <w:r w:rsidR="00F65B64">
        <w:rPr>
          <w:lang w:val="en-US"/>
        </w:rPr>
        <w:t>ro</w:t>
      </w:r>
      <w:proofErr w:type="spellEnd"/>
      <w:r w:rsidR="00F65B64">
        <w:rPr>
          <w:lang w:val="en-US"/>
        </w:rPr>
        <w:t xml:space="preserve"> </w:t>
      </w:r>
      <w:proofErr w:type="spellStart"/>
      <w:r w:rsidR="00F65B64">
        <w:rPr>
          <w:lang w:val="en-US"/>
        </w:rPr>
        <w:t>cho</w:t>
      </w:r>
      <w:proofErr w:type="spellEnd"/>
      <w:r w:rsidR="00F65B64">
        <w:rPr>
          <w:lang w:val="en-US"/>
        </w:rPr>
        <w:t xml:space="preserve"> </w:t>
      </w:r>
      <w:proofErr w:type="spellStart"/>
      <w:r w:rsidR="00F65B64">
        <w:rPr>
          <w:lang w:val="en-US"/>
        </w:rPr>
        <w:t>lập</w:t>
      </w:r>
      <w:proofErr w:type="spellEnd"/>
      <w:r w:rsidR="00F65B64">
        <w:rPr>
          <w:lang w:val="en-US"/>
        </w:rPr>
        <w:t xml:space="preserve"> </w:t>
      </w:r>
      <w:proofErr w:type="spellStart"/>
      <w:r w:rsidR="00F65B64">
        <w:rPr>
          <w:lang w:val="en-US"/>
        </w:rPr>
        <w:t>kế</w:t>
      </w:r>
      <w:proofErr w:type="spellEnd"/>
      <w:r w:rsidR="00F65B64">
        <w:rPr>
          <w:lang w:val="en-US"/>
        </w:rPr>
        <w:t xml:space="preserve"> </w:t>
      </w:r>
      <w:proofErr w:type="spellStart"/>
      <w:r w:rsidR="00F65B64">
        <w:rPr>
          <w:lang w:val="en-US"/>
        </w:rPr>
        <w:t>hoạch</w:t>
      </w:r>
      <w:proofErr w:type="spellEnd"/>
      <w:r w:rsidR="00F65B64">
        <w:rPr>
          <w:lang w:val="en-US"/>
        </w:rPr>
        <w:t xml:space="preserve"> </w:t>
      </w:r>
      <w:proofErr w:type="spellStart"/>
      <w:r w:rsidR="00F65B64">
        <w:rPr>
          <w:lang w:val="en-US"/>
        </w:rPr>
        <w:t>năm</w:t>
      </w:r>
      <w:bookmarkEnd w:id="43"/>
      <w:proofErr w:type="spellEnd"/>
    </w:p>
    <w:p w14:paraId="552C370D" w14:textId="77777777" w:rsidR="0058564D" w:rsidRDefault="0058564D" w:rsidP="0058564D">
      <w:pPr>
        <w:jc w:val="both"/>
      </w:pPr>
      <w:proofErr w:type="spellStart"/>
      <w:r w:rsidRPr="00547483">
        <w:rPr>
          <w:b/>
        </w:rPr>
        <w:t>Mô</w:t>
      </w:r>
      <w:proofErr w:type="spellEnd"/>
      <w:r w:rsidRPr="00547483">
        <w:rPr>
          <w:b/>
        </w:rPr>
        <w:t xml:space="preserve"> </w:t>
      </w:r>
      <w:proofErr w:type="spellStart"/>
      <w:r w:rsidRPr="00547483">
        <w:rPr>
          <w:b/>
        </w:rPr>
        <w:t>tả</w:t>
      </w:r>
      <w:proofErr w:type="spellEnd"/>
      <w:r w:rsidRPr="00547483">
        <w:rPr>
          <w:b/>
        </w:rPr>
        <w:t>:</w:t>
      </w:r>
      <w:r>
        <w:rPr>
          <w:b/>
        </w:rPr>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cao</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w:t>
      </w:r>
    </w:p>
    <w:p w14:paraId="1C48D726" w14:textId="77777777" w:rsidR="0058564D" w:rsidRDefault="0058564D" w:rsidP="0058564D">
      <w:pPr>
        <w:jc w:val="both"/>
        <w:rPr>
          <w:b/>
        </w:rPr>
      </w:pPr>
      <w:proofErr w:type="spellStart"/>
      <w:r w:rsidRPr="00EA2ECB">
        <w:rPr>
          <w:b/>
        </w:rPr>
        <w:t>Đầu</w:t>
      </w:r>
      <w:proofErr w:type="spellEnd"/>
      <w:r w:rsidRPr="00EA2ECB">
        <w:rPr>
          <w:b/>
        </w:rPr>
        <w:t xml:space="preserve"> </w:t>
      </w:r>
      <w:proofErr w:type="spellStart"/>
      <w:r w:rsidRPr="00EA2ECB">
        <w:rPr>
          <w:b/>
        </w:rPr>
        <w:t>vào</w:t>
      </w:r>
      <w:proofErr w:type="spellEnd"/>
      <w:r w:rsidRPr="00EA2ECB">
        <w:rPr>
          <w:b/>
        </w:rPr>
        <w:t>:</w:t>
      </w:r>
    </w:p>
    <w:p w14:paraId="31729616" w14:textId="77777777" w:rsidR="0058564D" w:rsidRPr="00FA527A" w:rsidRDefault="0058564D" w:rsidP="001531AE">
      <w:pPr>
        <w:pStyle w:val="ListParagraph"/>
        <w:numPr>
          <w:ilvl w:val="0"/>
          <w:numId w:val="30"/>
        </w:numPr>
        <w:jc w:val="both"/>
        <w:rPr>
          <w:b/>
        </w:r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roofErr w:type="spellStart"/>
      <w:r>
        <w:t>và</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p>
    <w:p w14:paraId="13F49633" w14:textId="77777777" w:rsidR="0058564D" w:rsidRPr="00B65818" w:rsidRDefault="0058564D" w:rsidP="001531AE">
      <w:pPr>
        <w:pStyle w:val="ListParagraph"/>
        <w:numPr>
          <w:ilvl w:val="0"/>
          <w:numId w:val="30"/>
        </w:numPr>
        <w:jc w:val="both"/>
        <w:rPr>
          <w:b/>
        </w:rPr>
      </w:pPr>
      <w:proofErr w:type="spellStart"/>
      <w:r>
        <w:t>Danh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2932CB97" w14:textId="77777777" w:rsidR="0058564D" w:rsidRPr="00FA527A" w:rsidRDefault="0058564D" w:rsidP="001531AE">
      <w:pPr>
        <w:pStyle w:val="ListParagraph"/>
        <w:numPr>
          <w:ilvl w:val="0"/>
          <w:numId w:val="30"/>
        </w:numPr>
        <w:jc w:val="both"/>
        <w:rPr>
          <w:b/>
        </w:rPr>
      </w:pPr>
      <w:r>
        <w:t xml:space="preserve">Chu </w:t>
      </w:r>
      <w:proofErr w:type="spellStart"/>
      <w:r>
        <w:t>kỳ</w:t>
      </w:r>
      <w:proofErr w:type="spellEnd"/>
      <w:r>
        <w:t xml:space="preserve"> </w:t>
      </w:r>
      <w:proofErr w:type="spellStart"/>
      <w:r>
        <w:t>kiểm</w:t>
      </w:r>
      <w:proofErr w:type="spellEnd"/>
      <w:r>
        <w:t xml:space="preserve"> </w:t>
      </w:r>
      <w:proofErr w:type="spellStart"/>
      <w:r>
        <w:t>toán</w:t>
      </w:r>
      <w:proofErr w:type="spellEnd"/>
    </w:p>
    <w:p w14:paraId="1CB92804" w14:textId="77777777" w:rsidR="0058564D" w:rsidRPr="00A7654B" w:rsidRDefault="0058564D" w:rsidP="001531AE">
      <w:pPr>
        <w:pStyle w:val="ListParagraph"/>
        <w:numPr>
          <w:ilvl w:val="0"/>
          <w:numId w:val="30"/>
        </w:numPr>
        <w:jc w:val="both"/>
        <w:rPr>
          <w:b/>
        </w:rPr>
      </w:pPr>
      <w:proofErr w:type="spellStart"/>
      <w:r>
        <w:t>Dữ</w:t>
      </w:r>
      <w:proofErr w:type="spellEnd"/>
      <w:r>
        <w:t xml:space="preserve"> </w:t>
      </w:r>
      <w:proofErr w:type="spellStart"/>
      <w:r>
        <w:t>liệu</w:t>
      </w:r>
      <w:proofErr w:type="spellEnd"/>
      <w:r>
        <w:t xml:space="preserve"> </w:t>
      </w:r>
      <w:proofErr w:type="spellStart"/>
      <w:r>
        <w:t>báo</w:t>
      </w:r>
      <w:proofErr w:type="spellEnd"/>
      <w:r>
        <w:t xml:space="preserve"> </w:t>
      </w:r>
      <w:proofErr w:type="spellStart"/>
      <w:r>
        <w:t>cáo</w:t>
      </w:r>
      <w:proofErr w:type="spellEnd"/>
      <w:r>
        <w:t xml:space="preserve">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DN </w:t>
      </w:r>
      <w:proofErr w:type="spellStart"/>
      <w:r>
        <w:t>phục</w:t>
      </w:r>
      <w:proofErr w:type="spellEnd"/>
      <w:r>
        <w:t xml:space="preserve"> </w:t>
      </w:r>
      <w:proofErr w:type="spellStart"/>
      <w:r>
        <w:t>vụ</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định</w:t>
      </w:r>
      <w:proofErr w:type="spellEnd"/>
      <w:r>
        <w:t xml:space="preserve"> </w:t>
      </w:r>
      <w:proofErr w:type="spellStart"/>
      <w:r>
        <w:t>lượng</w:t>
      </w:r>
      <w:proofErr w:type="spellEnd"/>
    </w:p>
    <w:p w14:paraId="0640D1DC" w14:textId="77777777" w:rsidR="0058564D" w:rsidRDefault="0058564D" w:rsidP="0058564D">
      <w:pPr>
        <w:jc w:val="both"/>
        <w:rPr>
          <w:b/>
        </w:rPr>
      </w:pPr>
      <w:proofErr w:type="spellStart"/>
      <w:r>
        <w:rPr>
          <w:b/>
        </w:rPr>
        <w:t>Đầu</w:t>
      </w:r>
      <w:proofErr w:type="spellEnd"/>
      <w:r>
        <w:rPr>
          <w:b/>
        </w:rPr>
        <w:t xml:space="preserve"> ra:</w:t>
      </w:r>
    </w:p>
    <w:p w14:paraId="7FBFA56E" w14:textId="77777777" w:rsidR="0058564D" w:rsidRPr="00647FF7" w:rsidRDefault="0058564D" w:rsidP="001531AE">
      <w:pPr>
        <w:pStyle w:val="ListParagraph"/>
        <w:numPr>
          <w:ilvl w:val="0"/>
          <w:numId w:val="30"/>
        </w:numPr>
        <w:jc w:val="both"/>
        <w:rPr>
          <w:b/>
        </w:rPr>
      </w:pPr>
      <w:proofErr w:type="spellStart"/>
      <w:r>
        <w:t>Xếp</w:t>
      </w:r>
      <w:proofErr w:type="spellEnd"/>
      <w:r>
        <w:t xml:space="preserve"> </w:t>
      </w:r>
      <w:proofErr w:type="spellStart"/>
      <w:r>
        <w:t>hạng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KT</w:t>
      </w:r>
    </w:p>
    <w:p w14:paraId="763A7C39" w14:textId="77777777" w:rsidR="0058564D" w:rsidRDefault="0058564D" w:rsidP="0058564D">
      <w:pPr>
        <w:jc w:val="both"/>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tham</w:t>
      </w:r>
      <w:proofErr w:type="spellEnd"/>
      <w:r>
        <w:rPr>
          <w:b/>
        </w:rPr>
        <w:t xml:space="preserve"> </w:t>
      </w:r>
      <w:proofErr w:type="spellStart"/>
      <w:r>
        <w:rPr>
          <w:b/>
        </w:rPr>
        <w:t>gia</w:t>
      </w:r>
      <w:proofErr w:type="spellEnd"/>
      <w:r>
        <w:rPr>
          <w:b/>
        </w:rPr>
        <w:t>:</w:t>
      </w:r>
    </w:p>
    <w:p w14:paraId="3CBC7BF0" w14:textId="77777777" w:rsidR="0058564D" w:rsidRPr="00647FF7" w:rsidRDefault="0058564D" w:rsidP="001531AE">
      <w:pPr>
        <w:pStyle w:val="ListParagraph"/>
        <w:numPr>
          <w:ilvl w:val="0"/>
          <w:numId w:val="30"/>
        </w:numPr>
        <w:jc w:val="both"/>
        <w:rPr>
          <w:b/>
        </w:rPr>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KTNB</w:t>
      </w:r>
    </w:p>
    <w:p w14:paraId="25EB68F3" w14:textId="77777777" w:rsidR="0058564D" w:rsidRPr="00647FF7" w:rsidRDefault="0058564D" w:rsidP="001531AE">
      <w:pPr>
        <w:pStyle w:val="ListParagraph"/>
        <w:numPr>
          <w:ilvl w:val="0"/>
          <w:numId w:val="30"/>
        </w:numPr>
        <w:jc w:val="both"/>
        <w:rPr>
          <w:b/>
        </w:rPr>
      </w:pPr>
      <w:proofErr w:type="spellStart"/>
      <w:r>
        <w:t>Các</w:t>
      </w:r>
      <w:proofErr w:type="spellEnd"/>
      <w:r>
        <w:t xml:space="preserve"> KTV</w:t>
      </w:r>
    </w:p>
    <w:p w14:paraId="5326060C" w14:textId="77777777" w:rsidR="0058564D" w:rsidRDefault="0058564D" w:rsidP="0058564D">
      <w:pPr>
        <w:jc w:val="both"/>
        <w:rPr>
          <w:b/>
        </w:rPr>
      </w:pPr>
      <w:proofErr w:type="spellStart"/>
      <w:r>
        <w:rPr>
          <w:b/>
        </w:rPr>
        <w:t>Quy</w:t>
      </w:r>
      <w:proofErr w:type="spellEnd"/>
      <w:r>
        <w:rPr>
          <w:b/>
        </w:rPr>
        <w:t xml:space="preserve"> </w:t>
      </w:r>
      <w:proofErr w:type="spellStart"/>
      <w:r>
        <w:rPr>
          <w:b/>
        </w:rPr>
        <w:t>trình</w:t>
      </w:r>
      <w:proofErr w:type="spellEnd"/>
      <w:r>
        <w:rPr>
          <w:b/>
        </w:rPr>
        <w:t xml:space="preserve"> </w:t>
      </w:r>
      <w:proofErr w:type="spellStart"/>
      <w:r>
        <w:rPr>
          <w:b/>
        </w:rPr>
        <w:t>xử</w:t>
      </w:r>
      <w:proofErr w:type="spellEnd"/>
      <w:r>
        <w:rPr>
          <w:b/>
        </w:rPr>
        <w:t xml:space="preserve"> </w:t>
      </w:r>
      <w:proofErr w:type="spellStart"/>
      <w:r>
        <w:rPr>
          <w:b/>
        </w:rPr>
        <w:t>lý</w:t>
      </w:r>
      <w:proofErr w:type="spellEnd"/>
      <w:r>
        <w:rPr>
          <w:b/>
        </w:rPr>
        <w:t>:</w:t>
      </w:r>
    </w:p>
    <w:p w14:paraId="74C2D70B" w14:textId="77777777" w:rsidR="0058564D" w:rsidRDefault="0058564D" w:rsidP="0058564D">
      <w:pPr>
        <w:jc w:val="both"/>
        <w:rPr>
          <w:b/>
        </w:rPr>
      </w:pPr>
      <w:r>
        <w:rPr>
          <w:noProof/>
        </w:rPr>
        <w:lastRenderedPageBreak/>
        <w:drawing>
          <wp:inline distT="0" distB="0" distL="0" distR="0" wp14:anchorId="4C6453F3" wp14:editId="3FF55FA7">
            <wp:extent cx="5863590" cy="6042660"/>
            <wp:effectExtent l="0" t="0" r="3810" b="2540"/>
            <wp:docPr id="5" name="Picture 5" descr="../../../../../Downloads/KTNB_Quy%20trinh-Đánh%20giá%2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KTNB_Quy%20trinh-Đánh%20giá%20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3590" cy="6042660"/>
                    </a:xfrm>
                    <a:prstGeom prst="rect">
                      <a:avLst/>
                    </a:prstGeom>
                    <a:noFill/>
                    <a:ln>
                      <a:noFill/>
                    </a:ln>
                  </pic:spPr>
                </pic:pic>
              </a:graphicData>
            </a:graphic>
          </wp:inline>
        </w:drawing>
      </w:r>
    </w:p>
    <w:p w14:paraId="71C0B548" w14:textId="77777777" w:rsidR="0058564D" w:rsidRDefault="0058564D" w:rsidP="0058564D">
      <w:pPr>
        <w:jc w:val="both"/>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08F787C4" w14:textId="77777777" w:rsidR="0058564D" w:rsidRDefault="0058564D" w:rsidP="0058564D">
      <w:pPr>
        <w:keepLines/>
        <w:widowControl w:val="0"/>
        <w:numPr>
          <w:ilvl w:val="0"/>
          <w:numId w:val="16"/>
        </w:numPr>
        <w:ind w:left="360"/>
        <w:contextualSpacing/>
        <w:jc w:val="both"/>
        <w:rPr>
          <w:szCs w:val="26"/>
        </w:rPr>
      </w:pPr>
      <w:proofErr w:type="spellStart"/>
      <w:r>
        <w:rPr>
          <w:b/>
          <w:szCs w:val="26"/>
        </w:rPr>
        <w:t>Bước</w:t>
      </w:r>
      <w:proofErr w:type="spellEnd"/>
      <w:r>
        <w:rPr>
          <w:b/>
          <w:szCs w:val="26"/>
        </w:rPr>
        <w:t xml:space="preserve"> 1: </w:t>
      </w:r>
      <w:proofErr w:type="spellStart"/>
      <w:r w:rsidRPr="00500354">
        <w:rPr>
          <w:szCs w:val="26"/>
        </w:rPr>
        <w:t>Trưởng</w:t>
      </w:r>
      <w:proofErr w:type="spellEnd"/>
      <w:r w:rsidRPr="00500354">
        <w:rPr>
          <w:szCs w:val="26"/>
        </w:rPr>
        <w:t xml:space="preserve"> </w:t>
      </w:r>
      <w:proofErr w:type="spellStart"/>
      <w:r w:rsidRPr="00500354">
        <w:rPr>
          <w:szCs w:val="26"/>
        </w:rPr>
        <w:t>bộ</w:t>
      </w:r>
      <w:proofErr w:type="spellEnd"/>
      <w:r w:rsidRPr="00500354">
        <w:rPr>
          <w:szCs w:val="26"/>
        </w:rPr>
        <w:t xml:space="preserve"> </w:t>
      </w:r>
      <w:proofErr w:type="spellStart"/>
      <w:r w:rsidRPr="00500354">
        <w:rPr>
          <w:szCs w:val="26"/>
        </w:rPr>
        <w:t>phận</w:t>
      </w:r>
      <w:proofErr w:type="spellEnd"/>
      <w:r w:rsidRPr="00500354">
        <w:rPr>
          <w:szCs w:val="26"/>
        </w:rPr>
        <w:t xml:space="preserve"> KTNB</w:t>
      </w:r>
      <w:r>
        <w:rPr>
          <w:szCs w:val="26"/>
        </w:rPr>
        <w:t xml:space="preserve"> </w:t>
      </w:r>
      <w:proofErr w:type="spellStart"/>
      <w:r>
        <w:rPr>
          <w:szCs w:val="26"/>
        </w:rPr>
        <w:t>xây</w:t>
      </w:r>
      <w:proofErr w:type="spellEnd"/>
      <w:r>
        <w:rPr>
          <w:szCs w:val="26"/>
        </w:rPr>
        <w:t xml:space="preserve"> </w:t>
      </w:r>
      <w:proofErr w:type="spellStart"/>
      <w:r>
        <w:rPr>
          <w:szCs w:val="26"/>
        </w:rPr>
        <w:t>dựng</w:t>
      </w:r>
      <w:proofErr w:type="spellEnd"/>
      <w:r>
        <w:rPr>
          <w:szCs w:val="26"/>
        </w:rPr>
        <w:t xml:space="preserve"> </w:t>
      </w:r>
      <w:proofErr w:type="spellStart"/>
      <w:r>
        <w:rPr>
          <w:szCs w:val="26"/>
        </w:rPr>
        <w:t>bộ</w:t>
      </w:r>
      <w:proofErr w:type="spellEnd"/>
      <w:r>
        <w:rPr>
          <w:szCs w:val="26"/>
        </w:rPr>
        <w:t xml:space="preserve"> </w:t>
      </w:r>
      <w:proofErr w:type="spellStart"/>
      <w:r>
        <w:rPr>
          <w:szCs w:val="26"/>
        </w:rPr>
        <w:t>tiêu</w:t>
      </w:r>
      <w:proofErr w:type="spellEnd"/>
      <w:r>
        <w:rPr>
          <w:szCs w:val="26"/>
        </w:rPr>
        <w:t xml:space="preserve"> </w:t>
      </w:r>
      <w:proofErr w:type="spellStart"/>
      <w:r>
        <w:rPr>
          <w:szCs w:val="26"/>
        </w:rPr>
        <w:t>chí</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p>
    <w:p w14:paraId="1B202061" w14:textId="77777777" w:rsidR="0058564D" w:rsidRPr="00E81E94" w:rsidRDefault="0058564D" w:rsidP="0058564D">
      <w:pPr>
        <w:keepLines/>
        <w:widowControl w:val="0"/>
        <w:numPr>
          <w:ilvl w:val="0"/>
          <w:numId w:val="16"/>
        </w:numPr>
        <w:ind w:left="360"/>
        <w:contextualSpacing/>
        <w:jc w:val="both"/>
        <w:rPr>
          <w:b/>
          <w:szCs w:val="26"/>
        </w:rPr>
      </w:pPr>
      <w:proofErr w:type="spellStart"/>
      <w:r w:rsidRPr="00E81E94">
        <w:rPr>
          <w:b/>
          <w:szCs w:val="26"/>
        </w:rPr>
        <w:t>Bước</w:t>
      </w:r>
      <w:proofErr w:type="spellEnd"/>
      <w:r w:rsidRPr="00E81E94">
        <w:rPr>
          <w:b/>
          <w:szCs w:val="26"/>
        </w:rPr>
        <w:t xml:space="preserve"> 2</w:t>
      </w:r>
      <w:r w:rsidRPr="00E81E94">
        <w:rPr>
          <w:szCs w:val="26"/>
        </w:rPr>
        <w:t xml:space="preserve">: </w:t>
      </w:r>
      <w:proofErr w:type="spellStart"/>
      <w:r w:rsidRPr="00E81E94">
        <w:rPr>
          <w:szCs w:val="26"/>
        </w:rPr>
        <w:t>Trưởng</w:t>
      </w:r>
      <w:proofErr w:type="spellEnd"/>
      <w:r w:rsidRPr="00E81E94">
        <w:rPr>
          <w:szCs w:val="26"/>
        </w:rPr>
        <w:t xml:space="preserve"> </w:t>
      </w:r>
      <w:proofErr w:type="spellStart"/>
      <w:r w:rsidRPr="00E81E94">
        <w:rPr>
          <w:szCs w:val="26"/>
        </w:rPr>
        <w:t>bộ</w:t>
      </w:r>
      <w:proofErr w:type="spellEnd"/>
      <w:r w:rsidRPr="00E81E94">
        <w:rPr>
          <w:szCs w:val="26"/>
        </w:rPr>
        <w:t xml:space="preserve"> </w:t>
      </w:r>
      <w:proofErr w:type="spellStart"/>
      <w:r w:rsidRPr="00E81E94">
        <w:rPr>
          <w:szCs w:val="26"/>
        </w:rPr>
        <w:t>phận</w:t>
      </w:r>
      <w:proofErr w:type="spellEnd"/>
      <w:r w:rsidRPr="00E81E94">
        <w:rPr>
          <w:szCs w:val="26"/>
        </w:rPr>
        <w:t xml:space="preserve"> KTNB </w:t>
      </w:r>
      <w:proofErr w:type="spellStart"/>
      <w:r w:rsidRPr="00E81E94">
        <w:rPr>
          <w:szCs w:val="26"/>
        </w:rPr>
        <w:t>và</w:t>
      </w:r>
      <w:proofErr w:type="spellEnd"/>
      <w:r w:rsidRPr="00E81E94">
        <w:rPr>
          <w:szCs w:val="26"/>
        </w:rPr>
        <w:t xml:space="preserve"> </w:t>
      </w:r>
      <w:proofErr w:type="spellStart"/>
      <w:r w:rsidRPr="00E81E94">
        <w:rPr>
          <w:szCs w:val="26"/>
        </w:rPr>
        <w:t>các</w:t>
      </w:r>
      <w:proofErr w:type="spellEnd"/>
      <w:r w:rsidRPr="00E81E94">
        <w:rPr>
          <w:szCs w:val="26"/>
        </w:rPr>
        <w:t xml:space="preserve"> KTV </w:t>
      </w:r>
      <w:proofErr w:type="spellStart"/>
      <w:r w:rsidRPr="00E81E94">
        <w:rPr>
          <w:szCs w:val="26"/>
        </w:rPr>
        <w:t>tạo</w:t>
      </w:r>
      <w:proofErr w:type="spellEnd"/>
      <w:r w:rsidRPr="00E81E94">
        <w:rPr>
          <w:szCs w:val="26"/>
        </w:rPr>
        <w:t xml:space="preserve"> </w:t>
      </w:r>
      <w:proofErr w:type="spellStart"/>
      <w:r w:rsidRPr="00E81E94">
        <w:rPr>
          <w:szCs w:val="26"/>
        </w:rPr>
        <w:t>hoặc</w:t>
      </w:r>
      <w:proofErr w:type="spellEnd"/>
      <w:r w:rsidRPr="00E81E94">
        <w:rPr>
          <w:szCs w:val="26"/>
        </w:rPr>
        <w:t xml:space="preserve"> </w:t>
      </w:r>
      <w:proofErr w:type="spellStart"/>
      <w:r w:rsidRPr="00E81E94">
        <w:rPr>
          <w:szCs w:val="26"/>
        </w:rPr>
        <w:t>cập</w:t>
      </w:r>
      <w:proofErr w:type="spellEnd"/>
      <w:r w:rsidRPr="00E81E94">
        <w:rPr>
          <w:szCs w:val="26"/>
        </w:rPr>
        <w:t xml:space="preserve"> </w:t>
      </w:r>
      <w:proofErr w:type="spellStart"/>
      <w:r w:rsidRPr="00E81E94">
        <w:rPr>
          <w:szCs w:val="26"/>
        </w:rPr>
        <w:t>nhật</w:t>
      </w:r>
      <w:proofErr w:type="spellEnd"/>
      <w:r w:rsidRPr="00E81E94">
        <w:rPr>
          <w:szCs w:val="26"/>
        </w:rPr>
        <w:t xml:space="preserve"> </w:t>
      </w:r>
      <w:proofErr w:type="spellStart"/>
      <w:r w:rsidRPr="00E81E94">
        <w:rPr>
          <w:szCs w:val="26"/>
        </w:rPr>
        <w:t>danh</w:t>
      </w:r>
      <w:proofErr w:type="spellEnd"/>
      <w:r w:rsidRPr="00E81E94">
        <w:rPr>
          <w:szCs w:val="26"/>
        </w:rPr>
        <w:t xml:space="preserve"> </w:t>
      </w:r>
      <w:proofErr w:type="spellStart"/>
      <w:r w:rsidRPr="00E81E94">
        <w:rPr>
          <w:szCs w:val="26"/>
        </w:rPr>
        <w:t>sách</w:t>
      </w:r>
      <w:proofErr w:type="spellEnd"/>
      <w:r w:rsidRPr="00E81E94">
        <w:rPr>
          <w:szCs w:val="26"/>
        </w:rPr>
        <w:t xml:space="preserve"> </w:t>
      </w:r>
      <w:proofErr w:type="spellStart"/>
      <w:r w:rsidRPr="00E81E94">
        <w:rPr>
          <w:szCs w:val="26"/>
        </w:rPr>
        <w:t>các</w:t>
      </w:r>
      <w:proofErr w:type="spellEnd"/>
      <w:r w:rsidRPr="00E81E94">
        <w:rPr>
          <w:szCs w:val="26"/>
        </w:rPr>
        <w:t xml:space="preserve"> </w:t>
      </w:r>
      <w:proofErr w:type="spellStart"/>
      <w:r w:rsidRPr="00E81E94">
        <w:rPr>
          <w:szCs w:val="26"/>
        </w:rPr>
        <w:t>đối</w:t>
      </w:r>
      <w:proofErr w:type="spellEnd"/>
      <w:r w:rsidRPr="00E81E94">
        <w:rPr>
          <w:szCs w:val="26"/>
        </w:rPr>
        <w:t xml:space="preserve"> </w:t>
      </w:r>
      <w:proofErr w:type="spellStart"/>
      <w:r w:rsidRPr="00E81E94">
        <w:rPr>
          <w:szCs w:val="26"/>
        </w:rPr>
        <w:t>tượng</w:t>
      </w:r>
      <w:proofErr w:type="spellEnd"/>
      <w:r w:rsidRPr="00E81E94">
        <w:rPr>
          <w:szCs w:val="26"/>
        </w:rPr>
        <w:t xml:space="preserve"> </w:t>
      </w:r>
      <w:proofErr w:type="spellStart"/>
      <w:r w:rsidRPr="00E81E94">
        <w:rPr>
          <w:szCs w:val="26"/>
        </w:rPr>
        <w:t>cần</w:t>
      </w:r>
      <w:proofErr w:type="spellEnd"/>
      <w:r w:rsidRPr="00E81E94">
        <w:rPr>
          <w:szCs w:val="26"/>
        </w:rPr>
        <w:t xml:space="preserve"> </w:t>
      </w:r>
      <w:proofErr w:type="spellStart"/>
      <w:r w:rsidRPr="00E81E94">
        <w:rPr>
          <w:szCs w:val="26"/>
        </w:rPr>
        <w:t>đánh</w:t>
      </w:r>
      <w:proofErr w:type="spellEnd"/>
      <w:r w:rsidRPr="00E81E94">
        <w:rPr>
          <w:szCs w:val="26"/>
        </w:rPr>
        <w:t xml:space="preserve"> </w:t>
      </w:r>
      <w:proofErr w:type="spellStart"/>
      <w:r w:rsidRPr="00E81E94">
        <w:rPr>
          <w:szCs w:val="26"/>
        </w:rPr>
        <w:t>giá</w:t>
      </w:r>
      <w:proofErr w:type="spellEnd"/>
      <w:r w:rsidRPr="00E81E94">
        <w:rPr>
          <w:szCs w:val="26"/>
        </w:rPr>
        <w:t xml:space="preserve"> </w:t>
      </w:r>
      <w:proofErr w:type="spellStart"/>
      <w:r w:rsidRPr="00E81E94">
        <w:rPr>
          <w:szCs w:val="26"/>
        </w:rPr>
        <w:t>rủi</w:t>
      </w:r>
      <w:proofErr w:type="spellEnd"/>
      <w:r w:rsidRPr="00E81E94">
        <w:rPr>
          <w:szCs w:val="26"/>
        </w:rPr>
        <w:t xml:space="preserve"> ro</w:t>
      </w:r>
      <w:r>
        <w:rPr>
          <w:szCs w:val="26"/>
        </w:rPr>
        <w:t>.</w:t>
      </w:r>
      <w:r w:rsidRPr="00E81E94">
        <w:rPr>
          <w:szCs w:val="26"/>
        </w:rPr>
        <w:t xml:space="preserve"> </w:t>
      </w:r>
    </w:p>
    <w:p w14:paraId="3A86E93A" w14:textId="77777777" w:rsidR="0058564D" w:rsidRPr="00B15E12"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3</w:t>
      </w:r>
      <w:r>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và</w:t>
      </w:r>
      <w:proofErr w:type="spellEnd"/>
      <w:r>
        <w:rPr>
          <w:szCs w:val="26"/>
        </w:rPr>
        <w:t xml:space="preserve"> </w:t>
      </w:r>
      <w:proofErr w:type="spellStart"/>
      <w:r>
        <w:rPr>
          <w:szCs w:val="26"/>
        </w:rPr>
        <w:t>các</w:t>
      </w:r>
      <w:proofErr w:type="spellEnd"/>
      <w:r>
        <w:rPr>
          <w:szCs w:val="26"/>
        </w:rPr>
        <w:t xml:space="preserve"> KTV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của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chấm</w:t>
      </w:r>
      <w:proofErr w:type="spellEnd"/>
      <w:r>
        <w:rPr>
          <w:szCs w:val="26"/>
        </w:rPr>
        <w:t xml:space="preserve"> </w:t>
      </w:r>
      <w:proofErr w:type="spellStart"/>
      <w:r>
        <w:rPr>
          <w:szCs w:val="26"/>
        </w:rPr>
        <w:t>điểm</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định</w:t>
      </w:r>
      <w:proofErr w:type="spellEnd"/>
      <w:r>
        <w:rPr>
          <w:szCs w:val="26"/>
        </w:rPr>
        <w:t xml:space="preserve"> </w:t>
      </w:r>
      <w:proofErr w:type="spellStart"/>
      <w:r>
        <w:rPr>
          <w:szCs w:val="26"/>
        </w:rPr>
        <w:t>tính</w:t>
      </w:r>
      <w:proofErr w:type="spellEnd"/>
      <w:r>
        <w:rPr>
          <w:szCs w:val="26"/>
        </w:rPr>
        <w:t xml:space="preserve">, </w:t>
      </w:r>
      <w:proofErr w:type="spellStart"/>
      <w:r>
        <w:rPr>
          <w:szCs w:val="26"/>
        </w:rPr>
        <w:t>điểm</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định</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do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chấm</w:t>
      </w:r>
      <w:proofErr w:type="spellEnd"/>
      <w:r>
        <w:rPr>
          <w:szCs w:val="26"/>
        </w:rPr>
        <w:t xml:space="preserve">, </w:t>
      </w:r>
      <w:proofErr w:type="spellStart"/>
      <w:r>
        <w:rPr>
          <w:szCs w:val="26"/>
        </w:rPr>
        <w:t>và</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RR </w:t>
      </w:r>
      <w:proofErr w:type="spellStart"/>
      <w:r>
        <w:rPr>
          <w:szCs w:val="26"/>
        </w:rPr>
        <w:t>cho</w:t>
      </w:r>
      <w:proofErr w:type="spellEnd"/>
      <w:r>
        <w:rPr>
          <w:szCs w:val="26"/>
        </w:rPr>
        <w:t xml:space="preserve"> </w:t>
      </w:r>
      <w:proofErr w:type="spellStart"/>
      <w:r>
        <w:rPr>
          <w:szCs w:val="26"/>
        </w:rPr>
        <w:t>từng</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64AE348E" w14:textId="77777777" w:rsidR="0058564D" w:rsidRPr="00C530EA"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4: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của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0A23074D" w14:textId="77777777" w:rsidR="0058564D" w:rsidRPr="00BC164A" w:rsidRDefault="0058564D" w:rsidP="0058564D">
      <w:pPr>
        <w:keepLines/>
        <w:widowControl w:val="0"/>
        <w:numPr>
          <w:ilvl w:val="0"/>
          <w:numId w:val="16"/>
        </w:numPr>
        <w:ind w:left="360"/>
        <w:contextualSpacing/>
        <w:jc w:val="both"/>
        <w:rPr>
          <w:b/>
          <w:szCs w:val="26"/>
        </w:rPr>
      </w:pPr>
      <w:proofErr w:type="spellStart"/>
      <w:r w:rsidRPr="004A7EFC">
        <w:rPr>
          <w:b/>
          <w:szCs w:val="26"/>
          <w:lang w:val="x-none" w:eastAsia="x-none"/>
        </w:rPr>
        <w:t>Bước</w:t>
      </w:r>
      <w:proofErr w:type="spellEnd"/>
      <w:r w:rsidRPr="004A7EFC">
        <w:rPr>
          <w:b/>
          <w:szCs w:val="26"/>
          <w:lang w:val="x-none" w:eastAsia="x-none"/>
        </w:rPr>
        <w:t xml:space="preserve"> </w:t>
      </w:r>
      <w:r>
        <w:rPr>
          <w:b/>
          <w:szCs w:val="26"/>
          <w:lang w:eastAsia="x-none"/>
        </w:rPr>
        <w:t>5</w:t>
      </w:r>
      <w:r w:rsidRPr="004A7EFC">
        <w:rPr>
          <w:b/>
          <w:szCs w:val="26"/>
          <w:lang w:val="x-none" w:eastAsia="x-none"/>
        </w:rPr>
        <w:t xml:space="preserve">: </w:t>
      </w:r>
      <w:proofErr w:type="spellStart"/>
      <w:r w:rsidRPr="007A1D5D">
        <w:rPr>
          <w:bCs/>
          <w:szCs w:val="26"/>
        </w:rPr>
        <w:t>Trưởng</w:t>
      </w:r>
      <w:proofErr w:type="spellEnd"/>
      <w:r w:rsidRPr="007A1D5D">
        <w:rPr>
          <w:bCs/>
          <w:szCs w:val="26"/>
        </w:rPr>
        <w:t xml:space="preserve"> </w:t>
      </w:r>
      <w:proofErr w:type="spellStart"/>
      <w:r w:rsidRPr="007A1D5D">
        <w:rPr>
          <w:bCs/>
          <w:szCs w:val="26"/>
        </w:rPr>
        <w:t>bộ</w:t>
      </w:r>
      <w:proofErr w:type="spellEnd"/>
      <w:r w:rsidRPr="007A1D5D">
        <w:rPr>
          <w:bCs/>
          <w:szCs w:val="26"/>
        </w:rPr>
        <w:t xml:space="preserve"> </w:t>
      </w:r>
      <w:proofErr w:type="spellStart"/>
      <w:r w:rsidRPr="007A1D5D">
        <w:rPr>
          <w:bCs/>
          <w:szCs w:val="26"/>
        </w:rPr>
        <w:t>phận</w:t>
      </w:r>
      <w:proofErr w:type="spellEnd"/>
      <w:r w:rsidRPr="007A1D5D">
        <w:rPr>
          <w:bCs/>
          <w:szCs w:val="26"/>
        </w:rPr>
        <w:t xml:space="preserve"> </w:t>
      </w:r>
      <w:proofErr w:type="spellStart"/>
      <w:r w:rsidRPr="007A1D5D">
        <w:rPr>
          <w:bCs/>
          <w:szCs w:val="26"/>
        </w:rPr>
        <w:t>kiểm</w:t>
      </w:r>
      <w:proofErr w:type="spellEnd"/>
      <w:r w:rsidRPr="007A1D5D">
        <w:rPr>
          <w:bCs/>
          <w:szCs w:val="26"/>
        </w:rPr>
        <w:t xml:space="preserve"> </w:t>
      </w:r>
      <w:proofErr w:type="spellStart"/>
      <w:r w:rsidRPr="007A1D5D">
        <w:rPr>
          <w:bCs/>
          <w:szCs w:val="26"/>
        </w:rPr>
        <w:t>toán</w:t>
      </w:r>
      <w:proofErr w:type="spellEnd"/>
      <w:r w:rsidRPr="007A1D5D">
        <w:rPr>
          <w:bCs/>
          <w:szCs w:val="26"/>
        </w:rPr>
        <w:t xml:space="preserve"> </w:t>
      </w:r>
      <w:proofErr w:type="spellStart"/>
      <w:r>
        <w:rPr>
          <w:bCs/>
          <w:szCs w:val="26"/>
        </w:rPr>
        <w:t>xem</w:t>
      </w:r>
      <w:proofErr w:type="spellEnd"/>
      <w:r>
        <w:rPr>
          <w:bCs/>
          <w:szCs w:val="26"/>
        </w:rPr>
        <w:t xml:space="preserve"> </w:t>
      </w:r>
      <w:proofErr w:type="spellStart"/>
      <w:r>
        <w:rPr>
          <w:bCs/>
          <w:szCs w:val="26"/>
        </w:rPr>
        <w:t>xét</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mức</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hạng</w:t>
      </w:r>
      <w:proofErr w:type="spellEnd"/>
      <w:r>
        <w:rPr>
          <w:bCs/>
          <w:szCs w:val="26"/>
        </w:rPr>
        <w:t xml:space="preserve"> RR </w:t>
      </w:r>
      <w:proofErr w:type="spellStart"/>
      <w:r>
        <w:rPr>
          <w:bCs/>
          <w:szCs w:val="26"/>
        </w:rPr>
        <w:t>của</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đối</w:t>
      </w:r>
      <w:proofErr w:type="spellEnd"/>
      <w:r>
        <w:rPr>
          <w:bCs/>
          <w:szCs w:val="26"/>
        </w:rPr>
        <w:t xml:space="preserve"> </w:t>
      </w:r>
      <w:proofErr w:type="spellStart"/>
      <w:r>
        <w:rPr>
          <w:bCs/>
          <w:szCs w:val="26"/>
        </w:rPr>
        <w:t>tượng</w:t>
      </w:r>
      <w:proofErr w:type="spellEnd"/>
      <w:r>
        <w:rPr>
          <w:bCs/>
          <w:szCs w:val="26"/>
        </w:rPr>
        <w:t xml:space="preserve">. </w:t>
      </w:r>
      <w:proofErr w:type="spellStart"/>
      <w:r>
        <w:rPr>
          <w:bCs/>
          <w:szCs w:val="26"/>
        </w:rPr>
        <w:t>Nếu</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6, </w:t>
      </w:r>
      <w:proofErr w:type="spellStart"/>
      <w:r>
        <w:rPr>
          <w:bCs/>
          <w:szCs w:val="26"/>
        </w:rPr>
        <w:t>không</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7.</w:t>
      </w:r>
    </w:p>
    <w:p w14:paraId="099737F6" w14:textId="77777777" w:rsidR="0058564D" w:rsidRDefault="0058564D" w:rsidP="0058564D">
      <w:pPr>
        <w:keepLines/>
        <w:widowControl w:val="0"/>
        <w:numPr>
          <w:ilvl w:val="0"/>
          <w:numId w:val="16"/>
        </w:numPr>
        <w:ind w:left="360"/>
        <w:contextualSpacing/>
        <w:jc w:val="both"/>
        <w:rPr>
          <w:b/>
          <w:szCs w:val="26"/>
        </w:rPr>
      </w:pPr>
      <w:proofErr w:type="spellStart"/>
      <w:r>
        <w:rPr>
          <w:b/>
          <w:szCs w:val="26"/>
          <w:lang w:val="x-none" w:eastAsia="x-none"/>
        </w:rPr>
        <w:t>Bước</w:t>
      </w:r>
      <w:proofErr w:type="spellEnd"/>
      <w:r>
        <w:rPr>
          <w:b/>
          <w:szCs w:val="26"/>
          <w:lang w:val="x-none" w:eastAsia="x-none"/>
        </w:rPr>
        <w:t xml:space="preserve"> 6:</w:t>
      </w:r>
      <w:r>
        <w:rPr>
          <w:b/>
          <w:szCs w:val="26"/>
        </w:rPr>
        <w:t xml:space="preserve"> </w:t>
      </w:r>
      <w:proofErr w:type="spellStart"/>
      <w:r>
        <w:rPr>
          <w:szCs w:val="26"/>
        </w:rPr>
        <w:t>Trưởng</w:t>
      </w:r>
      <w:proofErr w:type="spellEnd"/>
      <w:r>
        <w:rPr>
          <w:szCs w:val="26"/>
        </w:rPr>
        <w:t xml:space="preserve"> KTNB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mức</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của</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58ED4FE4" w14:textId="2D0DE858" w:rsidR="00F65B64" w:rsidRPr="0058564D" w:rsidRDefault="0058564D" w:rsidP="0058564D">
      <w:pPr>
        <w:keepLines/>
        <w:widowControl w:val="0"/>
        <w:numPr>
          <w:ilvl w:val="0"/>
          <w:numId w:val="16"/>
        </w:numPr>
        <w:ind w:left="360"/>
        <w:contextualSpacing/>
        <w:jc w:val="both"/>
        <w:rPr>
          <w:b/>
          <w:szCs w:val="26"/>
        </w:rPr>
      </w:pPr>
      <w:proofErr w:type="spellStart"/>
      <w:r w:rsidRPr="0058564D">
        <w:rPr>
          <w:b/>
          <w:szCs w:val="26"/>
          <w:lang w:val="x-none" w:eastAsia="x-none"/>
        </w:rPr>
        <w:lastRenderedPageBreak/>
        <w:t>Bước</w:t>
      </w:r>
      <w:proofErr w:type="spellEnd"/>
      <w:r w:rsidRPr="0058564D">
        <w:rPr>
          <w:b/>
          <w:szCs w:val="26"/>
          <w:lang w:val="x-none" w:eastAsia="x-none"/>
        </w:rPr>
        <w:t xml:space="preserve"> 7:</w:t>
      </w:r>
      <w:r w:rsidRPr="0058564D">
        <w:rPr>
          <w:b/>
          <w:szCs w:val="26"/>
        </w:rPr>
        <w:t xml:space="preserve"> </w:t>
      </w:r>
      <w:proofErr w:type="spellStart"/>
      <w:r w:rsidRPr="0058564D">
        <w:rPr>
          <w:szCs w:val="26"/>
        </w:rPr>
        <w:t>Trưởng</w:t>
      </w:r>
      <w:proofErr w:type="spellEnd"/>
      <w:r w:rsidRPr="0058564D">
        <w:rPr>
          <w:szCs w:val="26"/>
        </w:rPr>
        <w:t xml:space="preserve"> KTNB </w:t>
      </w:r>
      <w:proofErr w:type="spellStart"/>
      <w:r w:rsidRPr="0058564D">
        <w:rPr>
          <w:szCs w:val="26"/>
        </w:rPr>
        <w:t>thiết</w:t>
      </w:r>
      <w:proofErr w:type="spellEnd"/>
      <w:r w:rsidRPr="0058564D">
        <w:rPr>
          <w:szCs w:val="26"/>
        </w:rPr>
        <w:t xml:space="preserve"> </w:t>
      </w:r>
      <w:proofErr w:type="spellStart"/>
      <w:r w:rsidRPr="0058564D">
        <w:rPr>
          <w:szCs w:val="26"/>
        </w:rPr>
        <w:t>lập</w:t>
      </w:r>
      <w:proofErr w:type="spellEnd"/>
      <w:r w:rsidRPr="0058564D">
        <w:rPr>
          <w:szCs w:val="26"/>
        </w:rPr>
        <w:t xml:space="preserve"> </w:t>
      </w:r>
      <w:proofErr w:type="spellStart"/>
      <w:r w:rsidRPr="0058564D">
        <w:rPr>
          <w:szCs w:val="26"/>
        </w:rPr>
        <w:t>có</w:t>
      </w:r>
      <w:proofErr w:type="spellEnd"/>
      <w:r w:rsidRPr="0058564D">
        <w:rPr>
          <w:szCs w:val="26"/>
        </w:rPr>
        <w:t>/</w:t>
      </w:r>
      <w:proofErr w:type="spellStart"/>
      <w:r w:rsidRPr="0058564D">
        <w:rPr>
          <w:szCs w:val="26"/>
        </w:rPr>
        <w:t>không</w:t>
      </w:r>
      <w:proofErr w:type="spellEnd"/>
      <w:r w:rsidRPr="0058564D">
        <w:rPr>
          <w:szCs w:val="26"/>
        </w:rPr>
        <w:t xml:space="preserve"> </w:t>
      </w:r>
      <w:proofErr w:type="spellStart"/>
      <w:r w:rsidRPr="0058564D">
        <w:rPr>
          <w:szCs w:val="26"/>
        </w:rPr>
        <w:t>đưa</w:t>
      </w:r>
      <w:proofErr w:type="spellEnd"/>
      <w:r w:rsidRPr="0058564D">
        <w:rPr>
          <w:szCs w:val="26"/>
        </w:rPr>
        <w:t xml:space="preserve"> </w:t>
      </w:r>
      <w:proofErr w:type="spellStart"/>
      <w:r w:rsidRPr="0058564D">
        <w:rPr>
          <w:szCs w:val="26"/>
        </w:rPr>
        <w:t>đối</w:t>
      </w:r>
      <w:proofErr w:type="spellEnd"/>
      <w:r w:rsidRPr="0058564D">
        <w:rPr>
          <w:szCs w:val="26"/>
        </w:rPr>
        <w:t xml:space="preserve"> </w:t>
      </w:r>
      <w:proofErr w:type="spellStart"/>
      <w:r w:rsidRPr="0058564D">
        <w:rPr>
          <w:szCs w:val="26"/>
        </w:rPr>
        <w:t>tượng</w:t>
      </w:r>
      <w:proofErr w:type="spellEnd"/>
      <w:r w:rsidRPr="0058564D">
        <w:rPr>
          <w:szCs w:val="26"/>
        </w:rPr>
        <w:t xml:space="preserve"> </w:t>
      </w:r>
      <w:proofErr w:type="spellStart"/>
      <w:r w:rsidRPr="0058564D">
        <w:rPr>
          <w:szCs w:val="26"/>
        </w:rPr>
        <w:t>vào</w:t>
      </w:r>
      <w:proofErr w:type="spellEnd"/>
      <w:r w:rsidRPr="0058564D">
        <w:rPr>
          <w:szCs w:val="26"/>
        </w:rPr>
        <w:t xml:space="preserve"> </w:t>
      </w:r>
      <w:proofErr w:type="spellStart"/>
      <w:r w:rsidRPr="0058564D">
        <w:rPr>
          <w:szCs w:val="26"/>
        </w:rPr>
        <w:t>kế</w:t>
      </w:r>
      <w:proofErr w:type="spellEnd"/>
      <w:r w:rsidRPr="0058564D">
        <w:rPr>
          <w:szCs w:val="26"/>
        </w:rPr>
        <w:t xml:space="preserve"> </w:t>
      </w:r>
      <w:proofErr w:type="spellStart"/>
      <w:r w:rsidRPr="0058564D">
        <w:rPr>
          <w:szCs w:val="26"/>
        </w:rPr>
        <w:t>hoạch</w:t>
      </w:r>
      <w:proofErr w:type="spellEnd"/>
      <w:r w:rsidRPr="0058564D">
        <w:rPr>
          <w:szCs w:val="26"/>
        </w:rPr>
        <w:t xml:space="preserve"> KT </w:t>
      </w:r>
      <w:proofErr w:type="spellStart"/>
      <w:r w:rsidRPr="0058564D">
        <w:rPr>
          <w:szCs w:val="26"/>
        </w:rPr>
        <w:t>năm</w:t>
      </w:r>
      <w:proofErr w:type="spellEnd"/>
      <w:r w:rsidRPr="0058564D">
        <w:rPr>
          <w:szCs w:val="26"/>
        </w:rPr>
        <w:t xml:space="preserve">, </w:t>
      </w:r>
      <w:r w:rsidRPr="0058564D">
        <w:rPr>
          <w:lang w:val="vi-VN"/>
        </w:rPr>
        <w:t>ưu tiên tập trung nguồn lực để kiểm toán các đối tượng có mức độ rủi ro cao.</w:t>
      </w:r>
    </w:p>
    <w:p w14:paraId="77EA1FA2" w14:textId="3FEE2F72" w:rsidR="00F05199" w:rsidRPr="00E227DB" w:rsidRDefault="00CC40DE" w:rsidP="00BD3636">
      <w:pPr>
        <w:pStyle w:val="tvHeading1"/>
      </w:pPr>
      <w:bookmarkStart w:id="44" w:name="_Toc87368182"/>
      <w:proofErr w:type="spellStart"/>
      <w:r w:rsidRPr="00E227DB">
        <w:rPr>
          <w:shd w:val="clear" w:color="auto" w:fill="FFFFFF"/>
        </w:rPr>
        <w:t>Quy</w:t>
      </w:r>
      <w:proofErr w:type="spellEnd"/>
      <w:r w:rsidRPr="00E227DB">
        <w:rPr>
          <w:shd w:val="clear" w:color="auto" w:fill="FFFFFF"/>
        </w:rPr>
        <w:t xml:space="preserve"> </w:t>
      </w:r>
      <w:proofErr w:type="spellStart"/>
      <w:r w:rsidRPr="00E227DB">
        <w:rPr>
          <w:shd w:val="clear" w:color="auto" w:fill="FFFFFF"/>
        </w:rPr>
        <w:t>trình</w:t>
      </w:r>
      <w:proofErr w:type="spellEnd"/>
      <w:r w:rsidRPr="00E227DB">
        <w:rPr>
          <w:shd w:val="clear" w:color="auto" w:fill="FFFFFF"/>
        </w:rPr>
        <w:t xml:space="preserve"> </w:t>
      </w:r>
      <w:proofErr w:type="spellStart"/>
      <w:r w:rsidR="00F65B64">
        <w:rPr>
          <w:shd w:val="clear" w:color="auto" w:fill="FFFFFF"/>
          <w:lang w:val="en-US"/>
        </w:rPr>
        <w:t>Lập</w:t>
      </w:r>
      <w:proofErr w:type="spellEnd"/>
      <w:r w:rsidR="00F65B64">
        <w:rPr>
          <w:shd w:val="clear" w:color="auto" w:fill="FFFFFF"/>
          <w:lang w:val="en-US"/>
        </w:rPr>
        <w:t xml:space="preserve"> </w:t>
      </w:r>
      <w:proofErr w:type="spellStart"/>
      <w:r w:rsidR="00F65B64">
        <w:rPr>
          <w:shd w:val="clear" w:color="auto" w:fill="FFFFFF"/>
          <w:lang w:val="en-US"/>
        </w:rPr>
        <w:t>kế</w:t>
      </w:r>
      <w:proofErr w:type="spellEnd"/>
      <w:r w:rsidR="00F65B64">
        <w:rPr>
          <w:shd w:val="clear" w:color="auto" w:fill="FFFFFF"/>
          <w:lang w:val="en-US"/>
        </w:rPr>
        <w:t xml:space="preserve"> </w:t>
      </w:r>
      <w:proofErr w:type="spellStart"/>
      <w:r w:rsidR="00F65B64">
        <w:rPr>
          <w:shd w:val="clear" w:color="auto" w:fill="FFFFFF"/>
          <w:lang w:val="en-US"/>
        </w:rPr>
        <w:t>hoạch</w:t>
      </w:r>
      <w:proofErr w:type="spellEnd"/>
      <w:r w:rsidR="00F65B64">
        <w:rPr>
          <w:shd w:val="clear" w:color="auto" w:fill="FFFFFF"/>
          <w:lang w:val="en-US"/>
        </w:rPr>
        <w:t xml:space="preserve"> </w:t>
      </w:r>
      <w:proofErr w:type="spellStart"/>
      <w:r w:rsidR="00F65B64">
        <w:rPr>
          <w:shd w:val="clear" w:color="auto" w:fill="FFFFFF"/>
          <w:lang w:val="en-US"/>
        </w:rPr>
        <w:t>năm</w:t>
      </w:r>
      <w:bookmarkEnd w:id="44"/>
      <w:proofErr w:type="spellEnd"/>
    </w:p>
    <w:p w14:paraId="339E94FF" w14:textId="77777777" w:rsidR="0058564D" w:rsidRPr="00CB63D8" w:rsidRDefault="0058564D" w:rsidP="0058564D">
      <w:pPr>
        <w:jc w:val="both"/>
      </w:pPr>
      <w:proofErr w:type="spellStart"/>
      <w:r w:rsidRPr="00CB63D8">
        <w:rPr>
          <w:b/>
        </w:rPr>
        <w:t>Mô</w:t>
      </w:r>
      <w:proofErr w:type="spellEnd"/>
      <w:r w:rsidRPr="00CB63D8">
        <w:rPr>
          <w:b/>
        </w:rPr>
        <w:t xml:space="preserve"> </w:t>
      </w:r>
      <w:proofErr w:type="spellStart"/>
      <w:r w:rsidRPr="00CB63D8">
        <w:rPr>
          <w:b/>
        </w:rPr>
        <w:t>tả</w:t>
      </w:r>
      <w:proofErr w:type="spellEnd"/>
      <w:r w:rsidRPr="00CB63D8">
        <w:rPr>
          <w:b/>
        </w:rPr>
        <w:t>:</w:t>
      </w:r>
      <w:r w:rsidRPr="00CB63D8">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hàng</w:t>
      </w:r>
      <w:proofErr w:type="spellEnd"/>
      <w:r>
        <w:t xml:space="preserve"> </w:t>
      </w:r>
      <w:proofErr w:type="spellStart"/>
      <w:r>
        <w:t>năm</w:t>
      </w:r>
      <w:proofErr w:type="spellEnd"/>
      <w:r>
        <w:t xml:space="preserve"> </w:t>
      </w:r>
      <w:proofErr w:type="spellStart"/>
      <w:r w:rsidRPr="00463629">
        <w:rPr>
          <w:b/>
        </w:rPr>
        <w:t>theo</w:t>
      </w:r>
      <w:proofErr w:type="spellEnd"/>
      <w:r w:rsidRPr="00463629">
        <w:rPr>
          <w:b/>
        </w:rPr>
        <w:t xml:space="preserve"> </w:t>
      </w:r>
      <w:proofErr w:type="spellStart"/>
      <w:r w:rsidRPr="00463629">
        <w:rPr>
          <w:b/>
        </w:rPr>
        <w:t>định</w:t>
      </w:r>
      <w:proofErr w:type="spellEnd"/>
      <w:r w:rsidRPr="00463629">
        <w:rPr>
          <w:b/>
        </w:rPr>
        <w:t xml:space="preserve"> </w:t>
      </w:r>
      <w:proofErr w:type="spellStart"/>
      <w:r w:rsidRPr="00463629">
        <w:rPr>
          <w:b/>
        </w:rPr>
        <w:t>hướng</w:t>
      </w:r>
      <w:proofErr w:type="spellEnd"/>
      <w:r w:rsidRPr="00463629">
        <w:rPr>
          <w:b/>
        </w:rPr>
        <w:t xml:space="preserve"> </w:t>
      </w:r>
      <w:proofErr w:type="spellStart"/>
      <w:r w:rsidRPr="00463629">
        <w:rPr>
          <w:b/>
        </w:rPr>
        <w:t>rủi</w:t>
      </w:r>
      <w:proofErr w:type="spellEnd"/>
      <w:r w:rsidRPr="00463629">
        <w:rPr>
          <w:b/>
        </w:rPr>
        <w:t xml:space="preserve"> </w:t>
      </w:r>
      <w:proofErr w:type="spellStart"/>
      <w:r w:rsidRPr="00463629">
        <w:rPr>
          <w:b/>
        </w:rPr>
        <w:t>ro</w:t>
      </w:r>
      <w:proofErr w:type="spellEnd"/>
      <w:r>
        <w:t xml:space="preserve">, </w:t>
      </w:r>
      <w:proofErr w:type="spellStart"/>
      <w:r>
        <w:t>đây</w:t>
      </w:r>
      <w:proofErr w:type="spellEnd"/>
      <w:r>
        <w:t xml:space="preserve"> </w:t>
      </w:r>
      <w:proofErr w:type="spellStart"/>
      <w:r>
        <w:t>là</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về</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năm</w:t>
      </w:r>
      <w:proofErr w:type="spellEnd"/>
      <w:r>
        <w:t xml:space="preserve"> </w:t>
      </w:r>
      <w:proofErr w:type="spellStart"/>
      <w:r>
        <w:t>tiếp</w:t>
      </w:r>
      <w:proofErr w:type="spellEnd"/>
      <w:r>
        <w:t xml:space="preserve"> </w:t>
      </w:r>
      <w:proofErr w:type="spellStart"/>
      <w:r>
        <w:t>theo</w:t>
      </w:r>
      <w:proofErr w:type="spellEnd"/>
    </w:p>
    <w:p w14:paraId="65C6CD6E" w14:textId="77777777" w:rsidR="0058564D" w:rsidRPr="000F4F8B" w:rsidRDefault="0058564D" w:rsidP="0058564D">
      <w:pPr>
        <w:jc w:val="both"/>
        <w:rPr>
          <w:b/>
        </w:rPr>
      </w:pPr>
      <w:proofErr w:type="spellStart"/>
      <w:r w:rsidRPr="000F4F8B">
        <w:rPr>
          <w:b/>
        </w:rPr>
        <w:t>Đầu</w:t>
      </w:r>
      <w:proofErr w:type="spellEnd"/>
      <w:r w:rsidRPr="000F4F8B">
        <w:rPr>
          <w:b/>
        </w:rPr>
        <w:t xml:space="preserve"> </w:t>
      </w:r>
      <w:proofErr w:type="spellStart"/>
      <w:r w:rsidRPr="000F4F8B">
        <w:rPr>
          <w:b/>
        </w:rPr>
        <w:t>vào</w:t>
      </w:r>
      <w:proofErr w:type="spellEnd"/>
      <w:r w:rsidRPr="000F4F8B">
        <w:rPr>
          <w:b/>
        </w:rPr>
        <w:t xml:space="preserve">: </w:t>
      </w:r>
    </w:p>
    <w:p w14:paraId="16C3EA27" w14:textId="77777777" w:rsidR="0058564D" w:rsidRDefault="0058564D" w:rsidP="00403F03">
      <w:pPr>
        <w:pStyle w:val="ListParagraph"/>
        <w:numPr>
          <w:ilvl w:val="0"/>
          <w:numId w:val="19"/>
        </w:numPr>
        <w:jc w:val="both"/>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74FA90F0" w14:textId="77777777" w:rsidR="0058564D" w:rsidRDefault="0058564D" w:rsidP="00403F03">
      <w:pPr>
        <w:pStyle w:val="ListParagraph"/>
        <w:numPr>
          <w:ilvl w:val="0"/>
          <w:numId w:val="19"/>
        </w:numPr>
        <w:jc w:val="both"/>
      </w:pPr>
      <w:proofErr w:type="spellStart"/>
      <w:r>
        <w:t>Thông</w:t>
      </w:r>
      <w:proofErr w:type="spellEnd"/>
      <w:r>
        <w:t xml:space="preserve"> tin </w:t>
      </w:r>
      <w:proofErr w:type="spellStart"/>
      <w:r>
        <w:t>về</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p>
    <w:p w14:paraId="4B973EEC" w14:textId="77777777" w:rsidR="0058564D" w:rsidRDefault="0058564D" w:rsidP="00403F03">
      <w:pPr>
        <w:pStyle w:val="ListParagraph"/>
        <w:numPr>
          <w:ilvl w:val="0"/>
          <w:numId w:val="19"/>
        </w:numPr>
        <w:jc w:val="both"/>
      </w:pPr>
      <w:proofErr w:type="spellStart"/>
      <w:r>
        <w:t>T</w:t>
      </w:r>
      <w:r w:rsidRPr="00DD0FC4">
        <w:t>hông</w:t>
      </w:r>
      <w:proofErr w:type="spellEnd"/>
      <w:r w:rsidRPr="00DD0FC4">
        <w:t xml:space="preserve"> tin </w:t>
      </w:r>
      <w:proofErr w:type="spellStart"/>
      <w:r w:rsidRPr="00DD0FC4">
        <w:t>liên</w:t>
      </w:r>
      <w:proofErr w:type="spellEnd"/>
      <w:r w:rsidRPr="00DD0FC4">
        <w:t xml:space="preserve"> </w:t>
      </w:r>
      <w:proofErr w:type="spellStart"/>
      <w:r w:rsidRPr="00DD0FC4">
        <w:t>quan</w:t>
      </w:r>
      <w:proofErr w:type="spellEnd"/>
      <w:r w:rsidRPr="00DD0FC4">
        <w:t xml:space="preserve"> </w:t>
      </w:r>
      <w:proofErr w:type="spellStart"/>
      <w:r w:rsidRPr="00DD0FC4">
        <w:t>đến</w:t>
      </w:r>
      <w:proofErr w:type="spellEnd"/>
      <w:r w:rsidRPr="00DD0FC4">
        <w:t xml:space="preserve"> </w:t>
      </w:r>
      <w:proofErr w:type="spellStart"/>
      <w:r w:rsidRPr="00DD0FC4">
        <w:t>hoạt</w:t>
      </w:r>
      <w:proofErr w:type="spellEnd"/>
      <w:r w:rsidRPr="00DD0FC4">
        <w:t xml:space="preserve"> </w:t>
      </w:r>
      <w:proofErr w:type="spellStart"/>
      <w:r w:rsidRPr="00DD0FC4">
        <w:t>động</w:t>
      </w:r>
      <w:proofErr w:type="spellEnd"/>
      <w:r w:rsidRPr="00DD0FC4">
        <w:t xml:space="preserve"> </w:t>
      </w:r>
      <w:proofErr w:type="spellStart"/>
      <w:r w:rsidRPr="00DD0FC4">
        <w:t>cơ</w:t>
      </w:r>
      <w:proofErr w:type="spellEnd"/>
      <w:r w:rsidRPr="00DD0FC4">
        <w:t xml:space="preserve"> </w:t>
      </w:r>
      <w:proofErr w:type="spellStart"/>
      <w:r w:rsidRPr="00DD0FC4">
        <w:t>bản</w:t>
      </w:r>
      <w:proofErr w:type="spellEnd"/>
      <w:r w:rsidRPr="00DD0FC4">
        <w:t xml:space="preserve"> </w:t>
      </w:r>
      <w:proofErr w:type="spellStart"/>
      <w:r w:rsidRPr="00DD0FC4">
        <w:t>của</w:t>
      </w:r>
      <w:proofErr w:type="spellEnd"/>
      <w:r w:rsidRPr="00DD0FC4">
        <w:t xml:space="preserve"> </w:t>
      </w:r>
      <w:proofErr w:type="spellStart"/>
      <w:r w:rsidRPr="00DD0FC4">
        <w:t>đối</w:t>
      </w:r>
      <w:proofErr w:type="spellEnd"/>
      <w:r w:rsidRPr="00DD0FC4">
        <w:t xml:space="preserve"> </w:t>
      </w:r>
      <w:proofErr w:type="spellStart"/>
      <w:r w:rsidRPr="00DD0FC4">
        <w:t>tượn</w:t>
      </w:r>
      <w:r>
        <w:t>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toán</w:t>
      </w:r>
      <w:proofErr w:type="spellEnd"/>
      <w:r>
        <w:t xml:space="preserve"> </w:t>
      </w:r>
    </w:p>
    <w:p w14:paraId="0455C7C5" w14:textId="77777777" w:rsidR="0058564D" w:rsidRPr="00C04055" w:rsidRDefault="0058564D" w:rsidP="00403F03">
      <w:pPr>
        <w:pStyle w:val="ListParagraph"/>
        <w:numPr>
          <w:ilvl w:val="0"/>
          <w:numId w:val="19"/>
        </w:numPr>
        <w:jc w:val="both"/>
        <w:rPr>
          <w:lang w:val="vi-VN"/>
        </w:rPr>
      </w:pPr>
      <w:proofErr w:type="spellStart"/>
      <w:r>
        <w:t>Danh</w:t>
      </w:r>
      <w:proofErr w:type="spellEnd"/>
      <w:r>
        <w:t xml:space="preserve"> </w:t>
      </w:r>
      <w:proofErr w:type="spellStart"/>
      <w:r>
        <w:t>sách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bộ</w:t>
      </w:r>
      <w:proofErr w:type="spellEnd"/>
      <w:r>
        <w:t xml:space="preserve"> </w:t>
      </w:r>
      <w:proofErr w:type="spellStart"/>
      <w:r>
        <w:t>phận</w:t>
      </w:r>
      <w:proofErr w:type="spellEnd"/>
      <w:r>
        <w:t xml:space="preserve"> KTNB</w:t>
      </w:r>
    </w:p>
    <w:p w14:paraId="69DD707C" w14:textId="77777777" w:rsidR="0058564D" w:rsidRPr="00025DD4" w:rsidRDefault="0058564D" w:rsidP="00403F03">
      <w:pPr>
        <w:pStyle w:val="ListParagraph"/>
        <w:numPr>
          <w:ilvl w:val="0"/>
          <w:numId w:val="19"/>
        </w:numPr>
        <w:jc w:val="both"/>
        <w:rPr>
          <w:lang w:val="vi-VN"/>
        </w:rPr>
      </w:pPr>
      <w:r w:rsidRPr="008315C8">
        <w:rPr>
          <w:lang w:val="vi-VN"/>
        </w:rPr>
        <w:t xml:space="preserve">Kỳ vọng, quyết định của BLĐ về vấn đề cần kiểm toán </w:t>
      </w:r>
    </w:p>
    <w:p w14:paraId="6F312D6B" w14:textId="77777777" w:rsidR="0058564D" w:rsidRPr="000F4F8B" w:rsidRDefault="0058564D" w:rsidP="0058564D">
      <w:pPr>
        <w:jc w:val="both"/>
        <w:rPr>
          <w:b/>
        </w:rPr>
      </w:pPr>
      <w:proofErr w:type="spellStart"/>
      <w:r w:rsidRPr="000F4F8B">
        <w:rPr>
          <w:b/>
        </w:rPr>
        <w:t>Đầu</w:t>
      </w:r>
      <w:proofErr w:type="spellEnd"/>
      <w:r w:rsidRPr="000F4F8B">
        <w:rPr>
          <w:b/>
        </w:rPr>
        <w:t xml:space="preserve"> ra:</w:t>
      </w:r>
    </w:p>
    <w:p w14:paraId="4CA8630C" w14:textId="77777777" w:rsidR="0058564D" w:rsidRDefault="0058564D" w:rsidP="001531AE">
      <w:pPr>
        <w:pStyle w:val="ListParagraph"/>
        <w:numPr>
          <w:ilvl w:val="0"/>
          <w:numId w:val="39"/>
        </w:numPr>
        <w:jc w:val="both"/>
      </w:pPr>
      <w:proofErr w:type="spellStart"/>
      <w:r>
        <w:t>K</w:t>
      </w:r>
      <w:r w:rsidRPr="004A7EFC">
        <w:t>ế</w:t>
      </w:r>
      <w:proofErr w:type="spellEnd"/>
      <w:r w:rsidRPr="004A7EFC">
        <w:t xml:space="preserve"> </w:t>
      </w:r>
      <w:proofErr w:type="spellStart"/>
      <w:r w:rsidRPr="004A7EFC">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gồm</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đối</w:t>
      </w:r>
      <w:proofErr w:type="spellEnd"/>
      <w:r>
        <w:t xml:space="preserve"> </w:t>
      </w:r>
      <w:proofErr w:type="spellStart"/>
      <w:r>
        <w:t>tượng</w:t>
      </w:r>
      <w:proofErr w:type="spellEnd"/>
      <w:r>
        <w:t xml:space="preserve"> KT, </w:t>
      </w:r>
      <w:proofErr w:type="spellStart"/>
      <w:r>
        <w:t>p</w:t>
      </w:r>
      <w:r w:rsidRPr="004A7EFC">
        <w:t>hạm</w:t>
      </w:r>
      <w:proofErr w:type="spellEnd"/>
      <w:r w:rsidRPr="004A7EFC">
        <w:t xml:space="preserve"> vi </w:t>
      </w:r>
      <w:r>
        <w:t xml:space="preserve">KT, </w:t>
      </w:r>
      <w:proofErr w:type="spellStart"/>
      <w:r w:rsidRPr="004A7EFC">
        <w:t>thời</w:t>
      </w:r>
      <w:proofErr w:type="spellEnd"/>
      <w:r w:rsidRPr="004A7EFC">
        <w:t xml:space="preserve"> </w:t>
      </w:r>
      <w:proofErr w:type="spellStart"/>
      <w:r w:rsidRPr="004A7EFC">
        <w:t>gian</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thực</w:t>
      </w:r>
      <w:proofErr w:type="spellEnd"/>
      <w:r>
        <w:t xml:space="preserve"> </w:t>
      </w:r>
      <w:proofErr w:type="spellStart"/>
      <w:r>
        <w:t>hiện</w:t>
      </w:r>
      <w:proofErr w:type="spellEnd"/>
      <w:r>
        <w:t xml:space="preserve"> KT, </w:t>
      </w:r>
      <w:proofErr w:type="spellStart"/>
      <w:r>
        <w:t>phân</w:t>
      </w:r>
      <w:proofErr w:type="spellEnd"/>
      <w:r>
        <w:t xml:space="preserve"> </w:t>
      </w:r>
      <w:proofErr w:type="spellStart"/>
      <w:r>
        <w:t>bổ</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cuộc</w:t>
      </w:r>
      <w:proofErr w:type="spellEnd"/>
      <w:r>
        <w:t xml:space="preserve"> KT </w:t>
      </w:r>
      <w:proofErr w:type="spellStart"/>
      <w:r>
        <w:t>trong</w:t>
      </w:r>
      <w:proofErr w:type="spellEnd"/>
      <w:r>
        <w:t xml:space="preserve"> </w:t>
      </w:r>
      <w:proofErr w:type="spellStart"/>
      <w:r>
        <w:t>năm</w:t>
      </w:r>
      <w:proofErr w:type="spellEnd"/>
      <w:r w:rsidRPr="004A7EFC">
        <w:t>.</w:t>
      </w:r>
    </w:p>
    <w:p w14:paraId="72ECA2E4" w14:textId="77777777" w:rsidR="0058564D" w:rsidRPr="000F4F8B" w:rsidRDefault="0058564D" w:rsidP="0058564D">
      <w:pPr>
        <w:jc w:val="both"/>
        <w:rPr>
          <w:b/>
        </w:rPr>
      </w:pPr>
      <w:proofErr w:type="spellStart"/>
      <w:r w:rsidRPr="000F4F8B">
        <w:rPr>
          <w:b/>
        </w:rPr>
        <w:t>Vai</w:t>
      </w:r>
      <w:proofErr w:type="spellEnd"/>
      <w:r w:rsidRPr="000F4F8B">
        <w:rPr>
          <w:b/>
        </w:rPr>
        <w:t xml:space="preserve"> </w:t>
      </w:r>
      <w:proofErr w:type="spellStart"/>
      <w:r w:rsidRPr="000F4F8B">
        <w:rPr>
          <w:b/>
        </w:rPr>
        <w:t>trò</w:t>
      </w:r>
      <w:proofErr w:type="spellEnd"/>
      <w:r w:rsidRPr="000F4F8B">
        <w:rPr>
          <w:b/>
        </w:rPr>
        <w:t xml:space="preserve"> </w:t>
      </w:r>
      <w:proofErr w:type="spellStart"/>
      <w:r w:rsidRPr="000F4F8B">
        <w:rPr>
          <w:b/>
        </w:rPr>
        <w:t>tham</w:t>
      </w:r>
      <w:proofErr w:type="spellEnd"/>
      <w:r w:rsidRPr="000F4F8B">
        <w:rPr>
          <w:b/>
        </w:rPr>
        <w:t xml:space="preserve"> </w:t>
      </w:r>
      <w:proofErr w:type="spellStart"/>
      <w:r w:rsidRPr="000F4F8B">
        <w:rPr>
          <w:b/>
        </w:rPr>
        <w:t>gia</w:t>
      </w:r>
      <w:proofErr w:type="spellEnd"/>
      <w:r w:rsidRPr="000F4F8B">
        <w:rPr>
          <w:b/>
        </w:rPr>
        <w:t>:</w:t>
      </w:r>
    </w:p>
    <w:p w14:paraId="7B31F55E" w14:textId="77777777" w:rsidR="0058564D" w:rsidRDefault="0058564D" w:rsidP="001531AE">
      <w:pPr>
        <w:pStyle w:val="ListParagraph"/>
        <w:numPr>
          <w:ilvl w:val="0"/>
          <w:numId w:val="39"/>
        </w:numPr>
        <w:jc w:val="both"/>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p>
    <w:p w14:paraId="469F10C2" w14:textId="77777777" w:rsidR="0058564D" w:rsidRDefault="0058564D" w:rsidP="001531AE">
      <w:pPr>
        <w:pStyle w:val="ListParagraph"/>
        <w:numPr>
          <w:ilvl w:val="0"/>
          <w:numId w:val="39"/>
        </w:numPr>
        <w:jc w:val="both"/>
      </w:pPr>
      <w:r>
        <w:t>KTV</w:t>
      </w:r>
    </w:p>
    <w:p w14:paraId="5F52B4D2" w14:textId="77777777" w:rsidR="0058564D" w:rsidRDefault="0058564D" w:rsidP="001531AE">
      <w:pPr>
        <w:pStyle w:val="ListParagraph"/>
        <w:numPr>
          <w:ilvl w:val="0"/>
          <w:numId w:val="39"/>
        </w:numPr>
        <w:jc w:val="both"/>
      </w:pPr>
      <w:r>
        <w:t>BLĐ</w:t>
      </w:r>
    </w:p>
    <w:p w14:paraId="02EFCE09" w14:textId="77777777" w:rsidR="0058564D" w:rsidRPr="000F4F8B" w:rsidRDefault="0058564D" w:rsidP="0058564D">
      <w:pPr>
        <w:jc w:val="both"/>
        <w:rPr>
          <w:b/>
        </w:rPr>
      </w:pPr>
      <w:proofErr w:type="spellStart"/>
      <w:r w:rsidRPr="000F4F8B">
        <w:rPr>
          <w:b/>
        </w:rPr>
        <w:t>Quy</w:t>
      </w:r>
      <w:proofErr w:type="spellEnd"/>
      <w:r w:rsidRPr="000F4F8B">
        <w:rPr>
          <w:b/>
        </w:rPr>
        <w:t xml:space="preserve"> </w:t>
      </w:r>
      <w:proofErr w:type="spellStart"/>
      <w:r w:rsidRPr="000F4F8B">
        <w:rPr>
          <w:b/>
        </w:rPr>
        <w:t>trình</w:t>
      </w:r>
      <w:proofErr w:type="spellEnd"/>
      <w:r w:rsidRPr="000F4F8B">
        <w:rPr>
          <w:b/>
        </w:rPr>
        <w:t xml:space="preserve"> </w:t>
      </w:r>
      <w:proofErr w:type="spellStart"/>
      <w:r w:rsidRPr="000F4F8B">
        <w:rPr>
          <w:b/>
        </w:rPr>
        <w:t>xử</w:t>
      </w:r>
      <w:proofErr w:type="spellEnd"/>
      <w:r w:rsidRPr="000F4F8B">
        <w:rPr>
          <w:b/>
        </w:rPr>
        <w:t xml:space="preserve"> </w:t>
      </w:r>
      <w:proofErr w:type="spellStart"/>
      <w:r w:rsidRPr="000F4F8B">
        <w:rPr>
          <w:b/>
        </w:rPr>
        <w:t>lý</w:t>
      </w:r>
      <w:proofErr w:type="spellEnd"/>
      <w:r w:rsidRPr="000F4F8B">
        <w:rPr>
          <w:b/>
        </w:rPr>
        <w:t>:</w:t>
      </w:r>
    </w:p>
    <w:p w14:paraId="44BFD868" w14:textId="77777777" w:rsidR="0058564D" w:rsidRDefault="0058564D" w:rsidP="0058564D">
      <w:pPr>
        <w:keepLines/>
        <w:widowControl w:val="0"/>
        <w:jc w:val="both"/>
      </w:pPr>
      <w:r>
        <w:rPr>
          <w:noProof/>
        </w:rPr>
        <w:lastRenderedPageBreak/>
        <w:drawing>
          <wp:inline distT="0" distB="0" distL="0" distR="0" wp14:anchorId="7215419E" wp14:editId="34833A6B">
            <wp:extent cx="5867400" cy="8699500"/>
            <wp:effectExtent l="0" t="0" r="0" b="12700"/>
            <wp:docPr id="2" name="Picture 2" descr="../Downloads/KTNB_Quy%20trinh-Lập%20kế%20hoạch%20KT%20n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Lập%20kế%20hoạch%20KT%20nă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0" cy="8699500"/>
                    </a:xfrm>
                    <a:prstGeom prst="rect">
                      <a:avLst/>
                    </a:prstGeom>
                    <a:noFill/>
                    <a:ln>
                      <a:noFill/>
                    </a:ln>
                  </pic:spPr>
                </pic:pic>
              </a:graphicData>
            </a:graphic>
          </wp:inline>
        </w:drawing>
      </w:r>
      <w:r w:rsidRPr="000D0025">
        <w:t xml:space="preserve"> </w:t>
      </w:r>
    </w:p>
    <w:p w14:paraId="0EDDDCE9" w14:textId="77777777" w:rsidR="0058564D" w:rsidRDefault="0058564D" w:rsidP="0058564D">
      <w:pPr>
        <w:jc w:val="both"/>
        <w:rPr>
          <w:b/>
        </w:rPr>
      </w:pPr>
      <w:proofErr w:type="spellStart"/>
      <w:r w:rsidRPr="000F4F8B">
        <w:rPr>
          <w:b/>
        </w:rPr>
        <w:t>Mô</w:t>
      </w:r>
      <w:proofErr w:type="spellEnd"/>
      <w:r w:rsidRPr="000F4F8B">
        <w:rPr>
          <w:b/>
        </w:rPr>
        <w:t xml:space="preserve"> </w:t>
      </w:r>
      <w:proofErr w:type="spellStart"/>
      <w:r w:rsidRPr="000F4F8B">
        <w:rPr>
          <w:b/>
        </w:rPr>
        <w:t>tả</w:t>
      </w:r>
      <w:proofErr w:type="spellEnd"/>
      <w:r w:rsidRPr="000F4F8B">
        <w:rPr>
          <w:b/>
        </w:rPr>
        <w:t xml:space="preserve"> </w:t>
      </w:r>
      <w:proofErr w:type="spellStart"/>
      <w:r w:rsidRPr="000F4F8B">
        <w:rPr>
          <w:b/>
        </w:rPr>
        <w:t>quy</w:t>
      </w:r>
      <w:proofErr w:type="spellEnd"/>
      <w:r w:rsidRPr="000F4F8B">
        <w:rPr>
          <w:b/>
        </w:rPr>
        <w:t xml:space="preserve"> </w:t>
      </w:r>
      <w:proofErr w:type="spellStart"/>
      <w:r w:rsidRPr="000F4F8B">
        <w:rPr>
          <w:b/>
        </w:rPr>
        <w:t>trình</w:t>
      </w:r>
      <w:proofErr w:type="spellEnd"/>
      <w:r w:rsidRPr="000F4F8B">
        <w:rPr>
          <w:b/>
        </w:rPr>
        <w:t>:</w:t>
      </w:r>
    </w:p>
    <w:p w14:paraId="707099ED" w14:textId="77777777" w:rsidR="0058564D" w:rsidRPr="00500354" w:rsidRDefault="0058564D" w:rsidP="0058564D">
      <w:pPr>
        <w:keepLines/>
        <w:widowControl w:val="0"/>
        <w:numPr>
          <w:ilvl w:val="0"/>
          <w:numId w:val="16"/>
        </w:numPr>
        <w:ind w:left="360"/>
        <w:contextualSpacing/>
        <w:jc w:val="both"/>
        <w:rPr>
          <w:szCs w:val="26"/>
        </w:rPr>
      </w:pPr>
      <w:proofErr w:type="spellStart"/>
      <w:r>
        <w:rPr>
          <w:b/>
          <w:szCs w:val="26"/>
        </w:rPr>
        <w:lastRenderedPageBreak/>
        <w:t>Bước</w:t>
      </w:r>
      <w:proofErr w:type="spellEnd"/>
      <w:r>
        <w:rPr>
          <w:b/>
          <w:szCs w:val="26"/>
        </w:rPr>
        <w:t xml:space="preserve"> 1, 2: </w:t>
      </w:r>
      <w:proofErr w:type="spellStart"/>
      <w:r w:rsidRPr="00500354">
        <w:rPr>
          <w:szCs w:val="26"/>
        </w:rPr>
        <w:t>Trưởng</w:t>
      </w:r>
      <w:proofErr w:type="spellEnd"/>
      <w:r w:rsidRPr="00500354">
        <w:rPr>
          <w:szCs w:val="26"/>
        </w:rPr>
        <w:t xml:space="preserve"> </w:t>
      </w:r>
      <w:proofErr w:type="spellStart"/>
      <w:r w:rsidRPr="00500354">
        <w:rPr>
          <w:szCs w:val="26"/>
        </w:rPr>
        <w:t>bộ</w:t>
      </w:r>
      <w:proofErr w:type="spellEnd"/>
      <w:r w:rsidRPr="00500354">
        <w:rPr>
          <w:szCs w:val="26"/>
        </w:rPr>
        <w:t xml:space="preserve"> </w:t>
      </w:r>
      <w:proofErr w:type="spellStart"/>
      <w:r w:rsidRPr="00500354">
        <w:rPr>
          <w:szCs w:val="26"/>
        </w:rPr>
        <w:t>phận</w:t>
      </w:r>
      <w:proofErr w:type="spellEnd"/>
      <w:r w:rsidRPr="00500354">
        <w:rPr>
          <w:szCs w:val="26"/>
        </w:rPr>
        <w:t xml:space="preserve"> KTNB</w:t>
      </w:r>
      <w:r>
        <w:rPr>
          <w:szCs w:val="26"/>
        </w:rPr>
        <w:t xml:space="preserve"> </w:t>
      </w:r>
      <w:proofErr w:type="spellStart"/>
      <w:r>
        <w:rPr>
          <w:szCs w:val="26"/>
        </w:rPr>
        <w:t>tạo</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r>
        <w:rPr>
          <w:szCs w:val="26"/>
        </w:rPr>
        <w:t xml:space="preserve"> </w:t>
      </w:r>
      <w:proofErr w:type="spellStart"/>
      <w:r>
        <w:rPr>
          <w:szCs w:val="26"/>
        </w:rPr>
        <w:t>và</w:t>
      </w:r>
      <w:proofErr w:type="spellEnd"/>
      <w:r>
        <w:rPr>
          <w:szCs w:val="26"/>
        </w:rPr>
        <w:t xml:space="preserve">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chung</w:t>
      </w:r>
      <w:proofErr w:type="spellEnd"/>
      <w:r>
        <w:rPr>
          <w:szCs w:val="26"/>
        </w:rPr>
        <w:t xml:space="preserve"> </w:t>
      </w:r>
      <w:proofErr w:type="spellStart"/>
      <w:r>
        <w:rPr>
          <w:szCs w:val="26"/>
        </w:rPr>
        <w:t>về</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năm</w:t>
      </w:r>
      <w:proofErr w:type="spellEnd"/>
      <w:r>
        <w:rPr>
          <w:szCs w:val="26"/>
        </w:rPr>
        <w:t xml:space="preserve"> </w:t>
      </w:r>
      <w:proofErr w:type="spellStart"/>
      <w:r>
        <w:rPr>
          <w:szCs w:val="26"/>
        </w:rPr>
        <w:t>như</w:t>
      </w:r>
      <w:proofErr w:type="spellEnd"/>
      <w:r>
        <w:rPr>
          <w:szCs w:val="26"/>
        </w:rPr>
        <w:t xml:space="preserve"> </w:t>
      </w:r>
      <w:proofErr w:type="spellStart"/>
      <w:r>
        <w:rPr>
          <w:szCs w:val="26"/>
        </w:rPr>
        <w:t>tên</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w:t>
      </w:r>
    </w:p>
    <w:p w14:paraId="2ACE1DA6" w14:textId="77777777" w:rsidR="0058564D" w:rsidRPr="00C530EA"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3</w:t>
      </w:r>
      <w:r>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dự</w:t>
      </w:r>
      <w:proofErr w:type="spellEnd"/>
      <w:r>
        <w:rPr>
          <w:szCs w:val="26"/>
        </w:rPr>
        <w:t xml:space="preserve"> </w:t>
      </w:r>
      <w:proofErr w:type="spellStart"/>
      <w:r>
        <w:rPr>
          <w:szCs w:val="26"/>
        </w:rPr>
        <w:t>kiến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trong</w:t>
      </w:r>
      <w:proofErr w:type="spellEnd"/>
      <w:r>
        <w:rPr>
          <w:szCs w:val="26"/>
        </w:rPr>
        <w:t xml:space="preserve"> </w:t>
      </w:r>
      <w:proofErr w:type="spellStart"/>
      <w:r>
        <w:rPr>
          <w:szCs w:val="26"/>
        </w:rPr>
        <w:t>năm</w:t>
      </w:r>
      <w:proofErr w:type="spellEnd"/>
      <w:r>
        <w:rPr>
          <w:szCs w:val="26"/>
        </w:rPr>
        <w:t xml:space="preserve"> </w:t>
      </w:r>
      <w:proofErr w:type="spellStart"/>
      <w:r>
        <w:rPr>
          <w:szCs w:val="26"/>
        </w:rPr>
        <w:t>tới</w:t>
      </w:r>
      <w:proofErr w:type="spellEnd"/>
      <w:r>
        <w:rPr>
          <w:szCs w:val="26"/>
        </w:rPr>
        <w:t xml:space="preserve"> </w:t>
      </w:r>
      <w:proofErr w:type="spellStart"/>
      <w:r>
        <w:rPr>
          <w:szCs w:val="26"/>
        </w:rPr>
        <w:t>gồm</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và</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sơ</w:t>
      </w:r>
      <w:proofErr w:type="spellEnd"/>
      <w:r>
        <w:rPr>
          <w:szCs w:val="26"/>
        </w:rPr>
        <w:t xml:space="preserve"> </w:t>
      </w:r>
      <w:proofErr w:type="spellStart"/>
      <w:r>
        <w:rPr>
          <w:szCs w:val="26"/>
        </w:rPr>
        <w:t>lược</w:t>
      </w:r>
      <w:proofErr w:type="spellEnd"/>
      <w:r>
        <w:rPr>
          <w:szCs w:val="26"/>
        </w:rPr>
        <w:t xml:space="preserve"> </w:t>
      </w:r>
      <w:proofErr w:type="spellStart"/>
      <w:r>
        <w:rPr>
          <w:szCs w:val="26"/>
        </w:rPr>
        <w:t>từng</w:t>
      </w:r>
      <w:proofErr w:type="spellEnd"/>
      <w:r>
        <w:rPr>
          <w:szCs w:val="26"/>
        </w:rPr>
        <w:t xml:space="preserve"> </w:t>
      </w:r>
      <w:proofErr w:type="spellStart"/>
      <w:r>
        <w:rPr>
          <w:szCs w:val="26"/>
        </w:rPr>
        <w:t>cuộc</w:t>
      </w:r>
      <w:proofErr w:type="spellEnd"/>
      <w:r>
        <w:rPr>
          <w:szCs w:val="26"/>
        </w:rPr>
        <w:t xml:space="preserve"> KT.</w:t>
      </w:r>
    </w:p>
    <w:p w14:paraId="40542938" w14:textId="77777777" w:rsidR="0058564D" w:rsidRPr="005C1943" w:rsidRDefault="0058564D" w:rsidP="0058564D">
      <w:pPr>
        <w:keepLines/>
        <w:widowControl w:val="0"/>
        <w:numPr>
          <w:ilvl w:val="0"/>
          <w:numId w:val="16"/>
        </w:numPr>
        <w:ind w:left="360"/>
        <w:contextualSpacing/>
        <w:jc w:val="both"/>
        <w:rPr>
          <w:b/>
          <w:szCs w:val="26"/>
        </w:rPr>
      </w:pPr>
      <w:proofErr w:type="spellStart"/>
      <w:r w:rsidRPr="004A7EFC">
        <w:rPr>
          <w:b/>
          <w:szCs w:val="26"/>
          <w:lang w:val="x-none" w:eastAsia="x-none"/>
        </w:rPr>
        <w:t>Bước</w:t>
      </w:r>
      <w:proofErr w:type="spellEnd"/>
      <w:r w:rsidRPr="004A7EFC">
        <w:rPr>
          <w:b/>
          <w:szCs w:val="26"/>
          <w:lang w:val="x-none" w:eastAsia="x-none"/>
        </w:rPr>
        <w:t xml:space="preserve"> </w:t>
      </w:r>
      <w:r>
        <w:rPr>
          <w:b/>
          <w:szCs w:val="26"/>
          <w:lang w:eastAsia="x-none"/>
        </w:rPr>
        <w:t>4</w:t>
      </w:r>
      <w:r w:rsidRPr="004A7EFC">
        <w:rPr>
          <w:b/>
          <w:szCs w:val="26"/>
          <w:lang w:val="x-none" w:eastAsia="x-none"/>
        </w:rPr>
        <w:t xml:space="preserve">: </w:t>
      </w:r>
      <w:proofErr w:type="spellStart"/>
      <w:r w:rsidRPr="007A1D5D">
        <w:rPr>
          <w:bCs/>
          <w:szCs w:val="26"/>
        </w:rPr>
        <w:t>Trưởng</w:t>
      </w:r>
      <w:proofErr w:type="spellEnd"/>
      <w:r w:rsidRPr="007A1D5D">
        <w:rPr>
          <w:bCs/>
          <w:szCs w:val="26"/>
        </w:rPr>
        <w:t xml:space="preserve"> </w:t>
      </w:r>
      <w:proofErr w:type="spellStart"/>
      <w:r w:rsidRPr="007A1D5D">
        <w:rPr>
          <w:bCs/>
          <w:szCs w:val="26"/>
        </w:rPr>
        <w:t>bộ</w:t>
      </w:r>
      <w:proofErr w:type="spellEnd"/>
      <w:r w:rsidRPr="007A1D5D">
        <w:rPr>
          <w:bCs/>
          <w:szCs w:val="26"/>
        </w:rPr>
        <w:t xml:space="preserve"> </w:t>
      </w:r>
      <w:proofErr w:type="spellStart"/>
      <w:r w:rsidRPr="007A1D5D">
        <w:rPr>
          <w:bCs/>
          <w:szCs w:val="26"/>
        </w:rPr>
        <w:t>phận</w:t>
      </w:r>
      <w:proofErr w:type="spellEnd"/>
      <w:r w:rsidRPr="007A1D5D">
        <w:rPr>
          <w:bCs/>
          <w:szCs w:val="26"/>
        </w:rPr>
        <w:t xml:space="preserve"> </w:t>
      </w:r>
      <w:r>
        <w:rPr>
          <w:bCs/>
          <w:szCs w:val="26"/>
        </w:rPr>
        <w:t xml:space="preserve">KTNB </w:t>
      </w: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KT </w:t>
      </w:r>
      <w:proofErr w:type="spellStart"/>
      <w:r>
        <w:rPr>
          <w:bCs/>
          <w:szCs w:val="26"/>
        </w:rPr>
        <w:t>năm</w:t>
      </w:r>
      <w:proofErr w:type="spellEnd"/>
      <w:r>
        <w:rPr>
          <w:bCs/>
          <w:szCs w:val="26"/>
        </w:rPr>
        <w:t xml:space="preserve"> </w:t>
      </w:r>
      <w:proofErr w:type="spellStart"/>
      <w:r>
        <w:rPr>
          <w:bCs/>
          <w:szCs w:val="26"/>
        </w:rPr>
        <w:t>lên</w:t>
      </w:r>
      <w:proofErr w:type="spellEnd"/>
      <w:r>
        <w:rPr>
          <w:bCs/>
          <w:szCs w:val="26"/>
        </w:rPr>
        <w:t xml:space="preserve"> BLĐ, </w:t>
      </w:r>
      <w:proofErr w:type="spellStart"/>
      <w:r>
        <w:rPr>
          <w:bCs/>
          <w:szCs w:val="26"/>
        </w:rPr>
        <w:t>trường</w:t>
      </w:r>
      <w:proofErr w:type="spellEnd"/>
      <w:r>
        <w:rPr>
          <w:bCs/>
          <w:szCs w:val="26"/>
        </w:rPr>
        <w:t xml:space="preserve"> </w:t>
      </w:r>
      <w:proofErr w:type="spellStart"/>
      <w:r>
        <w:rPr>
          <w:bCs/>
          <w:szCs w:val="26"/>
        </w:rPr>
        <w:t>hợp</w:t>
      </w:r>
      <w:proofErr w:type="spellEnd"/>
      <w:r>
        <w:rPr>
          <w:bCs/>
          <w:szCs w:val="26"/>
        </w:rPr>
        <w:t xml:space="preserve"> BLĐ </w:t>
      </w:r>
      <w:proofErr w:type="spellStart"/>
      <w:r>
        <w:rPr>
          <w:bCs/>
          <w:szCs w:val="26"/>
        </w:rPr>
        <w:t>không</w:t>
      </w:r>
      <w:proofErr w:type="spellEnd"/>
      <w:r>
        <w:rPr>
          <w:bCs/>
          <w:szCs w:val="26"/>
        </w:rPr>
        <w:t xml:space="preserve"> </w:t>
      </w:r>
      <w:proofErr w:type="spellStart"/>
      <w:r>
        <w:rPr>
          <w:bCs/>
          <w:szCs w:val="26"/>
        </w:rPr>
        <w:t>truy</w:t>
      </w:r>
      <w:proofErr w:type="spellEnd"/>
      <w:r>
        <w:rPr>
          <w:bCs/>
          <w:szCs w:val="26"/>
        </w:rPr>
        <w:t xml:space="preserve"> </w:t>
      </w:r>
      <w:proofErr w:type="spellStart"/>
      <w:r>
        <w:rPr>
          <w:bCs/>
          <w:szCs w:val="26"/>
        </w:rPr>
        <w:t>cập</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này</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thể</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ngoài</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thái</w:t>
      </w:r>
      <w:proofErr w:type="spellEnd"/>
      <w:r>
        <w:rPr>
          <w:bCs/>
          <w:szCs w:val="26"/>
        </w:rPr>
        <w:t xml:space="preserve"> </w:t>
      </w:r>
      <w:proofErr w:type="spellStart"/>
      <w:r>
        <w:rPr>
          <w:bCs/>
          <w:szCs w:val="26"/>
        </w:rPr>
        <w:t>tương</w:t>
      </w:r>
      <w:proofErr w:type="spellEnd"/>
      <w:r>
        <w:rPr>
          <w:bCs/>
          <w:szCs w:val="26"/>
        </w:rPr>
        <w:t xml:space="preserve"> </w:t>
      </w:r>
      <w:proofErr w:type="spellStart"/>
      <w:r>
        <w:rPr>
          <w:bCs/>
          <w:szCs w:val="26"/>
        </w:rPr>
        <w:t>ứng</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trong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
    <w:p w14:paraId="77BE20DB" w14:textId="77777777" w:rsidR="0058564D" w:rsidRPr="00FE0025" w:rsidRDefault="0058564D" w:rsidP="0058564D">
      <w:pPr>
        <w:keepLines/>
        <w:widowControl w:val="0"/>
        <w:numPr>
          <w:ilvl w:val="0"/>
          <w:numId w:val="16"/>
        </w:numPr>
        <w:ind w:left="360"/>
        <w:contextualSpacing/>
        <w:jc w:val="both"/>
        <w:rPr>
          <w:b/>
          <w:szCs w:val="26"/>
        </w:rPr>
      </w:pPr>
      <w:proofErr w:type="spellStart"/>
      <w:r w:rsidRPr="00CB63D8">
        <w:rPr>
          <w:b/>
          <w:szCs w:val="26"/>
        </w:rPr>
        <w:t>Bước</w:t>
      </w:r>
      <w:proofErr w:type="spellEnd"/>
      <w:r w:rsidRPr="00CB63D8">
        <w:rPr>
          <w:b/>
          <w:szCs w:val="26"/>
        </w:rPr>
        <w:t xml:space="preserve"> </w:t>
      </w:r>
      <w:r>
        <w:rPr>
          <w:b/>
          <w:szCs w:val="26"/>
        </w:rPr>
        <w:t>5,6</w:t>
      </w:r>
      <w:r w:rsidRPr="00CB63D8">
        <w:rPr>
          <w:b/>
          <w:szCs w:val="26"/>
        </w:rPr>
        <w:t xml:space="preserve">: </w:t>
      </w:r>
      <w:r>
        <w:rPr>
          <w:szCs w:val="26"/>
        </w:rPr>
        <w:t xml:space="preserve">BLĐ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bản</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KT </w:t>
      </w:r>
      <w:proofErr w:type="spellStart"/>
      <w:r>
        <w:rPr>
          <w:szCs w:val="26"/>
        </w:rPr>
        <w:t>năm</w:t>
      </w:r>
      <w:proofErr w:type="spellEnd"/>
      <w:r>
        <w:rPr>
          <w:szCs w:val="26"/>
        </w:rPr>
        <w:t xml:space="preserve">, </w:t>
      </w:r>
      <w:proofErr w:type="spellStart"/>
      <w:r>
        <w:rPr>
          <w:bCs/>
          <w:szCs w:val="26"/>
        </w:rPr>
        <w:t>trường</w:t>
      </w:r>
      <w:proofErr w:type="spellEnd"/>
      <w:r>
        <w:rPr>
          <w:bCs/>
          <w:szCs w:val="26"/>
        </w:rPr>
        <w:t xml:space="preserve"> </w:t>
      </w:r>
      <w:proofErr w:type="spellStart"/>
      <w:r>
        <w:rPr>
          <w:bCs/>
          <w:szCs w:val="26"/>
        </w:rPr>
        <w:t>hợp</w:t>
      </w:r>
      <w:proofErr w:type="spellEnd"/>
      <w:r>
        <w:rPr>
          <w:bCs/>
          <w:szCs w:val="26"/>
        </w:rPr>
        <w:t xml:space="preserve"> BLĐ </w:t>
      </w:r>
      <w:proofErr w:type="spellStart"/>
      <w:r>
        <w:rPr>
          <w:bCs/>
          <w:szCs w:val="26"/>
        </w:rPr>
        <w:t>không</w:t>
      </w:r>
      <w:proofErr w:type="spellEnd"/>
      <w:r>
        <w:rPr>
          <w:bCs/>
          <w:szCs w:val="26"/>
        </w:rPr>
        <w:t xml:space="preserve"> </w:t>
      </w:r>
      <w:proofErr w:type="spellStart"/>
      <w:r>
        <w:rPr>
          <w:bCs/>
          <w:szCs w:val="26"/>
        </w:rPr>
        <w:t>truy</w:t>
      </w:r>
      <w:proofErr w:type="spellEnd"/>
      <w:r>
        <w:rPr>
          <w:bCs/>
          <w:szCs w:val="26"/>
        </w:rPr>
        <w:t xml:space="preserve"> </w:t>
      </w:r>
      <w:proofErr w:type="spellStart"/>
      <w:r>
        <w:rPr>
          <w:bCs/>
          <w:szCs w:val="26"/>
        </w:rPr>
        <w:t>cập</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này</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thể</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ngoài</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thái</w:t>
      </w:r>
      <w:proofErr w:type="spellEnd"/>
      <w:r>
        <w:rPr>
          <w:bCs/>
          <w:szCs w:val="26"/>
        </w:rPr>
        <w:t xml:space="preserve"> </w:t>
      </w:r>
      <w:proofErr w:type="spellStart"/>
      <w:r>
        <w:rPr>
          <w:bCs/>
          <w:szCs w:val="26"/>
        </w:rPr>
        <w:t>tương</w:t>
      </w:r>
      <w:proofErr w:type="spellEnd"/>
      <w:r>
        <w:rPr>
          <w:bCs/>
          <w:szCs w:val="26"/>
        </w:rPr>
        <w:t xml:space="preserve"> </w:t>
      </w:r>
      <w:proofErr w:type="spellStart"/>
      <w:r>
        <w:rPr>
          <w:bCs/>
          <w:szCs w:val="26"/>
        </w:rPr>
        <w:t>ứng</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trong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w:t>
      </w:r>
    </w:p>
    <w:p w14:paraId="53FF77C1" w14:textId="77777777" w:rsidR="0058564D" w:rsidRPr="00BF126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7</w:t>
      </w:r>
      <w:r w:rsidRPr="004A7EFC">
        <w:rPr>
          <w:b/>
          <w:szCs w:val="26"/>
        </w:rPr>
        <w:t>:</w:t>
      </w:r>
      <w:r>
        <w:rPr>
          <w:b/>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định</w:t>
      </w:r>
      <w:proofErr w:type="spellEnd"/>
      <w:r>
        <w:rPr>
          <w:szCs w:val="26"/>
        </w:rPr>
        <w:t xml:space="preserve"> </w:t>
      </w:r>
      <w:proofErr w:type="spellStart"/>
      <w:r>
        <w:rPr>
          <w:szCs w:val="26"/>
        </w:rPr>
        <w:t>kỳ</w:t>
      </w:r>
      <w:proofErr w:type="spellEnd"/>
      <w:r>
        <w:rPr>
          <w:szCs w:val="26"/>
        </w:rPr>
        <w:t xml:space="preserve"> </w:t>
      </w:r>
      <w:proofErr w:type="spellStart"/>
      <w:r>
        <w:rPr>
          <w:szCs w:val="26"/>
        </w:rPr>
        <w:t>rà</w:t>
      </w:r>
      <w:proofErr w:type="spellEnd"/>
      <w:r>
        <w:rPr>
          <w:szCs w:val="26"/>
        </w:rPr>
        <w:t xml:space="preserve"> </w:t>
      </w:r>
      <w:proofErr w:type="spellStart"/>
      <w:r>
        <w:rPr>
          <w:szCs w:val="26"/>
        </w:rPr>
        <w:t>soát</w:t>
      </w:r>
      <w:proofErr w:type="spellEnd"/>
      <w:r>
        <w:rPr>
          <w:szCs w:val="26"/>
        </w:rPr>
        <w:t xml:space="preserve"> </w:t>
      </w:r>
      <w:proofErr w:type="spellStart"/>
      <w:r>
        <w:rPr>
          <w:szCs w:val="26"/>
        </w:rPr>
        <w:t>lại</w:t>
      </w:r>
      <w:proofErr w:type="spellEnd"/>
      <w:r>
        <w:rPr>
          <w:szCs w:val="26"/>
        </w:rPr>
        <w:t xml:space="preserve"> </w:t>
      </w:r>
      <w:proofErr w:type="spellStart"/>
      <w:r>
        <w:rPr>
          <w:szCs w:val="26"/>
        </w:rPr>
        <w:t>bản</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nếu</w:t>
      </w:r>
      <w:proofErr w:type="spellEnd"/>
      <w:r>
        <w:rPr>
          <w:szCs w:val="26"/>
        </w:rPr>
        <w:t xml:space="preserve"> </w:t>
      </w:r>
      <w:proofErr w:type="spellStart"/>
      <w:r>
        <w:rPr>
          <w:szCs w:val="26"/>
        </w:rPr>
        <w:t>cần</w:t>
      </w:r>
      <w:proofErr w:type="spellEnd"/>
      <w:r>
        <w:rPr>
          <w:szCs w:val="26"/>
        </w:rPr>
        <w:t xml:space="preserve">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Pr>
          <w:szCs w:val="26"/>
        </w:rPr>
        <w:t>bước</w:t>
      </w:r>
      <w:proofErr w:type="spellEnd"/>
      <w:r>
        <w:rPr>
          <w:szCs w:val="26"/>
        </w:rPr>
        <w:t xml:space="preserve"> 8,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thì</w:t>
      </w:r>
      <w:proofErr w:type="spellEnd"/>
      <w:r>
        <w:rPr>
          <w:szCs w:val="26"/>
        </w:rPr>
        <w:t xml:space="preserve"> </w:t>
      </w:r>
      <w:proofErr w:type="spellStart"/>
      <w:r>
        <w:rPr>
          <w:szCs w:val="26"/>
        </w:rPr>
        <w:t>kết</w:t>
      </w:r>
      <w:proofErr w:type="spellEnd"/>
      <w:r>
        <w:rPr>
          <w:szCs w:val="26"/>
        </w:rPr>
        <w:t xml:space="preserve"> </w:t>
      </w:r>
      <w:proofErr w:type="spellStart"/>
      <w:r>
        <w:rPr>
          <w:szCs w:val="26"/>
        </w:rPr>
        <w:t>thúc</w:t>
      </w:r>
      <w:proofErr w:type="spellEnd"/>
      <w:r>
        <w:rPr>
          <w:szCs w:val="26"/>
        </w:rPr>
        <w:t>.</w:t>
      </w:r>
    </w:p>
    <w:p w14:paraId="0AA20D3E" w14:textId="77777777" w:rsidR="0058564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8:</w:t>
      </w:r>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tạo</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lưu</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cũ</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p>
    <w:p w14:paraId="01E2CF41" w14:textId="77777777" w:rsidR="0058564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9:</w:t>
      </w:r>
      <w:r>
        <w:rPr>
          <w:bCs/>
          <w:szCs w:val="26"/>
        </w:rPr>
        <w:t xml:space="preserve"> </w:t>
      </w:r>
      <w:proofErr w:type="spellStart"/>
      <w:r>
        <w:rPr>
          <w:bCs/>
          <w:szCs w:val="26"/>
        </w:rPr>
        <w:t>Trưởng</w:t>
      </w:r>
      <w:proofErr w:type="spellEnd"/>
      <w:r>
        <w:rPr>
          <w:bCs/>
          <w:szCs w:val="26"/>
        </w:rPr>
        <w:t xml:space="preserve"> KTNB </w:t>
      </w:r>
      <w:proofErr w:type="spellStart"/>
      <w:r>
        <w:rPr>
          <w:bCs/>
          <w:szCs w:val="26"/>
        </w:rPr>
        <w:t>nhập</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và</w:t>
      </w:r>
      <w:proofErr w:type="spellEnd"/>
      <w:r>
        <w:rPr>
          <w:bCs/>
          <w:szCs w:val="26"/>
        </w:rPr>
        <w:t xml:space="preserve"> </w:t>
      </w:r>
      <w:proofErr w:type="spellStart"/>
      <w:r>
        <w:rPr>
          <w:bCs/>
          <w:szCs w:val="26"/>
        </w:rPr>
        <w:t>trình</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lại</w:t>
      </w:r>
      <w:proofErr w:type="spellEnd"/>
      <w:r>
        <w:rPr>
          <w:bCs/>
          <w:szCs w:val="26"/>
        </w:rPr>
        <w:t xml:space="preserve"> BLĐ.</w:t>
      </w:r>
    </w:p>
    <w:p w14:paraId="4EC6BEED" w14:textId="0FF9EC16" w:rsidR="00197796" w:rsidRPr="0058564D" w:rsidRDefault="0058564D" w:rsidP="0058564D">
      <w:pPr>
        <w:keepLines/>
        <w:widowControl w:val="0"/>
        <w:numPr>
          <w:ilvl w:val="0"/>
          <w:numId w:val="16"/>
        </w:numPr>
        <w:ind w:left="360"/>
        <w:contextualSpacing/>
        <w:jc w:val="both"/>
        <w:rPr>
          <w:bCs/>
          <w:szCs w:val="26"/>
        </w:rPr>
      </w:pPr>
      <w:proofErr w:type="spellStart"/>
      <w:r w:rsidRPr="0058564D">
        <w:rPr>
          <w:b/>
          <w:bCs/>
          <w:szCs w:val="26"/>
        </w:rPr>
        <w:t>Bước</w:t>
      </w:r>
      <w:proofErr w:type="spellEnd"/>
      <w:r w:rsidRPr="0058564D">
        <w:rPr>
          <w:b/>
          <w:bCs/>
          <w:szCs w:val="26"/>
        </w:rPr>
        <w:t xml:space="preserve"> 10:</w:t>
      </w:r>
      <w:r w:rsidRPr="0058564D">
        <w:rPr>
          <w:bCs/>
          <w:szCs w:val="26"/>
        </w:rPr>
        <w:t xml:space="preserve"> </w:t>
      </w:r>
      <w:proofErr w:type="spellStart"/>
      <w:r w:rsidRPr="0058564D">
        <w:rPr>
          <w:bCs/>
          <w:szCs w:val="26"/>
        </w:rPr>
        <w:t>Nếu</w:t>
      </w:r>
      <w:proofErr w:type="spellEnd"/>
      <w:r w:rsidRPr="0058564D">
        <w:rPr>
          <w:bCs/>
          <w:szCs w:val="26"/>
        </w:rPr>
        <w:t xml:space="preserve"> BLĐ </w:t>
      </w:r>
      <w:proofErr w:type="spellStart"/>
      <w:r w:rsidRPr="0058564D">
        <w:rPr>
          <w:bCs/>
          <w:szCs w:val="26"/>
        </w:rPr>
        <w:t>duyệt</w:t>
      </w:r>
      <w:proofErr w:type="spellEnd"/>
      <w:r w:rsidRPr="0058564D">
        <w:rPr>
          <w:bCs/>
          <w:szCs w:val="26"/>
        </w:rPr>
        <w:t xml:space="preserve"> </w:t>
      </w:r>
      <w:proofErr w:type="spellStart"/>
      <w:r w:rsidRPr="0058564D">
        <w:rPr>
          <w:bCs/>
          <w:szCs w:val="26"/>
        </w:rPr>
        <w:t>phiên</w:t>
      </w:r>
      <w:proofErr w:type="spellEnd"/>
      <w:r w:rsidRPr="0058564D">
        <w:rPr>
          <w:bCs/>
          <w:szCs w:val="26"/>
        </w:rPr>
        <w:t xml:space="preserve"> </w:t>
      </w:r>
      <w:proofErr w:type="spellStart"/>
      <w:r w:rsidRPr="0058564D">
        <w:rPr>
          <w:bCs/>
          <w:szCs w:val="26"/>
        </w:rPr>
        <w:t>bản</w:t>
      </w:r>
      <w:proofErr w:type="spellEnd"/>
      <w:r w:rsidRPr="0058564D">
        <w:rPr>
          <w:bCs/>
          <w:szCs w:val="26"/>
        </w:rPr>
        <w:t xml:space="preserve"> </w:t>
      </w:r>
      <w:proofErr w:type="spellStart"/>
      <w:r w:rsidRPr="0058564D">
        <w:rPr>
          <w:bCs/>
          <w:szCs w:val="26"/>
        </w:rPr>
        <w:t>mới</w:t>
      </w:r>
      <w:proofErr w:type="spellEnd"/>
      <w:r w:rsidRPr="0058564D">
        <w:rPr>
          <w:bCs/>
          <w:szCs w:val="26"/>
        </w:rPr>
        <w:t xml:space="preserve"> </w:t>
      </w:r>
      <w:proofErr w:type="spellStart"/>
      <w:r w:rsidRPr="0058564D">
        <w:rPr>
          <w:bCs/>
          <w:szCs w:val="26"/>
        </w:rPr>
        <w:t>của</w:t>
      </w:r>
      <w:proofErr w:type="spellEnd"/>
      <w:r w:rsidRPr="0058564D">
        <w:rPr>
          <w:bCs/>
          <w:szCs w:val="26"/>
        </w:rPr>
        <w:t xml:space="preserve"> </w:t>
      </w:r>
      <w:proofErr w:type="spellStart"/>
      <w:r w:rsidRPr="0058564D">
        <w:rPr>
          <w:bCs/>
          <w:szCs w:val="26"/>
        </w:rPr>
        <w:t>kế</w:t>
      </w:r>
      <w:proofErr w:type="spellEnd"/>
      <w:r w:rsidRPr="0058564D">
        <w:rPr>
          <w:bCs/>
          <w:szCs w:val="26"/>
        </w:rPr>
        <w:t xml:space="preserve"> </w:t>
      </w:r>
      <w:proofErr w:type="spellStart"/>
      <w:r w:rsidRPr="0058564D">
        <w:rPr>
          <w:bCs/>
          <w:szCs w:val="26"/>
        </w:rPr>
        <w:t>hoạch</w:t>
      </w:r>
      <w:proofErr w:type="spellEnd"/>
      <w:r w:rsidRPr="0058564D">
        <w:rPr>
          <w:bCs/>
          <w:szCs w:val="26"/>
        </w:rPr>
        <w:t xml:space="preserve"> </w:t>
      </w:r>
      <w:proofErr w:type="spellStart"/>
      <w:r w:rsidRPr="0058564D">
        <w:rPr>
          <w:bCs/>
          <w:szCs w:val="26"/>
        </w:rPr>
        <w:t>năm</w:t>
      </w:r>
      <w:proofErr w:type="spellEnd"/>
      <w:r w:rsidRPr="0058564D">
        <w:rPr>
          <w:bCs/>
          <w:szCs w:val="26"/>
        </w:rPr>
        <w:t xml:space="preserve">, </w:t>
      </w:r>
      <w:proofErr w:type="spellStart"/>
      <w:r w:rsidRPr="0058564D">
        <w:rPr>
          <w:bCs/>
          <w:szCs w:val="26"/>
        </w:rPr>
        <w:t>trưởng</w:t>
      </w:r>
      <w:proofErr w:type="spellEnd"/>
      <w:r w:rsidRPr="0058564D">
        <w:rPr>
          <w:bCs/>
          <w:szCs w:val="26"/>
        </w:rPr>
        <w:t xml:space="preserve"> KTNB </w:t>
      </w:r>
      <w:proofErr w:type="spellStart"/>
      <w:r w:rsidRPr="0058564D">
        <w:rPr>
          <w:bCs/>
          <w:szCs w:val="26"/>
        </w:rPr>
        <w:t>cập</w:t>
      </w:r>
      <w:proofErr w:type="spellEnd"/>
      <w:r w:rsidRPr="0058564D">
        <w:rPr>
          <w:bCs/>
          <w:szCs w:val="26"/>
        </w:rPr>
        <w:t xml:space="preserve"> </w:t>
      </w:r>
      <w:proofErr w:type="spellStart"/>
      <w:r w:rsidRPr="0058564D">
        <w:rPr>
          <w:bCs/>
          <w:szCs w:val="26"/>
        </w:rPr>
        <w:t>nhật</w:t>
      </w:r>
      <w:proofErr w:type="spellEnd"/>
      <w:r w:rsidRPr="0058564D">
        <w:rPr>
          <w:bCs/>
          <w:szCs w:val="26"/>
        </w:rPr>
        <w:t xml:space="preserve"> </w:t>
      </w:r>
      <w:proofErr w:type="spellStart"/>
      <w:r w:rsidRPr="0058564D">
        <w:rPr>
          <w:bCs/>
          <w:szCs w:val="26"/>
        </w:rPr>
        <w:t>trạng</w:t>
      </w:r>
      <w:proofErr w:type="spellEnd"/>
      <w:r w:rsidRPr="0058564D">
        <w:rPr>
          <w:bCs/>
          <w:szCs w:val="26"/>
        </w:rPr>
        <w:t xml:space="preserve"> </w:t>
      </w:r>
      <w:proofErr w:type="spellStart"/>
      <w:r w:rsidRPr="0058564D">
        <w:rPr>
          <w:bCs/>
          <w:szCs w:val="26"/>
        </w:rPr>
        <w:t>thái</w:t>
      </w:r>
      <w:proofErr w:type="spellEnd"/>
      <w:r w:rsidRPr="0058564D">
        <w:rPr>
          <w:bCs/>
          <w:szCs w:val="26"/>
        </w:rPr>
        <w:t xml:space="preserve"> </w:t>
      </w:r>
      <w:proofErr w:type="spellStart"/>
      <w:r w:rsidRPr="0058564D">
        <w:rPr>
          <w:bCs/>
          <w:szCs w:val="26"/>
        </w:rPr>
        <w:t>tương</w:t>
      </w:r>
      <w:proofErr w:type="spellEnd"/>
      <w:r w:rsidRPr="0058564D">
        <w:rPr>
          <w:bCs/>
          <w:szCs w:val="26"/>
        </w:rPr>
        <w:t xml:space="preserve"> </w:t>
      </w:r>
      <w:proofErr w:type="spellStart"/>
      <w:r w:rsidRPr="0058564D">
        <w:rPr>
          <w:bCs/>
          <w:szCs w:val="26"/>
        </w:rPr>
        <w:t>ứng</w:t>
      </w:r>
      <w:proofErr w:type="spellEnd"/>
      <w:r w:rsidRPr="0058564D">
        <w:rPr>
          <w:bCs/>
          <w:szCs w:val="26"/>
        </w:rPr>
        <w:t xml:space="preserve"> </w:t>
      </w:r>
      <w:proofErr w:type="spellStart"/>
      <w:r w:rsidRPr="0058564D">
        <w:rPr>
          <w:bCs/>
          <w:szCs w:val="26"/>
        </w:rPr>
        <w:t>trên</w:t>
      </w:r>
      <w:proofErr w:type="spellEnd"/>
      <w:r w:rsidRPr="0058564D">
        <w:rPr>
          <w:bCs/>
          <w:szCs w:val="26"/>
        </w:rPr>
        <w:t xml:space="preserve"> </w:t>
      </w:r>
      <w:proofErr w:type="spellStart"/>
      <w:r w:rsidRPr="0058564D">
        <w:rPr>
          <w:bCs/>
          <w:szCs w:val="26"/>
        </w:rPr>
        <w:t>phần</w:t>
      </w:r>
      <w:proofErr w:type="spellEnd"/>
      <w:r w:rsidRPr="0058564D">
        <w:rPr>
          <w:bCs/>
          <w:szCs w:val="26"/>
        </w:rPr>
        <w:t xml:space="preserve"> </w:t>
      </w:r>
      <w:proofErr w:type="spellStart"/>
      <w:r w:rsidRPr="0058564D">
        <w:rPr>
          <w:bCs/>
          <w:szCs w:val="26"/>
        </w:rPr>
        <w:t>mềm</w:t>
      </w:r>
      <w:proofErr w:type="spellEnd"/>
      <w:r w:rsidRPr="0058564D">
        <w:rPr>
          <w:bCs/>
          <w:szCs w:val="26"/>
        </w:rPr>
        <w:t xml:space="preserve">. </w:t>
      </w:r>
      <w:proofErr w:type="spellStart"/>
      <w:r w:rsidRPr="0058564D">
        <w:rPr>
          <w:bCs/>
          <w:szCs w:val="26"/>
        </w:rPr>
        <w:t>Nếu</w:t>
      </w:r>
      <w:proofErr w:type="spellEnd"/>
      <w:r w:rsidRPr="0058564D">
        <w:rPr>
          <w:bCs/>
          <w:szCs w:val="26"/>
        </w:rPr>
        <w:t xml:space="preserve"> BLĐ </w:t>
      </w:r>
      <w:proofErr w:type="spellStart"/>
      <w:r w:rsidRPr="0058564D">
        <w:rPr>
          <w:bCs/>
          <w:szCs w:val="26"/>
        </w:rPr>
        <w:t>từ</w:t>
      </w:r>
      <w:proofErr w:type="spellEnd"/>
      <w:r w:rsidRPr="0058564D">
        <w:rPr>
          <w:bCs/>
          <w:szCs w:val="26"/>
        </w:rPr>
        <w:t xml:space="preserve"> </w:t>
      </w:r>
      <w:proofErr w:type="spellStart"/>
      <w:r w:rsidRPr="0058564D">
        <w:rPr>
          <w:bCs/>
          <w:szCs w:val="26"/>
        </w:rPr>
        <w:t>chối</w:t>
      </w:r>
      <w:proofErr w:type="spellEnd"/>
      <w:r w:rsidRPr="0058564D">
        <w:rPr>
          <w:bCs/>
          <w:szCs w:val="26"/>
        </w:rPr>
        <w:t xml:space="preserve"> </w:t>
      </w:r>
      <w:proofErr w:type="spellStart"/>
      <w:r w:rsidRPr="0058564D">
        <w:rPr>
          <w:bCs/>
          <w:szCs w:val="26"/>
        </w:rPr>
        <w:t>duyệt</w:t>
      </w:r>
      <w:proofErr w:type="spellEnd"/>
      <w:r w:rsidRPr="0058564D">
        <w:rPr>
          <w:bCs/>
          <w:szCs w:val="26"/>
        </w:rPr>
        <w:t xml:space="preserve"> </w:t>
      </w:r>
      <w:proofErr w:type="spellStart"/>
      <w:r w:rsidRPr="0058564D">
        <w:rPr>
          <w:bCs/>
          <w:szCs w:val="26"/>
        </w:rPr>
        <w:t>phiên</w:t>
      </w:r>
      <w:proofErr w:type="spellEnd"/>
      <w:r w:rsidRPr="0058564D">
        <w:rPr>
          <w:bCs/>
          <w:szCs w:val="26"/>
        </w:rPr>
        <w:t xml:space="preserve"> </w:t>
      </w:r>
      <w:proofErr w:type="spellStart"/>
      <w:r w:rsidRPr="0058564D">
        <w:rPr>
          <w:bCs/>
          <w:szCs w:val="26"/>
        </w:rPr>
        <w:t>bản</w:t>
      </w:r>
      <w:proofErr w:type="spellEnd"/>
      <w:r w:rsidRPr="0058564D">
        <w:rPr>
          <w:bCs/>
          <w:szCs w:val="26"/>
        </w:rPr>
        <w:t xml:space="preserve"> </w:t>
      </w:r>
      <w:proofErr w:type="spellStart"/>
      <w:r w:rsidRPr="0058564D">
        <w:rPr>
          <w:bCs/>
          <w:szCs w:val="26"/>
        </w:rPr>
        <w:t>mới</w:t>
      </w:r>
      <w:proofErr w:type="spellEnd"/>
      <w:r w:rsidRPr="0058564D">
        <w:rPr>
          <w:bCs/>
          <w:szCs w:val="26"/>
        </w:rPr>
        <w:t xml:space="preserve">, quay </w:t>
      </w:r>
      <w:proofErr w:type="spellStart"/>
      <w:r w:rsidRPr="0058564D">
        <w:rPr>
          <w:bCs/>
          <w:szCs w:val="26"/>
        </w:rPr>
        <w:t>lại</w:t>
      </w:r>
      <w:proofErr w:type="spellEnd"/>
      <w:r w:rsidRPr="0058564D">
        <w:rPr>
          <w:bCs/>
          <w:szCs w:val="26"/>
        </w:rPr>
        <w:t xml:space="preserve"> </w:t>
      </w:r>
      <w:proofErr w:type="spellStart"/>
      <w:r w:rsidRPr="0058564D">
        <w:rPr>
          <w:bCs/>
          <w:szCs w:val="26"/>
        </w:rPr>
        <w:t>bước</w:t>
      </w:r>
      <w:proofErr w:type="spellEnd"/>
      <w:r w:rsidRPr="0058564D">
        <w:rPr>
          <w:bCs/>
          <w:szCs w:val="26"/>
        </w:rPr>
        <w:t xml:space="preserve"> 9.</w:t>
      </w:r>
    </w:p>
    <w:p w14:paraId="3997795E" w14:textId="36F5521E" w:rsidR="007A371F" w:rsidRPr="00E227DB" w:rsidRDefault="007A371F" w:rsidP="00BD3636">
      <w:pPr>
        <w:pStyle w:val="tvHeading1"/>
        <w:rPr>
          <w:shd w:val="clear" w:color="auto" w:fill="FFFFFF"/>
        </w:rPr>
      </w:pPr>
      <w:bookmarkStart w:id="45" w:name="_Toc87368183"/>
      <w:proofErr w:type="spellStart"/>
      <w:r w:rsidRPr="00E227DB">
        <w:rPr>
          <w:shd w:val="clear" w:color="auto" w:fill="FFFFFF"/>
        </w:rPr>
        <w:t>Quy</w:t>
      </w:r>
      <w:proofErr w:type="spellEnd"/>
      <w:r w:rsidRPr="00E227DB">
        <w:rPr>
          <w:shd w:val="clear" w:color="auto" w:fill="FFFFFF"/>
        </w:rPr>
        <w:t xml:space="preserve"> </w:t>
      </w:r>
      <w:proofErr w:type="spellStart"/>
      <w:r w:rsidRPr="00E227DB">
        <w:rPr>
          <w:shd w:val="clear" w:color="auto" w:fill="FFFFFF"/>
        </w:rPr>
        <w:t>trình</w:t>
      </w:r>
      <w:proofErr w:type="spellEnd"/>
      <w:r w:rsidRPr="00E227DB">
        <w:rPr>
          <w:shd w:val="clear" w:color="auto" w:fill="FFFFFF"/>
        </w:rPr>
        <w:t xml:space="preserve"> </w:t>
      </w:r>
      <w:proofErr w:type="spellStart"/>
      <w:r w:rsidR="00F65B64">
        <w:rPr>
          <w:shd w:val="clear" w:color="auto" w:fill="FFFFFF"/>
          <w:lang w:val="en-US"/>
        </w:rPr>
        <w:t>Chuẩn</w:t>
      </w:r>
      <w:proofErr w:type="spellEnd"/>
      <w:r w:rsidR="00F65B64">
        <w:rPr>
          <w:shd w:val="clear" w:color="auto" w:fill="FFFFFF"/>
          <w:lang w:val="en-US"/>
        </w:rPr>
        <w:t xml:space="preserve"> </w:t>
      </w:r>
      <w:proofErr w:type="spellStart"/>
      <w:r w:rsidR="00F65B64">
        <w:rPr>
          <w:shd w:val="clear" w:color="auto" w:fill="FFFFFF"/>
          <w:lang w:val="en-US"/>
        </w:rPr>
        <w:t>bị</w:t>
      </w:r>
      <w:proofErr w:type="spellEnd"/>
      <w:r w:rsidR="00F65B64">
        <w:rPr>
          <w:shd w:val="clear" w:color="auto" w:fill="FFFFFF"/>
          <w:lang w:val="en-US"/>
        </w:rPr>
        <w:t xml:space="preserve"> </w:t>
      </w:r>
      <w:proofErr w:type="spellStart"/>
      <w:r w:rsidR="00F65B64">
        <w:rPr>
          <w:shd w:val="clear" w:color="auto" w:fill="FFFFFF"/>
          <w:lang w:val="en-US"/>
        </w:rPr>
        <w:t>cuộc</w:t>
      </w:r>
      <w:proofErr w:type="spellEnd"/>
      <w:r w:rsidR="00F65B64">
        <w:rPr>
          <w:shd w:val="clear" w:color="auto" w:fill="FFFFFF"/>
          <w:lang w:val="en-US"/>
        </w:rPr>
        <w:t xml:space="preserve"> </w:t>
      </w:r>
      <w:proofErr w:type="spellStart"/>
      <w:r w:rsidR="00F65B64">
        <w:rPr>
          <w:shd w:val="clear" w:color="auto" w:fill="FFFFFF"/>
          <w:lang w:val="en-US"/>
        </w:rPr>
        <w:t>kiểm</w:t>
      </w:r>
      <w:proofErr w:type="spellEnd"/>
      <w:r w:rsidR="00F65B64">
        <w:rPr>
          <w:shd w:val="clear" w:color="auto" w:fill="FFFFFF"/>
          <w:lang w:val="en-US"/>
        </w:rPr>
        <w:t xml:space="preserve"> </w:t>
      </w:r>
      <w:proofErr w:type="spellStart"/>
      <w:r w:rsidR="00F65B64">
        <w:rPr>
          <w:shd w:val="clear" w:color="auto" w:fill="FFFFFF"/>
          <w:lang w:val="en-US"/>
        </w:rPr>
        <w:t>toán</w:t>
      </w:r>
      <w:bookmarkEnd w:id="45"/>
      <w:proofErr w:type="spellEnd"/>
    </w:p>
    <w:p w14:paraId="7E6FE114"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C45DC2">
        <w:rPr>
          <w:szCs w:val="26"/>
        </w:rPr>
        <w:t>là</w:t>
      </w:r>
      <w:proofErr w:type="spellEnd"/>
      <w:r w:rsidRPr="00C45DC2">
        <w:rPr>
          <w:szCs w:val="26"/>
        </w:rPr>
        <w:t xml:space="preserve"> </w:t>
      </w:r>
      <w:proofErr w:type="spellStart"/>
      <w:r w:rsidRPr="00C45DC2">
        <w:rPr>
          <w:szCs w:val="26"/>
        </w:rPr>
        <w:t>quy</w:t>
      </w:r>
      <w:proofErr w:type="spellEnd"/>
      <w:r w:rsidRPr="00C45DC2">
        <w:rPr>
          <w:szCs w:val="26"/>
        </w:rPr>
        <w:t xml:space="preserve"> </w:t>
      </w:r>
      <w:proofErr w:type="spellStart"/>
      <w:r w:rsidRPr="00C45DC2">
        <w:rPr>
          <w:szCs w:val="26"/>
        </w:rPr>
        <w:t>trình</w:t>
      </w:r>
      <w:proofErr w:type="spellEnd"/>
      <w:r w:rsidRPr="00C45DC2">
        <w:rPr>
          <w:szCs w:val="26"/>
        </w:rPr>
        <w:t xml:space="preserve"> </w:t>
      </w:r>
      <w:proofErr w:type="spellStart"/>
      <w:r w:rsidRPr="00C45DC2">
        <w:rPr>
          <w:szCs w:val="26"/>
        </w:rPr>
        <w:t>chuẩn</w:t>
      </w:r>
      <w:proofErr w:type="spellEnd"/>
      <w:r w:rsidRPr="00C45DC2">
        <w:rPr>
          <w:szCs w:val="26"/>
        </w:rPr>
        <w:t xml:space="preserve"> </w:t>
      </w:r>
      <w:proofErr w:type="spellStart"/>
      <w:r w:rsidRPr="00C45DC2">
        <w:rPr>
          <w:szCs w:val="26"/>
        </w:rPr>
        <w:t>bị</w:t>
      </w:r>
      <w:proofErr w:type="spellEnd"/>
      <w:r w:rsidRPr="00C45DC2">
        <w:rPr>
          <w:szCs w:val="26"/>
        </w:rPr>
        <w:t xml:space="preserve"> </w:t>
      </w:r>
      <w:proofErr w:type="spellStart"/>
      <w:r w:rsidRPr="00C45DC2">
        <w:rPr>
          <w:szCs w:val="26"/>
        </w:rPr>
        <w:t>cho</w:t>
      </w:r>
      <w:proofErr w:type="spellEnd"/>
      <w:r w:rsidRPr="00C45DC2">
        <w:rPr>
          <w:szCs w:val="26"/>
        </w:rPr>
        <w:t xml:space="preserve"> 1 </w:t>
      </w:r>
      <w:proofErr w:type="spellStart"/>
      <w:r w:rsidRPr="00C45DC2">
        <w:rPr>
          <w:szCs w:val="26"/>
        </w:rPr>
        <w:t>cuộc</w:t>
      </w:r>
      <w:proofErr w:type="spellEnd"/>
      <w:r w:rsidRPr="00C45DC2">
        <w:rPr>
          <w:szCs w:val="26"/>
        </w:rPr>
        <w:t xml:space="preserve"> </w:t>
      </w:r>
      <w:proofErr w:type="spellStart"/>
      <w:r w:rsidRPr="00C45DC2">
        <w:rPr>
          <w:szCs w:val="26"/>
        </w:rPr>
        <w:t>kiểm</w:t>
      </w:r>
      <w:proofErr w:type="spellEnd"/>
      <w:r w:rsidRPr="00C45DC2">
        <w:rPr>
          <w:szCs w:val="26"/>
        </w:rPr>
        <w:t xml:space="preserve"> </w:t>
      </w:r>
      <w:proofErr w:type="spellStart"/>
      <w:r w:rsidRPr="00C45DC2">
        <w:rPr>
          <w:szCs w:val="26"/>
        </w:rPr>
        <w:t>toán</w:t>
      </w:r>
      <w:proofErr w:type="spellEnd"/>
      <w:r w:rsidRPr="00C45DC2">
        <w:rPr>
          <w:szCs w:val="26"/>
        </w:rPr>
        <w:t xml:space="preserve"> </w:t>
      </w:r>
      <w:proofErr w:type="spellStart"/>
      <w:r w:rsidRPr="00C45DC2">
        <w:rPr>
          <w:szCs w:val="26"/>
        </w:rPr>
        <w:t>trong</w:t>
      </w:r>
      <w:proofErr w:type="spellEnd"/>
      <w:r w:rsidRPr="00C45DC2">
        <w:rPr>
          <w:szCs w:val="26"/>
        </w:rPr>
        <w:t xml:space="preserve"> </w:t>
      </w:r>
      <w:proofErr w:type="spellStart"/>
      <w:r w:rsidRPr="00C45DC2">
        <w:rPr>
          <w:szCs w:val="26"/>
        </w:rPr>
        <w:t>kế</w:t>
      </w:r>
      <w:proofErr w:type="spellEnd"/>
      <w:r w:rsidRPr="00C45DC2">
        <w:rPr>
          <w:szCs w:val="26"/>
        </w:rPr>
        <w:t xml:space="preserve"> </w:t>
      </w:r>
      <w:proofErr w:type="spellStart"/>
      <w:r w:rsidRPr="00C45DC2">
        <w:rPr>
          <w:szCs w:val="26"/>
        </w:rPr>
        <w:t>hoạch</w:t>
      </w:r>
      <w:proofErr w:type="spellEnd"/>
      <w:r w:rsidRPr="00C45DC2">
        <w:rPr>
          <w:szCs w:val="26"/>
        </w:rPr>
        <w:t xml:space="preserve"> </w:t>
      </w:r>
      <w:proofErr w:type="spellStart"/>
      <w:r w:rsidRPr="00C45DC2">
        <w:rPr>
          <w:szCs w:val="26"/>
        </w:rPr>
        <w:t>kiểm</w:t>
      </w:r>
      <w:proofErr w:type="spellEnd"/>
      <w:r w:rsidRPr="00C45DC2">
        <w:rPr>
          <w:szCs w:val="26"/>
        </w:rPr>
        <w:t xml:space="preserve"> </w:t>
      </w:r>
      <w:proofErr w:type="spellStart"/>
      <w:r w:rsidRPr="00C45DC2">
        <w:rPr>
          <w:szCs w:val="26"/>
        </w:rPr>
        <w:t>toán</w:t>
      </w:r>
      <w:proofErr w:type="spellEnd"/>
      <w:r w:rsidRPr="00C45DC2">
        <w:rPr>
          <w:szCs w:val="26"/>
        </w:rPr>
        <w:t xml:space="preserve"> </w:t>
      </w:r>
      <w:proofErr w:type="spellStart"/>
      <w:r w:rsidRPr="00C45DC2">
        <w:rPr>
          <w:szCs w:val="26"/>
        </w:rPr>
        <w:t>năm</w:t>
      </w:r>
      <w:proofErr w:type="spellEnd"/>
      <w:r w:rsidRPr="00C45DC2">
        <w:rPr>
          <w:szCs w:val="26"/>
        </w:rPr>
        <w:t xml:space="preserve"> </w:t>
      </w:r>
      <w:proofErr w:type="spellStart"/>
      <w:r w:rsidRPr="00C45DC2">
        <w:rPr>
          <w:szCs w:val="26"/>
        </w:rPr>
        <w:t>đã</w:t>
      </w:r>
      <w:proofErr w:type="spellEnd"/>
      <w:r w:rsidRPr="00C45DC2">
        <w:rPr>
          <w:szCs w:val="26"/>
        </w:rPr>
        <w:t xml:space="preserve"> </w:t>
      </w:r>
      <w:proofErr w:type="spellStart"/>
      <w:r w:rsidRPr="00C45DC2">
        <w:rPr>
          <w:szCs w:val="26"/>
        </w:rPr>
        <w:t>được</w:t>
      </w:r>
      <w:proofErr w:type="spellEnd"/>
      <w:r w:rsidRPr="00C45DC2">
        <w:rPr>
          <w:szCs w:val="26"/>
        </w:rPr>
        <w:t xml:space="preserve"> </w:t>
      </w:r>
      <w:proofErr w:type="spellStart"/>
      <w:r w:rsidRPr="00C45DC2">
        <w:rPr>
          <w:szCs w:val="26"/>
        </w:rPr>
        <w:t>duyệt</w:t>
      </w:r>
      <w:proofErr w:type="spellEnd"/>
      <w:r>
        <w:rPr>
          <w:szCs w:val="26"/>
        </w:rPr>
        <w:t xml:space="preserve"> </w:t>
      </w:r>
      <w:proofErr w:type="spellStart"/>
      <w:r>
        <w:rPr>
          <w:szCs w:val="26"/>
        </w:rPr>
        <w:t>hoặc</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đột</w:t>
      </w:r>
      <w:proofErr w:type="spellEnd"/>
      <w:r>
        <w:rPr>
          <w:szCs w:val="26"/>
        </w:rPr>
        <w:t xml:space="preserve"> </w:t>
      </w:r>
      <w:proofErr w:type="spellStart"/>
      <w:r>
        <w:rPr>
          <w:szCs w:val="26"/>
        </w:rPr>
        <w:t>suất</w:t>
      </w:r>
      <w:proofErr w:type="spellEnd"/>
      <w:r>
        <w:rPr>
          <w:szCs w:val="26"/>
        </w:rPr>
        <w:t xml:space="preserve">, </w:t>
      </w:r>
      <w:proofErr w:type="spellStart"/>
      <w:r>
        <w:rPr>
          <w:szCs w:val="26"/>
        </w:rPr>
        <w:t>theo</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của</w:t>
      </w:r>
      <w:proofErr w:type="spellEnd"/>
      <w:r>
        <w:rPr>
          <w:szCs w:val="26"/>
        </w:rPr>
        <w:t xml:space="preserve"> BLĐ.</w:t>
      </w:r>
    </w:p>
    <w:p w14:paraId="251AA70A"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0A86FE55" w14:textId="77777777" w:rsidR="00CD392C" w:rsidRDefault="00CD392C" w:rsidP="00CD392C">
      <w:pPr>
        <w:pStyle w:val="ListParagraph"/>
        <w:numPr>
          <w:ilvl w:val="0"/>
          <w:numId w:val="16"/>
        </w:numPr>
        <w:spacing w:line="360" w:lineRule="auto"/>
        <w:jc w:val="both"/>
        <w:rPr>
          <w:szCs w:val="26"/>
        </w:rPr>
      </w:pPr>
      <w:proofErr w:type="spellStart"/>
      <w:r w:rsidRPr="009934CA">
        <w:rPr>
          <w:szCs w:val="26"/>
        </w:rPr>
        <w:t>Thông</w:t>
      </w:r>
      <w:proofErr w:type="spellEnd"/>
      <w:r w:rsidRPr="009934CA">
        <w:rPr>
          <w:szCs w:val="26"/>
        </w:rPr>
        <w:t xml:space="preserve"> tin </w:t>
      </w:r>
      <w:proofErr w:type="spellStart"/>
      <w:r w:rsidRPr="009934CA">
        <w:rPr>
          <w:szCs w:val="26"/>
        </w:rPr>
        <w:t>cuộc</w:t>
      </w:r>
      <w:proofErr w:type="spellEnd"/>
      <w:r w:rsidRPr="009934CA">
        <w:rPr>
          <w:szCs w:val="26"/>
        </w:rPr>
        <w:t xml:space="preserve"> </w:t>
      </w:r>
      <w:proofErr w:type="spellStart"/>
      <w:r w:rsidRPr="009934CA">
        <w:rPr>
          <w:szCs w:val="26"/>
        </w:rPr>
        <w:t>kiểm</w:t>
      </w:r>
      <w:proofErr w:type="spellEnd"/>
      <w:r w:rsidRPr="009934CA">
        <w:rPr>
          <w:szCs w:val="26"/>
        </w:rPr>
        <w:t xml:space="preserve"> </w:t>
      </w:r>
      <w:proofErr w:type="spellStart"/>
      <w:r w:rsidRPr="009934CA">
        <w:rPr>
          <w:szCs w:val="26"/>
        </w:rPr>
        <w:t>toán</w:t>
      </w:r>
      <w:proofErr w:type="spellEnd"/>
      <w:r w:rsidRPr="009934CA">
        <w:rPr>
          <w:szCs w:val="26"/>
        </w:rPr>
        <w:t xml:space="preserve"> </w:t>
      </w:r>
      <w:proofErr w:type="spellStart"/>
      <w:r w:rsidRPr="009934CA">
        <w:rPr>
          <w:szCs w:val="26"/>
        </w:rPr>
        <w:t>trong</w:t>
      </w:r>
      <w:proofErr w:type="spellEnd"/>
      <w:r w:rsidRPr="009934CA">
        <w:rPr>
          <w:szCs w:val="26"/>
        </w:rPr>
        <w:t xml:space="preserve"> </w:t>
      </w:r>
      <w:proofErr w:type="spellStart"/>
      <w:r w:rsidRPr="009934CA">
        <w:rPr>
          <w:szCs w:val="26"/>
        </w:rPr>
        <w:t>kế</w:t>
      </w:r>
      <w:proofErr w:type="spellEnd"/>
      <w:r w:rsidRPr="009934CA">
        <w:rPr>
          <w:szCs w:val="26"/>
        </w:rPr>
        <w:t xml:space="preserve"> </w:t>
      </w:r>
      <w:proofErr w:type="spellStart"/>
      <w:r w:rsidRPr="009934CA">
        <w:rPr>
          <w:szCs w:val="26"/>
        </w:rPr>
        <w:t>hoạch</w:t>
      </w:r>
      <w:proofErr w:type="spellEnd"/>
      <w:r w:rsidRPr="009934CA">
        <w:rPr>
          <w:szCs w:val="26"/>
        </w:rPr>
        <w:t xml:space="preserve"> </w:t>
      </w:r>
      <w:proofErr w:type="spellStart"/>
      <w:r w:rsidRPr="009934CA">
        <w:rPr>
          <w:szCs w:val="26"/>
        </w:rPr>
        <w:t>kiểm</w:t>
      </w:r>
      <w:proofErr w:type="spellEnd"/>
      <w:r w:rsidRPr="009934CA">
        <w:rPr>
          <w:szCs w:val="26"/>
        </w:rPr>
        <w:t xml:space="preserve"> </w:t>
      </w:r>
      <w:proofErr w:type="spellStart"/>
      <w:r w:rsidRPr="009934CA">
        <w:rPr>
          <w:szCs w:val="26"/>
        </w:rPr>
        <w:t>toán</w:t>
      </w:r>
      <w:proofErr w:type="spellEnd"/>
      <w:r w:rsidRPr="009934CA">
        <w:rPr>
          <w:szCs w:val="26"/>
        </w:rPr>
        <w:t xml:space="preserve"> </w:t>
      </w:r>
      <w:proofErr w:type="spellStart"/>
      <w:r w:rsidRPr="009934CA">
        <w:rPr>
          <w:szCs w:val="26"/>
        </w:rPr>
        <w:t>năm</w:t>
      </w:r>
      <w:proofErr w:type="spellEnd"/>
    </w:p>
    <w:p w14:paraId="77D7B23B" w14:textId="77777777" w:rsidR="00CD392C" w:rsidRDefault="00CD392C" w:rsidP="00CD392C">
      <w:pPr>
        <w:pStyle w:val="ListParagraph"/>
        <w:numPr>
          <w:ilvl w:val="0"/>
          <w:numId w:val="16"/>
        </w:numPr>
        <w:spacing w:line="360" w:lineRule="auto"/>
        <w:jc w:val="both"/>
        <w:rPr>
          <w:szCs w:val="26"/>
        </w:rPr>
      </w:pP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đột</w:t>
      </w:r>
      <w:proofErr w:type="spellEnd"/>
      <w:r>
        <w:rPr>
          <w:szCs w:val="26"/>
        </w:rPr>
        <w:t xml:space="preserve"> </w:t>
      </w:r>
      <w:proofErr w:type="spellStart"/>
      <w:r>
        <w:rPr>
          <w:szCs w:val="26"/>
        </w:rPr>
        <w:t>suất</w:t>
      </w:r>
      <w:proofErr w:type="spellEnd"/>
    </w:p>
    <w:p w14:paraId="28DD79D8" w14:textId="77777777" w:rsidR="00CD392C" w:rsidRPr="009934CA" w:rsidRDefault="00CD392C" w:rsidP="00CD392C">
      <w:pPr>
        <w:pStyle w:val="ListParagraph"/>
        <w:numPr>
          <w:ilvl w:val="0"/>
          <w:numId w:val="16"/>
        </w:numPr>
        <w:spacing w:line="360" w:lineRule="auto"/>
        <w:jc w:val="both"/>
        <w:rPr>
          <w:szCs w:val="26"/>
        </w:rPr>
      </w:pPr>
      <w:proofErr w:type="spellStart"/>
      <w:r>
        <w:rPr>
          <w:szCs w:val="26"/>
        </w:rPr>
        <w:t>Thông</w:t>
      </w:r>
      <w:proofErr w:type="spellEnd"/>
      <w:r>
        <w:rPr>
          <w:szCs w:val="26"/>
        </w:rPr>
        <w:t xml:space="preserve"> tin </w:t>
      </w:r>
      <w:proofErr w:type="spellStart"/>
      <w:r>
        <w:rPr>
          <w:szCs w:val="26"/>
        </w:rPr>
        <w:t>về</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53982969"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p>
    <w:p w14:paraId="0F798819" w14:textId="77777777" w:rsidR="00CD392C" w:rsidRDefault="00CD392C" w:rsidP="00CD392C">
      <w:pPr>
        <w:pStyle w:val="ListParagraph"/>
        <w:numPr>
          <w:ilvl w:val="0"/>
          <w:numId w:val="16"/>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đã</w:t>
      </w:r>
      <w:proofErr w:type="spellEnd"/>
      <w:r>
        <w:rPr>
          <w:szCs w:val="26"/>
        </w:rPr>
        <w:t xml:space="preserve"> </w:t>
      </w:r>
      <w:proofErr w:type="spellStart"/>
      <w:r>
        <w:rPr>
          <w:szCs w:val="26"/>
        </w:rPr>
        <w:t>thống</w:t>
      </w:r>
      <w:proofErr w:type="spellEnd"/>
      <w:r>
        <w:rPr>
          <w:szCs w:val="26"/>
        </w:rPr>
        <w:t xml:space="preserve"> </w:t>
      </w:r>
      <w:proofErr w:type="spellStart"/>
      <w:r>
        <w:rPr>
          <w:szCs w:val="26"/>
        </w:rPr>
        <w:t>nhất</w:t>
      </w:r>
      <w:proofErr w:type="spellEnd"/>
      <w:r>
        <w:rPr>
          <w:szCs w:val="26"/>
        </w:rPr>
        <w:t xml:space="preserve"> </w:t>
      </w:r>
      <w:proofErr w:type="spellStart"/>
      <w:r>
        <w:rPr>
          <w:szCs w:val="26"/>
        </w:rPr>
        <w:t>với</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KT</w:t>
      </w:r>
    </w:p>
    <w:p w14:paraId="4466F096" w14:textId="77777777" w:rsidR="00CD392C" w:rsidRPr="006A762E" w:rsidRDefault="00CD392C" w:rsidP="00CD392C">
      <w:pPr>
        <w:pStyle w:val="ListParagraph"/>
        <w:numPr>
          <w:ilvl w:val="0"/>
          <w:numId w:val="16"/>
        </w:numPr>
        <w:spacing w:line="360" w:lineRule="auto"/>
        <w:jc w:val="both"/>
        <w:rPr>
          <w:szCs w:val="26"/>
        </w:rPr>
      </w:pP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kèm</w:t>
      </w:r>
      <w:proofErr w:type="spellEnd"/>
      <w:r>
        <w:rPr>
          <w:szCs w:val="26"/>
        </w:rPr>
        <w:t xml:space="preserve"> </w:t>
      </w:r>
      <w:proofErr w:type="spellStart"/>
      <w:r>
        <w:rPr>
          <w:szCs w:val="26"/>
        </w:rPr>
        <w:t>theo</w:t>
      </w:r>
      <w:proofErr w:type="spellEnd"/>
      <w:r>
        <w:rPr>
          <w:szCs w:val="26"/>
        </w:rPr>
        <w:t xml:space="preserve"> </w:t>
      </w:r>
      <w:proofErr w:type="spellStart"/>
      <w:r>
        <w:rPr>
          <w:szCs w:val="26"/>
        </w:rPr>
        <w:t>cuộc</w:t>
      </w:r>
      <w:proofErr w:type="spellEnd"/>
      <w:r>
        <w:rPr>
          <w:szCs w:val="26"/>
        </w:rPr>
        <w:t xml:space="preserve"> KT</w:t>
      </w:r>
    </w:p>
    <w:p w14:paraId="3C288B9A"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7A805601" w14:textId="77777777" w:rsidR="00CD392C" w:rsidRDefault="00CD392C" w:rsidP="001531AE">
      <w:pPr>
        <w:pStyle w:val="ListParagraph"/>
        <w:numPr>
          <w:ilvl w:val="0"/>
          <w:numId w:val="41"/>
        </w:numPr>
        <w:spacing w:line="360" w:lineRule="auto"/>
        <w:jc w:val="both"/>
        <w:rPr>
          <w:color w:val="000000"/>
          <w:szCs w:val="26"/>
        </w:rPr>
      </w:pPr>
      <w:proofErr w:type="spellStart"/>
      <w:r>
        <w:rPr>
          <w:color w:val="000000"/>
          <w:szCs w:val="26"/>
        </w:rPr>
        <w:t>Trưởng</w:t>
      </w:r>
      <w:proofErr w:type="spellEnd"/>
      <w:r>
        <w:rPr>
          <w:color w:val="000000"/>
          <w:szCs w:val="26"/>
        </w:rPr>
        <w:t xml:space="preserve"> </w:t>
      </w:r>
      <w:proofErr w:type="spellStart"/>
      <w:r>
        <w:rPr>
          <w:color w:val="000000"/>
          <w:szCs w:val="26"/>
        </w:rPr>
        <w:t>đoàn</w:t>
      </w:r>
      <w:proofErr w:type="spellEnd"/>
      <w:r>
        <w:rPr>
          <w:color w:val="000000"/>
          <w:szCs w:val="26"/>
        </w:rPr>
        <w:t xml:space="preserve"> KT</w:t>
      </w:r>
    </w:p>
    <w:p w14:paraId="28705402" w14:textId="77777777" w:rsidR="00CD392C" w:rsidRPr="00DE3BE1" w:rsidRDefault="00CD392C" w:rsidP="001531AE">
      <w:pPr>
        <w:pStyle w:val="ListParagraph"/>
        <w:numPr>
          <w:ilvl w:val="0"/>
          <w:numId w:val="41"/>
        </w:numPr>
        <w:spacing w:line="360" w:lineRule="auto"/>
        <w:jc w:val="both"/>
        <w:rPr>
          <w:color w:val="000000"/>
          <w:szCs w:val="26"/>
        </w:rPr>
      </w:pPr>
      <w:proofErr w:type="spellStart"/>
      <w:r w:rsidRPr="00DE3BE1">
        <w:rPr>
          <w:color w:val="000000"/>
          <w:szCs w:val="26"/>
        </w:rPr>
        <w:t>Trưởng</w:t>
      </w:r>
      <w:proofErr w:type="spellEnd"/>
      <w:r w:rsidRPr="00DE3BE1">
        <w:rPr>
          <w:color w:val="000000"/>
          <w:szCs w:val="26"/>
        </w:rPr>
        <w:t xml:space="preserve"> </w:t>
      </w:r>
      <w:proofErr w:type="spellStart"/>
      <w:r w:rsidRPr="00DE3BE1">
        <w:rPr>
          <w:color w:val="000000"/>
          <w:szCs w:val="26"/>
        </w:rPr>
        <w:t>nhóm</w:t>
      </w:r>
      <w:proofErr w:type="spellEnd"/>
      <w:r w:rsidRPr="00DE3BE1">
        <w:rPr>
          <w:color w:val="000000"/>
          <w:szCs w:val="26"/>
        </w:rPr>
        <w:t xml:space="preserve"> </w:t>
      </w:r>
      <w:proofErr w:type="spellStart"/>
      <w:r w:rsidRPr="00DE3BE1">
        <w:rPr>
          <w:color w:val="000000"/>
          <w:szCs w:val="26"/>
        </w:rPr>
        <w:t>kiểm</w:t>
      </w:r>
      <w:proofErr w:type="spellEnd"/>
      <w:r w:rsidRPr="00DE3BE1">
        <w:rPr>
          <w:color w:val="000000"/>
          <w:szCs w:val="26"/>
        </w:rPr>
        <w:t xml:space="preserve"> </w:t>
      </w:r>
      <w:proofErr w:type="spellStart"/>
      <w:r w:rsidRPr="00DE3BE1">
        <w:rPr>
          <w:color w:val="000000"/>
          <w:szCs w:val="26"/>
        </w:rPr>
        <w:t>toán</w:t>
      </w:r>
      <w:proofErr w:type="spellEnd"/>
    </w:p>
    <w:p w14:paraId="78539D13" w14:textId="77777777" w:rsidR="00CD392C" w:rsidRPr="00DE3BE1" w:rsidRDefault="00CD392C" w:rsidP="001531AE">
      <w:pPr>
        <w:pStyle w:val="ListParagraph"/>
        <w:numPr>
          <w:ilvl w:val="0"/>
          <w:numId w:val="41"/>
        </w:numPr>
        <w:spacing w:line="360" w:lineRule="auto"/>
        <w:jc w:val="both"/>
        <w:rPr>
          <w:color w:val="000000"/>
          <w:szCs w:val="26"/>
        </w:rPr>
      </w:pPr>
      <w:proofErr w:type="spellStart"/>
      <w:r w:rsidRPr="00DE3BE1">
        <w:rPr>
          <w:color w:val="000000"/>
          <w:szCs w:val="26"/>
        </w:rPr>
        <w:t>Kiểm</w:t>
      </w:r>
      <w:proofErr w:type="spellEnd"/>
      <w:r w:rsidRPr="00DE3BE1">
        <w:rPr>
          <w:color w:val="000000"/>
          <w:szCs w:val="26"/>
        </w:rPr>
        <w:t xml:space="preserve"> </w:t>
      </w:r>
      <w:proofErr w:type="spellStart"/>
      <w:r w:rsidRPr="00DE3BE1">
        <w:rPr>
          <w:color w:val="000000"/>
          <w:szCs w:val="26"/>
        </w:rPr>
        <w:t>toán</w:t>
      </w:r>
      <w:proofErr w:type="spellEnd"/>
      <w:r w:rsidRPr="00DE3BE1">
        <w:rPr>
          <w:color w:val="000000"/>
          <w:szCs w:val="26"/>
        </w:rPr>
        <w:t xml:space="preserve"> </w:t>
      </w:r>
      <w:proofErr w:type="spellStart"/>
      <w:r w:rsidRPr="00DE3BE1">
        <w:rPr>
          <w:color w:val="000000"/>
          <w:szCs w:val="26"/>
        </w:rPr>
        <w:t>viên</w:t>
      </w:r>
      <w:proofErr w:type="spellEnd"/>
    </w:p>
    <w:p w14:paraId="3ABDE5A0" w14:textId="77777777" w:rsidR="00CD392C" w:rsidRPr="00047823"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221F118E" w14:textId="77777777" w:rsidR="00CD392C" w:rsidRPr="00047823" w:rsidRDefault="00CD392C" w:rsidP="00CD392C">
      <w:pPr>
        <w:spacing w:line="360" w:lineRule="auto"/>
        <w:jc w:val="both"/>
        <w:rPr>
          <w:b/>
          <w:szCs w:val="26"/>
        </w:rPr>
      </w:pPr>
      <w:r>
        <w:rPr>
          <w:noProof/>
        </w:rPr>
        <w:lastRenderedPageBreak/>
        <w:drawing>
          <wp:inline distT="0" distB="0" distL="0" distR="0" wp14:anchorId="7714C9D6" wp14:editId="73901644">
            <wp:extent cx="5857875" cy="8972550"/>
            <wp:effectExtent l="0" t="0" r="9525" b="0"/>
            <wp:docPr id="10" name="Picture 10" descr="../Downloads/KTNB_Quy%20trinh-Chuẩn%20bị%20cuộc%20KT%20(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Chuẩn%20bị%20cuộc%20KT%20(3).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7875" cy="8972550"/>
                    </a:xfrm>
                    <a:prstGeom prst="rect">
                      <a:avLst/>
                    </a:prstGeom>
                    <a:noFill/>
                    <a:ln>
                      <a:noFill/>
                    </a:ln>
                  </pic:spPr>
                </pic:pic>
              </a:graphicData>
            </a:graphic>
          </wp:inline>
        </w:drawing>
      </w:r>
      <w:r w:rsidRPr="005B74E6">
        <w:t xml:space="preserve"> </w:t>
      </w:r>
    </w:p>
    <w:p w14:paraId="1CF133AE" w14:textId="77777777" w:rsidR="00CD392C" w:rsidRPr="00047823" w:rsidRDefault="00CD392C" w:rsidP="00CD392C">
      <w:pPr>
        <w:spacing w:line="360" w:lineRule="auto"/>
        <w:jc w:val="both"/>
        <w:rPr>
          <w:b/>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6C584B70" w14:textId="77777777" w:rsidR="00CD392C" w:rsidRPr="00C4427E" w:rsidRDefault="00CD392C" w:rsidP="001531AE">
      <w:pPr>
        <w:numPr>
          <w:ilvl w:val="0"/>
          <w:numId w:val="40"/>
        </w:numPr>
        <w:spacing w:line="360" w:lineRule="auto"/>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1: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nhóm</w:t>
      </w:r>
      <w:proofErr w:type="spellEnd"/>
      <w:r>
        <w:rPr>
          <w:bCs/>
          <w:szCs w:val="26"/>
          <w:shd w:val="clear" w:color="auto" w:fill="FFFFFF"/>
        </w:rPr>
        <w:t xml:space="preserve"> KT </w:t>
      </w:r>
      <w:proofErr w:type="spellStart"/>
      <w:r>
        <w:rPr>
          <w:bCs/>
          <w:szCs w:val="26"/>
          <w:shd w:val="clear" w:color="auto" w:fill="FFFFFF"/>
        </w:rPr>
        <w:t>tạo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hoạch</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nếu</w:t>
      </w:r>
      <w:proofErr w:type="spellEnd"/>
      <w:r>
        <w:rPr>
          <w:bCs/>
          <w:szCs w:val="26"/>
          <w:shd w:val="clear" w:color="auto" w:fill="FFFFFF"/>
        </w:rPr>
        <w:t xml:space="preserve"> </w:t>
      </w:r>
      <w:proofErr w:type="spellStart"/>
      <w:r>
        <w:rPr>
          <w:bCs/>
          <w:szCs w:val="26"/>
          <w:shd w:val="clear" w:color="auto" w:fill="FFFFFF"/>
        </w:rPr>
        <w:t>là</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đột</w:t>
      </w:r>
      <w:proofErr w:type="spellEnd"/>
      <w:r>
        <w:rPr>
          <w:bCs/>
          <w:szCs w:val="26"/>
          <w:shd w:val="clear" w:color="auto" w:fill="FFFFFF"/>
        </w:rPr>
        <w:t xml:space="preserve"> </w:t>
      </w:r>
      <w:proofErr w:type="spellStart"/>
      <w:r>
        <w:rPr>
          <w:bCs/>
          <w:szCs w:val="26"/>
          <w:shd w:val="clear" w:color="auto" w:fill="FFFFFF"/>
        </w:rPr>
        <w:t>suất</w:t>
      </w:r>
      <w:proofErr w:type="spellEnd"/>
      <w:r>
        <w:rPr>
          <w:bCs/>
          <w:szCs w:val="26"/>
          <w:shd w:val="clear" w:color="auto" w:fill="FFFFFF"/>
        </w:rPr>
        <w:t xml:space="preserve">. </w:t>
      </w:r>
      <w:proofErr w:type="spellStart"/>
      <w:r>
        <w:rPr>
          <w:bCs/>
          <w:szCs w:val="26"/>
          <w:shd w:val="clear" w:color="auto" w:fill="FFFFFF"/>
        </w:rPr>
        <w:t>Hệ</w:t>
      </w:r>
      <w:proofErr w:type="spellEnd"/>
      <w:r>
        <w:rPr>
          <w:bCs/>
          <w:szCs w:val="26"/>
          <w:shd w:val="clear" w:color="auto" w:fill="FFFFFF"/>
        </w:rPr>
        <w:t xml:space="preserve"> </w:t>
      </w:r>
      <w:proofErr w:type="spellStart"/>
      <w:r>
        <w:rPr>
          <w:bCs/>
          <w:szCs w:val="26"/>
          <w:shd w:val="clear" w:color="auto" w:fill="FFFFFF"/>
        </w:rPr>
        <w:t>thống</w:t>
      </w:r>
      <w:proofErr w:type="spellEnd"/>
      <w:r>
        <w:rPr>
          <w:bCs/>
          <w:szCs w:val="26"/>
          <w:shd w:val="clear" w:color="auto" w:fill="FFFFFF"/>
        </w:rPr>
        <w:t xml:space="preserve"> </w:t>
      </w:r>
      <w:proofErr w:type="spellStart"/>
      <w:r>
        <w:rPr>
          <w:bCs/>
          <w:szCs w:val="26"/>
          <w:shd w:val="clear" w:color="auto" w:fill="FFFFFF"/>
        </w:rPr>
        <w:t>tự</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tạo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hoạch</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nếu</w:t>
      </w:r>
      <w:proofErr w:type="spellEnd"/>
      <w:r>
        <w:rPr>
          <w:bCs/>
          <w:szCs w:val="26"/>
          <w:shd w:val="clear" w:color="auto" w:fill="FFFFFF"/>
        </w:rPr>
        <w:t xml:space="preserve"> </w:t>
      </w:r>
      <w:proofErr w:type="spellStart"/>
      <w:r>
        <w:rPr>
          <w:bCs/>
          <w:szCs w:val="26"/>
          <w:shd w:val="clear" w:color="auto" w:fill="FFFFFF"/>
        </w:rPr>
        <w:t>là</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theo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năm</w:t>
      </w:r>
      <w:proofErr w:type="spellEnd"/>
      <w:r>
        <w:rPr>
          <w:bCs/>
          <w:szCs w:val="26"/>
          <w:shd w:val="clear" w:color="auto" w:fill="FFFFFF"/>
        </w:rPr>
        <w:t xml:space="preserve"> </w:t>
      </w:r>
      <w:proofErr w:type="spellStart"/>
      <w:r>
        <w:rPr>
          <w:bCs/>
          <w:szCs w:val="26"/>
          <w:shd w:val="clear" w:color="auto" w:fill="FFFFFF"/>
        </w:rPr>
        <w:t>đã</w:t>
      </w:r>
      <w:proofErr w:type="spellEnd"/>
      <w:r>
        <w:rPr>
          <w:bCs/>
          <w:szCs w:val="26"/>
          <w:shd w:val="clear" w:color="auto" w:fill="FFFFFF"/>
        </w:rPr>
        <w:t xml:space="preserve"> </w:t>
      </w:r>
      <w:proofErr w:type="spellStart"/>
      <w:r>
        <w:rPr>
          <w:bCs/>
          <w:szCs w:val="26"/>
          <w:shd w:val="clear" w:color="auto" w:fill="FFFFFF"/>
        </w:rPr>
        <w:t>duyệt</w:t>
      </w:r>
      <w:proofErr w:type="spellEnd"/>
      <w:r>
        <w:rPr>
          <w:bCs/>
          <w:szCs w:val="26"/>
          <w:shd w:val="clear" w:color="auto" w:fill="FFFFFF"/>
        </w:rPr>
        <w:t>.</w:t>
      </w:r>
    </w:p>
    <w:p w14:paraId="1252EE7E" w14:textId="77777777" w:rsidR="00CD392C" w:rsidRPr="00F41C30" w:rsidRDefault="00CD392C" w:rsidP="001531AE">
      <w:pPr>
        <w:numPr>
          <w:ilvl w:val="0"/>
          <w:numId w:val="40"/>
        </w:numPr>
        <w:spacing w:line="360" w:lineRule="auto"/>
        <w:jc w:val="both"/>
        <w:rPr>
          <w:b/>
          <w:bCs/>
          <w:szCs w:val="26"/>
          <w:shd w:val="clear" w:color="auto" w:fill="FFFFFF"/>
        </w:rPr>
      </w:pPr>
      <w:proofErr w:type="spellStart"/>
      <w:r>
        <w:rPr>
          <w:b/>
          <w:szCs w:val="26"/>
        </w:rPr>
        <w:t>Bước</w:t>
      </w:r>
      <w:proofErr w:type="spellEnd"/>
      <w:r>
        <w:rPr>
          <w:b/>
          <w:szCs w:val="26"/>
        </w:rPr>
        <w:t xml:space="preserve"> 2</w:t>
      </w:r>
      <w:r w:rsidRPr="00047823">
        <w:rPr>
          <w:b/>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chung</w:t>
      </w:r>
      <w:proofErr w:type="spellEnd"/>
      <w:r>
        <w:rPr>
          <w:szCs w:val="26"/>
        </w:rPr>
        <w:t xml:space="preserve"> </w:t>
      </w:r>
      <w:proofErr w:type="spellStart"/>
      <w:r>
        <w:rPr>
          <w:szCs w:val="26"/>
        </w:rPr>
        <w:t>về</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như</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KT, </w:t>
      </w:r>
      <w:proofErr w:type="spellStart"/>
      <w:r>
        <w:rPr>
          <w:szCs w:val="26"/>
        </w:rPr>
        <w:t>dự</w:t>
      </w:r>
      <w:proofErr w:type="spellEnd"/>
      <w:r>
        <w:rPr>
          <w:szCs w:val="26"/>
        </w:rPr>
        <w:t xml:space="preserve"> </w:t>
      </w:r>
      <w:proofErr w:type="spellStart"/>
      <w:r>
        <w:rPr>
          <w:szCs w:val="26"/>
        </w:rPr>
        <w:t>kiến</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phạm</w:t>
      </w:r>
      <w:proofErr w:type="spellEnd"/>
      <w:r>
        <w:rPr>
          <w:szCs w:val="26"/>
        </w:rPr>
        <w:t xml:space="preserve"> vi KT…</w:t>
      </w:r>
    </w:p>
    <w:p w14:paraId="12941358" w14:textId="77777777" w:rsidR="00CD392C" w:rsidRPr="00DB0388" w:rsidRDefault="00CD392C" w:rsidP="001531AE">
      <w:pPr>
        <w:numPr>
          <w:ilvl w:val="0"/>
          <w:numId w:val="40"/>
        </w:numPr>
        <w:spacing w:line="360" w:lineRule="auto"/>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3: </w:t>
      </w:r>
      <w:proofErr w:type="spellStart"/>
      <w:r w:rsidRPr="00DB0388">
        <w:rPr>
          <w:bCs/>
          <w:szCs w:val="26"/>
          <w:shd w:val="clear" w:color="auto" w:fill="FFFFFF"/>
        </w:rPr>
        <w:t>Trưởng</w:t>
      </w:r>
      <w:proofErr w:type="spellEnd"/>
      <w:r w:rsidRPr="00DB0388">
        <w:rPr>
          <w:bCs/>
          <w:szCs w:val="26"/>
          <w:shd w:val="clear" w:color="auto" w:fill="FFFFFF"/>
        </w:rPr>
        <w:t xml:space="preserve"> </w:t>
      </w:r>
      <w:proofErr w:type="spellStart"/>
      <w:r w:rsidRPr="00DB0388">
        <w:rPr>
          <w:bCs/>
          <w:szCs w:val="26"/>
          <w:shd w:val="clear" w:color="auto" w:fill="FFFFFF"/>
        </w:rPr>
        <w:t>đoàn</w:t>
      </w:r>
      <w:proofErr w:type="spellEnd"/>
      <w:r w:rsidRPr="00DB0388">
        <w:rPr>
          <w:bCs/>
          <w:szCs w:val="26"/>
          <w:shd w:val="clear" w:color="auto" w:fill="FFFFFF"/>
        </w:rPr>
        <w:t>/</w:t>
      </w:r>
      <w:r w:rsidRPr="00DB0388">
        <w:rPr>
          <w:szCs w:val="26"/>
        </w:rPr>
        <w:t xml:space="preserve"> </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lập</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tài</w:t>
      </w:r>
      <w:proofErr w:type="spellEnd"/>
      <w:r>
        <w:rPr>
          <w:szCs w:val="26"/>
        </w:rPr>
        <w:t xml:space="preserve"> </w:t>
      </w:r>
      <w:proofErr w:type="spellStart"/>
      <w:r>
        <w:rPr>
          <w:szCs w:val="26"/>
        </w:rPr>
        <w:t>liệu</w:t>
      </w:r>
      <w:proofErr w:type="spellEnd"/>
      <w:r>
        <w:rPr>
          <w:szCs w:val="26"/>
        </w:rPr>
        <w:t xml:space="preserve"> </w:t>
      </w:r>
      <w:proofErr w:type="spellStart"/>
      <w:r>
        <w:rPr>
          <w:szCs w:val="26"/>
        </w:rPr>
        <w:t>cần</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w:t>
      </w:r>
    </w:p>
    <w:p w14:paraId="55B6D9F4" w14:textId="77777777" w:rsidR="00CD392C" w:rsidRPr="00F77899" w:rsidRDefault="00CD392C" w:rsidP="001531AE">
      <w:pPr>
        <w:numPr>
          <w:ilvl w:val="0"/>
          <w:numId w:val="40"/>
        </w:numPr>
        <w:spacing w:line="360" w:lineRule="auto"/>
        <w:jc w:val="both"/>
        <w:rPr>
          <w:b/>
          <w:bCs/>
          <w:szCs w:val="26"/>
          <w:shd w:val="clear" w:color="auto" w:fill="FFFFFF"/>
        </w:rPr>
      </w:pPr>
      <w:proofErr w:type="spellStart"/>
      <w:r w:rsidRPr="00F41C30">
        <w:rPr>
          <w:b/>
          <w:szCs w:val="26"/>
        </w:rPr>
        <w:t>Bước</w:t>
      </w:r>
      <w:proofErr w:type="spellEnd"/>
      <w:r w:rsidRPr="00F41C30">
        <w:rPr>
          <w:b/>
          <w:szCs w:val="26"/>
        </w:rPr>
        <w:t xml:space="preserve"> </w:t>
      </w:r>
      <w:r>
        <w:rPr>
          <w:b/>
          <w:szCs w:val="26"/>
        </w:rPr>
        <w:t>4</w:t>
      </w:r>
      <w:r w:rsidRPr="00F41C30">
        <w:rPr>
          <w:b/>
          <w:szCs w:val="26"/>
        </w:rPr>
        <w:t>:</w:t>
      </w:r>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qua email) </w:t>
      </w:r>
      <w:proofErr w:type="spellStart"/>
      <w:r>
        <w:rPr>
          <w:szCs w:val="26"/>
        </w:rPr>
        <w:t>về</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đến</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w:t>
      </w:r>
      <w:r>
        <w:rPr>
          <w:bCs/>
          <w:szCs w:val="26"/>
          <w:shd w:val="clear" w:color="auto" w:fill="FFFFFF"/>
        </w:rPr>
        <w:t xml:space="preserve">. </w:t>
      </w:r>
      <w:proofErr w:type="spellStart"/>
      <w:r>
        <w:rPr>
          <w:bCs/>
          <w:szCs w:val="26"/>
          <w:shd w:val="clear" w:color="auto" w:fill="FFFFFF"/>
        </w:rPr>
        <w:t>Nội</w:t>
      </w:r>
      <w:proofErr w:type="spellEnd"/>
      <w:r>
        <w:rPr>
          <w:bCs/>
          <w:szCs w:val="26"/>
          <w:shd w:val="clear" w:color="auto" w:fill="FFFFFF"/>
        </w:rPr>
        <w:t xml:space="preserve"> dung</w:t>
      </w:r>
      <w:r>
        <w:rPr>
          <w:b/>
          <w:bCs/>
          <w:szCs w:val="26"/>
          <w:shd w:val="clear" w:color="auto" w:fill="FFFFFF"/>
        </w:rPr>
        <w:t xml:space="preserve"> </w:t>
      </w:r>
      <w:proofErr w:type="spellStart"/>
      <w:r>
        <w:rPr>
          <w:bCs/>
          <w:szCs w:val="26"/>
          <w:shd w:val="clear" w:color="auto" w:fill="FFFFFF"/>
        </w:rPr>
        <w:t>thông</w:t>
      </w:r>
      <w:proofErr w:type="spellEnd"/>
      <w:r>
        <w:rPr>
          <w:bCs/>
          <w:szCs w:val="26"/>
          <w:shd w:val="clear" w:color="auto" w:fill="FFFFFF"/>
        </w:rPr>
        <w:t xml:space="preserve"> </w:t>
      </w:r>
      <w:proofErr w:type="spellStart"/>
      <w:r>
        <w:rPr>
          <w:bCs/>
          <w:szCs w:val="26"/>
          <w:shd w:val="clear" w:color="auto" w:fill="FFFFFF"/>
        </w:rPr>
        <w:t>báo</w:t>
      </w:r>
      <w:proofErr w:type="spellEnd"/>
      <w:r>
        <w:rPr>
          <w:bCs/>
          <w:szCs w:val="26"/>
          <w:shd w:val="clear" w:color="auto" w:fill="FFFFFF"/>
        </w:rPr>
        <w:t xml:space="preserve"> </w:t>
      </w:r>
      <w:proofErr w:type="spellStart"/>
      <w:r>
        <w:rPr>
          <w:bCs/>
          <w:szCs w:val="26"/>
          <w:shd w:val="clear" w:color="auto" w:fill="FFFFFF"/>
        </w:rPr>
        <w:t>về</w:t>
      </w:r>
      <w:proofErr w:type="spellEnd"/>
      <w:r>
        <w:rPr>
          <w:bCs/>
          <w:szCs w:val="26"/>
          <w:shd w:val="clear" w:color="auto" w:fill="FFFFFF"/>
        </w:rPr>
        <w:t xml:space="preserve"> </w:t>
      </w:r>
      <w:proofErr w:type="spellStart"/>
      <w:r>
        <w:rPr>
          <w:bCs/>
          <w:szCs w:val="26"/>
          <w:shd w:val="clear" w:color="auto" w:fill="FFFFFF"/>
        </w:rPr>
        <w:t>mục</w:t>
      </w:r>
      <w:proofErr w:type="spellEnd"/>
      <w:r>
        <w:rPr>
          <w:bCs/>
          <w:szCs w:val="26"/>
          <w:shd w:val="clear" w:color="auto" w:fill="FFFFFF"/>
        </w:rPr>
        <w:t xml:space="preserve"> </w:t>
      </w:r>
      <w:proofErr w:type="spellStart"/>
      <w:r>
        <w:rPr>
          <w:bCs/>
          <w:szCs w:val="26"/>
          <w:shd w:val="clear" w:color="auto" w:fill="FFFFFF"/>
        </w:rPr>
        <w:t>tiêu</w:t>
      </w:r>
      <w:proofErr w:type="spellEnd"/>
      <w:r>
        <w:rPr>
          <w:bCs/>
          <w:szCs w:val="26"/>
          <w:shd w:val="clear" w:color="auto" w:fill="FFFFFF"/>
        </w:rPr>
        <w:t xml:space="preserve">, </w:t>
      </w:r>
      <w:proofErr w:type="spellStart"/>
      <w:r>
        <w:rPr>
          <w:bCs/>
          <w:szCs w:val="26"/>
          <w:shd w:val="clear" w:color="auto" w:fill="FFFFFF"/>
        </w:rPr>
        <w:t>phạm</w:t>
      </w:r>
      <w:proofErr w:type="spellEnd"/>
      <w:r>
        <w:rPr>
          <w:bCs/>
          <w:szCs w:val="26"/>
          <w:shd w:val="clear" w:color="auto" w:fill="FFFFFF"/>
        </w:rPr>
        <w:t xml:space="preserve"> vi KT, </w:t>
      </w:r>
      <w:proofErr w:type="spellStart"/>
      <w:r>
        <w:rPr>
          <w:bCs/>
          <w:szCs w:val="26"/>
          <w:shd w:val="clear" w:color="auto" w:fill="FFFFFF"/>
        </w:rPr>
        <w:t>thời</w:t>
      </w:r>
      <w:proofErr w:type="spellEnd"/>
      <w:r>
        <w:rPr>
          <w:bCs/>
          <w:szCs w:val="26"/>
          <w:shd w:val="clear" w:color="auto" w:fill="FFFFFF"/>
        </w:rPr>
        <w:t xml:space="preserve"> </w:t>
      </w:r>
      <w:proofErr w:type="spellStart"/>
      <w:r>
        <w:rPr>
          <w:bCs/>
          <w:szCs w:val="26"/>
          <w:shd w:val="clear" w:color="auto" w:fill="FFFFFF"/>
        </w:rPr>
        <w:t>gian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thành</w:t>
      </w:r>
      <w:proofErr w:type="spellEnd"/>
      <w:r>
        <w:rPr>
          <w:bCs/>
          <w:szCs w:val="26"/>
          <w:shd w:val="clear" w:color="auto" w:fill="FFFFFF"/>
        </w:rPr>
        <w:t xml:space="preserve"> </w:t>
      </w:r>
      <w:proofErr w:type="spellStart"/>
      <w:r>
        <w:rPr>
          <w:bCs/>
          <w:szCs w:val="26"/>
          <w:shd w:val="clear" w:color="auto" w:fill="FFFFFF"/>
        </w:rPr>
        <w:t>phần</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tài</w:t>
      </w:r>
      <w:proofErr w:type="spellEnd"/>
      <w:r>
        <w:rPr>
          <w:bCs/>
          <w:szCs w:val="26"/>
          <w:shd w:val="clear" w:color="auto" w:fill="FFFFFF"/>
        </w:rPr>
        <w:t xml:space="preserve"> </w:t>
      </w:r>
      <w:proofErr w:type="spellStart"/>
      <w:r>
        <w:rPr>
          <w:bCs/>
          <w:szCs w:val="26"/>
          <w:shd w:val="clear" w:color="auto" w:fill="FFFFFF"/>
        </w:rPr>
        <w:t>liệu</w:t>
      </w:r>
      <w:proofErr w:type="spellEnd"/>
      <w:r>
        <w:rPr>
          <w:bCs/>
          <w:szCs w:val="26"/>
          <w:shd w:val="clear" w:color="auto" w:fill="FFFFFF"/>
        </w:rPr>
        <w:t xml:space="preserve"> </w:t>
      </w:r>
      <w:proofErr w:type="spellStart"/>
      <w:r>
        <w:rPr>
          <w:bCs/>
          <w:szCs w:val="26"/>
          <w:shd w:val="clear" w:color="auto" w:fill="FFFFFF"/>
        </w:rPr>
        <w:t>cần</w:t>
      </w:r>
      <w:proofErr w:type="spellEnd"/>
      <w:r>
        <w:rPr>
          <w:bCs/>
          <w:szCs w:val="26"/>
          <w:shd w:val="clear" w:color="auto" w:fill="FFFFFF"/>
        </w:rPr>
        <w:t xml:space="preserve"> </w:t>
      </w:r>
      <w:proofErr w:type="spellStart"/>
      <w:r>
        <w:rPr>
          <w:bCs/>
          <w:szCs w:val="26"/>
          <w:shd w:val="clear" w:color="auto" w:fill="FFFFFF"/>
        </w:rPr>
        <w:t>cung</w:t>
      </w:r>
      <w:proofErr w:type="spellEnd"/>
      <w:r>
        <w:rPr>
          <w:bCs/>
          <w:szCs w:val="26"/>
          <w:shd w:val="clear" w:color="auto" w:fill="FFFFFF"/>
        </w:rPr>
        <w:t xml:space="preserve"> </w:t>
      </w:r>
      <w:proofErr w:type="spellStart"/>
      <w:r>
        <w:rPr>
          <w:bCs/>
          <w:szCs w:val="26"/>
          <w:shd w:val="clear" w:color="auto" w:fill="FFFFFF"/>
        </w:rPr>
        <w:t>cấp</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
    <w:p w14:paraId="62D44E50" w14:textId="77777777" w:rsidR="00CD392C" w:rsidRPr="0007553B" w:rsidRDefault="00CD392C" w:rsidP="00CD392C">
      <w:pPr>
        <w:numPr>
          <w:ilvl w:val="0"/>
          <w:numId w:val="16"/>
        </w:numPr>
        <w:spacing w:line="360" w:lineRule="auto"/>
        <w:ind w:left="360"/>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5,6</w:t>
      </w:r>
      <w:r w:rsidRPr="00753BBB">
        <w:rPr>
          <w:b/>
          <w:bCs/>
          <w:szCs w:val="26"/>
          <w:shd w:val="clear" w:color="auto" w:fill="FFFFFF"/>
        </w:rPr>
        <w:t xml:space="preserve">: </w:t>
      </w:r>
      <w:proofErr w:type="spellStart"/>
      <w:r w:rsidRPr="00753BBB">
        <w:rPr>
          <w:bCs/>
          <w:szCs w:val="26"/>
          <w:shd w:val="clear" w:color="auto" w:fill="FFFFFF"/>
        </w:rPr>
        <w:t>Căn</w:t>
      </w:r>
      <w:proofErr w:type="spellEnd"/>
      <w:r w:rsidRPr="00753BBB">
        <w:rPr>
          <w:bCs/>
          <w:szCs w:val="26"/>
          <w:shd w:val="clear" w:color="auto" w:fill="FFFFFF"/>
        </w:rPr>
        <w:t xml:space="preserve"> </w:t>
      </w:r>
      <w:proofErr w:type="spellStart"/>
      <w:r w:rsidRPr="00753BBB">
        <w:rPr>
          <w:bCs/>
          <w:szCs w:val="26"/>
          <w:shd w:val="clear" w:color="auto" w:fill="FFFFFF"/>
        </w:rPr>
        <w:t>cứ</w:t>
      </w:r>
      <w:proofErr w:type="spellEnd"/>
      <w:r w:rsidRPr="00753BBB">
        <w:rPr>
          <w:bCs/>
          <w:szCs w:val="26"/>
          <w:shd w:val="clear" w:color="auto" w:fill="FFFFFF"/>
        </w:rPr>
        <w:t xml:space="preserve"> </w:t>
      </w:r>
      <w:proofErr w:type="spellStart"/>
      <w:r w:rsidRPr="00753BBB">
        <w:rPr>
          <w:bCs/>
          <w:szCs w:val="26"/>
          <w:shd w:val="clear" w:color="auto" w:fill="FFFFFF"/>
        </w:rPr>
        <w:t>các</w:t>
      </w:r>
      <w:proofErr w:type="spellEnd"/>
      <w:r w:rsidRPr="00753BBB">
        <w:rPr>
          <w:bCs/>
          <w:szCs w:val="26"/>
          <w:shd w:val="clear" w:color="auto" w:fill="FFFFFF"/>
        </w:rPr>
        <w:t xml:space="preserve"> </w:t>
      </w:r>
      <w:proofErr w:type="spellStart"/>
      <w:r w:rsidRPr="00753BBB">
        <w:rPr>
          <w:bCs/>
          <w:szCs w:val="26"/>
          <w:shd w:val="clear" w:color="auto" w:fill="FFFFFF"/>
        </w:rPr>
        <w:t>tài</w:t>
      </w:r>
      <w:proofErr w:type="spellEnd"/>
      <w:r w:rsidRPr="00753BBB">
        <w:rPr>
          <w:bCs/>
          <w:szCs w:val="26"/>
          <w:shd w:val="clear" w:color="auto" w:fill="FFFFFF"/>
        </w:rPr>
        <w:t xml:space="preserve"> </w:t>
      </w:r>
      <w:proofErr w:type="spellStart"/>
      <w:r w:rsidRPr="00753BBB">
        <w:rPr>
          <w:bCs/>
          <w:szCs w:val="26"/>
          <w:shd w:val="clear" w:color="auto" w:fill="FFFFFF"/>
        </w:rPr>
        <w:t>liệu</w:t>
      </w:r>
      <w:proofErr w:type="spellEnd"/>
      <w:r w:rsidRPr="00753BBB">
        <w:rPr>
          <w:bCs/>
          <w:szCs w:val="26"/>
          <w:shd w:val="clear" w:color="auto" w:fill="FFFFFF"/>
        </w:rPr>
        <w:t xml:space="preserve"> </w:t>
      </w:r>
      <w:proofErr w:type="spellStart"/>
      <w:r w:rsidRPr="00753BBB">
        <w:rPr>
          <w:bCs/>
          <w:szCs w:val="26"/>
          <w:shd w:val="clear" w:color="auto" w:fill="FFFFFF"/>
        </w:rPr>
        <w:t>mà</w:t>
      </w:r>
      <w:proofErr w:type="spellEnd"/>
      <w:r w:rsidRPr="00753BBB">
        <w:rPr>
          <w:bCs/>
          <w:szCs w:val="26"/>
          <w:shd w:val="clear" w:color="auto" w:fill="FFFFFF"/>
        </w:rPr>
        <w:t xml:space="preserve"> </w:t>
      </w:r>
      <w:proofErr w:type="spellStart"/>
      <w:r w:rsidRPr="00753BBB">
        <w:rPr>
          <w:bCs/>
          <w:szCs w:val="26"/>
          <w:shd w:val="clear" w:color="auto" w:fill="FFFFFF"/>
        </w:rPr>
        <w:t>đơn</w:t>
      </w:r>
      <w:proofErr w:type="spellEnd"/>
      <w:r w:rsidRPr="00753BBB">
        <w:rPr>
          <w:bCs/>
          <w:szCs w:val="26"/>
          <w:shd w:val="clear" w:color="auto" w:fill="FFFFFF"/>
        </w:rPr>
        <w:t xml:space="preserve"> </w:t>
      </w:r>
      <w:proofErr w:type="spellStart"/>
      <w:r w:rsidRPr="00753BBB">
        <w:rPr>
          <w:bCs/>
          <w:szCs w:val="26"/>
          <w:shd w:val="clear" w:color="auto" w:fill="FFFFFF"/>
        </w:rPr>
        <w:t>vị</w:t>
      </w:r>
      <w:proofErr w:type="spellEnd"/>
      <w:r w:rsidRPr="00753BBB">
        <w:rPr>
          <w:bCs/>
          <w:szCs w:val="26"/>
          <w:shd w:val="clear" w:color="auto" w:fill="FFFFFF"/>
        </w:rPr>
        <w:t xml:space="preserve"> </w:t>
      </w:r>
      <w:proofErr w:type="spellStart"/>
      <w:r w:rsidRPr="00753BBB">
        <w:rPr>
          <w:bCs/>
          <w:szCs w:val="26"/>
          <w:shd w:val="clear" w:color="auto" w:fill="FFFFFF"/>
        </w:rPr>
        <w:t>được</w:t>
      </w:r>
      <w:proofErr w:type="spellEnd"/>
      <w:r w:rsidRPr="00753BBB">
        <w:rPr>
          <w:bCs/>
          <w:szCs w:val="26"/>
          <w:shd w:val="clear" w:color="auto" w:fill="FFFFFF"/>
        </w:rPr>
        <w:t xml:space="preserve"> KT </w:t>
      </w:r>
      <w:proofErr w:type="spellStart"/>
      <w:r w:rsidRPr="00753BBB">
        <w:rPr>
          <w:bCs/>
          <w:szCs w:val="26"/>
          <w:shd w:val="clear" w:color="auto" w:fill="FFFFFF"/>
        </w:rPr>
        <w:t>cung</w:t>
      </w:r>
      <w:proofErr w:type="spellEnd"/>
      <w:r w:rsidRPr="00753BBB">
        <w:rPr>
          <w:bCs/>
          <w:szCs w:val="26"/>
          <w:shd w:val="clear" w:color="auto" w:fill="FFFFFF"/>
        </w:rPr>
        <w:t xml:space="preserve"> </w:t>
      </w:r>
      <w:proofErr w:type="spellStart"/>
      <w:r w:rsidRPr="00753BBB">
        <w:rPr>
          <w:bCs/>
          <w:szCs w:val="26"/>
          <w:shd w:val="clear" w:color="auto" w:fill="FFFFFF"/>
        </w:rPr>
        <w:t>cấp</w:t>
      </w:r>
      <w:proofErr w:type="spellEnd"/>
      <w:r w:rsidRPr="00753BBB">
        <w:rPr>
          <w:bCs/>
          <w:szCs w:val="26"/>
          <w:shd w:val="clear" w:color="auto" w:fill="FFFFFF"/>
        </w:rPr>
        <w:t xml:space="preserve">, </w:t>
      </w:r>
      <w:proofErr w:type="spellStart"/>
      <w:r w:rsidRPr="00753BBB">
        <w:rPr>
          <w:bCs/>
          <w:szCs w:val="26"/>
          <w:shd w:val="clear" w:color="auto" w:fill="FFFFFF"/>
        </w:rPr>
        <w:t>đoàn</w:t>
      </w:r>
      <w:proofErr w:type="spellEnd"/>
      <w:r w:rsidRPr="00753BBB">
        <w:rPr>
          <w:bCs/>
          <w:szCs w:val="26"/>
          <w:shd w:val="clear" w:color="auto" w:fill="FFFFFF"/>
        </w:rPr>
        <w:t xml:space="preserve"> KT </w:t>
      </w:r>
      <w:proofErr w:type="spellStart"/>
      <w:r w:rsidRPr="00753BBB">
        <w:rPr>
          <w:bCs/>
          <w:szCs w:val="26"/>
          <w:shd w:val="clear" w:color="auto" w:fill="FFFFFF"/>
        </w:rPr>
        <w:t>tìm</w:t>
      </w:r>
      <w:proofErr w:type="spellEnd"/>
      <w:r w:rsidRPr="00753BBB">
        <w:rPr>
          <w:bCs/>
          <w:szCs w:val="26"/>
          <w:shd w:val="clear" w:color="auto" w:fill="FFFFFF"/>
        </w:rPr>
        <w:t xml:space="preserve"> </w:t>
      </w:r>
      <w:proofErr w:type="spellStart"/>
      <w:r w:rsidRPr="00753BBB">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về</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sidRPr="0007553B">
        <w:rPr>
          <w:bCs/>
          <w:szCs w:val="26"/>
          <w:shd w:val="clear" w:color="auto" w:fill="FFFFFF"/>
        </w:rPr>
        <w:t>đơn</w:t>
      </w:r>
      <w:proofErr w:type="spellEnd"/>
      <w:r w:rsidRPr="0007553B">
        <w:rPr>
          <w:bCs/>
          <w:szCs w:val="26"/>
          <w:shd w:val="clear" w:color="auto" w:fill="FFFFFF"/>
        </w:rPr>
        <w:t xml:space="preserve"> </w:t>
      </w:r>
      <w:proofErr w:type="spellStart"/>
      <w:r w:rsidRPr="0007553B">
        <w:rPr>
          <w:bCs/>
          <w:szCs w:val="26"/>
          <w:shd w:val="clear" w:color="auto" w:fill="FFFFFF"/>
        </w:rPr>
        <w:t>vị</w:t>
      </w:r>
      <w:proofErr w:type="spellEnd"/>
      <w:r w:rsidRPr="0007553B">
        <w:rPr>
          <w:bCs/>
          <w:szCs w:val="26"/>
          <w:shd w:val="clear" w:color="auto" w:fill="FFFFFF"/>
        </w:rPr>
        <w:t xml:space="preserve">, </w:t>
      </w:r>
      <w:proofErr w:type="spellStart"/>
      <w:r w:rsidRPr="0007553B">
        <w:rPr>
          <w:bCs/>
          <w:szCs w:val="26"/>
          <w:shd w:val="clear" w:color="auto" w:fill="FFFFFF"/>
        </w:rPr>
        <w:t>đồng</w:t>
      </w:r>
      <w:proofErr w:type="spellEnd"/>
      <w:r w:rsidRPr="00504542">
        <w:rPr>
          <w:bCs/>
          <w:szCs w:val="26"/>
          <w:shd w:val="clear" w:color="auto" w:fill="FFFFFF"/>
        </w:rPr>
        <w:t xml:space="preserve"> </w:t>
      </w:r>
      <w:proofErr w:type="spellStart"/>
      <w:r w:rsidRPr="00504542">
        <w:rPr>
          <w:bCs/>
          <w:szCs w:val="26"/>
          <w:shd w:val="clear" w:color="auto" w:fill="FFFFFF"/>
        </w:rPr>
        <w:t>thời</w:t>
      </w:r>
      <w:proofErr w:type="spellEnd"/>
      <w:r w:rsidRPr="00504542">
        <w:rPr>
          <w:bCs/>
          <w:szCs w:val="26"/>
          <w:shd w:val="clear" w:color="auto" w:fill="FFFFFF"/>
        </w:rPr>
        <w:t xml:space="preserve"> </w:t>
      </w:r>
      <w:proofErr w:type="spellStart"/>
      <w:r w:rsidRPr="00504542">
        <w:rPr>
          <w:bCs/>
          <w:szCs w:val="26"/>
          <w:shd w:val="clear" w:color="auto" w:fill="FFFFFF"/>
        </w:rPr>
        <w:t>tìm</w:t>
      </w:r>
      <w:proofErr w:type="spellEnd"/>
      <w:r w:rsidRPr="00504542">
        <w:rPr>
          <w:bCs/>
          <w:szCs w:val="26"/>
          <w:shd w:val="clear" w:color="auto" w:fill="FFFFFF"/>
        </w:rPr>
        <w:t xml:space="preserve"> </w:t>
      </w:r>
      <w:proofErr w:type="spellStart"/>
      <w:r w:rsidRPr="00504542">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quan</w:t>
      </w:r>
      <w:proofErr w:type="spellEnd"/>
      <w:r>
        <w:rPr>
          <w:bCs/>
          <w:szCs w:val="26"/>
          <w:shd w:val="clear" w:color="auto" w:fill="FFFFFF"/>
        </w:rPr>
        <w:t xml:space="preserve"> </w:t>
      </w:r>
      <w:proofErr w:type="spellStart"/>
      <w:r>
        <w:rPr>
          <w:bCs/>
          <w:szCs w:val="26"/>
          <w:shd w:val="clear" w:color="auto" w:fill="FFFFFF"/>
        </w:rPr>
        <w:t>ngại</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lãnh</w:t>
      </w:r>
      <w:proofErr w:type="spellEnd"/>
      <w:r>
        <w:rPr>
          <w:bCs/>
          <w:szCs w:val="26"/>
          <w:shd w:val="clear" w:color="auto" w:fill="FFFFFF"/>
        </w:rPr>
        <w:t xml:space="preserve"> </w:t>
      </w:r>
      <w:proofErr w:type="spellStart"/>
      <w:r>
        <w:rPr>
          <w:bCs/>
          <w:szCs w:val="26"/>
          <w:shd w:val="clear" w:color="auto" w:fill="FFFFFF"/>
        </w:rPr>
        <w:t>đạo</w:t>
      </w:r>
      <w:proofErr w:type="spellEnd"/>
      <w:r>
        <w:rPr>
          <w:bCs/>
          <w:szCs w:val="26"/>
          <w:shd w:val="clear" w:color="auto" w:fill="FFFFFF"/>
        </w:rPr>
        <w:t xml:space="preserve"> </w:t>
      </w:r>
      <w:proofErr w:type="spellStart"/>
      <w:r>
        <w:rPr>
          <w:bCs/>
          <w:szCs w:val="26"/>
          <w:shd w:val="clear" w:color="auto" w:fill="FFFFFF"/>
        </w:rPr>
        <w:t>đơn</w:t>
      </w:r>
      <w:proofErr w:type="spellEnd"/>
      <w:r>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sidRPr="00504542">
        <w:rPr>
          <w:bCs/>
          <w:szCs w:val="26"/>
          <w:shd w:val="clear" w:color="auto" w:fill="FFFFFF"/>
        </w:rPr>
        <w:t>lịch</w:t>
      </w:r>
      <w:proofErr w:type="spellEnd"/>
      <w:r w:rsidRPr="00504542">
        <w:rPr>
          <w:bCs/>
          <w:szCs w:val="26"/>
          <w:shd w:val="clear" w:color="auto" w:fill="FFFFFF"/>
        </w:rPr>
        <w:t xml:space="preserve"> </w:t>
      </w:r>
      <w:proofErr w:type="spellStart"/>
      <w:r w:rsidRPr="00504542">
        <w:rPr>
          <w:bCs/>
          <w:szCs w:val="26"/>
          <w:shd w:val="clear" w:color="auto" w:fill="FFFFFF"/>
        </w:rPr>
        <w:t>sử</w:t>
      </w:r>
      <w:proofErr w:type="spellEnd"/>
      <w:r w:rsidRPr="00504542">
        <w:rPr>
          <w:bCs/>
          <w:szCs w:val="26"/>
          <w:shd w:val="clear" w:color="auto" w:fill="FFFFFF"/>
        </w:rPr>
        <w:t xml:space="preserve"> </w:t>
      </w:r>
      <w:proofErr w:type="spellStart"/>
      <w:r w:rsidRPr="00504542">
        <w:rPr>
          <w:bCs/>
          <w:szCs w:val="26"/>
          <w:shd w:val="clear" w:color="auto" w:fill="FFFFFF"/>
        </w:rPr>
        <w:t>các</w:t>
      </w:r>
      <w:proofErr w:type="spellEnd"/>
      <w:r w:rsidRPr="00504542">
        <w:rPr>
          <w:bCs/>
          <w:szCs w:val="26"/>
          <w:shd w:val="clear" w:color="auto" w:fill="FFFFFF"/>
        </w:rPr>
        <w:t xml:space="preserve"> </w:t>
      </w:r>
      <w:proofErr w:type="spellStart"/>
      <w:r w:rsidRPr="00504542">
        <w:rPr>
          <w:bCs/>
          <w:szCs w:val="26"/>
          <w:shd w:val="clear" w:color="auto" w:fill="FFFFFF"/>
        </w:rPr>
        <w:t>lần</w:t>
      </w:r>
      <w:proofErr w:type="spellEnd"/>
      <w:r w:rsidRPr="00504542">
        <w:rPr>
          <w:bCs/>
          <w:szCs w:val="26"/>
          <w:shd w:val="clear" w:color="auto" w:fill="FFFFFF"/>
        </w:rPr>
        <w:t xml:space="preserve"> </w:t>
      </w:r>
      <w:proofErr w:type="spellStart"/>
      <w:r w:rsidRPr="00504542">
        <w:rPr>
          <w:bCs/>
          <w:szCs w:val="26"/>
          <w:shd w:val="clear" w:color="auto" w:fill="FFFFFF"/>
        </w:rPr>
        <w:t>kiểm</w:t>
      </w:r>
      <w:proofErr w:type="spellEnd"/>
      <w:r w:rsidRPr="00504542">
        <w:rPr>
          <w:bCs/>
          <w:szCs w:val="26"/>
          <w:shd w:val="clear" w:color="auto" w:fill="FFFFFF"/>
        </w:rPr>
        <w:t xml:space="preserve"> </w:t>
      </w:r>
      <w:proofErr w:type="spellStart"/>
      <w:r w:rsidRPr="00504542">
        <w:rPr>
          <w:bCs/>
          <w:szCs w:val="26"/>
          <w:shd w:val="clear" w:color="auto" w:fill="FFFFFF"/>
        </w:rPr>
        <w:t>toán</w:t>
      </w:r>
      <w:proofErr w:type="spellEnd"/>
      <w:r w:rsidRPr="00504542">
        <w:rPr>
          <w:bCs/>
          <w:szCs w:val="26"/>
          <w:shd w:val="clear" w:color="auto" w:fill="FFFFFF"/>
        </w:rPr>
        <w:t xml:space="preserve"> </w:t>
      </w:r>
      <w:proofErr w:type="spellStart"/>
      <w:r w:rsidRPr="00504542">
        <w:rPr>
          <w:bCs/>
          <w:szCs w:val="26"/>
          <w:shd w:val="clear" w:color="auto" w:fill="FFFFFF"/>
        </w:rPr>
        <w:t>trước</w:t>
      </w:r>
      <w:proofErr w:type="spellEnd"/>
      <w:r w:rsidRPr="00504542">
        <w:rPr>
          <w:bCs/>
          <w:szCs w:val="26"/>
          <w:shd w:val="clear" w:color="auto" w:fill="FFFFFF"/>
        </w:rPr>
        <w:t xml:space="preserve"> </w:t>
      </w:r>
      <w:proofErr w:type="spellStart"/>
      <w:r w:rsidRPr="00504542">
        <w:rPr>
          <w:bCs/>
          <w:szCs w:val="26"/>
          <w:shd w:val="clear" w:color="auto" w:fill="FFFFFF"/>
        </w:rPr>
        <w:t>đây</w:t>
      </w:r>
      <w:proofErr w:type="spellEnd"/>
      <w:r w:rsidRPr="00504542">
        <w:rPr>
          <w:bCs/>
          <w:szCs w:val="26"/>
          <w:shd w:val="clear" w:color="auto" w:fill="FFFFFF"/>
        </w:rPr>
        <w:t xml:space="preserve"> </w:t>
      </w:r>
      <w:proofErr w:type="spellStart"/>
      <w:r w:rsidRPr="00504542">
        <w:rPr>
          <w:bCs/>
          <w:szCs w:val="26"/>
          <w:shd w:val="clear" w:color="auto" w:fill="FFFFFF"/>
        </w:rPr>
        <w:t>của</w:t>
      </w:r>
      <w:proofErr w:type="spellEnd"/>
      <w:r w:rsidRPr="00504542">
        <w:rPr>
          <w:bCs/>
          <w:szCs w:val="26"/>
          <w:shd w:val="clear" w:color="auto" w:fill="FFFFFF"/>
        </w:rPr>
        <w:t xml:space="preserve"> </w:t>
      </w:r>
      <w:proofErr w:type="spellStart"/>
      <w:r w:rsidRPr="00504542">
        <w:rPr>
          <w:bCs/>
          <w:szCs w:val="26"/>
          <w:shd w:val="clear" w:color="auto" w:fill="FFFFFF"/>
        </w:rPr>
        <w:t>đơn</w:t>
      </w:r>
      <w:proofErr w:type="spellEnd"/>
      <w:r w:rsidRPr="00504542">
        <w:rPr>
          <w:bCs/>
          <w:szCs w:val="26"/>
          <w:shd w:val="clear" w:color="auto" w:fill="FFFFFF"/>
        </w:rPr>
        <w:t xml:space="preserve"> </w:t>
      </w:r>
      <w:proofErr w:type="spellStart"/>
      <w:r w:rsidRPr="00504542">
        <w:rPr>
          <w:bCs/>
          <w:szCs w:val="26"/>
          <w:shd w:val="clear" w:color="auto" w:fill="FFFFFF"/>
        </w:rPr>
        <w:t>vị</w:t>
      </w:r>
      <w:proofErr w:type="spellEnd"/>
      <w:r>
        <w:rPr>
          <w:bCs/>
          <w:szCs w:val="26"/>
          <w:shd w:val="clear" w:color="auto" w:fill="FFFFFF"/>
        </w:rPr>
        <w:t xml:space="preserve">, </w:t>
      </w:r>
      <w:proofErr w:type="spellStart"/>
      <w:r>
        <w:rPr>
          <w:bCs/>
          <w:szCs w:val="26"/>
          <w:shd w:val="clear" w:color="auto" w:fill="FFFFFF"/>
        </w:rPr>
        <w:t>từ</w:t>
      </w:r>
      <w:proofErr w:type="spellEnd"/>
      <w:r>
        <w:rPr>
          <w:bCs/>
          <w:szCs w:val="26"/>
          <w:shd w:val="clear" w:color="auto" w:fill="FFFFFF"/>
        </w:rPr>
        <w:t xml:space="preserve"> </w:t>
      </w:r>
      <w:proofErr w:type="spellStart"/>
      <w:r>
        <w:rPr>
          <w:bCs/>
          <w:szCs w:val="26"/>
          <w:shd w:val="clear" w:color="auto" w:fill="FFFFFF"/>
        </w:rPr>
        <w:t>đó</w:t>
      </w:r>
      <w:proofErr w:type="spellEnd"/>
      <w:r>
        <w:rPr>
          <w:bCs/>
          <w:szCs w:val="26"/>
          <w:shd w:val="clear" w:color="auto" w:fill="FFFFFF"/>
        </w:rPr>
        <w:t xml:space="preserve"> </w:t>
      </w:r>
      <w:proofErr w:type="spellStart"/>
      <w:r w:rsidRPr="0007553B">
        <w:rPr>
          <w:bCs/>
          <w:szCs w:val="26"/>
          <w:shd w:val="clear" w:color="auto" w:fill="FFFFFF"/>
        </w:rPr>
        <w:t>đưa</w:t>
      </w:r>
      <w:proofErr w:type="spellEnd"/>
      <w:r w:rsidRPr="0007553B">
        <w:rPr>
          <w:bCs/>
          <w:szCs w:val="26"/>
          <w:shd w:val="clear" w:color="auto" w:fill="FFFFFF"/>
        </w:rPr>
        <w:t xml:space="preserve"> ra </w:t>
      </w:r>
      <w:proofErr w:type="spellStart"/>
      <w:r w:rsidRPr="0007553B">
        <w:rPr>
          <w:bCs/>
          <w:szCs w:val="26"/>
          <w:shd w:val="clear" w:color="auto" w:fill="FFFFFF"/>
        </w:rPr>
        <w:t>đánh</w:t>
      </w:r>
      <w:proofErr w:type="spellEnd"/>
      <w:r w:rsidRPr="0007553B">
        <w:rPr>
          <w:bCs/>
          <w:szCs w:val="26"/>
          <w:shd w:val="clear" w:color="auto" w:fill="FFFFFF"/>
        </w:rPr>
        <w:t xml:space="preserve"> </w:t>
      </w:r>
      <w:proofErr w:type="spellStart"/>
      <w:r w:rsidRPr="0007553B">
        <w:rPr>
          <w:bCs/>
          <w:szCs w:val="26"/>
          <w:shd w:val="clear" w:color="auto" w:fill="FFFFFF"/>
        </w:rPr>
        <w:t>giá</w:t>
      </w:r>
      <w:proofErr w:type="spellEnd"/>
      <w:r w:rsidRPr="0007553B">
        <w:rPr>
          <w:bCs/>
          <w:szCs w:val="26"/>
          <w:shd w:val="clear" w:color="auto" w:fill="FFFFFF"/>
        </w:rPr>
        <w:t xml:space="preserve"> </w:t>
      </w:r>
      <w:proofErr w:type="spellStart"/>
      <w:r w:rsidRPr="0007553B">
        <w:rPr>
          <w:bCs/>
          <w:szCs w:val="26"/>
          <w:shd w:val="clear" w:color="auto" w:fill="FFFFFF"/>
        </w:rPr>
        <w:t>sơ</w:t>
      </w:r>
      <w:proofErr w:type="spellEnd"/>
      <w:r w:rsidRPr="0007553B">
        <w:rPr>
          <w:bCs/>
          <w:szCs w:val="26"/>
          <w:shd w:val="clear" w:color="auto" w:fill="FFFFFF"/>
        </w:rPr>
        <w:t xml:space="preserve"> </w:t>
      </w:r>
      <w:proofErr w:type="spellStart"/>
      <w:r w:rsidRPr="0007553B">
        <w:rPr>
          <w:bCs/>
          <w:szCs w:val="26"/>
          <w:shd w:val="clear" w:color="auto" w:fill="FFFFFF"/>
        </w:rPr>
        <w:t>bộ</w:t>
      </w:r>
      <w:proofErr w:type="spellEnd"/>
      <w:r w:rsidRPr="0007553B">
        <w:rPr>
          <w:bCs/>
          <w:szCs w:val="26"/>
          <w:shd w:val="clear" w:color="auto" w:fill="FFFFFF"/>
        </w:rPr>
        <w:t xml:space="preserve"> </w:t>
      </w:r>
      <w:proofErr w:type="spellStart"/>
      <w:r w:rsidRPr="0007553B">
        <w:rPr>
          <w:bCs/>
          <w:szCs w:val="26"/>
          <w:shd w:val="clear" w:color="auto" w:fill="FFFFFF"/>
        </w:rPr>
        <w:t>về</w:t>
      </w:r>
      <w:proofErr w:type="spellEnd"/>
      <w:r w:rsidRPr="0007553B">
        <w:rPr>
          <w:bCs/>
          <w:szCs w:val="26"/>
          <w:shd w:val="clear" w:color="auto" w:fill="FFFFFF"/>
        </w:rPr>
        <w:t xml:space="preserve"> </w:t>
      </w:r>
      <w:proofErr w:type="spellStart"/>
      <w:r w:rsidRPr="0007553B">
        <w:rPr>
          <w:bCs/>
          <w:szCs w:val="26"/>
          <w:shd w:val="clear" w:color="auto" w:fill="FFFFFF"/>
        </w:rPr>
        <w:t>các</w:t>
      </w:r>
      <w:proofErr w:type="spellEnd"/>
      <w:r w:rsidRPr="0007553B">
        <w:rPr>
          <w:bCs/>
          <w:szCs w:val="26"/>
          <w:shd w:val="clear" w:color="auto" w:fill="FFFFFF"/>
        </w:rPr>
        <w:t xml:space="preserve"> </w:t>
      </w:r>
      <w:proofErr w:type="spellStart"/>
      <w:r w:rsidRPr="0007553B">
        <w:rPr>
          <w:bCs/>
          <w:szCs w:val="26"/>
          <w:shd w:val="clear" w:color="auto" w:fill="FFFFFF"/>
        </w:rPr>
        <w:t>rủi</w:t>
      </w:r>
      <w:proofErr w:type="spellEnd"/>
      <w:r w:rsidRPr="0007553B">
        <w:rPr>
          <w:bCs/>
          <w:szCs w:val="26"/>
          <w:shd w:val="clear" w:color="auto" w:fill="FFFFFF"/>
        </w:rPr>
        <w:t xml:space="preserve"> </w:t>
      </w:r>
      <w:proofErr w:type="spellStart"/>
      <w:r w:rsidRPr="0007553B">
        <w:rPr>
          <w:bCs/>
          <w:szCs w:val="26"/>
          <w:shd w:val="clear" w:color="auto" w:fill="FFFFFF"/>
        </w:rPr>
        <w:t>ro</w:t>
      </w:r>
      <w:proofErr w:type="spellEnd"/>
      <w:r w:rsidRPr="0007553B">
        <w:rPr>
          <w:bCs/>
          <w:szCs w:val="26"/>
          <w:shd w:val="clear" w:color="auto" w:fill="FFFFFF"/>
        </w:rPr>
        <w:t xml:space="preserve"> </w:t>
      </w:r>
      <w:proofErr w:type="spellStart"/>
      <w:r w:rsidRPr="0007553B">
        <w:rPr>
          <w:bCs/>
          <w:szCs w:val="26"/>
          <w:shd w:val="clear" w:color="auto" w:fill="FFFFFF"/>
        </w:rPr>
        <w:t>chính</w:t>
      </w:r>
      <w:proofErr w:type="spellEnd"/>
      <w:r w:rsidRPr="0007553B">
        <w:rPr>
          <w:bCs/>
          <w:szCs w:val="26"/>
          <w:shd w:val="clear" w:color="auto" w:fill="FFFFFF"/>
        </w:rPr>
        <w:t xml:space="preserve"> </w:t>
      </w:r>
      <w:proofErr w:type="spellStart"/>
      <w:r w:rsidRPr="0007553B">
        <w:rPr>
          <w:bCs/>
          <w:szCs w:val="26"/>
          <w:shd w:val="clear" w:color="auto" w:fill="FFFFFF"/>
        </w:rPr>
        <w:t>của</w:t>
      </w:r>
      <w:proofErr w:type="spellEnd"/>
      <w:r w:rsidRPr="0007553B">
        <w:rPr>
          <w:bCs/>
          <w:szCs w:val="26"/>
          <w:shd w:val="clear" w:color="auto" w:fill="FFFFFF"/>
        </w:rPr>
        <w:t xml:space="preserve"> </w:t>
      </w:r>
      <w:proofErr w:type="spellStart"/>
      <w:r w:rsidRPr="0007553B">
        <w:rPr>
          <w:bCs/>
          <w:szCs w:val="26"/>
          <w:shd w:val="clear" w:color="auto" w:fill="FFFFFF"/>
        </w:rPr>
        <w:t>đơn</w:t>
      </w:r>
      <w:proofErr w:type="spellEnd"/>
      <w:r w:rsidRPr="0007553B">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sidRPr="0007553B">
        <w:rPr>
          <w:bCs/>
          <w:szCs w:val="26"/>
          <w:shd w:val="clear" w:color="auto" w:fill="FFFFFF"/>
        </w:rPr>
        <w:t>được</w:t>
      </w:r>
      <w:proofErr w:type="spellEnd"/>
      <w:r w:rsidRPr="0007553B">
        <w:rPr>
          <w:bCs/>
          <w:szCs w:val="26"/>
          <w:shd w:val="clear" w:color="auto" w:fill="FFFFFF"/>
        </w:rPr>
        <w:t xml:space="preserve"> KT. </w:t>
      </w:r>
      <w:proofErr w:type="spellStart"/>
      <w:r w:rsidRPr="0007553B">
        <w:rPr>
          <w:bCs/>
          <w:szCs w:val="26"/>
          <w:shd w:val="clear" w:color="auto" w:fill="FFFFFF"/>
        </w:rPr>
        <w:t>Kết</w:t>
      </w:r>
      <w:proofErr w:type="spellEnd"/>
      <w:r w:rsidRPr="0007553B">
        <w:rPr>
          <w:bCs/>
          <w:szCs w:val="26"/>
          <w:shd w:val="clear" w:color="auto" w:fill="FFFFFF"/>
        </w:rPr>
        <w:t xml:space="preserve"> </w:t>
      </w:r>
      <w:proofErr w:type="spellStart"/>
      <w:r w:rsidRPr="0007553B">
        <w:rPr>
          <w:bCs/>
          <w:szCs w:val="26"/>
          <w:shd w:val="clear" w:color="auto" w:fill="FFFFFF"/>
        </w:rPr>
        <w:t>quả</w:t>
      </w:r>
      <w:proofErr w:type="spellEnd"/>
      <w:r w:rsidRPr="0007553B">
        <w:rPr>
          <w:bCs/>
          <w:szCs w:val="26"/>
          <w:shd w:val="clear" w:color="auto" w:fill="FFFFFF"/>
        </w:rPr>
        <w:t xml:space="preserve"> </w:t>
      </w:r>
      <w:proofErr w:type="spellStart"/>
      <w:r w:rsidRPr="0007553B">
        <w:rPr>
          <w:bCs/>
          <w:szCs w:val="26"/>
          <w:shd w:val="clear" w:color="auto" w:fill="FFFFFF"/>
        </w:rPr>
        <w:t>đánh</w:t>
      </w:r>
      <w:proofErr w:type="spellEnd"/>
      <w:r w:rsidRPr="0007553B">
        <w:rPr>
          <w:bCs/>
          <w:szCs w:val="26"/>
          <w:shd w:val="clear" w:color="auto" w:fill="FFFFFF"/>
        </w:rPr>
        <w:t xml:space="preserve"> </w:t>
      </w:r>
      <w:proofErr w:type="spellStart"/>
      <w:r w:rsidRPr="0007553B">
        <w:rPr>
          <w:bCs/>
          <w:szCs w:val="26"/>
          <w:shd w:val="clear" w:color="auto" w:fill="FFFFFF"/>
        </w:rPr>
        <w:t>giá</w:t>
      </w:r>
      <w:proofErr w:type="spellEnd"/>
      <w:r w:rsidRPr="0007553B">
        <w:rPr>
          <w:bCs/>
          <w:szCs w:val="26"/>
          <w:shd w:val="clear" w:color="auto" w:fill="FFFFFF"/>
        </w:rPr>
        <w:t xml:space="preserve"> </w:t>
      </w:r>
      <w:proofErr w:type="spellStart"/>
      <w:r w:rsidRPr="0007553B">
        <w:rPr>
          <w:bCs/>
          <w:szCs w:val="26"/>
          <w:shd w:val="clear" w:color="auto" w:fill="FFFFFF"/>
        </w:rPr>
        <w:t>này</w:t>
      </w:r>
      <w:proofErr w:type="spellEnd"/>
      <w:r w:rsidRPr="0007553B">
        <w:rPr>
          <w:bCs/>
          <w:szCs w:val="26"/>
          <w:shd w:val="clear" w:color="auto" w:fill="FFFFFF"/>
        </w:rPr>
        <w:t xml:space="preserve"> </w:t>
      </w:r>
      <w:proofErr w:type="spellStart"/>
      <w:r w:rsidRPr="0007553B">
        <w:rPr>
          <w:bCs/>
          <w:szCs w:val="26"/>
          <w:shd w:val="clear" w:color="auto" w:fill="FFFFFF"/>
        </w:rPr>
        <w:t>sẽ</w:t>
      </w:r>
      <w:proofErr w:type="spellEnd"/>
      <w:r w:rsidRPr="0007553B">
        <w:rPr>
          <w:bCs/>
          <w:szCs w:val="26"/>
          <w:shd w:val="clear" w:color="auto" w:fill="FFFFFF"/>
        </w:rPr>
        <w:t xml:space="preserve"> </w:t>
      </w:r>
      <w:proofErr w:type="spellStart"/>
      <w:r w:rsidRPr="0007553B">
        <w:rPr>
          <w:bCs/>
          <w:szCs w:val="26"/>
          <w:shd w:val="clear" w:color="auto" w:fill="FFFFFF"/>
        </w:rPr>
        <w:t>được</w:t>
      </w:r>
      <w:proofErr w:type="spellEnd"/>
      <w:r w:rsidRPr="0007553B">
        <w:rPr>
          <w:bCs/>
          <w:szCs w:val="26"/>
          <w:shd w:val="clear" w:color="auto" w:fill="FFFFFF"/>
        </w:rPr>
        <w:t xml:space="preserve"> </w:t>
      </w:r>
      <w:proofErr w:type="spellStart"/>
      <w:r w:rsidRPr="0007553B">
        <w:rPr>
          <w:bCs/>
          <w:szCs w:val="26"/>
          <w:shd w:val="clear" w:color="auto" w:fill="FFFFFF"/>
        </w:rPr>
        <w:t>cập</w:t>
      </w:r>
      <w:proofErr w:type="spellEnd"/>
      <w:r w:rsidRPr="0007553B">
        <w:rPr>
          <w:bCs/>
          <w:szCs w:val="26"/>
          <w:shd w:val="clear" w:color="auto" w:fill="FFFFFF"/>
        </w:rPr>
        <w:t xml:space="preserve"> </w:t>
      </w:r>
      <w:proofErr w:type="spellStart"/>
      <w:r w:rsidRPr="0007553B">
        <w:rPr>
          <w:bCs/>
          <w:szCs w:val="26"/>
          <w:shd w:val="clear" w:color="auto" w:fill="FFFFFF"/>
        </w:rPr>
        <w:t>nhật</w:t>
      </w:r>
      <w:proofErr w:type="spellEnd"/>
      <w:r w:rsidRPr="0007553B">
        <w:rPr>
          <w:bCs/>
          <w:szCs w:val="26"/>
          <w:shd w:val="clear" w:color="auto" w:fill="FFFFFF"/>
        </w:rPr>
        <w:t xml:space="preserve"> </w:t>
      </w:r>
      <w:proofErr w:type="spellStart"/>
      <w:r w:rsidRPr="0007553B">
        <w:rPr>
          <w:bCs/>
          <w:szCs w:val="26"/>
          <w:shd w:val="clear" w:color="auto" w:fill="FFFFFF"/>
        </w:rPr>
        <w:t>vào</w:t>
      </w:r>
      <w:proofErr w:type="spellEnd"/>
      <w:r w:rsidRPr="0007553B">
        <w:rPr>
          <w:bCs/>
          <w:szCs w:val="26"/>
          <w:shd w:val="clear" w:color="auto" w:fill="FFFFFF"/>
        </w:rPr>
        <w:t xml:space="preserve"> </w:t>
      </w:r>
      <w:proofErr w:type="spellStart"/>
      <w:r w:rsidRPr="0007553B">
        <w:rPr>
          <w:bCs/>
          <w:szCs w:val="26"/>
          <w:shd w:val="clear" w:color="auto" w:fill="FFFFFF"/>
        </w:rPr>
        <w:t>bản</w:t>
      </w:r>
      <w:proofErr w:type="spellEnd"/>
      <w:r w:rsidRPr="0007553B">
        <w:rPr>
          <w:bCs/>
          <w:szCs w:val="26"/>
          <w:shd w:val="clear" w:color="auto" w:fill="FFFFFF"/>
        </w:rPr>
        <w:t xml:space="preserve"> </w:t>
      </w:r>
      <w:proofErr w:type="spellStart"/>
      <w:r w:rsidRPr="0007553B">
        <w:rPr>
          <w:bCs/>
          <w:szCs w:val="26"/>
          <w:shd w:val="clear" w:color="auto" w:fill="FFFFFF"/>
        </w:rPr>
        <w:t>kế</w:t>
      </w:r>
      <w:proofErr w:type="spellEnd"/>
      <w:r w:rsidRPr="0007553B">
        <w:rPr>
          <w:bCs/>
          <w:szCs w:val="26"/>
          <w:shd w:val="clear" w:color="auto" w:fill="FFFFFF"/>
        </w:rPr>
        <w:t xml:space="preserve"> </w:t>
      </w:r>
      <w:proofErr w:type="spellStart"/>
      <w:r w:rsidRPr="0007553B">
        <w:rPr>
          <w:bCs/>
          <w:szCs w:val="26"/>
          <w:shd w:val="clear" w:color="auto" w:fill="FFFFFF"/>
        </w:rPr>
        <w:t>hoạch</w:t>
      </w:r>
      <w:proofErr w:type="spellEnd"/>
      <w:r w:rsidRPr="0007553B">
        <w:rPr>
          <w:bCs/>
          <w:szCs w:val="26"/>
          <w:shd w:val="clear" w:color="auto" w:fill="FFFFFF"/>
        </w:rPr>
        <w:t xml:space="preserve"> </w:t>
      </w:r>
      <w:proofErr w:type="spellStart"/>
      <w:r w:rsidRPr="0007553B">
        <w:rPr>
          <w:bCs/>
          <w:szCs w:val="26"/>
          <w:shd w:val="clear" w:color="auto" w:fill="FFFFFF"/>
        </w:rPr>
        <w:t>cuộc</w:t>
      </w:r>
      <w:proofErr w:type="spellEnd"/>
      <w:r w:rsidRPr="0007553B">
        <w:rPr>
          <w:bCs/>
          <w:szCs w:val="26"/>
          <w:shd w:val="clear" w:color="auto" w:fill="FFFFFF"/>
        </w:rPr>
        <w:t xml:space="preserve"> KT.</w:t>
      </w:r>
    </w:p>
    <w:p w14:paraId="05CD49C1" w14:textId="77777777" w:rsidR="00CD392C" w:rsidRPr="00130220" w:rsidRDefault="00CD392C" w:rsidP="00CD392C">
      <w:pPr>
        <w:numPr>
          <w:ilvl w:val="0"/>
          <w:numId w:val="16"/>
        </w:numPr>
        <w:spacing w:line="360" w:lineRule="auto"/>
        <w:ind w:left="360"/>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7: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roofErr w:type="spellStart"/>
      <w:r>
        <w:rPr>
          <w:bCs/>
          <w:szCs w:val="26"/>
          <w:shd w:val="clear" w:color="auto" w:fill="FFFFFF"/>
        </w:rPr>
        <w:t>phân</w:t>
      </w:r>
      <w:proofErr w:type="spellEnd"/>
      <w:r>
        <w:rPr>
          <w:bCs/>
          <w:szCs w:val="26"/>
          <w:shd w:val="clear" w:color="auto" w:fill="FFFFFF"/>
        </w:rPr>
        <w:t xml:space="preserve"> </w:t>
      </w:r>
      <w:proofErr w:type="spellStart"/>
      <w:r>
        <w:rPr>
          <w:bCs/>
          <w:szCs w:val="26"/>
          <w:shd w:val="clear" w:color="auto" w:fill="FFFFFF"/>
        </w:rPr>
        <w:t>công</w:t>
      </w:r>
      <w:proofErr w:type="spellEnd"/>
      <w:r>
        <w:rPr>
          <w:bCs/>
          <w:szCs w:val="26"/>
          <w:shd w:val="clear" w:color="auto" w:fill="FFFFFF"/>
        </w:rPr>
        <w:t xml:space="preserve"> </w:t>
      </w:r>
      <w:proofErr w:type="spellStart"/>
      <w:r>
        <w:rPr>
          <w:bCs/>
          <w:szCs w:val="26"/>
          <w:shd w:val="clear" w:color="auto" w:fill="FFFFFF"/>
        </w:rPr>
        <w:t>công</w:t>
      </w:r>
      <w:proofErr w:type="spellEnd"/>
      <w:r>
        <w:rPr>
          <w:bCs/>
          <w:szCs w:val="26"/>
          <w:shd w:val="clear" w:color="auto" w:fill="FFFFFF"/>
        </w:rPr>
        <w:t xml:space="preserve"> </w:t>
      </w:r>
      <w:proofErr w:type="spellStart"/>
      <w:r>
        <w:rPr>
          <w:bCs/>
          <w:szCs w:val="26"/>
          <w:shd w:val="clear" w:color="auto" w:fill="FFFFFF"/>
        </w:rPr>
        <w:t>việc</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nhóm</w:t>
      </w:r>
      <w:proofErr w:type="spellEnd"/>
      <w:r>
        <w:rPr>
          <w:bCs/>
          <w:szCs w:val="26"/>
          <w:shd w:val="clear" w:color="auto" w:fill="FFFFFF"/>
        </w:rPr>
        <w:t xml:space="preserve"> KT </w:t>
      </w:r>
      <w:proofErr w:type="spellStart"/>
      <w:r>
        <w:rPr>
          <w:bCs/>
          <w:szCs w:val="26"/>
          <w:shd w:val="clear" w:color="auto" w:fill="FFFFFF"/>
        </w:rPr>
        <w:t>và</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KTV </w:t>
      </w:r>
      <w:proofErr w:type="spellStart"/>
      <w:r>
        <w:rPr>
          <w:bCs/>
          <w:szCs w:val="26"/>
          <w:shd w:val="clear" w:color="auto" w:fill="FFFFFF"/>
        </w:rPr>
        <w:t>phụ</w:t>
      </w:r>
      <w:proofErr w:type="spellEnd"/>
      <w:r>
        <w:rPr>
          <w:bCs/>
          <w:szCs w:val="26"/>
          <w:shd w:val="clear" w:color="auto" w:fill="FFFFFF"/>
        </w:rPr>
        <w:t xml:space="preserve"> </w:t>
      </w:r>
      <w:proofErr w:type="spellStart"/>
      <w:r>
        <w:rPr>
          <w:bCs/>
          <w:szCs w:val="26"/>
          <w:shd w:val="clear" w:color="auto" w:fill="FFFFFF"/>
        </w:rPr>
        <w:t>trách</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phạm</w:t>
      </w:r>
      <w:proofErr w:type="spellEnd"/>
      <w:r>
        <w:rPr>
          <w:bCs/>
          <w:szCs w:val="26"/>
          <w:shd w:val="clear" w:color="auto" w:fill="FFFFFF"/>
        </w:rPr>
        <w:t xml:space="preserve"> vi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w:t>
      </w:r>
    </w:p>
    <w:p w14:paraId="2F9319CD" w14:textId="77777777" w:rsidR="00CD392C" w:rsidRPr="00D655EA" w:rsidRDefault="00CD392C" w:rsidP="00CD392C">
      <w:pPr>
        <w:numPr>
          <w:ilvl w:val="0"/>
          <w:numId w:val="16"/>
        </w:numPr>
        <w:spacing w:line="360" w:lineRule="auto"/>
        <w:ind w:left="360"/>
        <w:jc w:val="both"/>
        <w:rPr>
          <w:b/>
          <w:bCs/>
          <w:szCs w:val="26"/>
        </w:rPr>
      </w:pPr>
      <w:proofErr w:type="spellStart"/>
      <w:r w:rsidRPr="00130220">
        <w:rPr>
          <w:b/>
          <w:bCs/>
          <w:szCs w:val="26"/>
          <w:shd w:val="clear" w:color="auto" w:fill="FFFFFF"/>
        </w:rPr>
        <w:t>Bước</w:t>
      </w:r>
      <w:proofErr w:type="spellEnd"/>
      <w:r w:rsidRPr="00130220">
        <w:rPr>
          <w:b/>
          <w:bCs/>
          <w:szCs w:val="26"/>
          <w:shd w:val="clear" w:color="auto" w:fill="FFFFFF"/>
        </w:rPr>
        <w:t xml:space="preserve"> 8: </w:t>
      </w:r>
      <w:proofErr w:type="spellStart"/>
      <w:r>
        <w:rPr>
          <w:bCs/>
          <w:szCs w:val="26"/>
          <w:shd w:val="clear" w:color="auto" w:fill="FFFFFF"/>
        </w:rPr>
        <w:t>Nhân</w:t>
      </w:r>
      <w:proofErr w:type="spellEnd"/>
      <w:r>
        <w:rPr>
          <w:bCs/>
          <w:szCs w:val="26"/>
          <w:shd w:val="clear" w:color="auto" w:fill="FFFFFF"/>
        </w:rPr>
        <w:t xml:space="preserve"> </w:t>
      </w:r>
      <w:proofErr w:type="spellStart"/>
      <w:r>
        <w:rPr>
          <w:bCs/>
          <w:szCs w:val="26"/>
          <w:shd w:val="clear" w:color="auto" w:fill="FFFFFF"/>
        </w:rPr>
        <w:t>sự</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roofErr w:type="spellStart"/>
      <w:r>
        <w:rPr>
          <w:bCs/>
          <w:szCs w:val="26"/>
          <w:shd w:val="clear" w:color="auto" w:fill="FFFFFF"/>
        </w:rPr>
        <w:t>tìm</w:t>
      </w:r>
      <w:proofErr w:type="spellEnd"/>
      <w:r>
        <w:rPr>
          <w:bCs/>
          <w:szCs w:val="26"/>
          <w:shd w:val="clear" w:color="auto" w:fill="FFFFFF"/>
        </w:rPr>
        <w:t xml:space="preserve"> </w:t>
      </w:r>
      <w:proofErr w:type="spellStart"/>
      <w:r>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cần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và</w:t>
      </w:r>
      <w:proofErr w:type="spellEnd"/>
      <w:r>
        <w:rPr>
          <w:bCs/>
          <w:szCs w:val="26"/>
          <w:shd w:val="clear" w:color="auto" w:fill="FFFFFF"/>
        </w:rPr>
        <w:t xml:space="preserve"> </w:t>
      </w:r>
      <w:proofErr w:type="spellStart"/>
      <w:r>
        <w:rPr>
          <w:bCs/>
          <w:szCs w:val="26"/>
          <w:shd w:val="clear" w:color="auto" w:fill="FFFFFF"/>
        </w:rPr>
        <w:t>lập</w:t>
      </w:r>
      <w:proofErr w:type="spellEnd"/>
      <w:r>
        <w:rPr>
          <w:bCs/>
          <w:szCs w:val="26"/>
          <w:shd w:val="clear" w:color="auto" w:fill="FFFFFF"/>
        </w:rPr>
        <w:t xml:space="preserve"> </w:t>
      </w:r>
      <w:proofErr w:type="spellStart"/>
      <w:r>
        <w:rPr>
          <w:bCs/>
          <w:szCs w:val="26"/>
          <w:shd w:val="clear" w:color="auto" w:fill="FFFFFF"/>
        </w:rPr>
        <w:t>chương</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KT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mỗi</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r w:rsidRPr="00D655EA">
        <w:rPr>
          <w:bCs/>
          <w:i/>
          <w:szCs w:val="26"/>
          <w:shd w:val="clear" w:color="auto" w:fill="FFFFFF"/>
        </w:rPr>
        <w:t xml:space="preserve">Chi </w:t>
      </w:r>
      <w:proofErr w:type="spellStart"/>
      <w:r w:rsidRPr="00D655EA">
        <w:rPr>
          <w:bCs/>
          <w:i/>
          <w:szCs w:val="26"/>
          <w:shd w:val="clear" w:color="auto" w:fill="FFFFFF"/>
        </w:rPr>
        <w:t>tiết</w:t>
      </w:r>
      <w:proofErr w:type="spellEnd"/>
      <w:r w:rsidRPr="00D655EA">
        <w:rPr>
          <w:bCs/>
          <w:i/>
          <w:szCs w:val="26"/>
          <w:shd w:val="clear" w:color="auto" w:fill="FFFFFF"/>
        </w:rPr>
        <w:t xml:space="preserve"> </w:t>
      </w:r>
      <w:proofErr w:type="spellStart"/>
      <w:r w:rsidRPr="00D655EA">
        <w:rPr>
          <w:bCs/>
          <w:i/>
          <w:szCs w:val="26"/>
          <w:shd w:val="clear" w:color="auto" w:fill="FFFFFF"/>
        </w:rPr>
        <w:t>xem</w:t>
      </w:r>
      <w:proofErr w:type="spellEnd"/>
      <w:r w:rsidRPr="00D655EA">
        <w:rPr>
          <w:bCs/>
          <w:i/>
          <w:szCs w:val="26"/>
          <w:shd w:val="clear" w:color="auto" w:fill="FFFFFF"/>
        </w:rPr>
        <w:t xml:space="preserve"> </w:t>
      </w:r>
      <w:proofErr w:type="spellStart"/>
      <w:r w:rsidRPr="00D655EA">
        <w:rPr>
          <w:bCs/>
          <w:i/>
          <w:szCs w:val="26"/>
          <w:shd w:val="clear" w:color="auto" w:fill="FFFFFF"/>
        </w:rPr>
        <w:t>quy</w:t>
      </w:r>
      <w:proofErr w:type="spellEnd"/>
      <w:r w:rsidRPr="00D655EA">
        <w:rPr>
          <w:bCs/>
          <w:i/>
          <w:szCs w:val="26"/>
          <w:shd w:val="clear" w:color="auto" w:fill="FFFFFF"/>
        </w:rPr>
        <w:t xml:space="preserve"> </w:t>
      </w:r>
      <w:proofErr w:type="spellStart"/>
      <w:r w:rsidRPr="00D655EA">
        <w:rPr>
          <w:bCs/>
          <w:i/>
          <w:szCs w:val="26"/>
          <w:shd w:val="clear" w:color="auto" w:fill="FFFFFF"/>
        </w:rPr>
        <w:t>trình</w:t>
      </w:r>
      <w:proofErr w:type="spellEnd"/>
      <w:r w:rsidRPr="00D655EA">
        <w:rPr>
          <w:bCs/>
          <w:i/>
          <w:szCs w:val="26"/>
          <w:shd w:val="clear" w:color="auto" w:fill="FFFFFF"/>
        </w:rPr>
        <w:t xml:space="preserve"> </w:t>
      </w:r>
      <w:proofErr w:type="spellStart"/>
      <w:r>
        <w:rPr>
          <w:bCs/>
          <w:i/>
          <w:szCs w:val="26"/>
          <w:shd w:val="clear" w:color="auto" w:fill="FFFFFF"/>
        </w:rPr>
        <w:t>Lập</w:t>
      </w:r>
      <w:proofErr w:type="spellEnd"/>
      <w:r>
        <w:rPr>
          <w:bCs/>
          <w:i/>
          <w:szCs w:val="26"/>
          <w:shd w:val="clear" w:color="auto" w:fill="FFFFFF"/>
        </w:rPr>
        <w:t xml:space="preserve"> </w:t>
      </w:r>
      <w:proofErr w:type="spellStart"/>
      <w:r>
        <w:rPr>
          <w:bCs/>
          <w:i/>
          <w:szCs w:val="26"/>
          <w:shd w:val="clear" w:color="auto" w:fill="FFFFFF"/>
        </w:rPr>
        <w:t>chương</w:t>
      </w:r>
      <w:proofErr w:type="spellEnd"/>
      <w:r>
        <w:rPr>
          <w:bCs/>
          <w:i/>
          <w:szCs w:val="26"/>
          <w:shd w:val="clear" w:color="auto" w:fill="FFFFFF"/>
        </w:rPr>
        <w:t xml:space="preserve"> </w:t>
      </w:r>
      <w:proofErr w:type="spellStart"/>
      <w:r>
        <w:rPr>
          <w:bCs/>
          <w:i/>
          <w:szCs w:val="26"/>
          <w:shd w:val="clear" w:color="auto" w:fill="FFFFFF"/>
        </w:rPr>
        <w:t>trình</w:t>
      </w:r>
      <w:proofErr w:type="spellEnd"/>
      <w:r>
        <w:rPr>
          <w:bCs/>
          <w:i/>
          <w:szCs w:val="26"/>
          <w:shd w:val="clear" w:color="auto" w:fill="FFFFFF"/>
        </w:rPr>
        <w:t xml:space="preserve"> </w:t>
      </w:r>
      <w:proofErr w:type="spellStart"/>
      <w:r>
        <w:rPr>
          <w:bCs/>
          <w:i/>
          <w:szCs w:val="26"/>
          <w:shd w:val="clear" w:color="auto" w:fill="FFFFFF"/>
        </w:rPr>
        <w:t>kiểm</w:t>
      </w:r>
      <w:proofErr w:type="spellEnd"/>
      <w:r>
        <w:rPr>
          <w:bCs/>
          <w:i/>
          <w:szCs w:val="26"/>
          <w:shd w:val="clear" w:color="auto" w:fill="FFFFFF"/>
        </w:rPr>
        <w:t xml:space="preserve"> </w:t>
      </w:r>
      <w:proofErr w:type="spellStart"/>
      <w:r>
        <w:rPr>
          <w:bCs/>
          <w:i/>
          <w:szCs w:val="26"/>
          <w:shd w:val="clear" w:color="auto" w:fill="FFFFFF"/>
        </w:rPr>
        <w:t>toán</w:t>
      </w:r>
      <w:proofErr w:type="spellEnd"/>
      <w:r>
        <w:rPr>
          <w:bCs/>
          <w:i/>
          <w:szCs w:val="26"/>
          <w:shd w:val="clear" w:color="auto" w:fill="FFFFFF"/>
        </w:rPr>
        <w:t>.</w:t>
      </w:r>
    </w:p>
    <w:p w14:paraId="39519927" w14:textId="77777777" w:rsidR="00CD392C" w:rsidRPr="0068793A" w:rsidRDefault="00CD392C" w:rsidP="00CD392C">
      <w:pPr>
        <w:numPr>
          <w:ilvl w:val="0"/>
          <w:numId w:val="16"/>
        </w:numPr>
        <w:spacing w:line="360" w:lineRule="auto"/>
        <w:ind w:left="360"/>
        <w:jc w:val="both"/>
        <w:rPr>
          <w:b/>
          <w:bCs/>
          <w:szCs w:val="26"/>
        </w:rPr>
      </w:pPr>
      <w:proofErr w:type="spellStart"/>
      <w:r>
        <w:rPr>
          <w:b/>
          <w:bCs/>
          <w:szCs w:val="26"/>
        </w:rPr>
        <w:t>Bước</w:t>
      </w:r>
      <w:proofErr w:type="spellEnd"/>
      <w:r>
        <w:rPr>
          <w:b/>
          <w:bCs/>
          <w:szCs w:val="26"/>
        </w:rPr>
        <w:t xml:space="preserve"> 9</w:t>
      </w:r>
      <w:r w:rsidRPr="00FA2A65">
        <w:rPr>
          <w:b/>
          <w:bCs/>
          <w:szCs w:val="26"/>
        </w:rPr>
        <w:t xml:space="preserve">: </w:t>
      </w:r>
      <w:proofErr w:type="spellStart"/>
      <w:r w:rsidRPr="00D655EA">
        <w:rPr>
          <w:bCs/>
          <w:szCs w:val="26"/>
        </w:rPr>
        <w:t>Trưởng</w:t>
      </w:r>
      <w:proofErr w:type="spellEnd"/>
      <w:r w:rsidRPr="00D655EA">
        <w:rPr>
          <w:bCs/>
          <w:szCs w:val="26"/>
        </w:rPr>
        <w:t xml:space="preserve"> </w:t>
      </w:r>
      <w:proofErr w:type="spellStart"/>
      <w:r w:rsidRPr="00D655EA">
        <w:rPr>
          <w:bCs/>
          <w:szCs w:val="26"/>
        </w:rPr>
        <w:t>đoàn</w:t>
      </w:r>
      <w:proofErr w:type="spellEnd"/>
      <w:r w:rsidRPr="00D655EA">
        <w:rPr>
          <w:bCs/>
          <w:szCs w:val="26"/>
        </w:rPr>
        <w:t xml:space="preserve"> KT </w:t>
      </w:r>
      <w:proofErr w:type="spellStart"/>
      <w:r w:rsidRPr="00D655EA">
        <w:rPr>
          <w:bCs/>
          <w:szCs w:val="26"/>
        </w:rPr>
        <w:t>hoàn</w:t>
      </w:r>
      <w:proofErr w:type="spellEnd"/>
      <w:r w:rsidRPr="00D655EA">
        <w:rPr>
          <w:bCs/>
          <w:szCs w:val="26"/>
        </w:rPr>
        <w:t xml:space="preserve"> </w:t>
      </w:r>
      <w:proofErr w:type="spellStart"/>
      <w:r w:rsidRPr="00D655EA">
        <w:rPr>
          <w:bCs/>
          <w:szCs w:val="26"/>
        </w:rPr>
        <w:t>thiện</w:t>
      </w:r>
      <w:proofErr w:type="spellEnd"/>
      <w:r w:rsidRPr="00D655EA">
        <w:rPr>
          <w:bCs/>
          <w:szCs w:val="26"/>
        </w:rPr>
        <w:t xml:space="preserve"> </w:t>
      </w:r>
      <w:proofErr w:type="spellStart"/>
      <w:r w:rsidRPr="00D655EA">
        <w:rPr>
          <w:bCs/>
          <w:szCs w:val="26"/>
        </w:rPr>
        <w:t>kế</w:t>
      </w:r>
      <w:proofErr w:type="spellEnd"/>
      <w:r w:rsidRPr="00D655EA">
        <w:rPr>
          <w:bCs/>
          <w:szCs w:val="26"/>
        </w:rPr>
        <w:t xml:space="preserve"> </w:t>
      </w:r>
      <w:proofErr w:type="spellStart"/>
      <w:r w:rsidRPr="00D655EA">
        <w:rPr>
          <w:bCs/>
          <w:szCs w:val="26"/>
        </w:rPr>
        <w:t>hoạch</w:t>
      </w:r>
      <w:proofErr w:type="spellEnd"/>
      <w:r w:rsidRPr="00D655EA">
        <w:rPr>
          <w:bCs/>
          <w:szCs w:val="26"/>
        </w:rPr>
        <w:t xml:space="preserve"> </w:t>
      </w:r>
      <w:proofErr w:type="spellStart"/>
      <w:r w:rsidRPr="00D655EA">
        <w:rPr>
          <w:bCs/>
          <w:szCs w:val="26"/>
        </w:rPr>
        <w:t>cuộc</w:t>
      </w:r>
      <w:proofErr w:type="spellEnd"/>
      <w:r w:rsidRPr="00D655EA">
        <w:rPr>
          <w:bCs/>
          <w:szCs w:val="26"/>
        </w:rPr>
        <w:t xml:space="preserve"> KT</w:t>
      </w:r>
      <w:r>
        <w:rPr>
          <w:szCs w:val="26"/>
        </w:rPr>
        <w:t xml:space="preserve">, </w:t>
      </w:r>
      <w:proofErr w:type="spellStart"/>
      <w:r>
        <w:rPr>
          <w:szCs w:val="26"/>
        </w:rPr>
        <w:t>trình</w:t>
      </w:r>
      <w:proofErr w:type="spellEnd"/>
      <w:r>
        <w:rPr>
          <w:szCs w:val="26"/>
        </w:rPr>
        <w:t xml:space="preserve"> </w:t>
      </w:r>
      <w:proofErr w:type="spellStart"/>
      <w:r>
        <w:rPr>
          <w:szCs w:val="26"/>
        </w:rPr>
        <w:t>duyệt</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kèm</w:t>
      </w:r>
      <w:proofErr w:type="spellEnd"/>
      <w:r>
        <w:rPr>
          <w:szCs w:val="26"/>
        </w:rPr>
        <w:t xml:space="preserve"> </w:t>
      </w:r>
      <w:proofErr w:type="spellStart"/>
      <w:r>
        <w:rPr>
          <w:szCs w:val="26"/>
        </w:rPr>
        <w:t>theo</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KT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w:t>
      </w:r>
    </w:p>
    <w:p w14:paraId="34C33196" w14:textId="77777777" w:rsidR="00CD392C" w:rsidRDefault="00CD392C" w:rsidP="001531AE">
      <w:pPr>
        <w:numPr>
          <w:ilvl w:val="0"/>
          <w:numId w:val="40"/>
        </w:numPr>
        <w:spacing w:line="360" w:lineRule="auto"/>
        <w:jc w:val="both"/>
        <w:rPr>
          <w:b/>
          <w:bCs/>
          <w:szCs w:val="26"/>
        </w:rPr>
      </w:pPr>
      <w:proofErr w:type="spellStart"/>
      <w:r w:rsidRPr="002B5134">
        <w:rPr>
          <w:b/>
          <w:bCs/>
          <w:szCs w:val="26"/>
        </w:rPr>
        <w:t>Bước</w:t>
      </w:r>
      <w:proofErr w:type="spellEnd"/>
      <w:r w:rsidRPr="002B5134">
        <w:rPr>
          <w:b/>
          <w:bCs/>
          <w:szCs w:val="26"/>
        </w:rPr>
        <w:t xml:space="preserve"> 10: </w:t>
      </w:r>
      <w:proofErr w:type="spellStart"/>
      <w:r w:rsidRPr="002B5134">
        <w:rPr>
          <w:bCs/>
          <w:szCs w:val="26"/>
        </w:rPr>
        <w:t>Trưởng</w:t>
      </w:r>
      <w:proofErr w:type="spellEnd"/>
      <w:r w:rsidRPr="002B5134">
        <w:rPr>
          <w:bCs/>
          <w:szCs w:val="26"/>
        </w:rPr>
        <w:t xml:space="preserve"> KTNB </w:t>
      </w:r>
      <w:proofErr w:type="spellStart"/>
      <w:r w:rsidRPr="002B5134">
        <w:rPr>
          <w:bCs/>
          <w:szCs w:val="26"/>
        </w:rPr>
        <w:t>xem</w:t>
      </w:r>
      <w:proofErr w:type="spellEnd"/>
      <w:r w:rsidRPr="002B5134">
        <w:rPr>
          <w:bCs/>
          <w:szCs w:val="26"/>
        </w:rPr>
        <w:t xml:space="preserve"> </w:t>
      </w:r>
      <w:proofErr w:type="spellStart"/>
      <w:r w:rsidRPr="002B5134">
        <w:rPr>
          <w:bCs/>
          <w:szCs w:val="26"/>
        </w:rPr>
        <w:t>xét</w:t>
      </w:r>
      <w:proofErr w:type="spellEnd"/>
      <w:r w:rsidRPr="002B5134">
        <w:rPr>
          <w:bCs/>
          <w:szCs w:val="26"/>
        </w:rPr>
        <w:t xml:space="preserve"> </w:t>
      </w:r>
      <w:proofErr w:type="spellStart"/>
      <w:r w:rsidRPr="002B5134">
        <w:rPr>
          <w:bCs/>
          <w:szCs w:val="26"/>
        </w:rPr>
        <w:t>phê</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kế</w:t>
      </w:r>
      <w:proofErr w:type="spellEnd"/>
      <w:r w:rsidRPr="002B5134">
        <w:rPr>
          <w:bCs/>
          <w:szCs w:val="26"/>
        </w:rPr>
        <w:t xml:space="preserve"> </w:t>
      </w:r>
      <w:proofErr w:type="spellStart"/>
      <w:r w:rsidRPr="002B5134">
        <w:rPr>
          <w:bCs/>
          <w:szCs w:val="26"/>
        </w:rPr>
        <w:t>hoạch</w:t>
      </w:r>
      <w:proofErr w:type="spellEnd"/>
      <w:r w:rsidRPr="002B5134">
        <w:rPr>
          <w:bCs/>
          <w:szCs w:val="26"/>
        </w:rPr>
        <w:t xml:space="preserve"> </w:t>
      </w:r>
      <w:proofErr w:type="spellStart"/>
      <w:r w:rsidRPr="002B5134">
        <w:rPr>
          <w:bCs/>
          <w:szCs w:val="26"/>
        </w:rPr>
        <w:t>cuộc</w:t>
      </w:r>
      <w:proofErr w:type="spellEnd"/>
      <w:r w:rsidRPr="002B5134">
        <w:rPr>
          <w:bCs/>
          <w:szCs w:val="26"/>
        </w:rPr>
        <w:t xml:space="preserve"> KT, </w:t>
      </w:r>
      <w:proofErr w:type="spellStart"/>
      <w:r w:rsidRPr="002B5134">
        <w:rPr>
          <w:bCs/>
          <w:szCs w:val="26"/>
        </w:rPr>
        <w:t>nếu</w:t>
      </w:r>
      <w:proofErr w:type="spellEnd"/>
      <w:r w:rsidRPr="002B5134">
        <w:rPr>
          <w:bCs/>
          <w:szCs w:val="26"/>
        </w:rPr>
        <w:t xml:space="preserve"> </w:t>
      </w:r>
      <w:proofErr w:type="spellStart"/>
      <w:r w:rsidRPr="002B5134">
        <w:rPr>
          <w:bCs/>
          <w:szCs w:val="26"/>
        </w:rPr>
        <w:t>không</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thì</w:t>
      </w:r>
      <w:proofErr w:type="spellEnd"/>
      <w:r w:rsidRPr="002B5134">
        <w:rPr>
          <w:bCs/>
          <w:szCs w:val="26"/>
        </w:rPr>
        <w:t xml:space="preserve"> quay </w:t>
      </w:r>
      <w:proofErr w:type="spellStart"/>
      <w:r w:rsidRPr="002B5134">
        <w:rPr>
          <w:bCs/>
          <w:szCs w:val="26"/>
        </w:rPr>
        <w:t>lại</w:t>
      </w:r>
      <w:proofErr w:type="spellEnd"/>
      <w:r w:rsidRPr="002B5134">
        <w:rPr>
          <w:bCs/>
          <w:szCs w:val="26"/>
        </w:rPr>
        <w:t xml:space="preserve"> </w:t>
      </w:r>
      <w:proofErr w:type="spellStart"/>
      <w:r w:rsidRPr="002B5134">
        <w:rPr>
          <w:bCs/>
          <w:szCs w:val="26"/>
        </w:rPr>
        <w:t>bước</w:t>
      </w:r>
      <w:proofErr w:type="spellEnd"/>
      <w:r w:rsidRPr="002B5134">
        <w:rPr>
          <w:bCs/>
          <w:szCs w:val="26"/>
        </w:rPr>
        <w:t xml:space="preserve"> 9, </w:t>
      </w:r>
      <w:proofErr w:type="spellStart"/>
      <w:r w:rsidRPr="002B5134">
        <w:rPr>
          <w:bCs/>
          <w:szCs w:val="26"/>
        </w:rPr>
        <w:t>nếu</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thì</w:t>
      </w:r>
      <w:proofErr w:type="spellEnd"/>
      <w:r w:rsidRPr="002B5134">
        <w:rPr>
          <w:bCs/>
          <w:szCs w:val="26"/>
        </w:rPr>
        <w:t xml:space="preserve"> </w:t>
      </w:r>
      <w:proofErr w:type="spellStart"/>
      <w:r w:rsidRPr="002B5134">
        <w:rPr>
          <w:bCs/>
          <w:szCs w:val="26"/>
        </w:rPr>
        <w:t>trình</w:t>
      </w:r>
      <w:proofErr w:type="spellEnd"/>
      <w:r w:rsidRPr="002B5134">
        <w:rPr>
          <w:bCs/>
          <w:szCs w:val="26"/>
        </w:rPr>
        <w:t xml:space="preserve"> </w:t>
      </w:r>
      <w:proofErr w:type="spellStart"/>
      <w:r w:rsidRPr="002B5134">
        <w:rPr>
          <w:bCs/>
          <w:szCs w:val="26"/>
        </w:rPr>
        <w:t>tiếp</w:t>
      </w:r>
      <w:proofErr w:type="spellEnd"/>
      <w:r w:rsidRPr="002B5134">
        <w:rPr>
          <w:bCs/>
          <w:szCs w:val="26"/>
        </w:rPr>
        <w:t xml:space="preserve"> </w:t>
      </w:r>
      <w:proofErr w:type="spellStart"/>
      <w:r w:rsidRPr="002B5134">
        <w:rPr>
          <w:bCs/>
          <w:szCs w:val="26"/>
        </w:rPr>
        <w:t>lên</w:t>
      </w:r>
      <w:proofErr w:type="spellEnd"/>
      <w:r w:rsidRPr="002B5134">
        <w:rPr>
          <w:bCs/>
          <w:szCs w:val="26"/>
        </w:rPr>
        <w:t xml:space="preserve"> BLĐ </w:t>
      </w:r>
      <w:proofErr w:type="spellStart"/>
      <w:r w:rsidRPr="002B5134">
        <w:rPr>
          <w:bCs/>
          <w:szCs w:val="26"/>
        </w:rPr>
        <w:t>chuyển</w:t>
      </w:r>
      <w:proofErr w:type="spellEnd"/>
      <w:r w:rsidRPr="002B5134">
        <w:rPr>
          <w:bCs/>
          <w:szCs w:val="26"/>
        </w:rPr>
        <w:t xml:space="preserve"> </w:t>
      </w:r>
      <w:proofErr w:type="spellStart"/>
      <w:r w:rsidRPr="002B5134">
        <w:rPr>
          <w:bCs/>
          <w:szCs w:val="26"/>
        </w:rPr>
        <w:t>đến</w:t>
      </w:r>
      <w:proofErr w:type="spellEnd"/>
      <w:r w:rsidRPr="002B5134">
        <w:rPr>
          <w:bCs/>
          <w:szCs w:val="26"/>
        </w:rPr>
        <w:t xml:space="preserve"> </w:t>
      </w:r>
      <w:proofErr w:type="spellStart"/>
      <w:r w:rsidRPr="002B5134">
        <w:rPr>
          <w:bCs/>
          <w:szCs w:val="26"/>
        </w:rPr>
        <w:t>bước</w:t>
      </w:r>
      <w:proofErr w:type="spellEnd"/>
      <w:r w:rsidRPr="002B5134">
        <w:rPr>
          <w:bCs/>
          <w:szCs w:val="26"/>
        </w:rPr>
        <w:t xml:space="preserve"> 10. </w:t>
      </w:r>
    </w:p>
    <w:p w14:paraId="69FB1041" w14:textId="158F47D3" w:rsidR="009935CF" w:rsidRPr="00CD392C" w:rsidRDefault="00CD392C" w:rsidP="001531AE">
      <w:pPr>
        <w:numPr>
          <w:ilvl w:val="0"/>
          <w:numId w:val="40"/>
        </w:numPr>
        <w:spacing w:line="360" w:lineRule="auto"/>
        <w:jc w:val="both"/>
        <w:rPr>
          <w:b/>
          <w:bCs/>
          <w:szCs w:val="26"/>
        </w:rPr>
      </w:pPr>
      <w:proofErr w:type="spellStart"/>
      <w:r w:rsidRPr="00CD392C">
        <w:rPr>
          <w:b/>
          <w:bCs/>
          <w:szCs w:val="26"/>
        </w:rPr>
        <w:t>Bước</w:t>
      </w:r>
      <w:proofErr w:type="spellEnd"/>
      <w:r w:rsidRPr="00CD392C">
        <w:rPr>
          <w:b/>
          <w:bCs/>
          <w:szCs w:val="26"/>
        </w:rPr>
        <w:t xml:space="preserve"> 11: </w:t>
      </w:r>
      <w:r w:rsidRPr="00CD392C">
        <w:rPr>
          <w:bCs/>
          <w:szCs w:val="26"/>
        </w:rPr>
        <w:t xml:space="preserve">BLĐ </w:t>
      </w:r>
      <w:proofErr w:type="spellStart"/>
      <w:r w:rsidRPr="00CD392C">
        <w:rPr>
          <w:bCs/>
          <w:szCs w:val="26"/>
        </w:rPr>
        <w:t>xem</w:t>
      </w:r>
      <w:proofErr w:type="spellEnd"/>
      <w:r w:rsidRPr="00CD392C">
        <w:rPr>
          <w:bCs/>
          <w:szCs w:val="26"/>
        </w:rPr>
        <w:t xml:space="preserve"> </w:t>
      </w:r>
      <w:proofErr w:type="spellStart"/>
      <w:r w:rsidRPr="00CD392C">
        <w:rPr>
          <w:bCs/>
          <w:szCs w:val="26"/>
        </w:rPr>
        <w:t>xét</w:t>
      </w:r>
      <w:proofErr w:type="spellEnd"/>
      <w:r w:rsidRPr="00CD392C">
        <w:rPr>
          <w:bCs/>
          <w:szCs w:val="26"/>
        </w:rPr>
        <w:t xml:space="preserve"> </w:t>
      </w:r>
      <w:proofErr w:type="spellStart"/>
      <w:r w:rsidRPr="00CD392C">
        <w:rPr>
          <w:bCs/>
          <w:szCs w:val="26"/>
        </w:rPr>
        <w:t>phê</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kế</w:t>
      </w:r>
      <w:proofErr w:type="spellEnd"/>
      <w:r w:rsidRPr="00CD392C">
        <w:rPr>
          <w:bCs/>
          <w:szCs w:val="26"/>
        </w:rPr>
        <w:t xml:space="preserve"> </w:t>
      </w:r>
      <w:proofErr w:type="spellStart"/>
      <w:r w:rsidRPr="00CD392C">
        <w:rPr>
          <w:bCs/>
          <w:szCs w:val="26"/>
        </w:rPr>
        <w:t>hoạch</w:t>
      </w:r>
      <w:proofErr w:type="spellEnd"/>
      <w:r w:rsidRPr="00CD392C">
        <w:rPr>
          <w:bCs/>
          <w:szCs w:val="26"/>
        </w:rPr>
        <w:t xml:space="preserve"> </w:t>
      </w:r>
      <w:proofErr w:type="spellStart"/>
      <w:r w:rsidRPr="00CD392C">
        <w:rPr>
          <w:bCs/>
          <w:szCs w:val="26"/>
        </w:rPr>
        <w:t>cuộc</w:t>
      </w:r>
      <w:proofErr w:type="spellEnd"/>
      <w:r w:rsidRPr="00CD392C">
        <w:rPr>
          <w:bCs/>
          <w:szCs w:val="26"/>
        </w:rPr>
        <w:t xml:space="preserve"> KT, </w:t>
      </w:r>
      <w:proofErr w:type="spellStart"/>
      <w:r w:rsidRPr="00CD392C">
        <w:rPr>
          <w:bCs/>
          <w:szCs w:val="26"/>
        </w:rPr>
        <w:t>nếu</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thì</w:t>
      </w:r>
      <w:proofErr w:type="spellEnd"/>
      <w:r w:rsidRPr="00CD392C">
        <w:rPr>
          <w:bCs/>
          <w:szCs w:val="26"/>
        </w:rPr>
        <w:t xml:space="preserve"> </w:t>
      </w:r>
      <w:proofErr w:type="spellStart"/>
      <w:r w:rsidRPr="00CD392C">
        <w:rPr>
          <w:bCs/>
          <w:szCs w:val="26"/>
        </w:rPr>
        <w:t>kết</w:t>
      </w:r>
      <w:proofErr w:type="spellEnd"/>
      <w:r w:rsidRPr="00CD392C">
        <w:rPr>
          <w:bCs/>
          <w:szCs w:val="26"/>
        </w:rPr>
        <w:t xml:space="preserve"> </w:t>
      </w:r>
      <w:proofErr w:type="spellStart"/>
      <w:r w:rsidRPr="00CD392C">
        <w:rPr>
          <w:bCs/>
          <w:szCs w:val="26"/>
        </w:rPr>
        <w:t>thúc</w:t>
      </w:r>
      <w:proofErr w:type="spellEnd"/>
      <w:r w:rsidRPr="00CD392C">
        <w:rPr>
          <w:bCs/>
          <w:szCs w:val="26"/>
        </w:rPr>
        <w:t xml:space="preserve">, </w:t>
      </w:r>
      <w:proofErr w:type="spellStart"/>
      <w:r w:rsidRPr="00CD392C">
        <w:rPr>
          <w:bCs/>
          <w:szCs w:val="26"/>
        </w:rPr>
        <w:t>không</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thì</w:t>
      </w:r>
      <w:proofErr w:type="spellEnd"/>
      <w:r w:rsidRPr="00CD392C">
        <w:rPr>
          <w:bCs/>
          <w:szCs w:val="26"/>
        </w:rPr>
        <w:t xml:space="preserve"> quay </w:t>
      </w:r>
      <w:proofErr w:type="spellStart"/>
      <w:r w:rsidRPr="00CD392C">
        <w:rPr>
          <w:bCs/>
          <w:szCs w:val="26"/>
        </w:rPr>
        <w:t>lại</w:t>
      </w:r>
      <w:proofErr w:type="spellEnd"/>
      <w:r w:rsidRPr="00CD392C">
        <w:rPr>
          <w:bCs/>
          <w:szCs w:val="26"/>
        </w:rPr>
        <w:t xml:space="preserve"> </w:t>
      </w:r>
      <w:proofErr w:type="spellStart"/>
      <w:r w:rsidRPr="00CD392C">
        <w:rPr>
          <w:bCs/>
          <w:szCs w:val="26"/>
        </w:rPr>
        <w:t>bước</w:t>
      </w:r>
      <w:proofErr w:type="spellEnd"/>
      <w:r w:rsidRPr="00CD392C">
        <w:rPr>
          <w:bCs/>
          <w:szCs w:val="26"/>
        </w:rPr>
        <w:t xml:space="preserve"> 10.</w:t>
      </w:r>
    </w:p>
    <w:p w14:paraId="5FAB778F" w14:textId="2DFD4FC0" w:rsidR="009935CF" w:rsidRDefault="009935CF" w:rsidP="00BD3636">
      <w:pPr>
        <w:pStyle w:val="tvHeading1"/>
      </w:pPr>
      <w:bookmarkStart w:id="46" w:name="_Toc28099337"/>
      <w:bookmarkStart w:id="47" w:name="_Toc87368184"/>
      <w:proofErr w:type="spellStart"/>
      <w:r w:rsidRPr="00E227DB">
        <w:t>Quy</w:t>
      </w:r>
      <w:proofErr w:type="spellEnd"/>
      <w:r w:rsidRPr="00E227DB">
        <w:t xml:space="preserve"> </w:t>
      </w:r>
      <w:proofErr w:type="spellStart"/>
      <w:r w:rsidRPr="00E227DB">
        <w:t>trình</w:t>
      </w:r>
      <w:proofErr w:type="spellEnd"/>
      <w:r w:rsidRPr="00E227DB">
        <w:t xml:space="preserve"> </w:t>
      </w:r>
      <w:bookmarkEnd w:id="46"/>
      <w:r w:rsidR="00155C7A">
        <w:rPr>
          <w:lang w:val="vi-VN"/>
        </w:rPr>
        <w:t>L</w:t>
      </w:r>
      <w:proofErr w:type="spellStart"/>
      <w:r w:rsidR="00F65B64">
        <w:t>ập</w:t>
      </w:r>
      <w:proofErr w:type="spellEnd"/>
      <w:r w:rsidR="00F65B64">
        <w:t xml:space="preserve"> </w:t>
      </w:r>
      <w:proofErr w:type="spellStart"/>
      <w:r w:rsidR="00F65B64">
        <w:t>chương</w:t>
      </w:r>
      <w:proofErr w:type="spellEnd"/>
      <w:r w:rsidR="00F65B64">
        <w:t xml:space="preserve"> </w:t>
      </w:r>
      <w:proofErr w:type="spellStart"/>
      <w:r w:rsidR="00F65B64">
        <w:t>trình</w:t>
      </w:r>
      <w:proofErr w:type="spellEnd"/>
      <w:r w:rsidR="00F65B64">
        <w:t xml:space="preserve"> </w:t>
      </w:r>
      <w:proofErr w:type="spellStart"/>
      <w:r w:rsidR="00F65B64">
        <w:t>kiểm</w:t>
      </w:r>
      <w:proofErr w:type="spellEnd"/>
      <w:r w:rsidR="00F65B64">
        <w:t xml:space="preserve"> </w:t>
      </w:r>
      <w:proofErr w:type="spellStart"/>
      <w:r w:rsidR="00F65B64">
        <w:t>toán</w:t>
      </w:r>
      <w:bookmarkEnd w:id="47"/>
      <w:proofErr w:type="spellEnd"/>
    </w:p>
    <w:p w14:paraId="487DA238" w14:textId="77777777" w:rsidR="00CD392C" w:rsidRDefault="00CD392C" w:rsidP="00CD392C">
      <w:proofErr w:type="spellStart"/>
      <w:r w:rsidRPr="006C3E03">
        <w:rPr>
          <w:b/>
        </w:rPr>
        <w:t>Mô</w:t>
      </w:r>
      <w:proofErr w:type="spellEnd"/>
      <w:r w:rsidRPr="006C3E03">
        <w:rPr>
          <w:b/>
        </w:rPr>
        <w:t xml:space="preserve"> </w:t>
      </w:r>
      <w:proofErr w:type="spellStart"/>
      <w:r w:rsidRPr="006C3E03">
        <w:rPr>
          <w:b/>
        </w:rPr>
        <w:t>tả</w:t>
      </w:r>
      <w:proofErr w:type="spellEnd"/>
      <w:r>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thủ</w:t>
      </w:r>
      <w:proofErr w:type="spellEnd"/>
      <w:r>
        <w:t xml:space="preserve"> </w:t>
      </w:r>
      <w:proofErr w:type="spellStart"/>
      <w:r>
        <w:t>tục</w:t>
      </w:r>
      <w:proofErr w:type="spellEnd"/>
      <w:r>
        <w:t xml:space="preserve"> KT) </w:t>
      </w:r>
      <w:proofErr w:type="spellStart"/>
      <w:r>
        <w:t>mà</w:t>
      </w:r>
      <w:proofErr w:type="spellEnd"/>
      <w:r>
        <w:t xml:space="preserve"> KTV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cuộc</w:t>
      </w:r>
      <w:proofErr w:type="spellEnd"/>
      <w:r>
        <w:t xml:space="preserve"> KT. </w:t>
      </w:r>
      <w:proofErr w:type="spellStart"/>
      <w:r>
        <w:t>Mỗi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cần</w:t>
      </w:r>
      <w:proofErr w:type="spellEnd"/>
      <w:r>
        <w:t xml:space="preserve"> KT </w:t>
      </w:r>
      <w:proofErr w:type="spellStart"/>
      <w:r>
        <w:t>sẽ</w:t>
      </w:r>
      <w:proofErr w:type="spellEnd"/>
      <w:r>
        <w:t xml:space="preserve"> </w:t>
      </w:r>
      <w:proofErr w:type="spellStart"/>
      <w:r>
        <w:t>có</w:t>
      </w:r>
      <w:proofErr w:type="spellEnd"/>
      <w:r>
        <w:t xml:space="preserve"> 1 </w:t>
      </w:r>
      <w:proofErr w:type="spellStart"/>
      <w:r>
        <w:t>chương</w:t>
      </w:r>
      <w:proofErr w:type="spellEnd"/>
      <w:r>
        <w:t xml:space="preserve"> </w:t>
      </w:r>
      <w:proofErr w:type="spellStart"/>
      <w:r>
        <w:t>trình</w:t>
      </w:r>
      <w:proofErr w:type="spellEnd"/>
      <w:r>
        <w:t xml:space="preserve"> KT </w:t>
      </w:r>
      <w:proofErr w:type="spellStart"/>
      <w:r>
        <w:t>tương</w:t>
      </w:r>
      <w:proofErr w:type="spellEnd"/>
      <w:r>
        <w:t xml:space="preserve"> </w:t>
      </w:r>
      <w:proofErr w:type="spellStart"/>
      <w:r>
        <w:t>ứng</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gắn</w:t>
      </w:r>
      <w:proofErr w:type="spellEnd"/>
      <w:r>
        <w:t xml:space="preserve"> </w:t>
      </w:r>
      <w:proofErr w:type="spellStart"/>
      <w:r>
        <w:t>liền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chốt</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rủi</w:t>
      </w:r>
      <w:proofErr w:type="spellEnd"/>
      <w:r>
        <w:t xml:space="preserve"> </w:t>
      </w:r>
      <w:proofErr w:type="spellStart"/>
      <w:r>
        <w:t>ro</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quy</w:t>
      </w:r>
      <w:proofErr w:type="spellEnd"/>
      <w:r>
        <w:t xml:space="preserve"> </w:t>
      </w:r>
      <w:proofErr w:type="spellStart"/>
      <w:r>
        <w:t>trình</w:t>
      </w:r>
      <w:proofErr w:type="spellEnd"/>
      <w:r>
        <w:t>.</w:t>
      </w:r>
    </w:p>
    <w:p w14:paraId="16C51916" w14:textId="77777777" w:rsidR="00CD392C" w:rsidRDefault="00CD392C" w:rsidP="00CD392C">
      <w:pPr>
        <w:rPr>
          <w:b/>
        </w:rPr>
      </w:pPr>
      <w:proofErr w:type="spellStart"/>
      <w:r w:rsidRPr="00016573">
        <w:rPr>
          <w:b/>
        </w:rPr>
        <w:t>Đầu</w:t>
      </w:r>
      <w:proofErr w:type="spellEnd"/>
      <w:r w:rsidRPr="00016573">
        <w:rPr>
          <w:b/>
        </w:rPr>
        <w:t xml:space="preserve"> </w:t>
      </w:r>
      <w:proofErr w:type="spellStart"/>
      <w:r w:rsidRPr="00016573">
        <w:rPr>
          <w:b/>
        </w:rPr>
        <w:t>vào</w:t>
      </w:r>
      <w:proofErr w:type="spellEnd"/>
      <w:r w:rsidRPr="00016573">
        <w:rPr>
          <w:b/>
        </w:rPr>
        <w:t>:</w:t>
      </w:r>
    </w:p>
    <w:p w14:paraId="22601332" w14:textId="77777777" w:rsidR="00CD392C" w:rsidRPr="007951E1" w:rsidRDefault="00CD392C" w:rsidP="001531AE">
      <w:pPr>
        <w:pStyle w:val="ListParagraph"/>
        <w:numPr>
          <w:ilvl w:val="0"/>
          <w:numId w:val="40"/>
        </w:numPr>
        <w:rPr>
          <w:b/>
        </w:rPr>
      </w:pPr>
      <w:proofErr w:type="spellStart"/>
      <w:r>
        <w:t>Tài</w:t>
      </w:r>
      <w:proofErr w:type="spellEnd"/>
      <w:r>
        <w:t xml:space="preserve"> </w:t>
      </w:r>
      <w:proofErr w:type="spellStart"/>
      <w:r>
        <w:t>liệu</w:t>
      </w:r>
      <w:proofErr w:type="spellEnd"/>
      <w:r>
        <w:t xml:space="preserve"> </w:t>
      </w:r>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p>
    <w:p w14:paraId="5ACD3376" w14:textId="77777777" w:rsidR="00CD392C" w:rsidRPr="001D106D" w:rsidRDefault="00CD392C" w:rsidP="001531AE">
      <w:pPr>
        <w:pStyle w:val="ListParagraph"/>
        <w:numPr>
          <w:ilvl w:val="0"/>
          <w:numId w:val="40"/>
        </w:numPr>
        <w:rPr>
          <w:b/>
        </w:rPr>
      </w:pPr>
      <w:proofErr w:type="spellStart"/>
      <w:r>
        <w:t>Tài</w:t>
      </w:r>
      <w:proofErr w:type="spellEnd"/>
      <w:r>
        <w:t xml:space="preserve"> </w:t>
      </w:r>
      <w:proofErr w:type="spellStart"/>
      <w:r>
        <w:t>liệu</w:t>
      </w:r>
      <w:proofErr w:type="spellEnd"/>
      <w:r>
        <w:t xml:space="preserve"> </w:t>
      </w:r>
      <w:proofErr w:type="spellStart"/>
      <w:r>
        <w:t>được</w:t>
      </w:r>
      <w:proofErr w:type="spellEnd"/>
      <w:r>
        <w:t xml:space="preserve"> ban </w:t>
      </w:r>
      <w:proofErr w:type="spellStart"/>
      <w:r>
        <w:t>hành</w:t>
      </w:r>
      <w:proofErr w:type="spellEnd"/>
      <w:r>
        <w:t xml:space="preserve"> </w:t>
      </w:r>
      <w:proofErr w:type="spellStart"/>
      <w:r>
        <w:t>trong</w:t>
      </w:r>
      <w:proofErr w:type="spellEnd"/>
      <w:r>
        <w:t xml:space="preserve"> </w:t>
      </w:r>
      <w:proofErr w:type="spellStart"/>
      <w:r>
        <w:t>nội</w:t>
      </w:r>
      <w:proofErr w:type="spellEnd"/>
      <w:r>
        <w:t xml:space="preserve"> </w:t>
      </w:r>
      <w:proofErr w:type="spellStart"/>
      <w:r>
        <w:t>bộ</w:t>
      </w:r>
      <w:proofErr w:type="spellEnd"/>
      <w:r>
        <w:t xml:space="preserve"> DN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quy</w:t>
      </w:r>
      <w:proofErr w:type="spellEnd"/>
      <w:r>
        <w:t xml:space="preserve"> </w:t>
      </w:r>
      <w:proofErr w:type="spellStart"/>
      <w:r>
        <w:t>chế</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p>
    <w:p w14:paraId="0D3C2EF4" w14:textId="77777777" w:rsidR="00CD392C" w:rsidRPr="007951E1" w:rsidRDefault="00CD392C" w:rsidP="001531AE">
      <w:pPr>
        <w:pStyle w:val="ListParagraph"/>
        <w:numPr>
          <w:ilvl w:val="0"/>
          <w:numId w:val="40"/>
        </w:numPr>
        <w:rPr>
          <w:b/>
        </w:rPr>
      </w:pPr>
      <w:proofErr w:type="spellStart"/>
      <w:r>
        <w:t>Phạm</w:t>
      </w:r>
      <w:proofErr w:type="spellEnd"/>
      <w:r>
        <w:t xml:space="preserve"> vi </w:t>
      </w:r>
      <w:proofErr w:type="spellStart"/>
      <w:r>
        <w:t>cuộc</w:t>
      </w:r>
      <w:proofErr w:type="spellEnd"/>
      <w:r>
        <w:t xml:space="preserve"> KT </w:t>
      </w:r>
      <w:proofErr w:type="spellStart"/>
      <w:r>
        <w:t>đã</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trong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KT</w:t>
      </w:r>
    </w:p>
    <w:p w14:paraId="58E20E7F" w14:textId="77777777" w:rsidR="00CD392C" w:rsidRDefault="00CD392C" w:rsidP="00CD392C">
      <w:pPr>
        <w:rPr>
          <w:b/>
        </w:rPr>
      </w:pPr>
      <w:proofErr w:type="spellStart"/>
      <w:r>
        <w:rPr>
          <w:b/>
        </w:rPr>
        <w:lastRenderedPageBreak/>
        <w:t>Đầu</w:t>
      </w:r>
      <w:proofErr w:type="spellEnd"/>
      <w:r>
        <w:rPr>
          <w:b/>
        </w:rPr>
        <w:t xml:space="preserve"> ra:</w:t>
      </w:r>
    </w:p>
    <w:p w14:paraId="7352FF64" w14:textId="77777777" w:rsidR="00CD392C" w:rsidRPr="00267014" w:rsidRDefault="00CD392C" w:rsidP="001531AE">
      <w:pPr>
        <w:pStyle w:val="ListParagraph"/>
        <w:numPr>
          <w:ilvl w:val="0"/>
          <w:numId w:val="40"/>
        </w:numPr>
        <w:rPr>
          <w:b/>
        </w:rPr>
      </w:pP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cần</w:t>
      </w:r>
      <w:proofErr w:type="spellEnd"/>
      <w:r>
        <w:t xml:space="preserve"> KT</w:t>
      </w:r>
    </w:p>
    <w:p w14:paraId="521C96B0" w14:textId="77777777" w:rsidR="00CD392C" w:rsidRDefault="00CD392C" w:rsidP="00CD392C">
      <w:pPr>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thực</w:t>
      </w:r>
      <w:proofErr w:type="spellEnd"/>
      <w:r>
        <w:rPr>
          <w:b/>
        </w:rPr>
        <w:t xml:space="preserve"> </w:t>
      </w:r>
      <w:proofErr w:type="spellStart"/>
      <w:r>
        <w:rPr>
          <w:b/>
        </w:rPr>
        <w:t>hiện</w:t>
      </w:r>
      <w:proofErr w:type="spellEnd"/>
      <w:r>
        <w:rPr>
          <w:b/>
        </w:rPr>
        <w:t>:</w:t>
      </w:r>
    </w:p>
    <w:p w14:paraId="2DCDC56A" w14:textId="77777777" w:rsidR="00CD392C" w:rsidRPr="00267014" w:rsidRDefault="00CD392C" w:rsidP="001531AE">
      <w:pPr>
        <w:pStyle w:val="ListParagraph"/>
        <w:numPr>
          <w:ilvl w:val="0"/>
          <w:numId w:val="40"/>
        </w:numPr>
      </w:pPr>
      <w:proofErr w:type="spellStart"/>
      <w:r w:rsidRPr="00267014">
        <w:t>Trưởng</w:t>
      </w:r>
      <w:proofErr w:type="spellEnd"/>
      <w:r w:rsidRPr="00267014">
        <w:t xml:space="preserve"> </w:t>
      </w:r>
      <w:proofErr w:type="spellStart"/>
      <w:r w:rsidRPr="00267014">
        <w:t>nhóm</w:t>
      </w:r>
      <w:proofErr w:type="spellEnd"/>
      <w:r w:rsidRPr="00267014">
        <w:t xml:space="preserve"> KT</w:t>
      </w:r>
    </w:p>
    <w:p w14:paraId="4A1B476D" w14:textId="77777777" w:rsidR="00CD392C" w:rsidRPr="00267014" w:rsidRDefault="00CD392C" w:rsidP="001531AE">
      <w:pPr>
        <w:pStyle w:val="ListParagraph"/>
        <w:numPr>
          <w:ilvl w:val="0"/>
          <w:numId w:val="40"/>
        </w:numPr>
      </w:pPr>
      <w:r w:rsidRPr="00267014">
        <w:t>KTV</w:t>
      </w:r>
    </w:p>
    <w:p w14:paraId="13900B39" w14:textId="77777777" w:rsidR="00CD392C" w:rsidRDefault="00CD392C" w:rsidP="00CD392C">
      <w:pPr>
        <w:rPr>
          <w:b/>
        </w:rPr>
      </w:pPr>
      <w:proofErr w:type="spellStart"/>
      <w:r>
        <w:rPr>
          <w:b/>
        </w:rPr>
        <w:t>Quy</w:t>
      </w:r>
      <w:proofErr w:type="spellEnd"/>
      <w:r>
        <w:rPr>
          <w:b/>
        </w:rPr>
        <w:t xml:space="preserve"> </w:t>
      </w:r>
      <w:proofErr w:type="spellStart"/>
      <w:r>
        <w:rPr>
          <w:b/>
        </w:rPr>
        <w:t>trình</w:t>
      </w:r>
      <w:proofErr w:type="spellEnd"/>
      <w:r>
        <w:rPr>
          <w:b/>
        </w:rPr>
        <w:t xml:space="preserve"> </w:t>
      </w:r>
      <w:proofErr w:type="spellStart"/>
      <w:r>
        <w:rPr>
          <w:b/>
        </w:rPr>
        <w:t>xử</w:t>
      </w:r>
      <w:proofErr w:type="spellEnd"/>
      <w:r>
        <w:rPr>
          <w:b/>
        </w:rPr>
        <w:t xml:space="preserve"> </w:t>
      </w:r>
      <w:proofErr w:type="spellStart"/>
      <w:r>
        <w:rPr>
          <w:b/>
        </w:rPr>
        <w:t>lý</w:t>
      </w:r>
      <w:proofErr w:type="spellEnd"/>
      <w:r>
        <w:rPr>
          <w:b/>
        </w:rPr>
        <w:t>:</w:t>
      </w:r>
    </w:p>
    <w:p w14:paraId="180B4F65" w14:textId="77777777" w:rsidR="00CD392C" w:rsidRDefault="00CD392C" w:rsidP="00CD392C">
      <w:pPr>
        <w:rPr>
          <w:b/>
        </w:rPr>
      </w:pPr>
      <w:r>
        <w:rPr>
          <w:b/>
          <w:noProof/>
        </w:rPr>
        <w:drawing>
          <wp:inline distT="0" distB="0" distL="0" distR="0" wp14:anchorId="06F87C9C" wp14:editId="05D1283E">
            <wp:extent cx="5857875" cy="4762500"/>
            <wp:effectExtent l="0" t="0" r="9525" b="12700"/>
            <wp:docPr id="12" name="Picture 12" descr="../Downloads/KTNB_Quy%20trinh-Lập%20chương%20trình%20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KTNB_Quy%20trinh-Lập%20chương%20trình%20K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7875" cy="4762500"/>
                    </a:xfrm>
                    <a:prstGeom prst="rect">
                      <a:avLst/>
                    </a:prstGeom>
                    <a:noFill/>
                    <a:ln>
                      <a:noFill/>
                    </a:ln>
                  </pic:spPr>
                </pic:pic>
              </a:graphicData>
            </a:graphic>
          </wp:inline>
        </w:drawing>
      </w:r>
    </w:p>
    <w:p w14:paraId="04F18653" w14:textId="77777777" w:rsidR="00CD392C" w:rsidRPr="00016573" w:rsidRDefault="00CD392C" w:rsidP="00CD392C">
      <w:pPr>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40BACD35" w14:textId="77777777" w:rsidR="00CD392C" w:rsidRPr="00130220" w:rsidRDefault="00CD392C" w:rsidP="00CD392C">
      <w:pPr>
        <w:numPr>
          <w:ilvl w:val="0"/>
          <w:numId w:val="16"/>
        </w:numPr>
        <w:spacing w:line="360" w:lineRule="auto"/>
        <w:ind w:left="360"/>
        <w:jc w:val="both"/>
        <w:rPr>
          <w:bCs/>
          <w:szCs w:val="26"/>
          <w:shd w:val="clear" w:color="auto" w:fill="FFFFFF"/>
        </w:rPr>
      </w:pPr>
      <w:proofErr w:type="spellStart"/>
      <w:r w:rsidRPr="00130220">
        <w:rPr>
          <w:b/>
          <w:bCs/>
          <w:szCs w:val="26"/>
          <w:shd w:val="clear" w:color="auto" w:fill="FFFFFF"/>
        </w:rPr>
        <w:t>B</w:t>
      </w:r>
      <w:r>
        <w:rPr>
          <w:b/>
          <w:bCs/>
          <w:szCs w:val="26"/>
          <w:shd w:val="clear" w:color="auto" w:fill="FFFFFF"/>
        </w:rPr>
        <w:t>ước</w:t>
      </w:r>
      <w:proofErr w:type="spellEnd"/>
      <w:r>
        <w:rPr>
          <w:b/>
          <w:bCs/>
          <w:szCs w:val="26"/>
          <w:shd w:val="clear" w:color="auto" w:fill="FFFFFF"/>
        </w:rPr>
        <w:t xml:space="preserve"> 1</w:t>
      </w:r>
      <w:r w:rsidRPr="00130220">
        <w:rPr>
          <w:b/>
          <w:bCs/>
          <w:szCs w:val="26"/>
          <w:shd w:val="clear" w:color="auto" w:fill="FFFFFF"/>
        </w:rPr>
        <w:t xml:space="preserve">: </w:t>
      </w:r>
      <w:r w:rsidRPr="00130220">
        <w:rPr>
          <w:bCs/>
          <w:szCs w:val="26"/>
          <w:shd w:val="clear" w:color="auto" w:fill="FFFFFF"/>
        </w:rPr>
        <w:t xml:space="preserve">KTV </w:t>
      </w:r>
      <w:proofErr w:type="spellStart"/>
      <w:r>
        <w:rPr>
          <w:bCs/>
          <w:szCs w:val="26"/>
          <w:shd w:val="clear" w:color="auto" w:fill="FFFFFF"/>
        </w:rPr>
        <w:t>tìm</w:t>
      </w:r>
      <w:proofErr w:type="spellEnd"/>
      <w:r>
        <w:rPr>
          <w:bCs/>
          <w:szCs w:val="26"/>
          <w:shd w:val="clear" w:color="auto" w:fill="FFFFFF"/>
        </w:rPr>
        <w:t xml:space="preserve"> </w:t>
      </w:r>
      <w:proofErr w:type="spellStart"/>
      <w:r>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đơn</w:t>
      </w:r>
      <w:proofErr w:type="spellEnd"/>
      <w:r>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Pr>
          <w:bCs/>
          <w:szCs w:val="26"/>
          <w:shd w:val="clear" w:color="auto" w:fill="FFFFFF"/>
        </w:rPr>
        <w:t>xác</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mỗi</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w:t>
      </w:r>
    </w:p>
    <w:p w14:paraId="595F46CA" w14:textId="77777777" w:rsidR="00CD392C" w:rsidRDefault="00CD392C" w:rsidP="00CD392C">
      <w:pPr>
        <w:numPr>
          <w:ilvl w:val="0"/>
          <w:numId w:val="16"/>
        </w:numPr>
        <w:spacing w:line="360" w:lineRule="auto"/>
        <w:ind w:left="360"/>
        <w:jc w:val="both"/>
        <w:rPr>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2</w:t>
      </w:r>
      <w:r w:rsidRPr="00130220">
        <w:rPr>
          <w:b/>
          <w:bCs/>
          <w:szCs w:val="26"/>
          <w:shd w:val="clear" w:color="auto" w:fill="FFFFFF"/>
        </w:rPr>
        <w:t xml:space="preserve">: </w:t>
      </w:r>
      <w:r w:rsidRPr="00130220">
        <w:rPr>
          <w:bCs/>
          <w:szCs w:val="26"/>
          <w:shd w:val="clear" w:color="auto" w:fill="FFFFFF"/>
        </w:rPr>
        <w:t xml:space="preserve">KTV </w:t>
      </w:r>
      <w:proofErr w:type="spellStart"/>
      <w:r>
        <w:rPr>
          <w:bCs/>
          <w:szCs w:val="26"/>
          <w:shd w:val="clear" w:color="auto" w:fill="FFFFFF"/>
        </w:rPr>
        <w:t>căn</w:t>
      </w:r>
      <w:proofErr w:type="spellEnd"/>
      <w:r>
        <w:rPr>
          <w:bCs/>
          <w:szCs w:val="26"/>
          <w:shd w:val="clear" w:color="auto" w:fill="FFFFFF"/>
        </w:rPr>
        <w:t xml:space="preserve"> </w:t>
      </w:r>
      <w:proofErr w:type="spellStart"/>
      <w:r>
        <w:rPr>
          <w:bCs/>
          <w:szCs w:val="26"/>
          <w:shd w:val="clear" w:color="auto" w:fill="FFFFFF"/>
        </w:rPr>
        <w:t>cứ</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nội</w:t>
      </w:r>
      <w:proofErr w:type="spellEnd"/>
      <w:r>
        <w:rPr>
          <w:bCs/>
          <w:szCs w:val="26"/>
          <w:shd w:val="clear" w:color="auto" w:fill="FFFFFF"/>
        </w:rPr>
        <w:t xml:space="preserve"> </w:t>
      </w:r>
      <w:proofErr w:type="spellStart"/>
      <w:r>
        <w:rPr>
          <w:bCs/>
          <w:szCs w:val="26"/>
          <w:shd w:val="clear" w:color="auto" w:fill="FFFFFF"/>
        </w:rPr>
        <w:t>bộ</w:t>
      </w:r>
      <w:proofErr w:type="spellEnd"/>
      <w:r>
        <w:rPr>
          <w:bCs/>
          <w:szCs w:val="26"/>
          <w:shd w:val="clear" w:color="auto" w:fill="FFFFFF"/>
        </w:rPr>
        <w:t xml:space="preserve">, </w:t>
      </w:r>
      <w:proofErr w:type="spellStart"/>
      <w:r>
        <w:rPr>
          <w:bCs/>
          <w:szCs w:val="26"/>
          <w:shd w:val="clear" w:color="auto" w:fill="FFFFFF"/>
        </w:rPr>
        <w:t>xác</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soát</w:t>
      </w:r>
      <w:proofErr w:type="spellEnd"/>
      <w:r>
        <w:rPr>
          <w:bCs/>
          <w:szCs w:val="26"/>
          <w:shd w:val="clear" w:color="auto" w:fill="FFFFFF"/>
        </w:rPr>
        <w:t xml:space="preserve"> </w:t>
      </w:r>
      <w:proofErr w:type="spellStart"/>
      <w:r>
        <w:rPr>
          <w:bCs/>
          <w:szCs w:val="26"/>
          <w:shd w:val="clear" w:color="auto" w:fill="FFFFFF"/>
        </w:rPr>
        <w:t>hiện</w:t>
      </w:r>
      <w:proofErr w:type="spellEnd"/>
      <w:r>
        <w:rPr>
          <w:bCs/>
          <w:szCs w:val="26"/>
          <w:shd w:val="clear" w:color="auto" w:fill="FFFFFF"/>
        </w:rPr>
        <w:t xml:space="preserve"> </w:t>
      </w:r>
      <w:proofErr w:type="spellStart"/>
      <w:r>
        <w:rPr>
          <w:bCs/>
          <w:szCs w:val="26"/>
          <w:shd w:val="clear" w:color="auto" w:fill="FFFFFF"/>
        </w:rPr>
        <w:t>tại</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w:t>
      </w:r>
    </w:p>
    <w:p w14:paraId="372B99BC" w14:textId="77777777" w:rsidR="00CD392C" w:rsidRPr="00130220" w:rsidRDefault="00CD392C" w:rsidP="00CD392C">
      <w:pPr>
        <w:numPr>
          <w:ilvl w:val="0"/>
          <w:numId w:val="16"/>
        </w:numPr>
        <w:spacing w:line="360" w:lineRule="auto"/>
        <w:ind w:left="360"/>
        <w:jc w:val="both"/>
        <w:rPr>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3:</w:t>
      </w:r>
      <w:r>
        <w:rPr>
          <w:bCs/>
          <w:szCs w:val="26"/>
          <w:shd w:val="clear" w:color="auto" w:fill="FFFFFF"/>
        </w:rPr>
        <w:t xml:space="preserve"> KTV </w:t>
      </w:r>
      <w:proofErr w:type="spellStart"/>
      <w:r>
        <w:rPr>
          <w:bCs/>
          <w:szCs w:val="26"/>
          <w:shd w:val="clear" w:color="auto" w:fill="FFFFFF"/>
        </w:rPr>
        <w:t>đánh</w:t>
      </w:r>
      <w:proofErr w:type="spellEnd"/>
      <w:r>
        <w:rPr>
          <w:bCs/>
          <w:szCs w:val="26"/>
          <w:shd w:val="clear" w:color="auto" w:fill="FFFFFF"/>
        </w:rPr>
        <w:t xml:space="preserve"> </w:t>
      </w:r>
      <w:proofErr w:type="spellStart"/>
      <w:r>
        <w:rPr>
          <w:bCs/>
          <w:szCs w:val="26"/>
          <w:shd w:val="clear" w:color="auto" w:fill="FFFFFF"/>
        </w:rPr>
        <w:t>giá</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xếp</w:t>
      </w:r>
      <w:proofErr w:type="spellEnd"/>
      <w:r>
        <w:rPr>
          <w:bCs/>
          <w:szCs w:val="26"/>
          <w:shd w:val="clear" w:color="auto" w:fill="FFFFFF"/>
        </w:rPr>
        <w:t xml:space="preserve"> </w:t>
      </w:r>
      <w:proofErr w:type="spellStart"/>
      <w:r>
        <w:rPr>
          <w:bCs/>
          <w:szCs w:val="26"/>
          <w:shd w:val="clear" w:color="auto" w:fill="FFFFFF"/>
        </w:rPr>
        <w:t>hạng</w:t>
      </w:r>
      <w:proofErr w:type="spellEnd"/>
      <w:r>
        <w:rPr>
          <w:bCs/>
          <w:szCs w:val="26"/>
          <w:shd w:val="clear" w:color="auto" w:fill="FFFFFF"/>
        </w:rPr>
        <w:t xml:space="preserve"> </w:t>
      </w:r>
      <w:proofErr w:type="spellStart"/>
      <w:r>
        <w:rPr>
          <w:bCs/>
          <w:szCs w:val="26"/>
          <w:shd w:val="clear" w:color="auto" w:fill="FFFFFF"/>
        </w:rPr>
        <w:t>mức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p>
    <w:p w14:paraId="1EB59FC9" w14:textId="77777777" w:rsidR="00CD392C" w:rsidRPr="00410C69" w:rsidRDefault="00CD392C" w:rsidP="00CD392C">
      <w:pPr>
        <w:numPr>
          <w:ilvl w:val="0"/>
          <w:numId w:val="16"/>
        </w:numPr>
        <w:spacing w:line="360" w:lineRule="auto"/>
        <w:ind w:left="360"/>
        <w:jc w:val="both"/>
        <w:rPr>
          <w:b/>
          <w:bCs/>
          <w:szCs w:val="26"/>
          <w:shd w:val="clear" w:color="auto" w:fill="FFFFFF"/>
        </w:rPr>
      </w:pPr>
      <w:proofErr w:type="spellStart"/>
      <w:r w:rsidRPr="00410C69">
        <w:rPr>
          <w:b/>
          <w:bCs/>
          <w:szCs w:val="26"/>
          <w:shd w:val="clear" w:color="auto" w:fill="FFFFFF"/>
        </w:rPr>
        <w:t>Bước</w:t>
      </w:r>
      <w:proofErr w:type="spellEnd"/>
      <w:r w:rsidRPr="00410C69">
        <w:rPr>
          <w:b/>
          <w:bCs/>
          <w:szCs w:val="26"/>
          <w:shd w:val="clear" w:color="auto" w:fill="FFFFFF"/>
        </w:rPr>
        <w:t xml:space="preserve"> </w:t>
      </w:r>
      <w:r>
        <w:rPr>
          <w:b/>
          <w:bCs/>
          <w:szCs w:val="26"/>
          <w:shd w:val="clear" w:color="auto" w:fill="FFFFFF"/>
        </w:rPr>
        <w:t>4</w:t>
      </w:r>
      <w:r w:rsidRPr="00410C69">
        <w:rPr>
          <w:b/>
          <w:bCs/>
          <w:szCs w:val="26"/>
          <w:shd w:val="clear" w:color="auto" w:fill="FFFFFF"/>
        </w:rPr>
        <w:t xml:space="preserve">: </w:t>
      </w:r>
      <w:proofErr w:type="spellStart"/>
      <w:r>
        <w:rPr>
          <w:bCs/>
          <w:szCs w:val="26"/>
          <w:shd w:val="clear" w:color="auto" w:fill="FFFFFF"/>
        </w:rPr>
        <w:t>Với</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được</w:t>
      </w:r>
      <w:proofErr w:type="spellEnd"/>
      <w:r>
        <w:rPr>
          <w:bCs/>
          <w:szCs w:val="26"/>
          <w:shd w:val="clear" w:color="auto" w:fill="FFFFFF"/>
        </w:rPr>
        <w:t xml:space="preserve"> </w:t>
      </w:r>
      <w:proofErr w:type="spellStart"/>
      <w:r>
        <w:rPr>
          <w:bCs/>
          <w:szCs w:val="26"/>
          <w:shd w:val="clear" w:color="auto" w:fill="FFFFFF"/>
        </w:rPr>
        <w:t>đưa</w:t>
      </w:r>
      <w:proofErr w:type="spellEnd"/>
      <w:r>
        <w:rPr>
          <w:bCs/>
          <w:szCs w:val="26"/>
          <w:shd w:val="clear" w:color="auto" w:fill="FFFFFF"/>
        </w:rPr>
        <w:t xml:space="preserve"> </w:t>
      </w:r>
      <w:proofErr w:type="spellStart"/>
      <w:r>
        <w:rPr>
          <w:bCs/>
          <w:szCs w:val="26"/>
          <w:shd w:val="clear" w:color="auto" w:fill="FFFFFF"/>
        </w:rPr>
        <w:t>vào</w:t>
      </w:r>
      <w:proofErr w:type="spellEnd"/>
      <w:r>
        <w:rPr>
          <w:bCs/>
          <w:szCs w:val="26"/>
          <w:shd w:val="clear" w:color="auto" w:fill="FFFFFF"/>
        </w:rPr>
        <w:t xml:space="preserve"> </w:t>
      </w:r>
      <w:proofErr w:type="spellStart"/>
      <w:r>
        <w:rPr>
          <w:bCs/>
          <w:szCs w:val="26"/>
          <w:shd w:val="clear" w:color="auto" w:fill="FFFFFF"/>
        </w:rPr>
        <w:t>chương</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KTV </w:t>
      </w:r>
      <w:proofErr w:type="spellStart"/>
      <w:r>
        <w:rPr>
          <w:bCs/>
          <w:szCs w:val="26"/>
          <w:shd w:val="clear" w:color="auto" w:fill="FFFFFF"/>
        </w:rPr>
        <w:t>đề</w:t>
      </w:r>
      <w:proofErr w:type="spellEnd"/>
      <w:r>
        <w:rPr>
          <w:bCs/>
          <w:szCs w:val="26"/>
          <w:shd w:val="clear" w:color="auto" w:fill="FFFFFF"/>
        </w:rPr>
        <w:t xml:space="preserve"> </w:t>
      </w:r>
      <w:proofErr w:type="spellStart"/>
      <w:r>
        <w:rPr>
          <w:bCs/>
          <w:szCs w:val="26"/>
          <w:shd w:val="clear" w:color="auto" w:fill="FFFFFF"/>
        </w:rPr>
        <w:t>xuất</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sidRPr="00410C69">
        <w:rPr>
          <w:bCs/>
          <w:szCs w:val="26"/>
          <w:shd w:val="clear" w:color="auto" w:fill="FFFFFF"/>
        </w:rPr>
        <w:t>thủ</w:t>
      </w:r>
      <w:proofErr w:type="spellEnd"/>
      <w:r w:rsidRPr="00410C69">
        <w:rPr>
          <w:bCs/>
          <w:szCs w:val="26"/>
          <w:shd w:val="clear" w:color="auto" w:fill="FFFFFF"/>
        </w:rPr>
        <w:t xml:space="preserve"> </w:t>
      </w:r>
      <w:proofErr w:type="spellStart"/>
      <w:r w:rsidRPr="00410C69">
        <w:rPr>
          <w:bCs/>
          <w:szCs w:val="26"/>
          <w:shd w:val="clear" w:color="auto" w:fill="FFFFFF"/>
        </w:rPr>
        <w:t>tục</w:t>
      </w:r>
      <w:proofErr w:type="spellEnd"/>
      <w:r w:rsidRPr="00410C69">
        <w:rPr>
          <w:bCs/>
          <w:szCs w:val="26"/>
          <w:shd w:val="clear" w:color="auto" w:fill="FFFFFF"/>
        </w:rPr>
        <w:t xml:space="preserve"> </w:t>
      </w:r>
      <w:proofErr w:type="spellStart"/>
      <w:r w:rsidRPr="00410C69">
        <w:rPr>
          <w:bCs/>
          <w:szCs w:val="26"/>
          <w:shd w:val="clear" w:color="auto" w:fill="FFFFFF"/>
        </w:rPr>
        <w:t>kiểm</w:t>
      </w:r>
      <w:proofErr w:type="spellEnd"/>
      <w:r w:rsidRPr="00410C69">
        <w:rPr>
          <w:bCs/>
          <w:szCs w:val="26"/>
          <w:shd w:val="clear" w:color="auto" w:fill="FFFFFF"/>
        </w:rPr>
        <w:t xml:space="preserve"> </w:t>
      </w:r>
      <w:proofErr w:type="spellStart"/>
      <w:r w:rsidRPr="00410C69">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để</w:t>
      </w:r>
      <w:proofErr w:type="spellEnd"/>
      <w:r>
        <w:rPr>
          <w:bCs/>
          <w:szCs w:val="26"/>
          <w:shd w:val="clear" w:color="auto" w:fill="FFFFFF"/>
        </w:rPr>
        <w:t xml:space="preserve"> </w:t>
      </w:r>
      <w:proofErr w:type="spellStart"/>
      <w:r>
        <w:rPr>
          <w:bCs/>
          <w:szCs w:val="26"/>
          <w:shd w:val="clear" w:color="auto" w:fill="FFFFFF"/>
        </w:rPr>
        <w:t>đánh</w:t>
      </w:r>
      <w:proofErr w:type="spellEnd"/>
      <w:r>
        <w:rPr>
          <w:bCs/>
          <w:szCs w:val="26"/>
          <w:shd w:val="clear" w:color="auto" w:fill="FFFFFF"/>
        </w:rPr>
        <w:t xml:space="preserve"> </w:t>
      </w:r>
      <w:proofErr w:type="spellStart"/>
      <w:r>
        <w:rPr>
          <w:bCs/>
          <w:szCs w:val="26"/>
          <w:shd w:val="clear" w:color="auto" w:fill="FFFFFF"/>
        </w:rPr>
        <w:t>giá</w:t>
      </w:r>
      <w:proofErr w:type="spellEnd"/>
      <w:r>
        <w:rPr>
          <w:bCs/>
          <w:szCs w:val="26"/>
          <w:shd w:val="clear" w:color="auto" w:fill="FFFFFF"/>
        </w:rPr>
        <w:t xml:space="preserve"> </w:t>
      </w:r>
      <w:proofErr w:type="spellStart"/>
      <w:r>
        <w:rPr>
          <w:bCs/>
          <w:szCs w:val="26"/>
          <w:shd w:val="clear" w:color="auto" w:fill="FFFFFF"/>
        </w:rPr>
        <w:t>hiệu</w:t>
      </w:r>
      <w:proofErr w:type="spellEnd"/>
      <w:r>
        <w:rPr>
          <w:bCs/>
          <w:szCs w:val="26"/>
          <w:shd w:val="clear" w:color="auto" w:fill="FFFFFF"/>
        </w:rPr>
        <w:t xml:space="preserve"> </w:t>
      </w:r>
      <w:proofErr w:type="spellStart"/>
      <w:r>
        <w:rPr>
          <w:bCs/>
          <w:szCs w:val="26"/>
          <w:shd w:val="clear" w:color="auto" w:fill="FFFFFF"/>
        </w:rPr>
        <w:t>quả</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soát</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hiện</w:t>
      </w:r>
      <w:proofErr w:type="spellEnd"/>
      <w:r>
        <w:rPr>
          <w:bCs/>
          <w:szCs w:val="26"/>
          <w:shd w:val="clear" w:color="auto" w:fill="FFFFFF"/>
        </w:rPr>
        <w:t xml:space="preserve"> </w:t>
      </w:r>
      <w:proofErr w:type="spellStart"/>
      <w:r>
        <w:rPr>
          <w:bCs/>
          <w:szCs w:val="26"/>
          <w:shd w:val="clear" w:color="auto" w:fill="FFFFFF"/>
        </w:rPr>
        <w:t>tại</w:t>
      </w:r>
      <w:proofErr w:type="spellEnd"/>
      <w:r>
        <w:rPr>
          <w:bCs/>
          <w:szCs w:val="26"/>
          <w:shd w:val="clear" w:color="auto" w:fill="FFFFFF"/>
        </w:rPr>
        <w:t>.</w:t>
      </w:r>
    </w:p>
    <w:p w14:paraId="38BF975F" w14:textId="77777777" w:rsidR="00CD392C" w:rsidRPr="00B67DF0" w:rsidRDefault="00CD392C" w:rsidP="001531AE">
      <w:pPr>
        <w:numPr>
          <w:ilvl w:val="0"/>
          <w:numId w:val="40"/>
        </w:numPr>
        <w:spacing w:line="360" w:lineRule="auto"/>
        <w:jc w:val="both"/>
        <w:rPr>
          <w:bCs/>
          <w:szCs w:val="26"/>
        </w:rPr>
      </w:pPr>
      <w:proofErr w:type="spellStart"/>
      <w:r w:rsidRPr="00B67DF0">
        <w:rPr>
          <w:b/>
          <w:szCs w:val="26"/>
        </w:rPr>
        <w:t>Bước</w:t>
      </w:r>
      <w:proofErr w:type="spellEnd"/>
      <w:r w:rsidRPr="00B67DF0">
        <w:rPr>
          <w:b/>
          <w:szCs w:val="26"/>
        </w:rPr>
        <w:t xml:space="preserve"> </w:t>
      </w:r>
      <w:r>
        <w:rPr>
          <w:b/>
          <w:szCs w:val="26"/>
        </w:rPr>
        <w:t>5</w:t>
      </w:r>
      <w:r w:rsidRPr="00B67DF0">
        <w:rPr>
          <w:szCs w:val="26"/>
        </w:rPr>
        <w:t xml:space="preserve">: </w:t>
      </w:r>
      <w:proofErr w:type="spellStart"/>
      <w:r w:rsidRPr="00B67DF0">
        <w:rPr>
          <w:bCs/>
          <w:szCs w:val="26"/>
        </w:rPr>
        <w:t>Trưởng</w:t>
      </w:r>
      <w:proofErr w:type="spellEnd"/>
      <w:r w:rsidRPr="00B67DF0">
        <w:rPr>
          <w:bCs/>
          <w:szCs w:val="26"/>
        </w:rPr>
        <w:t xml:space="preserve"> </w:t>
      </w:r>
      <w:proofErr w:type="spellStart"/>
      <w:r w:rsidRPr="00B67DF0">
        <w:rPr>
          <w:bCs/>
          <w:szCs w:val="26"/>
        </w:rPr>
        <w:t>nhóm</w:t>
      </w:r>
      <w:proofErr w:type="spellEnd"/>
      <w:r w:rsidRPr="00B67DF0">
        <w:rPr>
          <w:bCs/>
          <w:szCs w:val="26"/>
        </w:rPr>
        <w:t xml:space="preserve"> </w:t>
      </w:r>
      <w:proofErr w:type="spellStart"/>
      <w:r w:rsidRPr="00B67DF0">
        <w:rPr>
          <w:bCs/>
          <w:szCs w:val="26"/>
        </w:rPr>
        <w:t>kiểm</w:t>
      </w:r>
      <w:proofErr w:type="spellEnd"/>
      <w:r w:rsidRPr="00B67DF0">
        <w:rPr>
          <w:bCs/>
          <w:szCs w:val="26"/>
        </w:rPr>
        <w:t xml:space="preserve"> </w:t>
      </w:r>
      <w:proofErr w:type="spellStart"/>
      <w:r w:rsidRPr="00B67DF0">
        <w:rPr>
          <w:bCs/>
          <w:szCs w:val="26"/>
        </w:rPr>
        <w:t>toán</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thủ</w:t>
      </w:r>
      <w:proofErr w:type="spellEnd"/>
      <w:r>
        <w:rPr>
          <w:bCs/>
          <w:szCs w:val="26"/>
        </w:rPr>
        <w:t xml:space="preserve"> </w:t>
      </w:r>
      <w:proofErr w:type="spellStart"/>
      <w:r>
        <w:rPr>
          <w:bCs/>
          <w:szCs w:val="26"/>
        </w:rPr>
        <w:t>tục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của</w:t>
      </w:r>
      <w:proofErr w:type="spellEnd"/>
      <w:r>
        <w:rPr>
          <w:bCs/>
          <w:szCs w:val="26"/>
        </w:rPr>
        <w:t xml:space="preserve"> KTV:</w:t>
      </w:r>
    </w:p>
    <w:p w14:paraId="291ED794" w14:textId="77777777" w:rsidR="00CD392C" w:rsidRPr="005B2C07" w:rsidRDefault="00CD392C" w:rsidP="00CD392C">
      <w:pPr>
        <w:spacing w:line="360" w:lineRule="auto"/>
        <w:ind w:left="360"/>
        <w:jc w:val="both"/>
        <w:rPr>
          <w:bCs/>
          <w:szCs w:val="26"/>
        </w:rPr>
      </w:pPr>
      <w:proofErr w:type="spellStart"/>
      <w:r w:rsidRPr="005B2C07">
        <w:rPr>
          <w:bCs/>
          <w:szCs w:val="26"/>
        </w:rPr>
        <w:t>Nếu</w:t>
      </w:r>
      <w:proofErr w:type="spellEnd"/>
      <w:r w:rsidRPr="005B2C07">
        <w:rPr>
          <w:bCs/>
          <w:szCs w:val="26"/>
        </w:rPr>
        <w:t xml:space="preserve"> </w:t>
      </w:r>
      <w:proofErr w:type="spellStart"/>
      <w:r w:rsidRPr="005B2C07">
        <w:rPr>
          <w:bCs/>
          <w:szCs w:val="26"/>
        </w:rPr>
        <w:t>thủ</w:t>
      </w:r>
      <w:proofErr w:type="spellEnd"/>
      <w:r w:rsidRPr="005B2C07">
        <w:rPr>
          <w:bCs/>
          <w:szCs w:val="26"/>
        </w:rPr>
        <w:t xml:space="preserve"> </w:t>
      </w:r>
      <w:proofErr w:type="spellStart"/>
      <w:r w:rsidRPr="005B2C07">
        <w:rPr>
          <w:bCs/>
          <w:szCs w:val="26"/>
        </w:rPr>
        <w:t>tục</w:t>
      </w:r>
      <w:proofErr w:type="spellEnd"/>
      <w:r w:rsidRPr="005B2C07">
        <w:rPr>
          <w:bCs/>
          <w:szCs w:val="26"/>
        </w:rPr>
        <w:t xml:space="preserve"> </w:t>
      </w:r>
      <w:proofErr w:type="spellStart"/>
      <w:r w:rsidRPr="005B2C07">
        <w:rPr>
          <w:bCs/>
          <w:szCs w:val="26"/>
        </w:rPr>
        <w:t>kiểm</w:t>
      </w:r>
      <w:proofErr w:type="spellEnd"/>
      <w:r w:rsidRPr="005B2C07">
        <w:rPr>
          <w:bCs/>
          <w:szCs w:val="26"/>
        </w:rPr>
        <w:t xml:space="preserve"> </w:t>
      </w:r>
      <w:proofErr w:type="spellStart"/>
      <w:r w:rsidRPr="005B2C07">
        <w:rPr>
          <w:bCs/>
          <w:szCs w:val="26"/>
        </w:rPr>
        <w:t>toán</w:t>
      </w:r>
      <w:proofErr w:type="spellEnd"/>
      <w:r w:rsidRPr="005B2C07">
        <w:rPr>
          <w:bCs/>
          <w:szCs w:val="26"/>
        </w:rPr>
        <w:t xml:space="preserve"> </w:t>
      </w:r>
      <w:proofErr w:type="spellStart"/>
      <w:r w:rsidRPr="005B2C07">
        <w:rPr>
          <w:bCs/>
          <w:szCs w:val="26"/>
        </w:rPr>
        <w:t>được</w:t>
      </w:r>
      <w:proofErr w:type="spellEnd"/>
      <w:r w:rsidRPr="005B2C07">
        <w:rPr>
          <w:bCs/>
          <w:szCs w:val="26"/>
        </w:rPr>
        <w:t xml:space="preserve"> </w:t>
      </w:r>
      <w:proofErr w:type="spellStart"/>
      <w:r w:rsidRPr="005B2C07">
        <w:rPr>
          <w:bCs/>
          <w:szCs w:val="26"/>
        </w:rPr>
        <w:t>duyệt</w:t>
      </w:r>
      <w:proofErr w:type="spellEnd"/>
      <w:r w:rsidRPr="005B2C07">
        <w:rPr>
          <w:bCs/>
          <w:szCs w:val="26"/>
        </w:rPr>
        <w:t xml:space="preserve"> -&gt; </w:t>
      </w:r>
      <w:proofErr w:type="spellStart"/>
      <w:r>
        <w:rPr>
          <w:bCs/>
          <w:szCs w:val="26"/>
        </w:rPr>
        <w:t>kết</w:t>
      </w:r>
      <w:proofErr w:type="spellEnd"/>
      <w:r>
        <w:rPr>
          <w:bCs/>
          <w:szCs w:val="26"/>
        </w:rPr>
        <w:t xml:space="preserve"> </w:t>
      </w:r>
      <w:proofErr w:type="spellStart"/>
      <w:r>
        <w:rPr>
          <w:bCs/>
          <w:szCs w:val="26"/>
        </w:rPr>
        <w:t>thúc</w:t>
      </w:r>
      <w:proofErr w:type="spellEnd"/>
    </w:p>
    <w:p w14:paraId="1F4107DC" w14:textId="77777777" w:rsidR="00CD392C" w:rsidRDefault="00CD392C" w:rsidP="00CD392C">
      <w:pPr>
        <w:spacing w:line="360" w:lineRule="auto"/>
        <w:ind w:left="360"/>
        <w:jc w:val="both"/>
        <w:rPr>
          <w:b/>
          <w:bCs/>
          <w:szCs w:val="26"/>
        </w:rPr>
      </w:pPr>
      <w:proofErr w:type="spellStart"/>
      <w:r w:rsidRPr="005B2C07">
        <w:rPr>
          <w:bCs/>
          <w:szCs w:val="26"/>
        </w:rPr>
        <w:lastRenderedPageBreak/>
        <w:t>Nếu</w:t>
      </w:r>
      <w:proofErr w:type="spellEnd"/>
      <w:r w:rsidRPr="005B2C07">
        <w:rPr>
          <w:bCs/>
          <w:szCs w:val="26"/>
        </w:rPr>
        <w:t xml:space="preserve"> </w:t>
      </w:r>
      <w:proofErr w:type="spellStart"/>
      <w:r w:rsidRPr="005B2C07">
        <w:rPr>
          <w:bCs/>
          <w:szCs w:val="26"/>
        </w:rPr>
        <w:t>thủ</w:t>
      </w:r>
      <w:proofErr w:type="spellEnd"/>
      <w:r w:rsidRPr="005B2C07">
        <w:rPr>
          <w:bCs/>
          <w:szCs w:val="26"/>
        </w:rPr>
        <w:t xml:space="preserve"> </w:t>
      </w:r>
      <w:proofErr w:type="spellStart"/>
      <w:r w:rsidRPr="005B2C07">
        <w:rPr>
          <w:bCs/>
          <w:szCs w:val="26"/>
        </w:rPr>
        <w:t>tục</w:t>
      </w:r>
      <w:proofErr w:type="spellEnd"/>
      <w:r w:rsidRPr="005B2C07">
        <w:rPr>
          <w:bCs/>
          <w:szCs w:val="26"/>
        </w:rPr>
        <w:t xml:space="preserve"> </w:t>
      </w:r>
      <w:proofErr w:type="spellStart"/>
      <w:r w:rsidRPr="005B2C07">
        <w:rPr>
          <w:bCs/>
          <w:szCs w:val="26"/>
        </w:rPr>
        <w:t>kiểm</w:t>
      </w:r>
      <w:proofErr w:type="spellEnd"/>
      <w:r w:rsidRPr="005B2C07">
        <w:rPr>
          <w:bCs/>
          <w:szCs w:val="26"/>
        </w:rPr>
        <w:t xml:space="preserve"> </w:t>
      </w:r>
      <w:proofErr w:type="spellStart"/>
      <w:r w:rsidRPr="005B2C07">
        <w:rPr>
          <w:bCs/>
          <w:szCs w:val="26"/>
        </w:rPr>
        <w:t>toán</w:t>
      </w:r>
      <w:proofErr w:type="spellEnd"/>
      <w:r w:rsidRPr="005B2C07">
        <w:rPr>
          <w:bCs/>
          <w:szCs w:val="26"/>
        </w:rPr>
        <w:t xml:space="preserve"> </w:t>
      </w:r>
      <w:proofErr w:type="spellStart"/>
      <w:r w:rsidRPr="005B2C07">
        <w:rPr>
          <w:bCs/>
          <w:szCs w:val="26"/>
        </w:rPr>
        <w:t>bị</w:t>
      </w:r>
      <w:proofErr w:type="spellEnd"/>
      <w:r w:rsidRPr="005B2C07">
        <w:rPr>
          <w:bCs/>
          <w:szCs w:val="26"/>
        </w:rPr>
        <w:t xml:space="preserve"> </w:t>
      </w:r>
      <w:proofErr w:type="spellStart"/>
      <w:r w:rsidRPr="005B2C07">
        <w:rPr>
          <w:bCs/>
          <w:szCs w:val="26"/>
        </w:rPr>
        <w:t>từ</w:t>
      </w:r>
      <w:proofErr w:type="spellEnd"/>
      <w:r w:rsidRPr="005B2C07">
        <w:rPr>
          <w:bCs/>
          <w:szCs w:val="26"/>
        </w:rPr>
        <w:t xml:space="preserve"> </w:t>
      </w:r>
      <w:proofErr w:type="spellStart"/>
      <w:r w:rsidRPr="005B2C07">
        <w:rPr>
          <w:bCs/>
          <w:szCs w:val="26"/>
        </w:rPr>
        <w:t>chối</w:t>
      </w:r>
      <w:proofErr w:type="spellEnd"/>
      <w:r w:rsidRPr="005B2C07">
        <w:rPr>
          <w:bCs/>
          <w:szCs w:val="26"/>
        </w:rPr>
        <w:t xml:space="preserve"> -&gt; Quay </w:t>
      </w:r>
      <w:proofErr w:type="spellStart"/>
      <w:r w:rsidRPr="005B2C07">
        <w:rPr>
          <w:bCs/>
          <w:szCs w:val="26"/>
        </w:rPr>
        <w:t>lại</w:t>
      </w:r>
      <w:proofErr w:type="spellEnd"/>
      <w:r w:rsidRPr="005B2C07">
        <w:rPr>
          <w:bCs/>
          <w:szCs w:val="26"/>
        </w:rPr>
        <w:t xml:space="preserve"> </w:t>
      </w:r>
      <w:proofErr w:type="spellStart"/>
      <w:r>
        <w:rPr>
          <w:b/>
          <w:bCs/>
          <w:szCs w:val="26"/>
        </w:rPr>
        <w:t>Bước</w:t>
      </w:r>
      <w:proofErr w:type="spellEnd"/>
      <w:r>
        <w:rPr>
          <w:b/>
          <w:bCs/>
          <w:szCs w:val="26"/>
        </w:rPr>
        <w:t xml:space="preserve"> 4</w:t>
      </w:r>
    </w:p>
    <w:p w14:paraId="13F2F260" w14:textId="1CD73427" w:rsidR="00F65B64" w:rsidRPr="00E227DB" w:rsidRDefault="00CD392C" w:rsidP="00CD392C">
      <w:proofErr w:type="spellStart"/>
      <w:r w:rsidRPr="00A3363E">
        <w:rPr>
          <w:b/>
          <w:bCs/>
          <w:szCs w:val="26"/>
        </w:rPr>
        <w:t>Lưu</w:t>
      </w:r>
      <w:proofErr w:type="spellEnd"/>
      <w:r w:rsidRPr="00A3363E">
        <w:rPr>
          <w:b/>
          <w:bCs/>
          <w:szCs w:val="26"/>
        </w:rPr>
        <w:t xml:space="preserve"> ý:</w:t>
      </w:r>
      <w:r>
        <w:rPr>
          <w:bCs/>
          <w:szCs w:val="26"/>
        </w:rPr>
        <w:t xml:space="preserve"> </w:t>
      </w:r>
      <w:proofErr w:type="spellStart"/>
      <w:r>
        <w:rPr>
          <w:bCs/>
          <w:szCs w:val="26"/>
        </w:rPr>
        <w:t>Chương</w:t>
      </w:r>
      <w:proofErr w:type="spellEnd"/>
      <w:r>
        <w:rPr>
          <w:bCs/>
          <w:szCs w:val="26"/>
        </w:rPr>
        <w:t xml:space="preserve"> </w:t>
      </w:r>
      <w:proofErr w:type="spellStart"/>
      <w:r>
        <w:rPr>
          <w:bCs/>
          <w:szCs w:val="26"/>
        </w:rPr>
        <w:t>trình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hoàn</w:t>
      </w:r>
      <w:proofErr w:type="spellEnd"/>
      <w:r>
        <w:rPr>
          <w:bCs/>
          <w:szCs w:val="26"/>
        </w:rPr>
        <w:t xml:space="preserve"> </w:t>
      </w:r>
      <w:proofErr w:type="spellStart"/>
      <w:r>
        <w:rPr>
          <w:bCs/>
          <w:szCs w:val="26"/>
        </w:rPr>
        <w:t>thiện</w:t>
      </w:r>
      <w:proofErr w:type="spellEnd"/>
      <w:r>
        <w:rPr>
          <w:bCs/>
          <w:szCs w:val="26"/>
        </w:rPr>
        <w:t xml:space="preserve"> </w:t>
      </w:r>
      <w:proofErr w:type="spellStart"/>
      <w:r>
        <w:rPr>
          <w:bCs/>
          <w:szCs w:val="26"/>
        </w:rPr>
        <w:t>khi</w:t>
      </w:r>
      <w:proofErr w:type="spellEnd"/>
      <w:r>
        <w:rPr>
          <w:bCs/>
          <w:szCs w:val="26"/>
        </w:rPr>
        <w:t xml:space="preserve"> </w:t>
      </w:r>
      <w:proofErr w:type="spellStart"/>
      <w:r>
        <w:rPr>
          <w:bCs/>
          <w:szCs w:val="26"/>
        </w:rPr>
        <w:t>tất</w:t>
      </w:r>
      <w:proofErr w:type="spellEnd"/>
      <w:r>
        <w:rPr>
          <w:bCs/>
          <w:szCs w:val="26"/>
        </w:rPr>
        <w:t xml:space="preserve"> </w:t>
      </w:r>
      <w:proofErr w:type="spellStart"/>
      <w:r>
        <w:rPr>
          <w:bCs/>
          <w:szCs w:val="26"/>
        </w:rPr>
        <w:t>cả</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thủ</w:t>
      </w:r>
      <w:proofErr w:type="spellEnd"/>
      <w:r>
        <w:rPr>
          <w:bCs/>
          <w:szCs w:val="26"/>
        </w:rPr>
        <w:t xml:space="preserve"> </w:t>
      </w:r>
      <w:proofErr w:type="spellStart"/>
      <w:r>
        <w:rPr>
          <w:bCs/>
          <w:szCs w:val="26"/>
        </w:rPr>
        <w:t>tục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đều</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phê</w:t>
      </w:r>
      <w:proofErr w:type="spellEnd"/>
      <w:r>
        <w:rPr>
          <w:bCs/>
          <w:szCs w:val="26"/>
        </w:rPr>
        <w:t xml:space="preserve"> </w:t>
      </w:r>
      <w:proofErr w:type="spellStart"/>
      <w:r>
        <w:rPr>
          <w:bCs/>
          <w:szCs w:val="26"/>
        </w:rPr>
        <w:t>duyệt</w:t>
      </w:r>
      <w:proofErr w:type="spellEnd"/>
      <w:r>
        <w:rPr>
          <w:bCs/>
          <w:szCs w:val="26"/>
        </w:rPr>
        <w:t>.</w:t>
      </w:r>
    </w:p>
    <w:p w14:paraId="1344C80B" w14:textId="326F11F1" w:rsidR="00290063" w:rsidRDefault="00837B40" w:rsidP="00BD3636">
      <w:pPr>
        <w:pStyle w:val="tvHeading1"/>
      </w:pPr>
      <w:bookmarkStart w:id="48" w:name="_Toc87368185"/>
      <w:proofErr w:type="spellStart"/>
      <w:r w:rsidRPr="00E227DB">
        <w:t>Quy</w:t>
      </w:r>
      <w:proofErr w:type="spellEnd"/>
      <w:r w:rsidRPr="00E227DB">
        <w:t xml:space="preserve"> </w:t>
      </w:r>
      <w:proofErr w:type="spellStart"/>
      <w:r w:rsidRPr="00E227DB">
        <w:t>trình</w:t>
      </w:r>
      <w:proofErr w:type="spellEnd"/>
      <w:r w:rsidRPr="00E227DB">
        <w:t xml:space="preserve"> </w:t>
      </w:r>
      <w:r w:rsidR="00155C7A">
        <w:rPr>
          <w:lang w:val="vi-VN"/>
        </w:rPr>
        <w:t>T</w:t>
      </w:r>
      <w:proofErr w:type="spellStart"/>
      <w:r w:rsidR="00F65B64">
        <w:t>hực</w:t>
      </w:r>
      <w:proofErr w:type="spellEnd"/>
      <w:r w:rsidR="00F65B64">
        <w:t xml:space="preserve"> </w:t>
      </w:r>
      <w:proofErr w:type="spellStart"/>
      <w:r w:rsidR="00F65B64">
        <w:t>hiện</w:t>
      </w:r>
      <w:proofErr w:type="spellEnd"/>
      <w:r w:rsidR="00F65B64">
        <w:t xml:space="preserve"> </w:t>
      </w:r>
      <w:proofErr w:type="spellStart"/>
      <w:r w:rsidR="00F65B64">
        <w:t>cuộc</w:t>
      </w:r>
      <w:proofErr w:type="spellEnd"/>
      <w:r w:rsidR="00F65B64">
        <w:t xml:space="preserve"> </w:t>
      </w:r>
      <w:proofErr w:type="spellStart"/>
      <w:r w:rsidR="00F65B64">
        <w:t>kiểm</w:t>
      </w:r>
      <w:proofErr w:type="spellEnd"/>
      <w:r w:rsidR="00F65B64">
        <w:t xml:space="preserve"> </w:t>
      </w:r>
      <w:proofErr w:type="spellStart"/>
      <w:r w:rsidR="00F65B64">
        <w:t>toán</w:t>
      </w:r>
      <w:bookmarkEnd w:id="48"/>
      <w:proofErr w:type="spellEnd"/>
    </w:p>
    <w:p w14:paraId="3DCACD42"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8B3180">
        <w:rPr>
          <w:szCs w:val="26"/>
        </w:rPr>
        <w:t>là</w:t>
      </w:r>
      <w:proofErr w:type="spellEnd"/>
      <w:r w:rsidRPr="008B3180">
        <w:rPr>
          <w:szCs w:val="26"/>
        </w:rPr>
        <w:t xml:space="preserve"> </w:t>
      </w:r>
      <w:proofErr w:type="spellStart"/>
      <w:r w:rsidRPr="008B3180">
        <w:rPr>
          <w:szCs w:val="26"/>
        </w:rPr>
        <w:t>quy</w:t>
      </w:r>
      <w:proofErr w:type="spellEnd"/>
      <w:r w:rsidRPr="008B3180">
        <w:rPr>
          <w:szCs w:val="26"/>
        </w:rPr>
        <w:t xml:space="preserve"> </w:t>
      </w:r>
      <w:proofErr w:type="spellStart"/>
      <w:r w:rsidRPr="008B3180">
        <w:rPr>
          <w:szCs w:val="26"/>
        </w:rPr>
        <w:t>trình</w:t>
      </w:r>
      <w:proofErr w:type="spellEnd"/>
      <w:r w:rsidRPr="008B3180">
        <w:rPr>
          <w:szCs w:val="26"/>
        </w:rPr>
        <w:t xml:space="preserve"> </w:t>
      </w:r>
      <w:proofErr w:type="spellStart"/>
      <w:r w:rsidRPr="008B3180">
        <w:rPr>
          <w:szCs w:val="26"/>
        </w:rPr>
        <w:t>thực</w:t>
      </w:r>
      <w:proofErr w:type="spellEnd"/>
      <w:r w:rsidRPr="008B3180">
        <w:rPr>
          <w:szCs w:val="26"/>
        </w:rPr>
        <w:t xml:space="preserve"> </w:t>
      </w:r>
      <w:proofErr w:type="spellStart"/>
      <w:r w:rsidRPr="008B3180">
        <w:rPr>
          <w:szCs w:val="26"/>
        </w:rPr>
        <w:t>hiện</w:t>
      </w:r>
      <w:proofErr w:type="spellEnd"/>
      <w:r w:rsidRPr="008B3180">
        <w:rPr>
          <w:szCs w:val="26"/>
        </w:rPr>
        <w:t xml:space="preserve"> </w:t>
      </w:r>
      <w:proofErr w:type="spellStart"/>
      <w:r w:rsidRPr="008B3180">
        <w:rPr>
          <w:szCs w:val="26"/>
        </w:rPr>
        <w:t>cuộc</w:t>
      </w:r>
      <w:proofErr w:type="spellEnd"/>
      <w:r w:rsidRPr="008B3180">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Pr>
          <w:szCs w:val="26"/>
        </w:rPr>
        <w:t xml:space="preserve"> </w:t>
      </w:r>
      <w:proofErr w:type="spellStart"/>
      <w:r>
        <w:rPr>
          <w:szCs w:val="26"/>
        </w:rPr>
        <w:t>tại</w:t>
      </w:r>
      <w:proofErr w:type="spellEnd"/>
      <w:r>
        <w:rPr>
          <w:szCs w:val="26"/>
        </w:rPr>
        <w:t xml:space="preserve"> </w:t>
      </w:r>
      <w:proofErr w:type="spellStart"/>
      <w:r>
        <w:rPr>
          <w:szCs w:val="26"/>
        </w:rPr>
        <w:t>thực</w:t>
      </w:r>
      <w:proofErr w:type="spellEnd"/>
      <w:r>
        <w:rPr>
          <w:szCs w:val="26"/>
        </w:rPr>
        <w:t xml:space="preserve"> </w:t>
      </w:r>
      <w:proofErr w:type="spellStart"/>
      <w:r>
        <w:rPr>
          <w:szCs w:val="26"/>
        </w:rPr>
        <w:t>địa</w:t>
      </w:r>
      <w:proofErr w:type="spellEnd"/>
      <w:r>
        <w:rPr>
          <w:szCs w:val="26"/>
        </w:rPr>
        <w:t xml:space="preserve"> </w:t>
      </w:r>
      <w:proofErr w:type="spellStart"/>
      <w:r>
        <w:rPr>
          <w:szCs w:val="26"/>
        </w:rPr>
        <w:t>của</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sidRPr="008B3180">
        <w:rPr>
          <w:szCs w:val="26"/>
        </w:rPr>
        <w:t xml:space="preserve"> </w:t>
      </w:r>
      <w:proofErr w:type="spellStart"/>
      <w:r w:rsidRPr="008B3180">
        <w:rPr>
          <w:szCs w:val="26"/>
        </w:rPr>
        <w:t>sau</w:t>
      </w:r>
      <w:proofErr w:type="spellEnd"/>
      <w:r w:rsidRPr="008B3180">
        <w:rPr>
          <w:szCs w:val="26"/>
        </w:rPr>
        <w:t xml:space="preserve"> </w:t>
      </w:r>
      <w:proofErr w:type="spellStart"/>
      <w:r w:rsidRPr="008B3180">
        <w:rPr>
          <w:szCs w:val="26"/>
        </w:rPr>
        <w:t>khi</w:t>
      </w:r>
      <w:proofErr w:type="spellEnd"/>
      <w:r w:rsidRPr="008B3180">
        <w:rPr>
          <w:szCs w:val="26"/>
        </w:rPr>
        <w:t xml:space="preserve"> </w:t>
      </w:r>
      <w:proofErr w:type="spellStart"/>
      <w:r w:rsidRPr="008B3180">
        <w:rPr>
          <w:szCs w:val="26"/>
        </w:rPr>
        <w:t>đã</w:t>
      </w:r>
      <w:proofErr w:type="spellEnd"/>
      <w:r w:rsidRPr="008B3180">
        <w:rPr>
          <w:szCs w:val="26"/>
        </w:rPr>
        <w:t xml:space="preserve"> </w:t>
      </w:r>
      <w:proofErr w:type="spellStart"/>
      <w:r w:rsidRPr="008B3180">
        <w:rPr>
          <w:szCs w:val="26"/>
        </w:rPr>
        <w:t>có</w:t>
      </w:r>
      <w:proofErr w:type="spellEnd"/>
      <w:r w:rsidRPr="008B3180">
        <w:rPr>
          <w:szCs w:val="26"/>
        </w:rPr>
        <w:t xml:space="preserve"> </w:t>
      </w:r>
      <w:proofErr w:type="spellStart"/>
      <w:r w:rsidRPr="008B3180">
        <w:rPr>
          <w:szCs w:val="26"/>
        </w:rPr>
        <w:t>kế</w:t>
      </w:r>
      <w:proofErr w:type="spellEnd"/>
      <w:r w:rsidRPr="008B3180">
        <w:rPr>
          <w:szCs w:val="26"/>
        </w:rPr>
        <w:t xml:space="preserve"> </w:t>
      </w:r>
      <w:proofErr w:type="spellStart"/>
      <w:r w:rsidRPr="008B3180">
        <w:rPr>
          <w:szCs w:val="26"/>
        </w:rPr>
        <w:t>hoạch</w:t>
      </w:r>
      <w:proofErr w:type="spellEnd"/>
      <w:r w:rsidRPr="008B3180">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và</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w:t>
      </w:r>
    </w:p>
    <w:p w14:paraId="283137CB"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03361FEC"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Kế</w:t>
      </w:r>
      <w:proofErr w:type="spellEnd"/>
      <w:r w:rsidRPr="008B3180">
        <w:rPr>
          <w:szCs w:val="26"/>
        </w:rPr>
        <w:t xml:space="preserve"> </w:t>
      </w:r>
      <w:proofErr w:type="spellStart"/>
      <w:r w:rsidRPr="008B3180">
        <w:rPr>
          <w:szCs w:val="26"/>
        </w:rPr>
        <w:t>hoạch</w:t>
      </w:r>
      <w:proofErr w:type="spellEnd"/>
      <w:r w:rsidRPr="008B3180">
        <w:rPr>
          <w:szCs w:val="26"/>
        </w:rPr>
        <w:t xml:space="preserve"> </w:t>
      </w:r>
      <w:proofErr w:type="spellStart"/>
      <w:r>
        <w:rPr>
          <w:szCs w:val="26"/>
        </w:rPr>
        <w:t>cuộc</w:t>
      </w:r>
      <w:proofErr w:type="spellEnd"/>
      <w:r>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sidRPr="008B3180">
        <w:rPr>
          <w:szCs w:val="26"/>
        </w:rPr>
        <w:t xml:space="preserve"> </w:t>
      </w:r>
      <w:proofErr w:type="spellStart"/>
      <w:r>
        <w:rPr>
          <w:szCs w:val="26"/>
        </w:rPr>
        <w:t>đã</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p>
    <w:p w14:paraId="4E73448D" w14:textId="77777777" w:rsidR="00CD392C" w:rsidRPr="008B3180" w:rsidRDefault="00CD392C" w:rsidP="00CD392C">
      <w:pPr>
        <w:pStyle w:val="ListParagraph"/>
        <w:numPr>
          <w:ilvl w:val="0"/>
          <w:numId w:val="16"/>
        </w:numPr>
        <w:spacing w:line="360" w:lineRule="auto"/>
        <w:jc w:val="both"/>
        <w:rPr>
          <w:szCs w:val="26"/>
        </w:rPr>
      </w:pP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đã</w:t>
      </w:r>
      <w:proofErr w:type="spellEnd"/>
      <w:r>
        <w:rPr>
          <w:szCs w:val="26"/>
        </w:rPr>
        <w:t xml:space="preserve"> </w:t>
      </w:r>
      <w:proofErr w:type="spellStart"/>
      <w:r>
        <w:rPr>
          <w:szCs w:val="26"/>
        </w:rPr>
        <w:t>duyệt</w:t>
      </w:r>
      <w:proofErr w:type="spellEnd"/>
    </w:p>
    <w:p w14:paraId="3719A852"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6E5B2D20" w14:textId="77777777" w:rsidR="00CD392C" w:rsidRDefault="00CD392C" w:rsidP="00CD392C">
      <w:pPr>
        <w:pStyle w:val="ListParagraph"/>
        <w:numPr>
          <w:ilvl w:val="0"/>
          <w:numId w:val="16"/>
        </w:numPr>
        <w:spacing w:line="360" w:lineRule="auto"/>
        <w:jc w:val="both"/>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p>
    <w:p w14:paraId="3ADF0E93"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Tổng</w:t>
      </w:r>
      <w:proofErr w:type="spellEnd"/>
      <w:r w:rsidRPr="008B3180">
        <w:rPr>
          <w:szCs w:val="26"/>
        </w:rPr>
        <w:t xml:space="preserve"> </w:t>
      </w:r>
      <w:proofErr w:type="spellStart"/>
      <w:r w:rsidRPr="008B3180">
        <w:rPr>
          <w:szCs w:val="26"/>
        </w:rPr>
        <w:t>hợp</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1A3EF140" w14:textId="77777777" w:rsidR="00CD392C" w:rsidRPr="008B3180" w:rsidRDefault="00CD392C" w:rsidP="00CD392C">
      <w:pPr>
        <w:pStyle w:val="ListParagraph"/>
        <w:numPr>
          <w:ilvl w:val="0"/>
          <w:numId w:val="16"/>
        </w:numPr>
        <w:spacing w:line="360" w:lineRule="auto"/>
        <w:jc w:val="both"/>
        <w:rPr>
          <w:szCs w:val="26"/>
        </w:rPr>
      </w:pPr>
      <w:proofErr w:type="spellStart"/>
      <w:r>
        <w:rPr>
          <w:szCs w:val="26"/>
        </w:rPr>
        <w:t>Biên</w:t>
      </w:r>
      <w:proofErr w:type="spellEnd"/>
      <w:r>
        <w:rPr>
          <w:szCs w:val="26"/>
        </w:rPr>
        <w:t xml:space="preserve"> </w:t>
      </w:r>
      <w:proofErr w:type="spellStart"/>
      <w:r>
        <w:rPr>
          <w:szCs w:val="26"/>
        </w:rPr>
        <w:t>bản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BB9E18A"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250E5B4D" w14:textId="77777777" w:rsidR="00CD392C" w:rsidRPr="008B3180" w:rsidRDefault="00CD392C" w:rsidP="00CD392C">
      <w:pPr>
        <w:pStyle w:val="ListParagraph"/>
        <w:numPr>
          <w:ilvl w:val="0"/>
          <w:numId w:val="16"/>
        </w:numPr>
        <w:spacing w:line="360" w:lineRule="auto"/>
        <w:jc w:val="both"/>
        <w:rPr>
          <w:szCs w:val="26"/>
        </w:rPr>
      </w:pP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sidRPr="008B3180">
        <w:rPr>
          <w:szCs w:val="26"/>
        </w:rPr>
        <w:t xml:space="preserve"> </w:t>
      </w:r>
      <w:proofErr w:type="spellStart"/>
      <w:r w:rsidRPr="008B3180">
        <w:rPr>
          <w:szCs w:val="26"/>
        </w:rPr>
        <w:t>viên</w:t>
      </w:r>
      <w:proofErr w:type="spellEnd"/>
    </w:p>
    <w:p w14:paraId="32D16FAA"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Trưởng</w:t>
      </w:r>
      <w:proofErr w:type="spellEnd"/>
      <w:r w:rsidRPr="008B3180">
        <w:rPr>
          <w:szCs w:val="26"/>
        </w:rPr>
        <w:t xml:space="preserve"> </w:t>
      </w:r>
      <w:proofErr w:type="spellStart"/>
      <w:r w:rsidRPr="008B3180">
        <w:rPr>
          <w:szCs w:val="26"/>
        </w:rPr>
        <w:t>nhóm</w:t>
      </w:r>
      <w:proofErr w:type="spellEnd"/>
      <w:r w:rsidRPr="008B3180">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p>
    <w:p w14:paraId="27B5ACAB" w14:textId="77777777" w:rsidR="00CD392C" w:rsidRPr="00047823"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7FADE2C6" w14:textId="77777777" w:rsidR="00CD392C" w:rsidRDefault="00CD392C" w:rsidP="00CD392C">
      <w:pPr>
        <w:spacing w:line="360" w:lineRule="auto"/>
        <w:jc w:val="both"/>
      </w:pPr>
      <w:r>
        <w:rPr>
          <w:noProof/>
        </w:rPr>
        <w:lastRenderedPageBreak/>
        <w:drawing>
          <wp:inline distT="0" distB="0" distL="0" distR="0" wp14:anchorId="3E6D9BC9" wp14:editId="0DFE3774">
            <wp:extent cx="5863590" cy="8974455"/>
            <wp:effectExtent l="0" t="0" r="3810" b="0"/>
            <wp:docPr id="7" name="Picture 7" descr="../../../../../Downloads/KTNB_Quy%20trinh-Thực%20hiện%20c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KTNB_Quy%20trinh-Thực%20hiện%20cu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3590" cy="8974455"/>
                    </a:xfrm>
                    <a:prstGeom prst="rect">
                      <a:avLst/>
                    </a:prstGeom>
                    <a:noFill/>
                    <a:ln>
                      <a:noFill/>
                    </a:ln>
                  </pic:spPr>
                </pic:pic>
              </a:graphicData>
            </a:graphic>
          </wp:inline>
        </w:drawing>
      </w:r>
    </w:p>
    <w:p w14:paraId="4CE1D125" w14:textId="77777777" w:rsidR="00CD392C" w:rsidRPr="00047823" w:rsidRDefault="00CD392C" w:rsidP="00CD392C">
      <w:pPr>
        <w:spacing w:line="360" w:lineRule="auto"/>
        <w:jc w:val="both"/>
        <w:rPr>
          <w:b/>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0E21652A" w14:textId="77777777" w:rsidR="00CD392C" w:rsidRPr="00EA3989" w:rsidRDefault="00CD392C" w:rsidP="001531AE">
      <w:pPr>
        <w:pStyle w:val="ListParagraph"/>
        <w:numPr>
          <w:ilvl w:val="0"/>
          <w:numId w:val="40"/>
        </w:numPr>
        <w:jc w:val="both"/>
        <w:rPr>
          <w:szCs w:val="26"/>
        </w:rPr>
      </w:pPr>
      <w:proofErr w:type="spellStart"/>
      <w:r w:rsidRPr="00EA3989">
        <w:rPr>
          <w:b/>
          <w:szCs w:val="26"/>
        </w:rPr>
        <w:t>Bước</w:t>
      </w:r>
      <w:proofErr w:type="spellEnd"/>
      <w:r w:rsidRPr="00EA3989">
        <w:rPr>
          <w:b/>
          <w:szCs w:val="26"/>
        </w:rPr>
        <w:t xml:space="preserve"> 1: </w:t>
      </w:r>
      <w:r w:rsidRPr="00EA3989">
        <w:rPr>
          <w:szCs w:val="26"/>
        </w:rPr>
        <w:t xml:space="preserve">KTV </w:t>
      </w:r>
      <w:proofErr w:type="spellStart"/>
      <w:r w:rsidRPr="00EA3989">
        <w:rPr>
          <w:szCs w:val="26"/>
        </w:rPr>
        <w:t>chọn</w:t>
      </w:r>
      <w:proofErr w:type="spellEnd"/>
      <w:r w:rsidRPr="00EA3989">
        <w:rPr>
          <w:szCs w:val="26"/>
        </w:rPr>
        <w:t xml:space="preserve"> </w:t>
      </w:r>
      <w:proofErr w:type="spellStart"/>
      <w:r w:rsidRPr="00EA3989">
        <w:rPr>
          <w:szCs w:val="26"/>
        </w:rPr>
        <w:t>mẫu</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sidRPr="00EA3989">
        <w:rPr>
          <w:szCs w:val="26"/>
        </w:rPr>
        <w:t>toán</w:t>
      </w:r>
      <w:proofErr w:type="spellEnd"/>
      <w:r w:rsidRPr="00EA3989">
        <w:rPr>
          <w:szCs w:val="26"/>
        </w:rPr>
        <w:t xml:space="preserve">, </w:t>
      </w:r>
      <w:proofErr w:type="spellStart"/>
      <w:r w:rsidRPr="00EA3989">
        <w:rPr>
          <w:szCs w:val="26"/>
        </w:rPr>
        <w:t>tiếp</w:t>
      </w:r>
      <w:proofErr w:type="spellEnd"/>
      <w:r w:rsidRPr="00EA3989">
        <w:rPr>
          <w:szCs w:val="26"/>
        </w:rPr>
        <w:t xml:space="preserve"> </w:t>
      </w:r>
      <w:proofErr w:type="spellStart"/>
      <w:r w:rsidRPr="00EA3989">
        <w:rPr>
          <w:szCs w:val="26"/>
        </w:rPr>
        <w:t>tục</w:t>
      </w:r>
      <w:proofErr w:type="spellEnd"/>
      <w:r w:rsidRPr="00EA3989">
        <w:rPr>
          <w:szCs w:val="26"/>
        </w:rPr>
        <w:t xml:space="preserve"> </w:t>
      </w:r>
      <w:proofErr w:type="spellStart"/>
      <w:r w:rsidRPr="00EA3989">
        <w:rPr>
          <w:szCs w:val="26"/>
        </w:rPr>
        <w:t>chuyển</w:t>
      </w:r>
      <w:proofErr w:type="spellEnd"/>
      <w:r w:rsidRPr="00EA3989">
        <w:rPr>
          <w:szCs w:val="26"/>
        </w:rPr>
        <w:t xml:space="preserve"> </w:t>
      </w:r>
      <w:proofErr w:type="spellStart"/>
      <w:r w:rsidRPr="00EA3989">
        <w:rPr>
          <w:szCs w:val="26"/>
        </w:rPr>
        <w:t>đến</w:t>
      </w:r>
      <w:proofErr w:type="spellEnd"/>
      <w:r w:rsidRPr="00EA3989">
        <w:rPr>
          <w:szCs w:val="26"/>
        </w:rPr>
        <w:t xml:space="preserve"> </w:t>
      </w:r>
      <w:proofErr w:type="spellStart"/>
      <w:r w:rsidRPr="00EA3989">
        <w:rPr>
          <w:b/>
          <w:szCs w:val="26"/>
        </w:rPr>
        <w:t>Bước</w:t>
      </w:r>
      <w:proofErr w:type="spellEnd"/>
      <w:r w:rsidRPr="00EA3989">
        <w:rPr>
          <w:b/>
          <w:szCs w:val="26"/>
        </w:rPr>
        <w:t xml:space="preserve"> 2</w:t>
      </w:r>
    </w:p>
    <w:p w14:paraId="3232C53D" w14:textId="77777777" w:rsidR="00CD392C" w:rsidRPr="00EA3989" w:rsidRDefault="00CD392C" w:rsidP="00CD392C">
      <w:pPr>
        <w:pStyle w:val="ListParagraph"/>
        <w:ind w:left="360"/>
        <w:jc w:val="both"/>
        <w:rPr>
          <w:szCs w:val="26"/>
        </w:rPr>
      </w:pPr>
      <w:proofErr w:type="spellStart"/>
      <w:r w:rsidRPr="00EA3989">
        <w:rPr>
          <w:szCs w:val="26"/>
        </w:rPr>
        <w:t>Nếu</w:t>
      </w:r>
      <w:proofErr w:type="spellEnd"/>
      <w:r w:rsidRPr="00EA3989">
        <w:rPr>
          <w:szCs w:val="26"/>
        </w:rPr>
        <w:t xml:space="preserve"> </w:t>
      </w:r>
      <w:proofErr w:type="spellStart"/>
      <w:r w:rsidRPr="00EA3989">
        <w:rPr>
          <w:szCs w:val="26"/>
        </w:rPr>
        <w:t>đơn</w:t>
      </w:r>
      <w:proofErr w:type="spellEnd"/>
      <w:r w:rsidRPr="00EA3989">
        <w:rPr>
          <w:szCs w:val="26"/>
        </w:rPr>
        <w:t xml:space="preserve"> </w:t>
      </w:r>
      <w:proofErr w:type="spellStart"/>
      <w:r w:rsidRPr="00EA3989">
        <w:rPr>
          <w:szCs w:val="26"/>
        </w:rPr>
        <w:t>vị</w:t>
      </w:r>
      <w:proofErr w:type="spellEnd"/>
      <w:r w:rsidRPr="00EA3989">
        <w:rPr>
          <w:szCs w:val="26"/>
        </w:rPr>
        <w:t xml:space="preserve"> </w:t>
      </w:r>
      <w:proofErr w:type="spellStart"/>
      <w:r w:rsidRPr="00EA3989">
        <w:rPr>
          <w:szCs w:val="26"/>
        </w:rPr>
        <w:t>được</w:t>
      </w:r>
      <w:proofErr w:type="spellEnd"/>
      <w:r w:rsidRPr="00EA3989">
        <w:rPr>
          <w:szCs w:val="26"/>
        </w:rPr>
        <w:t xml:space="preserve"> KT </w:t>
      </w:r>
      <w:proofErr w:type="spellStart"/>
      <w:r w:rsidRPr="00EA3989">
        <w:rPr>
          <w:szCs w:val="26"/>
        </w:rPr>
        <w:t>tự</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ra </w:t>
      </w:r>
      <w:proofErr w:type="spellStart"/>
      <w:r w:rsidRPr="00EA3989">
        <w:rPr>
          <w:szCs w:val="26"/>
        </w:rPr>
        <w:t>các</w:t>
      </w:r>
      <w:proofErr w:type="spellEnd"/>
      <w:r w:rsidRPr="00EA3989">
        <w:rPr>
          <w:szCs w:val="26"/>
        </w:rPr>
        <w:t xml:space="preserve"> </w:t>
      </w:r>
      <w:proofErr w:type="spellStart"/>
      <w:r w:rsidRPr="00EA3989">
        <w:rPr>
          <w:szCs w:val="26"/>
        </w:rPr>
        <w:t>vấn</w:t>
      </w:r>
      <w:proofErr w:type="spellEnd"/>
      <w:r w:rsidRPr="00EA3989">
        <w:rPr>
          <w:szCs w:val="26"/>
        </w:rPr>
        <w:t xml:space="preserve"> </w:t>
      </w:r>
      <w:proofErr w:type="spellStart"/>
      <w:r w:rsidRPr="00EA3989">
        <w:rPr>
          <w:szCs w:val="26"/>
        </w:rPr>
        <w:t>đề</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sidRPr="00EA3989">
        <w:rPr>
          <w:szCs w:val="26"/>
        </w:rPr>
        <w:t>toán</w:t>
      </w:r>
      <w:proofErr w:type="spellEnd"/>
      <w:r w:rsidRPr="00EA3989">
        <w:rPr>
          <w:szCs w:val="26"/>
        </w:rPr>
        <w:t xml:space="preserve"> </w:t>
      </w:r>
      <w:proofErr w:type="spellStart"/>
      <w:r w:rsidRPr="00EA3989">
        <w:rPr>
          <w:szCs w:val="26"/>
        </w:rPr>
        <w:t>thì</w:t>
      </w:r>
      <w:proofErr w:type="spellEnd"/>
      <w:r w:rsidRPr="00EA3989">
        <w:rPr>
          <w:szCs w:val="26"/>
        </w:rPr>
        <w:t xml:space="preserve"> KTV</w:t>
      </w:r>
      <w:r w:rsidRPr="00EA3989">
        <w:rPr>
          <w:b/>
          <w:szCs w:val="26"/>
        </w:rPr>
        <w:t xml:space="preserve"> </w:t>
      </w:r>
      <w:proofErr w:type="spellStart"/>
      <w:r w:rsidRPr="00EA3989">
        <w:rPr>
          <w:szCs w:val="26"/>
        </w:rPr>
        <w:t>sẽ</w:t>
      </w:r>
      <w:proofErr w:type="spellEnd"/>
      <w:r w:rsidRPr="00EA3989">
        <w:rPr>
          <w:szCs w:val="26"/>
        </w:rPr>
        <w:t xml:space="preserve"> </w:t>
      </w:r>
      <w:proofErr w:type="spellStart"/>
      <w:r w:rsidRPr="00EA3989">
        <w:rPr>
          <w:szCs w:val="26"/>
        </w:rPr>
        <w:t>đánh</w:t>
      </w:r>
      <w:proofErr w:type="spellEnd"/>
      <w:r w:rsidRPr="00EA3989">
        <w:rPr>
          <w:szCs w:val="26"/>
        </w:rPr>
        <w:t xml:space="preserve"> </w:t>
      </w:r>
      <w:proofErr w:type="spellStart"/>
      <w:r w:rsidRPr="00EA3989">
        <w:rPr>
          <w:szCs w:val="26"/>
        </w:rPr>
        <w:t>giá</w:t>
      </w:r>
      <w:proofErr w:type="spellEnd"/>
      <w:r w:rsidRPr="00EA3989">
        <w:rPr>
          <w:szCs w:val="26"/>
        </w:rPr>
        <w:t xml:space="preserve"> </w:t>
      </w:r>
      <w:proofErr w:type="spellStart"/>
      <w:r w:rsidRPr="00EA3989">
        <w:rPr>
          <w:szCs w:val="26"/>
        </w:rPr>
        <w:t>các</w:t>
      </w:r>
      <w:proofErr w:type="spellEnd"/>
      <w:r w:rsidRPr="00EA3989">
        <w:rPr>
          <w:szCs w:val="26"/>
        </w:rPr>
        <w:t xml:space="preserve"> </w:t>
      </w:r>
      <w:proofErr w:type="spellStart"/>
      <w:r w:rsidRPr="00EA3989">
        <w:rPr>
          <w:szCs w:val="26"/>
        </w:rPr>
        <w:t>vấn</w:t>
      </w:r>
      <w:proofErr w:type="spellEnd"/>
      <w:r w:rsidRPr="00EA3989">
        <w:rPr>
          <w:szCs w:val="26"/>
        </w:rPr>
        <w:t xml:space="preserve"> </w:t>
      </w:r>
      <w:proofErr w:type="spellStart"/>
      <w:r w:rsidRPr="00EA3989">
        <w:rPr>
          <w:szCs w:val="26"/>
        </w:rPr>
        <w:t>đề</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w:t>
      </w:r>
      <w:proofErr w:type="spellStart"/>
      <w:r w:rsidRPr="00EA3989">
        <w:rPr>
          <w:szCs w:val="26"/>
        </w:rPr>
        <w:t>được</w:t>
      </w:r>
      <w:proofErr w:type="spellEnd"/>
      <w:r w:rsidRPr="00EA3989">
        <w:rPr>
          <w:szCs w:val="26"/>
        </w:rPr>
        <w:t xml:space="preserve">, </w:t>
      </w:r>
      <w:proofErr w:type="spellStart"/>
      <w:r w:rsidRPr="00EA3989">
        <w:rPr>
          <w:szCs w:val="26"/>
        </w:rPr>
        <w:t>chuyển</w:t>
      </w:r>
      <w:proofErr w:type="spellEnd"/>
      <w:r w:rsidRPr="00EA3989">
        <w:rPr>
          <w:szCs w:val="26"/>
        </w:rPr>
        <w:t xml:space="preserve"> </w:t>
      </w:r>
      <w:proofErr w:type="spellStart"/>
      <w:r w:rsidRPr="00EA3989">
        <w:rPr>
          <w:szCs w:val="26"/>
        </w:rPr>
        <w:t>đến</w:t>
      </w:r>
      <w:proofErr w:type="spellEnd"/>
      <w:r w:rsidRPr="00EA3989">
        <w:rPr>
          <w:szCs w:val="26"/>
        </w:rPr>
        <w:t xml:space="preserve"> </w:t>
      </w:r>
      <w:proofErr w:type="spellStart"/>
      <w:r w:rsidRPr="00EA3989">
        <w:rPr>
          <w:b/>
          <w:szCs w:val="26"/>
        </w:rPr>
        <w:t>Bước</w:t>
      </w:r>
      <w:proofErr w:type="spellEnd"/>
      <w:r w:rsidRPr="00EA3989">
        <w:rPr>
          <w:b/>
          <w:szCs w:val="26"/>
        </w:rPr>
        <w:t xml:space="preserve"> </w:t>
      </w:r>
      <w:r>
        <w:rPr>
          <w:b/>
          <w:szCs w:val="26"/>
        </w:rPr>
        <w:t>3</w:t>
      </w:r>
    </w:p>
    <w:p w14:paraId="60C58BDA" w14:textId="77777777" w:rsidR="00CD392C" w:rsidRPr="00EA3989" w:rsidRDefault="00CD392C" w:rsidP="001531AE">
      <w:pPr>
        <w:numPr>
          <w:ilvl w:val="0"/>
          <w:numId w:val="40"/>
        </w:numPr>
        <w:spacing w:line="360" w:lineRule="auto"/>
        <w:jc w:val="both"/>
        <w:rPr>
          <w:b/>
          <w:szCs w:val="26"/>
        </w:rPr>
      </w:pPr>
      <w:proofErr w:type="spellStart"/>
      <w:r w:rsidRPr="00EA3989">
        <w:rPr>
          <w:b/>
          <w:szCs w:val="26"/>
        </w:rPr>
        <w:t>Bước</w:t>
      </w:r>
      <w:proofErr w:type="spellEnd"/>
      <w:r w:rsidRPr="00EA3989">
        <w:rPr>
          <w:b/>
          <w:szCs w:val="26"/>
        </w:rPr>
        <w:t xml:space="preserve"> 2: </w:t>
      </w:r>
      <w:r w:rsidRPr="00EA3989">
        <w:rPr>
          <w:bCs/>
          <w:szCs w:val="26"/>
        </w:rPr>
        <w:t xml:space="preserve">KTV </w:t>
      </w:r>
      <w:proofErr w:type="spellStart"/>
      <w:r w:rsidRPr="00EA3989">
        <w:rPr>
          <w:bCs/>
          <w:szCs w:val="26"/>
        </w:rPr>
        <w:t>thực</w:t>
      </w:r>
      <w:proofErr w:type="spellEnd"/>
      <w:r w:rsidRPr="00EA3989">
        <w:rPr>
          <w:bCs/>
          <w:szCs w:val="26"/>
        </w:rPr>
        <w:t xml:space="preserve"> </w:t>
      </w:r>
      <w:proofErr w:type="spellStart"/>
      <w:r w:rsidRPr="00EA3989">
        <w:rPr>
          <w:bCs/>
          <w:szCs w:val="26"/>
        </w:rPr>
        <w:t>hiện</w:t>
      </w:r>
      <w:proofErr w:type="spellEnd"/>
      <w:r w:rsidRPr="00EA3989">
        <w:rPr>
          <w:bCs/>
          <w:szCs w:val="26"/>
        </w:rPr>
        <w:t xml:space="preserve"> </w:t>
      </w:r>
      <w:proofErr w:type="spellStart"/>
      <w:r w:rsidRPr="00EA3989">
        <w:rPr>
          <w:bCs/>
          <w:szCs w:val="26"/>
        </w:rPr>
        <w:t>các</w:t>
      </w:r>
      <w:proofErr w:type="spellEnd"/>
      <w:r w:rsidRPr="00EA3989">
        <w:rPr>
          <w:bCs/>
          <w:szCs w:val="26"/>
        </w:rPr>
        <w:t xml:space="preserve"> </w:t>
      </w:r>
      <w:proofErr w:type="spellStart"/>
      <w:r w:rsidRPr="00EA3989">
        <w:rPr>
          <w:bCs/>
          <w:szCs w:val="26"/>
        </w:rPr>
        <w:t>thủ</w:t>
      </w:r>
      <w:proofErr w:type="spellEnd"/>
      <w:r w:rsidRPr="00EA3989">
        <w:rPr>
          <w:bCs/>
          <w:szCs w:val="26"/>
        </w:rPr>
        <w:t xml:space="preserve"> </w:t>
      </w:r>
      <w:proofErr w:type="spellStart"/>
      <w:r w:rsidRPr="00EA3989">
        <w:rPr>
          <w:bCs/>
          <w:szCs w:val="26"/>
        </w:rPr>
        <w:t>tục</w:t>
      </w:r>
      <w:proofErr w:type="spellEnd"/>
      <w:r w:rsidRPr="00EA3989">
        <w:rPr>
          <w:bCs/>
          <w:szCs w:val="26"/>
        </w:rPr>
        <w:t xml:space="preserve"> </w:t>
      </w:r>
      <w:proofErr w:type="spellStart"/>
      <w:r w:rsidRPr="00EA3989">
        <w:rPr>
          <w:bCs/>
          <w:szCs w:val="26"/>
        </w:rPr>
        <w:t>kiểm</w:t>
      </w:r>
      <w:proofErr w:type="spellEnd"/>
      <w:r w:rsidRPr="00EA3989">
        <w:rPr>
          <w:bCs/>
          <w:szCs w:val="26"/>
        </w:rPr>
        <w:t xml:space="preserve"> </w:t>
      </w:r>
      <w:proofErr w:type="spellStart"/>
      <w:r w:rsidRPr="00EA3989">
        <w:rPr>
          <w:bCs/>
          <w:szCs w:val="26"/>
        </w:rPr>
        <w:t>toán</w:t>
      </w:r>
      <w:proofErr w:type="spellEnd"/>
      <w:r w:rsidRPr="00EA3989">
        <w:rPr>
          <w:bCs/>
          <w:szCs w:val="26"/>
        </w:rPr>
        <w:t xml:space="preserve"> </w:t>
      </w:r>
      <w:proofErr w:type="spellStart"/>
      <w:r w:rsidRPr="00EA3989">
        <w:rPr>
          <w:bCs/>
          <w:szCs w:val="26"/>
        </w:rPr>
        <w:t>t</w:t>
      </w:r>
      <w:r>
        <w:rPr>
          <w:bCs/>
          <w:szCs w:val="26"/>
        </w:rPr>
        <w:t>heo</w:t>
      </w:r>
      <w:proofErr w:type="spellEnd"/>
      <w:r w:rsidRPr="00EA3989">
        <w:rPr>
          <w:bCs/>
          <w:szCs w:val="26"/>
        </w:rPr>
        <w:t xml:space="preserve"> </w:t>
      </w:r>
      <w:proofErr w:type="spellStart"/>
      <w:r w:rsidRPr="00EA3989">
        <w:rPr>
          <w:bCs/>
          <w:szCs w:val="26"/>
        </w:rPr>
        <w:t>chương</w:t>
      </w:r>
      <w:proofErr w:type="spellEnd"/>
      <w:r w:rsidRPr="00EA3989">
        <w:rPr>
          <w:bCs/>
          <w:szCs w:val="26"/>
        </w:rPr>
        <w:t xml:space="preserve"> </w:t>
      </w:r>
      <w:proofErr w:type="spellStart"/>
      <w:r w:rsidRPr="00EA3989">
        <w:rPr>
          <w:bCs/>
          <w:szCs w:val="26"/>
        </w:rPr>
        <w:t>trình</w:t>
      </w:r>
      <w:proofErr w:type="spellEnd"/>
      <w:r w:rsidRPr="00EA3989">
        <w:rPr>
          <w:bCs/>
          <w:szCs w:val="26"/>
        </w:rPr>
        <w:t xml:space="preserve"> </w:t>
      </w:r>
      <w:proofErr w:type="spellStart"/>
      <w:r w:rsidRPr="00EA3989">
        <w:rPr>
          <w:bCs/>
          <w:szCs w:val="26"/>
        </w:rPr>
        <w:t>kiểm</w:t>
      </w:r>
      <w:proofErr w:type="spellEnd"/>
      <w:r w:rsidRPr="00EA3989">
        <w:rPr>
          <w:bCs/>
          <w:szCs w:val="26"/>
        </w:rPr>
        <w:t xml:space="preserve"> </w:t>
      </w:r>
      <w:proofErr w:type="spellStart"/>
      <w:r w:rsidRPr="00EA3989">
        <w:rPr>
          <w:bCs/>
          <w:szCs w:val="26"/>
        </w:rPr>
        <w:t>toán</w:t>
      </w:r>
      <w:proofErr w:type="spellEnd"/>
      <w:r w:rsidRPr="00EA3989">
        <w:rPr>
          <w:bCs/>
          <w:szCs w:val="26"/>
        </w:rPr>
        <w:t xml:space="preserve"> </w:t>
      </w:r>
      <w:proofErr w:type="spellStart"/>
      <w:r w:rsidRPr="00EA3989">
        <w:rPr>
          <w:bCs/>
          <w:szCs w:val="26"/>
        </w:rPr>
        <w:t>đã</w:t>
      </w:r>
      <w:proofErr w:type="spellEnd"/>
      <w:r w:rsidRPr="00EA3989">
        <w:rPr>
          <w:bCs/>
          <w:szCs w:val="26"/>
        </w:rPr>
        <w:t xml:space="preserve"> </w:t>
      </w:r>
      <w:proofErr w:type="spellStart"/>
      <w:r w:rsidRPr="00EA3989">
        <w:rPr>
          <w:bCs/>
          <w:szCs w:val="26"/>
        </w:rPr>
        <w:t>xây</w:t>
      </w:r>
      <w:proofErr w:type="spellEnd"/>
      <w:r w:rsidRPr="00EA3989">
        <w:rPr>
          <w:bCs/>
          <w:szCs w:val="26"/>
        </w:rPr>
        <w:t xml:space="preserve"> </w:t>
      </w:r>
      <w:proofErr w:type="spellStart"/>
      <w:r w:rsidRPr="00EA3989">
        <w:rPr>
          <w:bCs/>
          <w:szCs w:val="26"/>
        </w:rPr>
        <w:t>dựng</w:t>
      </w:r>
      <w:proofErr w:type="spellEnd"/>
    </w:p>
    <w:p w14:paraId="15930A1B" w14:textId="77777777" w:rsidR="00CD392C" w:rsidRPr="00EA3989" w:rsidRDefault="00CD392C" w:rsidP="001531AE">
      <w:pPr>
        <w:pStyle w:val="ListParagraph"/>
        <w:numPr>
          <w:ilvl w:val="0"/>
          <w:numId w:val="40"/>
        </w:numPr>
        <w:jc w:val="both"/>
        <w:rPr>
          <w:szCs w:val="26"/>
        </w:rPr>
      </w:pPr>
      <w:proofErr w:type="spellStart"/>
      <w:r w:rsidRPr="00EA3989">
        <w:rPr>
          <w:b/>
          <w:szCs w:val="26"/>
        </w:rPr>
        <w:t>Bước</w:t>
      </w:r>
      <w:proofErr w:type="spellEnd"/>
      <w:r w:rsidRPr="00EA3989">
        <w:rPr>
          <w:b/>
          <w:szCs w:val="26"/>
        </w:rPr>
        <w:t xml:space="preserve"> 3: </w:t>
      </w:r>
      <w:r w:rsidRPr="00EA3989">
        <w:rPr>
          <w:szCs w:val="26"/>
        </w:rPr>
        <w:t xml:space="preserve">KTV </w:t>
      </w:r>
      <w:proofErr w:type="spellStart"/>
      <w:r>
        <w:rPr>
          <w:szCs w:val="26"/>
        </w:rPr>
        <w:t>lập</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KT</w:t>
      </w:r>
      <w:r w:rsidRPr="00EA3989">
        <w:rPr>
          <w:szCs w:val="26"/>
        </w:rPr>
        <w:t xml:space="preserve"> </w:t>
      </w:r>
    </w:p>
    <w:p w14:paraId="44F77477" w14:textId="77777777" w:rsidR="00CD392C" w:rsidRPr="00EA3989" w:rsidRDefault="00CD392C" w:rsidP="001531AE">
      <w:pPr>
        <w:numPr>
          <w:ilvl w:val="0"/>
          <w:numId w:val="40"/>
        </w:numPr>
        <w:spacing w:line="360" w:lineRule="auto"/>
        <w:jc w:val="both"/>
        <w:rPr>
          <w:bCs/>
          <w:szCs w:val="26"/>
        </w:rPr>
      </w:pPr>
      <w:proofErr w:type="spellStart"/>
      <w:r w:rsidRPr="00EA3989">
        <w:rPr>
          <w:b/>
          <w:szCs w:val="26"/>
        </w:rPr>
        <w:t>Bước</w:t>
      </w:r>
      <w:proofErr w:type="spellEnd"/>
      <w:r w:rsidRPr="00EA3989">
        <w:rPr>
          <w:b/>
          <w:szCs w:val="26"/>
        </w:rPr>
        <w:t xml:space="preserve"> 4: </w:t>
      </w:r>
      <w:r>
        <w:rPr>
          <w:szCs w:val="26"/>
        </w:rPr>
        <w:t xml:space="preserve">KTV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sidRPr="00EA3989">
        <w:rPr>
          <w:szCs w:val="26"/>
        </w:rPr>
        <w:t>các</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vào</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không</w:t>
      </w:r>
      <w:proofErr w:type="spellEnd"/>
      <w:r>
        <w:rPr>
          <w:szCs w:val="26"/>
        </w:rPr>
        <w:t xml:space="preserve"> </w:t>
      </w:r>
      <w:proofErr w:type="spellStart"/>
      <w:r>
        <w:rPr>
          <w:szCs w:val="26"/>
        </w:rPr>
        <w:t>có</w:t>
      </w:r>
      <w:proofErr w:type="spellEnd"/>
      <w:r>
        <w:rPr>
          <w:szCs w:val="26"/>
        </w:rPr>
        <w:t xml:space="preserve"> </w:t>
      </w:r>
      <w:proofErr w:type="spellStart"/>
      <w:r>
        <w:rPr>
          <w:szCs w:val="26"/>
        </w:rPr>
        <w:t>bằng</w:t>
      </w:r>
      <w:proofErr w:type="spellEnd"/>
      <w:r>
        <w:rPr>
          <w:szCs w:val="26"/>
        </w:rPr>
        <w:t xml:space="preserve"> </w:t>
      </w:r>
      <w:proofErr w:type="spellStart"/>
      <w:r>
        <w:rPr>
          <w:szCs w:val="26"/>
        </w:rPr>
        <w:t>chứng</w:t>
      </w:r>
      <w:proofErr w:type="spellEnd"/>
      <w:r>
        <w:rPr>
          <w:szCs w:val="26"/>
        </w:rPr>
        <w:t xml:space="preserve"> KT </w:t>
      </w:r>
      <w:proofErr w:type="spellStart"/>
      <w:r>
        <w:rPr>
          <w:szCs w:val="26"/>
        </w:rPr>
        <w:t>cũng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p>
    <w:p w14:paraId="643BDE15" w14:textId="77777777" w:rsidR="00CD392C" w:rsidRPr="009762D9" w:rsidRDefault="00CD392C" w:rsidP="001531AE">
      <w:pPr>
        <w:numPr>
          <w:ilvl w:val="0"/>
          <w:numId w:val="40"/>
        </w:numPr>
        <w:spacing w:line="360" w:lineRule="auto"/>
        <w:jc w:val="both"/>
        <w:rPr>
          <w:b/>
          <w:szCs w:val="26"/>
        </w:rPr>
      </w:pPr>
      <w:proofErr w:type="spellStart"/>
      <w:r>
        <w:rPr>
          <w:b/>
          <w:szCs w:val="26"/>
        </w:rPr>
        <w:t>Bước</w:t>
      </w:r>
      <w:proofErr w:type="spellEnd"/>
      <w:r>
        <w:rPr>
          <w:b/>
          <w:szCs w:val="26"/>
        </w:rPr>
        <w:t xml:space="preserve"> 5: </w:t>
      </w:r>
      <w:r>
        <w:rPr>
          <w:szCs w:val="26"/>
        </w:rPr>
        <w:t xml:space="preserve">KTV </w:t>
      </w:r>
      <w:proofErr w:type="spellStart"/>
      <w:r>
        <w:rPr>
          <w:szCs w:val="26"/>
        </w:rPr>
        <w:t>gửi</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sidRPr="009762D9">
        <w:rPr>
          <w:b/>
          <w:szCs w:val="26"/>
        </w:rPr>
        <w:t>Bước</w:t>
      </w:r>
      <w:proofErr w:type="spellEnd"/>
      <w:r w:rsidRPr="009762D9">
        <w:rPr>
          <w:b/>
          <w:szCs w:val="26"/>
        </w:rPr>
        <w:t xml:space="preserve"> 7</w:t>
      </w:r>
    </w:p>
    <w:p w14:paraId="67C3B833" w14:textId="77777777" w:rsidR="00CD392C" w:rsidRPr="009762D9" w:rsidRDefault="00CD392C" w:rsidP="001531AE">
      <w:pPr>
        <w:numPr>
          <w:ilvl w:val="0"/>
          <w:numId w:val="40"/>
        </w:numPr>
        <w:spacing w:line="360" w:lineRule="auto"/>
        <w:jc w:val="both"/>
        <w:rPr>
          <w:b/>
          <w:szCs w:val="26"/>
        </w:rPr>
      </w:pPr>
      <w:proofErr w:type="spellStart"/>
      <w:r>
        <w:rPr>
          <w:b/>
          <w:szCs w:val="26"/>
        </w:rPr>
        <w:t>Bước</w:t>
      </w:r>
      <w:proofErr w:type="spellEnd"/>
      <w:r>
        <w:rPr>
          <w:b/>
          <w:szCs w:val="26"/>
        </w:rPr>
        <w:t xml:space="preserve"> 6: </w:t>
      </w:r>
      <w:r>
        <w:rPr>
          <w:szCs w:val="26"/>
        </w:rPr>
        <w:t xml:space="preserve">KTV </w:t>
      </w:r>
      <w:proofErr w:type="spellStart"/>
      <w:r>
        <w:rPr>
          <w:szCs w:val="26"/>
        </w:rPr>
        <w:t>đồng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phát</w:t>
      </w:r>
      <w:proofErr w:type="spellEnd"/>
      <w:r>
        <w:rPr>
          <w:szCs w:val="26"/>
        </w:rPr>
        <w:t xml:space="preserve"> </w:t>
      </w:r>
      <w:proofErr w:type="spellStart"/>
      <w:r>
        <w:rPr>
          <w:szCs w:val="26"/>
        </w:rPr>
        <w:t>triển</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KT:</w:t>
      </w:r>
      <w:r>
        <w:rPr>
          <w:b/>
          <w:szCs w:val="26"/>
        </w:rPr>
        <w:t xml:space="preserve"> </w:t>
      </w:r>
      <w:proofErr w:type="spellStart"/>
      <w:r w:rsidRPr="009762D9">
        <w:rPr>
          <w:bCs/>
          <w:szCs w:val="26"/>
        </w:rPr>
        <w:t>đánh</w:t>
      </w:r>
      <w:proofErr w:type="spellEnd"/>
      <w:r w:rsidRPr="009762D9">
        <w:rPr>
          <w:bCs/>
          <w:szCs w:val="26"/>
        </w:rPr>
        <w:t xml:space="preserve"> </w:t>
      </w:r>
      <w:proofErr w:type="spellStart"/>
      <w:r w:rsidRPr="009762D9">
        <w:rPr>
          <w:bCs/>
          <w:szCs w:val="26"/>
        </w:rPr>
        <w:t>giá</w:t>
      </w:r>
      <w:proofErr w:type="spellEnd"/>
      <w:r w:rsidRPr="009762D9">
        <w:rPr>
          <w:bCs/>
          <w:szCs w:val="26"/>
        </w:rPr>
        <w:t xml:space="preserve"> </w:t>
      </w:r>
      <w:proofErr w:type="spellStart"/>
      <w:r w:rsidRPr="009762D9">
        <w:rPr>
          <w:bCs/>
          <w:szCs w:val="26"/>
        </w:rPr>
        <w:t>ảnh</w:t>
      </w:r>
      <w:proofErr w:type="spellEnd"/>
      <w:r w:rsidRPr="009762D9">
        <w:rPr>
          <w:bCs/>
          <w:szCs w:val="26"/>
        </w:rPr>
        <w:t xml:space="preserve"> </w:t>
      </w:r>
      <w:proofErr w:type="spellStart"/>
      <w:r w:rsidRPr="009762D9">
        <w:rPr>
          <w:bCs/>
          <w:szCs w:val="26"/>
        </w:rPr>
        <w:t>hưởng</w:t>
      </w:r>
      <w:proofErr w:type="spellEnd"/>
      <w:r>
        <w:rPr>
          <w:bCs/>
          <w:szCs w:val="26"/>
        </w:rPr>
        <w:t xml:space="preserve">, </w:t>
      </w:r>
      <w:proofErr w:type="spellStart"/>
      <w:r>
        <w:rPr>
          <w:bCs/>
          <w:szCs w:val="26"/>
        </w:rPr>
        <w:t>nguyên</w:t>
      </w:r>
      <w:proofErr w:type="spellEnd"/>
      <w:r>
        <w:rPr>
          <w:bCs/>
          <w:szCs w:val="26"/>
        </w:rPr>
        <w:t xml:space="preserve"> </w:t>
      </w:r>
      <w:proofErr w:type="spellStart"/>
      <w:r>
        <w:rPr>
          <w:bCs/>
          <w:szCs w:val="26"/>
        </w:rPr>
        <w:t>nhân</w:t>
      </w:r>
      <w:proofErr w:type="spellEnd"/>
      <w:r w:rsidRPr="009762D9">
        <w:rPr>
          <w:bCs/>
          <w:szCs w:val="26"/>
        </w:rPr>
        <w:t xml:space="preserve"> </w:t>
      </w:r>
      <w:proofErr w:type="spellStart"/>
      <w:r>
        <w:rPr>
          <w:bCs/>
          <w:szCs w:val="26"/>
        </w:rPr>
        <w:t>gốc</w:t>
      </w:r>
      <w:proofErr w:type="spellEnd"/>
      <w:r>
        <w:rPr>
          <w:bCs/>
          <w:szCs w:val="26"/>
        </w:rPr>
        <w:t xml:space="preserve"> </w:t>
      </w:r>
      <w:proofErr w:type="spellStart"/>
      <w:r>
        <w:rPr>
          <w:bCs/>
          <w:szCs w:val="26"/>
        </w:rPr>
        <w:t>rễ</w:t>
      </w:r>
      <w:proofErr w:type="spellEnd"/>
      <w:r>
        <w:rPr>
          <w:bCs/>
          <w:szCs w:val="26"/>
        </w:rPr>
        <w:t xml:space="preserve"> </w:t>
      </w:r>
      <w:proofErr w:type="spellStart"/>
      <w:r w:rsidRPr="009762D9">
        <w:rPr>
          <w:bCs/>
          <w:szCs w:val="26"/>
        </w:rPr>
        <w:t>của</w:t>
      </w:r>
      <w:proofErr w:type="spellEnd"/>
      <w:r w:rsidRPr="009762D9">
        <w:rPr>
          <w:bCs/>
          <w:szCs w:val="26"/>
        </w:rPr>
        <w:t xml:space="preserve"> </w:t>
      </w:r>
      <w:proofErr w:type="spellStart"/>
      <w:r w:rsidRPr="009762D9">
        <w:rPr>
          <w:bCs/>
          <w:szCs w:val="26"/>
        </w:rPr>
        <w:t>các</w:t>
      </w:r>
      <w:proofErr w:type="spellEnd"/>
      <w:r w:rsidRPr="009762D9">
        <w:rPr>
          <w:bCs/>
          <w:szCs w:val="26"/>
        </w:rPr>
        <w:t xml:space="preserve"> </w:t>
      </w:r>
      <w:proofErr w:type="spellStart"/>
      <w:r w:rsidRPr="009762D9">
        <w:rPr>
          <w:bCs/>
          <w:szCs w:val="26"/>
        </w:rPr>
        <w:t>phát</w:t>
      </w:r>
      <w:proofErr w:type="spellEnd"/>
      <w:r w:rsidRPr="009762D9">
        <w:rPr>
          <w:bCs/>
          <w:szCs w:val="26"/>
        </w:rPr>
        <w:t xml:space="preserve"> </w:t>
      </w:r>
      <w:proofErr w:type="spellStart"/>
      <w:r w:rsidRPr="009762D9">
        <w:rPr>
          <w:bCs/>
          <w:szCs w:val="26"/>
        </w:rPr>
        <w:t>hiện</w:t>
      </w:r>
      <w:proofErr w:type="spellEnd"/>
      <w:r w:rsidRPr="009762D9">
        <w:rPr>
          <w:bCs/>
          <w:szCs w:val="26"/>
        </w:rPr>
        <w:t xml:space="preserve"> </w:t>
      </w:r>
      <w:r>
        <w:rPr>
          <w:bCs/>
          <w:szCs w:val="26"/>
        </w:rPr>
        <w:t>KT</w:t>
      </w:r>
      <w:r w:rsidRPr="009762D9">
        <w:rPr>
          <w:bCs/>
          <w:szCs w:val="26"/>
        </w:rPr>
        <w:t>,</w:t>
      </w:r>
      <w:r>
        <w:rPr>
          <w:bCs/>
          <w:szCs w:val="26"/>
        </w:rPr>
        <w:t xml:space="preserve"> </w:t>
      </w:r>
      <w:proofErr w:type="spellStart"/>
      <w:r>
        <w:rPr>
          <w:bCs/>
          <w:szCs w:val="26"/>
        </w:rPr>
        <w:t>mức</w:t>
      </w:r>
      <w:proofErr w:type="spellEnd"/>
      <w:r>
        <w:rPr>
          <w:bCs/>
          <w:szCs w:val="26"/>
        </w:rPr>
        <w:t xml:space="preserve"> </w:t>
      </w:r>
      <w:proofErr w:type="spellStart"/>
      <w:r>
        <w:rPr>
          <w:bCs/>
          <w:szCs w:val="26"/>
        </w:rPr>
        <w:t>độ</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w:t>
      </w:r>
      <w:r w:rsidRPr="009762D9">
        <w:rPr>
          <w:bCs/>
          <w:szCs w:val="26"/>
        </w:rPr>
        <w:t xml:space="preserve"> </w:t>
      </w:r>
      <w:proofErr w:type="spellStart"/>
      <w:r>
        <w:rPr>
          <w:bCs/>
          <w:szCs w:val="26"/>
        </w:rPr>
        <w:t>từ</w:t>
      </w:r>
      <w:proofErr w:type="spellEnd"/>
      <w:r>
        <w:rPr>
          <w:bCs/>
          <w:szCs w:val="26"/>
        </w:rPr>
        <w:t xml:space="preserve"> </w:t>
      </w:r>
      <w:proofErr w:type="spellStart"/>
      <w:r>
        <w:rPr>
          <w:bCs/>
          <w:szCs w:val="26"/>
        </w:rPr>
        <w:t>đó</w:t>
      </w:r>
      <w:proofErr w:type="spellEnd"/>
      <w:r>
        <w:rPr>
          <w:bCs/>
          <w:szCs w:val="26"/>
        </w:rPr>
        <w:t xml:space="preserve"> </w:t>
      </w:r>
      <w:proofErr w:type="spellStart"/>
      <w:r>
        <w:rPr>
          <w:bCs/>
          <w:szCs w:val="26"/>
        </w:rPr>
        <w:t>đưa</w:t>
      </w:r>
      <w:proofErr w:type="spellEnd"/>
      <w:r>
        <w:rPr>
          <w:bCs/>
          <w:szCs w:val="26"/>
        </w:rPr>
        <w:t xml:space="preserve"> ra </w:t>
      </w:r>
      <w:proofErr w:type="spellStart"/>
      <w:r>
        <w:rPr>
          <w:bCs/>
          <w:szCs w:val="26"/>
        </w:rPr>
        <w:t>các</w:t>
      </w:r>
      <w:proofErr w:type="spellEnd"/>
      <w:r>
        <w:rPr>
          <w:bCs/>
          <w:szCs w:val="26"/>
        </w:rPr>
        <w:t xml:space="preserve"> </w:t>
      </w:r>
      <w:proofErr w:type="spellStart"/>
      <w:r>
        <w:rPr>
          <w:bCs/>
          <w:szCs w:val="26"/>
        </w:rPr>
        <w:t>kiến</w:t>
      </w:r>
      <w:proofErr w:type="spellEnd"/>
      <w:r>
        <w:rPr>
          <w:bCs/>
          <w:szCs w:val="26"/>
        </w:rPr>
        <w:t xml:space="preserve"> </w:t>
      </w:r>
      <w:proofErr w:type="spellStart"/>
      <w:r>
        <w:rPr>
          <w:bCs/>
          <w:szCs w:val="26"/>
        </w:rPr>
        <w:t>nghị</w:t>
      </w:r>
      <w:proofErr w:type="spellEnd"/>
      <w:r>
        <w:rPr>
          <w:bCs/>
          <w:szCs w:val="26"/>
        </w:rPr>
        <w:t xml:space="preserve"> </w:t>
      </w:r>
      <w:proofErr w:type="spellStart"/>
      <w:r>
        <w:rPr>
          <w:bCs/>
          <w:szCs w:val="26"/>
        </w:rPr>
        <w:t>khắc</w:t>
      </w:r>
      <w:proofErr w:type="spellEnd"/>
      <w:r>
        <w:rPr>
          <w:bCs/>
          <w:szCs w:val="26"/>
        </w:rPr>
        <w:t xml:space="preserve"> </w:t>
      </w:r>
      <w:proofErr w:type="spellStart"/>
      <w:r>
        <w:rPr>
          <w:bCs/>
          <w:szCs w:val="26"/>
        </w:rPr>
        <w:t>phục</w:t>
      </w:r>
      <w:proofErr w:type="spellEnd"/>
      <w:r>
        <w:rPr>
          <w:bCs/>
          <w:szCs w:val="26"/>
        </w:rPr>
        <w:t xml:space="preserve"> </w:t>
      </w:r>
      <w:proofErr w:type="spellStart"/>
      <w:r>
        <w:rPr>
          <w:bCs/>
          <w:szCs w:val="26"/>
        </w:rPr>
        <w:t>phòng</w:t>
      </w:r>
      <w:proofErr w:type="spellEnd"/>
      <w:r>
        <w:rPr>
          <w:bCs/>
          <w:szCs w:val="26"/>
        </w:rPr>
        <w:t xml:space="preserve"> </w:t>
      </w:r>
      <w:proofErr w:type="spellStart"/>
      <w:r>
        <w:rPr>
          <w:bCs/>
          <w:szCs w:val="26"/>
        </w:rPr>
        <w:t>ngừa</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sidRPr="000D3EA6">
        <w:rPr>
          <w:b/>
          <w:bCs/>
          <w:szCs w:val="26"/>
        </w:rPr>
        <w:t>bước</w:t>
      </w:r>
      <w:proofErr w:type="spellEnd"/>
      <w:r w:rsidRPr="000D3EA6">
        <w:rPr>
          <w:b/>
          <w:bCs/>
          <w:szCs w:val="26"/>
        </w:rPr>
        <w:t xml:space="preserve"> 8</w:t>
      </w:r>
    </w:p>
    <w:p w14:paraId="5A7E5DEF" w14:textId="77777777" w:rsidR="00CD392C" w:rsidRDefault="00CD392C" w:rsidP="001531AE">
      <w:pPr>
        <w:numPr>
          <w:ilvl w:val="0"/>
          <w:numId w:val="40"/>
        </w:numPr>
        <w:spacing w:line="360" w:lineRule="auto"/>
        <w:jc w:val="both"/>
        <w:rPr>
          <w:bCs/>
          <w:szCs w:val="26"/>
        </w:rPr>
      </w:pPr>
      <w:proofErr w:type="spellStart"/>
      <w:r w:rsidRPr="006D6763">
        <w:rPr>
          <w:b/>
          <w:szCs w:val="26"/>
        </w:rPr>
        <w:t>Bước</w:t>
      </w:r>
      <w:proofErr w:type="spellEnd"/>
      <w:r w:rsidRPr="006D6763">
        <w:rPr>
          <w:b/>
          <w:szCs w:val="26"/>
        </w:rPr>
        <w:t xml:space="preserve"> </w:t>
      </w:r>
      <w:r>
        <w:rPr>
          <w:b/>
          <w:szCs w:val="26"/>
        </w:rPr>
        <w:t>7</w:t>
      </w:r>
      <w:r w:rsidRPr="006D6763">
        <w:rPr>
          <w:b/>
          <w:szCs w:val="26"/>
        </w:rPr>
        <w:t xml:space="preserve">: </w:t>
      </w:r>
      <w:proofErr w:type="spellStart"/>
      <w:r>
        <w:rPr>
          <w:szCs w:val="26"/>
        </w:rPr>
        <w:t>Trưởng</w:t>
      </w:r>
      <w:proofErr w:type="spellEnd"/>
      <w:r w:rsidRPr="006D6763">
        <w:rPr>
          <w:szCs w:val="26"/>
        </w:rPr>
        <w:t xml:space="preserve"> </w:t>
      </w:r>
      <w:proofErr w:type="spellStart"/>
      <w:r>
        <w:rPr>
          <w:szCs w:val="26"/>
        </w:rPr>
        <w:t>đoàn</w:t>
      </w:r>
      <w:proofErr w:type="spellEnd"/>
      <w:r>
        <w:rPr>
          <w:szCs w:val="26"/>
        </w:rPr>
        <w:t xml:space="preserve"> KT/</w:t>
      </w:r>
      <w:proofErr w:type="spellStart"/>
      <w:r w:rsidRPr="006D6763">
        <w:rPr>
          <w:szCs w:val="26"/>
        </w:rPr>
        <w:t>nhóm</w:t>
      </w:r>
      <w:proofErr w:type="spellEnd"/>
      <w:r w:rsidRPr="006D6763">
        <w:rPr>
          <w:szCs w:val="26"/>
        </w:rPr>
        <w:t xml:space="preserve"> KT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sidRPr="0048386E">
        <w:rPr>
          <w:szCs w:val="26"/>
        </w:rPr>
        <w:t>Bước</w:t>
      </w:r>
      <w:proofErr w:type="spellEnd"/>
      <w:r w:rsidRPr="0048386E">
        <w:rPr>
          <w:szCs w:val="26"/>
        </w:rPr>
        <w:t xml:space="preserve"> 8, </w:t>
      </w:r>
      <w:proofErr w:type="spellStart"/>
      <w:r w:rsidRPr="0048386E">
        <w:rPr>
          <w:szCs w:val="26"/>
        </w:rPr>
        <w:t>nếu</w:t>
      </w:r>
      <w:proofErr w:type="spellEnd"/>
      <w:r w:rsidRPr="0048386E">
        <w:rPr>
          <w:szCs w:val="26"/>
        </w:rPr>
        <w:t xml:space="preserve"> </w:t>
      </w:r>
      <w:proofErr w:type="spellStart"/>
      <w:r w:rsidRPr="0048386E">
        <w:rPr>
          <w:szCs w:val="26"/>
        </w:rPr>
        <w:t>không</w:t>
      </w:r>
      <w:proofErr w:type="spellEnd"/>
      <w:r w:rsidRPr="0048386E">
        <w:rPr>
          <w:szCs w:val="26"/>
        </w:rPr>
        <w:t xml:space="preserve"> </w:t>
      </w:r>
      <w:proofErr w:type="spellStart"/>
      <w:r w:rsidRPr="0048386E">
        <w:rPr>
          <w:szCs w:val="26"/>
        </w:rPr>
        <w:t>duyệt</w:t>
      </w:r>
      <w:proofErr w:type="spellEnd"/>
      <w:r w:rsidRPr="0048386E">
        <w:rPr>
          <w:szCs w:val="26"/>
        </w:rPr>
        <w:t xml:space="preserve"> quay </w:t>
      </w:r>
      <w:proofErr w:type="spellStart"/>
      <w:r w:rsidRPr="0048386E">
        <w:rPr>
          <w:szCs w:val="26"/>
        </w:rPr>
        <w:t>lại</w:t>
      </w:r>
      <w:proofErr w:type="spellEnd"/>
      <w:r w:rsidRPr="0048386E">
        <w:rPr>
          <w:szCs w:val="26"/>
        </w:rPr>
        <w:t xml:space="preserve"> </w:t>
      </w:r>
      <w:proofErr w:type="spellStart"/>
      <w:r w:rsidRPr="0048386E">
        <w:rPr>
          <w:szCs w:val="26"/>
        </w:rPr>
        <w:t>bước</w:t>
      </w:r>
      <w:proofErr w:type="spellEnd"/>
      <w:r w:rsidRPr="0048386E">
        <w:rPr>
          <w:szCs w:val="26"/>
        </w:rPr>
        <w:t xml:space="preserve"> 3</w:t>
      </w:r>
    </w:p>
    <w:p w14:paraId="3CE678C2" w14:textId="77777777" w:rsidR="00CD392C" w:rsidRDefault="00CD392C" w:rsidP="001531AE">
      <w:pPr>
        <w:numPr>
          <w:ilvl w:val="0"/>
          <w:numId w:val="40"/>
        </w:numPr>
        <w:spacing w:line="360" w:lineRule="auto"/>
        <w:jc w:val="both"/>
        <w:rPr>
          <w:bCs/>
          <w:szCs w:val="26"/>
        </w:rPr>
      </w:pPr>
      <w:proofErr w:type="spellStart"/>
      <w:r>
        <w:rPr>
          <w:b/>
          <w:szCs w:val="26"/>
        </w:rPr>
        <w:t>Bước</w:t>
      </w:r>
      <w:proofErr w:type="spellEnd"/>
      <w:r>
        <w:rPr>
          <w:b/>
          <w:szCs w:val="26"/>
        </w:rPr>
        <w:t xml:space="preserve"> 8:</w:t>
      </w:r>
      <w:r>
        <w:rPr>
          <w:bCs/>
          <w:szCs w:val="26"/>
        </w:rPr>
        <w:t xml:space="preserve"> KTV </w:t>
      </w: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triển</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 xml:space="preserve"> KT</w:t>
      </w:r>
    </w:p>
    <w:p w14:paraId="7F9E100F" w14:textId="77777777" w:rsidR="00CD392C" w:rsidRDefault="00CD392C" w:rsidP="001531AE">
      <w:pPr>
        <w:numPr>
          <w:ilvl w:val="0"/>
          <w:numId w:val="40"/>
        </w:numPr>
        <w:spacing w:line="360" w:lineRule="auto"/>
        <w:jc w:val="both"/>
        <w:rPr>
          <w:bCs/>
          <w:szCs w:val="26"/>
        </w:rPr>
      </w:pPr>
      <w:proofErr w:type="spellStart"/>
      <w:r>
        <w:rPr>
          <w:b/>
          <w:szCs w:val="26"/>
        </w:rPr>
        <w:t>Bước</w:t>
      </w:r>
      <w:proofErr w:type="spellEnd"/>
      <w:r>
        <w:rPr>
          <w:b/>
          <w:szCs w:val="26"/>
        </w:rPr>
        <w:t xml:space="preserve"> 9:</w:t>
      </w:r>
      <w:r>
        <w:rPr>
          <w:bCs/>
          <w:szCs w:val="26"/>
        </w:rPr>
        <w:t xml:space="preserve"> </w:t>
      </w:r>
      <w:proofErr w:type="spellStart"/>
      <w:r>
        <w:rPr>
          <w:bCs/>
          <w:szCs w:val="26"/>
        </w:rPr>
        <w:t>Trưởng</w:t>
      </w:r>
      <w:proofErr w:type="spellEnd"/>
      <w:r>
        <w:rPr>
          <w:bCs/>
          <w:szCs w:val="26"/>
        </w:rPr>
        <w:t xml:space="preserve"> </w:t>
      </w:r>
      <w:proofErr w:type="spellStart"/>
      <w:r>
        <w:rPr>
          <w:bCs/>
          <w:szCs w:val="26"/>
        </w:rPr>
        <w:t>đoàn</w:t>
      </w:r>
      <w:proofErr w:type="spellEnd"/>
      <w:r>
        <w:rPr>
          <w:bCs/>
          <w:szCs w:val="26"/>
        </w:rPr>
        <w:t>/</w:t>
      </w:r>
      <w:proofErr w:type="spellStart"/>
      <w:r>
        <w:rPr>
          <w:bCs/>
          <w:szCs w:val="26"/>
        </w:rPr>
        <w:t>nhóm</w:t>
      </w:r>
      <w:proofErr w:type="spellEnd"/>
      <w:r>
        <w:rPr>
          <w:bCs/>
          <w:szCs w:val="26"/>
        </w:rPr>
        <w:t xml:space="preserve"> KT </w:t>
      </w:r>
      <w:proofErr w:type="spellStart"/>
      <w:r>
        <w:rPr>
          <w:bCs/>
          <w:szCs w:val="26"/>
        </w:rPr>
        <w:t>duyệt</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triển</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10, </w:t>
      </w:r>
      <w:proofErr w:type="spellStart"/>
      <w:r>
        <w:rPr>
          <w:bCs/>
          <w:szCs w:val="26"/>
        </w:rPr>
        <w:t>nếu</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duyệt</w:t>
      </w:r>
      <w:proofErr w:type="spellEnd"/>
      <w:r>
        <w:rPr>
          <w:bCs/>
          <w:szCs w:val="26"/>
        </w:rPr>
        <w:t xml:space="preserve"> quay </w:t>
      </w:r>
      <w:proofErr w:type="spellStart"/>
      <w:r>
        <w:rPr>
          <w:bCs/>
          <w:szCs w:val="26"/>
        </w:rPr>
        <w:t>lại</w:t>
      </w:r>
      <w:proofErr w:type="spellEnd"/>
      <w:r>
        <w:rPr>
          <w:bCs/>
          <w:szCs w:val="26"/>
        </w:rPr>
        <w:t xml:space="preserve"> </w:t>
      </w:r>
      <w:proofErr w:type="spellStart"/>
      <w:r>
        <w:rPr>
          <w:bCs/>
          <w:szCs w:val="26"/>
        </w:rPr>
        <w:t>bước</w:t>
      </w:r>
      <w:proofErr w:type="spellEnd"/>
      <w:r>
        <w:rPr>
          <w:bCs/>
          <w:szCs w:val="26"/>
        </w:rPr>
        <w:t xml:space="preserve"> 6</w:t>
      </w:r>
    </w:p>
    <w:p w14:paraId="65E9F24A" w14:textId="734D82C1" w:rsidR="00F65B64" w:rsidRPr="00CD392C" w:rsidRDefault="00CD392C" w:rsidP="001531AE">
      <w:pPr>
        <w:numPr>
          <w:ilvl w:val="0"/>
          <w:numId w:val="40"/>
        </w:numPr>
        <w:spacing w:line="360" w:lineRule="auto"/>
        <w:jc w:val="both"/>
        <w:rPr>
          <w:bCs/>
          <w:szCs w:val="26"/>
        </w:rPr>
      </w:pPr>
      <w:proofErr w:type="spellStart"/>
      <w:r w:rsidRPr="00CD392C">
        <w:rPr>
          <w:b/>
          <w:szCs w:val="26"/>
        </w:rPr>
        <w:t>Bước</w:t>
      </w:r>
      <w:proofErr w:type="spellEnd"/>
      <w:r w:rsidRPr="00CD392C">
        <w:rPr>
          <w:b/>
          <w:szCs w:val="26"/>
        </w:rPr>
        <w:t xml:space="preserve"> 10:</w:t>
      </w:r>
      <w:r w:rsidRPr="00CD392C">
        <w:rPr>
          <w:bCs/>
          <w:szCs w:val="26"/>
        </w:rPr>
        <w:t xml:space="preserve"> </w:t>
      </w:r>
      <w:proofErr w:type="spellStart"/>
      <w:r w:rsidRPr="00CD392C">
        <w:rPr>
          <w:bCs/>
          <w:szCs w:val="26"/>
        </w:rPr>
        <w:t>Trưởng</w:t>
      </w:r>
      <w:proofErr w:type="spellEnd"/>
      <w:r w:rsidRPr="00CD392C">
        <w:rPr>
          <w:bCs/>
          <w:szCs w:val="26"/>
        </w:rPr>
        <w:t xml:space="preserve"> </w:t>
      </w:r>
      <w:proofErr w:type="spellStart"/>
      <w:r w:rsidRPr="00CD392C">
        <w:rPr>
          <w:bCs/>
          <w:szCs w:val="26"/>
        </w:rPr>
        <w:t>đoàn</w:t>
      </w:r>
      <w:proofErr w:type="spellEnd"/>
      <w:r w:rsidRPr="00CD392C">
        <w:rPr>
          <w:bCs/>
          <w:szCs w:val="26"/>
        </w:rPr>
        <w:t>/</w:t>
      </w:r>
      <w:proofErr w:type="spellStart"/>
      <w:r w:rsidRPr="00CD392C">
        <w:rPr>
          <w:bCs/>
          <w:szCs w:val="26"/>
        </w:rPr>
        <w:t>nhóm</w:t>
      </w:r>
      <w:proofErr w:type="spellEnd"/>
      <w:r w:rsidRPr="00CD392C">
        <w:rPr>
          <w:bCs/>
          <w:szCs w:val="26"/>
        </w:rPr>
        <w:t xml:space="preserve"> KT </w:t>
      </w:r>
      <w:proofErr w:type="spellStart"/>
      <w:r w:rsidRPr="00CD392C">
        <w:rPr>
          <w:bCs/>
          <w:szCs w:val="26"/>
        </w:rPr>
        <w:t>lập</w:t>
      </w:r>
      <w:proofErr w:type="spellEnd"/>
      <w:r w:rsidRPr="00CD392C">
        <w:rPr>
          <w:bCs/>
          <w:szCs w:val="26"/>
        </w:rPr>
        <w:t xml:space="preserve"> </w:t>
      </w:r>
      <w:proofErr w:type="spellStart"/>
      <w:r w:rsidRPr="00CD392C">
        <w:rPr>
          <w:bCs/>
          <w:szCs w:val="26"/>
        </w:rPr>
        <w:t>biên</w:t>
      </w:r>
      <w:proofErr w:type="spellEnd"/>
      <w:r w:rsidRPr="00CD392C">
        <w:rPr>
          <w:bCs/>
          <w:szCs w:val="26"/>
        </w:rPr>
        <w:t xml:space="preserve"> </w:t>
      </w:r>
      <w:proofErr w:type="spellStart"/>
      <w:r w:rsidRPr="00CD392C">
        <w:rPr>
          <w:bCs/>
          <w:szCs w:val="26"/>
        </w:rPr>
        <w:t>bản</w:t>
      </w:r>
      <w:proofErr w:type="spellEnd"/>
      <w:r w:rsidRPr="00CD392C">
        <w:rPr>
          <w:bCs/>
          <w:szCs w:val="26"/>
        </w:rPr>
        <w:t xml:space="preserve"> </w:t>
      </w:r>
      <w:proofErr w:type="spellStart"/>
      <w:r w:rsidRPr="00CD392C">
        <w:rPr>
          <w:bCs/>
          <w:szCs w:val="26"/>
        </w:rPr>
        <w:t>kiểm</w:t>
      </w:r>
      <w:proofErr w:type="spellEnd"/>
      <w:r w:rsidRPr="00CD392C">
        <w:rPr>
          <w:bCs/>
          <w:szCs w:val="26"/>
        </w:rPr>
        <w:t xml:space="preserve"> </w:t>
      </w:r>
      <w:proofErr w:type="spellStart"/>
      <w:r w:rsidRPr="00CD392C">
        <w:rPr>
          <w:bCs/>
          <w:szCs w:val="26"/>
        </w:rPr>
        <w:t>toán</w:t>
      </w:r>
      <w:proofErr w:type="spellEnd"/>
      <w:r w:rsidRPr="00CD392C">
        <w:rPr>
          <w:bCs/>
          <w:szCs w:val="26"/>
        </w:rPr>
        <w:t xml:space="preserve">, </w:t>
      </w:r>
      <w:proofErr w:type="spellStart"/>
      <w:r w:rsidRPr="00CD392C">
        <w:rPr>
          <w:bCs/>
          <w:szCs w:val="26"/>
        </w:rPr>
        <w:t>cập</w:t>
      </w:r>
      <w:proofErr w:type="spellEnd"/>
      <w:r w:rsidRPr="00CD392C">
        <w:rPr>
          <w:bCs/>
          <w:szCs w:val="26"/>
        </w:rPr>
        <w:t xml:space="preserve"> </w:t>
      </w:r>
      <w:proofErr w:type="spellStart"/>
      <w:r w:rsidRPr="00CD392C">
        <w:rPr>
          <w:bCs/>
          <w:szCs w:val="26"/>
        </w:rPr>
        <w:t>nhật</w:t>
      </w:r>
      <w:proofErr w:type="spellEnd"/>
      <w:r w:rsidRPr="00CD392C">
        <w:rPr>
          <w:bCs/>
          <w:szCs w:val="26"/>
        </w:rPr>
        <w:t xml:space="preserve"> </w:t>
      </w:r>
      <w:proofErr w:type="spellStart"/>
      <w:r w:rsidRPr="00CD392C">
        <w:rPr>
          <w:bCs/>
          <w:szCs w:val="26"/>
        </w:rPr>
        <w:t>trạng</w:t>
      </w:r>
      <w:proofErr w:type="spellEnd"/>
      <w:r w:rsidRPr="00CD392C">
        <w:rPr>
          <w:bCs/>
          <w:szCs w:val="26"/>
        </w:rPr>
        <w:t xml:space="preserve"> </w:t>
      </w:r>
      <w:proofErr w:type="spellStart"/>
      <w:r w:rsidRPr="00CD392C">
        <w:rPr>
          <w:bCs/>
          <w:szCs w:val="26"/>
        </w:rPr>
        <w:t>thái</w:t>
      </w:r>
      <w:proofErr w:type="spellEnd"/>
      <w:r w:rsidRPr="00CD392C">
        <w:rPr>
          <w:bCs/>
          <w:szCs w:val="26"/>
        </w:rPr>
        <w:t xml:space="preserve"> </w:t>
      </w:r>
      <w:proofErr w:type="spellStart"/>
      <w:r w:rsidRPr="00CD392C">
        <w:rPr>
          <w:bCs/>
          <w:szCs w:val="26"/>
        </w:rPr>
        <w:t>biên</w:t>
      </w:r>
      <w:proofErr w:type="spellEnd"/>
      <w:r w:rsidRPr="00CD392C">
        <w:rPr>
          <w:bCs/>
          <w:szCs w:val="26"/>
        </w:rPr>
        <w:t xml:space="preserve"> </w:t>
      </w:r>
      <w:proofErr w:type="spellStart"/>
      <w:r w:rsidRPr="00CD392C">
        <w:rPr>
          <w:bCs/>
          <w:szCs w:val="26"/>
        </w:rPr>
        <w:t>bản</w:t>
      </w:r>
      <w:proofErr w:type="spellEnd"/>
      <w:r w:rsidRPr="00CD392C">
        <w:rPr>
          <w:bCs/>
          <w:szCs w:val="26"/>
        </w:rPr>
        <w:t xml:space="preserve"> </w:t>
      </w:r>
      <w:proofErr w:type="spellStart"/>
      <w:r w:rsidRPr="00CD392C">
        <w:rPr>
          <w:bCs/>
          <w:szCs w:val="26"/>
        </w:rPr>
        <w:t>sau</w:t>
      </w:r>
      <w:proofErr w:type="spellEnd"/>
      <w:r w:rsidRPr="00CD392C">
        <w:rPr>
          <w:bCs/>
          <w:szCs w:val="26"/>
        </w:rPr>
        <w:t xml:space="preserve"> </w:t>
      </w:r>
      <w:proofErr w:type="spellStart"/>
      <w:r w:rsidRPr="00CD392C">
        <w:rPr>
          <w:bCs/>
          <w:szCs w:val="26"/>
        </w:rPr>
        <w:t>khi</w:t>
      </w:r>
      <w:proofErr w:type="spellEnd"/>
      <w:r w:rsidRPr="00CD392C">
        <w:rPr>
          <w:bCs/>
          <w:szCs w:val="26"/>
        </w:rPr>
        <w:t xml:space="preserve"> </w:t>
      </w:r>
      <w:proofErr w:type="spellStart"/>
      <w:r w:rsidRPr="00CD392C">
        <w:rPr>
          <w:bCs/>
          <w:szCs w:val="26"/>
        </w:rPr>
        <w:t>họp</w:t>
      </w:r>
      <w:proofErr w:type="spellEnd"/>
      <w:r w:rsidRPr="00CD392C">
        <w:rPr>
          <w:bCs/>
          <w:szCs w:val="26"/>
        </w:rPr>
        <w:t xml:space="preserve"> </w:t>
      </w:r>
      <w:proofErr w:type="spellStart"/>
      <w:r w:rsidRPr="00CD392C">
        <w:rPr>
          <w:bCs/>
          <w:szCs w:val="26"/>
        </w:rPr>
        <w:t>kết</w:t>
      </w:r>
      <w:proofErr w:type="spellEnd"/>
      <w:r w:rsidRPr="00CD392C">
        <w:rPr>
          <w:bCs/>
          <w:szCs w:val="26"/>
        </w:rPr>
        <w:t xml:space="preserve"> </w:t>
      </w:r>
      <w:proofErr w:type="spellStart"/>
      <w:r w:rsidRPr="00CD392C">
        <w:rPr>
          <w:bCs/>
          <w:szCs w:val="26"/>
        </w:rPr>
        <w:t>thúc</w:t>
      </w:r>
      <w:proofErr w:type="spellEnd"/>
      <w:r w:rsidRPr="00CD392C">
        <w:rPr>
          <w:bCs/>
          <w:szCs w:val="26"/>
        </w:rPr>
        <w:t xml:space="preserve"> KT </w:t>
      </w:r>
      <w:proofErr w:type="spellStart"/>
      <w:r w:rsidRPr="00CD392C">
        <w:rPr>
          <w:bCs/>
          <w:szCs w:val="26"/>
        </w:rPr>
        <w:t>với</w:t>
      </w:r>
      <w:proofErr w:type="spellEnd"/>
      <w:r w:rsidRPr="00CD392C">
        <w:rPr>
          <w:bCs/>
          <w:szCs w:val="26"/>
        </w:rPr>
        <w:t xml:space="preserve"> </w:t>
      </w:r>
      <w:proofErr w:type="spellStart"/>
      <w:r w:rsidRPr="00CD392C">
        <w:rPr>
          <w:bCs/>
          <w:szCs w:val="26"/>
        </w:rPr>
        <w:t>đơn</w:t>
      </w:r>
      <w:proofErr w:type="spellEnd"/>
      <w:r w:rsidRPr="00CD392C">
        <w:rPr>
          <w:bCs/>
          <w:szCs w:val="26"/>
        </w:rPr>
        <w:t xml:space="preserve"> </w:t>
      </w:r>
      <w:proofErr w:type="spellStart"/>
      <w:r w:rsidRPr="00CD392C">
        <w:rPr>
          <w:bCs/>
          <w:szCs w:val="26"/>
        </w:rPr>
        <w:t>vị</w:t>
      </w:r>
      <w:proofErr w:type="spellEnd"/>
      <w:r w:rsidRPr="00CD392C">
        <w:rPr>
          <w:bCs/>
          <w:szCs w:val="26"/>
        </w:rPr>
        <w:t xml:space="preserve"> </w:t>
      </w:r>
      <w:proofErr w:type="spellStart"/>
      <w:r w:rsidRPr="00CD392C">
        <w:rPr>
          <w:bCs/>
          <w:szCs w:val="26"/>
        </w:rPr>
        <w:t>được</w:t>
      </w:r>
      <w:proofErr w:type="spellEnd"/>
      <w:r w:rsidRPr="00CD392C">
        <w:rPr>
          <w:bCs/>
          <w:szCs w:val="26"/>
        </w:rPr>
        <w:t xml:space="preserve"> KT.</w:t>
      </w:r>
    </w:p>
    <w:p w14:paraId="05F89E47" w14:textId="1CA64443" w:rsidR="00F65B64" w:rsidRPr="00F65B64" w:rsidRDefault="00F65B64" w:rsidP="00BD3636">
      <w:pPr>
        <w:pStyle w:val="tvHeading1"/>
      </w:pPr>
      <w:bookmarkStart w:id="49" w:name="_Toc87368186"/>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49"/>
      <w:proofErr w:type="spellEnd"/>
    </w:p>
    <w:p w14:paraId="29C7FE7B"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Pr>
          <w:szCs w:val="26"/>
        </w:rPr>
        <w:t>là</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lập</w:t>
      </w:r>
      <w:proofErr w:type="spellEnd"/>
      <w:r>
        <w:rPr>
          <w:szCs w:val="26"/>
        </w:rPr>
        <w:t xml:space="preserve"> </w:t>
      </w:r>
      <w:proofErr w:type="spellStart"/>
      <w:r w:rsidRPr="002E3E61">
        <w:rPr>
          <w:szCs w:val="26"/>
        </w:rPr>
        <w:t>báo</w:t>
      </w:r>
      <w:proofErr w:type="spellEnd"/>
      <w:r w:rsidRPr="002E3E61">
        <w:rPr>
          <w:szCs w:val="26"/>
        </w:rPr>
        <w:t xml:space="preserve"> </w:t>
      </w:r>
      <w:proofErr w:type="spellStart"/>
      <w:r w:rsidRPr="002E3E61">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trọng</w:t>
      </w:r>
      <w:proofErr w:type="spellEnd"/>
      <w:r>
        <w:rPr>
          <w:szCs w:val="26"/>
        </w:rPr>
        <w:t xml:space="preserve"> </w:t>
      </w:r>
      <w:proofErr w:type="spellStart"/>
      <w:r>
        <w:rPr>
          <w:szCs w:val="26"/>
        </w:rPr>
        <w:t>yếu</w:t>
      </w:r>
      <w:proofErr w:type="spellEnd"/>
      <w:r>
        <w:rPr>
          <w:szCs w:val="26"/>
        </w:rPr>
        <w:t xml:space="preserve">, </w:t>
      </w:r>
      <w:proofErr w:type="spellStart"/>
      <w:r>
        <w:rPr>
          <w:szCs w:val="26"/>
        </w:rPr>
        <w:t>các</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có</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cao</w:t>
      </w:r>
      <w:proofErr w:type="spellEnd"/>
      <w:r>
        <w:rPr>
          <w:szCs w:val="26"/>
        </w:rPr>
        <w:t xml:space="preserve">, </w:t>
      </w:r>
      <w:proofErr w:type="spellStart"/>
      <w:r>
        <w:rPr>
          <w:szCs w:val="26"/>
        </w:rPr>
        <w:t>đưa</w:t>
      </w:r>
      <w:proofErr w:type="spellEnd"/>
      <w:r>
        <w:rPr>
          <w:szCs w:val="26"/>
        </w:rPr>
        <w:t xml:space="preserve"> ra </w:t>
      </w:r>
      <w:proofErr w:type="spellStart"/>
      <w:r>
        <w:rPr>
          <w:szCs w:val="26"/>
        </w:rPr>
        <w:t>mức</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kết</w:t>
      </w:r>
      <w:proofErr w:type="spellEnd"/>
      <w:r>
        <w:rPr>
          <w:szCs w:val="26"/>
        </w:rPr>
        <w:t xml:space="preserve"> </w:t>
      </w:r>
      <w:proofErr w:type="spellStart"/>
      <w:r>
        <w:rPr>
          <w:szCs w:val="26"/>
        </w:rPr>
        <w:t>luận</w:t>
      </w:r>
      <w:proofErr w:type="spellEnd"/>
      <w:r>
        <w:rPr>
          <w:szCs w:val="26"/>
        </w:rPr>
        <w:t xml:space="preserve"> </w:t>
      </w:r>
      <w:proofErr w:type="spellStart"/>
      <w:r>
        <w:rPr>
          <w:szCs w:val="26"/>
        </w:rPr>
        <w:t>của</w:t>
      </w:r>
      <w:proofErr w:type="spellEnd"/>
      <w:r>
        <w:rPr>
          <w:szCs w:val="26"/>
        </w:rPr>
        <w:t xml:space="preserve"> KTNB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trình</w:t>
      </w:r>
      <w:proofErr w:type="spellEnd"/>
      <w:r>
        <w:rPr>
          <w:szCs w:val="26"/>
        </w:rPr>
        <w:t xml:space="preserve"> </w:t>
      </w:r>
      <w:proofErr w:type="spellStart"/>
      <w:r>
        <w:rPr>
          <w:szCs w:val="26"/>
        </w:rPr>
        <w:t>bày</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khắc</w:t>
      </w:r>
      <w:proofErr w:type="spellEnd"/>
      <w:r>
        <w:rPr>
          <w:szCs w:val="26"/>
        </w:rPr>
        <w:t xml:space="preserve"> </w:t>
      </w:r>
      <w:proofErr w:type="spellStart"/>
      <w:r>
        <w:rPr>
          <w:szCs w:val="26"/>
        </w:rPr>
        <w:t>phục</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87A8F1E"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10D17B52" w14:textId="77777777" w:rsidR="00CD392C" w:rsidRDefault="00CD392C" w:rsidP="001531AE">
      <w:pPr>
        <w:pStyle w:val="ListParagraph"/>
        <w:numPr>
          <w:ilvl w:val="0"/>
          <w:numId w:val="42"/>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4F74B15C" w14:textId="77777777" w:rsidR="00CD392C" w:rsidRDefault="00CD392C" w:rsidP="001531AE">
      <w:pPr>
        <w:pStyle w:val="ListParagraph"/>
        <w:numPr>
          <w:ilvl w:val="0"/>
          <w:numId w:val="42"/>
        </w:numPr>
        <w:spacing w:line="360" w:lineRule="auto"/>
        <w:jc w:val="both"/>
        <w:rPr>
          <w:szCs w:val="26"/>
        </w:rPr>
      </w:pPr>
      <w:proofErr w:type="spellStart"/>
      <w:r w:rsidRPr="003142B3">
        <w:rPr>
          <w:szCs w:val="26"/>
        </w:rPr>
        <w:t>Tổng</w:t>
      </w:r>
      <w:proofErr w:type="spellEnd"/>
      <w:r w:rsidRPr="003142B3">
        <w:rPr>
          <w:szCs w:val="26"/>
        </w:rPr>
        <w:t xml:space="preserve"> </w:t>
      </w:r>
      <w:proofErr w:type="spellStart"/>
      <w:r w:rsidRPr="003142B3">
        <w:rPr>
          <w:szCs w:val="26"/>
        </w:rPr>
        <w:t>hợp</w:t>
      </w:r>
      <w:proofErr w:type="spellEnd"/>
      <w:r w:rsidRPr="003142B3">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4AC4F595" w14:textId="77777777" w:rsidR="00CD392C" w:rsidRPr="003142B3" w:rsidRDefault="00CD392C" w:rsidP="001531AE">
      <w:pPr>
        <w:pStyle w:val="ListParagraph"/>
        <w:numPr>
          <w:ilvl w:val="0"/>
          <w:numId w:val="42"/>
        </w:numPr>
        <w:spacing w:line="360" w:lineRule="auto"/>
        <w:jc w:val="both"/>
        <w:rPr>
          <w:szCs w:val="26"/>
        </w:rPr>
      </w:pPr>
      <w:proofErr w:type="spellStart"/>
      <w:r>
        <w:rPr>
          <w:szCs w:val="26"/>
        </w:rPr>
        <w:t>Biên</w:t>
      </w:r>
      <w:proofErr w:type="spellEnd"/>
      <w:r>
        <w:rPr>
          <w:szCs w:val="26"/>
        </w:rPr>
        <w:t xml:space="preserve"> </w:t>
      </w:r>
      <w:proofErr w:type="spellStart"/>
      <w:r>
        <w:rPr>
          <w:szCs w:val="26"/>
        </w:rPr>
        <w:t>bản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010E22D5"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165B06B8"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Báo</w:t>
      </w:r>
      <w:proofErr w:type="spellEnd"/>
      <w:r w:rsidRPr="003142B3">
        <w:rPr>
          <w:szCs w:val="26"/>
        </w:rPr>
        <w:t xml:space="preserve"> </w:t>
      </w:r>
      <w:proofErr w:type="spellStart"/>
      <w:r w:rsidRPr="003142B3">
        <w:rPr>
          <w:szCs w:val="26"/>
        </w:rPr>
        <w:t>cáo</w:t>
      </w:r>
      <w:proofErr w:type="spellEnd"/>
      <w:r w:rsidRPr="003142B3">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cuộc</w:t>
      </w:r>
      <w:proofErr w:type="spellEnd"/>
      <w:r>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3D1D834F"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30433119"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Trưởng</w:t>
      </w:r>
      <w:proofErr w:type="spellEnd"/>
      <w:r w:rsidRPr="003142B3">
        <w:rPr>
          <w:szCs w:val="26"/>
        </w:rPr>
        <w:t xml:space="preserve"> </w:t>
      </w:r>
      <w:proofErr w:type="spellStart"/>
      <w:r w:rsidRPr="003142B3">
        <w:rPr>
          <w:szCs w:val="26"/>
        </w:rPr>
        <w:t>bộ</w:t>
      </w:r>
      <w:proofErr w:type="spellEnd"/>
      <w:r w:rsidRPr="003142B3">
        <w:rPr>
          <w:szCs w:val="26"/>
        </w:rPr>
        <w:t xml:space="preserve"> </w:t>
      </w:r>
      <w:proofErr w:type="spellStart"/>
      <w:r w:rsidRPr="003142B3">
        <w:rPr>
          <w:szCs w:val="26"/>
        </w:rPr>
        <w:t>phận</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1CBF6181" w14:textId="77777777" w:rsidR="00CD392C" w:rsidRDefault="00CD392C" w:rsidP="001531AE">
      <w:pPr>
        <w:pStyle w:val="ListParagraph"/>
        <w:numPr>
          <w:ilvl w:val="0"/>
          <w:numId w:val="42"/>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750C4809"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lastRenderedPageBreak/>
        <w:t>Trưởng</w:t>
      </w:r>
      <w:proofErr w:type="spellEnd"/>
      <w:r w:rsidRPr="003142B3">
        <w:rPr>
          <w:szCs w:val="26"/>
        </w:rPr>
        <w:t xml:space="preserve"> </w:t>
      </w:r>
      <w:proofErr w:type="spellStart"/>
      <w:r w:rsidRPr="003142B3">
        <w:rPr>
          <w:szCs w:val="26"/>
        </w:rPr>
        <w:t>nhóm</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7334679E"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r w:rsidRPr="003142B3">
        <w:rPr>
          <w:szCs w:val="26"/>
        </w:rPr>
        <w:t xml:space="preserve"> </w:t>
      </w:r>
      <w:proofErr w:type="spellStart"/>
      <w:r w:rsidRPr="003142B3">
        <w:rPr>
          <w:szCs w:val="26"/>
        </w:rPr>
        <w:t>viên</w:t>
      </w:r>
      <w:proofErr w:type="spellEnd"/>
    </w:p>
    <w:p w14:paraId="3C781D66" w14:textId="77777777" w:rsidR="00CD392C"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670C956A" w14:textId="77777777" w:rsidR="00CD392C" w:rsidRDefault="00CD392C" w:rsidP="00CD392C">
      <w:pPr>
        <w:spacing w:line="360" w:lineRule="auto"/>
        <w:jc w:val="both"/>
      </w:pPr>
      <w:r>
        <w:rPr>
          <w:noProof/>
        </w:rPr>
        <w:drawing>
          <wp:inline distT="0" distB="0" distL="0" distR="0" wp14:anchorId="602D0D00" wp14:editId="3B589FE1">
            <wp:extent cx="5863590" cy="4854575"/>
            <wp:effectExtent l="0" t="0" r="3810" b="0"/>
            <wp:docPr id="11" name="Picture 11" descr="../../../../../Downloads/KTNB_Quy%20trinh-Lập%20báo%20cáo%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KTNB_Quy%20trinh-Lập%20báo%20cáo%20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3590" cy="4854575"/>
                    </a:xfrm>
                    <a:prstGeom prst="rect">
                      <a:avLst/>
                    </a:prstGeom>
                    <a:noFill/>
                    <a:ln>
                      <a:noFill/>
                    </a:ln>
                  </pic:spPr>
                </pic:pic>
              </a:graphicData>
            </a:graphic>
          </wp:inline>
        </w:drawing>
      </w:r>
    </w:p>
    <w:p w14:paraId="68CCE8A9" w14:textId="77777777" w:rsidR="00CD392C" w:rsidRPr="00047823" w:rsidRDefault="00CD392C" w:rsidP="00CD392C">
      <w:pPr>
        <w:spacing w:line="360" w:lineRule="auto"/>
        <w:jc w:val="both"/>
        <w:rPr>
          <w:b/>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18067D7A" w14:textId="77777777" w:rsidR="00CD392C" w:rsidRPr="002E3E61" w:rsidRDefault="00CD392C" w:rsidP="001531AE">
      <w:pPr>
        <w:pStyle w:val="ListParagraph"/>
        <w:numPr>
          <w:ilvl w:val="0"/>
          <w:numId w:val="40"/>
        </w:numPr>
        <w:spacing w:line="360" w:lineRule="auto"/>
        <w:jc w:val="both"/>
        <w:rPr>
          <w:b/>
          <w:szCs w:val="26"/>
        </w:rPr>
      </w:pPr>
      <w:proofErr w:type="spellStart"/>
      <w:r w:rsidRPr="002E3E61">
        <w:rPr>
          <w:b/>
          <w:szCs w:val="26"/>
        </w:rPr>
        <w:t>Bước</w:t>
      </w:r>
      <w:proofErr w:type="spellEnd"/>
      <w:r w:rsidRPr="002E3E61">
        <w:rPr>
          <w:b/>
          <w:szCs w:val="26"/>
        </w:rPr>
        <w:t xml:space="preserve"> 1: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tạo</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cuộc</w:t>
      </w:r>
      <w:proofErr w:type="spellEnd"/>
      <w:r>
        <w:rPr>
          <w:szCs w:val="26"/>
        </w:rPr>
        <w:t xml:space="preserve"> KT</w:t>
      </w:r>
    </w:p>
    <w:p w14:paraId="4C08823E" w14:textId="77777777" w:rsidR="00CD392C" w:rsidRPr="002E3E61"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2: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nội</w:t>
      </w:r>
      <w:proofErr w:type="spellEnd"/>
      <w:r>
        <w:rPr>
          <w:szCs w:val="26"/>
        </w:rPr>
        <w:t xml:space="preserve"> dung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căn</w:t>
      </w:r>
      <w:proofErr w:type="spellEnd"/>
      <w:r>
        <w:rPr>
          <w:szCs w:val="26"/>
        </w:rPr>
        <w:t xml:space="preserve"> </w:t>
      </w:r>
      <w:proofErr w:type="spellStart"/>
      <w:r>
        <w:rPr>
          <w:szCs w:val="26"/>
        </w:rPr>
        <w:t>cứ</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của</w:t>
      </w:r>
      <w:proofErr w:type="spellEnd"/>
      <w:r>
        <w:rPr>
          <w:szCs w:val="26"/>
        </w:rPr>
        <w:t xml:space="preserve"> KT </w:t>
      </w:r>
      <w:proofErr w:type="spellStart"/>
      <w:r>
        <w:rPr>
          <w:szCs w:val="26"/>
        </w:rPr>
        <w:t>đưa</w:t>
      </w:r>
      <w:proofErr w:type="spellEnd"/>
      <w:r>
        <w:rPr>
          <w:szCs w:val="26"/>
        </w:rPr>
        <w:t xml:space="preserve"> ra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của</w:t>
      </w:r>
      <w:proofErr w:type="spellEnd"/>
      <w:r>
        <w:rPr>
          <w:szCs w:val="26"/>
        </w:rPr>
        <w:t xml:space="preserve"> </w:t>
      </w:r>
      <w:proofErr w:type="spellStart"/>
      <w:r>
        <w:rPr>
          <w:szCs w:val="26"/>
        </w:rPr>
        <w:t>từng</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KT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từng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và</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cả</w:t>
      </w:r>
      <w:proofErr w:type="spellEnd"/>
      <w:r>
        <w:rPr>
          <w:szCs w:val="26"/>
        </w:rPr>
        <w:t xml:space="preserve"> </w:t>
      </w:r>
      <w:proofErr w:type="spellStart"/>
      <w:r>
        <w:rPr>
          <w:szCs w:val="26"/>
        </w:rPr>
        <w:t>cuộc</w:t>
      </w:r>
      <w:proofErr w:type="spellEnd"/>
      <w:r>
        <w:rPr>
          <w:szCs w:val="26"/>
        </w:rPr>
        <w:t xml:space="preserve"> KT</w:t>
      </w:r>
    </w:p>
    <w:p w14:paraId="7D7964F4" w14:textId="77777777" w:rsidR="00CD392C" w:rsidRPr="002E3E61"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3: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w:t>
      </w:r>
    </w:p>
    <w:p w14:paraId="05CD7586" w14:textId="77777777" w:rsidR="00CD392C" w:rsidRPr="00CD392C"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4: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KT,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Pr>
          <w:szCs w:val="26"/>
        </w:rPr>
        <w:t>bước</w:t>
      </w:r>
      <w:proofErr w:type="spellEnd"/>
      <w:r>
        <w:rPr>
          <w:szCs w:val="26"/>
        </w:rPr>
        <w:t xml:space="preserve"> 5,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quay </w:t>
      </w:r>
      <w:proofErr w:type="spellStart"/>
      <w:r>
        <w:rPr>
          <w:szCs w:val="26"/>
        </w:rPr>
        <w:t>lại</w:t>
      </w:r>
      <w:proofErr w:type="spellEnd"/>
      <w:r>
        <w:rPr>
          <w:szCs w:val="26"/>
        </w:rPr>
        <w:t xml:space="preserve"> </w:t>
      </w:r>
      <w:proofErr w:type="spellStart"/>
      <w:r>
        <w:rPr>
          <w:szCs w:val="26"/>
        </w:rPr>
        <w:t>bước</w:t>
      </w:r>
      <w:proofErr w:type="spellEnd"/>
      <w:r>
        <w:rPr>
          <w:szCs w:val="26"/>
        </w:rPr>
        <w:t xml:space="preserve"> 2</w:t>
      </w:r>
    </w:p>
    <w:p w14:paraId="31957065" w14:textId="62A24211" w:rsidR="00F65B64" w:rsidRPr="00CD392C" w:rsidRDefault="00CD392C" w:rsidP="001531AE">
      <w:pPr>
        <w:pStyle w:val="ListParagraph"/>
        <w:numPr>
          <w:ilvl w:val="0"/>
          <w:numId w:val="40"/>
        </w:numPr>
        <w:spacing w:line="360" w:lineRule="auto"/>
        <w:jc w:val="both"/>
        <w:rPr>
          <w:b/>
          <w:szCs w:val="26"/>
        </w:rPr>
      </w:pPr>
      <w:proofErr w:type="spellStart"/>
      <w:r w:rsidRPr="00CD392C">
        <w:rPr>
          <w:b/>
          <w:szCs w:val="26"/>
        </w:rPr>
        <w:t>Bước</w:t>
      </w:r>
      <w:proofErr w:type="spellEnd"/>
      <w:r w:rsidRPr="00CD392C">
        <w:rPr>
          <w:b/>
          <w:szCs w:val="26"/>
        </w:rPr>
        <w:t xml:space="preserve"> 5: </w:t>
      </w:r>
      <w:proofErr w:type="spellStart"/>
      <w:r w:rsidRPr="00CD392C">
        <w:rPr>
          <w:szCs w:val="26"/>
        </w:rPr>
        <w:t>Trưởng</w:t>
      </w:r>
      <w:proofErr w:type="spellEnd"/>
      <w:r w:rsidRPr="00CD392C">
        <w:rPr>
          <w:szCs w:val="26"/>
        </w:rPr>
        <w:t xml:space="preserve"> </w:t>
      </w:r>
      <w:proofErr w:type="spellStart"/>
      <w:r w:rsidRPr="00CD392C">
        <w:rPr>
          <w:szCs w:val="26"/>
        </w:rPr>
        <w:t>đoàn</w:t>
      </w:r>
      <w:proofErr w:type="spellEnd"/>
      <w:r w:rsidRPr="00CD392C">
        <w:rPr>
          <w:szCs w:val="26"/>
        </w:rPr>
        <w:t>/</w:t>
      </w:r>
      <w:proofErr w:type="spellStart"/>
      <w:r w:rsidRPr="00CD392C">
        <w:rPr>
          <w:szCs w:val="26"/>
        </w:rPr>
        <w:t>trưởng</w:t>
      </w:r>
      <w:proofErr w:type="spellEnd"/>
      <w:r w:rsidRPr="00CD392C">
        <w:rPr>
          <w:szCs w:val="26"/>
        </w:rPr>
        <w:t xml:space="preserve"> </w:t>
      </w:r>
      <w:proofErr w:type="spellStart"/>
      <w:r w:rsidRPr="00CD392C">
        <w:rPr>
          <w:szCs w:val="26"/>
        </w:rPr>
        <w:t>nhóm</w:t>
      </w:r>
      <w:proofErr w:type="spellEnd"/>
      <w:r w:rsidRPr="00CD392C">
        <w:rPr>
          <w:szCs w:val="26"/>
        </w:rPr>
        <w:t xml:space="preserve"> KT </w:t>
      </w:r>
      <w:proofErr w:type="spellStart"/>
      <w:r w:rsidRPr="00CD392C">
        <w:rPr>
          <w:szCs w:val="26"/>
        </w:rPr>
        <w:t>phát</w:t>
      </w:r>
      <w:proofErr w:type="spellEnd"/>
      <w:r w:rsidRPr="00CD392C">
        <w:rPr>
          <w:szCs w:val="26"/>
        </w:rPr>
        <w:t xml:space="preserve"> </w:t>
      </w:r>
      <w:proofErr w:type="spellStart"/>
      <w:r w:rsidRPr="00CD392C">
        <w:rPr>
          <w:szCs w:val="26"/>
        </w:rPr>
        <w:t>hành</w:t>
      </w:r>
      <w:proofErr w:type="spellEnd"/>
      <w:r w:rsidRPr="00CD392C">
        <w:rPr>
          <w:szCs w:val="26"/>
        </w:rPr>
        <w:t xml:space="preserve"> </w:t>
      </w:r>
      <w:proofErr w:type="spellStart"/>
      <w:r w:rsidRPr="00CD392C">
        <w:rPr>
          <w:szCs w:val="26"/>
        </w:rPr>
        <w:t>báo</w:t>
      </w:r>
      <w:proofErr w:type="spellEnd"/>
      <w:r w:rsidRPr="00CD392C">
        <w:rPr>
          <w:szCs w:val="26"/>
        </w:rPr>
        <w:t xml:space="preserve"> </w:t>
      </w:r>
      <w:proofErr w:type="spellStart"/>
      <w:r w:rsidRPr="00CD392C">
        <w:rPr>
          <w:szCs w:val="26"/>
        </w:rPr>
        <w:t>cáo</w:t>
      </w:r>
      <w:proofErr w:type="spellEnd"/>
      <w:r w:rsidRPr="00CD392C">
        <w:rPr>
          <w:szCs w:val="26"/>
        </w:rPr>
        <w:t xml:space="preserve"> </w:t>
      </w:r>
      <w:proofErr w:type="spellStart"/>
      <w:r w:rsidRPr="00CD392C">
        <w:rPr>
          <w:szCs w:val="26"/>
        </w:rPr>
        <w:t>kiểm</w:t>
      </w:r>
      <w:proofErr w:type="spellEnd"/>
      <w:r w:rsidRPr="00CD392C">
        <w:rPr>
          <w:szCs w:val="26"/>
        </w:rPr>
        <w:t xml:space="preserve"> </w:t>
      </w:r>
      <w:proofErr w:type="spellStart"/>
      <w:r w:rsidRPr="00CD392C">
        <w:rPr>
          <w:szCs w:val="26"/>
        </w:rPr>
        <w:t>toán</w:t>
      </w:r>
      <w:proofErr w:type="spellEnd"/>
      <w:r w:rsidRPr="00CD392C">
        <w:rPr>
          <w:szCs w:val="26"/>
        </w:rPr>
        <w:t xml:space="preserve">, </w:t>
      </w:r>
      <w:proofErr w:type="spellStart"/>
      <w:r w:rsidRPr="00CD392C">
        <w:rPr>
          <w:szCs w:val="26"/>
        </w:rPr>
        <w:t>gửi</w:t>
      </w:r>
      <w:proofErr w:type="spellEnd"/>
      <w:r w:rsidRPr="00CD392C">
        <w:rPr>
          <w:szCs w:val="26"/>
        </w:rPr>
        <w:t xml:space="preserve"> </w:t>
      </w:r>
      <w:proofErr w:type="spellStart"/>
      <w:r w:rsidRPr="00CD392C">
        <w:rPr>
          <w:szCs w:val="26"/>
        </w:rPr>
        <w:t>đến</w:t>
      </w:r>
      <w:proofErr w:type="spellEnd"/>
      <w:r w:rsidRPr="00CD392C">
        <w:rPr>
          <w:szCs w:val="26"/>
        </w:rPr>
        <w:t xml:space="preserve"> </w:t>
      </w:r>
      <w:proofErr w:type="spellStart"/>
      <w:r w:rsidRPr="00CD392C">
        <w:rPr>
          <w:szCs w:val="26"/>
        </w:rPr>
        <w:t>đơn</w:t>
      </w:r>
      <w:proofErr w:type="spellEnd"/>
      <w:r w:rsidRPr="00CD392C">
        <w:rPr>
          <w:szCs w:val="26"/>
        </w:rPr>
        <w:t xml:space="preserve"> </w:t>
      </w:r>
      <w:proofErr w:type="spellStart"/>
      <w:r w:rsidRPr="00CD392C">
        <w:rPr>
          <w:szCs w:val="26"/>
        </w:rPr>
        <w:t>vị</w:t>
      </w:r>
      <w:proofErr w:type="spellEnd"/>
      <w:r w:rsidRPr="00CD392C">
        <w:rPr>
          <w:szCs w:val="26"/>
        </w:rPr>
        <w:t xml:space="preserve"> </w:t>
      </w:r>
      <w:proofErr w:type="spellStart"/>
      <w:r w:rsidRPr="00CD392C">
        <w:rPr>
          <w:szCs w:val="26"/>
        </w:rPr>
        <w:t>được</w:t>
      </w:r>
      <w:proofErr w:type="spellEnd"/>
      <w:r w:rsidRPr="00CD392C">
        <w:rPr>
          <w:szCs w:val="26"/>
        </w:rPr>
        <w:t xml:space="preserve"> </w:t>
      </w:r>
      <w:proofErr w:type="spellStart"/>
      <w:r w:rsidRPr="00CD392C">
        <w:rPr>
          <w:szCs w:val="26"/>
        </w:rPr>
        <w:t>kiểm</w:t>
      </w:r>
      <w:proofErr w:type="spellEnd"/>
      <w:r w:rsidRPr="00CD392C">
        <w:rPr>
          <w:szCs w:val="26"/>
        </w:rPr>
        <w:t xml:space="preserve"> </w:t>
      </w:r>
      <w:proofErr w:type="spellStart"/>
      <w:r w:rsidRPr="00CD392C">
        <w:rPr>
          <w:szCs w:val="26"/>
        </w:rPr>
        <w:t>toán</w:t>
      </w:r>
      <w:proofErr w:type="spellEnd"/>
      <w:r w:rsidRPr="00CD392C">
        <w:rPr>
          <w:szCs w:val="26"/>
        </w:rPr>
        <w:t xml:space="preserve"> </w:t>
      </w:r>
      <w:proofErr w:type="spellStart"/>
      <w:r w:rsidRPr="00CD392C">
        <w:rPr>
          <w:szCs w:val="26"/>
        </w:rPr>
        <w:t>và</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bên</w:t>
      </w:r>
      <w:proofErr w:type="spellEnd"/>
      <w:r w:rsidRPr="00CD392C">
        <w:rPr>
          <w:szCs w:val="26"/>
        </w:rPr>
        <w:t xml:space="preserve"> </w:t>
      </w:r>
      <w:proofErr w:type="spellStart"/>
      <w:r w:rsidRPr="00CD392C">
        <w:rPr>
          <w:szCs w:val="26"/>
        </w:rPr>
        <w:t>liên</w:t>
      </w:r>
      <w:proofErr w:type="spellEnd"/>
      <w:r w:rsidRPr="00CD392C">
        <w:rPr>
          <w:szCs w:val="26"/>
        </w:rPr>
        <w:t xml:space="preserve"> </w:t>
      </w:r>
      <w:proofErr w:type="spellStart"/>
      <w:r w:rsidRPr="00CD392C">
        <w:rPr>
          <w:szCs w:val="26"/>
        </w:rPr>
        <w:t>quan</w:t>
      </w:r>
      <w:proofErr w:type="spellEnd"/>
      <w:r w:rsidRPr="00CD392C">
        <w:rPr>
          <w:szCs w:val="26"/>
        </w:rPr>
        <w:t>.</w:t>
      </w:r>
    </w:p>
    <w:p w14:paraId="44FA74F0" w14:textId="04996CD0" w:rsidR="00F65B64" w:rsidRPr="00F65B64" w:rsidRDefault="00F65B64" w:rsidP="00BD3636">
      <w:pPr>
        <w:pStyle w:val="tvHeading1"/>
      </w:pPr>
      <w:bookmarkStart w:id="50" w:name="_Toc87368187"/>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r w:rsidR="00155C7A">
        <w:rPr>
          <w:lang w:val="vi-VN"/>
        </w:rPr>
        <w:t>T</w:t>
      </w:r>
      <w:proofErr w:type="spellStart"/>
      <w:r>
        <w:rPr>
          <w:lang w:val="en-US"/>
        </w:rPr>
        <w: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nghị</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50"/>
      <w:proofErr w:type="spellEnd"/>
    </w:p>
    <w:p w14:paraId="754B5013" w14:textId="77777777" w:rsidR="00CD392C" w:rsidRDefault="00CD392C" w:rsidP="00CD392C">
      <w:pPr>
        <w:spacing w:line="360" w:lineRule="auto"/>
        <w:jc w:val="both"/>
        <w:rPr>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243CCA">
        <w:rPr>
          <w:szCs w:val="26"/>
        </w:rPr>
        <w:t>là</w:t>
      </w:r>
      <w:proofErr w:type="spellEnd"/>
      <w:r w:rsidRPr="00243CCA">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theo</w:t>
      </w:r>
      <w:proofErr w:type="spellEnd"/>
      <w:r>
        <w:rPr>
          <w:szCs w:val="26"/>
        </w:rPr>
        <w:t xml:space="preserve"> </w:t>
      </w:r>
      <w:proofErr w:type="spellStart"/>
      <w:r>
        <w:rPr>
          <w:szCs w:val="26"/>
        </w:rPr>
        <w:t>dõi</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KTNB </w:t>
      </w:r>
      <w:proofErr w:type="spellStart"/>
      <w:r>
        <w:rPr>
          <w:szCs w:val="26"/>
        </w:rPr>
        <w:t>sau</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654BE056"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2AEA31C3"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KT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duyệt</w:t>
      </w:r>
      <w:proofErr w:type="spellEnd"/>
    </w:p>
    <w:p w14:paraId="7583DC9B"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5EB30D2F"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p>
    <w:p w14:paraId="160DAD0D"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25B4918F"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bộ</w:t>
      </w:r>
      <w:proofErr w:type="spellEnd"/>
      <w:r w:rsidRPr="00243CCA">
        <w:rPr>
          <w:szCs w:val="26"/>
        </w:rPr>
        <w:t xml:space="preserve"> </w:t>
      </w:r>
      <w:proofErr w:type="spellStart"/>
      <w:r w:rsidRPr="00243CCA">
        <w:rPr>
          <w:szCs w:val="26"/>
        </w:rPr>
        <w:t>phận</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1B40D984" w14:textId="77777777" w:rsidR="00CD392C" w:rsidRDefault="00CD392C" w:rsidP="001531AE">
      <w:pPr>
        <w:pStyle w:val="ListParagraph"/>
        <w:numPr>
          <w:ilvl w:val="0"/>
          <w:numId w:val="43"/>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21E56A22"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nhóm</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9255145" w14:textId="77777777" w:rsidR="00CD392C" w:rsidRDefault="00CD392C" w:rsidP="001531AE">
      <w:pPr>
        <w:pStyle w:val="ListParagraph"/>
        <w:numPr>
          <w:ilvl w:val="0"/>
          <w:numId w:val="43"/>
        </w:numPr>
        <w:spacing w:line="360" w:lineRule="auto"/>
        <w:jc w:val="both"/>
        <w:rPr>
          <w:szCs w:val="26"/>
        </w:rPr>
      </w:pP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r w:rsidRPr="00243CCA">
        <w:rPr>
          <w:szCs w:val="26"/>
        </w:rPr>
        <w:t xml:space="preserve"> </w:t>
      </w:r>
      <w:proofErr w:type="spellStart"/>
      <w:r w:rsidRPr="00243CCA">
        <w:rPr>
          <w:szCs w:val="26"/>
        </w:rPr>
        <w:t>viên</w:t>
      </w:r>
      <w:proofErr w:type="spellEnd"/>
    </w:p>
    <w:p w14:paraId="27ABC9BE" w14:textId="77777777" w:rsidR="00CD392C" w:rsidRPr="003142B3" w:rsidRDefault="00CD392C" w:rsidP="001531AE">
      <w:pPr>
        <w:pStyle w:val="ListParagraph"/>
        <w:numPr>
          <w:ilvl w:val="0"/>
          <w:numId w:val="43"/>
        </w:numPr>
        <w:spacing w:line="360" w:lineRule="auto"/>
        <w:jc w:val="both"/>
        <w:rPr>
          <w:szCs w:val="26"/>
        </w:rPr>
      </w:pPr>
      <w:proofErr w:type="spellStart"/>
      <w:r w:rsidRPr="003142B3">
        <w:rPr>
          <w:szCs w:val="26"/>
        </w:rPr>
        <w:t>Đơn</w:t>
      </w:r>
      <w:proofErr w:type="spellEnd"/>
      <w:r w:rsidRPr="003142B3">
        <w:rPr>
          <w:szCs w:val="26"/>
        </w:rPr>
        <w:t xml:space="preserve"> </w:t>
      </w:r>
      <w:proofErr w:type="spellStart"/>
      <w:r w:rsidRPr="003142B3">
        <w:rPr>
          <w:szCs w:val="26"/>
        </w:rPr>
        <w:t>vị</w:t>
      </w:r>
      <w:proofErr w:type="spellEnd"/>
      <w:r w:rsidRPr="003142B3">
        <w:rPr>
          <w:szCs w:val="26"/>
        </w:rPr>
        <w:t xml:space="preserve"> </w:t>
      </w:r>
      <w:proofErr w:type="spellStart"/>
      <w:r w:rsidRPr="003142B3">
        <w:rPr>
          <w:szCs w:val="26"/>
        </w:rPr>
        <w:t>được</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0467334D" w14:textId="77777777" w:rsidR="00CD392C" w:rsidRDefault="00CD392C" w:rsidP="00CD392C">
      <w:pPr>
        <w:spacing w:line="360" w:lineRule="auto"/>
        <w:jc w:val="both"/>
      </w:pPr>
      <w:proofErr w:type="spellStart"/>
      <w:r>
        <w:rPr>
          <w:b/>
          <w:szCs w:val="26"/>
        </w:rPr>
        <w:t>Quy</w:t>
      </w:r>
      <w:proofErr w:type="spellEnd"/>
      <w:r>
        <w:rPr>
          <w:b/>
          <w:szCs w:val="26"/>
        </w:rPr>
        <w:t xml:space="preserve"> </w:t>
      </w:r>
      <w:proofErr w:type="spellStart"/>
      <w:r>
        <w:rPr>
          <w:b/>
          <w:szCs w:val="26"/>
        </w:rPr>
        <w:t>trình</w:t>
      </w:r>
      <w:proofErr w:type="spellEnd"/>
      <w:r>
        <w:rPr>
          <w:b/>
          <w:szCs w:val="26"/>
        </w:rPr>
        <w:t>:</w:t>
      </w:r>
    </w:p>
    <w:p w14:paraId="0627CA12" w14:textId="77777777" w:rsidR="00CD392C" w:rsidRPr="0044317C" w:rsidRDefault="00CD392C" w:rsidP="00CD392C">
      <w:pPr>
        <w:spacing w:line="360" w:lineRule="auto"/>
        <w:jc w:val="both"/>
        <w:rPr>
          <w:szCs w:val="26"/>
        </w:rPr>
      </w:pPr>
      <w:r>
        <w:rPr>
          <w:noProof/>
          <w:szCs w:val="26"/>
        </w:rPr>
        <w:lastRenderedPageBreak/>
        <w:drawing>
          <wp:inline distT="0" distB="0" distL="0" distR="0" wp14:anchorId="2FC3707C" wp14:editId="77BF1A76">
            <wp:extent cx="5867400" cy="7594600"/>
            <wp:effectExtent l="0" t="0" r="0" b="0"/>
            <wp:docPr id="13" name="Picture 13" descr="../../../../../Downloads/KTNB_Quy%20trinh-Theo%20dõi%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Theo%20dõi%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7400" cy="7594600"/>
                    </a:xfrm>
                    <a:prstGeom prst="rect">
                      <a:avLst/>
                    </a:prstGeom>
                    <a:noFill/>
                    <a:ln>
                      <a:noFill/>
                    </a:ln>
                  </pic:spPr>
                </pic:pic>
              </a:graphicData>
            </a:graphic>
          </wp:inline>
        </w:drawing>
      </w:r>
    </w:p>
    <w:p w14:paraId="3F7FD7C0" w14:textId="77777777" w:rsidR="00CD392C" w:rsidRPr="00EA3CA8"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2684B7F8" w14:textId="77777777" w:rsidR="00CD392C" w:rsidRPr="00B16603" w:rsidRDefault="00CD392C" w:rsidP="001531AE">
      <w:pPr>
        <w:pStyle w:val="ListParagraph"/>
        <w:numPr>
          <w:ilvl w:val="0"/>
          <w:numId w:val="40"/>
        </w:numPr>
        <w:spacing w:line="360" w:lineRule="auto"/>
        <w:jc w:val="both"/>
        <w:rPr>
          <w:szCs w:val="26"/>
        </w:rPr>
      </w:pPr>
      <w:proofErr w:type="spellStart"/>
      <w:r w:rsidRPr="00B16603">
        <w:rPr>
          <w:b/>
          <w:szCs w:val="26"/>
        </w:rPr>
        <w:t>Bước</w:t>
      </w:r>
      <w:proofErr w:type="spellEnd"/>
      <w:r w:rsidRPr="00B16603">
        <w:rPr>
          <w:b/>
          <w:szCs w:val="26"/>
        </w:rPr>
        <w:t xml:space="preserve"> 1: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sidRPr="00B16603">
        <w:rPr>
          <w:szCs w:val="26"/>
        </w:rPr>
        <w:t>được</w:t>
      </w:r>
      <w:proofErr w:type="spellEnd"/>
      <w:r w:rsidRPr="00B16603">
        <w:rPr>
          <w:szCs w:val="26"/>
        </w:rPr>
        <w:t xml:space="preserve"> </w:t>
      </w:r>
      <w:proofErr w:type="spellStart"/>
      <w:r w:rsidRPr="00B16603">
        <w:rPr>
          <w:szCs w:val="26"/>
        </w:rPr>
        <w:t>kiểm</w:t>
      </w:r>
      <w:proofErr w:type="spellEnd"/>
      <w:r w:rsidRPr="00B16603">
        <w:rPr>
          <w:szCs w:val="26"/>
        </w:rPr>
        <w:t xml:space="preserve"> </w:t>
      </w:r>
      <w:proofErr w:type="spellStart"/>
      <w:r w:rsidRPr="00B16603">
        <w:rPr>
          <w:szCs w:val="26"/>
        </w:rPr>
        <w:t>toán</w:t>
      </w:r>
      <w:proofErr w:type="spellEnd"/>
      <w:r w:rsidRPr="00B16603">
        <w:rPr>
          <w:szCs w:val="26"/>
        </w:rPr>
        <w:t xml:space="preserve"> </w:t>
      </w:r>
      <w:proofErr w:type="spellStart"/>
      <w:r w:rsidRPr="00B16603">
        <w:rPr>
          <w:szCs w:val="26"/>
        </w:rPr>
        <w:t>hoàn</w:t>
      </w:r>
      <w:proofErr w:type="spellEnd"/>
      <w:r w:rsidRPr="00B16603">
        <w:rPr>
          <w:szCs w:val="26"/>
        </w:rPr>
        <w:t xml:space="preserve"> </w:t>
      </w:r>
      <w:proofErr w:type="spellStart"/>
      <w:r w:rsidRPr="00B16603">
        <w:rPr>
          <w:szCs w:val="26"/>
        </w:rPr>
        <w:t>thành</w:t>
      </w:r>
      <w:proofErr w:type="spellEnd"/>
      <w:r w:rsidRPr="00B16603">
        <w:rPr>
          <w:szCs w:val="26"/>
        </w:rPr>
        <w:t xml:space="preserve"> </w:t>
      </w:r>
      <w:proofErr w:type="spellStart"/>
      <w:r w:rsidRPr="00B16603">
        <w:rPr>
          <w:szCs w:val="26"/>
        </w:rPr>
        <w:t>các</w:t>
      </w:r>
      <w:proofErr w:type="spellEnd"/>
      <w:r w:rsidRPr="00B16603">
        <w:rPr>
          <w:szCs w:val="26"/>
        </w:rPr>
        <w:t xml:space="preserve"> </w:t>
      </w:r>
      <w:proofErr w:type="spellStart"/>
      <w:r w:rsidRPr="00B16603">
        <w:rPr>
          <w:szCs w:val="26"/>
        </w:rPr>
        <w:t>công</w:t>
      </w:r>
      <w:proofErr w:type="spellEnd"/>
      <w:r w:rsidRPr="00B16603">
        <w:rPr>
          <w:szCs w:val="26"/>
        </w:rPr>
        <w:t xml:space="preserve"> </w:t>
      </w:r>
      <w:proofErr w:type="spellStart"/>
      <w:r w:rsidRPr="00B16603">
        <w:rPr>
          <w:szCs w:val="26"/>
        </w:rPr>
        <w:t>việc</w:t>
      </w:r>
      <w:proofErr w:type="spellEnd"/>
      <w:r w:rsidRPr="00B16603">
        <w:rPr>
          <w:szCs w:val="26"/>
        </w:rPr>
        <w:t xml:space="preserve"> </w:t>
      </w:r>
      <w:proofErr w:type="spellStart"/>
      <w:r w:rsidRPr="00B16603">
        <w:rPr>
          <w:szCs w:val="26"/>
        </w:rPr>
        <w:t>khắc</w:t>
      </w:r>
      <w:proofErr w:type="spellEnd"/>
      <w:r w:rsidRPr="00B16603">
        <w:rPr>
          <w:szCs w:val="26"/>
        </w:rPr>
        <w:t xml:space="preserve"> </w:t>
      </w:r>
      <w:proofErr w:type="spellStart"/>
      <w:r w:rsidRPr="00B16603">
        <w:rPr>
          <w:szCs w:val="26"/>
        </w:rPr>
        <w:t>phục</w:t>
      </w:r>
      <w:proofErr w:type="spellEnd"/>
      <w:r>
        <w:rPr>
          <w:szCs w:val="26"/>
        </w:rPr>
        <w:t xml:space="preserve"> </w:t>
      </w:r>
      <w:proofErr w:type="spellStart"/>
      <w:r>
        <w:rPr>
          <w:szCs w:val="26"/>
        </w:rPr>
        <w:t>theo</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vào</w:t>
      </w:r>
      <w:proofErr w:type="spellEnd"/>
      <w:r>
        <w:rPr>
          <w:szCs w:val="26"/>
        </w:rPr>
        <w:t xml:space="preserve"> </w:t>
      </w:r>
      <w:proofErr w:type="spellStart"/>
      <w:r>
        <w:rPr>
          <w:szCs w:val="26"/>
        </w:rPr>
        <w:t>phần</w:t>
      </w:r>
      <w:proofErr w:type="spellEnd"/>
      <w:r>
        <w:rPr>
          <w:szCs w:val="26"/>
        </w:rPr>
        <w:t xml:space="preserve"> </w:t>
      </w:r>
      <w:proofErr w:type="spellStart"/>
      <w:r>
        <w:rPr>
          <w:szCs w:val="26"/>
        </w:rPr>
        <w:t>mềm</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hợp</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 </w:t>
      </w:r>
      <w:proofErr w:type="spellStart"/>
      <w:r>
        <w:rPr>
          <w:szCs w:val="26"/>
        </w:rPr>
        <w:t>không</w:t>
      </w:r>
      <w:proofErr w:type="spellEnd"/>
      <w:r>
        <w:rPr>
          <w:szCs w:val="26"/>
        </w:rPr>
        <w:t xml:space="preserve"> </w:t>
      </w:r>
      <w:proofErr w:type="spellStart"/>
      <w:r>
        <w:rPr>
          <w:szCs w:val="26"/>
        </w:rPr>
        <w:t>còn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áp</w:t>
      </w:r>
      <w:proofErr w:type="spellEnd"/>
      <w:r>
        <w:rPr>
          <w:szCs w:val="26"/>
        </w:rPr>
        <w:t xml:space="preserve"> </w:t>
      </w:r>
      <w:proofErr w:type="spellStart"/>
      <w:r>
        <w:rPr>
          <w:szCs w:val="26"/>
        </w:rPr>
        <w:t>dụng</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đển</w:t>
      </w:r>
      <w:proofErr w:type="spellEnd"/>
      <w:r>
        <w:rPr>
          <w:szCs w:val="26"/>
        </w:rPr>
        <w:t xml:space="preserve"> </w:t>
      </w:r>
      <w:proofErr w:type="spellStart"/>
      <w:r w:rsidRPr="003E125D">
        <w:rPr>
          <w:b/>
          <w:szCs w:val="26"/>
        </w:rPr>
        <w:t>bước</w:t>
      </w:r>
      <w:proofErr w:type="spellEnd"/>
      <w:r w:rsidRPr="003E125D">
        <w:rPr>
          <w:b/>
          <w:szCs w:val="26"/>
        </w:rPr>
        <w:t xml:space="preserve"> 8</w:t>
      </w:r>
    </w:p>
    <w:p w14:paraId="4C92690E" w14:textId="77777777" w:rsidR="00CD392C" w:rsidRPr="003E125D" w:rsidRDefault="00CD392C" w:rsidP="001531AE">
      <w:pPr>
        <w:pStyle w:val="ListParagraph"/>
        <w:numPr>
          <w:ilvl w:val="0"/>
          <w:numId w:val="40"/>
        </w:numPr>
        <w:spacing w:line="360" w:lineRule="auto"/>
        <w:jc w:val="both"/>
        <w:rPr>
          <w:b/>
          <w:szCs w:val="26"/>
        </w:rPr>
      </w:pPr>
      <w:proofErr w:type="spellStart"/>
      <w:r w:rsidRPr="003E125D">
        <w:rPr>
          <w:b/>
          <w:szCs w:val="26"/>
        </w:rPr>
        <w:t>Bước</w:t>
      </w:r>
      <w:proofErr w:type="spellEnd"/>
      <w:r w:rsidRPr="003E125D">
        <w:rPr>
          <w:b/>
          <w:szCs w:val="26"/>
        </w:rPr>
        <w:t xml:space="preserve"> 2:</w:t>
      </w:r>
      <w:r>
        <w:rPr>
          <w:b/>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lên</w:t>
      </w:r>
      <w:proofErr w:type="spellEnd"/>
      <w:r>
        <w:rPr>
          <w:szCs w:val="26"/>
        </w:rPr>
        <w:t xml:space="preserve"> </w:t>
      </w:r>
      <w:proofErr w:type="spellStart"/>
      <w:r>
        <w:rPr>
          <w:szCs w:val="26"/>
        </w:rPr>
        <w:t>cho</w:t>
      </w:r>
      <w:proofErr w:type="spellEnd"/>
      <w:r>
        <w:rPr>
          <w:szCs w:val="26"/>
        </w:rPr>
        <w:t xml:space="preserve"> KTV </w:t>
      </w:r>
      <w:proofErr w:type="spellStart"/>
      <w:r>
        <w:rPr>
          <w:szCs w:val="26"/>
        </w:rPr>
        <w:t>đánh</w:t>
      </w:r>
      <w:proofErr w:type="spellEnd"/>
      <w:r>
        <w:rPr>
          <w:szCs w:val="26"/>
        </w:rPr>
        <w:t xml:space="preserve"> </w:t>
      </w:r>
      <w:proofErr w:type="spellStart"/>
      <w:r>
        <w:rPr>
          <w:szCs w:val="26"/>
        </w:rPr>
        <w:t>giá</w:t>
      </w:r>
      <w:proofErr w:type="spellEnd"/>
    </w:p>
    <w:p w14:paraId="27D50E43" w14:textId="77777777" w:rsidR="00CD392C" w:rsidRDefault="00CD392C" w:rsidP="001531AE">
      <w:pPr>
        <w:pStyle w:val="ListParagraph"/>
        <w:numPr>
          <w:ilvl w:val="0"/>
          <w:numId w:val="40"/>
        </w:numPr>
        <w:spacing w:line="360" w:lineRule="auto"/>
        <w:jc w:val="both"/>
        <w:rPr>
          <w:szCs w:val="26"/>
        </w:rPr>
      </w:pPr>
      <w:proofErr w:type="spellStart"/>
      <w:r w:rsidRPr="00B16603">
        <w:rPr>
          <w:b/>
          <w:szCs w:val="26"/>
        </w:rPr>
        <w:lastRenderedPageBreak/>
        <w:t>B</w:t>
      </w:r>
      <w:r>
        <w:rPr>
          <w:b/>
          <w:szCs w:val="26"/>
        </w:rPr>
        <w:t>ước</w:t>
      </w:r>
      <w:proofErr w:type="spellEnd"/>
      <w:r>
        <w:rPr>
          <w:b/>
          <w:szCs w:val="26"/>
        </w:rPr>
        <w:t xml:space="preserve"> 3</w:t>
      </w:r>
      <w:r w:rsidRPr="00B16603">
        <w:rPr>
          <w:b/>
          <w:szCs w:val="26"/>
        </w:rPr>
        <w:t xml:space="preserve">: </w:t>
      </w:r>
      <w:r>
        <w:rPr>
          <w:szCs w:val="26"/>
        </w:rPr>
        <w:t xml:space="preserve">KTV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roofErr w:type="spellStart"/>
      <w:r>
        <w:rPr>
          <w:szCs w:val="26"/>
        </w:rPr>
        <w:t>tiếp</w:t>
      </w:r>
      <w:proofErr w:type="spellEnd"/>
      <w:r>
        <w:rPr>
          <w:szCs w:val="26"/>
        </w:rPr>
        <w:t xml:space="preserve"> </w:t>
      </w:r>
      <w:proofErr w:type="spellStart"/>
      <w:r>
        <w:rPr>
          <w:szCs w:val="26"/>
        </w:rPr>
        <w:t>tục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đánh</w:t>
      </w:r>
      <w:proofErr w:type="spellEnd"/>
      <w:r>
        <w:rPr>
          <w:szCs w:val="26"/>
        </w:rPr>
        <w:t xml:space="preserve"> </w:t>
      </w:r>
      <w:proofErr w:type="spellStart"/>
      <w:r>
        <w:rPr>
          <w:szCs w:val="26"/>
        </w:rPr>
        <w:t>giá</w:t>
      </w:r>
      <w:proofErr w:type="spellEnd"/>
    </w:p>
    <w:p w14:paraId="3390E174" w14:textId="77777777" w:rsidR="00CD392C"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4:</w:t>
      </w:r>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cao</w:t>
      </w:r>
      <w:proofErr w:type="spellEnd"/>
      <w:r>
        <w:rPr>
          <w:szCs w:val="26"/>
        </w:rPr>
        <w:t xml:space="preserve">, </w:t>
      </w:r>
      <w:proofErr w:type="spellStart"/>
      <w:r>
        <w:rPr>
          <w:szCs w:val="26"/>
        </w:rPr>
        <w:t>tiếp</w:t>
      </w:r>
      <w:proofErr w:type="spellEnd"/>
      <w:r>
        <w:rPr>
          <w:szCs w:val="26"/>
        </w:rPr>
        <w:t xml:space="preserve"> </w:t>
      </w:r>
      <w:proofErr w:type="spellStart"/>
      <w:r>
        <w:rPr>
          <w:szCs w:val="26"/>
        </w:rPr>
        <w:t>tục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 </w:t>
      </w:r>
      <w:proofErr w:type="spellStart"/>
      <w:r>
        <w:rPr>
          <w:szCs w:val="26"/>
        </w:rPr>
        <w:t>đánh</w:t>
      </w:r>
      <w:proofErr w:type="spellEnd"/>
      <w:r>
        <w:rPr>
          <w:szCs w:val="26"/>
        </w:rPr>
        <w:t xml:space="preserve"> </w:t>
      </w:r>
      <w:proofErr w:type="spellStart"/>
      <w:r>
        <w:rPr>
          <w:szCs w:val="26"/>
        </w:rPr>
        <w:t>giá</w:t>
      </w:r>
      <w:proofErr w:type="spellEnd"/>
    </w:p>
    <w:p w14:paraId="5825F30F" w14:textId="77777777" w:rsidR="00CD392C" w:rsidRPr="00AD1109"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5, 6:</w:t>
      </w:r>
      <w:r>
        <w:rPr>
          <w:szCs w:val="26"/>
        </w:rPr>
        <w:t xml:space="preserve"> </w:t>
      </w:r>
      <w:proofErr w:type="spellStart"/>
      <w:r>
        <w:rPr>
          <w:szCs w:val="26"/>
        </w:rPr>
        <w:t>Trưởng</w:t>
      </w:r>
      <w:proofErr w:type="spellEnd"/>
      <w:r>
        <w:rPr>
          <w:szCs w:val="26"/>
        </w:rPr>
        <w:t xml:space="preserve"> KTNB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
    <w:p w14:paraId="42D62150" w14:textId="77777777" w:rsidR="00CD392C"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7</w:t>
      </w:r>
      <w:r w:rsidRPr="00AD1109">
        <w:rPr>
          <w:szCs w:val="26"/>
        </w:rPr>
        <w:t>:</w:t>
      </w:r>
      <w:r>
        <w:rPr>
          <w:szCs w:val="26"/>
        </w:rPr>
        <w:t xml:space="preserve"> </w:t>
      </w:r>
      <w:proofErr w:type="spellStart"/>
      <w:r>
        <w:rPr>
          <w:szCs w:val="26"/>
        </w:rPr>
        <w:t>Trưởng</w:t>
      </w:r>
      <w:proofErr w:type="spellEnd"/>
      <w:r>
        <w:rPr>
          <w:szCs w:val="26"/>
        </w:rPr>
        <w:t xml:space="preserve"> KTNB/</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tuỳ</w:t>
      </w:r>
      <w:proofErr w:type="spellEnd"/>
      <w:r>
        <w:rPr>
          <w:szCs w:val="26"/>
        </w:rPr>
        <w:t xml:space="preserve"> </w:t>
      </w:r>
      <w:proofErr w:type="spellStart"/>
      <w:r>
        <w:rPr>
          <w:szCs w:val="26"/>
        </w:rPr>
        <w:t>thuộc</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xem</w:t>
      </w:r>
      <w:proofErr w:type="spellEnd"/>
      <w:r>
        <w:rPr>
          <w:szCs w:val="26"/>
        </w:rPr>
        <w:t xml:space="preserve"> </w:t>
      </w:r>
      <w:proofErr w:type="spellStart"/>
      <w:r>
        <w:rPr>
          <w:szCs w:val="26"/>
        </w:rPr>
        <w:t>xét</w:t>
      </w:r>
      <w:proofErr w:type="spellEnd"/>
      <w:r>
        <w:rPr>
          <w:szCs w:val="26"/>
        </w:rPr>
        <w:t xml:space="preserve"> </w:t>
      </w:r>
      <w:proofErr w:type="spellStart"/>
      <w:r>
        <w:rPr>
          <w:szCs w:val="26"/>
        </w:rPr>
        <w:t>đóng</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đóng</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quay </w:t>
      </w:r>
      <w:proofErr w:type="spellStart"/>
      <w:r>
        <w:rPr>
          <w:szCs w:val="26"/>
        </w:rPr>
        <w:t>lại</w:t>
      </w:r>
      <w:proofErr w:type="spellEnd"/>
      <w:r>
        <w:rPr>
          <w:szCs w:val="26"/>
        </w:rPr>
        <w:t xml:space="preserve"> </w:t>
      </w:r>
      <w:proofErr w:type="spellStart"/>
      <w:r>
        <w:rPr>
          <w:szCs w:val="26"/>
        </w:rPr>
        <w:t>bước</w:t>
      </w:r>
      <w:proofErr w:type="spellEnd"/>
      <w:r>
        <w:rPr>
          <w:szCs w:val="26"/>
        </w:rPr>
        <w:t xml:space="preserve"> 1</w:t>
      </w:r>
    </w:p>
    <w:p w14:paraId="564147E5" w14:textId="706A8DFD" w:rsidR="00F65B64" w:rsidRPr="00CD392C" w:rsidRDefault="00CD392C" w:rsidP="001531AE">
      <w:pPr>
        <w:pStyle w:val="ListParagraph"/>
        <w:numPr>
          <w:ilvl w:val="0"/>
          <w:numId w:val="40"/>
        </w:numPr>
        <w:spacing w:line="360" w:lineRule="auto"/>
        <w:jc w:val="both"/>
        <w:rPr>
          <w:szCs w:val="26"/>
        </w:rPr>
      </w:pPr>
      <w:proofErr w:type="spellStart"/>
      <w:r w:rsidRPr="00CD392C">
        <w:rPr>
          <w:b/>
          <w:szCs w:val="26"/>
        </w:rPr>
        <w:t>Bước</w:t>
      </w:r>
      <w:proofErr w:type="spellEnd"/>
      <w:r w:rsidRPr="00CD392C">
        <w:rPr>
          <w:b/>
          <w:szCs w:val="26"/>
        </w:rPr>
        <w:t xml:space="preserve"> 8</w:t>
      </w:r>
      <w:r w:rsidRPr="00CD392C">
        <w:rPr>
          <w:szCs w:val="26"/>
        </w:rPr>
        <w:t xml:space="preserve">: </w:t>
      </w:r>
      <w:proofErr w:type="spellStart"/>
      <w:r w:rsidRPr="00CD392C">
        <w:rPr>
          <w:szCs w:val="26"/>
        </w:rPr>
        <w:t>Trưởng</w:t>
      </w:r>
      <w:proofErr w:type="spellEnd"/>
      <w:r w:rsidRPr="00CD392C">
        <w:rPr>
          <w:szCs w:val="26"/>
        </w:rPr>
        <w:t xml:space="preserve"> KTNB/</w:t>
      </w:r>
      <w:proofErr w:type="spellStart"/>
      <w:r w:rsidRPr="00CD392C">
        <w:rPr>
          <w:szCs w:val="26"/>
        </w:rPr>
        <w:t>trưởng</w:t>
      </w:r>
      <w:proofErr w:type="spellEnd"/>
      <w:r w:rsidRPr="00CD392C">
        <w:rPr>
          <w:szCs w:val="26"/>
        </w:rPr>
        <w:t xml:space="preserve"> </w:t>
      </w:r>
      <w:proofErr w:type="spellStart"/>
      <w:r w:rsidRPr="00CD392C">
        <w:rPr>
          <w:szCs w:val="26"/>
        </w:rPr>
        <w:t>đoàn</w:t>
      </w:r>
      <w:proofErr w:type="spellEnd"/>
      <w:r w:rsidRPr="00CD392C">
        <w:rPr>
          <w:szCs w:val="26"/>
        </w:rPr>
        <w:t xml:space="preserve"> KT </w:t>
      </w:r>
      <w:proofErr w:type="spellStart"/>
      <w:r w:rsidRPr="00CD392C">
        <w:rPr>
          <w:szCs w:val="26"/>
        </w:rPr>
        <w:t>đóng</w:t>
      </w:r>
      <w:proofErr w:type="spellEnd"/>
      <w:r w:rsidRPr="00CD392C">
        <w:rPr>
          <w:szCs w:val="26"/>
        </w:rPr>
        <w:t xml:space="preserve"> </w:t>
      </w:r>
      <w:proofErr w:type="spellStart"/>
      <w:r w:rsidRPr="00CD392C">
        <w:rPr>
          <w:szCs w:val="26"/>
        </w:rPr>
        <w:t>vấn</w:t>
      </w:r>
      <w:proofErr w:type="spellEnd"/>
      <w:r w:rsidRPr="00CD392C">
        <w:rPr>
          <w:szCs w:val="26"/>
        </w:rPr>
        <w:t xml:space="preserve"> </w:t>
      </w:r>
      <w:proofErr w:type="spellStart"/>
      <w:r w:rsidRPr="00CD392C">
        <w:rPr>
          <w:szCs w:val="26"/>
        </w:rPr>
        <w:t>đề</w:t>
      </w:r>
      <w:proofErr w:type="spellEnd"/>
      <w:r w:rsidRPr="00CD392C">
        <w:rPr>
          <w:szCs w:val="26"/>
        </w:rPr>
        <w:t xml:space="preserve"> </w:t>
      </w:r>
      <w:proofErr w:type="spellStart"/>
      <w:r w:rsidRPr="00CD392C">
        <w:rPr>
          <w:szCs w:val="26"/>
        </w:rPr>
        <w:t>kiến</w:t>
      </w:r>
      <w:proofErr w:type="spellEnd"/>
      <w:r w:rsidRPr="00CD392C">
        <w:rPr>
          <w:szCs w:val="26"/>
        </w:rPr>
        <w:t xml:space="preserve"> </w:t>
      </w:r>
      <w:proofErr w:type="spellStart"/>
      <w:r w:rsidRPr="00CD392C">
        <w:rPr>
          <w:szCs w:val="26"/>
        </w:rPr>
        <w:t>nghị</w:t>
      </w:r>
      <w:proofErr w:type="spellEnd"/>
    </w:p>
    <w:p w14:paraId="041D27BC" w14:textId="17F5C84D" w:rsidR="00F65B64" w:rsidRPr="00F65B64" w:rsidRDefault="00F65B64" w:rsidP="00BD3636">
      <w:pPr>
        <w:pStyle w:val="tvHeading1"/>
      </w:pPr>
      <w:bookmarkStart w:id="51" w:name="_Toc87368188"/>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51"/>
      <w:proofErr w:type="spellEnd"/>
    </w:p>
    <w:p w14:paraId="7B7B65CD" w14:textId="77777777" w:rsidR="00CD392C" w:rsidRPr="00652D28" w:rsidRDefault="00CD392C" w:rsidP="00CD392C">
      <w:pPr>
        <w:jc w:val="both"/>
        <w:rPr>
          <w:b/>
        </w:rPr>
      </w:pPr>
      <w:bookmarkStart w:id="52" w:name="_Hlk40189124"/>
      <w:proofErr w:type="spellStart"/>
      <w:r w:rsidRPr="00652D28">
        <w:rPr>
          <w:b/>
          <w:szCs w:val="26"/>
        </w:rPr>
        <w:t>Mô</w:t>
      </w:r>
      <w:proofErr w:type="spellEnd"/>
      <w:r w:rsidRPr="00652D28">
        <w:rPr>
          <w:b/>
          <w:szCs w:val="26"/>
        </w:rPr>
        <w:t xml:space="preserve"> </w:t>
      </w:r>
      <w:proofErr w:type="spellStart"/>
      <w:r w:rsidRPr="00652D28">
        <w:rPr>
          <w:b/>
          <w:szCs w:val="26"/>
        </w:rPr>
        <w:t>tả</w:t>
      </w:r>
      <w:proofErr w:type="spellEnd"/>
      <w:r w:rsidRPr="00652D28">
        <w:rPr>
          <w:b/>
          <w:szCs w:val="26"/>
        </w:rPr>
        <w:t>:</w:t>
      </w:r>
      <w:r w:rsidRPr="00652D28">
        <w:rPr>
          <w:szCs w:val="26"/>
        </w:rPr>
        <w:t xml:space="preserve"> </w:t>
      </w:r>
      <w:proofErr w:type="spellStart"/>
      <w:r w:rsidRPr="00652D28">
        <w:rPr>
          <w:szCs w:val="26"/>
        </w:rPr>
        <w:t>là</w:t>
      </w:r>
      <w:proofErr w:type="spellEnd"/>
      <w:r w:rsidRPr="00652D28">
        <w:rPr>
          <w:szCs w:val="26"/>
        </w:rPr>
        <w:t xml:space="preserve"> </w:t>
      </w:r>
      <w:proofErr w:type="spellStart"/>
      <w:r w:rsidRPr="00652D28">
        <w:rPr>
          <w:szCs w:val="26"/>
        </w:rPr>
        <w:t>quy</w:t>
      </w:r>
      <w:proofErr w:type="spellEnd"/>
      <w:r w:rsidRPr="00652D28">
        <w:rPr>
          <w:szCs w:val="26"/>
        </w:rPr>
        <w:t xml:space="preserve"> </w:t>
      </w:r>
      <w:proofErr w:type="spellStart"/>
      <w:r w:rsidRPr="00652D28">
        <w:rPr>
          <w:szCs w:val="26"/>
        </w:rPr>
        <w:t>trình</w:t>
      </w:r>
      <w:proofErr w:type="spellEnd"/>
      <w:r w:rsidRPr="00652D28">
        <w:rPr>
          <w:szCs w:val="26"/>
        </w:rPr>
        <w:t xml:space="preserve"> </w:t>
      </w:r>
      <w:proofErr w:type="spellStart"/>
      <w:r w:rsidRPr="00652D28">
        <w:rPr>
          <w:szCs w:val="26"/>
        </w:rPr>
        <w:t>kiểm</w:t>
      </w:r>
      <w:proofErr w:type="spellEnd"/>
      <w:r w:rsidRPr="00652D28">
        <w:rPr>
          <w:szCs w:val="26"/>
        </w:rPr>
        <w:t xml:space="preserve"> </w:t>
      </w:r>
      <w:proofErr w:type="spellStart"/>
      <w:r w:rsidRPr="00652D28">
        <w:rPr>
          <w:szCs w:val="26"/>
        </w:rPr>
        <w:t>soát</w:t>
      </w:r>
      <w:proofErr w:type="spellEnd"/>
      <w:r w:rsidRPr="00652D28">
        <w:rPr>
          <w:szCs w:val="26"/>
        </w:rPr>
        <w:t xml:space="preserve"> </w:t>
      </w:r>
      <w:proofErr w:type="spellStart"/>
      <w:r w:rsidRPr="00652D28">
        <w:rPr>
          <w:szCs w:val="26"/>
        </w:rPr>
        <w:t>chất</w:t>
      </w:r>
      <w:proofErr w:type="spellEnd"/>
      <w:r w:rsidRPr="00652D28">
        <w:rPr>
          <w:szCs w:val="26"/>
        </w:rPr>
        <w:t xml:space="preserve"> </w:t>
      </w:r>
      <w:proofErr w:type="spellStart"/>
      <w:r w:rsidRPr="00652D28">
        <w:rPr>
          <w:szCs w:val="26"/>
        </w:rPr>
        <w:t>lượng</w:t>
      </w:r>
      <w:proofErr w:type="spellEnd"/>
      <w:r w:rsidRPr="00652D28">
        <w:rPr>
          <w:szCs w:val="26"/>
        </w:rPr>
        <w:t xml:space="preserve"> </w:t>
      </w:r>
      <w:proofErr w:type="spellStart"/>
      <w:r w:rsidRPr="00652D28">
        <w:rPr>
          <w:szCs w:val="26"/>
        </w:rPr>
        <w:t>công</w:t>
      </w:r>
      <w:proofErr w:type="spellEnd"/>
      <w:r w:rsidRPr="00652D28">
        <w:rPr>
          <w:szCs w:val="26"/>
        </w:rPr>
        <w:t xml:space="preserve"> </w:t>
      </w:r>
      <w:proofErr w:type="spellStart"/>
      <w:r w:rsidRPr="00652D28">
        <w:rPr>
          <w:szCs w:val="26"/>
        </w:rPr>
        <w:t>việc</w:t>
      </w:r>
      <w:proofErr w:type="spellEnd"/>
      <w:r w:rsidRPr="00652D28">
        <w:rPr>
          <w:szCs w:val="26"/>
        </w:rPr>
        <w:t xml:space="preserve"> </w:t>
      </w:r>
      <w:proofErr w:type="spellStart"/>
      <w:r w:rsidRPr="00652D28">
        <w:rPr>
          <w:szCs w:val="26"/>
        </w:rPr>
        <w:t>của</w:t>
      </w:r>
      <w:proofErr w:type="spellEnd"/>
      <w:r w:rsidRPr="00652D28">
        <w:rPr>
          <w:szCs w:val="26"/>
        </w:rPr>
        <w:t xml:space="preserve"> </w:t>
      </w:r>
      <w:proofErr w:type="spellStart"/>
      <w:r w:rsidRPr="00652D28">
        <w:rPr>
          <w:szCs w:val="26"/>
        </w:rPr>
        <w:t>bộ</w:t>
      </w:r>
      <w:proofErr w:type="spellEnd"/>
      <w:r w:rsidRPr="00652D28">
        <w:rPr>
          <w:szCs w:val="26"/>
        </w:rPr>
        <w:t xml:space="preserve"> </w:t>
      </w:r>
      <w:proofErr w:type="spellStart"/>
      <w:r w:rsidRPr="00652D28">
        <w:rPr>
          <w:szCs w:val="26"/>
        </w:rPr>
        <w:t>phận</w:t>
      </w:r>
      <w:proofErr w:type="spellEnd"/>
      <w:r w:rsidRPr="00652D28">
        <w:rPr>
          <w:szCs w:val="26"/>
        </w:rPr>
        <w:t xml:space="preserve"> KTNB </w:t>
      </w:r>
      <w:proofErr w:type="spellStart"/>
      <w:r w:rsidRPr="00652D28">
        <w:rPr>
          <w:szCs w:val="26"/>
        </w:rPr>
        <w:t>dựa</w:t>
      </w:r>
      <w:proofErr w:type="spellEnd"/>
      <w:r w:rsidRPr="00652D28">
        <w:rPr>
          <w:szCs w:val="26"/>
        </w:rPr>
        <w:t xml:space="preserve"> </w:t>
      </w:r>
      <w:proofErr w:type="spellStart"/>
      <w:r w:rsidRPr="00652D28">
        <w:rPr>
          <w:szCs w:val="26"/>
        </w:rPr>
        <w:t>trên</w:t>
      </w:r>
      <w:proofErr w:type="spellEnd"/>
      <w:r w:rsidRPr="00652D28">
        <w:rPr>
          <w:szCs w:val="26"/>
        </w:rPr>
        <w:t xml:space="preserve"> </w:t>
      </w:r>
      <w:proofErr w:type="spellStart"/>
      <w:r w:rsidRPr="00652D28">
        <w:rPr>
          <w:szCs w:val="26"/>
        </w:rPr>
        <w:t>các</w:t>
      </w:r>
      <w:proofErr w:type="spellEnd"/>
      <w:r w:rsidRPr="00652D28">
        <w:rPr>
          <w:szCs w:val="26"/>
        </w:rPr>
        <w:t xml:space="preserve"> </w:t>
      </w:r>
      <w:proofErr w:type="spellStart"/>
      <w:r w:rsidRPr="00652D28">
        <w:rPr>
          <w:szCs w:val="26"/>
        </w:rPr>
        <w:t>chỉ</w:t>
      </w:r>
      <w:proofErr w:type="spellEnd"/>
      <w:r w:rsidRPr="00652D28">
        <w:rPr>
          <w:szCs w:val="26"/>
        </w:rPr>
        <w:t xml:space="preserve"> </w:t>
      </w:r>
      <w:proofErr w:type="spellStart"/>
      <w:r w:rsidRPr="00652D28">
        <w:rPr>
          <w:szCs w:val="26"/>
        </w:rPr>
        <w:t>tiêu</w:t>
      </w:r>
      <w:proofErr w:type="spellEnd"/>
      <w:r w:rsidRPr="00652D28">
        <w:rPr>
          <w:szCs w:val="26"/>
        </w:rPr>
        <w:t xml:space="preserve"> </w:t>
      </w:r>
      <w:proofErr w:type="spellStart"/>
      <w:r w:rsidRPr="00652D28">
        <w:rPr>
          <w:szCs w:val="26"/>
        </w:rPr>
        <w:t>đánh</w:t>
      </w:r>
      <w:proofErr w:type="spellEnd"/>
      <w:r w:rsidRPr="00652D28">
        <w:rPr>
          <w:szCs w:val="26"/>
        </w:rPr>
        <w:t xml:space="preserve"> </w:t>
      </w:r>
      <w:proofErr w:type="spellStart"/>
      <w:r w:rsidRPr="00652D28">
        <w:rPr>
          <w:szCs w:val="26"/>
        </w:rPr>
        <w:t>giá</w:t>
      </w:r>
      <w:proofErr w:type="spellEnd"/>
      <w:r w:rsidRPr="00652D28">
        <w:rPr>
          <w:szCs w:val="26"/>
        </w:rPr>
        <w:t xml:space="preserve"> </w:t>
      </w:r>
      <w:proofErr w:type="spellStart"/>
      <w:r w:rsidRPr="00652D28">
        <w:rPr>
          <w:szCs w:val="26"/>
        </w:rPr>
        <w:t>được</w:t>
      </w:r>
      <w:proofErr w:type="spellEnd"/>
      <w:r w:rsidRPr="00652D28">
        <w:rPr>
          <w:szCs w:val="26"/>
        </w:rPr>
        <w:t xml:space="preserve"> </w:t>
      </w:r>
      <w:proofErr w:type="spellStart"/>
      <w:r w:rsidRPr="00652D28">
        <w:rPr>
          <w:szCs w:val="26"/>
        </w:rPr>
        <w:t>thiết</w:t>
      </w:r>
      <w:proofErr w:type="spellEnd"/>
      <w:r w:rsidRPr="00652D28">
        <w:rPr>
          <w:szCs w:val="26"/>
        </w:rPr>
        <w:t xml:space="preserve"> </w:t>
      </w:r>
      <w:proofErr w:type="spellStart"/>
      <w:r w:rsidRPr="00652D28">
        <w:rPr>
          <w:szCs w:val="26"/>
        </w:rPr>
        <w:t>lập</w:t>
      </w:r>
      <w:proofErr w:type="spellEnd"/>
      <w:r w:rsidRPr="00652D28">
        <w:rPr>
          <w:szCs w:val="26"/>
        </w:rPr>
        <w:t xml:space="preserve"> </w:t>
      </w:r>
      <w:proofErr w:type="spellStart"/>
      <w:r w:rsidRPr="00652D28">
        <w:rPr>
          <w:szCs w:val="26"/>
        </w:rPr>
        <w:t>từ</w:t>
      </w:r>
      <w:proofErr w:type="spellEnd"/>
      <w:r w:rsidRPr="00652D28">
        <w:rPr>
          <w:szCs w:val="26"/>
        </w:rPr>
        <w:t xml:space="preserve"> </w:t>
      </w:r>
      <w:proofErr w:type="spellStart"/>
      <w:r w:rsidRPr="00652D28">
        <w:rPr>
          <w:szCs w:val="26"/>
        </w:rPr>
        <w:t>trước</w:t>
      </w:r>
      <w:proofErr w:type="spellEnd"/>
      <w:r w:rsidRPr="00652D28">
        <w:rPr>
          <w:szCs w:val="26"/>
        </w:rPr>
        <w:t xml:space="preserve"> </w:t>
      </w:r>
      <w:proofErr w:type="spellStart"/>
      <w:r w:rsidRPr="00652D28">
        <w:rPr>
          <w:szCs w:val="26"/>
        </w:rPr>
        <w:t>và</w:t>
      </w:r>
      <w:proofErr w:type="spellEnd"/>
      <w:r w:rsidRPr="00652D28">
        <w:rPr>
          <w:szCs w:val="26"/>
        </w:rPr>
        <w:t xml:space="preserve"> </w:t>
      </w:r>
      <w:proofErr w:type="spellStart"/>
      <w:r w:rsidRPr="00652D28">
        <w:rPr>
          <w:szCs w:val="26"/>
        </w:rPr>
        <w:t>dựa</w:t>
      </w:r>
      <w:proofErr w:type="spellEnd"/>
      <w:r w:rsidRPr="00652D28">
        <w:rPr>
          <w:szCs w:val="26"/>
        </w:rPr>
        <w:t xml:space="preserve"> </w:t>
      </w:r>
      <w:proofErr w:type="spellStart"/>
      <w:r w:rsidRPr="00652D28">
        <w:rPr>
          <w:szCs w:val="26"/>
        </w:rPr>
        <w:t>trên</w:t>
      </w:r>
      <w:proofErr w:type="spellEnd"/>
      <w:r w:rsidRPr="00652D28">
        <w:rPr>
          <w:szCs w:val="26"/>
        </w:rPr>
        <w:t xml:space="preserve"> </w:t>
      </w:r>
      <w:proofErr w:type="spellStart"/>
      <w:r w:rsidRPr="00652D28">
        <w:rPr>
          <w:szCs w:val="26"/>
        </w:rPr>
        <w:t>mức</w:t>
      </w:r>
      <w:proofErr w:type="spellEnd"/>
      <w:r w:rsidRPr="00652D28">
        <w:rPr>
          <w:szCs w:val="26"/>
        </w:rPr>
        <w:t xml:space="preserve"> </w:t>
      </w:r>
      <w:proofErr w:type="spellStart"/>
      <w:r w:rsidRPr="00652D28">
        <w:rPr>
          <w:szCs w:val="26"/>
        </w:rPr>
        <w:t>độ</w:t>
      </w:r>
      <w:proofErr w:type="spellEnd"/>
      <w:r w:rsidRPr="00652D28">
        <w:rPr>
          <w:szCs w:val="26"/>
        </w:rPr>
        <w:t xml:space="preserve"> </w:t>
      </w:r>
      <w:proofErr w:type="spellStart"/>
      <w:r w:rsidRPr="00652D28">
        <w:rPr>
          <w:szCs w:val="26"/>
        </w:rPr>
        <w:t>hoàn</w:t>
      </w:r>
      <w:proofErr w:type="spellEnd"/>
      <w:r w:rsidRPr="00652D28">
        <w:rPr>
          <w:szCs w:val="26"/>
        </w:rPr>
        <w:t xml:space="preserve"> </w:t>
      </w:r>
      <w:proofErr w:type="spellStart"/>
      <w:r w:rsidRPr="00652D28">
        <w:rPr>
          <w:szCs w:val="26"/>
        </w:rPr>
        <w:t>thành</w:t>
      </w:r>
      <w:proofErr w:type="spellEnd"/>
      <w:r w:rsidRPr="00652D28">
        <w:rPr>
          <w:szCs w:val="26"/>
        </w:rPr>
        <w:t xml:space="preserve"> </w:t>
      </w:r>
      <w:proofErr w:type="spellStart"/>
      <w:r w:rsidRPr="00652D28">
        <w:rPr>
          <w:szCs w:val="26"/>
        </w:rPr>
        <w:t>các</w:t>
      </w:r>
      <w:proofErr w:type="spellEnd"/>
      <w:r w:rsidRPr="00652D28">
        <w:rPr>
          <w:szCs w:val="26"/>
        </w:rPr>
        <w:t xml:space="preserve"> </w:t>
      </w:r>
      <w:proofErr w:type="spellStart"/>
      <w:r w:rsidRPr="00652D28">
        <w:rPr>
          <w:szCs w:val="26"/>
        </w:rPr>
        <w:t>công</w:t>
      </w:r>
      <w:proofErr w:type="spellEnd"/>
      <w:r w:rsidRPr="00652D28">
        <w:rPr>
          <w:szCs w:val="26"/>
        </w:rPr>
        <w:t xml:space="preserve"> </w:t>
      </w:r>
      <w:proofErr w:type="spellStart"/>
      <w:r w:rsidRPr="00652D28">
        <w:rPr>
          <w:szCs w:val="26"/>
        </w:rPr>
        <w:t>việc</w:t>
      </w:r>
      <w:proofErr w:type="spellEnd"/>
      <w:r w:rsidRPr="00652D28">
        <w:rPr>
          <w:szCs w:val="26"/>
        </w:rPr>
        <w:t xml:space="preserve"> </w:t>
      </w:r>
      <w:proofErr w:type="spellStart"/>
      <w:r w:rsidRPr="00652D28">
        <w:rPr>
          <w:szCs w:val="26"/>
        </w:rPr>
        <w:t>trong</w:t>
      </w:r>
      <w:proofErr w:type="spellEnd"/>
      <w:r w:rsidRPr="00652D28">
        <w:rPr>
          <w:szCs w:val="26"/>
        </w:rPr>
        <w:t xml:space="preserve"> </w:t>
      </w:r>
      <w:proofErr w:type="spellStart"/>
      <w:r w:rsidRPr="00652D28">
        <w:rPr>
          <w:szCs w:val="26"/>
        </w:rPr>
        <w:t>cuộc</w:t>
      </w:r>
      <w:proofErr w:type="spellEnd"/>
      <w:r w:rsidRPr="00652D28">
        <w:rPr>
          <w:szCs w:val="26"/>
        </w:rPr>
        <w:t xml:space="preserve"> KT</w:t>
      </w:r>
    </w:p>
    <w:p w14:paraId="47FD5ECF"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5E2B166C" w14:textId="77777777" w:rsidR="00CD392C" w:rsidRDefault="00CD392C" w:rsidP="001531AE">
      <w:pPr>
        <w:pStyle w:val="ListParagraph"/>
        <w:numPr>
          <w:ilvl w:val="0"/>
          <w:numId w:val="4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KPI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KTNB</w:t>
      </w:r>
    </w:p>
    <w:p w14:paraId="3608044D" w14:textId="77777777" w:rsidR="00CD392C" w:rsidRDefault="00CD392C" w:rsidP="001531AE">
      <w:pPr>
        <w:pStyle w:val="ListParagraph"/>
        <w:numPr>
          <w:ilvl w:val="0"/>
          <w:numId w:val="44"/>
        </w:numPr>
        <w:spacing w:line="360" w:lineRule="auto"/>
        <w:jc w:val="both"/>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6C99DA5B" w14:textId="77777777" w:rsidR="00CD392C" w:rsidRPr="00C74FD4" w:rsidRDefault="00CD392C" w:rsidP="00CD392C">
      <w:pPr>
        <w:spacing w:line="360" w:lineRule="auto"/>
        <w:jc w:val="both"/>
        <w:rPr>
          <w:szCs w:val="26"/>
        </w:rPr>
      </w:pPr>
      <w:proofErr w:type="spellStart"/>
      <w:r>
        <w:rPr>
          <w:b/>
          <w:szCs w:val="26"/>
        </w:rPr>
        <w:t>Đầu</w:t>
      </w:r>
      <w:proofErr w:type="spellEnd"/>
      <w:r w:rsidRPr="00C74FD4">
        <w:rPr>
          <w:b/>
          <w:szCs w:val="26"/>
        </w:rPr>
        <w:t xml:space="preserve"> ra:</w:t>
      </w:r>
      <w:r w:rsidRPr="00C74FD4">
        <w:rPr>
          <w:szCs w:val="26"/>
        </w:rPr>
        <w:t xml:space="preserve"> </w:t>
      </w:r>
    </w:p>
    <w:p w14:paraId="655AD3D6" w14:textId="77777777" w:rsidR="00CD392C" w:rsidRDefault="00CD392C" w:rsidP="001531AE">
      <w:pPr>
        <w:pStyle w:val="ListParagraph"/>
        <w:numPr>
          <w:ilvl w:val="0"/>
          <w:numId w:val="44"/>
        </w:numPr>
        <w:spacing w:line="360" w:lineRule="auto"/>
        <w:jc w:val="both"/>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theo</w:t>
      </w:r>
      <w:proofErr w:type="spellEnd"/>
      <w:r>
        <w:rPr>
          <w:szCs w:val="26"/>
        </w:rPr>
        <w:t xml:space="preserve"> KPI</w:t>
      </w:r>
    </w:p>
    <w:p w14:paraId="687D9F77"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Danh</w:t>
      </w:r>
      <w:proofErr w:type="spellEnd"/>
      <w:r>
        <w:rPr>
          <w:szCs w:val="26"/>
        </w:rPr>
        <w:t xml:space="preserve"> </w:t>
      </w:r>
      <w:proofErr w:type="spellStart"/>
      <w:r>
        <w:rPr>
          <w:szCs w:val="26"/>
        </w:rPr>
        <w:t>mục</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đã</w:t>
      </w:r>
      <w:proofErr w:type="spellEnd"/>
      <w:r>
        <w:rPr>
          <w:szCs w:val="26"/>
        </w:rPr>
        <w:t xml:space="preserve"> </w:t>
      </w:r>
      <w:proofErr w:type="spellStart"/>
      <w:r>
        <w:rPr>
          <w:szCs w:val="26"/>
        </w:rPr>
        <w:t>hoàn</w:t>
      </w:r>
      <w:proofErr w:type="spellEnd"/>
      <w:r>
        <w:rPr>
          <w:szCs w:val="26"/>
        </w:rPr>
        <w:t xml:space="preserve"> </w:t>
      </w:r>
      <w:proofErr w:type="spellStart"/>
      <w:r>
        <w:rPr>
          <w:szCs w:val="26"/>
        </w:rPr>
        <w:t>thành</w:t>
      </w:r>
      <w:proofErr w:type="spellEnd"/>
      <w:r>
        <w:rPr>
          <w:szCs w:val="26"/>
        </w:rPr>
        <w:t xml:space="preserve"> </w:t>
      </w:r>
      <w:proofErr w:type="spellStart"/>
      <w:r>
        <w:rPr>
          <w:szCs w:val="26"/>
        </w:rPr>
        <w:t>trong</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365B998F"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731ECA0E"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bộ</w:t>
      </w:r>
      <w:proofErr w:type="spellEnd"/>
      <w:r w:rsidRPr="00243CCA">
        <w:rPr>
          <w:szCs w:val="26"/>
        </w:rPr>
        <w:t xml:space="preserve"> </w:t>
      </w:r>
      <w:proofErr w:type="spellStart"/>
      <w:r w:rsidRPr="00243CCA">
        <w:rPr>
          <w:szCs w:val="26"/>
        </w:rPr>
        <w:t>phận</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F3A6362" w14:textId="77777777" w:rsidR="00CD392C"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nhóm</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E03A0CE" w14:textId="77777777" w:rsidR="00CD392C" w:rsidRPr="00243CCA" w:rsidRDefault="00CD392C" w:rsidP="001531AE">
      <w:pPr>
        <w:pStyle w:val="ListParagraph"/>
        <w:numPr>
          <w:ilvl w:val="0"/>
          <w:numId w:val="43"/>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6C3D08ED"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r w:rsidRPr="00243CCA">
        <w:rPr>
          <w:szCs w:val="26"/>
        </w:rPr>
        <w:t xml:space="preserve"> </w:t>
      </w:r>
      <w:proofErr w:type="spellStart"/>
      <w:r w:rsidRPr="00243CCA">
        <w:rPr>
          <w:szCs w:val="26"/>
        </w:rPr>
        <w:t>viên</w:t>
      </w:r>
      <w:proofErr w:type="spellEnd"/>
    </w:p>
    <w:p w14:paraId="7C8C634E" w14:textId="77777777" w:rsidR="00CD392C" w:rsidRDefault="00CD392C" w:rsidP="00CD392C">
      <w:pPr>
        <w:spacing w:line="360" w:lineRule="auto"/>
        <w:jc w:val="both"/>
        <w:rPr>
          <w:b/>
          <w:szCs w:val="26"/>
        </w:rPr>
      </w:pPr>
      <w:proofErr w:type="spellStart"/>
      <w:r>
        <w:rPr>
          <w:b/>
          <w:szCs w:val="26"/>
        </w:rPr>
        <w:t>Quy</w:t>
      </w:r>
      <w:proofErr w:type="spellEnd"/>
      <w:r>
        <w:rPr>
          <w:b/>
          <w:szCs w:val="26"/>
        </w:rPr>
        <w:t xml:space="preserve"> </w:t>
      </w:r>
      <w:proofErr w:type="spellStart"/>
      <w:r>
        <w:rPr>
          <w:b/>
          <w:szCs w:val="26"/>
        </w:rPr>
        <w:t>trình</w:t>
      </w:r>
      <w:proofErr w:type="spellEnd"/>
    </w:p>
    <w:bookmarkEnd w:id="52"/>
    <w:p w14:paraId="30CAA73D" w14:textId="77777777" w:rsidR="00CD392C" w:rsidRPr="003142B3" w:rsidRDefault="00CD392C" w:rsidP="00CD392C">
      <w:pPr>
        <w:spacing w:line="360" w:lineRule="auto"/>
        <w:jc w:val="both"/>
        <w:rPr>
          <w:szCs w:val="26"/>
        </w:rPr>
      </w:pPr>
      <w:r>
        <w:rPr>
          <w:noProof/>
          <w:szCs w:val="26"/>
        </w:rPr>
        <w:lastRenderedPageBreak/>
        <w:drawing>
          <wp:inline distT="0" distB="0" distL="0" distR="0" wp14:anchorId="0E388F18" wp14:editId="2AD63382">
            <wp:extent cx="5934075" cy="2552700"/>
            <wp:effectExtent l="0" t="0" r="9525" b="12700"/>
            <wp:docPr id="17" name="Picture 17" descr="../Downloads/KTNB_Quy%20trinh-Kiểm%20soát%20chất%20lượng%20(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KTNB_Quy%20trinh-Kiểm%20soát%20chất%20lượng%20(1).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697EAB65" w14:textId="77777777" w:rsidR="00CD392C" w:rsidRPr="00047823" w:rsidRDefault="00CD392C" w:rsidP="00CD392C">
      <w:pPr>
        <w:spacing w:line="360" w:lineRule="auto"/>
        <w:jc w:val="both"/>
        <w:rPr>
          <w:b/>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02D7457A" w14:textId="77777777" w:rsidR="00CD392C" w:rsidRDefault="00CD392C" w:rsidP="001531AE">
      <w:pPr>
        <w:pStyle w:val="ListParagraph"/>
        <w:numPr>
          <w:ilvl w:val="0"/>
          <w:numId w:val="40"/>
        </w:numPr>
        <w:spacing w:line="360" w:lineRule="auto"/>
        <w:jc w:val="both"/>
        <w:rPr>
          <w:szCs w:val="26"/>
        </w:rPr>
      </w:pPr>
      <w:proofErr w:type="spellStart"/>
      <w:r w:rsidRPr="002E3E61">
        <w:rPr>
          <w:b/>
          <w:szCs w:val="26"/>
        </w:rPr>
        <w:t>Bước</w:t>
      </w:r>
      <w:proofErr w:type="spellEnd"/>
      <w:r w:rsidRPr="002E3E61">
        <w:rPr>
          <w:b/>
          <w:szCs w:val="26"/>
        </w:rPr>
        <w:t xml:space="preserve"> 1: </w:t>
      </w:r>
      <w:proofErr w:type="spellStart"/>
      <w:r>
        <w:rPr>
          <w:szCs w:val="26"/>
        </w:rPr>
        <w:t>Các</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chỉ</w:t>
      </w:r>
      <w:proofErr w:type="spellEnd"/>
      <w:r>
        <w:rPr>
          <w:szCs w:val="26"/>
        </w:rPr>
        <w:t xml:space="preserve"> </w:t>
      </w:r>
      <w:proofErr w:type="spellStart"/>
      <w:r>
        <w:rPr>
          <w:szCs w:val="26"/>
        </w:rPr>
        <w:t>tiêu</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KTNB,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chuẩn</w:t>
      </w:r>
      <w:proofErr w:type="spellEnd"/>
      <w:r>
        <w:rPr>
          <w:szCs w:val="26"/>
        </w:rPr>
        <w:t xml:space="preserve"> </w:t>
      </w:r>
      <w:proofErr w:type="spellStart"/>
      <w:r>
        <w:rPr>
          <w:szCs w:val="26"/>
        </w:rPr>
        <w:t>mực</w:t>
      </w:r>
      <w:proofErr w:type="spellEnd"/>
      <w:r>
        <w:rPr>
          <w:szCs w:val="26"/>
        </w:rPr>
        <w:t xml:space="preserve"> KTNB </w:t>
      </w:r>
      <w:proofErr w:type="spellStart"/>
      <w:r>
        <w:rPr>
          <w:szCs w:val="26"/>
        </w:rPr>
        <w:t>cần</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p>
    <w:p w14:paraId="4B11FE53" w14:textId="3871DA7A" w:rsidR="00F65B64" w:rsidRPr="00CD392C" w:rsidRDefault="00CD392C" w:rsidP="001531AE">
      <w:pPr>
        <w:pStyle w:val="ListParagraph"/>
        <w:numPr>
          <w:ilvl w:val="0"/>
          <w:numId w:val="40"/>
        </w:numPr>
        <w:spacing w:line="360" w:lineRule="auto"/>
        <w:jc w:val="both"/>
        <w:rPr>
          <w:szCs w:val="26"/>
        </w:rPr>
      </w:pPr>
      <w:proofErr w:type="spellStart"/>
      <w:r w:rsidRPr="00CD392C">
        <w:rPr>
          <w:b/>
          <w:szCs w:val="26"/>
        </w:rPr>
        <w:t>Bước</w:t>
      </w:r>
      <w:proofErr w:type="spellEnd"/>
      <w:r w:rsidRPr="00CD392C">
        <w:rPr>
          <w:b/>
          <w:szCs w:val="26"/>
        </w:rPr>
        <w:t xml:space="preserve"> 2: </w:t>
      </w:r>
      <w:proofErr w:type="spellStart"/>
      <w:r w:rsidRPr="00CD392C">
        <w:rPr>
          <w:szCs w:val="26"/>
        </w:rPr>
        <w:t>Các</w:t>
      </w:r>
      <w:proofErr w:type="spellEnd"/>
      <w:r w:rsidRPr="00CD392C">
        <w:rPr>
          <w:szCs w:val="26"/>
        </w:rPr>
        <w:t xml:space="preserve"> </w:t>
      </w:r>
      <w:proofErr w:type="spellStart"/>
      <w:r w:rsidRPr="00CD392C">
        <w:rPr>
          <w:szCs w:val="26"/>
        </w:rPr>
        <w:t>nhân</w:t>
      </w:r>
      <w:proofErr w:type="spellEnd"/>
      <w:r w:rsidRPr="00CD392C">
        <w:rPr>
          <w:szCs w:val="26"/>
        </w:rPr>
        <w:t xml:space="preserve"> </w:t>
      </w:r>
      <w:proofErr w:type="spellStart"/>
      <w:r w:rsidRPr="00CD392C">
        <w:rPr>
          <w:szCs w:val="26"/>
        </w:rPr>
        <w:t>sự</w:t>
      </w:r>
      <w:proofErr w:type="spellEnd"/>
      <w:r w:rsidRPr="00CD392C">
        <w:rPr>
          <w:szCs w:val="26"/>
        </w:rPr>
        <w:t xml:space="preserve"> </w:t>
      </w:r>
      <w:proofErr w:type="spellStart"/>
      <w:r w:rsidRPr="00CD392C">
        <w:rPr>
          <w:szCs w:val="26"/>
        </w:rPr>
        <w:t>bộ</w:t>
      </w:r>
      <w:proofErr w:type="spellEnd"/>
      <w:r w:rsidRPr="00CD392C">
        <w:rPr>
          <w:szCs w:val="26"/>
        </w:rPr>
        <w:t xml:space="preserve"> </w:t>
      </w:r>
      <w:proofErr w:type="spellStart"/>
      <w:r w:rsidRPr="00CD392C">
        <w:rPr>
          <w:szCs w:val="26"/>
        </w:rPr>
        <w:t>phận</w:t>
      </w:r>
      <w:proofErr w:type="spellEnd"/>
      <w:r w:rsidRPr="00CD392C">
        <w:rPr>
          <w:szCs w:val="26"/>
        </w:rPr>
        <w:t xml:space="preserve"> KTNB </w:t>
      </w:r>
      <w:proofErr w:type="spellStart"/>
      <w:r w:rsidRPr="00CD392C">
        <w:rPr>
          <w:szCs w:val="26"/>
        </w:rPr>
        <w:t>đánh</w:t>
      </w:r>
      <w:proofErr w:type="spellEnd"/>
      <w:r w:rsidRPr="00CD392C">
        <w:rPr>
          <w:szCs w:val="26"/>
        </w:rPr>
        <w:t xml:space="preserve"> </w:t>
      </w:r>
      <w:proofErr w:type="spellStart"/>
      <w:r w:rsidRPr="00CD392C">
        <w:rPr>
          <w:szCs w:val="26"/>
        </w:rPr>
        <w:t>giá</w:t>
      </w:r>
      <w:proofErr w:type="spellEnd"/>
      <w:r w:rsidRPr="00CD392C">
        <w:rPr>
          <w:szCs w:val="26"/>
        </w:rPr>
        <w:t xml:space="preserve"> </w:t>
      </w:r>
      <w:proofErr w:type="spellStart"/>
      <w:r w:rsidRPr="00CD392C">
        <w:rPr>
          <w:szCs w:val="26"/>
        </w:rPr>
        <w:t>theo</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chỉ</w:t>
      </w:r>
      <w:proofErr w:type="spellEnd"/>
      <w:r w:rsidRPr="00CD392C">
        <w:rPr>
          <w:szCs w:val="26"/>
        </w:rPr>
        <w:t xml:space="preserve"> </w:t>
      </w:r>
      <w:proofErr w:type="spellStart"/>
      <w:r w:rsidRPr="00CD392C">
        <w:rPr>
          <w:szCs w:val="26"/>
        </w:rPr>
        <w:t>tiêu</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chuẩn</w:t>
      </w:r>
      <w:proofErr w:type="spellEnd"/>
      <w:r w:rsidRPr="00CD392C">
        <w:rPr>
          <w:szCs w:val="26"/>
        </w:rPr>
        <w:t xml:space="preserve"> </w:t>
      </w:r>
      <w:proofErr w:type="spellStart"/>
      <w:r w:rsidRPr="00CD392C">
        <w:rPr>
          <w:szCs w:val="26"/>
        </w:rPr>
        <w:t>mực</w:t>
      </w:r>
      <w:proofErr w:type="spellEnd"/>
      <w:r w:rsidRPr="00CD392C">
        <w:rPr>
          <w:szCs w:val="26"/>
        </w:rPr>
        <w:t xml:space="preserve"> </w:t>
      </w:r>
      <w:proofErr w:type="spellStart"/>
      <w:r w:rsidRPr="00CD392C">
        <w:rPr>
          <w:szCs w:val="26"/>
        </w:rPr>
        <w:t>đã</w:t>
      </w:r>
      <w:proofErr w:type="spellEnd"/>
      <w:r w:rsidRPr="00CD392C">
        <w:rPr>
          <w:szCs w:val="26"/>
        </w:rPr>
        <w:t xml:space="preserve"> </w:t>
      </w:r>
      <w:proofErr w:type="spellStart"/>
      <w:r w:rsidRPr="00CD392C">
        <w:rPr>
          <w:szCs w:val="26"/>
        </w:rPr>
        <w:t>thiết</w:t>
      </w:r>
      <w:proofErr w:type="spellEnd"/>
      <w:r w:rsidRPr="00CD392C">
        <w:rPr>
          <w:szCs w:val="26"/>
        </w:rPr>
        <w:t xml:space="preserve"> </w:t>
      </w:r>
      <w:proofErr w:type="spellStart"/>
      <w:r w:rsidRPr="00CD392C">
        <w:rPr>
          <w:szCs w:val="26"/>
        </w:rPr>
        <w:t>lập</w:t>
      </w:r>
      <w:proofErr w:type="spellEnd"/>
      <w:r w:rsidRPr="00CD392C">
        <w:rPr>
          <w:szCs w:val="26"/>
        </w:rPr>
        <w:t xml:space="preserve">, </w:t>
      </w:r>
      <w:proofErr w:type="spellStart"/>
      <w:r w:rsidRPr="00CD392C">
        <w:rPr>
          <w:szCs w:val="26"/>
        </w:rPr>
        <w:t>đánh</w:t>
      </w:r>
      <w:proofErr w:type="spellEnd"/>
      <w:r w:rsidRPr="00CD392C">
        <w:rPr>
          <w:szCs w:val="26"/>
        </w:rPr>
        <w:t xml:space="preserve"> </w:t>
      </w:r>
      <w:proofErr w:type="spellStart"/>
      <w:r w:rsidRPr="00CD392C">
        <w:rPr>
          <w:szCs w:val="26"/>
        </w:rPr>
        <w:t>giá</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đầu</w:t>
      </w:r>
      <w:proofErr w:type="spellEnd"/>
      <w:r w:rsidRPr="00CD392C">
        <w:rPr>
          <w:szCs w:val="26"/>
        </w:rPr>
        <w:t xml:space="preserve"> </w:t>
      </w:r>
      <w:proofErr w:type="spellStart"/>
      <w:r w:rsidRPr="00CD392C">
        <w:rPr>
          <w:szCs w:val="26"/>
        </w:rPr>
        <w:t>mục</w:t>
      </w:r>
      <w:proofErr w:type="spellEnd"/>
      <w:r w:rsidRPr="00CD392C">
        <w:rPr>
          <w:szCs w:val="26"/>
        </w:rPr>
        <w:t xml:space="preserve"> </w:t>
      </w:r>
      <w:proofErr w:type="spellStart"/>
      <w:r w:rsidRPr="00CD392C">
        <w:rPr>
          <w:szCs w:val="26"/>
        </w:rPr>
        <w:t>công</w:t>
      </w:r>
      <w:proofErr w:type="spellEnd"/>
      <w:r w:rsidRPr="00CD392C">
        <w:rPr>
          <w:szCs w:val="26"/>
        </w:rPr>
        <w:t xml:space="preserve"> </w:t>
      </w:r>
      <w:proofErr w:type="spellStart"/>
      <w:r w:rsidRPr="00CD392C">
        <w:rPr>
          <w:szCs w:val="26"/>
        </w:rPr>
        <w:t>việc</w:t>
      </w:r>
      <w:proofErr w:type="spellEnd"/>
      <w:r w:rsidRPr="00CD392C">
        <w:rPr>
          <w:szCs w:val="26"/>
        </w:rPr>
        <w:t xml:space="preserve"> </w:t>
      </w:r>
      <w:proofErr w:type="spellStart"/>
      <w:r w:rsidRPr="00CD392C">
        <w:rPr>
          <w:szCs w:val="26"/>
        </w:rPr>
        <w:t>đã</w:t>
      </w:r>
      <w:proofErr w:type="spellEnd"/>
      <w:r w:rsidRPr="00CD392C">
        <w:rPr>
          <w:szCs w:val="26"/>
        </w:rPr>
        <w:t xml:space="preserve"> </w:t>
      </w:r>
      <w:proofErr w:type="spellStart"/>
      <w:r w:rsidRPr="00CD392C">
        <w:rPr>
          <w:szCs w:val="26"/>
        </w:rPr>
        <w:t>hoàn</w:t>
      </w:r>
      <w:proofErr w:type="spellEnd"/>
      <w:r w:rsidRPr="00CD392C">
        <w:rPr>
          <w:szCs w:val="26"/>
        </w:rPr>
        <w:t xml:space="preserve"> </w:t>
      </w:r>
      <w:proofErr w:type="spellStart"/>
      <w:r w:rsidRPr="00CD392C">
        <w:rPr>
          <w:szCs w:val="26"/>
        </w:rPr>
        <w:t>thành</w:t>
      </w:r>
      <w:proofErr w:type="spellEnd"/>
      <w:r w:rsidRPr="00CD392C">
        <w:rPr>
          <w:szCs w:val="26"/>
        </w:rPr>
        <w:t xml:space="preserve"> </w:t>
      </w:r>
      <w:proofErr w:type="spellStart"/>
      <w:r w:rsidRPr="00CD392C">
        <w:rPr>
          <w:szCs w:val="26"/>
        </w:rPr>
        <w:t>trên</w:t>
      </w:r>
      <w:proofErr w:type="spellEnd"/>
      <w:r w:rsidRPr="00CD392C">
        <w:rPr>
          <w:szCs w:val="26"/>
        </w:rPr>
        <w:t xml:space="preserve"> </w:t>
      </w:r>
      <w:proofErr w:type="spellStart"/>
      <w:r w:rsidRPr="00CD392C">
        <w:rPr>
          <w:szCs w:val="26"/>
        </w:rPr>
        <w:t>danh</w:t>
      </w:r>
      <w:proofErr w:type="spellEnd"/>
      <w:r w:rsidRPr="00CD392C">
        <w:rPr>
          <w:szCs w:val="26"/>
        </w:rPr>
        <w:t xml:space="preserve"> </w:t>
      </w:r>
      <w:proofErr w:type="spellStart"/>
      <w:r w:rsidRPr="00CD392C">
        <w:rPr>
          <w:szCs w:val="26"/>
        </w:rPr>
        <w:t>mục</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công</w:t>
      </w:r>
      <w:proofErr w:type="spellEnd"/>
      <w:r w:rsidRPr="00CD392C">
        <w:rPr>
          <w:szCs w:val="26"/>
        </w:rPr>
        <w:t xml:space="preserve"> </w:t>
      </w:r>
      <w:proofErr w:type="spellStart"/>
      <w:r w:rsidRPr="00CD392C">
        <w:rPr>
          <w:szCs w:val="26"/>
        </w:rPr>
        <w:t>việc</w:t>
      </w:r>
      <w:proofErr w:type="spellEnd"/>
      <w:r w:rsidRPr="00CD392C">
        <w:rPr>
          <w:szCs w:val="26"/>
        </w:rPr>
        <w:t xml:space="preserve"> </w:t>
      </w:r>
      <w:proofErr w:type="spellStart"/>
      <w:r w:rsidRPr="00CD392C">
        <w:rPr>
          <w:szCs w:val="26"/>
        </w:rPr>
        <w:t>của</w:t>
      </w:r>
      <w:proofErr w:type="spellEnd"/>
      <w:r w:rsidRPr="00CD392C">
        <w:rPr>
          <w:szCs w:val="26"/>
        </w:rPr>
        <w:t xml:space="preserve"> </w:t>
      </w:r>
      <w:proofErr w:type="spellStart"/>
      <w:r w:rsidRPr="00CD392C">
        <w:rPr>
          <w:szCs w:val="26"/>
        </w:rPr>
        <w:t>cuộc</w:t>
      </w:r>
      <w:proofErr w:type="spellEnd"/>
      <w:r w:rsidRPr="00CD392C">
        <w:rPr>
          <w:szCs w:val="26"/>
        </w:rPr>
        <w:t xml:space="preserve"> KT</w:t>
      </w:r>
    </w:p>
    <w:p w14:paraId="6331B1B1" w14:textId="2152AFF4" w:rsidR="00F65B64" w:rsidRPr="00F65B64" w:rsidRDefault="00F65B64" w:rsidP="00BD3636">
      <w:pPr>
        <w:pStyle w:val="tvHeading1"/>
      </w:pPr>
      <w:bookmarkStart w:id="53" w:name="_Toc87368189"/>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năm</w:t>
      </w:r>
      <w:bookmarkEnd w:id="53"/>
      <w:proofErr w:type="spellEnd"/>
    </w:p>
    <w:p w14:paraId="3FD34D2D"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Pr>
          <w:szCs w:val="26"/>
        </w:rPr>
        <w:t>là</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lập</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năm</w:t>
      </w:r>
      <w:proofErr w:type="spellEnd"/>
      <w:r>
        <w:rPr>
          <w:szCs w:val="26"/>
        </w:rPr>
        <w:t xml:space="preserve"> </w:t>
      </w:r>
      <w:proofErr w:type="spellStart"/>
      <w:r>
        <w:rPr>
          <w:szCs w:val="26"/>
        </w:rPr>
        <w:t>để</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cho</w:t>
      </w:r>
      <w:proofErr w:type="spellEnd"/>
      <w:r>
        <w:rPr>
          <w:szCs w:val="26"/>
        </w:rPr>
        <w:t xml:space="preserve"> BLD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p w14:paraId="28448713" w14:textId="77777777" w:rsidR="00CD392C" w:rsidRDefault="00CD392C" w:rsidP="00CD392C">
      <w:pPr>
        <w:spacing w:line="360" w:lineRule="auto"/>
        <w:jc w:val="both"/>
        <w:rPr>
          <w:b/>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p>
    <w:p w14:paraId="67FEA191" w14:textId="77777777" w:rsidR="00CD392C" w:rsidRDefault="00CD392C" w:rsidP="001531AE">
      <w:pPr>
        <w:pStyle w:val="ListParagraph"/>
        <w:numPr>
          <w:ilvl w:val="0"/>
          <w:numId w:val="44"/>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p>
    <w:p w14:paraId="2E892453" w14:textId="77777777" w:rsidR="00CD392C" w:rsidRDefault="00CD392C" w:rsidP="001531AE">
      <w:pPr>
        <w:pStyle w:val="ListParagraph"/>
        <w:numPr>
          <w:ilvl w:val="0"/>
          <w:numId w:val="44"/>
        </w:numPr>
        <w:spacing w:line="360" w:lineRule="auto"/>
        <w:jc w:val="both"/>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5E43462A" w14:textId="77777777" w:rsidR="00CD392C" w:rsidRPr="00B44321" w:rsidRDefault="00CD392C" w:rsidP="001531AE">
      <w:pPr>
        <w:pStyle w:val="ListParagraph"/>
        <w:numPr>
          <w:ilvl w:val="0"/>
          <w:numId w:val="44"/>
        </w:numPr>
        <w:spacing w:line="360" w:lineRule="auto"/>
        <w:jc w:val="both"/>
        <w:rPr>
          <w:szCs w:val="26"/>
        </w:rPr>
      </w:pPr>
      <w:proofErr w:type="spellStart"/>
      <w:r>
        <w:rPr>
          <w:szCs w:val="26"/>
        </w:rPr>
        <w:t>T</w:t>
      </w:r>
      <w:r w:rsidRPr="00B44321">
        <w:rPr>
          <w:szCs w:val="26"/>
        </w:rPr>
        <w:t>ình</w:t>
      </w:r>
      <w:proofErr w:type="spellEnd"/>
      <w:r w:rsidRPr="00B44321">
        <w:rPr>
          <w:szCs w:val="26"/>
        </w:rPr>
        <w:t xml:space="preserve"> </w:t>
      </w:r>
      <w:proofErr w:type="spellStart"/>
      <w:r w:rsidRPr="00B44321">
        <w:rPr>
          <w:szCs w:val="26"/>
        </w:rPr>
        <w:t>hình</w:t>
      </w:r>
      <w:proofErr w:type="spellEnd"/>
      <w:r w:rsidRPr="00B44321">
        <w:rPr>
          <w:szCs w:val="26"/>
        </w:rPr>
        <w:t xml:space="preserve"> </w:t>
      </w:r>
      <w:proofErr w:type="spellStart"/>
      <w:r w:rsidRPr="00B44321">
        <w:rPr>
          <w:szCs w:val="26"/>
        </w:rPr>
        <w:t>thực</w:t>
      </w:r>
      <w:proofErr w:type="spellEnd"/>
      <w:r w:rsidRPr="00B44321">
        <w:rPr>
          <w:szCs w:val="26"/>
        </w:rPr>
        <w:t xml:space="preserve"> </w:t>
      </w:r>
      <w:proofErr w:type="spellStart"/>
      <w:r w:rsidRPr="00B44321">
        <w:rPr>
          <w:szCs w:val="26"/>
        </w:rPr>
        <w:t>hiện</w:t>
      </w:r>
      <w:proofErr w:type="spellEnd"/>
      <w:r w:rsidRPr="00B44321">
        <w:rPr>
          <w:szCs w:val="26"/>
        </w:rPr>
        <w:t xml:space="preserve"> </w:t>
      </w:r>
      <w:proofErr w:type="spellStart"/>
      <w:r w:rsidRPr="00B44321">
        <w:rPr>
          <w:szCs w:val="26"/>
        </w:rPr>
        <w:t>các</w:t>
      </w:r>
      <w:proofErr w:type="spellEnd"/>
      <w:r w:rsidRPr="00B44321">
        <w:rPr>
          <w:szCs w:val="26"/>
        </w:rPr>
        <w:t xml:space="preserve"> </w:t>
      </w:r>
      <w:proofErr w:type="spellStart"/>
      <w:r w:rsidRPr="00B44321">
        <w:rPr>
          <w:szCs w:val="26"/>
        </w:rPr>
        <w:t>kiến</w:t>
      </w:r>
      <w:proofErr w:type="spellEnd"/>
      <w:r w:rsidRPr="00B44321">
        <w:rPr>
          <w:szCs w:val="26"/>
        </w:rPr>
        <w:t xml:space="preserve"> </w:t>
      </w:r>
      <w:proofErr w:type="spellStart"/>
      <w:r w:rsidRPr="00B44321">
        <w:rPr>
          <w:szCs w:val="26"/>
        </w:rPr>
        <w:t>nghị</w:t>
      </w:r>
      <w:proofErr w:type="spellEnd"/>
      <w:r w:rsidRPr="00B44321">
        <w:rPr>
          <w:szCs w:val="26"/>
        </w:rPr>
        <w:t xml:space="preserve"> </w:t>
      </w:r>
      <w:proofErr w:type="spellStart"/>
      <w:r>
        <w:rPr>
          <w:szCs w:val="26"/>
        </w:rPr>
        <w:t>của</w:t>
      </w:r>
      <w:proofErr w:type="spellEnd"/>
      <w:r>
        <w:rPr>
          <w:szCs w:val="26"/>
        </w:rPr>
        <w:t xml:space="preserve"> </w:t>
      </w:r>
      <w:proofErr w:type="spellStart"/>
      <w:r w:rsidRPr="00B44321">
        <w:rPr>
          <w:szCs w:val="26"/>
        </w:rPr>
        <w:t>kiểm</w:t>
      </w:r>
      <w:proofErr w:type="spellEnd"/>
      <w:r w:rsidRPr="00B44321">
        <w:rPr>
          <w:szCs w:val="26"/>
        </w:rPr>
        <w:t xml:space="preserve"> </w:t>
      </w:r>
      <w:proofErr w:type="spellStart"/>
      <w:r w:rsidRPr="00B44321">
        <w:rPr>
          <w:szCs w:val="26"/>
        </w:rPr>
        <w:t>toán</w:t>
      </w:r>
      <w:proofErr w:type="spellEnd"/>
    </w:p>
    <w:p w14:paraId="55E79412" w14:textId="77777777" w:rsidR="00CD392C" w:rsidRDefault="00CD392C" w:rsidP="001531AE">
      <w:pPr>
        <w:pStyle w:val="ListParagraph"/>
        <w:numPr>
          <w:ilvl w:val="0"/>
          <w:numId w:val="44"/>
        </w:numPr>
        <w:spacing w:line="360" w:lineRule="auto"/>
        <w:jc w:val="both"/>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30285613"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167AE116" w14:textId="77777777" w:rsidR="00CD392C" w:rsidRPr="00AB4F75" w:rsidRDefault="00CD392C" w:rsidP="001531AE">
      <w:pPr>
        <w:pStyle w:val="ListParagraph"/>
        <w:numPr>
          <w:ilvl w:val="0"/>
          <w:numId w:val="44"/>
        </w:numPr>
        <w:spacing w:line="360" w:lineRule="auto"/>
        <w:jc w:val="both"/>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tổng</w:t>
      </w:r>
      <w:proofErr w:type="spellEnd"/>
      <w:r>
        <w:rPr>
          <w:szCs w:val="26"/>
        </w:rPr>
        <w:t xml:space="preserve"> </w:t>
      </w:r>
      <w:proofErr w:type="spellStart"/>
      <w:r>
        <w:rPr>
          <w:szCs w:val="26"/>
        </w:rPr>
        <w:t>kết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r>
        <w:rPr>
          <w:szCs w:val="26"/>
        </w:rPr>
        <w:t>.</w:t>
      </w:r>
    </w:p>
    <w:p w14:paraId="0319B5BA" w14:textId="77777777" w:rsidR="00CD392C"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0C5D64E9" w14:textId="77777777" w:rsidR="00CD392C" w:rsidRPr="00641762" w:rsidRDefault="00CD392C" w:rsidP="001531AE">
      <w:pPr>
        <w:pStyle w:val="ListParagraph"/>
        <w:numPr>
          <w:ilvl w:val="0"/>
          <w:numId w:val="44"/>
        </w:numPr>
        <w:spacing w:line="360" w:lineRule="auto"/>
        <w:jc w:val="both"/>
        <w:rPr>
          <w:szCs w:val="26"/>
        </w:rPr>
      </w:pPr>
      <w:proofErr w:type="spellStart"/>
      <w:r>
        <w:rPr>
          <w:szCs w:val="26"/>
        </w:rPr>
        <w:t>Trường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5F4E4EF" w14:textId="77777777" w:rsidR="00CD392C" w:rsidRDefault="00CD392C" w:rsidP="00CD392C">
      <w:pPr>
        <w:spacing w:line="360" w:lineRule="auto"/>
        <w:jc w:val="both"/>
        <w:rPr>
          <w:b/>
          <w:szCs w:val="26"/>
        </w:rPr>
      </w:pPr>
      <w:proofErr w:type="spellStart"/>
      <w:r>
        <w:rPr>
          <w:b/>
          <w:szCs w:val="26"/>
        </w:rPr>
        <w:t>Quy</w:t>
      </w:r>
      <w:proofErr w:type="spellEnd"/>
      <w:r>
        <w:rPr>
          <w:b/>
          <w:szCs w:val="26"/>
        </w:rPr>
        <w:t xml:space="preserve"> </w:t>
      </w:r>
      <w:proofErr w:type="spellStart"/>
      <w:r>
        <w:rPr>
          <w:b/>
          <w:szCs w:val="26"/>
        </w:rPr>
        <w:t>trình</w:t>
      </w:r>
      <w:proofErr w:type="spellEnd"/>
      <w:r>
        <w:rPr>
          <w:b/>
          <w:szCs w:val="26"/>
        </w:rPr>
        <w:t xml:space="preserve"> </w:t>
      </w:r>
      <w:proofErr w:type="spellStart"/>
      <w:r>
        <w:rPr>
          <w:b/>
          <w:szCs w:val="26"/>
        </w:rPr>
        <w:t>xử</w:t>
      </w:r>
      <w:proofErr w:type="spellEnd"/>
      <w:r>
        <w:rPr>
          <w:b/>
          <w:szCs w:val="26"/>
        </w:rPr>
        <w:t xml:space="preserve"> </w:t>
      </w:r>
      <w:proofErr w:type="spellStart"/>
      <w:r>
        <w:rPr>
          <w:b/>
          <w:szCs w:val="26"/>
        </w:rPr>
        <w:t>lý</w:t>
      </w:r>
      <w:proofErr w:type="spellEnd"/>
      <w:r>
        <w:rPr>
          <w:b/>
          <w:szCs w:val="26"/>
        </w:rPr>
        <w:t>:</w:t>
      </w:r>
    </w:p>
    <w:p w14:paraId="4EFF8EB0" w14:textId="77777777" w:rsidR="00CD392C" w:rsidRPr="00641762" w:rsidRDefault="00CD392C" w:rsidP="00CD392C">
      <w:pPr>
        <w:spacing w:line="360" w:lineRule="auto"/>
        <w:jc w:val="both"/>
        <w:rPr>
          <w:szCs w:val="26"/>
        </w:rPr>
      </w:pPr>
      <w:r>
        <w:rPr>
          <w:noProof/>
          <w:szCs w:val="26"/>
        </w:rPr>
        <w:lastRenderedPageBreak/>
        <w:drawing>
          <wp:inline distT="0" distB="0" distL="0" distR="0" wp14:anchorId="6ED9FCCB" wp14:editId="3BC3E465">
            <wp:extent cx="5867400" cy="5410200"/>
            <wp:effectExtent l="0" t="0" r="0" b="0"/>
            <wp:docPr id="20" name="Picture 20" descr="../Downloads/KTNB_Quy%20trinh-Báo%20cáo%20tình%20hình%20KT%20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KTNB_Quy%20trinh-Báo%20cáo%20tình%20hình%20KT%20n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7400" cy="5410200"/>
                    </a:xfrm>
                    <a:prstGeom prst="rect">
                      <a:avLst/>
                    </a:prstGeom>
                    <a:noFill/>
                    <a:ln>
                      <a:noFill/>
                    </a:ln>
                  </pic:spPr>
                </pic:pic>
              </a:graphicData>
            </a:graphic>
          </wp:inline>
        </w:drawing>
      </w:r>
    </w:p>
    <w:p w14:paraId="3D11D9D1" w14:textId="77777777" w:rsidR="00CD392C" w:rsidRDefault="00CD392C" w:rsidP="00CD392C">
      <w:pPr>
        <w:spacing w:line="360" w:lineRule="auto"/>
        <w:jc w:val="both"/>
        <w:rPr>
          <w:b/>
          <w:szCs w:val="26"/>
        </w:rPr>
      </w:pPr>
      <w:proofErr w:type="spellStart"/>
      <w:r>
        <w:rPr>
          <w:b/>
          <w:szCs w:val="26"/>
        </w:rPr>
        <w:t>Mô</w:t>
      </w:r>
      <w:proofErr w:type="spellEnd"/>
      <w:r>
        <w:rPr>
          <w:b/>
          <w:szCs w:val="26"/>
        </w:rPr>
        <w:t xml:space="preserve"> </w:t>
      </w:r>
      <w:proofErr w:type="spellStart"/>
      <w:r>
        <w:rPr>
          <w:b/>
          <w:szCs w:val="26"/>
        </w:rPr>
        <w:t>tả</w:t>
      </w:r>
      <w:proofErr w:type="spellEnd"/>
      <w:r>
        <w:rPr>
          <w:b/>
          <w:szCs w:val="26"/>
        </w:rPr>
        <w:t xml:space="preserve"> </w:t>
      </w:r>
      <w:proofErr w:type="spellStart"/>
      <w:r>
        <w:rPr>
          <w:b/>
          <w:szCs w:val="26"/>
        </w:rPr>
        <w:t>quy</w:t>
      </w:r>
      <w:proofErr w:type="spellEnd"/>
      <w:r>
        <w:rPr>
          <w:b/>
          <w:szCs w:val="26"/>
        </w:rPr>
        <w:t xml:space="preserve"> </w:t>
      </w:r>
      <w:proofErr w:type="spellStart"/>
      <w:r>
        <w:rPr>
          <w:b/>
          <w:szCs w:val="26"/>
        </w:rPr>
        <w:t>trình</w:t>
      </w:r>
      <w:proofErr w:type="spellEnd"/>
      <w:r>
        <w:rPr>
          <w:b/>
          <w:szCs w:val="26"/>
        </w:rPr>
        <w:t>:</w:t>
      </w:r>
    </w:p>
    <w:p w14:paraId="70DE05A2" w14:textId="77777777" w:rsidR="00CD392C"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1:</w:t>
      </w:r>
      <w:r w:rsidRPr="00B41857">
        <w:t xml:space="preserve"> </w:t>
      </w:r>
      <w:proofErr w:type="spellStart"/>
      <w:r w:rsidRPr="00724A9C">
        <w:t>Trưởng</w:t>
      </w:r>
      <w:proofErr w:type="spellEnd"/>
      <w:r w:rsidRPr="00724A9C">
        <w:t xml:space="preserve"> KTNB</w:t>
      </w:r>
      <w:r>
        <w:t xml:space="preserve"> </w:t>
      </w:r>
      <w:proofErr w:type="spellStart"/>
      <w:r>
        <w:t>tạo</w:t>
      </w:r>
      <w:proofErr w:type="spellEnd"/>
      <w:r>
        <w:t xml:space="preserve"> </w:t>
      </w:r>
      <w:proofErr w:type="spellStart"/>
      <w:r>
        <w:t>báo</w:t>
      </w:r>
      <w:proofErr w:type="spellEnd"/>
      <w:r>
        <w:t xml:space="preserve"> </w:t>
      </w:r>
      <w:proofErr w:type="spellStart"/>
      <w:r>
        <w:t>cáo</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năm</w:t>
      </w:r>
      <w:proofErr w:type="spellEnd"/>
    </w:p>
    <w:p w14:paraId="108B0879" w14:textId="77777777" w:rsidR="00CD392C" w:rsidRPr="00AD5B8A"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2</w:t>
      </w:r>
      <w:r w:rsidRPr="00AD5B8A">
        <w:rPr>
          <w:b/>
        </w:rPr>
        <w:t xml:space="preserve">: </w:t>
      </w:r>
      <w:proofErr w:type="spellStart"/>
      <w:r w:rsidRPr="00724A9C">
        <w:t>Trưởng</w:t>
      </w:r>
      <w:proofErr w:type="spellEnd"/>
      <w:r w:rsidRPr="00724A9C">
        <w:t xml:space="preserve"> KTNB</w:t>
      </w:r>
      <w:r>
        <w:rPr>
          <w:b/>
        </w:rPr>
        <w:t xml:space="preserve"> </w:t>
      </w:r>
      <w:proofErr w:type="spellStart"/>
      <w:r w:rsidRPr="00B41857">
        <w:t>nhập</w:t>
      </w:r>
      <w:proofErr w:type="spellEnd"/>
      <w:r w:rsidRPr="00B41857">
        <w:t xml:space="preserve"> </w:t>
      </w:r>
      <w:proofErr w:type="spellStart"/>
      <w:r w:rsidRPr="00B41857">
        <w:t>thông</w:t>
      </w:r>
      <w:proofErr w:type="spellEnd"/>
      <w:r w:rsidRPr="00B41857">
        <w:t xml:space="preserve"> tin </w:t>
      </w:r>
      <w:proofErr w:type="spellStart"/>
      <w:r w:rsidRPr="00B41857">
        <w:t>đánh</w:t>
      </w:r>
      <w:proofErr w:type="spellEnd"/>
      <w:r>
        <w:t xml:space="preserve"> </w:t>
      </w:r>
      <w:proofErr w:type="spellStart"/>
      <w:r>
        <w:t>giá</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sự</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nội</w:t>
      </w:r>
      <w:proofErr w:type="spellEnd"/>
      <w:r>
        <w:t xml:space="preserve"> </w:t>
      </w:r>
      <w:proofErr w:type="spellStart"/>
      <w:r>
        <w:t>bộ</w:t>
      </w:r>
      <w:proofErr w:type="spellEnd"/>
      <w:r>
        <w:t xml:space="preserve"> </w:t>
      </w:r>
      <w:proofErr w:type="spellStart"/>
      <w:r>
        <w:t>của</w:t>
      </w:r>
      <w:proofErr w:type="spellEnd"/>
      <w:r>
        <w:t xml:space="preserve"> DN</w:t>
      </w:r>
      <w:r w:rsidRPr="00AD5B8A">
        <w:t xml:space="preserve">, </w:t>
      </w:r>
      <w:proofErr w:type="spellStart"/>
      <w:r w:rsidRPr="00AD5B8A">
        <w:t>các</w:t>
      </w:r>
      <w:proofErr w:type="spellEnd"/>
      <w:r w:rsidRPr="00AD5B8A">
        <w:t xml:space="preserve"> </w:t>
      </w:r>
      <w:proofErr w:type="spellStart"/>
      <w:r w:rsidRPr="00AD5B8A">
        <w:t>vấn</w:t>
      </w:r>
      <w:proofErr w:type="spellEnd"/>
      <w:r w:rsidRPr="00AD5B8A">
        <w:t xml:space="preserve"> </w:t>
      </w:r>
      <w:proofErr w:type="spellStart"/>
      <w:r w:rsidRPr="00AD5B8A">
        <w:t>đề</w:t>
      </w:r>
      <w:proofErr w:type="spellEnd"/>
      <w:r w:rsidRPr="00AD5B8A">
        <w:t xml:space="preserve"> </w:t>
      </w:r>
      <w:proofErr w:type="spellStart"/>
      <w:r w:rsidRPr="00AD5B8A">
        <w:t>rủi</w:t>
      </w:r>
      <w:proofErr w:type="spellEnd"/>
      <w:r w:rsidRPr="00AD5B8A">
        <w:t xml:space="preserve"> </w:t>
      </w:r>
      <w:proofErr w:type="spellStart"/>
      <w:r w:rsidRPr="00AD5B8A">
        <w:t>ro</w:t>
      </w:r>
      <w:proofErr w:type="spellEnd"/>
      <w:r w:rsidRPr="00AD5B8A">
        <w:t xml:space="preserve"> </w:t>
      </w:r>
      <w:proofErr w:type="spellStart"/>
      <w:r>
        <w:t>hiện</w:t>
      </w:r>
      <w:proofErr w:type="spellEnd"/>
      <w:r>
        <w:t xml:space="preserve"> </w:t>
      </w:r>
      <w:proofErr w:type="spellStart"/>
      <w:r>
        <w:t>tại</w:t>
      </w:r>
      <w:proofErr w:type="spellEnd"/>
      <w:r>
        <w:t xml:space="preserve"> </w:t>
      </w:r>
    </w:p>
    <w:p w14:paraId="40D0BDBC" w14:textId="77777777" w:rsidR="00CD392C" w:rsidRPr="009D241E"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3: </w:t>
      </w:r>
      <w:proofErr w:type="spellStart"/>
      <w:r w:rsidRPr="00724A9C">
        <w:t>Trưởng</w:t>
      </w:r>
      <w:proofErr w:type="spellEnd"/>
      <w:r w:rsidRPr="00724A9C">
        <w:t xml:space="preserve"> KTNB</w:t>
      </w:r>
      <w:r>
        <w:rPr>
          <w:b/>
        </w:rPr>
        <w:t xml:space="preserve"> </w:t>
      </w:r>
      <w:proofErr w:type="spellStart"/>
      <w:r w:rsidRPr="00B41857">
        <w:t>nhập</w:t>
      </w:r>
      <w:proofErr w:type="spellEnd"/>
      <w:r w:rsidRPr="00B41857">
        <w:t xml:space="preserve"> </w:t>
      </w:r>
      <w:proofErr w:type="spellStart"/>
      <w:r w:rsidRPr="00B41857">
        <w:t>đánh</w:t>
      </w:r>
      <w:proofErr w:type="spellEnd"/>
      <w:r w:rsidRPr="00B41857">
        <w:t xml:space="preserve"> </w:t>
      </w:r>
      <w:proofErr w:type="spellStart"/>
      <w:r w:rsidRPr="00B41857">
        <w:t>giá</w:t>
      </w:r>
      <w:proofErr w:type="spellEnd"/>
      <w:r w:rsidRPr="009D241E">
        <w:t xml:space="preserve"> </w:t>
      </w:r>
      <w:proofErr w:type="spellStart"/>
      <w:r>
        <w:t>tình</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nội</w:t>
      </w:r>
      <w:proofErr w:type="spellEnd"/>
      <w:r>
        <w:t xml:space="preserve"> </w:t>
      </w:r>
      <w:proofErr w:type="spellStart"/>
      <w:r>
        <w:t>bộ</w:t>
      </w:r>
      <w:proofErr w:type="spellEnd"/>
      <w:r>
        <w:t xml:space="preserve"> </w:t>
      </w:r>
      <w:proofErr w:type="spellStart"/>
      <w:r>
        <w:t>năm</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theo</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báo</w:t>
      </w:r>
      <w:proofErr w:type="spellEnd"/>
      <w:r>
        <w:t xml:space="preserve"> </w:t>
      </w:r>
      <w:proofErr w:type="spellStart"/>
      <w:r>
        <w:t>cáo</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chưa</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lý</w:t>
      </w:r>
      <w:proofErr w:type="spellEnd"/>
      <w:r>
        <w:t xml:space="preserve"> do</w:t>
      </w:r>
    </w:p>
    <w:p w14:paraId="230B9C7B" w14:textId="77777777" w:rsidR="00CD392C" w:rsidRPr="009D241E"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4: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tổng</w:t>
      </w:r>
      <w:proofErr w:type="spellEnd"/>
      <w:r>
        <w:t xml:space="preserve"> </w:t>
      </w:r>
      <w:proofErr w:type="spellStart"/>
      <w:r>
        <w:t>hợp</w:t>
      </w:r>
      <w:proofErr w:type="spellEnd"/>
      <w:r w:rsidRPr="009D241E">
        <w:t xml:space="preserve"> </w:t>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cuộc</w:t>
      </w:r>
      <w:proofErr w:type="spellEnd"/>
      <w:r>
        <w:t xml:space="preserve"> KT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mức</w:t>
      </w:r>
      <w:proofErr w:type="spellEnd"/>
      <w:r>
        <w:t xml:space="preserve"> </w:t>
      </w:r>
      <w:proofErr w:type="spellStart"/>
      <w:r>
        <w:t>xếp</w:t>
      </w:r>
      <w:proofErr w:type="spellEnd"/>
      <w:r>
        <w:t xml:space="preserve"> </w:t>
      </w:r>
      <w:proofErr w:type="spellStart"/>
      <w:r>
        <w:t>hạng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cuộc</w:t>
      </w:r>
      <w:proofErr w:type="spellEnd"/>
      <w:r>
        <w:t xml:space="preserve"> KT</w:t>
      </w:r>
    </w:p>
    <w:p w14:paraId="116B94F3" w14:textId="77777777" w:rsidR="00CD392C" w:rsidRPr="00CD392C"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5: </w:t>
      </w:r>
      <w:proofErr w:type="spellStart"/>
      <w:r w:rsidRPr="00CB6BF8">
        <w:t>Hệ</w:t>
      </w:r>
      <w:proofErr w:type="spellEnd"/>
      <w:r w:rsidRPr="00CB6BF8">
        <w:t xml:space="preserve"> </w:t>
      </w:r>
      <w:proofErr w:type="spellStart"/>
      <w:r w:rsidRPr="00CB6BF8">
        <w:t>thống</w:t>
      </w:r>
      <w:proofErr w:type="spellEnd"/>
      <w:r w:rsidRPr="00CB6BF8">
        <w:t xml:space="preserve"> </w:t>
      </w:r>
      <w:proofErr w:type="spellStart"/>
      <w:r w:rsidRPr="00CB6BF8">
        <w:t>tự</w:t>
      </w:r>
      <w:proofErr w:type="spellEnd"/>
      <w:r w:rsidRPr="00CB6BF8">
        <w:t xml:space="preserve"> </w:t>
      </w:r>
      <w:proofErr w:type="spellStart"/>
      <w:r w:rsidRPr="00CB6BF8">
        <w:t>động</w:t>
      </w:r>
      <w:proofErr w:type="spellEnd"/>
      <w:r w:rsidRPr="00CB6BF8">
        <w:t xml:space="preserve"> </w:t>
      </w:r>
      <w:proofErr w:type="spellStart"/>
      <w:r w:rsidRPr="00CB6BF8">
        <w:t>t</w:t>
      </w:r>
      <w:r>
        <w: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trọng</w:t>
      </w:r>
      <w:proofErr w:type="spellEnd"/>
      <w:r>
        <w:t xml:space="preserve"> </w:t>
      </w:r>
      <w:proofErr w:type="spellStart"/>
      <w:r>
        <w:t>yếu</w:t>
      </w:r>
      <w:proofErr w:type="spellEnd"/>
      <w:r>
        <w:t xml:space="preserve">, </w:t>
      </w:r>
      <w:proofErr w:type="spellStart"/>
      <w:r>
        <w:t>các</w:t>
      </w:r>
      <w:proofErr w:type="spellEnd"/>
      <w:r>
        <w:t xml:space="preserve"> </w:t>
      </w:r>
      <w:proofErr w:type="spellStart"/>
      <w:r>
        <w:t>sai</w:t>
      </w:r>
      <w:proofErr w:type="spellEnd"/>
      <w:r>
        <w:t xml:space="preserve"> </w:t>
      </w:r>
      <w:proofErr w:type="spellStart"/>
      <w:r>
        <w:t>phạm</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w:t>
      </w:r>
    </w:p>
    <w:p w14:paraId="7C34D77D" w14:textId="5D39E74E" w:rsidR="00F65B64" w:rsidRPr="00CD392C" w:rsidRDefault="00CD392C" w:rsidP="001531AE">
      <w:pPr>
        <w:pStyle w:val="ListParagraph"/>
        <w:numPr>
          <w:ilvl w:val="0"/>
          <w:numId w:val="40"/>
        </w:numPr>
        <w:spacing w:line="360" w:lineRule="auto"/>
        <w:jc w:val="both"/>
        <w:rPr>
          <w:b/>
        </w:rPr>
      </w:pPr>
      <w:proofErr w:type="spellStart"/>
      <w:r w:rsidRPr="00CD392C">
        <w:rPr>
          <w:b/>
        </w:rPr>
        <w:t>Bước</w:t>
      </w:r>
      <w:proofErr w:type="spellEnd"/>
      <w:r w:rsidRPr="00CD392C">
        <w:rPr>
          <w:b/>
        </w:rPr>
        <w:t xml:space="preserve"> 6: </w:t>
      </w:r>
      <w:proofErr w:type="spellStart"/>
      <w:r w:rsidRPr="00400509">
        <w:t>Hệ</w:t>
      </w:r>
      <w:proofErr w:type="spellEnd"/>
      <w:r w:rsidRPr="00400509">
        <w:t xml:space="preserve"> </w:t>
      </w:r>
      <w:proofErr w:type="spellStart"/>
      <w:r w:rsidRPr="00400509">
        <w:t>thống</w:t>
      </w:r>
      <w:proofErr w:type="spellEnd"/>
      <w:r w:rsidRPr="00400509">
        <w:t xml:space="preserve"> </w:t>
      </w:r>
      <w:proofErr w:type="spellStart"/>
      <w:r w:rsidRPr="00400509">
        <w:t>tự</w:t>
      </w:r>
      <w:proofErr w:type="spellEnd"/>
      <w:r w:rsidRPr="00400509">
        <w:t xml:space="preserve"> </w:t>
      </w:r>
      <w:proofErr w:type="spellStart"/>
      <w:r w:rsidRPr="00400509">
        <w:t>động</w:t>
      </w:r>
      <w:proofErr w:type="spellEnd"/>
      <w:r w:rsidRPr="00CD392C">
        <w:rPr>
          <w:b/>
        </w:rPr>
        <w:t xml:space="preserve"> </w:t>
      </w:r>
      <w:proofErr w:type="spellStart"/>
      <w:r w:rsidRPr="006162DE">
        <w:t>thống</w:t>
      </w:r>
      <w:proofErr w:type="spellEnd"/>
      <w:r w:rsidRPr="006162DE">
        <w:t xml:space="preserve"> </w:t>
      </w:r>
      <w:proofErr w:type="spellStart"/>
      <w:r w:rsidRPr="006162DE">
        <w:t>kê</w:t>
      </w:r>
      <w:proofErr w:type="spellEnd"/>
      <w:r w:rsidRPr="006162DE">
        <w:t xml:space="preserve"> </w:t>
      </w:r>
      <w:proofErr w:type="spellStart"/>
      <w:r w:rsidRPr="006162DE">
        <w:t>số</w:t>
      </w:r>
      <w:proofErr w:type="spellEnd"/>
      <w:r w:rsidRPr="006162DE">
        <w:t xml:space="preserve"> </w:t>
      </w:r>
      <w:proofErr w:type="spellStart"/>
      <w:r w:rsidRPr="006162DE">
        <w:t>lượng</w:t>
      </w:r>
      <w:proofErr w:type="spellEnd"/>
      <w:r w:rsidRPr="00CD392C">
        <w:rPr>
          <w:b/>
        </w:rP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KTNB</w:t>
      </w:r>
    </w:p>
    <w:p w14:paraId="0F5C7A1B" w14:textId="77777777" w:rsidR="008E2D7B" w:rsidRPr="002F4F88" w:rsidRDefault="00DE554A" w:rsidP="00021372">
      <w:pPr>
        <w:pStyle w:val="Heading1"/>
        <w:rPr>
          <w:szCs w:val="26"/>
        </w:rPr>
      </w:pPr>
      <w:r w:rsidRPr="002F4F88">
        <w:rPr>
          <w:szCs w:val="26"/>
        </w:rPr>
        <w:br w:type="page"/>
      </w:r>
      <w:bookmarkStart w:id="54" w:name="_Toc87368190"/>
      <w:r w:rsidR="00A86CF3" w:rsidRPr="002F4F88">
        <w:rPr>
          <w:szCs w:val="26"/>
        </w:rPr>
        <w:lastRenderedPageBreak/>
        <w:t>YÊU CẦU CHỨC NĂNG</w:t>
      </w:r>
      <w:bookmarkEnd w:id="54"/>
    </w:p>
    <w:p w14:paraId="69C5042B" w14:textId="77777777" w:rsidR="004C64EC" w:rsidRPr="002F4F88" w:rsidRDefault="004C64EC" w:rsidP="00403F03">
      <w:pPr>
        <w:pStyle w:val="tvHeading1"/>
        <w:numPr>
          <w:ilvl w:val="0"/>
          <w:numId w:val="22"/>
        </w:numPr>
      </w:pPr>
      <w:bookmarkStart w:id="55" w:name="_Toc87368191"/>
      <w:proofErr w:type="spellStart"/>
      <w:r w:rsidRPr="002F4F88">
        <w:t>Yêu</w:t>
      </w:r>
      <w:proofErr w:type="spellEnd"/>
      <w:r w:rsidRPr="002F4F88">
        <w:t xml:space="preserve"> </w:t>
      </w:r>
      <w:proofErr w:type="spellStart"/>
      <w:r w:rsidRPr="002F4F88">
        <w:t>cầu</w:t>
      </w:r>
      <w:proofErr w:type="spellEnd"/>
      <w:r w:rsidRPr="002F4F88">
        <w:t xml:space="preserve"> </w:t>
      </w:r>
      <w:proofErr w:type="spellStart"/>
      <w:r w:rsidRPr="002F4F88">
        <w:t>chung</w:t>
      </w:r>
      <w:bookmarkEnd w:id="55"/>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1890"/>
        <w:gridCol w:w="6934"/>
      </w:tblGrid>
      <w:tr w:rsidR="004C64EC" w:rsidRPr="002F4F88" w14:paraId="61D890B8" w14:textId="77777777" w:rsidTr="00C96052">
        <w:tc>
          <w:tcPr>
            <w:tcW w:w="805" w:type="dxa"/>
            <w:shd w:val="clear" w:color="auto" w:fill="auto"/>
          </w:tcPr>
          <w:p w14:paraId="463DE5D3" w14:textId="77777777" w:rsidR="004C64EC" w:rsidRPr="002F4F88" w:rsidRDefault="004C64EC" w:rsidP="00021372">
            <w:pPr>
              <w:keepLines/>
              <w:widowControl w:val="0"/>
              <w:jc w:val="both"/>
              <w:rPr>
                <w:b/>
                <w:bCs/>
                <w:szCs w:val="26"/>
              </w:rPr>
            </w:pPr>
            <w:r w:rsidRPr="002F4F88">
              <w:rPr>
                <w:b/>
                <w:bCs/>
                <w:szCs w:val="26"/>
              </w:rPr>
              <w:t>STT</w:t>
            </w:r>
          </w:p>
        </w:tc>
        <w:tc>
          <w:tcPr>
            <w:tcW w:w="1890" w:type="dxa"/>
            <w:shd w:val="clear" w:color="auto" w:fill="auto"/>
          </w:tcPr>
          <w:p w14:paraId="4FA6A153" w14:textId="77777777" w:rsidR="004C64EC" w:rsidRPr="002F4F88" w:rsidRDefault="004C64EC" w:rsidP="00021372">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34" w:type="dxa"/>
            <w:shd w:val="clear" w:color="auto" w:fill="auto"/>
          </w:tcPr>
          <w:p w14:paraId="4687C68B" w14:textId="77777777" w:rsidR="004C64EC" w:rsidRPr="002F4F88" w:rsidRDefault="004C64EC" w:rsidP="00021372">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C64EC" w:rsidRPr="002F4F88" w14:paraId="3778B740" w14:textId="77777777" w:rsidTr="00C96052">
        <w:tc>
          <w:tcPr>
            <w:tcW w:w="805" w:type="dxa"/>
            <w:shd w:val="clear" w:color="auto" w:fill="auto"/>
          </w:tcPr>
          <w:p w14:paraId="4C34D4F6"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21DAAD59" w14:textId="77777777" w:rsidR="004C64EC" w:rsidRPr="002F4F88" w:rsidRDefault="004C64EC" w:rsidP="00021372">
            <w:pPr>
              <w:keepLines/>
              <w:widowControl w:val="0"/>
              <w:rPr>
                <w:szCs w:val="26"/>
              </w:rPr>
            </w:pP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r w:rsidRPr="002F4F88">
              <w:rPr>
                <w:szCs w:val="26"/>
              </w:rPr>
              <w:t xml:space="preserve"> file</w:t>
            </w:r>
          </w:p>
        </w:tc>
        <w:tc>
          <w:tcPr>
            <w:tcW w:w="6934" w:type="dxa"/>
            <w:shd w:val="clear" w:color="auto" w:fill="auto"/>
          </w:tcPr>
          <w:p w14:paraId="5D38E9D9" w14:textId="77777777" w:rsidR="003A25F9" w:rsidRPr="002F4F88" w:rsidRDefault="003A25F9" w:rsidP="00403F03">
            <w:pPr>
              <w:keepLines/>
              <w:widowControl w:val="0"/>
              <w:numPr>
                <w:ilvl w:val="0"/>
                <w:numId w:val="18"/>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chọn</w:t>
            </w:r>
            <w:proofErr w:type="spellEnd"/>
            <w:r w:rsidRPr="002F4F88">
              <w:rPr>
                <w:szCs w:val="26"/>
              </w:rPr>
              <w:t xml:space="preserve"> </w:t>
            </w:r>
            <w:proofErr w:type="spellStart"/>
            <w:r w:rsidRPr="002F4F88">
              <w:rPr>
                <w:szCs w:val="26"/>
              </w:rPr>
              <w:t>nhiều</w:t>
            </w:r>
            <w:proofErr w:type="spellEnd"/>
            <w:r w:rsidRPr="002F4F88">
              <w:rPr>
                <w:szCs w:val="26"/>
              </w:rPr>
              <w:t xml:space="preserve"> file </w:t>
            </w:r>
            <w:proofErr w:type="spellStart"/>
            <w:r w:rsidRPr="002F4F88">
              <w:rPr>
                <w:szCs w:val="26"/>
              </w:rPr>
              <w:t>để</w:t>
            </w:r>
            <w:proofErr w:type="spellEnd"/>
            <w:r w:rsidRPr="002F4F88">
              <w:rPr>
                <w:szCs w:val="26"/>
              </w:rPr>
              <w:t xml:space="preserve"> </w:t>
            </w: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p>
          <w:p w14:paraId="6B7024B6" w14:textId="682934C7" w:rsidR="004C64EC" w:rsidRPr="00B26B52" w:rsidRDefault="004C64EC">
            <w:pPr>
              <w:keepLines/>
              <w:widowControl w:val="0"/>
              <w:numPr>
                <w:ilvl w:val="0"/>
                <w:numId w:val="18"/>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r w:rsidRPr="002F4F88">
              <w:rPr>
                <w:szCs w:val="26"/>
              </w:rPr>
              <w:t xml:space="preserve"> file </w:t>
            </w:r>
            <w:proofErr w:type="spellStart"/>
            <w:r w:rsidRPr="002F4F88">
              <w:rPr>
                <w:szCs w:val="26"/>
              </w:rPr>
              <w:t>định</w:t>
            </w:r>
            <w:proofErr w:type="spellEnd"/>
            <w:r w:rsidRPr="002F4F88">
              <w:rPr>
                <w:szCs w:val="26"/>
              </w:rPr>
              <w:t xml:space="preserve"> </w:t>
            </w:r>
            <w:proofErr w:type="spellStart"/>
            <w:r w:rsidRPr="002F4F88">
              <w:rPr>
                <w:szCs w:val="26"/>
              </w:rPr>
              <w:t>dạng</w:t>
            </w:r>
            <w:proofErr w:type="spellEnd"/>
            <w:r w:rsidRPr="002F4F88">
              <w:rPr>
                <w:szCs w:val="26"/>
              </w:rPr>
              <w:t xml:space="preserve"> word (doc, docx), excel (</w:t>
            </w:r>
            <w:proofErr w:type="spellStart"/>
            <w:r w:rsidRPr="002F4F88">
              <w:rPr>
                <w:szCs w:val="26"/>
              </w:rPr>
              <w:t>xls</w:t>
            </w:r>
            <w:proofErr w:type="spellEnd"/>
            <w:r w:rsidRPr="002F4F88">
              <w:rPr>
                <w:szCs w:val="26"/>
              </w:rPr>
              <w:t>, xlsx), pdf</w:t>
            </w:r>
            <w:r w:rsidR="00B976B6">
              <w:rPr>
                <w:szCs w:val="26"/>
              </w:rPr>
              <w:t xml:space="preserve">, </w:t>
            </w:r>
            <w:r w:rsidR="00B976B6" w:rsidRPr="004B5AF5">
              <w:rPr>
                <w:color w:val="000000"/>
                <w:szCs w:val="26"/>
              </w:rPr>
              <w:t xml:space="preserve">file </w:t>
            </w:r>
            <w:proofErr w:type="spellStart"/>
            <w:r w:rsidR="00B976B6" w:rsidRPr="004B5AF5">
              <w:rPr>
                <w:color w:val="000000"/>
                <w:szCs w:val="26"/>
              </w:rPr>
              <w:t>ảnh</w:t>
            </w:r>
            <w:proofErr w:type="spellEnd"/>
            <w:r w:rsidR="00B976B6">
              <w:rPr>
                <w:color w:val="000000"/>
                <w:szCs w:val="26"/>
              </w:rPr>
              <w:t xml:space="preserve"> (jpg, </w:t>
            </w:r>
            <w:proofErr w:type="spellStart"/>
            <w:r w:rsidR="00B976B6">
              <w:rPr>
                <w:color w:val="000000"/>
                <w:szCs w:val="26"/>
              </w:rPr>
              <w:t>png</w:t>
            </w:r>
            <w:proofErr w:type="spellEnd"/>
            <w:r w:rsidR="00B976B6">
              <w:rPr>
                <w:color w:val="000000"/>
                <w:szCs w:val="26"/>
              </w:rPr>
              <w:t>, jpeg</w:t>
            </w:r>
            <w:r w:rsidR="00784D1D">
              <w:rPr>
                <w:color w:val="000000"/>
                <w:szCs w:val="26"/>
                <w:lang w:val="vi-VN"/>
              </w:rPr>
              <w:t>)</w:t>
            </w:r>
            <w:r w:rsidR="00B976B6">
              <w:rPr>
                <w:color w:val="000000"/>
                <w:szCs w:val="26"/>
              </w:rPr>
              <w:t xml:space="preserve">, </w:t>
            </w:r>
            <w:r w:rsidR="00BB0533">
              <w:rPr>
                <w:color w:val="000000"/>
                <w:szCs w:val="26"/>
              </w:rPr>
              <w:t>video</w:t>
            </w:r>
            <w:r w:rsidR="00BB0533">
              <w:rPr>
                <w:color w:val="000000"/>
                <w:szCs w:val="26"/>
                <w:lang w:val="vi-VN"/>
              </w:rPr>
              <w:t>/âm thanh (mp3, mp4), rar,</w:t>
            </w:r>
            <w:r w:rsidR="00C5318D">
              <w:rPr>
                <w:color w:val="000000"/>
                <w:szCs w:val="26"/>
                <w:lang w:val="vi-VN"/>
              </w:rPr>
              <w:t xml:space="preserve"> </w:t>
            </w:r>
            <w:r w:rsidR="00B976B6" w:rsidRPr="004B5AF5">
              <w:rPr>
                <w:color w:val="000000"/>
                <w:szCs w:val="26"/>
              </w:rPr>
              <w:t>zip</w:t>
            </w:r>
          </w:p>
          <w:p w14:paraId="741DD4C6" w14:textId="0D047773" w:rsidR="00B46D5F" w:rsidRPr="00FF1F6E" w:rsidRDefault="00B26B52">
            <w:pPr>
              <w:keepLines/>
              <w:widowControl w:val="0"/>
              <w:numPr>
                <w:ilvl w:val="0"/>
                <w:numId w:val="18"/>
              </w:numPr>
              <w:rPr>
                <w:rFonts w:ascii="Symbol" w:hAnsi="Symbol"/>
                <w:szCs w:val="26"/>
              </w:rPr>
            </w:pPr>
            <w:r>
              <w:rPr>
                <w:color w:val="000000"/>
                <w:szCs w:val="26"/>
              </w:rPr>
              <w:t xml:space="preserve">Dung </w:t>
            </w:r>
            <w:proofErr w:type="spellStart"/>
            <w:r>
              <w:rPr>
                <w:color w:val="000000"/>
                <w:szCs w:val="26"/>
              </w:rPr>
              <w:t>lượng</w:t>
            </w:r>
            <w:proofErr w:type="spellEnd"/>
            <w:r>
              <w:rPr>
                <w:color w:val="000000"/>
                <w:szCs w:val="26"/>
              </w:rPr>
              <w:t xml:space="preserve"> file </w:t>
            </w:r>
            <w:proofErr w:type="spellStart"/>
            <w:r>
              <w:rPr>
                <w:color w:val="000000"/>
                <w:szCs w:val="26"/>
              </w:rPr>
              <w:t>tối</w:t>
            </w:r>
            <w:proofErr w:type="spellEnd"/>
            <w:r>
              <w:rPr>
                <w:color w:val="000000"/>
                <w:szCs w:val="26"/>
              </w:rPr>
              <w:t xml:space="preserve"> </w:t>
            </w:r>
            <w:proofErr w:type="spellStart"/>
            <w:r>
              <w:rPr>
                <w:color w:val="000000"/>
                <w:szCs w:val="26"/>
              </w:rPr>
              <w:t>đa</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phép</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thiết</w:t>
            </w:r>
            <w:proofErr w:type="spellEnd"/>
            <w:r>
              <w:rPr>
                <w:color w:val="000000"/>
                <w:szCs w:val="26"/>
              </w:rPr>
              <w:t xml:space="preserve"> </w:t>
            </w:r>
            <w:proofErr w:type="spellStart"/>
            <w:r>
              <w:rPr>
                <w:color w:val="000000"/>
                <w:szCs w:val="26"/>
              </w:rPr>
              <w:t>lập</w:t>
            </w:r>
            <w:proofErr w:type="spellEnd"/>
            <w:r>
              <w:rPr>
                <w:color w:val="000000"/>
                <w:szCs w:val="26"/>
              </w:rPr>
              <w:t xml:space="preserve"> ở </w:t>
            </w:r>
            <w:proofErr w:type="spellStart"/>
            <w:r>
              <w:rPr>
                <w:color w:val="000000"/>
                <w:szCs w:val="26"/>
              </w:rPr>
              <w:t>tham</w:t>
            </w:r>
            <w:proofErr w:type="spellEnd"/>
            <w:r>
              <w:rPr>
                <w:color w:val="000000"/>
                <w:szCs w:val="26"/>
              </w:rPr>
              <w:t xml:space="preserve"> </w:t>
            </w:r>
            <w:proofErr w:type="spellStart"/>
            <w:r>
              <w:rPr>
                <w:color w:val="000000"/>
                <w:szCs w:val="26"/>
              </w:rPr>
              <w:t>số</w:t>
            </w:r>
            <w:proofErr w:type="spellEnd"/>
            <w:r>
              <w:rPr>
                <w:color w:val="000000"/>
                <w:szCs w:val="26"/>
              </w:rPr>
              <w:t xml:space="preserve"> </w:t>
            </w:r>
            <w:proofErr w:type="spellStart"/>
            <w:r>
              <w:rPr>
                <w:color w:val="000000"/>
                <w:szCs w:val="26"/>
              </w:rPr>
              <w:t>hệ</w:t>
            </w:r>
            <w:proofErr w:type="spellEnd"/>
            <w:r>
              <w:rPr>
                <w:color w:val="000000"/>
                <w:szCs w:val="26"/>
              </w:rPr>
              <w:t xml:space="preserve"> </w:t>
            </w:r>
            <w:proofErr w:type="spellStart"/>
            <w:r>
              <w:rPr>
                <w:color w:val="000000"/>
                <w:szCs w:val="26"/>
              </w:rPr>
              <w:t>thống</w:t>
            </w:r>
            <w:proofErr w:type="spellEnd"/>
          </w:p>
        </w:tc>
      </w:tr>
      <w:tr w:rsidR="004C64EC" w:rsidRPr="002F4F88" w14:paraId="59B40C02" w14:textId="77777777" w:rsidTr="00C96052">
        <w:tc>
          <w:tcPr>
            <w:tcW w:w="805" w:type="dxa"/>
            <w:shd w:val="clear" w:color="auto" w:fill="auto"/>
          </w:tcPr>
          <w:p w14:paraId="39EDE320"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762F04C9"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04D77BC6" w14:textId="5D42291B"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việc</w:t>
            </w:r>
            <w:proofErr w:type="spellEnd"/>
            <w:r w:rsidRPr="002F4F88">
              <w:rPr>
                <w:szCs w:val="26"/>
              </w:rPr>
              <w:t xml:space="preserve"> </w:t>
            </w:r>
            <w:proofErr w:type="spellStart"/>
            <w:r w:rsidRPr="002F4F88">
              <w:rPr>
                <w:szCs w:val="26"/>
              </w:rPr>
              <w:t>xử</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tác</w:t>
            </w:r>
            <w:proofErr w:type="spellEnd"/>
            <w:r w:rsidRPr="002F4F88">
              <w:rPr>
                <w:szCs w:val="26"/>
              </w:rPr>
              <w:t xml:space="preserve"> vụ </w:t>
            </w:r>
            <w:proofErr w:type="spellStart"/>
            <w:r w:rsidRPr="002F4F88">
              <w:rPr>
                <w:szCs w:val="26"/>
              </w:rPr>
              <w:t>có</w:t>
            </w:r>
            <w:proofErr w:type="spellEnd"/>
            <w:r w:rsidRPr="002F4F88">
              <w:rPr>
                <w:szCs w:val="26"/>
              </w:rPr>
              <w:t xml:space="preserve"> </w:t>
            </w:r>
            <w:proofErr w:type="spellStart"/>
            <w:r w:rsidRPr="002F4F88">
              <w:rPr>
                <w:szCs w:val="26"/>
              </w:rPr>
              <w:t>độ</w:t>
            </w:r>
            <w:proofErr w:type="spellEnd"/>
            <w:r w:rsidRPr="002F4F88">
              <w:rPr>
                <w:szCs w:val="26"/>
              </w:rPr>
              <w:t xml:space="preserve"> </w:t>
            </w:r>
            <w:proofErr w:type="spellStart"/>
            <w:r w:rsidRPr="002F4F88">
              <w:rPr>
                <w:szCs w:val="26"/>
              </w:rPr>
              <w:t>trễ</w:t>
            </w:r>
            <w:proofErr w:type="spellEnd"/>
            <w:r w:rsidRPr="002F4F88">
              <w:rPr>
                <w:szCs w:val="26"/>
              </w:rPr>
              <w:t xml:space="preserve"> </w:t>
            </w:r>
            <w:proofErr w:type="spellStart"/>
            <w:r w:rsidRPr="002F4F88">
              <w:rPr>
                <w:szCs w:val="26"/>
              </w:rPr>
              <w:t>nhất</w:t>
            </w:r>
            <w:proofErr w:type="spellEnd"/>
            <w:r w:rsidRPr="002F4F88">
              <w:rPr>
                <w:szCs w:val="26"/>
              </w:rPr>
              <w:t xml:space="preserve"> </w:t>
            </w:r>
            <w:proofErr w:type="spellStart"/>
            <w:r w:rsidRPr="002F4F88">
              <w:rPr>
                <w:szCs w:val="26"/>
              </w:rPr>
              <w:t>định</w:t>
            </w:r>
            <w:proofErr w:type="spellEnd"/>
            <w:r w:rsidRPr="002F4F88">
              <w:rPr>
                <w:szCs w:val="26"/>
              </w:rPr>
              <w:t xml:space="preserve">, </w:t>
            </w:r>
            <w:proofErr w:type="spellStart"/>
            <w:r w:rsidRPr="002F4F88">
              <w:rPr>
                <w:szCs w:val="26"/>
              </w:rPr>
              <w:t>hê</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cần</w:t>
            </w:r>
            <w:proofErr w:type="spellEnd"/>
            <w:r w:rsidRPr="002F4F88">
              <w:rPr>
                <w:szCs w:val="26"/>
              </w:rPr>
              <w:t xml:space="preserve"> </w:t>
            </w:r>
            <w:proofErr w:type="spellStart"/>
            <w:r w:rsidRPr="002F4F88">
              <w:rPr>
                <w:szCs w:val="26"/>
              </w:rPr>
              <w:t>hiển</w:t>
            </w:r>
            <w:proofErr w:type="spellEnd"/>
            <w:r w:rsidRPr="002F4F88">
              <w:rPr>
                <w:szCs w:val="26"/>
              </w:rPr>
              <w:t xml:space="preserve"> </w:t>
            </w:r>
            <w:proofErr w:type="spellStart"/>
            <w:r w:rsidRPr="002F4F88">
              <w:rPr>
                <w:szCs w:val="26"/>
              </w:rPr>
              <w:t>thi</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báo</w:t>
            </w:r>
            <w:proofErr w:type="spellEnd"/>
            <w:r w:rsidR="002D5F20">
              <w:rPr>
                <w:szCs w:val="26"/>
                <w:lang w:val="vi-VN"/>
              </w:rPr>
              <w:t>/biểu tượng</w:t>
            </w:r>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người</w:t>
            </w:r>
            <w:proofErr w:type="spellEnd"/>
            <w:r w:rsidRPr="002F4F88">
              <w:rPr>
                <w:szCs w:val="26"/>
              </w:rPr>
              <w:t xml:space="preserve"> </w:t>
            </w:r>
            <w:proofErr w:type="spellStart"/>
            <w:r w:rsidRPr="002F4F88">
              <w:rPr>
                <w:szCs w:val="26"/>
              </w:rPr>
              <w:t>dùng</w:t>
            </w:r>
            <w:proofErr w:type="spellEnd"/>
            <w:r w:rsidRPr="002F4F88">
              <w:rPr>
                <w:szCs w:val="26"/>
              </w:rPr>
              <w:t xml:space="preserve"> </w:t>
            </w:r>
            <w:proofErr w:type="spellStart"/>
            <w:r w:rsidRPr="002F4F88">
              <w:rPr>
                <w:szCs w:val="26"/>
              </w:rPr>
              <w:t>biết</w:t>
            </w:r>
            <w:proofErr w:type="spellEnd"/>
            <w:r w:rsidRPr="002F4F88">
              <w:rPr>
                <w:szCs w:val="26"/>
              </w:rPr>
              <w:t xml:space="preserve"> </w:t>
            </w:r>
            <w:proofErr w:type="spellStart"/>
            <w:r w:rsidRPr="002F4F88">
              <w:rPr>
                <w:szCs w:val="26"/>
              </w:rPr>
              <w:t>rằng</w:t>
            </w:r>
            <w:proofErr w:type="spellEnd"/>
            <w:r w:rsidRPr="002F4F88">
              <w:rPr>
                <w:szCs w:val="26"/>
              </w:rPr>
              <w:t xml:space="preserve"> </w:t>
            </w:r>
            <w:proofErr w:type="spellStart"/>
            <w:r w:rsidRPr="002F4F88">
              <w:rPr>
                <w:szCs w:val="26"/>
              </w:rPr>
              <w:t>hê</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vẫn</w:t>
            </w:r>
            <w:proofErr w:type="spellEnd"/>
            <w:r w:rsidRPr="002F4F88">
              <w:rPr>
                <w:szCs w:val="26"/>
              </w:rPr>
              <w:t xml:space="preserve"> </w:t>
            </w:r>
            <w:proofErr w:type="spellStart"/>
            <w:r w:rsidRPr="002F4F88">
              <w:rPr>
                <w:szCs w:val="26"/>
              </w:rPr>
              <w:t>đang</w:t>
            </w:r>
            <w:proofErr w:type="spellEnd"/>
            <w:r w:rsidRPr="002F4F88">
              <w:rPr>
                <w:szCs w:val="26"/>
              </w:rPr>
              <w:t xml:space="preserve"> </w:t>
            </w:r>
            <w:proofErr w:type="spellStart"/>
            <w:r w:rsidRPr="002F4F88">
              <w:rPr>
                <w:szCs w:val="26"/>
              </w:rPr>
              <w:t>hoạt</w:t>
            </w:r>
            <w:proofErr w:type="spellEnd"/>
            <w:r w:rsidRPr="002F4F88">
              <w:rPr>
                <w:szCs w:val="26"/>
              </w:rPr>
              <w:t xml:space="preserve"> </w:t>
            </w:r>
            <w:proofErr w:type="spellStart"/>
            <w:r w:rsidRPr="002F4F88">
              <w:rPr>
                <w:szCs w:val="26"/>
              </w:rPr>
              <w:t>động</w:t>
            </w:r>
            <w:proofErr w:type="spellEnd"/>
            <w:r w:rsidR="002D5F20">
              <w:rPr>
                <w:szCs w:val="26"/>
                <w:lang w:val="vi-VN"/>
              </w:rPr>
              <w:t>, đang xử lý</w:t>
            </w:r>
          </w:p>
        </w:tc>
      </w:tr>
      <w:tr w:rsidR="004C64EC" w:rsidRPr="002F4F88" w14:paraId="37CFB82C" w14:textId="77777777" w:rsidTr="00C96052">
        <w:tc>
          <w:tcPr>
            <w:tcW w:w="805" w:type="dxa"/>
            <w:shd w:val="clear" w:color="auto" w:fill="auto"/>
          </w:tcPr>
          <w:p w14:paraId="6B3D8197"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31A16808"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1820BD38" w14:textId="77777777" w:rsidR="004C64EC" w:rsidRDefault="004C64EC" w:rsidP="001531AE">
            <w:pPr>
              <w:keepLines/>
              <w:widowControl w:val="0"/>
              <w:numPr>
                <w:ilvl w:val="0"/>
                <w:numId w:val="24"/>
              </w:numPr>
              <w:rPr>
                <w:szCs w:val="26"/>
              </w:rPr>
            </w:pPr>
            <w:proofErr w:type="spellStart"/>
            <w:r w:rsidRPr="002F4F88">
              <w:rPr>
                <w:szCs w:val="26"/>
              </w:rPr>
              <w:t>Khuôn</w:t>
            </w:r>
            <w:proofErr w:type="spellEnd"/>
            <w:r w:rsidRPr="002F4F88">
              <w:rPr>
                <w:szCs w:val="26"/>
              </w:rPr>
              <w:t xml:space="preserve"> </w:t>
            </w:r>
            <w:proofErr w:type="spellStart"/>
            <w:r w:rsidRPr="002F4F88">
              <w:rPr>
                <w:szCs w:val="26"/>
              </w:rPr>
              <w:t>dạng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ngày</w:t>
            </w:r>
            <w:proofErr w:type="spellEnd"/>
            <w:r w:rsidRPr="002F4F88">
              <w:rPr>
                <w:szCs w:val="26"/>
              </w:rPr>
              <w:t xml:space="preserve"> DD/MM/YYYY</w:t>
            </w:r>
          </w:p>
          <w:p w14:paraId="3B07DDAB" w14:textId="77777777" w:rsidR="0024411A" w:rsidRPr="002F4F88" w:rsidRDefault="0024411A" w:rsidP="001531AE">
            <w:pPr>
              <w:keepLines/>
              <w:widowControl w:val="0"/>
              <w:numPr>
                <w:ilvl w:val="0"/>
                <w:numId w:val="24"/>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chọn</w:t>
            </w:r>
            <w:proofErr w:type="spellEnd"/>
            <w:r>
              <w:rPr>
                <w:szCs w:val="26"/>
              </w:rPr>
              <w:t xml:space="preserve"> </w:t>
            </w:r>
            <w:proofErr w:type="spellStart"/>
            <w:r>
              <w:rPr>
                <w:szCs w:val="26"/>
              </w:rPr>
              <w:t>trên</w:t>
            </w:r>
            <w:proofErr w:type="spellEnd"/>
            <w:r>
              <w:rPr>
                <w:szCs w:val="26"/>
              </w:rPr>
              <w:t xml:space="preserve"> </w:t>
            </w:r>
            <w:proofErr w:type="spellStart"/>
            <w:r>
              <w:rPr>
                <w:szCs w:val="26"/>
              </w:rPr>
              <w:t>lịch</w:t>
            </w:r>
            <w:proofErr w:type="spellEnd"/>
            <w:r>
              <w:rPr>
                <w:szCs w:val="26"/>
              </w:rPr>
              <w:t xml:space="preserve"> </w:t>
            </w:r>
            <w:proofErr w:type="spellStart"/>
            <w:r>
              <w:rPr>
                <w:szCs w:val="26"/>
              </w:rPr>
              <w:t>hoặc</w:t>
            </w:r>
            <w:proofErr w:type="spellEnd"/>
            <w:r>
              <w:rPr>
                <w:szCs w:val="26"/>
              </w:rPr>
              <w:t xml:space="preserve"> </w:t>
            </w:r>
            <w:proofErr w:type="spellStart"/>
            <w:r>
              <w:rPr>
                <w:szCs w:val="26"/>
              </w:rPr>
              <w:t>nhập</w:t>
            </w:r>
            <w:proofErr w:type="spellEnd"/>
            <w:r>
              <w:rPr>
                <w:szCs w:val="26"/>
              </w:rPr>
              <w:t xml:space="preserve"> </w:t>
            </w:r>
            <w:proofErr w:type="spellStart"/>
            <w:r>
              <w:rPr>
                <w:szCs w:val="26"/>
              </w:rPr>
              <w:t>tay</w:t>
            </w:r>
            <w:proofErr w:type="spellEnd"/>
          </w:p>
        </w:tc>
      </w:tr>
      <w:tr w:rsidR="004C64EC" w:rsidRPr="002F4F88" w14:paraId="5B8E7838" w14:textId="77777777" w:rsidTr="00C96052">
        <w:tc>
          <w:tcPr>
            <w:tcW w:w="805" w:type="dxa"/>
            <w:shd w:val="clear" w:color="auto" w:fill="auto"/>
          </w:tcPr>
          <w:p w14:paraId="36D93BAA"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46D2ADC4"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1B611D36" w14:textId="77777777"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thêm</w:t>
            </w:r>
            <w:proofErr w:type="spellEnd"/>
            <w:r w:rsidRPr="002F4F88">
              <w:rPr>
                <w:szCs w:val="26"/>
              </w:rPr>
              <w:t xml:space="preserve"> </w:t>
            </w:r>
            <w:proofErr w:type="spellStart"/>
            <w:r w:rsidRPr="002F4F88">
              <w:rPr>
                <w:szCs w:val="26"/>
              </w:rPr>
              <w:t>mới</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đối</w:t>
            </w:r>
            <w:proofErr w:type="spellEnd"/>
            <w:r w:rsidRPr="002F4F88">
              <w:rPr>
                <w:szCs w:val="26"/>
              </w:rPr>
              <w:t xml:space="preserve"> </w:t>
            </w:r>
            <w:proofErr w:type="spellStart"/>
            <w:r w:rsidRPr="002F4F88">
              <w:rPr>
                <w:szCs w:val="26"/>
              </w:rPr>
              <w:t>tượng</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bản</w:t>
            </w:r>
            <w:proofErr w:type="spellEnd"/>
            <w:r w:rsidRPr="002F4F88">
              <w:rPr>
                <w:szCs w:val="26"/>
              </w:rPr>
              <w:t xml:space="preserve"> </w:t>
            </w:r>
            <w:proofErr w:type="spellStart"/>
            <w:r w:rsidRPr="002F4F88">
              <w:rPr>
                <w:szCs w:val="26"/>
              </w:rPr>
              <w:t>ghi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tự</w:t>
            </w:r>
            <w:proofErr w:type="spellEnd"/>
            <w:r w:rsidRPr="002F4F88">
              <w:rPr>
                <w:szCs w:val="26"/>
              </w:rPr>
              <w:t xml:space="preserve"> </w:t>
            </w:r>
            <w:proofErr w:type="spellStart"/>
            <w:r w:rsidRPr="002F4F88">
              <w:rPr>
                <w:szCs w:val="26"/>
              </w:rPr>
              <w:t>động</w:t>
            </w:r>
            <w:proofErr w:type="spellEnd"/>
            <w:r w:rsidRPr="002F4F88">
              <w:rPr>
                <w:szCs w:val="26"/>
              </w:rPr>
              <w:t xml:space="preserve"> </w:t>
            </w:r>
            <w:proofErr w:type="spellStart"/>
            <w:r w:rsidRPr="002F4F88">
              <w:rPr>
                <w:szCs w:val="26"/>
              </w:rPr>
              <w:t>lưu</w:t>
            </w:r>
            <w:proofErr w:type="spellEnd"/>
            <w:r w:rsidRPr="002F4F88">
              <w:rPr>
                <w:szCs w:val="26"/>
              </w:rPr>
              <w:t xml:space="preserve"> </w:t>
            </w:r>
            <w:proofErr w:type="spellStart"/>
            <w:r w:rsidRPr="00B84072">
              <w:rPr>
                <w:b/>
                <w:szCs w:val="26"/>
              </w:rPr>
              <w:t>Ngày</w:t>
            </w:r>
            <w:proofErr w:type="spellEnd"/>
            <w:r w:rsidRPr="00B84072">
              <w:rPr>
                <w:b/>
                <w:szCs w:val="26"/>
              </w:rPr>
              <w:t xml:space="preserve"> </w:t>
            </w:r>
            <w:proofErr w:type="spellStart"/>
            <w:r w:rsidRPr="00B84072">
              <w:rPr>
                <w:b/>
                <w:szCs w:val="26"/>
              </w:rPr>
              <w:t>tạo</w:t>
            </w:r>
            <w:proofErr w:type="spellEnd"/>
            <w:r w:rsidRPr="00B84072">
              <w:rPr>
                <w:b/>
                <w:szCs w:val="26"/>
              </w:rPr>
              <w:t xml:space="preserve">, </w:t>
            </w:r>
            <w:proofErr w:type="spellStart"/>
            <w:r w:rsidRPr="00B84072">
              <w:rPr>
                <w:b/>
                <w:szCs w:val="26"/>
              </w:rPr>
              <w:t>Người</w:t>
            </w:r>
            <w:proofErr w:type="spellEnd"/>
            <w:r w:rsidRPr="00B84072">
              <w:rPr>
                <w:b/>
                <w:szCs w:val="26"/>
              </w:rPr>
              <w:t xml:space="preserve"> </w:t>
            </w:r>
            <w:proofErr w:type="spellStart"/>
            <w:r w:rsidRPr="00B84072">
              <w:rPr>
                <w:b/>
                <w:szCs w:val="26"/>
              </w:rPr>
              <w:t>tạo</w:t>
            </w:r>
            <w:proofErr w:type="spellEnd"/>
            <w:r w:rsidRPr="002F4F88">
              <w:rPr>
                <w:szCs w:val="26"/>
              </w:rPr>
              <w:t xml:space="preserve">. </w:t>
            </w:r>
          </w:p>
          <w:p w14:paraId="77AA4E65" w14:textId="77777777"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chỉnh</w:t>
            </w:r>
            <w:proofErr w:type="spellEnd"/>
            <w:r w:rsidRPr="002F4F88">
              <w:rPr>
                <w:szCs w:val="26"/>
              </w:rPr>
              <w:t xml:space="preserve"> </w:t>
            </w:r>
            <w:proofErr w:type="spellStart"/>
            <w:r w:rsidRPr="002F4F88">
              <w:rPr>
                <w:szCs w:val="26"/>
              </w:rPr>
              <w:t>sửa</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2F4F88">
              <w:rPr>
                <w:szCs w:val="26"/>
              </w:rPr>
              <w:t>các</w:t>
            </w:r>
            <w:proofErr w:type="spellEnd"/>
            <w:r w:rsidRPr="002F4F88">
              <w:rPr>
                <w:szCs w:val="26"/>
              </w:rPr>
              <w:t xml:space="preserve"> </w:t>
            </w:r>
            <w:proofErr w:type="spellStart"/>
            <w:r w:rsidRPr="002F4F88">
              <w:rPr>
                <w:szCs w:val="26"/>
              </w:rPr>
              <w:t>đối</w:t>
            </w:r>
            <w:proofErr w:type="spellEnd"/>
            <w:r w:rsidRPr="002F4F88">
              <w:rPr>
                <w:szCs w:val="26"/>
              </w:rPr>
              <w:t xml:space="preserve"> </w:t>
            </w:r>
            <w:proofErr w:type="spellStart"/>
            <w:r w:rsidRPr="002F4F88">
              <w:rPr>
                <w:szCs w:val="26"/>
              </w:rPr>
              <w:t>tượng</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bản</w:t>
            </w:r>
            <w:proofErr w:type="spellEnd"/>
            <w:r w:rsidRPr="002F4F88">
              <w:rPr>
                <w:szCs w:val="26"/>
              </w:rPr>
              <w:t xml:space="preserve"> </w:t>
            </w:r>
            <w:proofErr w:type="spellStart"/>
            <w:r w:rsidRPr="002F4F88">
              <w:rPr>
                <w:szCs w:val="26"/>
              </w:rPr>
              <w:t>ghi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tự</w:t>
            </w:r>
            <w:proofErr w:type="spellEnd"/>
            <w:r w:rsidRPr="002F4F88">
              <w:rPr>
                <w:szCs w:val="26"/>
              </w:rPr>
              <w:t xml:space="preserve"> </w:t>
            </w:r>
            <w:proofErr w:type="spellStart"/>
            <w:r w:rsidRPr="002F4F88">
              <w:rPr>
                <w:szCs w:val="26"/>
              </w:rPr>
              <w:t>động</w:t>
            </w:r>
            <w:proofErr w:type="spellEnd"/>
            <w:r w:rsidRPr="002F4F88">
              <w:rPr>
                <w:szCs w:val="26"/>
              </w:rPr>
              <w:t xml:space="preserve"> </w:t>
            </w:r>
            <w:proofErr w:type="spellStart"/>
            <w:r w:rsidRPr="002F4F88">
              <w:rPr>
                <w:szCs w:val="26"/>
              </w:rPr>
              <w:t>lưu</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B84072">
              <w:rPr>
                <w:b/>
                <w:szCs w:val="26"/>
              </w:rPr>
              <w:t>Người</w:t>
            </w:r>
            <w:proofErr w:type="spellEnd"/>
            <w:r w:rsidRPr="00B84072">
              <w:rPr>
                <w:b/>
                <w:szCs w:val="26"/>
              </w:rPr>
              <w:t xml:space="preserve"> </w:t>
            </w:r>
            <w:proofErr w:type="spellStart"/>
            <w:r w:rsidRPr="00B84072">
              <w:rPr>
                <w:b/>
                <w:szCs w:val="26"/>
              </w:rPr>
              <w:t>sửa</w:t>
            </w:r>
            <w:proofErr w:type="spellEnd"/>
            <w:r w:rsidRPr="00B84072">
              <w:rPr>
                <w:b/>
                <w:szCs w:val="26"/>
              </w:rPr>
              <w:t xml:space="preserve">, </w:t>
            </w:r>
            <w:proofErr w:type="spellStart"/>
            <w:r w:rsidRPr="00B84072">
              <w:rPr>
                <w:b/>
                <w:szCs w:val="26"/>
              </w:rPr>
              <w:t>Ngày</w:t>
            </w:r>
            <w:proofErr w:type="spellEnd"/>
            <w:r w:rsidRPr="00B84072">
              <w:rPr>
                <w:b/>
                <w:szCs w:val="26"/>
              </w:rPr>
              <w:t xml:space="preserve"> </w:t>
            </w:r>
            <w:proofErr w:type="spellStart"/>
            <w:r w:rsidRPr="00B84072">
              <w:rPr>
                <w:b/>
                <w:szCs w:val="26"/>
              </w:rPr>
              <w:t>sửa</w:t>
            </w:r>
            <w:proofErr w:type="spellEnd"/>
            <w:r w:rsidRPr="002F4F88">
              <w:rPr>
                <w:szCs w:val="26"/>
              </w:rPr>
              <w:t xml:space="preserve"> </w:t>
            </w:r>
          </w:p>
        </w:tc>
      </w:tr>
      <w:tr w:rsidR="008429C8" w:rsidRPr="002F4F88" w14:paraId="6779FBDB" w14:textId="77777777" w:rsidTr="00C96052">
        <w:tc>
          <w:tcPr>
            <w:tcW w:w="805" w:type="dxa"/>
            <w:shd w:val="clear" w:color="auto" w:fill="auto"/>
          </w:tcPr>
          <w:p w14:paraId="65EC6F19" w14:textId="77777777" w:rsidR="008429C8" w:rsidRPr="002F4F88" w:rsidRDefault="008429C8" w:rsidP="001531AE">
            <w:pPr>
              <w:pStyle w:val="ColorfulList-Accent12"/>
              <w:keepLines/>
              <w:widowControl w:val="0"/>
              <w:numPr>
                <w:ilvl w:val="0"/>
                <w:numId w:val="28"/>
              </w:numPr>
              <w:jc w:val="both"/>
              <w:rPr>
                <w:szCs w:val="26"/>
              </w:rPr>
            </w:pPr>
          </w:p>
        </w:tc>
        <w:tc>
          <w:tcPr>
            <w:tcW w:w="1890" w:type="dxa"/>
            <w:shd w:val="clear" w:color="auto" w:fill="auto"/>
          </w:tcPr>
          <w:p w14:paraId="3A6EECD2" w14:textId="66ECD425" w:rsidR="008429C8" w:rsidRPr="002F4F88" w:rsidRDefault="008429C8"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4C800CDB" w14:textId="1267CF68" w:rsidR="008429C8" w:rsidRPr="002F4F88" w:rsidRDefault="00925C12" w:rsidP="001531AE">
            <w:pPr>
              <w:keepLines/>
              <w:widowControl w:val="0"/>
              <w:numPr>
                <w:ilvl w:val="0"/>
                <w:numId w:val="24"/>
              </w:numPr>
              <w:rPr>
                <w:szCs w:val="26"/>
              </w:rPr>
            </w:pPr>
            <w:proofErr w:type="spellStart"/>
            <w:r>
              <w:rPr>
                <w:szCs w:val="26"/>
              </w:rPr>
              <w:t>Trừ</w:t>
            </w:r>
            <w:proofErr w:type="spellEnd"/>
            <w:r>
              <w:rPr>
                <w:szCs w:val="26"/>
                <w:lang w:val="vi-VN"/>
              </w:rPr>
              <w:t xml:space="preserve"> thao tác xem và tìm kiếm, h</w:t>
            </w:r>
            <w:r w:rsidR="008429C8">
              <w:rPr>
                <w:szCs w:val="26"/>
              </w:rPr>
              <w:t>ệ</w:t>
            </w:r>
            <w:r w:rsidR="008429C8">
              <w:rPr>
                <w:szCs w:val="26"/>
                <w:lang w:val="vi-VN"/>
              </w:rPr>
              <w:t xml:space="preserve"> thống ghi log </w:t>
            </w:r>
            <w:r>
              <w:rPr>
                <w:szCs w:val="26"/>
                <w:lang w:val="vi-VN"/>
              </w:rPr>
              <w:t xml:space="preserve">tất cả các </w:t>
            </w:r>
            <w:r w:rsidR="008429C8">
              <w:rPr>
                <w:szCs w:val="26"/>
                <w:lang w:val="vi-VN"/>
              </w:rPr>
              <w:t xml:space="preserve">thao tác </w:t>
            </w:r>
            <w:r>
              <w:rPr>
                <w:szCs w:val="26"/>
                <w:lang w:val="vi-VN"/>
              </w:rPr>
              <w:t>còn lại của người dùng</w:t>
            </w:r>
            <w:r w:rsidR="007D10D7">
              <w:rPr>
                <w:szCs w:val="26"/>
                <w:lang w:val="vi-VN"/>
              </w:rPr>
              <w:t xml:space="preserve"> tại chức năng Nhật ký hệ thống</w:t>
            </w:r>
          </w:p>
        </w:tc>
      </w:tr>
      <w:tr w:rsidR="00C87B48" w:rsidRPr="006B729D" w14:paraId="2C021E03" w14:textId="77777777" w:rsidTr="00C96052">
        <w:tc>
          <w:tcPr>
            <w:tcW w:w="805" w:type="dxa"/>
            <w:shd w:val="clear" w:color="auto" w:fill="auto"/>
          </w:tcPr>
          <w:p w14:paraId="1E0CF9C6" w14:textId="77777777" w:rsidR="00C87B48" w:rsidRPr="002F4F88" w:rsidRDefault="00C87B48" w:rsidP="001531AE">
            <w:pPr>
              <w:pStyle w:val="ColorfulList-Accent12"/>
              <w:keepLines/>
              <w:widowControl w:val="0"/>
              <w:numPr>
                <w:ilvl w:val="0"/>
                <w:numId w:val="28"/>
              </w:numPr>
              <w:jc w:val="both"/>
              <w:rPr>
                <w:szCs w:val="26"/>
              </w:rPr>
            </w:pPr>
          </w:p>
        </w:tc>
        <w:tc>
          <w:tcPr>
            <w:tcW w:w="1890" w:type="dxa"/>
            <w:shd w:val="clear" w:color="auto" w:fill="auto"/>
          </w:tcPr>
          <w:p w14:paraId="72D6EEDA" w14:textId="3654A925" w:rsidR="00C87B48" w:rsidRPr="00C87B48" w:rsidRDefault="00C87B48" w:rsidP="00021372">
            <w:pPr>
              <w:keepLines/>
              <w:widowControl w:val="0"/>
              <w:rPr>
                <w:szCs w:val="26"/>
                <w:lang w:val="vi-VN"/>
              </w:rPr>
            </w:pPr>
            <w:r>
              <w:rPr>
                <w:szCs w:val="26"/>
                <w:lang w:val="vi-VN"/>
              </w:rPr>
              <w:t>Màn hình thêm mới/sửa/xem</w:t>
            </w:r>
          </w:p>
        </w:tc>
        <w:tc>
          <w:tcPr>
            <w:tcW w:w="6934" w:type="dxa"/>
            <w:shd w:val="clear" w:color="auto" w:fill="auto"/>
          </w:tcPr>
          <w:p w14:paraId="4E939D2B" w14:textId="79F11A0F" w:rsidR="00C87B48" w:rsidRDefault="00C87B48" w:rsidP="00C87B48">
            <w:pPr>
              <w:keepLines/>
              <w:widowControl w:val="0"/>
              <w:numPr>
                <w:ilvl w:val="0"/>
                <w:numId w:val="24"/>
              </w:numPr>
              <w:rPr>
                <w:szCs w:val="26"/>
                <w:lang w:val="vi-VN"/>
              </w:rPr>
            </w:pPr>
            <w:r>
              <w:rPr>
                <w:szCs w:val="26"/>
                <w:lang w:val="vi-VN"/>
              </w:rPr>
              <w:t>Nếu có yêu cầu cụ thể mở form trên cửa sổ pop up thì hiển thị dạng pop up</w:t>
            </w:r>
          </w:p>
          <w:p w14:paraId="3F371CC6" w14:textId="77777777" w:rsidR="00C87B48" w:rsidRDefault="00C87B48" w:rsidP="00C87B48">
            <w:pPr>
              <w:keepLines/>
              <w:widowControl w:val="0"/>
              <w:numPr>
                <w:ilvl w:val="0"/>
                <w:numId w:val="24"/>
              </w:numPr>
              <w:rPr>
                <w:szCs w:val="26"/>
                <w:lang w:val="vi-VN"/>
              </w:rPr>
            </w:pPr>
            <w:r>
              <w:rPr>
                <w:szCs w:val="26"/>
                <w:lang w:val="vi-VN"/>
              </w:rPr>
              <w:t>Nếu không yêu cầu gì thì mặc định hiển thị form thêm mới/sửa/xem trên full màn hình của cửa sổ (tab) mà user đang thao tác</w:t>
            </w:r>
          </w:p>
          <w:p w14:paraId="3A961DCD" w14:textId="270AA5E9" w:rsidR="00A84BC3" w:rsidRPr="00C87B48" w:rsidRDefault="00A84BC3" w:rsidP="00C87B48">
            <w:pPr>
              <w:keepLines/>
              <w:widowControl w:val="0"/>
              <w:numPr>
                <w:ilvl w:val="0"/>
                <w:numId w:val="24"/>
              </w:numPr>
              <w:rPr>
                <w:szCs w:val="26"/>
                <w:lang w:val="vi-VN"/>
              </w:rPr>
            </w:pPr>
            <w:r>
              <w:rPr>
                <w:szCs w:val="26"/>
                <w:lang w:val="vi-VN"/>
              </w:rPr>
              <w:t>Ký hiệu * cạnh tên các trường nhập liệu trên form thêm mới/sửa đánh dấu các trường bắt buộc nhập</w:t>
            </w:r>
          </w:p>
        </w:tc>
      </w:tr>
      <w:tr w:rsidR="00ED19F5" w:rsidRPr="006B729D" w14:paraId="0FFAC725" w14:textId="77777777" w:rsidTr="00C96052">
        <w:tc>
          <w:tcPr>
            <w:tcW w:w="805" w:type="dxa"/>
            <w:shd w:val="clear" w:color="auto" w:fill="auto"/>
          </w:tcPr>
          <w:p w14:paraId="177EA4D4" w14:textId="77777777" w:rsidR="00ED19F5" w:rsidRPr="00B32BA6" w:rsidRDefault="00ED19F5" w:rsidP="001531AE">
            <w:pPr>
              <w:pStyle w:val="ColorfulList-Accent12"/>
              <w:keepLines/>
              <w:widowControl w:val="0"/>
              <w:numPr>
                <w:ilvl w:val="0"/>
                <w:numId w:val="28"/>
              </w:numPr>
              <w:jc w:val="both"/>
              <w:rPr>
                <w:szCs w:val="26"/>
                <w:lang w:val="vi-VN"/>
              </w:rPr>
            </w:pPr>
          </w:p>
        </w:tc>
        <w:tc>
          <w:tcPr>
            <w:tcW w:w="1890" w:type="dxa"/>
            <w:shd w:val="clear" w:color="auto" w:fill="auto"/>
          </w:tcPr>
          <w:p w14:paraId="708604C5" w14:textId="44662ABE" w:rsidR="00ED19F5" w:rsidRDefault="00ED19F5" w:rsidP="00021372">
            <w:pPr>
              <w:keepLines/>
              <w:widowControl w:val="0"/>
              <w:rPr>
                <w:szCs w:val="26"/>
                <w:lang w:val="vi-VN"/>
              </w:rPr>
            </w:pPr>
            <w:r>
              <w:rPr>
                <w:szCs w:val="26"/>
                <w:lang w:val="vi-VN"/>
              </w:rPr>
              <w:t>Xoá bản ghi</w:t>
            </w:r>
          </w:p>
        </w:tc>
        <w:tc>
          <w:tcPr>
            <w:tcW w:w="6934" w:type="dxa"/>
            <w:shd w:val="clear" w:color="auto" w:fill="auto"/>
          </w:tcPr>
          <w:p w14:paraId="36C912B6" w14:textId="77777777" w:rsidR="00ED19F5" w:rsidRDefault="00ED19F5" w:rsidP="00C87B48">
            <w:pPr>
              <w:keepLines/>
              <w:widowControl w:val="0"/>
              <w:numPr>
                <w:ilvl w:val="0"/>
                <w:numId w:val="24"/>
              </w:numPr>
              <w:rPr>
                <w:szCs w:val="26"/>
                <w:lang w:val="vi-VN"/>
              </w:rPr>
            </w:pPr>
            <w:r>
              <w:rPr>
                <w:szCs w:val="26"/>
                <w:lang w:val="vi-VN"/>
              </w:rPr>
              <w:t xml:space="preserve">Hệ thống hiển thị pop up yêu cầu xác nhận </w:t>
            </w:r>
            <w:r w:rsidR="00963BC6">
              <w:rPr>
                <w:szCs w:val="26"/>
                <w:lang w:val="vi-VN"/>
              </w:rPr>
              <w:t>xoá:</w:t>
            </w:r>
          </w:p>
          <w:p w14:paraId="08B4939A" w14:textId="77777777" w:rsidR="00963BC6" w:rsidRDefault="00963BC6" w:rsidP="00963BC6">
            <w:pPr>
              <w:keepLines/>
              <w:widowControl w:val="0"/>
              <w:ind w:left="360"/>
              <w:rPr>
                <w:szCs w:val="26"/>
                <w:lang w:val="vi-VN"/>
              </w:rPr>
            </w:pPr>
            <w:r>
              <w:rPr>
                <w:szCs w:val="26"/>
                <w:lang w:val="vi-VN"/>
              </w:rPr>
              <w:t xml:space="preserve">“Bạn có chắc chắn muốn xoá bản ghi?” kèm theo tên của bản ghi cần </w:t>
            </w:r>
            <w:r w:rsidR="008D3B29">
              <w:rPr>
                <w:szCs w:val="26"/>
                <w:lang w:val="vi-VN"/>
              </w:rPr>
              <w:t>xoá.</w:t>
            </w:r>
          </w:p>
          <w:p w14:paraId="6071FCC4" w14:textId="241C57FB" w:rsidR="008D3B29" w:rsidRDefault="008D3B29" w:rsidP="00963BC6">
            <w:pPr>
              <w:keepLines/>
              <w:widowControl w:val="0"/>
              <w:ind w:left="360"/>
              <w:rPr>
                <w:szCs w:val="26"/>
                <w:lang w:val="vi-VN"/>
              </w:rPr>
            </w:pPr>
            <w:r>
              <w:rPr>
                <w:szCs w:val="26"/>
                <w:lang w:val="vi-VN"/>
              </w:rPr>
              <w:t>Ví dụ xoá người dùng thì hiển tên tài khoản người dùng muốn xoá trên pop up</w:t>
            </w:r>
          </w:p>
        </w:tc>
      </w:tr>
      <w:tr w:rsidR="001A10A6" w:rsidRPr="006B729D" w14:paraId="27FAA6BC" w14:textId="77777777" w:rsidTr="00C96052">
        <w:tc>
          <w:tcPr>
            <w:tcW w:w="805" w:type="dxa"/>
            <w:shd w:val="clear" w:color="auto" w:fill="auto"/>
          </w:tcPr>
          <w:p w14:paraId="2ADF55C4" w14:textId="77777777" w:rsidR="001A10A6" w:rsidRPr="00ED19F5" w:rsidRDefault="001A10A6" w:rsidP="001531AE">
            <w:pPr>
              <w:pStyle w:val="ColorfulList-Accent12"/>
              <w:keepLines/>
              <w:widowControl w:val="0"/>
              <w:numPr>
                <w:ilvl w:val="0"/>
                <w:numId w:val="28"/>
              </w:numPr>
              <w:jc w:val="both"/>
              <w:rPr>
                <w:szCs w:val="26"/>
                <w:lang w:val="vi-VN"/>
              </w:rPr>
            </w:pPr>
          </w:p>
        </w:tc>
        <w:tc>
          <w:tcPr>
            <w:tcW w:w="1890" w:type="dxa"/>
            <w:shd w:val="clear" w:color="auto" w:fill="auto"/>
          </w:tcPr>
          <w:p w14:paraId="54EA0297" w14:textId="3CE04FBB" w:rsidR="001A10A6" w:rsidRDefault="001A10A6" w:rsidP="00021372">
            <w:pPr>
              <w:keepLines/>
              <w:widowControl w:val="0"/>
              <w:rPr>
                <w:szCs w:val="26"/>
                <w:lang w:val="vi-VN"/>
              </w:rPr>
            </w:pPr>
            <w:r>
              <w:rPr>
                <w:szCs w:val="26"/>
                <w:lang w:val="vi-VN"/>
              </w:rPr>
              <w:t>Trường nhập liệu dạng dropdown list</w:t>
            </w:r>
          </w:p>
        </w:tc>
        <w:tc>
          <w:tcPr>
            <w:tcW w:w="6934" w:type="dxa"/>
            <w:shd w:val="clear" w:color="auto" w:fill="auto"/>
          </w:tcPr>
          <w:p w14:paraId="3057F408" w14:textId="77777777" w:rsidR="001A10A6" w:rsidRDefault="007A42B2" w:rsidP="00C87B48">
            <w:pPr>
              <w:keepLines/>
              <w:widowControl w:val="0"/>
              <w:numPr>
                <w:ilvl w:val="0"/>
                <w:numId w:val="24"/>
              </w:numPr>
              <w:rPr>
                <w:szCs w:val="26"/>
                <w:lang w:val="vi-VN"/>
              </w:rPr>
            </w:pPr>
            <w:r>
              <w:rPr>
                <w:szCs w:val="26"/>
                <w:lang w:val="vi-VN"/>
              </w:rPr>
              <w:t>Cho phép nhập từ khoá tìm kiếm dữ liệu trên dropdown list  để user dễ dàng tìm kiếm được phương án muốn lựa chọn</w:t>
            </w:r>
          </w:p>
          <w:p w14:paraId="30723226" w14:textId="54390512" w:rsidR="00F715A8" w:rsidRDefault="00F715A8" w:rsidP="00C87B48">
            <w:pPr>
              <w:keepLines/>
              <w:widowControl w:val="0"/>
              <w:numPr>
                <w:ilvl w:val="0"/>
                <w:numId w:val="24"/>
              </w:numPr>
              <w:rPr>
                <w:szCs w:val="26"/>
                <w:lang w:val="vi-VN"/>
              </w:rPr>
            </w:pPr>
            <w:r>
              <w:rPr>
                <w:szCs w:val="26"/>
                <w:lang w:val="vi-VN"/>
              </w:rPr>
              <w:lastRenderedPageBreak/>
              <w:t>Trường hợp cho phép chọn nhiều lựa chọn trên droplist thì hiển thị checkbox cạnh mỗi lựa chọn</w:t>
            </w:r>
          </w:p>
        </w:tc>
      </w:tr>
      <w:tr w:rsidR="007D10D7" w:rsidRPr="006B729D" w14:paraId="1340C20B" w14:textId="77777777" w:rsidTr="00C96052">
        <w:tc>
          <w:tcPr>
            <w:tcW w:w="805" w:type="dxa"/>
            <w:shd w:val="clear" w:color="auto" w:fill="auto"/>
          </w:tcPr>
          <w:p w14:paraId="62B3AD88" w14:textId="77777777" w:rsidR="007D10D7" w:rsidRPr="00ED19F5" w:rsidRDefault="007D10D7" w:rsidP="001531AE">
            <w:pPr>
              <w:pStyle w:val="ColorfulList-Accent12"/>
              <w:keepLines/>
              <w:widowControl w:val="0"/>
              <w:numPr>
                <w:ilvl w:val="0"/>
                <w:numId w:val="28"/>
              </w:numPr>
              <w:jc w:val="both"/>
              <w:rPr>
                <w:szCs w:val="26"/>
                <w:lang w:val="vi-VN"/>
              </w:rPr>
            </w:pPr>
          </w:p>
        </w:tc>
        <w:tc>
          <w:tcPr>
            <w:tcW w:w="1890" w:type="dxa"/>
            <w:shd w:val="clear" w:color="auto" w:fill="auto"/>
          </w:tcPr>
          <w:p w14:paraId="221531EB" w14:textId="4AC3E089" w:rsidR="007D10D7" w:rsidRDefault="007D10D7" w:rsidP="00021372">
            <w:pPr>
              <w:keepLines/>
              <w:widowControl w:val="0"/>
              <w:rPr>
                <w:szCs w:val="26"/>
                <w:lang w:val="vi-VN"/>
              </w:rPr>
            </w:pPr>
            <w:r>
              <w:rPr>
                <w:szCs w:val="26"/>
                <w:lang w:val="vi-VN"/>
              </w:rPr>
              <w:t>Trường nhập liệu</w:t>
            </w:r>
          </w:p>
        </w:tc>
        <w:tc>
          <w:tcPr>
            <w:tcW w:w="6934" w:type="dxa"/>
            <w:shd w:val="clear" w:color="auto" w:fill="auto"/>
          </w:tcPr>
          <w:p w14:paraId="2228D359" w14:textId="2E1C6D01" w:rsidR="007D10D7" w:rsidRDefault="007D10D7" w:rsidP="00C87B48">
            <w:pPr>
              <w:keepLines/>
              <w:widowControl w:val="0"/>
              <w:numPr>
                <w:ilvl w:val="0"/>
                <w:numId w:val="24"/>
              </w:numPr>
              <w:rPr>
                <w:szCs w:val="26"/>
                <w:lang w:val="vi-VN"/>
              </w:rPr>
            </w:pPr>
            <w:r>
              <w:rPr>
                <w:szCs w:val="26"/>
                <w:lang w:val="vi-VN"/>
              </w:rPr>
              <w:t xml:space="preserve">Các trường nhập liệu trên các form thêm mới/sửa nếu không có mô tả </w:t>
            </w:r>
            <w:r w:rsidR="00FA2C56">
              <w:rPr>
                <w:szCs w:val="26"/>
                <w:lang w:val="vi-VN"/>
              </w:rPr>
              <w:t>yêu cầu cụ thể thì mặc định là nhập text</w:t>
            </w:r>
          </w:p>
        </w:tc>
      </w:tr>
      <w:tr w:rsidR="00C45CA1" w:rsidRPr="006B729D" w14:paraId="6C84D6CE" w14:textId="77777777" w:rsidTr="00C96052">
        <w:tc>
          <w:tcPr>
            <w:tcW w:w="805" w:type="dxa"/>
            <w:shd w:val="clear" w:color="auto" w:fill="auto"/>
          </w:tcPr>
          <w:p w14:paraId="40A1A25A" w14:textId="77777777" w:rsidR="00C45CA1" w:rsidRPr="00F715A8" w:rsidRDefault="00C45CA1" w:rsidP="001531AE">
            <w:pPr>
              <w:pStyle w:val="ColorfulList-Accent12"/>
              <w:keepLines/>
              <w:widowControl w:val="0"/>
              <w:numPr>
                <w:ilvl w:val="0"/>
                <w:numId w:val="28"/>
              </w:numPr>
              <w:jc w:val="both"/>
              <w:rPr>
                <w:szCs w:val="26"/>
                <w:lang w:val="vi-VN"/>
              </w:rPr>
            </w:pPr>
          </w:p>
        </w:tc>
        <w:tc>
          <w:tcPr>
            <w:tcW w:w="1890" w:type="dxa"/>
            <w:shd w:val="clear" w:color="auto" w:fill="auto"/>
          </w:tcPr>
          <w:p w14:paraId="13DE1F27" w14:textId="06F9C63D" w:rsidR="00C45CA1" w:rsidRDefault="00C45CA1" w:rsidP="00021372">
            <w:pPr>
              <w:keepLines/>
              <w:widowControl w:val="0"/>
              <w:rPr>
                <w:szCs w:val="26"/>
                <w:lang w:val="vi-VN"/>
              </w:rPr>
            </w:pPr>
            <w:r>
              <w:rPr>
                <w:szCs w:val="26"/>
                <w:lang w:val="vi-VN"/>
              </w:rPr>
              <w:t>Điều kiện tìm kiếm</w:t>
            </w:r>
          </w:p>
        </w:tc>
        <w:tc>
          <w:tcPr>
            <w:tcW w:w="6934" w:type="dxa"/>
            <w:shd w:val="clear" w:color="auto" w:fill="auto"/>
          </w:tcPr>
          <w:p w14:paraId="4B5DE772" w14:textId="1DEF26E1" w:rsidR="00C45CA1" w:rsidRDefault="005A641C" w:rsidP="00C87B48">
            <w:pPr>
              <w:keepLines/>
              <w:widowControl w:val="0"/>
              <w:numPr>
                <w:ilvl w:val="0"/>
                <w:numId w:val="24"/>
              </w:numPr>
              <w:rPr>
                <w:szCs w:val="26"/>
                <w:lang w:val="vi-VN"/>
              </w:rPr>
            </w:pPr>
            <w:r>
              <w:rPr>
                <w:szCs w:val="26"/>
                <w:lang w:val="vi-VN"/>
              </w:rPr>
              <w:t xml:space="preserve">Với các điều kiện tìm kiếm cho </w:t>
            </w:r>
            <w:r w:rsidR="00DE32AC">
              <w:rPr>
                <w:szCs w:val="26"/>
                <w:lang w:val="vi-VN"/>
              </w:rPr>
              <w:t>phép nhập text từ khoá tìm kiếm thì thực hiện tìm kiếm tương đối</w:t>
            </w:r>
          </w:p>
        </w:tc>
      </w:tr>
    </w:tbl>
    <w:p w14:paraId="42012D8B" w14:textId="26B9397E" w:rsidR="00810BF1" w:rsidRPr="002F4F88" w:rsidRDefault="00A306C2" w:rsidP="00403F03">
      <w:pPr>
        <w:pStyle w:val="tvHeading1"/>
        <w:numPr>
          <w:ilvl w:val="0"/>
          <w:numId w:val="22"/>
        </w:numPr>
      </w:pPr>
      <w:bookmarkStart w:id="56" w:name="_Toc87368192"/>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h</w:t>
      </w:r>
      <w:r w:rsidR="00810BF1" w:rsidRPr="002F4F88">
        <w:t xml:space="preserve">ệ </w:t>
      </w:r>
      <w:proofErr w:type="spellStart"/>
      <w:r w:rsidR="00810BF1" w:rsidRPr="002F4F88">
        <w:t>thống</w:t>
      </w:r>
      <w:bookmarkEnd w:id="56"/>
      <w:proofErr w:type="spellEnd"/>
    </w:p>
    <w:p w14:paraId="423CF73A" w14:textId="26E23C49" w:rsidR="00DA287D" w:rsidRPr="002F4F88" w:rsidRDefault="00DA287D" w:rsidP="00B96544">
      <w:pPr>
        <w:pStyle w:val="tvHeading11"/>
      </w:pPr>
      <w:bookmarkStart w:id="57" w:name="_Toc87368193"/>
      <w:proofErr w:type="spellStart"/>
      <w:r w:rsidRPr="002F4F88">
        <w:t>Quản</w:t>
      </w:r>
      <w:proofErr w:type="spellEnd"/>
      <w:r w:rsidRPr="002F4F88">
        <w:t xml:space="preserve"> </w:t>
      </w:r>
      <w:proofErr w:type="spellStart"/>
      <w:r w:rsidR="00A306C2">
        <w:rPr>
          <w:lang w:val="en-US"/>
        </w:rPr>
        <w:t>lý</w:t>
      </w:r>
      <w:proofErr w:type="spellEnd"/>
      <w:r w:rsidR="00A306C2">
        <w:rPr>
          <w:lang w:val="en-US"/>
        </w:rPr>
        <w:t xml:space="preserve"> </w:t>
      </w:r>
      <w:proofErr w:type="spellStart"/>
      <w:r w:rsidR="00A306C2">
        <w:rPr>
          <w:lang w:val="en-US"/>
        </w:rPr>
        <w:t>người</w:t>
      </w:r>
      <w:proofErr w:type="spellEnd"/>
      <w:r w:rsidR="00A306C2">
        <w:rPr>
          <w:lang w:val="en-US"/>
        </w:rPr>
        <w:t xml:space="preserve"> </w:t>
      </w:r>
      <w:proofErr w:type="spellStart"/>
      <w:r w:rsidR="00A306C2">
        <w:rPr>
          <w:lang w:val="en-US"/>
        </w:rPr>
        <w:t>dùng</w:t>
      </w:r>
      <w:bookmarkEnd w:id="57"/>
      <w:proofErr w:type="spellEnd"/>
    </w:p>
    <w:p w14:paraId="37E53BB8" w14:textId="77777777" w:rsidR="00DA287D" w:rsidRPr="002F4F88" w:rsidRDefault="00DA287D" w:rsidP="008057EC">
      <w:pPr>
        <w:pStyle w:val="tvHeading111"/>
      </w:pPr>
      <w:bookmarkStart w:id="58" w:name="_Toc87368194"/>
      <w:proofErr w:type="spellStart"/>
      <w:r w:rsidRPr="002F4F88">
        <w:t>Người</w:t>
      </w:r>
      <w:proofErr w:type="spellEnd"/>
      <w:r w:rsidRPr="002F4F88">
        <w:t xml:space="preserve"> </w:t>
      </w:r>
      <w:proofErr w:type="spellStart"/>
      <w:r w:rsidRPr="002F4F88">
        <w:t>dùng</w:t>
      </w:r>
      <w:bookmarkEnd w:id="58"/>
      <w:proofErr w:type="spellEnd"/>
    </w:p>
    <w:p w14:paraId="7030DEE7" w14:textId="10468646" w:rsidR="003C2DB6" w:rsidRPr="002F4F88" w:rsidRDefault="003C2DB6" w:rsidP="004A3ECC">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9D0F43" w:rsidRPr="002F4F88">
        <w:rPr>
          <w:szCs w:val="26"/>
        </w:rPr>
        <w:t>Quản</w:t>
      </w:r>
      <w:proofErr w:type="spellEnd"/>
      <w:r w:rsidR="009D0F43" w:rsidRPr="002F4F88">
        <w:rPr>
          <w:szCs w:val="26"/>
        </w:rPr>
        <w:t xml:space="preserve"> </w:t>
      </w:r>
      <w:proofErr w:type="spellStart"/>
      <w:r w:rsidR="009D0F43" w:rsidRPr="002F4F88">
        <w:rPr>
          <w:szCs w:val="26"/>
        </w:rPr>
        <w:t>lý</w:t>
      </w:r>
      <w:proofErr w:type="spellEnd"/>
      <w:r w:rsidR="009D0F43" w:rsidRPr="002F4F88">
        <w:rPr>
          <w:szCs w:val="26"/>
        </w:rPr>
        <w:t xml:space="preserve"> </w:t>
      </w:r>
      <w:proofErr w:type="spellStart"/>
      <w:r w:rsidR="009D0F43" w:rsidRPr="002F4F88">
        <w:rPr>
          <w:szCs w:val="26"/>
        </w:rPr>
        <w:t>thông</w:t>
      </w:r>
      <w:proofErr w:type="spellEnd"/>
      <w:r w:rsidR="009D0F43" w:rsidRPr="002F4F88">
        <w:rPr>
          <w:szCs w:val="26"/>
        </w:rPr>
        <w:t xml:space="preserve"> tin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cho</w:t>
      </w:r>
      <w:proofErr w:type="spellEnd"/>
      <w:r w:rsidR="009D0F43" w:rsidRPr="002F4F88">
        <w:rPr>
          <w:szCs w:val="26"/>
        </w:rPr>
        <w:t xml:space="preserve"> </w:t>
      </w:r>
      <w:proofErr w:type="spellStart"/>
      <w:r w:rsidR="009D0F43" w:rsidRPr="002F4F88">
        <w:rPr>
          <w:szCs w:val="26"/>
        </w:rPr>
        <w:t>phép</w:t>
      </w:r>
      <w:proofErr w:type="spellEnd"/>
      <w:r w:rsidR="009D0F43" w:rsidRPr="002F4F88">
        <w:rPr>
          <w:szCs w:val="26"/>
        </w:rPr>
        <w:t xml:space="preserve"> </w:t>
      </w:r>
      <w:proofErr w:type="spellStart"/>
      <w:r w:rsidR="009D0F43" w:rsidRPr="002F4F88">
        <w:rPr>
          <w:szCs w:val="26"/>
        </w:rPr>
        <w:t>khai</w:t>
      </w:r>
      <w:proofErr w:type="spellEnd"/>
      <w:r w:rsidR="009D0F43" w:rsidRPr="002F4F88">
        <w:rPr>
          <w:szCs w:val="26"/>
        </w:rPr>
        <w:t xml:space="preserve"> </w:t>
      </w:r>
      <w:proofErr w:type="spellStart"/>
      <w:r w:rsidR="009D0F43" w:rsidRPr="002F4F88">
        <w:rPr>
          <w:szCs w:val="26"/>
        </w:rPr>
        <w:t>báo</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mới</w:t>
      </w:r>
      <w:proofErr w:type="spellEnd"/>
      <w:r w:rsidR="009D0F43" w:rsidRPr="002F4F88">
        <w:rPr>
          <w:szCs w:val="26"/>
        </w:rPr>
        <w:t xml:space="preserve"> </w:t>
      </w:r>
      <w:proofErr w:type="spellStart"/>
      <w:r w:rsidR="009D0F43" w:rsidRPr="002F4F88">
        <w:rPr>
          <w:szCs w:val="26"/>
        </w:rPr>
        <w:t>trên</w:t>
      </w:r>
      <w:proofErr w:type="spellEnd"/>
      <w:r w:rsidR="009D0F43" w:rsidRPr="002F4F88">
        <w:rPr>
          <w:szCs w:val="26"/>
        </w:rPr>
        <w:t xml:space="preserve"> </w:t>
      </w:r>
      <w:proofErr w:type="spellStart"/>
      <w:r w:rsidR="009D0F43" w:rsidRPr="002F4F88">
        <w:rPr>
          <w:szCs w:val="26"/>
        </w:rPr>
        <w:t>hệ</w:t>
      </w:r>
      <w:proofErr w:type="spellEnd"/>
      <w:r w:rsidR="009D0F43" w:rsidRPr="002F4F88">
        <w:rPr>
          <w:szCs w:val="26"/>
        </w:rPr>
        <w:t xml:space="preserve"> </w:t>
      </w:r>
      <w:proofErr w:type="spellStart"/>
      <w:r w:rsidR="009D0F43" w:rsidRPr="002F4F88">
        <w:rPr>
          <w:szCs w:val="26"/>
        </w:rPr>
        <w:t>thống</w:t>
      </w:r>
      <w:proofErr w:type="spellEnd"/>
      <w:r w:rsidR="009D0F43" w:rsidRPr="002F4F88">
        <w:rPr>
          <w:szCs w:val="26"/>
        </w:rPr>
        <w:t xml:space="preserve">, </w:t>
      </w:r>
      <w:proofErr w:type="spellStart"/>
      <w:r w:rsidR="009D0F43" w:rsidRPr="002F4F88">
        <w:rPr>
          <w:szCs w:val="26"/>
        </w:rPr>
        <w:t>gán</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vào</w:t>
      </w:r>
      <w:proofErr w:type="spellEnd"/>
      <w:r w:rsidR="009D0F43" w:rsidRPr="002F4F88">
        <w:rPr>
          <w:szCs w:val="26"/>
        </w:rPr>
        <w:t xml:space="preserve"> 1 </w:t>
      </w:r>
      <w:proofErr w:type="spellStart"/>
      <w:r w:rsidR="009D0F43" w:rsidRPr="002F4F88">
        <w:rPr>
          <w:szCs w:val="26"/>
        </w:rPr>
        <w:t>nhóm</w:t>
      </w:r>
      <w:proofErr w:type="spellEnd"/>
      <w:r w:rsidR="009D0F43" w:rsidRPr="002F4F88">
        <w:rPr>
          <w:szCs w:val="26"/>
        </w:rPr>
        <w:t xml:space="preserve"> </w:t>
      </w:r>
      <w:proofErr w:type="spellStart"/>
      <w:r w:rsidR="009D0F43" w:rsidRPr="002F4F88">
        <w:rPr>
          <w:szCs w:val="26"/>
        </w:rPr>
        <w:t>xác</w:t>
      </w:r>
      <w:proofErr w:type="spellEnd"/>
      <w:r w:rsidR="009D0F43" w:rsidRPr="002F4F88">
        <w:rPr>
          <w:szCs w:val="26"/>
        </w:rPr>
        <w:t xml:space="preserve"> </w:t>
      </w:r>
      <w:proofErr w:type="spellStart"/>
      <w:r w:rsidR="009D0F43" w:rsidRPr="002F4F88">
        <w:rPr>
          <w:szCs w:val="26"/>
        </w:rPr>
        <w:t>định</w:t>
      </w:r>
      <w:proofErr w:type="spellEnd"/>
      <w:r w:rsidR="009D0F43" w:rsidRPr="002F4F88">
        <w:rPr>
          <w:szCs w:val="26"/>
        </w:rPr>
        <w:t xml:space="preserve">, </w:t>
      </w:r>
      <w:proofErr w:type="spellStart"/>
      <w:r w:rsidR="009D0F43" w:rsidRPr="002F4F88">
        <w:rPr>
          <w:szCs w:val="26"/>
        </w:rPr>
        <w:t>phân</w:t>
      </w:r>
      <w:proofErr w:type="spellEnd"/>
      <w:r w:rsidR="009D0F43" w:rsidRPr="002F4F88">
        <w:rPr>
          <w:szCs w:val="26"/>
        </w:rPr>
        <w:t xml:space="preserve"> </w:t>
      </w:r>
      <w:proofErr w:type="spellStart"/>
      <w:r w:rsidR="009D0F43" w:rsidRPr="002F4F88">
        <w:rPr>
          <w:szCs w:val="26"/>
        </w:rPr>
        <w:t>quyền</w:t>
      </w:r>
      <w:proofErr w:type="spellEnd"/>
      <w:r w:rsidR="009D0F43" w:rsidRPr="002F4F88">
        <w:rPr>
          <w:szCs w:val="26"/>
        </w:rPr>
        <w:t xml:space="preserve"> </w:t>
      </w:r>
      <w:proofErr w:type="spellStart"/>
      <w:r w:rsidR="009D0F43" w:rsidRPr="002F4F88">
        <w:rPr>
          <w:szCs w:val="26"/>
        </w:rPr>
        <w:t>chức</w:t>
      </w:r>
      <w:proofErr w:type="spellEnd"/>
      <w:r w:rsidR="009D0F43" w:rsidRPr="002F4F88">
        <w:rPr>
          <w:szCs w:val="26"/>
        </w:rPr>
        <w:t xml:space="preserve"> </w:t>
      </w:r>
      <w:proofErr w:type="spellStart"/>
      <w:r w:rsidR="009D0F43" w:rsidRPr="002F4F88">
        <w:rPr>
          <w:szCs w:val="26"/>
        </w:rPr>
        <w:t>năng</w:t>
      </w:r>
      <w:proofErr w:type="spellEnd"/>
      <w:r w:rsidR="009D0F43" w:rsidRPr="002F4F88">
        <w:rPr>
          <w:szCs w:val="26"/>
        </w:rPr>
        <w:t xml:space="preserve">, </w:t>
      </w:r>
      <w:proofErr w:type="spellStart"/>
      <w:r w:rsidR="009D0F43" w:rsidRPr="002F4F88">
        <w:rPr>
          <w:szCs w:val="26"/>
        </w:rPr>
        <w:t>đặt</w:t>
      </w:r>
      <w:proofErr w:type="spellEnd"/>
      <w:r w:rsidR="009D0F43" w:rsidRPr="002F4F88">
        <w:rPr>
          <w:szCs w:val="26"/>
        </w:rPr>
        <w:t xml:space="preserve"> </w:t>
      </w:r>
      <w:proofErr w:type="spellStart"/>
      <w:r w:rsidR="009D0F43" w:rsidRPr="002F4F88">
        <w:rPr>
          <w:szCs w:val="26"/>
        </w:rPr>
        <w:t>lại</w:t>
      </w:r>
      <w:proofErr w:type="spellEnd"/>
      <w:r w:rsidR="009D0F43" w:rsidRPr="002F4F88">
        <w:rPr>
          <w:szCs w:val="26"/>
        </w:rPr>
        <w:t xml:space="preserve"> </w:t>
      </w:r>
      <w:proofErr w:type="spellStart"/>
      <w:r w:rsidR="009D0F43" w:rsidRPr="002F4F88">
        <w:rPr>
          <w:szCs w:val="26"/>
        </w:rPr>
        <w:t>mật</w:t>
      </w:r>
      <w:proofErr w:type="spellEnd"/>
      <w:r w:rsidR="009D0F43" w:rsidRPr="002F4F88">
        <w:rPr>
          <w:szCs w:val="26"/>
        </w:rPr>
        <w:t xml:space="preserve"> </w:t>
      </w:r>
      <w:proofErr w:type="spellStart"/>
      <w:r w:rsidR="009D0F43" w:rsidRPr="002F4F88">
        <w:rPr>
          <w:szCs w:val="26"/>
        </w:rPr>
        <w:t>khẩu</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Pr>
          <w:szCs w:val="26"/>
        </w:rPr>
        <w:t>.</w:t>
      </w:r>
    </w:p>
    <w:p w14:paraId="1DE434B0" w14:textId="1049DB35" w:rsidR="003C2DB6" w:rsidRPr="002F4F88" w:rsidRDefault="00987FF1" w:rsidP="004A3ECC">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003C2DB6" w:rsidRPr="002F4F88">
        <w:rPr>
          <w:szCs w:val="26"/>
        </w:rPr>
        <w:t xml:space="preserve"> </w:t>
      </w:r>
      <w:proofErr w:type="spellStart"/>
      <w:r w:rsidR="00EE677E">
        <w:rPr>
          <w:szCs w:val="26"/>
        </w:rPr>
        <w:t>Quản</w:t>
      </w:r>
      <w:proofErr w:type="spellEnd"/>
      <w:r w:rsidR="00EE677E">
        <w:rPr>
          <w:szCs w:val="26"/>
        </w:rPr>
        <w:t xml:space="preserve"> </w:t>
      </w:r>
      <w:proofErr w:type="spellStart"/>
      <w:r w:rsidR="00EE677E">
        <w:rPr>
          <w:szCs w:val="26"/>
        </w:rPr>
        <w:t>trị</w:t>
      </w:r>
      <w:proofErr w:type="spellEnd"/>
      <w:r w:rsidR="00EE677E">
        <w:rPr>
          <w:szCs w:val="26"/>
        </w:rPr>
        <w:t xml:space="preserve"> </w:t>
      </w:r>
      <w:proofErr w:type="spellStart"/>
      <w:r w:rsidR="00EE677E">
        <w:rPr>
          <w:szCs w:val="26"/>
        </w:rPr>
        <w:t>hệ</w:t>
      </w:r>
      <w:proofErr w:type="spellEnd"/>
      <w:r w:rsidR="00EE677E">
        <w:rPr>
          <w:szCs w:val="26"/>
        </w:rPr>
        <w:t xml:space="preserve"> </w:t>
      </w:r>
      <w:proofErr w:type="spellStart"/>
      <w:r w:rsidR="00EE677E">
        <w:rPr>
          <w:szCs w:val="26"/>
        </w:rPr>
        <w:t>thống</w:t>
      </w:r>
      <w:proofErr w:type="spellEnd"/>
    </w:p>
    <w:p w14:paraId="56C605A6" w14:textId="77777777" w:rsidR="003C2DB6" w:rsidRPr="002F4F88" w:rsidRDefault="00987FF1" w:rsidP="004A3ECC">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00623514"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C2DB6" w:rsidRPr="002F4F88" w14:paraId="1C1ECA59" w14:textId="77777777" w:rsidTr="00951E9B">
        <w:trPr>
          <w:trHeight w:val="449"/>
          <w:tblHeader/>
        </w:trPr>
        <w:tc>
          <w:tcPr>
            <w:tcW w:w="817" w:type="dxa"/>
            <w:shd w:val="clear" w:color="auto" w:fill="auto"/>
          </w:tcPr>
          <w:p w14:paraId="05D3969D" w14:textId="77777777" w:rsidR="003C2DB6" w:rsidRPr="002F4F88" w:rsidRDefault="003C2DB6" w:rsidP="00021372">
            <w:pPr>
              <w:keepLines/>
              <w:widowControl w:val="0"/>
              <w:jc w:val="both"/>
              <w:rPr>
                <w:b/>
                <w:bCs/>
                <w:szCs w:val="26"/>
              </w:rPr>
            </w:pPr>
            <w:r w:rsidRPr="002F4F88">
              <w:rPr>
                <w:b/>
                <w:bCs/>
                <w:szCs w:val="26"/>
              </w:rPr>
              <w:t>STT</w:t>
            </w:r>
          </w:p>
        </w:tc>
        <w:tc>
          <w:tcPr>
            <w:tcW w:w="1877" w:type="dxa"/>
            <w:shd w:val="clear" w:color="auto" w:fill="auto"/>
          </w:tcPr>
          <w:p w14:paraId="2145A854" w14:textId="77777777" w:rsidR="003C2DB6" w:rsidRPr="002F4F88" w:rsidRDefault="003C2DB6" w:rsidP="00021372">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8576733" w14:textId="77777777" w:rsidR="003C2DB6" w:rsidRPr="002F4F88" w:rsidRDefault="003C2DB6" w:rsidP="00021372">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C2DB6" w:rsidRPr="002F4F88" w14:paraId="23010043" w14:textId="77777777" w:rsidTr="005C029C">
        <w:tc>
          <w:tcPr>
            <w:tcW w:w="817" w:type="dxa"/>
            <w:shd w:val="clear" w:color="auto" w:fill="auto"/>
          </w:tcPr>
          <w:p w14:paraId="6445825C" w14:textId="77777777" w:rsidR="003C2DB6" w:rsidRPr="002F4F88" w:rsidRDefault="003C2DB6" w:rsidP="001531AE">
            <w:pPr>
              <w:keepLines/>
              <w:widowControl w:val="0"/>
              <w:numPr>
                <w:ilvl w:val="0"/>
                <w:numId w:val="25"/>
              </w:numPr>
              <w:jc w:val="both"/>
              <w:rPr>
                <w:szCs w:val="26"/>
              </w:rPr>
            </w:pPr>
          </w:p>
          <w:p w14:paraId="59A6EEF1" w14:textId="77777777" w:rsidR="003C2DB6" w:rsidRPr="002F4F88" w:rsidRDefault="003C2DB6" w:rsidP="00021372">
            <w:pPr>
              <w:keepLines/>
              <w:widowControl w:val="0"/>
              <w:jc w:val="both"/>
              <w:rPr>
                <w:szCs w:val="26"/>
              </w:rPr>
            </w:pPr>
          </w:p>
        </w:tc>
        <w:tc>
          <w:tcPr>
            <w:tcW w:w="1877" w:type="dxa"/>
            <w:shd w:val="clear" w:color="auto" w:fill="auto"/>
          </w:tcPr>
          <w:p w14:paraId="7429867D" w14:textId="4BD25CA8" w:rsidR="003C2DB6" w:rsidRPr="00951E9B" w:rsidRDefault="009D0F43" w:rsidP="00021372">
            <w:pPr>
              <w:keepLines/>
              <w:widowControl w:val="0"/>
              <w:rPr>
                <w:szCs w:val="26"/>
                <w:lang w:val="vi-VN"/>
              </w:rPr>
            </w:pPr>
            <w:proofErr w:type="spellStart"/>
            <w:r>
              <w:rPr>
                <w:szCs w:val="26"/>
              </w:rPr>
              <w:t>Thêm</w:t>
            </w:r>
            <w:proofErr w:type="spellEnd"/>
            <w:r>
              <w:rPr>
                <w:szCs w:val="26"/>
              </w:rPr>
              <w:t xml:space="preserve"> </w:t>
            </w:r>
            <w:proofErr w:type="spellStart"/>
            <w:r>
              <w:rPr>
                <w:szCs w:val="26"/>
              </w:rPr>
              <w:t>mới</w:t>
            </w:r>
            <w:proofErr w:type="spellEnd"/>
            <w:r w:rsidR="00951E9B">
              <w:rPr>
                <w:szCs w:val="26"/>
                <w:lang w:val="vi-VN"/>
              </w:rPr>
              <w:t xml:space="preserve"> người dùng</w:t>
            </w:r>
          </w:p>
        </w:tc>
        <w:tc>
          <w:tcPr>
            <w:tcW w:w="6912" w:type="dxa"/>
            <w:shd w:val="clear" w:color="auto" w:fill="auto"/>
          </w:tcPr>
          <w:p w14:paraId="646C59B6" w14:textId="74A62ED9" w:rsidR="003C2DB6" w:rsidRPr="009C6EC5" w:rsidRDefault="00EE677E" w:rsidP="00CF402B">
            <w:pPr>
              <w:pStyle w:val="NormalIndent"/>
              <w:keepNext w:val="0"/>
              <w:keepLines/>
              <w:widowControl w:val="0"/>
              <w:numPr>
                <w:ilvl w:val="0"/>
                <w:numId w:val="15"/>
              </w:numPr>
              <w:spacing w:before="0" w:after="0" w:line="312" w:lineRule="auto"/>
              <w:jc w:val="left"/>
              <w:rPr>
                <w:snapToGrid/>
                <w:color w:val="auto"/>
                <w:szCs w:val="26"/>
                <w:lang w:val="vi-VN"/>
              </w:rPr>
            </w:pPr>
            <w:r w:rsidRPr="00AB05E0">
              <w:rPr>
                <w:snapToGrid/>
                <w:color w:val="auto"/>
                <w:szCs w:val="26"/>
                <w:lang w:val="vi-VN"/>
              </w:rPr>
              <w:t>Cho phép</w:t>
            </w:r>
            <w:r w:rsidR="00E56456" w:rsidRPr="00AB05E0">
              <w:rPr>
                <w:snapToGrid/>
                <w:color w:val="auto"/>
                <w:szCs w:val="26"/>
                <w:lang w:val="vi-VN"/>
              </w:rPr>
              <w:t xml:space="preserve"> NSD</w:t>
            </w:r>
            <w:r w:rsidRPr="00AB05E0">
              <w:rPr>
                <w:snapToGrid/>
                <w:color w:val="auto"/>
                <w:szCs w:val="26"/>
                <w:lang w:val="vi-VN"/>
              </w:rPr>
              <w:t xml:space="preserve"> khai báo </w:t>
            </w:r>
            <w:r w:rsidR="00AB05E0">
              <w:rPr>
                <w:snapToGrid/>
                <w:color w:val="auto"/>
                <w:szCs w:val="26"/>
                <w:lang w:val="vi-VN"/>
              </w:rPr>
              <w:t>mới tài khoản</w:t>
            </w:r>
            <w:r w:rsidRPr="00AB05E0">
              <w:rPr>
                <w:snapToGrid/>
                <w:color w:val="auto"/>
                <w:szCs w:val="26"/>
                <w:lang w:val="vi-VN"/>
              </w:rPr>
              <w:t xml:space="preserve"> người dùng</w:t>
            </w:r>
            <w:r w:rsidR="009C6EC5">
              <w:rPr>
                <w:snapToGrid/>
                <w:color w:val="auto"/>
                <w:szCs w:val="26"/>
                <w:lang w:val="vi-VN"/>
              </w:rPr>
              <w:t xml:space="preserve">, </w:t>
            </w:r>
            <w:r w:rsidR="00E56456" w:rsidRPr="009C6EC5">
              <w:rPr>
                <w:snapToGrid/>
                <w:color w:val="auto"/>
                <w:szCs w:val="26"/>
                <w:lang w:val="vi-VN"/>
              </w:rPr>
              <w:t>nhập các thông tin</w:t>
            </w:r>
            <w:r w:rsidRPr="009C6EC5">
              <w:rPr>
                <w:snapToGrid/>
                <w:color w:val="auto"/>
                <w:szCs w:val="26"/>
                <w:lang w:val="vi-VN"/>
              </w:rPr>
              <w:t>:</w:t>
            </w:r>
          </w:p>
          <w:p w14:paraId="2349A0B9" w14:textId="2A6064EE" w:rsidR="00EE677E" w:rsidRDefault="00EE677E"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1F41B3">
              <w:rPr>
                <w:b/>
                <w:bCs/>
                <w:snapToGrid/>
                <w:color w:val="auto"/>
                <w:szCs w:val="26"/>
              </w:rPr>
              <w:t>Họ</w:t>
            </w:r>
            <w:proofErr w:type="spellEnd"/>
            <w:r w:rsidRPr="001F41B3">
              <w:rPr>
                <w:b/>
                <w:bCs/>
                <w:snapToGrid/>
                <w:color w:val="auto"/>
                <w:szCs w:val="26"/>
              </w:rPr>
              <w:t xml:space="preserve"> </w:t>
            </w:r>
            <w:proofErr w:type="spellStart"/>
            <w:r w:rsidRPr="001F41B3">
              <w:rPr>
                <w:b/>
                <w:bCs/>
                <w:snapToGrid/>
                <w:color w:val="auto"/>
                <w:szCs w:val="26"/>
              </w:rPr>
              <w:t>và</w:t>
            </w:r>
            <w:proofErr w:type="spellEnd"/>
            <w:r w:rsidRPr="001F41B3">
              <w:rPr>
                <w:b/>
                <w:bCs/>
                <w:snapToGrid/>
                <w:color w:val="auto"/>
                <w:szCs w:val="26"/>
              </w:rPr>
              <w:t xml:space="preserve"> </w:t>
            </w:r>
            <w:proofErr w:type="spellStart"/>
            <w:r w:rsidRPr="001F41B3">
              <w:rPr>
                <w:b/>
                <w:bCs/>
                <w:snapToGrid/>
                <w:color w:val="auto"/>
                <w:szCs w:val="26"/>
              </w:rPr>
              <w:t>tên</w:t>
            </w:r>
            <w:proofErr w:type="spellEnd"/>
            <w:r>
              <w:rPr>
                <w:snapToGrid/>
                <w:color w:val="auto"/>
                <w:szCs w:val="26"/>
              </w:rPr>
              <w:t>*</w:t>
            </w:r>
          </w:p>
          <w:p w14:paraId="0F6BFC4C" w14:textId="77777777" w:rsidR="00A47828" w:rsidRDefault="00EE677E"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1F41B3">
              <w:rPr>
                <w:b/>
                <w:bCs/>
                <w:snapToGrid/>
                <w:color w:val="auto"/>
                <w:szCs w:val="26"/>
              </w:rPr>
              <w:t>T</w:t>
            </w:r>
            <w:r w:rsidR="00204C0F" w:rsidRPr="001F41B3">
              <w:rPr>
                <w:b/>
                <w:bCs/>
                <w:snapToGrid/>
                <w:color w:val="auto"/>
                <w:szCs w:val="26"/>
              </w:rPr>
              <w:t>ên</w:t>
            </w:r>
            <w:proofErr w:type="spellEnd"/>
            <w:r w:rsidR="00204C0F" w:rsidRPr="001F41B3">
              <w:rPr>
                <w:b/>
                <w:bCs/>
                <w:snapToGrid/>
                <w:color w:val="auto"/>
                <w:szCs w:val="26"/>
                <w:lang w:val="vi-VN"/>
              </w:rPr>
              <w:t xml:space="preserve"> </w:t>
            </w:r>
            <w:proofErr w:type="spellStart"/>
            <w:r w:rsidRPr="001F41B3">
              <w:rPr>
                <w:b/>
                <w:bCs/>
                <w:snapToGrid/>
                <w:color w:val="auto"/>
                <w:szCs w:val="26"/>
              </w:rPr>
              <w:t>đăng</w:t>
            </w:r>
            <w:proofErr w:type="spellEnd"/>
            <w:r w:rsidRPr="001F41B3">
              <w:rPr>
                <w:b/>
                <w:bCs/>
                <w:snapToGrid/>
                <w:color w:val="auto"/>
                <w:szCs w:val="26"/>
              </w:rPr>
              <w:t xml:space="preserve"> </w:t>
            </w:r>
            <w:proofErr w:type="spellStart"/>
            <w:r w:rsidRPr="001F41B3">
              <w:rPr>
                <w:b/>
                <w:bCs/>
                <w:snapToGrid/>
                <w:color w:val="auto"/>
                <w:szCs w:val="26"/>
              </w:rPr>
              <w:t>nhập</w:t>
            </w:r>
            <w:proofErr w:type="spellEnd"/>
            <w:r>
              <w:rPr>
                <w:snapToGrid/>
                <w:color w:val="auto"/>
                <w:szCs w:val="26"/>
              </w:rPr>
              <w:t>*</w:t>
            </w:r>
            <w:r w:rsidR="00FF5BC5">
              <w:rPr>
                <w:snapToGrid/>
                <w:color w:val="auto"/>
                <w:szCs w:val="26"/>
              </w:rPr>
              <w:t xml:space="preserve">: </w:t>
            </w:r>
            <w:proofErr w:type="spellStart"/>
            <w:r w:rsidR="00FF5BC5">
              <w:rPr>
                <w:snapToGrid/>
                <w:color w:val="auto"/>
                <w:szCs w:val="26"/>
              </w:rPr>
              <w:t>tên</w:t>
            </w:r>
            <w:proofErr w:type="spellEnd"/>
            <w:r w:rsidR="00FF5BC5">
              <w:rPr>
                <w:snapToGrid/>
                <w:color w:val="auto"/>
                <w:szCs w:val="26"/>
              </w:rPr>
              <w:t xml:space="preserve"> </w:t>
            </w:r>
            <w:proofErr w:type="spellStart"/>
            <w:r w:rsidR="00FF5BC5">
              <w:rPr>
                <w:snapToGrid/>
                <w:color w:val="auto"/>
                <w:szCs w:val="26"/>
              </w:rPr>
              <w:t>đăng</w:t>
            </w:r>
            <w:proofErr w:type="spellEnd"/>
            <w:r w:rsidR="00FF5BC5">
              <w:rPr>
                <w:snapToGrid/>
                <w:color w:val="auto"/>
                <w:szCs w:val="26"/>
              </w:rPr>
              <w:t xml:space="preserve"> </w:t>
            </w:r>
            <w:proofErr w:type="spellStart"/>
            <w:r w:rsidR="00FF5BC5">
              <w:rPr>
                <w:snapToGrid/>
                <w:color w:val="auto"/>
                <w:szCs w:val="26"/>
              </w:rPr>
              <w:t>nhập</w:t>
            </w:r>
            <w:proofErr w:type="spellEnd"/>
            <w:r w:rsidR="00FF5BC5">
              <w:rPr>
                <w:snapToGrid/>
                <w:color w:val="auto"/>
                <w:szCs w:val="26"/>
              </w:rPr>
              <w:t xml:space="preserve"> </w:t>
            </w:r>
            <w:proofErr w:type="spellStart"/>
            <w:r w:rsidR="00FF5BC5">
              <w:rPr>
                <w:snapToGrid/>
                <w:color w:val="auto"/>
                <w:szCs w:val="26"/>
              </w:rPr>
              <w:t>không</w:t>
            </w:r>
            <w:proofErr w:type="spellEnd"/>
            <w:r w:rsidR="00FF5BC5">
              <w:rPr>
                <w:snapToGrid/>
                <w:color w:val="auto"/>
                <w:szCs w:val="26"/>
              </w:rPr>
              <w:t xml:space="preserve"> </w:t>
            </w:r>
            <w:proofErr w:type="spellStart"/>
            <w:r w:rsidR="00FF5BC5">
              <w:rPr>
                <w:snapToGrid/>
                <w:color w:val="auto"/>
                <w:szCs w:val="26"/>
              </w:rPr>
              <w:t>được</w:t>
            </w:r>
            <w:proofErr w:type="spellEnd"/>
            <w:r w:rsidR="00FF5BC5">
              <w:rPr>
                <w:snapToGrid/>
                <w:color w:val="auto"/>
                <w:szCs w:val="26"/>
              </w:rPr>
              <w:t xml:space="preserve"> </w:t>
            </w:r>
            <w:proofErr w:type="spellStart"/>
            <w:r w:rsidR="00FF5BC5">
              <w:rPr>
                <w:snapToGrid/>
                <w:color w:val="auto"/>
                <w:szCs w:val="26"/>
              </w:rPr>
              <w:t>phép</w:t>
            </w:r>
            <w:proofErr w:type="spellEnd"/>
            <w:r w:rsidR="00FF5BC5">
              <w:rPr>
                <w:snapToGrid/>
                <w:color w:val="auto"/>
                <w:szCs w:val="26"/>
              </w:rPr>
              <w:t xml:space="preserve"> </w:t>
            </w:r>
            <w:proofErr w:type="spellStart"/>
            <w:r w:rsidR="00FF5BC5">
              <w:rPr>
                <w:snapToGrid/>
                <w:color w:val="auto"/>
                <w:szCs w:val="26"/>
              </w:rPr>
              <w:t>trùng</w:t>
            </w:r>
            <w:proofErr w:type="spellEnd"/>
          </w:p>
          <w:p w14:paraId="4F0CC797" w14:textId="0926ACA7" w:rsidR="00EE677E" w:rsidRDefault="00A47828"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A47828">
              <w:rPr>
                <w:b/>
                <w:bCs/>
                <w:snapToGrid/>
                <w:color w:val="auto"/>
                <w:szCs w:val="26"/>
              </w:rPr>
              <w:t>Mật</w:t>
            </w:r>
            <w:proofErr w:type="spellEnd"/>
            <w:r w:rsidRPr="00A47828">
              <w:rPr>
                <w:b/>
                <w:bCs/>
                <w:snapToGrid/>
                <w:color w:val="auto"/>
                <w:szCs w:val="26"/>
                <w:lang w:val="vi-VN"/>
              </w:rPr>
              <w:t xml:space="preserve"> khẩu</w:t>
            </w:r>
            <w:r>
              <w:rPr>
                <w:snapToGrid/>
                <w:color w:val="auto"/>
                <w:szCs w:val="26"/>
                <w:lang w:val="vi-VN"/>
              </w:rPr>
              <w:t>*</w:t>
            </w:r>
          </w:p>
          <w:p w14:paraId="44C5704F" w14:textId="16D2E202" w:rsidR="00E64E30" w:rsidRDefault="00E64E30" w:rsidP="001531AE">
            <w:pPr>
              <w:pStyle w:val="NormalIndent"/>
              <w:keepNext w:val="0"/>
              <w:keepLines/>
              <w:widowControl w:val="0"/>
              <w:numPr>
                <w:ilvl w:val="0"/>
                <w:numId w:val="48"/>
              </w:numPr>
              <w:spacing w:before="0" w:after="0" w:line="312" w:lineRule="auto"/>
              <w:jc w:val="left"/>
              <w:rPr>
                <w:snapToGrid/>
                <w:color w:val="auto"/>
                <w:szCs w:val="26"/>
              </w:rPr>
            </w:pPr>
            <w:r w:rsidRPr="001F41B3">
              <w:rPr>
                <w:b/>
                <w:bCs/>
                <w:snapToGrid/>
                <w:color w:val="auto"/>
                <w:szCs w:val="26"/>
              </w:rPr>
              <w:t>Email</w:t>
            </w:r>
            <w:r>
              <w:rPr>
                <w:snapToGrid/>
                <w:color w:val="auto"/>
                <w:szCs w:val="26"/>
              </w:rPr>
              <w:t>*</w:t>
            </w:r>
          </w:p>
          <w:p w14:paraId="6A460260" w14:textId="77777777" w:rsidR="00233D5D" w:rsidRPr="00233D5D" w:rsidRDefault="00EC1C50"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EC1C50">
              <w:rPr>
                <w:b/>
                <w:bCs/>
                <w:snapToGrid/>
                <w:color w:val="auto"/>
                <w:szCs w:val="26"/>
              </w:rPr>
              <w:t>Loại</w:t>
            </w:r>
            <w:proofErr w:type="spellEnd"/>
            <w:r w:rsidRPr="00EC1C50">
              <w:rPr>
                <w:b/>
                <w:bCs/>
                <w:snapToGrid/>
                <w:color w:val="auto"/>
                <w:szCs w:val="26"/>
                <w:lang w:val="vi-VN"/>
              </w:rPr>
              <w:t xml:space="preserve"> người dùng</w:t>
            </w:r>
            <w:r>
              <w:rPr>
                <w:snapToGrid/>
                <w:color w:val="auto"/>
                <w:szCs w:val="26"/>
                <w:lang w:val="vi-VN"/>
              </w:rPr>
              <w:t>*</w:t>
            </w:r>
            <w:r w:rsidR="008052D0">
              <w:rPr>
                <w:snapToGrid/>
                <w:color w:val="auto"/>
                <w:szCs w:val="26"/>
                <w:lang w:val="vi-VN"/>
              </w:rPr>
              <w:t xml:space="preserve">: chọn </w:t>
            </w:r>
            <w:r w:rsidR="00233D5D">
              <w:rPr>
                <w:snapToGrid/>
                <w:color w:val="auto"/>
                <w:szCs w:val="26"/>
                <w:lang w:val="vi-VN"/>
              </w:rPr>
              <w:t>1 trong 3 loại sau:</w:t>
            </w:r>
          </w:p>
          <w:p w14:paraId="48E3CAFD" w14:textId="089A7666" w:rsidR="00233D5D" w:rsidRPr="00233D5D" w:rsidRDefault="008052D0"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 xml:space="preserve">Kiểm toán nội </w:t>
            </w:r>
            <w:r w:rsidR="0050717B">
              <w:rPr>
                <w:snapToGrid/>
                <w:color w:val="auto"/>
                <w:szCs w:val="26"/>
                <w:lang w:val="vi-VN"/>
              </w:rPr>
              <w:t>bộ</w:t>
            </w:r>
          </w:p>
          <w:p w14:paraId="02F3F742" w14:textId="137349D2" w:rsidR="00233D5D" w:rsidRPr="00233D5D" w:rsidRDefault="00233D5D"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Đơn vị được kiểm toán</w:t>
            </w:r>
          </w:p>
          <w:p w14:paraId="3335290A" w14:textId="28BCEDDD" w:rsidR="00EC1C50" w:rsidRDefault="0050717B"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Khác</w:t>
            </w:r>
          </w:p>
          <w:p w14:paraId="2D0F0488" w14:textId="57BF60B6" w:rsidR="00A47182" w:rsidRPr="00A47182" w:rsidRDefault="00A47182"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Pr>
                <w:b/>
                <w:bCs/>
                <w:snapToGrid/>
                <w:color w:val="auto"/>
                <w:szCs w:val="26"/>
              </w:rPr>
              <w:t>Vai</w:t>
            </w:r>
            <w:proofErr w:type="spellEnd"/>
            <w:r>
              <w:rPr>
                <w:b/>
                <w:bCs/>
                <w:snapToGrid/>
                <w:color w:val="auto"/>
                <w:szCs w:val="26"/>
                <w:lang w:val="vi-VN"/>
              </w:rPr>
              <w:t xml:space="preserve"> trò: </w:t>
            </w:r>
            <w:r w:rsidRPr="00A47182">
              <w:rPr>
                <w:snapToGrid/>
                <w:color w:val="auto"/>
                <w:szCs w:val="26"/>
                <w:lang w:val="vi-VN"/>
              </w:rPr>
              <w:t>chọn trên danh sách vai trò, cho phép chọn nhiều</w:t>
            </w:r>
            <w:r w:rsidR="00A94C6A">
              <w:rPr>
                <w:snapToGrid/>
                <w:color w:val="auto"/>
                <w:szCs w:val="26"/>
                <w:lang w:val="vi-VN"/>
              </w:rPr>
              <w:t xml:space="preserve">, </w:t>
            </w:r>
            <w:r w:rsidR="00F8546E">
              <w:rPr>
                <w:snapToGrid/>
                <w:color w:val="auto"/>
                <w:szCs w:val="26"/>
                <w:lang w:val="vi-VN"/>
              </w:rPr>
              <w:t>người dùng được gán vai trò nào thì sẽ được thực hiện các quyền thuộc vai trò đó</w:t>
            </w:r>
          </w:p>
          <w:p w14:paraId="57CD0C61" w14:textId="147D4EB9" w:rsidR="00E64E30" w:rsidRPr="00E64E30" w:rsidRDefault="002F016F"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5D3734">
              <w:rPr>
                <w:b/>
                <w:bCs/>
                <w:snapToGrid/>
                <w:color w:val="auto"/>
                <w:szCs w:val="26"/>
              </w:rPr>
              <w:t>Nhóm</w:t>
            </w:r>
            <w:proofErr w:type="spellEnd"/>
            <w:r w:rsidRPr="005D3734">
              <w:rPr>
                <w:b/>
                <w:bCs/>
                <w:snapToGrid/>
                <w:color w:val="auto"/>
                <w:szCs w:val="26"/>
                <w:lang w:val="vi-VN"/>
              </w:rPr>
              <w:t xml:space="preserve"> người dùng</w:t>
            </w:r>
            <w:r w:rsidR="00E64E30">
              <w:rPr>
                <w:snapToGrid/>
                <w:color w:val="auto"/>
                <w:szCs w:val="26"/>
              </w:rPr>
              <w:t xml:space="preserve">: </w:t>
            </w:r>
            <w:r w:rsidR="002221BF">
              <w:rPr>
                <w:snapToGrid/>
                <w:color w:val="auto"/>
                <w:szCs w:val="26"/>
                <w:lang w:val="vi-VN"/>
              </w:rPr>
              <w:t>c</w:t>
            </w:r>
            <w:proofErr w:type="spellStart"/>
            <w:r w:rsidR="00E64E30">
              <w:rPr>
                <w:snapToGrid/>
                <w:color w:val="auto"/>
                <w:szCs w:val="26"/>
              </w:rPr>
              <w:t>họn</w:t>
            </w:r>
            <w:proofErr w:type="spellEnd"/>
            <w:r w:rsidR="00E64E30">
              <w:rPr>
                <w:snapToGrid/>
                <w:color w:val="auto"/>
                <w:szCs w:val="26"/>
              </w:rPr>
              <w:t xml:space="preserve"> </w:t>
            </w:r>
            <w:proofErr w:type="spellStart"/>
            <w:r w:rsidR="00E64E30">
              <w:rPr>
                <w:snapToGrid/>
                <w:color w:val="auto"/>
                <w:szCs w:val="26"/>
              </w:rPr>
              <w:t>trên</w:t>
            </w:r>
            <w:proofErr w:type="spellEnd"/>
            <w:r w:rsidR="00E64E30">
              <w:rPr>
                <w:snapToGrid/>
                <w:color w:val="auto"/>
                <w:szCs w:val="26"/>
              </w:rPr>
              <w:t xml:space="preserve"> </w:t>
            </w:r>
            <w:proofErr w:type="spellStart"/>
            <w:r w:rsidR="00E64E30">
              <w:rPr>
                <w:snapToGrid/>
                <w:color w:val="auto"/>
                <w:szCs w:val="26"/>
              </w:rPr>
              <w:t>danh</w:t>
            </w:r>
            <w:proofErr w:type="spellEnd"/>
            <w:r w:rsidR="00E64E30">
              <w:rPr>
                <w:snapToGrid/>
                <w:color w:val="auto"/>
                <w:szCs w:val="26"/>
              </w:rPr>
              <w:t xml:space="preserve"> </w:t>
            </w:r>
            <w:proofErr w:type="spellStart"/>
            <w:r w:rsidR="00E64E30">
              <w:rPr>
                <w:snapToGrid/>
                <w:color w:val="auto"/>
                <w:szCs w:val="26"/>
              </w:rPr>
              <w:t>sách</w:t>
            </w:r>
            <w:proofErr w:type="spellEnd"/>
            <w:r w:rsidR="00E64E30">
              <w:rPr>
                <w:snapToGrid/>
                <w:color w:val="auto"/>
                <w:szCs w:val="26"/>
              </w:rPr>
              <w:t xml:space="preserve"> </w:t>
            </w:r>
            <w:proofErr w:type="spellStart"/>
            <w:r w:rsidR="00E64E30">
              <w:rPr>
                <w:snapToGrid/>
                <w:color w:val="auto"/>
                <w:szCs w:val="26"/>
              </w:rPr>
              <w:t>nhóm</w:t>
            </w:r>
            <w:proofErr w:type="spellEnd"/>
            <w:r w:rsidR="00E64E30">
              <w:rPr>
                <w:snapToGrid/>
                <w:color w:val="auto"/>
                <w:szCs w:val="26"/>
              </w:rPr>
              <w:t xml:space="preserve"> </w:t>
            </w:r>
            <w:proofErr w:type="spellStart"/>
            <w:r>
              <w:rPr>
                <w:snapToGrid/>
                <w:color w:val="auto"/>
                <w:szCs w:val="26"/>
              </w:rPr>
              <w:t>người</w:t>
            </w:r>
            <w:proofErr w:type="spellEnd"/>
            <w:r>
              <w:rPr>
                <w:snapToGrid/>
                <w:color w:val="auto"/>
                <w:szCs w:val="26"/>
                <w:lang w:val="vi-VN"/>
              </w:rPr>
              <w:t xml:space="preserve"> dùng,</w:t>
            </w:r>
            <w:r w:rsidR="00E64E30">
              <w:rPr>
                <w:snapToGrid/>
                <w:color w:val="auto"/>
                <w:szCs w:val="26"/>
              </w:rPr>
              <w:t xml:space="preserve"> </w:t>
            </w:r>
            <w:proofErr w:type="spellStart"/>
            <w:r w:rsidR="00E64E30">
              <w:rPr>
                <w:snapToGrid/>
                <w:color w:val="auto"/>
                <w:szCs w:val="26"/>
              </w:rPr>
              <w:t>cho</w:t>
            </w:r>
            <w:proofErr w:type="spellEnd"/>
            <w:r w:rsidR="00E64E30">
              <w:rPr>
                <w:snapToGrid/>
                <w:color w:val="auto"/>
                <w:szCs w:val="26"/>
              </w:rPr>
              <w:t xml:space="preserve"> </w:t>
            </w:r>
            <w:proofErr w:type="spellStart"/>
            <w:r w:rsidR="00E64E30">
              <w:rPr>
                <w:snapToGrid/>
                <w:color w:val="auto"/>
                <w:szCs w:val="26"/>
              </w:rPr>
              <w:t>phép</w:t>
            </w:r>
            <w:proofErr w:type="spellEnd"/>
            <w:r w:rsidR="00E64E30">
              <w:rPr>
                <w:snapToGrid/>
                <w:color w:val="auto"/>
                <w:szCs w:val="26"/>
              </w:rPr>
              <w:t xml:space="preserve"> </w:t>
            </w:r>
            <w:proofErr w:type="spellStart"/>
            <w:r w:rsidR="00E64E30">
              <w:rPr>
                <w:snapToGrid/>
                <w:color w:val="auto"/>
                <w:szCs w:val="26"/>
              </w:rPr>
              <w:t>chọn</w:t>
            </w:r>
            <w:proofErr w:type="spellEnd"/>
            <w:r w:rsidR="00E64E30">
              <w:rPr>
                <w:snapToGrid/>
                <w:color w:val="auto"/>
                <w:szCs w:val="26"/>
              </w:rPr>
              <w:t xml:space="preserve"> </w:t>
            </w:r>
            <w:proofErr w:type="spellStart"/>
            <w:r w:rsidR="00E64E30">
              <w:rPr>
                <w:snapToGrid/>
                <w:color w:val="auto"/>
                <w:szCs w:val="26"/>
              </w:rPr>
              <w:t>nhiều</w:t>
            </w:r>
            <w:proofErr w:type="spellEnd"/>
            <w:r w:rsidR="00E64E30">
              <w:rPr>
                <w:snapToGrid/>
                <w:color w:val="auto"/>
                <w:szCs w:val="26"/>
              </w:rPr>
              <w:t xml:space="preserve"> </w:t>
            </w:r>
            <w:proofErr w:type="spellStart"/>
            <w:r w:rsidR="00E64E30">
              <w:rPr>
                <w:snapToGrid/>
                <w:color w:val="auto"/>
                <w:szCs w:val="26"/>
              </w:rPr>
              <w:t>nhóm</w:t>
            </w:r>
            <w:proofErr w:type="spellEnd"/>
            <w:r w:rsidR="00F8546E">
              <w:rPr>
                <w:snapToGrid/>
                <w:color w:val="auto"/>
                <w:szCs w:val="26"/>
                <w:lang w:val="vi-VN"/>
              </w:rPr>
              <w:t xml:space="preserve">, người dùng thuộc nhóm nào thì sẽ được kế thừa các quyền của </w:t>
            </w:r>
            <w:r w:rsidR="00F857BF">
              <w:rPr>
                <w:snapToGrid/>
                <w:color w:val="auto"/>
                <w:szCs w:val="26"/>
                <w:lang w:val="vi-VN"/>
              </w:rPr>
              <w:t>nhóm đó</w:t>
            </w:r>
          </w:p>
          <w:p w14:paraId="72457689" w14:textId="7EFFB0E4" w:rsidR="00E64E30" w:rsidRDefault="00EE6B03"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5D3734">
              <w:rPr>
                <w:b/>
                <w:bCs/>
                <w:snapToGrid/>
                <w:color w:val="auto"/>
                <w:szCs w:val="26"/>
              </w:rPr>
              <w:t>Trạng</w:t>
            </w:r>
            <w:proofErr w:type="spellEnd"/>
            <w:r w:rsidRPr="005D3734">
              <w:rPr>
                <w:b/>
                <w:bCs/>
                <w:snapToGrid/>
                <w:color w:val="auto"/>
                <w:szCs w:val="26"/>
              </w:rPr>
              <w:t xml:space="preserve"> </w:t>
            </w:r>
            <w:proofErr w:type="spellStart"/>
            <w:r w:rsidRPr="005D3734">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751689E8" w14:textId="01FE0845" w:rsidR="00D16156" w:rsidRDefault="00D16156" w:rsidP="00D1615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Sau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gửi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tài</w:t>
            </w:r>
            <w:proofErr w:type="spellEnd"/>
            <w:r>
              <w:rPr>
                <w:snapToGrid/>
                <w:color w:val="auto"/>
                <w:szCs w:val="26"/>
              </w:rPr>
              <w:t xml:space="preserve"> </w:t>
            </w:r>
            <w:proofErr w:type="spellStart"/>
            <w:r>
              <w:rPr>
                <w:snapToGrid/>
                <w:color w:val="auto"/>
                <w:szCs w:val="26"/>
              </w:rPr>
              <w:t>khoản</w:t>
            </w:r>
            <w:proofErr w:type="spellEnd"/>
            <w:r>
              <w:rPr>
                <w:snapToGrid/>
                <w:color w:val="auto"/>
                <w:szCs w:val="26"/>
              </w:rPr>
              <w:t xml:space="preserve"> </w:t>
            </w:r>
            <w:proofErr w:type="spellStart"/>
            <w:r>
              <w:rPr>
                <w:snapToGrid/>
                <w:color w:val="auto"/>
                <w:szCs w:val="26"/>
              </w:rPr>
              <w:t>đăng</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qua email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sidR="00CB759D">
              <w:rPr>
                <w:snapToGrid/>
                <w:color w:val="auto"/>
                <w:szCs w:val="26"/>
              </w:rPr>
              <w:t>:</w:t>
            </w:r>
          </w:p>
          <w:p w14:paraId="30B12FD2" w14:textId="28065029"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 xml:space="preserve">Link </w:t>
            </w:r>
            <w:proofErr w:type="spellStart"/>
            <w:r>
              <w:rPr>
                <w:snapToGrid/>
                <w:color w:val="auto"/>
                <w:szCs w:val="26"/>
              </w:rPr>
              <w:t>truy</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p>
          <w:p w14:paraId="362A59C9" w14:textId="08CEED2D"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lastRenderedPageBreak/>
              <w:t>Họ</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p>
          <w:p w14:paraId="056D8E0D" w14:textId="014D2E24"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t>T</w:t>
            </w:r>
            <w:r w:rsidR="00026DF8">
              <w:rPr>
                <w:snapToGrid/>
                <w:color w:val="auto"/>
                <w:szCs w:val="26"/>
              </w:rPr>
              <w:t>ên</w:t>
            </w:r>
            <w:proofErr w:type="spellEnd"/>
            <w:r>
              <w:rPr>
                <w:snapToGrid/>
                <w:color w:val="auto"/>
                <w:szCs w:val="26"/>
              </w:rPr>
              <w:t xml:space="preserve"> </w:t>
            </w:r>
            <w:proofErr w:type="spellStart"/>
            <w:r>
              <w:rPr>
                <w:snapToGrid/>
                <w:color w:val="auto"/>
                <w:szCs w:val="26"/>
              </w:rPr>
              <w:t>đăng</w:t>
            </w:r>
            <w:proofErr w:type="spellEnd"/>
            <w:r>
              <w:rPr>
                <w:snapToGrid/>
                <w:color w:val="auto"/>
                <w:szCs w:val="26"/>
              </w:rPr>
              <w:t xml:space="preserve"> </w:t>
            </w:r>
            <w:proofErr w:type="spellStart"/>
            <w:r>
              <w:rPr>
                <w:snapToGrid/>
                <w:color w:val="auto"/>
                <w:szCs w:val="26"/>
              </w:rPr>
              <w:t>nhập</w:t>
            </w:r>
            <w:proofErr w:type="spellEnd"/>
          </w:p>
          <w:p w14:paraId="616A5A69" w14:textId="1B4B84D7"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t>Mật</w:t>
            </w:r>
            <w:proofErr w:type="spellEnd"/>
            <w:r>
              <w:rPr>
                <w:snapToGrid/>
                <w:color w:val="auto"/>
                <w:szCs w:val="26"/>
              </w:rPr>
              <w:t xml:space="preserve"> </w:t>
            </w:r>
            <w:proofErr w:type="spellStart"/>
            <w:r>
              <w:rPr>
                <w:snapToGrid/>
                <w:color w:val="auto"/>
                <w:szCs w:val="26"/>
              </w:rPr>
              <w:t>khẩu</w:t>
            </w:r>
            <w:proofErr w:type="spellEnd"/>
          </w:p>
          <w:p w14:paraId="38DA1FC1" w14:textId="2F2AB95C" w:rsidR="00AF2C22" w:rsidRPr="00984F8B" w:rsidRDefault="00CB759D" w:rsidP="00984F8B">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Email</w:t>
            </w:r>
          </w:p>
        </w:tc>
      </w:tr>
      <w:tr w:rsidR="00951E9B" w:rsidRPr="006B729D" w14:paraId="54C5EEA9" w14:textId="77777777" w:rsidTr="005C029C">
        <w:tc>
          <w:tcPr>
            <w:tcW w:w="817" w:type="dxa"/>
            <w:shd w:val="clear" w:color="auto" w:fill="auto"/>
          </w:tcPr>
          <w:p w14:paraId="3D585D91" w14:textId="77777777" w:rsidR="00951E9B" w:rsidRPr="002F4F88" w:rsidRDefault="00951E9B" w:rsidP="00951E9B">
            <w:pPr>
              <w:keepLines/>
              <w:widowControl w:val="0"/>
              <w:numPr>
                <w:ilvl w:val="0"/>
                <w:numId w:val="25"/>
              </w:numPr>
              <w:jc w:val="both"/>
              <w:rPr>
                <w:szCs w:val="26"/>
              </w:rPr>
            </w:pPr>
          </w:p>
        </w:tc>
        <w:tc>
          <w:tcPr>
            <w:tcW w:w="1877" w:type="dxa"/>
            <w:shd w:val="clear" w:color="auto" w:fill="auto"/>
          </w:tcPr>
          <w:p w14:paraId="020A6397" w14:textId="10FCDF0E" w:rsidR="00951E9B" w:rsidRPr="00951E9B" w:rsidRDefault="00951E9B" w:rsidP="00951E9B">
            <w:pPr>
              <w:keepLines/>
              <w:widowControl w:val="0"/>
              <w:rPr>
                <w:szCs w:val="26"/>
                <w:lang w:val="vi-VN"/>
              </w:rPr>
            </w:pPr>
            <w:proofErr w:type="spellStart"/>
            <w:r>
              <w:rPr>
                <w:szCs w:val="26"/>
              </w:rPr>
              <w:t>Sửa</w:t>
            </w:r>
            <w:proofErr w:type="spellEnd"/>
            <w:r>
              <w:rPr>
                <w:szCs w:val="26"/>
              </w:rPr>
              <w:t xml:space="preserve"> </w:t>
            </w:r>
            <w:proofErr w:type="spellStart"/>
            <w:r>
              <w:rPr>
                <w:szCs w:val="26"/>
              </w:rPr>
              <w:t>người</w:t>
            </w:r>
            <w:proofErr w:type="spellEnd"/>
            <w:r>
              <w:rPr>
                <w:szCs w:val="26"/>
                <w:lang w:val="vi-VN"/>
              </w:rPr>
              <w:t xml:space="preserve"> dùng</w:t>
            </w:r>
          </w:p>
        </w:tc>
        <w:tc>
          <w:tcPr>
            <w:tcW w:w="6912" w:type="dxa"/>
            <w:shd w:val="clear" w:color="auto" w:fill="auto"/>
          </w:tcPr>
          <w:p w14:paraId="1F17A5A4" w14:textId="0799ECF2" w:rsidR="00951E9B" w:rsidRPr="002275A3" w:rsidRDefault="00951E9B" w:rsidP="00951E9B">
            <w:pPr>
              <w:numPr>
                <w:ilvl w:val="0"/>
                <w:numId w:val="15"/>
              </w:numPr>
              <w:rPr>
                <w:szCs w:val="26"/>
                <w:lang w:val="vi-VN"/>
              </w:rPr>
            </w:pPr>
            <w:r w:rsidRPr="002275A3">
              <w:rPr>
                <w:szCs w:val="26"/>
                <w:lang w:val="vi-VN"/>
              </w:rPr>
              <w:t>Cho phép NSD sửa các thông tin người dùng trên hệ th</w:t>
            </w:r>
            <w:r w:rsidR="002275A3" w:rsidRPr="002275A3">
              <w:rPr>
                <w:szCs w:val="26"/>
                <w:lang w:val="vi-VN"/>
              </w:rPr>
              <w:t>ống</w:t>
            </w:r>
          </w:p>
          <w:p w14:paraId="693A52BA" w14:textId="6E6CEB9D" w:rsidR="00951E9B" w:rsidRPr="002275A3" w:rsidRDefault="00951E9B" w:rsidP="00951E9B">
            <w:pPr>
              <w:numPr>
                <w:ilvl w:val="0"/>
                <w:numId w:val="15"/>
              </w:numPr>
              <w:rPr>
                <w:szCs w:val="26"/>
                <w:lang w:val="vi-VN"/>
              </w:rPr>
            </w:pPr>
            <w:r w:rsidRPr="002275A3">
              <w:rPr>
                <w:szCs w:val="26"/>
                <w:lang w:val="vi-VN"/>
              </w:rPr>
              <w:t>Không cho phép sửa T</w:t>
            </w:r>
            <w:r w:rsidR="002275A3">
              <w:rPr>
                <w:szCs w:val="26"/>
                <w:lang w:val="vi-VN"/>
              </w:rPr>
              <w:t>ên</w:t>
            </w:r>
            <w:r w:rsidRPr="002275A3">
              <w:rPr>
                <w:szCs w:val="26"/>
                <w:lang w:val="vi-VN"/>
              </w:rPr>
              <w:t xml:space="preserve"> đăng nhập</w:t>
            </w:r>
            <w:r w:rsidR="003B3A76">
              <w:rPr>
                <w:szCs w:val="26"/>
                <w:lang w:val="vi-VN"/>
              </w:rPr>
              <w:t xml:space="preserve">, </w:t>
            </w:r>
            <w:r w:rsidR="00EB1898">
              <w:rPr>
                <w:szCs w:val="26"/>
                <w:lang w:val="vi-VN"/>
              </w:rPr>
              <w:t xml:space="preserve">Mật khẩu, </w:t>
            </w:r>
            <w:r w:rsidR="00A55C34">
              <w:rPr>
                <w:szCs w:val="26"/>
                <w:lang w:val="vi-VN"/>
              </w:rPr>
              <w:t>Loại người dùng</w:t>
            </w:r>
          </w:p>
          <w:p w14:paraId="639B3826" w14:textId="5962F68F" w:rsidR="005F3169" w:rsidRPr="00A55C34" w:rsidRDefault="00951E9B" w:rsidP="00A55C34">
            <w:pPr>
              <w:pStyle w:val="NormalIndent"/>
              <w:keepNext w:val="0"/>
              <w:keepLines/>
              <w:widowControl w:val="0"/>
              <w:numPr>
                <w:ilvl w:val="0"/>
                <w:numId w:val="15"/>
              </w:numPr>
              <w:spacing w:before="0" w:after="0" w:line="312" w:lineRule="auto"/>
              <w:jc w:val="left"/>
              <w:rPr>
                <w:snapToGrid/>
                <w:color w:val="auto"/>
                <w:szCs w:val="26"/>
                <w:lang w:val="vi-VN"/>
              </w:rPr>
            </w:pPr>
            <w:r w:rsidRPr="00270F10">
              <w:rPr>
                <w:szCs w:val="26"/>
                <w:lang w:val="vi-VN"/>
              </w:rPr>
              <w:t xml:space="preserve">Trường hợp sửa trạng thái người dùng từ </w:t>
            </w:r>
            <w:r w:rsidRPr="00270F10">
              <w:rPr>
                <w:b/>
                <w:szCs w:val="26"/>
                <w:lang w:val="vi-VN"/>
              </w:rPr>
              <w:t>Hoạt động</w:t>
            </w:r>
            <w:r w:rsidRPr="00270F10">
              <w:rPr>
                <w:szCs w:val="26"/>
                <w:lang w:val="vi-VN"/>
              </w:rPr>
              <w:t xml:space="preserve"> sang </w:t>
            </w:r>
            <w:r w:rsidRPr="00270F10">
              <w:rPr>
                <w:b/>
                <w:szCs w:val="26"/>
                <w:lang w:val="vi-VN"/>
              </w:rPr>
              <w:t>khóa</w:t>
            </w:r>
            <w:r w:rsidRPr="00270F10">
              <w:rPr>
                <w:szCs w:val="26"/>
                <w:lang w:val="vi-VN"/>
              </w:rPr>
              <w:t>: tài khoản người dùng sẽ không đăng nhập được vào hệ thống.</w:t>
            </w:r>
          </w:p>
        </w:tc>
      </w:tr>
      <w:tr w:rsidR="003C2DB6" w:rsidRPr="002F4F88" w14:paraId="42DC665C" w14:textId="77777777" w:rsidTr="005C029C">
        <w:tc>
          <w:tcPr>
            <w:tcW w:w="817" w:type="dxa"/>
            <w:shd w:val="clear" w:color="auto" w:fill="auto"/>
          </w:tcPr>
          <w:p w14:paraId="7873D950" w14:textId="77777777" w:rsidR="003C2DB6" w:rsidRPr="005F3169" w:rsidRDefault="003C2DB6" w:rsidP="001531AE">
            <w:pPr>
              <w:keepLines/>
              <w:widowControl w:val="0"/>
              <w:numPr>
                <w:ilvl w:val="0"/>
                <w:numId w:val="25"/>
              </w:numPr>
              <w:rPr>
                <w:szCs w:val="26"/>
                <w:lang w:val="vi-VN"/>
              </w:rPr>
            </w:pPr>
          </w:p>
        </w:tc>
        <w:tc>
          <w:tcPr>
            <w:tcW w:w="1877" w:type="dxa"/>
            <w:shd w:val="clear" w:color="auto" w:fill="auto"/>
          </w:tcPr>
          <w:p w14:paraId="0F64BD23" w14:textId="49A7A882" w:rsidR="003C2DB6" w:rsidRPr="002F4F88" w:rsidRDefault="00E2129E" w:rsidP="00021372">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31AC87A4" w14:textId="6BB507F9" w:rsidR="003C2DB6" w:rsidRPr="002F4F88" w:rsidRDefault="00A53571">
            <w:pPr>
              <w:numPr>
                <w:ilvl w:val="0"/>
                <w:numId w:val="15"/>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xem</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đúng</w:t>
            </w:r>
            <w:proofErr w:type="spellEnd"/>
            <w:r>
              <w:rPr>
                <w:szCs w:val="26"/>
              </w:rPr>
              <w:t xml:space="preserve"> </w:t>
            </w:r>
            <w:proofErr w:type="spellStart"/>
            <w:r>
              <w:rPr>
                <w:szCs w:val="26"/>
              </w:rPr>
              <w:t>như</w:t>
            </w:r>
            <w:proofErr w:type="spellEnd"/>
            <w:r>
              <w:rPr>
                <w:szCs w:val="26"/>
              </w:rPr>
              <w:t xml:space="preserve"> </w:t>
            </w:r>
            <w:proofErr w:type="spellStart"/>
            <w:r>
              <w:rPr>
                <w:szCs w:val="26"/>
              </w:rPr>
              <w:t>lần</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cuối</w:t>
            </w:r>
            <w:proofErr w:type="spellEnd"/>
            <w:r>
              <w:rPr>
                <w:szCs w:val="26"/>
              </w:rPr>
              <w:t xml:space="preserve"> </w:t>
            </w:r>
            <w:proofErr w:type="spellStart"/>
            <w:r>
              <w:rPr>
                <w:szCs w:val="26"/>
              </w:rPr>
              <w:t>c</w:t>
            </w:r>
            <w:r w:rsidR="00FF5BC5">
              <w:rPr>
                <w:szCs w:val="26"/>
              </w:rPr>
              <w:t>ù</w:t>
            </w:r>
            <w:r>
              <w:rPr>
                <w:szCs w:val="26"/>
              </w:rPr>
              <w:t>ng</w:t>
            </w:r>
            <w:proofErr w:type="spellEnd"/>
            <w:r>
              <w:rPr>
                <w:szCs w:val="26"/>
              </w:rPr>
              <w:t xml:space="preserve">. </w:t>
            </w:r>
            <w:proofErr w:type="spellStart"/>
            <w:r>
              <w:rPr>
                <w:szCs w:val="26"/>
              </w:rPr>
              <w:t>Đồng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người</w:t>
            </w:r>
            <w:proofErr w:type="spellEnd"/>
            <w:r>
              <w:rPr>
                <w:szCs w:val="26"/>
              </w:rPr>
              <w:t xml:space="preserve"> </w:t>
            </w:r>
            <w:proofErr w:type="spellStart"/>
            <w:r>
              <w:rPr>
                <w:szCs w:val="26"/>
              </w:rPr>
              <w:t>tạo</w:t>
            </w:r>
            <w:proofErr w:type="spellEnd"/>
            <w:r>
              <w:rPr>
                <w:szCs w:val="26"/>
              </w:rPr>
              <w:t xml:space="preserve">, </w:t>
            </w:r>
            <w:proofErr w:type="spellStart"/>
            <w:r>
              <w:rPr>
                <w:szCs w:val="26"/>
              </w:rPr>
              <w:t>ngày</w:t>
            </w:r>
            <w:proofErr w:type="spellEnd"/>
            <w:r>
              <w:rPr>
                <w:szCs w:val="26"/>
              </w:rPr>
              <w:t xml:space="preserve"> </w:t>
            </w:r>
            <w:proofErr w:type="spellStart"/>
            <w:r>
              <w:rPr>
                <w:szCs w:val="26"/>
              </w:rPr>
              <w:t>tạo</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sửa</w:t>
            </w:r>
            <w:proofErr w:type="spellEnd"/>
            <w:r>
              <w:rPr>
                <w:szCs w:val="26"/>
              </w:rPr>
              <w:t xml:space="preserve">, </w:t>
            </w:r>
            <w:proofErr w:type="spellStart"/>
            <w:r>
              <w:rPr>
                <w:szCs w:val="26"/>
              </w:rPr>
              <w:t>ngày</w:t>
            </w:r>
            <w:proofErr w:type="spellEnd"/>
            <w:r>
              <w:rPr>
                <w:szCs w:val="26"/>
              </w:rPr>
              <w:t xml:space="preserve"> </w:t>
            </w:r>
            <w:proofErr w:type="spellStart"/>
            <w:r>
              <w:rPr>
                <w:szCs w:val="26"/>
              </w:rPr>
              <w:t>sửa</w:t>
            </w:r>
            <w:proofErr w:type="spellEnd"/>
          </w:p>
        </w:tc>
      </w:tr>
      <w:tr w:rsidR="003C2DB6" w:rsidRPr="002F4F88" w14:paraId="4C7E7A8D" w14:textId="77777777" w:rsidTr="005C029C">
        <w:tc>
          <w:tcPr>
            <w:tcW w:w="817" w:type="dxa"/>
            <w:shd w:val="clear" w:color="auto" w:fill="auto"/>
          </w:tcPr>
          <w:p w14:paraId="075B079D" w14:textId="77777777" w:rsidR="003C2DB6" w:rsidRPr="002F4F88" w:rsidRDefault="003C2DB6" w:rsidP="001531AE">
            <w:pPr>
              <w:keepLines/>
              <w:widowControl w:val="0"/>
              <w:numPr>
                <w:ilvl w:val="0"/>
                <w:numId w:val="25"/>
              </w:numPr>
              <w:jc w:val="both"/>
              <w:rPr>
                <w:szCs w:val="26"/>
              </w:rPr>
            </w:pPr>
          </w:p>
        </w:tc>
        <w:tc>
          <w:tcPr>
            <w:tcW w:w="1877" w:type="dxa"/>
            <w:shd w:val="clear" w:color="auto" w:fill="auto"/>
          </w:tcPr>
          <w:p w14:paraId="4A3FD58C" w14:textId="2CBC56ED" w:rsidR="003C2DB6" w:rsidRPr="002F4F88" w:rsidRDefault="008C7606" w:rsidP="00021372">
            <w:pPr>
              <w:keepLines/>
              <w:widowControl w:val="0"/>
              <w:rPr>
                <w:szCs w:val="26"/>
              </w:rPr>
            </w:pP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p>
        </w:tc>
        <w:tc>
          <w:tcPr>
            <w:tcW w:w="6912" w:type="dxa"/>
            <w:shd w:val="clear" w:color="auto" w:fill="auto"/>
          </w:tcPr>
          <w:p w14:paraId="65FDBC33" w14:textId="29F8E819" w:rsidR="003C2DB6" w:rsidRDefault="008C7606" w:rsidP="00CF402B">
            <w:pPr>
              <w:keepLines/>
              <w:widowControl w:val="0"/>
              <w:numPr>
                <w:ilvl w:val="0"/>
                <w:numId w:val="15"/>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chưa</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tạo</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
          <w:p w14:paraId="4CECD77B" w14:textId="304809E8" w:rsidR="00E56456" w:rsidRDefault="00E56456" w:rsidP="008315C8">
            <w:pPr>
              <w:pStyle w:val="ListParagraph"/>
              <w:keepLines/>
              <w:widowControl w:val="0"/>
              <w:numPr>
                <w:ilvl w:val="0"/>
                <w:numId w:val="15"/>
              </w:numPr>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popup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xác</w:t>
            </w:r>
            <w:proofErr w:type="spellEnd"/>
            <w:r>
              <w:rPr>
                <w:szCs w:val="26"/>
              </w:rPr>
              <w:t xml:space="preserve"> </w:t>
            </w:r>
            <w:proofErr w:type="spellStart"/>
            <w:r>
              <w:rPr>
                <w:szCs w:val="26"/>
              </w:rPr>
              <w:t>nhận</w:t>
            </w:r>
            <w:proofErr w:type="spellEnd"/>
            <w:r>
              <w:rPr>
                <w:szCs w:val="26"/>
              </w:rPr>
              <w:t xml:space="preserve"> </w:t>
            </w:r>
            <w:proofErr w:type="spellStart"/>
            <w:r>
              <w:rPr>
                <w:szCs w:val="26"/>
              </w:rPr>
              <w:t>xóa</w:t>
            </w:r>
            <w:proofErr w:type="spellEnd"/>
            <w:r>
              <w:rPr>
                <w:szCs w:val="26"/>
              </w:rPr>
              <w:t xml:space="preserve"> “</w:t>
            </w:r>
            <w:proofErr w:type="spellStart"/>
            <w:r>
              <w:rPr>
                <w:szCs w:val="26"/>
              </w:rPr>
              <w:t>Bạn</w:t>
            </w:r>
            <w:proofErr w:type="spellEnd"/>
            <w:r>
              <w:rPr>
                <w:szCs w:val="26"/>
              </w:rPr>
              <w:t xml:space="preserve"> </w:t>
            </w:r>
            <w:proofErr w:type="spellStart"/>
            <w:r>
              <w:rPr>
                <w:szCs w:val="26"/>
              </w:rPr>
              <w:t>có</w:t>
            </w:r>
            <w:proofErr w:type="spellEnd"/>
            <w:r>
              <w:rPr>
                <w:szCs w:val="26"/>
              </w:rPr>
              <w:t xml:space="preserve"> </w:t>
            </w:r>
            <w:proofErr w:type="spellStart"/>
            <w:r>
              <w:rPr>
                <w:szCs w:val="26"/>
              </w:rPr>
              <w:t>chắc</w:t>
            </w:r>
            <w:proofErr w:type="spellEnd"/>
            <w:r>
              <w:rPr>
                <w:szCs w:val="26"/>
              </w:rPr>
              <w:t xml:space="preserve"> </w:t>
            </w:r>
            <w:proofErr w:type="spellStart"/>
            <w:r>
              <w:rPr>
                <w:szCs w:val="26"/>
              </w:rPr>
              <w:t>chắn</w:t>
            </w:r>
            <w:proofErr w:type="spellEnd"/>
            <w:r>
              <w:rPr>
                <w:szCs w:val="26"/>
              </w:rPr>
              <w:t xml:space="preserve"> </w:t>
            </w:r>
            <w:proofErr w:type="spellStart"/>
            <w:r>
              <w:rPr>
                <w:szCs w:val="26"/>
              </w:rPr>
              <w:t>muốn</w:t>
            </w:r>
            <w:proofErr w:type="spellEnd"/>
            <w:r>
              <w:rPr>
                <w:szCs w:val="26"/>
              </w:rPr>
              <w:t xml:space="preserve"> </w:t>
            </w:r>
            <w:proofErr w:type="spellStart"/>
            <w:r>
              <w:rPr>
                <w:szCs w:val="26"/>
              </w:rPr>
              <w:t>xóa</w:t>
            </w:r>
            <w:proofErr w:type="spellEnd"/>
            <w:r>
              <w:rPr>
                <w:szCs w:val="26"/>
              </w:rPr>
              <w:t xml:space="preserve"> </w:t>
            </w:r>
            <w:proofErr w:type="spellStart"/>
            <w:r w:rsidR="00553043">
              <w:rPr>
                <w:szCs w:val="26"/>
              </w:rPr>
              <w:t>bản</w:t>
            </w:r>
            <w:proofErr w:type="spellEnd"/>
            <w:r w:rsidR="00553043">
              <w:rPr>
                <w:szCs w:val="26"/>
                <w:lang w:val="vi-VN"/>
              </w:rPr>
              <w:t xml:space="preserve"> ghi này</w:t>
            </w:r>
            <w:r>
              <w:rPr>
                <w:szCs w:val="26"/>
              </w:rPr>
              <w:t>?</w:t>
            </w:r>
            <w:r w:rsidR="00553043">
              <w:rPr>
                <w:szCs w:val="26"/>
                <w:lang w:val="vi-VN"/>
              </w:rPr>
              <w:t xml:space="preserve"> kèm theo tên đăng nhập người dùng</w:t>
            </w:r>
            <w:r>
              <w:rPr>
                <w:szCs w:val="26"/>
              </w:rPr>
              <w:t xml:space="preserve">”. NSD </w:t>
            </w:r>
            <w:proofErr w:type="spellStart"/>
            <w:r>
              <w:rPr>
                <w:szCs w:val="26"/>
              </w:rPr>
              <w:t>chọn</w:t>
            </w:r>
            <w:proofErr w:type="spellEnd"/>
            <w:r>
              <w:rPr>
                <w:szCs w:val="26"/>
              </w:rPr>
              <w:t xml:space="preserve"> </w:t>
            </w:r>
            <w:proofErr w:type="spellStart"/>
            <w:r>
              <w:rPr>
                <w:szCs w:val="26"/>
              </w:rPr>
              <w:t>có</w:t>
            </w:r>
            <w:proofErr w:type="spellEnd"/>
            <w:r>
              <w:rPr>
                <w:szCs w:val="26"/>
              </w:rPr>
              <w:t xml:space="preserve">/ </w:t>
            </w:r>
            <w:proofErr w:type="spellStart"/>
            <w:r>
              <w:rPr>
                <w:szCs w:val="26"/>
              </w:rPr>
              <w:t>Không</w:t>
            </w:r>
            <w:proofErr w:type="spellEnd"/>
            <w:r>
              <w:rPr>
                <w:szCs w:val="26"/>
              </w:rPr>
              <w:t>:</w:t>
            </w:r>
          </w:p>
          <w:p w14:paraId="42CCD9DD" w14:textId="037E364A" w:rsidR="00E56456" w:rsidRDefault="00E56456" w:rsidP="00911D8A">
            <w:pPr>
              <w:pStyle w:val="ListParagraph"/>
              <w:keepLines/>
              <w:widowControl w:val="0"/>
              <w:numPr>
                <w:ilvl w:val="0"/>
                <w:numId w:val="128"/>
              </w:numPr>
              <w:rPr>
                <w:szCs w:val="26"/>
              </w:rPr>
            </w:pPr>
            <w:proofErr w:type="spellStart"/>
            <w:r>
              <w:rPr>
                <w:szCs w:val="26"/>
              </w:rPr>
              <w:t>Nếu</w:t>
            </w:r>
            <w:proofErr w:type="spellEnd"/>
            <w:r>
              <w:rPr>
                <w:szCs w:val="26"/>
              </w:rPr>
              <w:t xml:space="preserve"> </w:t>
            </w:r>
            <w:proofErr w:type="spellStart"/>
            <w:r>
              <w:rPr>
                <w:szCs w:val="26"/>
              </w:rPr>
              <w:t>chọn</w:t>
            </w:r>
            <w:proofErr w:type="spellEnd"/>
            <w:r>
              <w:rPr>
                <w:szCs w:val="26"/>
              </w:rPr>
              <w:t xml:space="preserve"> </w:t>
            </w:r>
            <w:proofErr w:type="spellStart"/>
            <w:r>
              <w:rPr>
                <w:szCs w:val="26"/>
              </w:rPr>
              <w:t>có</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đã</w:t>
            </w:r>
            <w:proofErr w:type="spellEnd"/>
            <w:r>
              <w:rPr>
                <w:szCs w:val="26"/>
              </w:rPr>
              <w:t xml:space="preserve"> </w:t>
            </w:r>
            <w:proofErr w:type="spellStart"/>
            <w:r>
              <w:rPr>
                <w:szCs w:val="26"/>
              </w:rPr>
              <w:t>chọn</w:t>
            </w:r>
            <w:proofErr w:type="spellEnd"/>
            <w:r>
              <w:rPr>
                <w:szCs w:val="26"/>
              </w:rPr>
              <w:t>.</w:t>
            </w:r>
          </w:p>
          <w:p w14:paraId="54A3EB65" w14:textId="1385F148" w:rsidR="00E56456" w:rsidRPr="00C43DE4" w:rsidRDefault="00E56456" w:rsidP="00911D8A">
            <w:pPr>
              <w:pStyle w:val="ListParagraph"/>
              <w:keepLines/>
              <w:widowControl w:val="0"/>
              <w:numPr>
                <w:ilvl w:val="0"/>
                <w:numId w:val="128"/>
              </w:numPr>
              <w:rPr>
                <w:szCs w:val="26"/>
              </w:rPr>
            </w:pPr>
            <w:proofErr w:type="spellStart"/>
            <w:r>
              <w:rPr>
                <w:szCs w:val="26"/>
              </w:rPr>
              <w:t>Nếu</w:t>
            </w:r>
            <w:proofErr w:type="spellEnd"/>
            <w:r>
              <w:rPr>
                <w:szCs w:val="26"/>
              </w:rPr>
              <w:t xml:space="preserve"> </w:t>
            </w:r>
            <w:proofErr w:type="spellStart"/>
            <w:r>
              <w:rPr>
                <w:szCs w:val="26"/>
              </w:rPr>
              <w:t>chọn</w:t>
            </w:r>
            <w:proofErr w:type="spellEnd"/>
            <w:r>
              <w:rPr>
                <w:szCs w:val="26"/>
              </w:rPr>
              <w:t xml:space="preserve"> </w:t>
            </w:r>
            <w:proofErr w:type="spellStart"/>
            <w:r>
              <w:rPr>
                <w:szCs w:val="26"/>
              </w:rPr>
              <w:t>không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hủy</w:t>
            </w:r>
            <w:proofErr w:type="spellEnd"/>
            <w:r>
              <w:rPr>
                <w:szCs w:val="26"/>
              </w:rPr>
              <w:t xml:space="preserve"> </w:t>
            </w:r>
            <w:proofErr w:type="spellStart"/>
            <w:r>
              <w:rPr>
                <w:szCs w:val="26"/>
              </w:rPr>
              <w:t>bỏ</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đã</w:t>
            </w:r>
            <w:proofErr w:type="spellEnd"/>
            <w:r>
              <w:rPr>
                <w:szCs w:val="26"/>
              </w:rPr>
              <w:t xml:space="preserve"> </w:t>
            </w:r>
            <w:proofErr w:type="spellStart"/>
            <w:r>
              <w:rPr>
                <w:szCs w:val="26"/>
              </w:rPr>
              <w:t>chọn</w:t>
            </w:r>
            <w:proofErr w:type="spellEnd"/>
            <w:r>
              <w:rPr>
                <w:szCs w:val="26"/>
              </w:rPr>
              <w:t>.</w:t>
            </w:r>
          </w:p>
          <w:p w14:paraId="5151DC55" w14:textId="58710FE0" w:rsidR="008C7606" w:rsidRPr="002F4F88" w:rsidRDefault="008C7606" w:rsidP="00CF402B">
            <w:pPr>
              <w:keepLines/>
              <w:widowControl w:val="0"/>
              <w:numPr>
                <w:ilvl w:val="0"/>
                <w:numId w:val="15"/>
              </w:numPr>
              <w:rPr>
                <w:szCs w:val="26"/>
              </w:rPr>
            </w:pPr>
            <w:proofErr w:type="spellStart"/>
            <w:r>
              <w:rPr>
                <w:szCs w:val="26"/>
              </w:rPr>
              <w:t>Không</w:t>
            </w:r>
            <w:proofErr w:type="spellEnd"/>
            <w:r>
              <w:rPr>
                <w:szCs w:val="26"/>
              </w:rPr>
              <w:t xml:space="preserve"> </w:t>
            </w:r>
            <w:proofErr w:type="spellStart"/>
            <w:r>
              <w:rPr>
                <w:szCs w:val="26"/>
              </w:rPr>
              <w:t>cho</w:t>
            </w:r>
            <w:proofErr w:type="spellEnd"/>
            <w:r>
              <w:rPr>
                <w:szCs w:val="26"/>
              </w:rPr>
              <w:t xml:space="preserve"> </w:t>
            </w:r>
            <w:proofErr w:type="spellStart"/>
            <w:r>
              <w:rPr>
                <w:szCs w:val="26"/>
              </w:rPr>
              <w:t>phép</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sidR="00A54E02">
              <w:rPr>
                <w:szCs w:val="26"/>
              </w:rPr>
              <w:t xml:space="preserve"> </w:t>
            </w:r>
            <w:proofErr w:type="spellStart"/>
            <w:r w:rsidR="00A54E02">
              <w:rPr>
                <w:szCs w:val="26"/>
              </w:rPr>
              <w:t>đã</w:t>
            </w:r>
            <w:proofErr w:type="spellEnd"/>
            <w:r w:rsidR="00B85A5F">
              <w:rPr>
                <w:szCs w:val="26"/>
              </w:rPr>
              <w:t xml:space="preserve"> </w:t>
            </w:r>
            <w:proofErr w:type="spellStart"/>
            <w:r w:rsidR="00B85A5F">
              <w:rPr>
                <w:szCs w:val="26"/>
              </w:rPr>
              <w:t>thao</w:t>
            </w:r>
            <w:proofErr w:type="spellEnd"/>
            <w:r w:rsidR="00B85A5F">
              <w:rPr>
                <w:szCs w:val="26"/>
              </w:rPr>
              <w:t xml:space="preserve"> </w:t>
            </w:r>
            <w:proofErr w:type="spellStart"/>
            <w:r w:rsidR="00B85A5F">
              <w:rPr>
                <w:szCs w:val="26"/>
              </w:rPr>
              <w:t>tác</w:t>
            </w:r>
            <w:proofErr w:type="spellEnd"/>
            <w:r>
              <w:rPr>
                <w:szCs w:val="26"/>
              </w:rPr>
              <w:t xml:space="preserve"> </w:t>
            </w:r>
            <w:proofErr w:type="spellStart"/>
            <w:r>
              <w:rPr>
                <w:szCs w:val="26"/>
              </w:rPr>
              <w:t>tạo</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sidR="00A54E02">
              <w:rPr>
                <w:szCs w:val="26"/>
              </w:rPr>
              <w:t xml:space="preserve">, </w:t>
            </w:r>
            <w:proofErr w:type="spellStart"/>
            <w:r w:rsidR="00A54E02">
              <w:rPr>
                <w:szCs w:val="26"/>
              </w:rPr>
              <w:t>hệ</w:t>
            </w:r>
            <w:proofErr w:type="spellEnd"/>
            <w:r w:rsidR="00A54E02">
              <w:rPr>
                <w:szCs w:val="26"/>
              </w:rPr>
              <w:t xml:space="preserve"> </w:t>
            </w:r>
            <w:proofErr w:type="spellStart"/>
            <w:r w:rsidR="00A54E02">
              <w:rPr>
                <w:szCs w:val="26"/>
              </w:rPr>
              <w:t>thống</w:t>
            </w:r>
            <w:proofErr w:type="spellEnd"/>
            <w:r w:rsidR="00A54E02">
              <w:rPr>
                <w:szCs w:val="26"/>
              </w:rPr>
              <w:t xml:space="preserve"> </w:t>
            </w:r>
            <w:proofErr w:type="spellStart"/>
            <w:r w:rsidR="00A54E02">
              <w:rPr>
                <w:szCs w:val="26"/>
              </w:rPr>
              <w:t>hiển</w:t>
            </w:r>
            <w:proofErr w:type="spellEnd"/>
            <w:r w:rsidR="00A54E02">
              <w:rPr>
                <w:szCs w:val="26"/>
              </w:rPr>
              <w:t xml:space="preserve"> </w:t>
            </w:r>
            <w:proofErr w:type="spellStart"/>
            <w:r w:rsidR="00A54E02">
              <w:rPr>
                <w:szCs w:val="26"/>
              </w:rPr>
              <w:t>thị</w:t>
            </w:r>
            <w:proofErr w:type="spellEnd"/>
            <w:r w:rsidR="00A54E02">
              <w:rPr>
                <w:szCs w:val="26"/>
              </w:rPr>
              <w:t xml:space="preserve"> </w:t>
            </w:r>
            <w:proofErr w:type="spellStart"/>
            <w:r w:rsidR="00A54E02">
              <w:rPr>
                <w:szCs w:val="26"/>
              </w:rPr>
              <w:t>cảnh</w:t>
            </w:r>
            <w:proofErr w:type="spellEnd"/>
            <w:r w:rsidR="00A54E02">
              <w:rPr>
                <w:szCs w:val="26"/>
              </w:rPr>
              <w:t xml:space="preserve"> </w:t>
            </w:r>
            <w:proofErr w:type="spellStart"/>
            <w:r w:rsidR="00A54E02">
              <w:rPr>
                <w:szCs w:val="26"/>
              </w:rPr>
              <w:t>báo</w:t>
            </w:r>
            <w:proofErr w:type="spellEnd"/>
            <w:r w:rsidR="00FF5BC5">
              <w:rPr>
                <w:szCs w:val="26"/>
              </w:rPr>
              <w:t xml:space="preserve"> “</w:t>
            </w:r>
            <w:proofErr w:type="spellStart"/>
            <w:r w:rsidR="00FF5BC5">
              <w:rPr>
                <w:szCs w:val="26"/>
              </w:rPr>
              <w:t>Người</w:t>
            </w:r>
            <w:proofErr w:type="spellEnd"/>
            <w:r w:rsidR="00FF5BC5">
              <w:rPr>
                <w:szCs w:val="26"/>
              </w:rPr>
              <w:t xml:space="preserve"> </w:t>
            </w:r>
            <w:proofErr w:type="spellStart"/>
            <w:r w:rsidR="00FF5BC5">
              <w:rPr>
                <w:szCs w:val="26"/>
              </w:rPr>
              <w:t>dùng</w:t>
            </w:r>
            <w:proofErr w:type="spellEnd"/>
            <w:r w:rsidR="00FF5BC5">
              <w:rPr>
                <w:szCs w:val="26"/>
              </w:rPr>
              <w:t xml:space="preserve"> </w:t>
            </w:r>
            <w:proofErr w:type="spellStart"/>
            <w:r w:rsidR="00FF5BC5">
              <w:rPr>
                <w:szCs w:val="26"/>
              </w:rPr>
              <w:t>đã</w:t>
            </w:r>
            <w:proofErr w:type="spellEnd"/>
            <w:r w:rsidR="00FF5BC5">
              <w:rPr>
                <w:szCs w:val="26"/>
              </w:rPr>
              <w:t xml:space="preserve"> </w:t>
            </w:r>
            <w:proofErr w:type="spellStart"/>
            <w:r w:rsidR="00FF5BC5">
              <w:rPr>
                <w:szCs w:val="26"/>
              </w:rPr>
              <w:t>thao</w:t>
            </w:r>
            <w:proofErr w:type="spellEnd"/>
            <w:r w:rsidR="00FF5BC5">
              <w:rPr>
                <w:szCs w:val="26"/>
              </w:rPr>
              <w:t xml:space="preserve"> </w:t>
            </w:r>
            <w:proofErr w:type="spellStart"/>
            <w:r w:rsidR="00FF5BC5">
              <w:rPr>
                <w:szCs w:val="26"/>
              </w:rPr>
              <w:t>tác</w:t>
            </w:r>
            <w:proofErr w:type="spellEnd"/>
            <w:r w:rsidR="00FF5BC5">
              <w:rPr>
                <w:szCs w:val="26"/>
              </w:rPr>
              <w:t xml:space="preserve"> </w:t>
            </w:r>
            <w:proofErr w:type="spellStart"/>
            <w:r w:rsidR="00FF5BC5">
              <w:rPr>
                <w:szCs w:val="26"/>
              </w:rPr>
              <w:t>tạo</w:t>
            </w:r>
            <w:proofErr w:type="spellEnd"/>
            <w:r w:rsidR="00FF5BC5">
              <w:rPr>
                <w:szCs w:val="26"/>
              </w:rPr>
              <w:t xml:space="preserve"> </w:t>
            </w:r>
            <w:proofErr w:type="spellStart"/>
            <w:r w:rsidR="00FF5BC5">
              <w:rPr>
                <w:szCs w:val="26"/>
              </w:rPr>
              <w:t>dữ</w:t>
            </w:r>
            <w:proofErr w:type="spellEnd"/>
            <w:r w:rsidR="00FF5BC5">
              <w:rPr>
                <w:szCs w:val="26"/>
              </w:rPr>
              <w:t xml:space="preserve"> </w:t>
            </w:r>
            <w:proofErr w:type="spellStart"/>
            <w:r w:rsidR="00FF5BC5">
              <w:rPr>
                <w:szCs w:val="26"/>
              </w:rPr>
              <w:t>liệu</w:t>
            </w:r>
            <w:proofErr w:type="spellEnd"/>
            <w:r w:rsidR="00FF5BC5">
              <w:rPr>
                <w:szCs w:val="26"/>
              </w:rPr>
              <w:t xml:space="preserve"> </w:t>
            </w:r>
            <w:proofErr w:type="spellStart"/>
            <w:r w:rsidR="00FF5BC5">
              <w:rPr>
                <w:szCs w:val="26"/>
              </w:rPr>
              <w:t>trên</w:t>
            </w:r>
            <w:proofErr w:type="spellEnd"/>
            <w:r w:rsidR="00FF5BC5">
              <w:rPr>
                <w:szCs w:val="26"/>
              </w:rPr>
              <w:t xml:space="preserve"> </w:t>
            </w:r>
            <w:proofErr w:type="spellStart"/>
            <w:r w:rsidR="00FF5BC5">
              <w:rPr>
                <w:szCs w:val="26"/>
              </w:rPr>
              <w:t>hệ</w:t>
            </w:r>
            <w:proofErr w:type="spellEnd"/>
            <w:r w:rsidR="00FF5BC5">
              <w:rPr>
                <w:szCs w:val="26"/>
              </w:rPr>
              <w:t xml:space="preserve"> </w:t>
            </w:r>
            <w:proofErr w:type="spellStart"/>
            <w:r w:rsidR="00FF5BC5">
              <w:rPr>
                <w:szCs w:val="26"/>
              </w:rPr>
              <w:t>thống</w:t>
            </w:r>
            <w:proofErr w:type="spellEnd"/>
            <w:r w:rsidR="00FF5BC5">
              <w:rPr>
                <w:szCs w:val="26"/>
              </w:rPr>
              <w:t>”</w:t>
            </w:r>
          </w:p>
        </w:tc>
      </w:tr>
      <w:tr w:rsidR="008B005F" w:rsidRPr="002F4F88" w14:paraId="2E92F96F" w14:textId="77777777" w:rsidTr="005C029C">
        <w:tc>
          <w:tcPr>
            <w:tcW w:w="817" w:type="dxa"/>
            <w:shd w:val="clear" w:color="auto" w:fill="auto"/>
          </w:tcPr>
          <w:p w14:paraId="0FFF24ED" w14:textId="77777777" w:rsidR="008B005F" w:rsidRPr="002F4F88" w:rsidRDefault="008B005F" w:rsidP="001531AE">
            <w:pPr>
              <w:keepLines/>
              <w:widowControl w:val="0"/>
              <w:numPr>
                <w:ilvl w:val="0"/>
                <w:numId w:val="25"/>
              </w:numPr>
              <w:jc w:val="both"/>
              <w:rPr>
                <w:szCs w:val="26"/>
              </w:rPr>
            </w:pPr>
          </w:p>
        </w:tc>
        <w:tc>
          <w:tcPr>
            <w:tcW w:w="1877" w:type="dxa"/>
            <w:shd w:val="clear" w:color="auto" w:fill="auto"/>
          </w:tcPr>
          <w:p w14:paraId="4A38480D" w14:textId="169B2B7E" w:rsidR="008B005F" w:rsidRDefault="008B005F" w:rsidP="00021372">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2A612373" w14:textId="0E2C64F7" w:rsidR="008B005F" w:rsidRDefault="008B005F" w:rsidP="008B005F">
            <w:pPr>
              <w:keepLines/>
              <w:widowControl w:val="0"/>
              <w:numPr>
                <w:ilvl w:val="0"/>
                <w:numId w:val="15"/>
              </w:numPr>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w:t>
            </w:r>
            <w:r w:rsidR="004A46E6">
              <w:rPr>
                <w:szCs w:val="26"/>
                <w:lang w:val="vi-VN"/>
              </w:rPr>
              <w:t xml:space="preserve"> theo thứ tự sa</w:t>
            </w:r>
            <w:r w:rsidR="00EB3F4F">
              <w:rPr>
                <w:szCs w:val="26"/>
                <w:lang w:val="vi-VN"/>
              </w:rPr>
              <w:t>u</w:t>
            </w:r>
            <w:r>
              <w:rPr>
                <w:szCs w:val="26"/>
              </w:rPr>
              <w:t xml:space="preserve">: </w:t>
            </w:r>
          </w:p>
          <w:p w14:paraId="45D0D68C" w14:textId="77777777" w:rsidR="008B005F" w:rsidRDefault="008B005F" w:rsidP="001531AE">
            <w:pPr>
              <w:pStyle w:val="ListParagraph"/>
              <w:keepLines/>
              <w:widowControl w:val="0"/>
              <w:numPr>
                <w:ilvl w:val="0"/>
                <w:numId w:val="50"/>
              </w:numPr>
              <w:rPr>
                <w:szCs w:val="26"/>
              </w:rPr>
            </w:pPr>
            <w:r>
              <w:rPr>
                <w:szCs w:val="26"/>
              </w:rPr>
              <w:t>STT</w:t>
            </w:r>
          </w:p>
          <w:p w14:paraId="5FCC658C" w14:textId="4198D36E" w:rsidR="008B005F" w:rsidRDefault="004A46E6" w:rsidP="001531AE">
            <w:pPr>
              <w:pStyle w:val="ListParagraph"/>
              <w:keepLines/>
              <w:widowControl w:val="0"/>
              <w:numPr>
                <w:ilvl w:val="0"/>
                <w:numId w:val="50"/>
              </w:numPr>
              <w:rPr>
                <w:szCs w:val="26"/>
              </w:rPr>
            </w:pPr>
            <w:proofErr w:type="spellStart"/>
            <w:r>
              <w:rPr>
                <w:szCs w:val="26"/>
              </w:rPr>
              <w:t>Tên</w:t>
            </w:r>
            <w:proofErr w:type="spellEnd"/>
            <w:r>
              <w:rPr>
                <w:szCs w:val="26"/>
                <w:lang w:val="vi-VN"/>
              </w:rPr>
              <w:t xml:space="preserve"> </w:t>
            </w:r>
            <w:proofErr w:type="spellStart"/>
            <w:r w:rsidR="008B005F">
              <w:rPr>
                <w:szCs w:val="26"/>
              </w:rPr>
              <w:t>đăng</w:t>
            </w:r>
            <w:proofErr w:type="spellEnd"/>
            <w:r w:rsidR="008B005F">
              <w:rPr>
                <w:szCs w:val="26"/>
              </w:rPr>
              <w:t xml:space="preserve"> </w:t>
            </w:r>
            <w:proofErr w:type="spellStart"/>
            <w:r w:rsidR="008B005F">
              <w:rPr>
                <w:szCs w:val="26"/>
              </w:rPr>
              <w:t>nhập</w:t>
            </w:r>
            <w:proofErr w:type="spellEnd"/>
          </w:p>
          <w:p w14:paraId="3ED34566" w14:textId="77777777" w:rsidR="008B005F" w:rsidRDefault="008B005F" w:rsidP="001531AE">
            <w:pPr>
              <w:pStyle w:val="ListParagraph"/>
              <w:keepLines/>
              <w:widowControl w:val="0"/>
              <w:numPr>
                <w:ilvl w:val="0"/>
                <w:numId w:val="50"/>
              </w:numPr>
              <w:rPr>
                <w:szCs w:val="26"/>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p>
          <w:p w14:paraId="6BE6A44B" w14:textId="74ABCE9F" w:rsidR="008B005F" w:rsidRDefault="008B005F" w:rsidP="001531AE">
            <w:pPr>
              <w:pStyle w:val="ListParagraph"/>
              <w:keepLines/>
              <w:widowControl w:val="0"/>
              <w:numPr>
                <w:ilvl w:val="0"/>
                <w:numId w:val="50"/>
              </w:numPr>
              <w:rPr>
                <w:szCs w:val="26"/>
              </w:rPr>
            </w:pPr>
            <w:proofErr w:type="spellStart"/>
            <w:r>
              <w:rPr>
                <w:szCs w:val="26"/>
              </w:rPr>
              <w:t>Trạng</w:t>
            </w:r>
            <w:proofErr w:type="spellEnd"/>
            <w:r>
              <w:rPr>
                <w:szCs w:val="26"/>
              </w:rPr>
              <w:t xml:space="preserve"> </w:t>
            </w:r>
            <w:proofErr w:type="spellStart"/>
            <w:r>
              <w:rPr>
                <w:szCs w:val="26"/>
              </w:rPr>
              <w:t>thái</w:t>
            </w:r>
            <w:proofErr w:type="spellEnd"/>
          </w:p>
          <w:p w14:paraId="7E22AAC9" w14:textId="3C93B49A" w:rsidR="001349C3" w:rsidRDefault="001349C3" w:rsidP="001531AE">
            <w:pPr>
              <w:pStyle w:val="ListParagraph"/>
              <w:keepLines/>
              <w:widowControl w:val="0"/>
              <w:numPr>
                <w:ilvl w:val="0"/>
                <w:numId w:val="50"/>
              </w:numPr>
              <w:rPr>
                <w:szCs w:val="26"/>
              </w:rPr>
            </w:pPr>
            <w:proofErr w:type="spellStart"/>
            <w:r>
              <w:rPr>
                <w:szCs w:val="26"/>
              </w:rPr>
              <w:t>Loại</w:t>
            </w:r>
            <w:proofErr w:type="spellEnd"/>
            <w:r>
              <w:rPr>
                <w:szCs w:val="26"/>
                <w:lang w:val="vi-VN"/>
              </w:rPr>
              <w:t xml:space="preserve"> người dùng</w:t>
            </w:r>
          </w:p>
          <w:p w14:paraId="085C9302" w14:textId="252DC908" w:rsidR="008B005F" w:rsidRDefault="008B005F" w:rsidP="001531AE">
            <w:pPr>
              <w:pStyle w:val="ListParagraph"/>
              <w:keepLines/>
              <w:widowControl w:val="0"/>
              <w:numPr>
                <w:ilvl w:val="0"/>
                <w:numId w:val="50"/>
              </w:numPr>
              <w:rPr>
                <w:szCs w:val="26"/>
              </w:rPr>
            </w:pP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phòng</w:t>
            </w:r>
            <w:proofErr w:type="spellEnd"/>
            <w:r>
              <w:rPr>
                <w:szCs w:val="26"/>
              </w:rPr>
              <w:t xml:space="preserve"> ban</w:t>
            </w:r>
          </w:p>
          <w:p w14:paraId="6E5CCA5D" w14:textId="77777777" w:rsidR="008B005F" w:rsidRDefault="008B005F" w:rsidP="008B005F">
            <w:pPr>
              <w:pStyle w:val="ListParagraph"/>
              <w:keepLines/>
              <w:widowControl w:val="0"/>
              <w:numPr>
                <w:ilvl w:val="0"/>
                <w:numId w:val="15"/>
              </w:numPr>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sắp</w:t>
            </w:r>
            <w:proofErr w:type="spellEnd"/>
            <w:r>
              <w:rPr>
                <w:szCs w:val="26"/>
              </w:rPr>
              <w:t xml:space="preserve"> </w:t>
            </w:r>
            <w:proofErr w:type="spellStart"/>
            <w:r>
              <w:rPr>
                <w:szCs w:val="26"/>
              </w:rPr>
              <w:t>xếp</w:t>
            </w:r>
            <w:proofErr w:type="spellEnd"/>
            <w:r>
              <w:rPr>
                <w:szCs w:val="26"/>
              </w:rPr>
              <w:t xml:space="preserve"> </w:t>
            </w:r>
            <w:proofErr w:type="spellStart"/>
            <w:r>
              <w:rPr>
                <w:szCs w:val="26"/>
              </w:rPr>
              <w:t>theo</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tạo</w:t>
            </w:r>
            <w:proofErr w:type="spellEnd"/>
            <w:r>
              <w:rPr>
                <w:szCs w:val="26"/>
              </w:rPr>
              <w:t xml:space="preserve">. </w:t>
            </w:r>
            <w:proofErr w:type="spellStart"/>
            <w:r>
              <w:rPr>
                <w:szCs w:val="26"/>
              </w:rPr>
              <w:t>Ngày</w:t>
            </w:r>
            <w:proofErr w:type="spellEnd"/>
            <w:r>
              <w:rPr>
                <w:szCs w:val="26"/>
              </w:rPr>
              <w:t xml:space="preserve"> </w:t>
            </w:r>
            <w:proofErr w:type="spellStart"/>
            <w:r>
              <w:rPr>
                <w:szCs w:val="26"/>
              </w:rPr>
              <w:t>mới</w:t>
            </w:r>
            <w:proofErr w:type="spellEnd"/>
            <w:r>
              <w:rPr>
                <w:szCs w:val="26"/>
              </w:rPr>
              <w:t xml:space="preserve"> </w:t>
            </w:r>
            <w:proofErr w:type="spellStart"/>
            <w:r>
              <w:rPr>
                <w:szCs w:val="26"/>
              </w:rPr>
              <w:t>nhất</w:t>
            </w:r>
            <w:proofErr w:type="spellEnd"/>
            <w:r>
              <w:rPr>
                <w:szCs w:val="26"/>
              </w:rPr>
              <w:t xml:space="preserve"> </w:t>
            </w:r>
            <w:proofErr w:type="spellStart"/>
            <w:r>
              <w:rPr>
                <w:szCs w:val="26"/>
              </w:rPr>
              <w:t>lên</w:t>
            </w:r>
            <w:proofErr w:type="spellEnd"/>
            <w:r>
              <w:rPr>
                <w:szCs w:val="26"/>
              </w:rPr>
              <w:t xml:space="preserve"> </w:t>
            </w:r>
            <w:proofErr w:type="spellStart"/>
            <w:r>
              <w:rPr>
                <w:szCs w:val="26"/>
              </w:rPr>
              <w:t>đầu</w:t>
            </w:r>
            <w:proofErr w:type="spellEnd"/>
            <w:r>
              <w:rPr>
                <w:szCs w:val="26"/>
              </w:rPr>
              <w:t>.</w:t>
            </w:r>
          </w:p>
          <w:p w14:paraId="3B946F88" w14:textId="367B0F75" w:rsidR="000303F9" w:rsidRDefault="000303F9" w:rsidP="008B005F">
            <w:pPr>
              <w:pStyle w:val="ListParagraph"/>
              <w:keepLines/>
              <w:widowControl w:val="0"/>
              <w:numPr>
                <w:ilvl w:val="0"/>
                <w:numId w:val="15"/>
              </w:numPr>
              <w:rPr>
                <w:szCs w:val="26"/>
              </w:rPr>
            </w:pPr>
            <w:r>
              <w:rPr>
                <w:szCs w:val="26"/>
              </w:rPr>
              <w:lastRenderedPageBreak/>
              <w:t xml:space="preserve">Cho </w:t>
            </w:r>
            <w:proofErr w:type="spellStart"/>
            <w:r>
              <w:rPr>
                <w:szCs w:val="26"/>
              </w:rPr>
              <w:t>phép</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trên</w:t>
            </w:r>
            <w:proofErr w:type="spellEnd"/>
            <w:r>
              <w:rPr>
                <w:szCs w:val="26"/>
              </w:rPr>
              <w:t xml:space="preserve"> </w:t>
            </w:r>
            <w:proofErr w:type="spellStart"/>
            <w:r w:rsidR="00D50099">
              <w:rPr>
                <w:szCs w:val="26"/>
              </w:rPr>
              <w:t>danh</w:t>
            </w:r>
            <w:proofErr w:type="spellEnd"/>
            <w:r w:rsidR="00D50099">
              <w:rPr>
                <w:szCs w:val="26"/>
              </w:rPr>
              <w:t xml:space="preserve"> </w:t>
            </w:r>
            <w:proofErr w:type="spellStart"/>
            <w:r w:rsidR="00D50099">
              <w:rPr>
                <w:szCs w:val="26"/>
              </w:rPr>
              <w:t>sách</w:t>
            </w:r>
            <w:proofErr w:type="spellEnd"/>
            <w:r w:rsidR="00D50099">
              <w:rPr>
                <w:szCs w:val="26"/>
              </w:rPr>
              <w:t xml:space="preserve"> </w:t>
            </w:r>
            <w:proofErr w:type="spellStart"/>
            <w:r w:rsidR="00D50099">
              <w:rPr>
                <w:szCs w:val="26"/>
              </w:rPr>
              <w:t>người</w:t>
            </w:r>
            <w:proofErr w:type="spellEnd"/>
            <w:r w:rsidR="00D50099">
              <w:rPr>
                <w:szCs w:val="26"/>
              </w:rPr>
              <w:t xml:space="preserve"> </w:t>
            </w:r>
            <w:proofErr w:type="spellStart"/>
            <w:r w:rsidR="00D50099">
              <w:rPr>
                <w:szCs w:val="26"/>
              </w:rPr>
              <w:t>dùng</w:t>
            </w:r>
            <w:proofErr w:type="spellEnd"/>
            <w:r w:rsidR="00D50099">
              <w:rPr>
                <w:szCs w:val="26"/>
              </w:rPr>
              <w:t xml:space="preserve"> </w:t>
            </w:r>
            <w:proofErr w:type="spellStart"/>
            <w:r w:rsidR="00D50099">
              <w:rPr>
                <w:szCs w:val="26"/>
              </w:rPr>
              <w:t>theo</w:t>
            </w:r>
            <w:proofErr w:type="spellEnd"/>
            <w:r w:rsidR="00D50099">
              <w:rPr>
                <w:szCs w:val="26"/>
              </w:rPr>
              <w:t xml:space="preserve"> </w:t>
            </w:r>
            <w:proofErr w:type="spellStart"/>
            <w:r w:rsidR="00635CB5">
              <w:rPr>
                <w:szCs w:val="26"/>
              </w:rPr>
              <w:t>các</w:t>
            </w:r>
            <w:proofErr w:type="spellEnd"/>
            <w:r w:rsidR="00635CB5">
              <w:rPr>
                <w:szCs w:val="26"/>
              </w:rPr>
              <w:t xml:space="preserve"> </w:t>
            </w:r>
            <w:proofErr w:type="spellStart"/>
            <w:r w:rsidR="00635CB5">
              <w:rPr>
                <w:szCs w:val="26"/>
              </w:rPr>
              <w:t>tiêu</w:t>
            </w:r>
            <w:proofErr w:type="spellEnd"/>
            <w:r w:rsidR="00635CB5">
              <w:rPr>
                <w:szCs w:val="26"/>
              </w:rPr>
              <w:t xml:space="preserve"> </w:t>
            </w:r>
            <w:proofErr w:type="spellStart"/>
            <w:r w:rsidR="00635CB5">
              <w:rPr>
                <w:szCs w:val="26"/>
              </w:rPr>
              <w:t>chí</w:t>
            </w:r>
            <w:proofErr w:type="spellEnd"/>
            <w:r w:rsidR="00635CB5">
              <w:rPr>
                <w:szCs w:val="26"/>
              </w:rPr>
              <w:t>:</w:t>
            </w:r>
          </w:p>
          <w:p w14:paraId="1A5E8A8E" w14:textId="5341D11E" w:rsidR="00635CB5" w:rsidRDefault="00193696" w:rsidP="001531AE">
            <w:pPr>
              <w:pStyle w:val="ListParagraph"/>
              <w:keepLines/>
              <w:widowControl w:val="0"/>
              <w:numPr>
                <w:ilvl w:val="0"/>
                <w:numId w:val="51"/>
              </w:numPr>
              <w:rPr>
                <w:szCs w:val="26"/>
              </w:rPr>
            </w:pPr>
            <w:proofErr w:type="spellStart"/>
            <w:r>
              <w:rPr>
                <w:szCs w:val="26"/>
              </w:rPr>
              <w:t>T</w:t>
            </w:r>
            <w:r w:rsidR="00EB3F4F">
              <w:rPr>
                <w:szCs w:val="26"/>
              </w:rPr>
              <w: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p>
          <w:p w14:paraId="3015527F" w14:textId="77777777" w:rsidR="00193696" w:rsidRDefault="00193696" w:rsidP="001531AE">
            <w:pPr>
              <w:pStyle w:val="ListParagraph"/>
              <w:keepLines/>
              <w:widowControl w:val="0"/>
              <w:numPr>
                <w:ilvl w:val="0"/>
                <w:numId w:val="51"/>
              </w:numPr>
              <w:rPr>
                <w:szCs w:val="26"/>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p>
          <w:p w14:paraId="5A8F1854" w14:textId="77777777" w:rsidR="00193696" w:rsidRDefault="00193696" w:rsidP="001531AE">
            <w:pPr>
              <w:pStyle w:val="ListParagraph"/>
              <w:keepLines/>
              <w:widowControl w:val="0"/>
              <w:numPr>
                <w:ilvl w:val="0"/>
                <w:numId w:val="51"/>
              </w:numPr>
              <w:rPr>
                <w:szCs w:val="26"/>
              </w:rPr>
            </w:pPr>
            <w:proofErr w:type="spellStart"/>
            <w:r>
              <w:rPr>
                <w:szCs w:val="26"/>
              </w:rPr>
              <w:t>Trạng</w:t>
            </w:r>
            <w:proofErr w:type="spellEnd"/>
            <w:r>
              <w:rPr>
                <w:szCs w:val="26"/>
              </w:rPr>
              <w:t xml:space="preserve"> </w:t>
            </w:r>
            <w:proofErr w:type="spellStart"/>
            <w:r>
              <w:rPr>
                <w:szCs w:val="26"/>
              </w:rPr>
              <w:t>thái</w:t>
            </w:r>
            <w:proofErr w:type="spellEnd"/>
          </w:p>
          <w:p w14:paraId="359E2E0B" w14:textId="77777777" w:rsidR="00193696" w:rsidRDefault="00193696">
            <w:pPr>
              <w:pStyle w:val="ListParagraph"/>
              <w:keepLines/>
              <w:widowControl w:val="0"/>
              <w:numPr>
                <w:ilvl w:val="0"/>
                <w:numId w:val="51"/>
              </w:numPr>
              <w:rPr>
                <w:szCs w:val="26"/>
              </w:rPr>
            </w:pP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phòng</w:t>
            </w:r>
            <w:proofErr w:type="spellEnd"/>
            <w:r>
              <w:rPr>
                <w:szCs w:val="26"/>
              </w:rPr>
              <w:t xml:space="preserve"> ban</w:t>
            </w:r>
          </w:p>
          <w:p w14:paraId="6C30FE26" w14:textId="7BDCBEFA" w:rsidR="001349C3" w:rsidRPr="00C43DE4" w:rsidRDefault="001349C3">
            <w:pPr>
              <w:pStyle w:val="ListParagraph"/>
              <w:keepLines/>
              <w:widowControl w:val="0"/>
              <w:numPr>
                <w:ilvl w:val="0"/>
                <w:numId w:val="51"/>
              </w:numPr>
              <w:rPr>
                <w:szCs w:val="26"/>
              </w:rPr>
            </w:pPr>
            <w:proofErr w:type="spellStart"/>
            <w:r>
              <w:rPr>
                <w:szCs w:val="26"/>
              </w:rPr>
              <w:t>Loại</w:t>
            </w:r>
            <w:proofErr w:type="spellEnd"/>
            <w:r>
              <w:rPr>
                <w:szCs w:val="26"/>
                <w:lang w:val="vi-VN"/>
              </w:rPr>
              <w:t xml:space="preserve"> người dùng</w:t>
            </w:r>
          </w:p>
        </w:tc>
      </w:tr>
      <w:tr w:rsidR="000B022C" w:rsidRPr="002F4F88" w14:paraId="119CF566" w14:textId="77777777" w:rsidTr="005C029C">
        <w:tc>
          <w:tcPr>
            <w:tcW w:w="817" w:type="dxa"/>
            <w:shd w:val="clear" w:color="auto" w:fill="auto"/>
          </w:tcPr>
          <w:p w14:paraId="510838CE" w14:textId="77777777" w:rsidR="000B022C" w:rsidRPr="002F4F88" w:rsidRDefault="000B022C" w:rsidP="000B022C">
            <w:pPr>
              <w:keepLines/>
              <w:widowControl w:val="0"/>
              <w:numPr>
                <w:ilvl w:val="0"/>
                <w:numId w:val="25"/>
              </w:numPr>
              <w:jc w:val="both"/>
              <w:rPr>
                <w:szCs w:val="26"/>
              </w:rPr>
            </w:pPr>
          </w:p>
        </w:tc>
        <w:tc>
          <w:tcPr>
            <w:tcW w:w="1877" w:type="dxa"/>
            <w:shd w:val="clear" w:color="auto" w:fill="auto"/>
          </w:tcPr>
          <w:p w14:paraId="437817F2" w14:textId="41C8C7CC" w:rsidR="000B022C" w:rsidRPr="003B3A76" w:rsidRDefault="000B022C" w:rsidP="000B022C">
            <w:pPr>
              <w:keepLines/>
              <w:widowControl w:val="0"/>
              <w:rPr>
                <w:szCs w:val="26"/>
                <w:lang w:val="vi-VN"/>
              </w:rPr>
            </w:pP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lại</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p>
        </w:tc>
        <w:tc>
          <w:tcPr>
            <w:tcW w:w="6912" w:type="dxa"/>
            <w:shd w:val="clear" w:color="auto" w:fill="auto"/>
          </w:tcPr>
          <w:p w14:paraId="00DF56E7" w14:textId="1BD7877B" w:rsidR="000B022C" w:rsidRPr="000B022C" w:rsidRDefault="000B022C" w:rsidP="000B022C">
            <w:pPr>
              <w:pStyle w:val="ListParagraph"/>
              <w:keepLines/>
              <w:widowControl w:val="0"/>
              <w:numPr>
                <w:ilvl w:val="0"/>
                <w:numId w:val="15"/>
              </w:numPr>
              <w:jc w:val="both"/>
              <w:rPr>
                <w:szCs w:val="26"/>
                <w:lang w:val="vi-VN"/>
              </w:rPr>
            </w:pPr>
            <w:r w:rsidRPr="000B022C">
              <w:rPr>
                <w:szCs w:val="26"/>
                <w:lang w:val="vi-VN"/>
              </w:rPr>
              <w:t xml:space="preserve">Cho phép </w:t>
            </w:r>
            <w:r w:rsidR="00D523EB">
              <w:rPr>
                <w:szCs w:val="26"/>
                <w:lang w:val="vi-VN"/>
              </w:rPr>
              <w:t xml:space="preserve">đặt lại </w:t>
            </w:r>
            <w:r>
              <w:rPr>
                <w:szCs w:val="26"/>
                <w:lang w:val="vi-VN"/>
              </w:rPr>
              <w:t>mật khẩu</w:t>
            </w:r>
            <w:r w:rsidR="00D523EB">
              <w:rPr>
                <w:szCs w:val="26"/>
                <w:lang w:val="vi-VN"/>
              </w:rPr>
              <w:t xml:space="preserve"> </w:t>
            </w:r>
            <w:r w:rsidRPr="000B022C">
              <w:rPr>
                <w:szCs w:val="26"/>
                <w:lang w:val="vi-VN"/>
              </w:rPr>
              <w:t>cho người dùng,</w:t>
            </w:r>
            <w:r w:rsidR="00D523EB">
              <w:rPr>
                <w:szCs w:val="26"/>
                <w:lang w:val="vi-VN"/>
              </w:rPr>
              <w:t xml:space="preserve"> hệ thống hiển thị pop up để</w:t>
            </w:r>
            <w:r w:rsidRPr="000B022C">
              <w:rPr>
                <w:szCs w:val="26"/>
                <w:lang w:val="vi-VN"/>
              </w:rPr>
              <w:t xml:space="preserve"> nhập các thông tin:</w:t>
            </w:r>
          </w:p>
          <w:p w14:paraId="131593BE" w14:textId="674BFCEF" w:rsidR="000B022C" w:rsidRPr="008C5FBA" w:rsidRDefault="000B022C" w:rsidP="000B022C">
            <w:pPr>
              <w:pStyle w:val="ListParagraph"/>
              <w:keepLines/>
              <w:widowControl w:val="0"/>
              <w:numPr>
                <w:ilvl w:val="0"/>
                <w:numId w:val="52"/>
              </w:numPr>
              <w:jc w:val="both"/>
              <w:rPr>
                <w:szCs w:val="26"/>
                <w:lang w:val="vi-VN"/>
              </w:rPr>
            </w:pPr>
            <w:r w:rsidRPr="008C5FBA">
              <w:rPr>
                <w:szCs w:val="26"/>
                <w:lang w:val="vi-VN"/>
              </w:rPr>
              <w:t>T</w:t>
            </w:r>
            <w:r w:rsidR="008C5FBA" w:rsidRPr="008C5FBA">
              <w:rPr>
                <w:szCs w:val="26"/>
                <w:lang w:val="vi-VN"/>
              </w:rPr>
              <w:t>ên</w:t>
            </w:r>
            <w:r w:rsidR="008C5FBA">
              <w:rPr>
                <w:szCs w:val="26"/>
                <w:lang w:val="vi-VN"/>
              </w:rPr>
              <w:t xml:space="preserve"> đăng nhập: hiển thị tên đăng nhập của user được chọn</w:t>
            </w:r>
            <w:r w:rsidR="00985F65">
              <w:rPr>
                <w:szCs w:val="26"/>
                <w:lang w:val="vi-VN"/>
              </w:rPr>
              <w:t>, read-</w:t>
            </w:r>
            <w:r w:rsidR="001C1EA9">
              <w:rPr>
                <w:szCs w:val="26"/>
                <w:lang w:val="vi-VN"/>
              </w:rPr>
              <w:t xml:space="preserve">only </w:t>
            </w:r>
          </w:p>
          <w:p w14:paraId="34AA3811" w14:textId="77777777" w:rsidR="000B022C" w:rsidRDefault="000B022C" w:rsidP="000B022C">
            <w:pPr>
              <w:pStyle w:val="ListParagraph"/>
              <w:keepLines/>
              <w:widowControl w:val="0"/>
              <w:numPr>
                <w:ilvl w:val="0"/>
                <w:numId w:val="52"/>
              </w:numPr>
              <w:jc w:val="both"/>
              <w:rPr>
                <w:szCs w:val="26"/>
              </w:rPr>
            </w:pP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mới</w:t>
            </w:r>
            <w:proofErr w:type="spellEnd"/>
            <w:r>
              <w:rPr>
                <w:szCs w:val="26"/>
              </w:rPr>
              <w:t>*</w:t>
            </w:r>
          </w:p>
          <w:p w14:paraId="4F14CE53" w14:textId="77777777" w:rsidR="000B022C" w:rsidRDefault="000B022C" w:rsidP="000B022C">
            <w:pPr>
              <w:pStyle w:val="ListParagraph"/>
              <w:keepLines/>
              <w:widowControl w:val="0"/>
              <w:numPr>
                <w:ilvl w:val="0"/>
                <w:numId w:val="52"/>
              </w:numPr>
              <w:jc w:val="both"/>
              <w:rPr>
                <w:szCs w:val="26"/>
              </w:rPr>
            </w:pPr>
            <w:proofErr w:type="spellStart"/>
            <w:r w:rsidRPr="000B022C">
              <w:rPr>
                <w:szCs w:val="26"/>
              </w:rPr>
              <w:t>Nhập</w:t>
            </w:r>
            <w:proofErr w:type="spellEnd"/>
            <w:r w:rsidRPr="000B022C">
              <w:rPr>
                <w:szCs w:val="26"/>
              </w:rPr>
              <w:t xml:space="preserve"> </w:t>
            </w:r>
            <w:proofErr w:type="spellStart"/>
            <w:r w:rsidRPr="000B022C">
              <w:rPr>
                <w:szCs w:val="26"/>
              </w:rPr>
              <w:t>lại</w:t>
            </w:r>
            <w:proofErr w:type="spellEnd"/>
            <w:r w:rsidRPr="000B022C">
              <w:rPr>
                <w:szCs w:val="26"/>
              </w:rPr>
              <w:t xml:space="preserve"> </w:t>
            </w:r>
            <w:proofErr w:type="spellStart"/>
            <w:r w:rsidRPr="000B022C">
              <w:rPr>
                <w:szCs w:val="26"/>
              </w:rPr>
              <w:t>mật</w:t>
            </w:r>
            <w:proofErr w:type="spellEnd"/>
            <w:r w:rsidRPr="000B022C">
              <w:rPr>
                <w:szCs w:val="26"/>
              </w:rPr>
              <w:t xml:space="preserve"> </w:t>
            </w:r>
            <w:proofErr w:type="spellStart"/>
            <w:r w:rsidRPr="000B022C">
              <w:rPr>
                <w:szCs w:val="26"/>
              </w:rPr>
              <w:t>khẩu</w:t>
            </w:r>
            <w:proofErr w:type="spellEnd"/>
            <w:r w:rsidRPr="000B022C">
              <w:rPr>
                <w:szCs w:val="26"/>
              </w:rPr>
              <w:t xml:space="preserve"> </w:t>
            </w:r>
            <w:proofErr w:type="spellStart"/>
            <w:r w:rsidRPr="000B022C">
              <w:rPr>
                <w:szCs w:val="26"/>
              </w:rPr>
              <w:t>mới</w:t>
            </w:r>
            <w:proofErr w:type="spellEnd"/>
            <w:r w:rsidRPr="000B022C">
              <w:rPr>
                <w:szCs w:val="26"/>
              </w:rPr>
              <w:t>*</w:t>
            </w:r>
          </w:p>
          <w:p w14:paraId="713B78FA" w14:textId="1A4E7658" w:rsidR="008C5FBA" w:rsidRPr="008C5FBA" w:rsidRDefault="008C5FBA" w:rsidP="008C5FBA">
            <w:pPr>
              <w:pStyle w:val="ListParagraph"/>
              <w:keepLines/>
              <w:widowControl w:val="0"/>
              <w:numPr>
                <w:ilvl w:val="0"/>
                <w:numId w:val="15"/>
              </w:numPr>
              <w:jc w:val="both"/>
              <w:rPr>
                <w:szCs w:val="26"/>
                <w:lang w:val="vi-VN"/>
              </w:rPr>
            </w:pPr>
            <w:r>
              <w:rPr>
                <w:szCs w:val="26"/>
                <w:lang w:val="vi-VN"/>
              </w:rPr>
              <w:t>Hệ thống gửi email thông báo mật khẩu mới cho người dùng</w:t>
            </w:r>
          </w:p>
        </w:tc>
      </w:tr>
      <w:tr w:rsidR="00D523EB" w:rsidRPr="006B729D" w14:paraId="1797BEA7" w14:textId="77777777" w:rsidTr="005C029C">
        <w:tc>
          <w:tcPr>
            <w:tcW w:w="817" w:type="dxa"/>
            <w:shd w:val="clear" w:color="auto" w:fill="auto"/>
          </w:tcPr>
          <w:p w14:paraId="14930733" w14:textId="77777777" w:rsidR="00D523EB" w:rsidRPr="002F4F88" w:rsidRDefault="00D523EB" w:rsidP="000B022C">
            <w:pPr>
              <w:keepLines/>
              <w:widowControl w:val="0"/>
              <w:numPr>
                <w:ilvl w:val="0"/>
                <w:numId w:val="25"/>
              </w:numPr>
              <w:jc w:val="both"/>
              <w:rPr>
                <w:szCs w:val="26"/>
              </w:rPr>
            </w:pPr>
          </w:p>
        </w:tc>
        <w:tc>
          <w:tcPr>
            <w:tcW w:w="1877" w:type="dxa"/>
            <w:shd w:val="clear" w:color="auto" w:fill="auto"/>
          </w:tcPr>
          <w:p w14:paraId="6787EBEB" w14:textId="7478AB7F" w:rsidR="00D523EB" w:rsidRPr="0083257E" w:rsidRDefault="0083257E" w:rsidP="000B022C">
            <w:pPr>
              <w:keepLines/>
              <w:widowControl w:val="0"/>
              <w:rPr>
                <w:szCs w:val="26"/>
                <w:lang w:val="vi-VN"/>
              </w:rPr>
            </w:pPr>
            <w:r>
              <w:rPr>
                <w:szCs w:val="26"/>
                <w:lang w:val="vi-VN"/>
              </w:rPr>
              <w:t>Cập nhật nơi làm việc</w:t>
            </w:r>
          </w:p>
        </w:tc>
        <w:tc>
          <w:tcPr>
            <w:tcW w:w="6912" w:type="dxa"/>
            <w:shd w:val="clear" w:color="auto" w:fill="auto"/>
          </w:tcPr>
          <w:p w14:paraId="43F6C3A2" w14:textId="2A3A00AF" w:rsidR="002A6BBE" w:rsidRPr="002A6BBE" w:rsidRDefault="00683F3F" w:rsidP="008325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nơi làm việc của người dùng, </w:t>
            </w:r>
            <w:r w:rsidR="009F42E8">
              <w:rPr>
                <w:snapToGrid/>
                <w:color w:val="auto"/>
                <w:szCs w:val="26"/>
                <w:lang w:val="vi-VN"/>
              </w:rPr>
              <w:t>nhập các thông tin:</w:t>
            </w:r>
          </w:p>
          <w:p w14:paraId="4DF8D089" w14:textId="595AEA92" w:rsidR="00C25AB2" w:rsidRPr="001C1EA9" w:rsidRDefault="00985F65" w:rsidP="009F42E8">
            <w:pPr>
              <w:pStyle w:val="ListParagraph"/>
              <w:keepLines/>
              <w:widowControl w:val="0"/>
              <w:numPr>
                <w:ilvl w:val="0"/>
                <w:numId w:val="51"/>
              </w:numPr>
              <w:rPr>
                <w:szCs w:val="26"/>
                <w:lang w:val="vi-VN"/>
              </w:rPr>
            </w:pPr>
            <w:r w:rsidRPr="001C1EA9">
              <w:rPr>
                <w:szCs w:val="26"/>
                <w:lang w:val="vi-VN"/>
              </w:rPr>
              <w:t>Tên</w:t>
            </w:r>
            <w:r>
              <w:rPr>
                <w:szCs w:val="26"/>
                <w:lang w:val="vi-VN"/>
              </w:rPr>
              <w:t xml:space="preserve"> đăng nhập:</w:t>
            </w:r>
            <w:r w:rsidR="001C1EA9">
              <w:rPr>
                <w:szCs w:val="26"/>
                <w:lang w:val="vi-VN"/>
              </w:rPr>
              <w:t xml:space="preserve"> hiển thị tên đăng nhập của user được chọn, read-only</w:t>
            </w:r>
          </w:p>
          <w:p w14:paraId="727B0D9E" w14:textId="07B1E05C" w:rsidR="0083257E" w:rsidRPr="00B32BA6" w:rsidRDefault="0083257E" w:rsidP="009F42E8">
            <w:pPr>
              <w:pStyle w:val="ListParagraph"/>
              <w:keepLines/>
              <w:widowControl w:val="0"/>
              <w:numPr>
                <w:ilvl w:val="0"/>
                <w:numId w:val="51"/>
              </w:numPr>
              <w:rPr>
                <w:szCs w:val="26"/>
                <w:lang w:val="vi-VN"/>
              </w:rPr>
            </w:pPr>
            <w:r w:rsidRPr="00B32BA6">
              <w:rPr>
                <w:b/>
                <w:bCs/>
                <w:szCs w:val="26"/>
                <w:lang w:val="vi-VN"/>
              </w:rPr>
              <w:t>Đơn vị/ Phòng ban</w:t>
            </w:r>
            <w:r w:rsidRPr="00B32BA6">
              <w:rPr>
                <w:szCs w:val="26"/>
                <w:lang w:val="vi-VN"/>
              </w:rPr>
              <w:t>*: chọn 1 trong danh sách phòng ban/ đơn vị của doanh nghiệp. Hiển thị danh sách phân cấp Đơn vị/Phòng ban ở pop up, cho phép tìm kiếm trên danh sách</w:t>
            </w:r>
          </w:p>
          <w:p w14:paraId="75C64CBF" w14:textId="599AFF1E" w:rsidR="0083257E" w:rsidRPr="00B32BA6" w:rsidRDefault="0083257E" w:rsidP="009F42E8">
            <w:pPr>
              <w:pStyle w:val="ListParagraph"/>
              <w:keepLines/>
              <w:widowControl w:val="0"/>
              <w:numPr>
                <w:ilvl w:val="0"/>
                <w:numId w:val="51"/>
              </w:numPr>
              <w:rPr>
                <w:szCs w:val="26"/>
                <w:lang w:val="vi-VN"/>
              </w:rPr>
            </w:pPr>
            <w:r w:rsidRPr="00B32BA6">
              <w:rPr>
                <w:b/>
                <w:bCs/>
                <w:szCs w:val="26"/>
                <w:lang w:val="vi-VN"/>
              </w:rPr>
              <w:t>Ngày bắt đầu làm việc</w:t>
            </w:r>
            <w:r w:rsidRPr="00B32BA6">
              <w:rPr>
                <w:szCs w:val="26"/>
                <w:lang w:val="vi-VN"/>
              </w:rPr>
              <w:t>*</w:t>
            </w:r>
            <w:r w:rsidR="006429FD">
              <w:rPr>
                <w:szCs w:val="26"/>
                <w:lang w:val="vi-VN"/>
              </w:rPr>
              <w:t>: ngày bắt đầu làm việc tại đơn vị/phòng ban</w:t>
            </w:r>
          </w:p>
          <w:p w14:paraId="64727FA5" w14:textId="06E4AC39" w:rsidR="00D523EB" w:rsidRPr="000B022C" w:rsidRDefault="00C25AB2" w:rsidP="0083257E">
            <w:pPr>
              <w:pStyle w:val="ListParagraph"/>
              <w:keepLines/>
              <w:widowControl w:val="0"/>
              <w:numPr>
                <w:ilvl w:val="0"/>
                <w:numId w:val="15"/>
              </w:numPr>
              <w:jc w:val="both"/>
              <w:rPr>
                <w:szCs w:val="26"/>
                <w:lang w:val="vi-VN"/>
              </w:rPr>
            </w:pPr>
            <w:r>
              <w:rPr>
                <w:szCs w:val="26"/>
                <w:lang w:val="vi-VN"/>
              </w:rPr>
              <w:t xml:space="preserve">Sau khi cập nhật thành công, </w:t>
            </w:r>
            <w:r w:rsidR="00984F8B">
              <w:rPr>
                <w:szCs w:val="26"/>
                <w:lang w:val="vi-VN"/>
              </w:rPr>
              <w:t xml:space="preserve">hệ thống ghi nhận lịch sử công tác của người dùng vào chức năng </w:t>
            </w:r>
            <w:r w:rsidR="00984F8B" w:rsidRPr="001013C0">
              <w:rPr>
                <w:i/>
                <w:iCs/>
                <w:color w:val="0070C0"/>
                <w:szCs w:val="26"/>
                <w:lang w:val="vi-VN"/>
              </w:rPr>
              <w:t>Lịch sử công tác (mục 2.1.5)</w:t>
            </w:r>
            <w:r w:rsidR="00984F8B">
              <w:rPr>
                <w:szCs w:val="26"/>
                <w:lang w:val="vi-VN"/>
              </w:rPr>
              <w:t xml:space="preserve">: ghi nhận </w:t>
            </w:r>
            <w:r w:rsidR="003E21D2">
              <w:rPr>
                <w:szCs w:val="26"/>
                <w:lang w:val="vi-VN"/>
              </w:rPr>
              <w:t xml:space="preserve">tên đăng nhập, họ tên, </w:t>
            </w:r>
            <w:r w:rsidR="00984F8B">
              <w:rPr>
                <w:szCs w:val="26"/>
                <w:lang w:val="vi-VN"/>
              </w:rPr>
              <w:t>đơn vị/phòng ban làm việc</w:t>
            </w:r>
            <w:r w:rsidR="003E21D2">
              <w:rPr>
                <w:szCs w:val="26"/>
                <w:lang w:val="vi-VN"/>
              </w:rPr>
              <w:t xml:space="preserve">, </w:t>
            </w:r>
            <w:r w:rsidR="00984F8B">
              <w:rPr>
                <w:szCs w:val="26"/>
                <w:lang w:val="vi-VN"/>
              </w:rPr>
              <w:t>ngày bắt đầu làm việc</w:t>
            </w:r>
            <w:r w:rsidR="001013C0">
              <w:rPr>
                <w:szCs w:val="26"/>
                <w:lang w:val="vi-VN"/>
              </w:rPr>
              <w:t>, ngày cập nhật nơi làm việc</w:t>
            </w:r>
          </w:p>
        </w:tc>
      </w:tr>
    </w:tbl>
    <w:p w14:paraId="431E456E" w14:textId="00CC4D3D" w:rsidR="003C2DB6" w:rsidRPr="002F054C" w:rsidRDefault="003C2DB6" w:rsidP="00021372">
      <w:pPr>
        <w:keepLines/>
        <w:widowControl w:val="0"/>
        <w:jc w:val="both"/>
        <w:rPr>
          <w:b/>
          <w:szCs w:val="26"/>
          <w:lang w:val="vi-VN"/>
        </w:rPr>
      </w:pPr>
      <w:r w:rsidRPr="002F054C">
        <w:rPr>
          <w:b/>
          <w:szCs w:val="26"/>
          <w:lang w:val="vi-VN"/>
        </w:rPr>
        <w:t>Yêu cầu đặc biệt/Điều kiện ràng buộc:</w:t>
      </w:r>
    </w:p>
    <w:p w14:paraId="38BBD236" w14:textId="53C7634A" w:rsidR="00EA33AB" w:rsidRPr="00F90C2D" w:rsidRDefault="00EA33AB" w:rsidP="00EA33AB">
      <w:pPr>
        <w:pStyle w:val="ListParagraph"/>
        <w:keepLines/>
        <w:widowControl w:val="0"/>
        <w:numPr>
          <w:ilvl w:val="0"/>
          <w:numId w:val="15"/>
        </w:numPr>
        <w:jc w:val="both"/>
        <w:rPr>
          <w:b/>
          <w:szCs w:val="26"/>
          <w:lang w:val="vi-VN"/>
        </w:rPr>
      </w:pPr>
      <w:r w:rsidRPr="00F90C2D">
        <w:rPr>
          <w:szCs w:val="26"/>
          <w:lang w:val="vi-VN"/>
        </w:rPr>
        <w:t>Hệ thống yêu cầu thay đổi mật khẩu ở lần đăng nhập đầu tiên của người dùng và tối thiểu 90 ngày phải thay đổi mật khẩu 1 lần.</w:t>
      </w:r>
    </w:p>
    <w:p w14:paraId="2338F3F0" w14:textId="20FAFB83" w:rsidR="00EA33AB" w:rsidRPr="00F90C2D" w:rsidRDefault="00EA33AB" w:rsidP="00EA33AB">
      <w:pPr>
        <w:pStyle w:val="ListParagraph"/>
        <w:keepLines/>
        <w:widowControl w:val="0"/>
        <w:numPr>
          <w:ilvl w:val="0"/>
          <w:numId w:val="15"/>
        </w:numPr>
        <w:jc w:val="both"/>
        <w:rPr>
          <w:b/>
          <w:szCs w:val="26"/>
          <w:lang w:val="vi-VN"/>
        </w:rPr>
      </w:pPr>
      <w:r w:rsidRPr="00F90C2D">
        <w:rPr>
          <w:szCs w:val="26"/>
          <w:lang w:val="vi-VN"/>
        </w:rPr>
        <w:t>Yêu cầu đối với mật khẩu:</w:t>
      </w:r>
    </w:p>
    <w:p w14:paraId="578F9F1D" w14:textId="28DA75BB" w:rsidR="00EA33AB" w:rsidRPr="00F90C2D" w:rsidRDefault="00EA33AB" w:rsidP="001531AE">
      <w:pPr>
        <w:pStyle w:val="ListParagraph"/>
        <w:keepLines/>
        <w:widowControl w:val="0"/>
        <w:numPr>
          <w:ilvl w:val="0"/>
          <w:numId w:val="53"/>
        </w:numPr>
        <w:jc w:val="both"/>
        <w:rPr>
          <w:b/>
          <w:szCs w:val="26"/>
          <w:lang w:val="vi-VN"/>
        </w:rPr>
      </w:pPr>
      <w:r w:rsidRPr="00F90C2D">
        <w:rPr>
          <w:szCs w:val="26"/>
          <w:lang w:val="vi-VN"/>
        </w:rPr>
        <w:t>Có tối thiểu 6 ký tự (số ký tự tối thiểu được thiết lập ở phần T</w:t>
      </w:r>
      <w:r w:rsidR="000A1F16" w:rsidRPr="00F90C2D">
        <w:rPr>
          <w:szCs w:val="26"/>
          <w:lang w:val="vi-VN"/>
        </w:rPr>
        <w:t>ham số hệ thống)</w:t>
      </w:r>
    </w:p>
    <w:p w14:paraId="5FE35D40" w14:textId="65583A40" w:rsidR="000A1F16" w:rsidRPr="00F90C2D" w:rsidRDefault="000A1F16" w:rsidP="001531AE">
      <w:pPr>
        <w:pStyle w:val="ListParagraph"/>
        <w:keepLines/>
        <w:widowControl w:val="0"/>
        <w:numPr>
          <w:ilvl w:val="0"/>
          <w:numId w:val="53"/>
        </w:numPr>
        <w:jc w:val="both"/>
        <w:rPr>
          <w:b/>
          <w:szCs w:val="26"/>
          <w:lang w:val="vi-VN"/>
        </w:rPr>
      </w:pPr>
      <w:r w:rsidRPr="00F90C2D">
        <w:rPr>
          <w:szCs w:val="26"/>
          <w:lang w:val="vi-VN"/>
        </w:rPr>
        <w:t>Gồm tối thiểu 3 trong 4 loại ký tự sau: chữ cái viết hoa ( A-Z), chữ cái viết thường ( a-z), chữ số (0-9), các ký tự khác trên bàn phím máy tính (~, !,…)</w:t>
      </w:r>
      <w:r w:rsidR="004757B5" w:rsidRPr="00F90C2D">
        <w:rPr>
          <w:szCs w:val="26"/>
          <w:lang w:val="vi-VN"/>
        </w:rPr>
        <w:t>.</w:t>
      </w:r>
    </w:p>
    <w:p w14:paraId="01A99867" w14:textId="77777777" w:rsidR="00FF5BC5" w:rsidRPr="00F90C2D" w:rsidRDefault="00FF5BC5" w:rsidP="00FF5BC5">
      <w:pPr>
        <w:pStyle w:val="NormalIndent"/>
        <w:keepNext w:val="0"/>
        <w:widowControl w:val="0"/>
        <w:numPr>
          <w:ilvl w:val="0"/>
          <w:numId w:val="15"/>
        </w:numPr>
        <w:spacing w:before="0" w:after="0" w:line="312" w:lineRule="auto"/>
        <w:ind w:left="387" w:hanging="387"/>
        <w:rPr>
          <w:szCs w:val="26"/>
          <w:lang w:val="vi-VN"/>
        </w:rPr>
      </w:pPr>
      <w:r w:rsidRPr="00F90C2D">
        <w:rPr>
          <w:szCs w:val="26"/>
          <w:lang w:val="vi-VN"/>
        </w:rPr>
        <w:lastRenderedPageBreak/>
        <w:t>Quyền của người dùng bao gồm:</w:t>
      </w:r>
    </w:p>
    <w:p w14:paraId="62486934" w14:textId="6A7B57BD"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 xml:space="preserve">Các quyền </w:t>
      </w:r>
      <w:r w:rsidR="008D3CB4">
        <w:rPr>
          <w:szCs w:val="26"/>
          <w:lang w:val="vi-VN"/>
        </w:rPr>
        <w:t xml:space="preserve">(vai trò) </w:t>
      </w:r>
      <w:r w:rsidRPr="00F90C2D">
        <w:rPr>
          <w:szCs w:val="26"/>
          <w:lang w:val="vi-VN"/>
        </w:rPr>
        <w:t>được phân riêng cho người dùng đó</w:t>
      </w:r>
    </w:p>
    <w:p w14:paraId="0EF8DC2B" w14:textId="77777777"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Quyền được kế thừa từ các nhóm người dùng chứa người dùng đó</w:t>
      </w:r>
    </w:p>
    <w:p w14:paraId="5CC13C99" w14:textId="6F5C4EC0" w:rsidR="00DF0C9B" w:rsidRDefault="00DF0C9B" w:rsidP="008057EC">
      <w:pPr>
        <w:pStyle w:val="tvHeading111"/>
      </w:pPr>
      <w:bookmarkStart w:id="59" w:name="_Toc87368195"/>
      <w:proofErr w:type="spellStart"/>
      <w:r w:rsidRPr="00DF0C9B">
        <w:t>Nhóm</w:t>
      </w:r>
      <w:proofErr w:type="spellEnd"/>
      <w:r w:rsidR="00D00857">
        <w:t xml:space="preserve"> </w:t>
      </w:r>
      <w:proofErr w:type="spellStart"/>
      <w:r w:rsidR="00D00857">
        <w:t>người</w:t>
      </w:r>
      <w:proofErr w:type="spellEnd"/>
      <w:r w:rsidR="00D00857">
        <w:t xml:space="preserve"> </w:t>
      </w:r>
      <w:proofErr w:type="spellStart"/>
      <w:r w:rsidR="00D00857">
        <w:t>dùng</w:t>
      </w:r>
      <w:bookmarkEnd w:id="59"/>
      <w:proofErr w:type="spellEnd"/>
    </w:p>
    <w:p w14:paraId="28A62EA3" w14:textId="4F04E65E" w:rsidR="00D74197" w:rsidRPr="00B26EE6" w:rsidRDefault="00D74197" w:rsidP="00D74197">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D33BEC" w:rsidRPr="002F4F88">
        <w:rPr>
          <w:szCs w:val="26"/>
        </w:rPr>
        <w:t>Quản</w:t>
      </w:r>
      <w:proofErr w:type="spellEnd"/>
      <w:r w:rsidR="00D33BEC" w:rsidRPr="002F4F88">
        <w:rPr>
          <w:szCs w:val="26"/>
        </w:rPr>
        <w:t xml:space="preserve"> </w:t>
      </w:r>
      <w:proofErr w:type="spellStart"/>
      <w:r w:rsidR="00D33BEC" w:rsidRPr="002F4F88">
        <w:rPr>
          <w:szCs w:val="26"/>
        </w:rPr>
        <w:t>lý</w:t>
      </w:r>
      <w:proofErr w:type="spellEnd"/>
      <w:r w:rsidR="00D33BEC" w:rsidRPr="002F4F88">
        <w:rPr>
          <w:szCs w:val="26"/>
        </w:rPr>
        <w:t xml:space="preserve"> </w:t>
      </w:r>
      <w:proofErr w:type="spellStart"/>
      <w:r w:rsidR="00D33BEC" w:rsidRPr="002F4F88">
        <w:rPr>
          <w:szCs w:val="26"/>
        </w:rPr>
        <w:t>thông</w:t>
      </w:r>
      <w:proofErr w:type="spellEnd"/>
      <w:r w:rsidR="00D33BEC" w:rsidRPr="002F4F88">
        <w:rPr>
          <w:szCs w:val="26"/>
        </w:rPr>
        <w:t xml:space="preserve"> tin </w:t>
      </w:r>
      <w:proofErr w:type="spellStart"/>
      <w:r w:rsidR="00D33BEC" w:rsidRPr="002F4F88">
        <w:rPr>
          <w:szCs w:val="26"/>
        </w:rPr>
        <w:t>các</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D33BEC" w:rsidRPr="002F4F88">
        <w:rPr>
          <w:szCs w:val="26"/>
        </w:rPr>
        <w:t>dùng</w:t>
      </w:r>
      <w:proofErr w:type="spellEnd"/>
      <w:r w:rsidR="00D33BEC" w:rsidRPr="002F4F88">
        <w:rPr>
          <w:szCs w:val="26"/>
        </w:rPr>
        <w:t xml:space="preserve"> </w:t>
      </w:r>
      <w:proofErr w:type="spellStart"/>
      <w:r w:rsidR="00D33BEC" w:rsidRPr="002F4F88">
        <w:rPr>
          <w:szCs w:val="26"/>
        </w:rPr>
        <w:t>trên</w:t>
      </w:r>
      <w:proofErr w:type="spellEnd"/>
      <w:r w:rsidR="00D33BEC" w:rsidRPr="002F4F88">
        <w:rPr>
          <w:szCs w:val="26"/>
        </w:rPr>
        <w:t xml:space="preserve"> </w:t>
      </w:r>
      <w:proofErr w:type="spellStart"/>
      <w:r w:rsidR="00D33BEC" w:rsidRPr="002F4F88">
        <w:rPr>
          <w:szCs w:val="26"/>
        </w:rPr>
        <w:t>hệ</w:t>
      </w:r>
      <w:proofErr w:type="spellEnd"/>
      <w:r w:rsidR="00D33BEC" w:rsidRPr="002F4F88">
        <w:rPr>
          <w:szCs w:val="26"/>
        </w:rPr>
        <w:t xml:space="preserve"> </w:t>
      </w:r>
      <w:proofErr w:type="spellStart"/>
      <w:r w:rsidR="00D33BEC" w:rsidRPr="002F4F88">
        <w:rPr>
          <w:szCs w:val="26"/>
        </w:rPr>
        <w:t>thống</w:t>
      </w:r>
      <w:proofErr w:type="spellEnd"/>
      <w:r w:rsidR="00D33BEC" w:rsidRPr="002F4F88">
        <w:rPr>
          <w:szCs w:val="26"/>
        </w:rPr>
        <w:t xml:space="preserve">, </w:t>
      </w:r>
      <w:proofErr w:type="spellStart"/>
      <w:r w:rsidR="00D33BEC" w:rsidRPr="002F4F88">
        <w:rPr>
          <w:szCs w:val="26"/>
        </w:rPr>
        <w:t>phân</w:t>
      </w:r>
      <w:proofErr w:type="spellEnd"/>
      <w:r w:rsidR="00D33BEC" w:rsidRPr="002F4F88">
        <w:rPr>
          <w:szCs w:val="26"/>
        </w:rPr>
        <w:t xml:space="preserve"> </w:t>
      </w:r>
      <w:proofErr w:type="spellStart"/>
      <w:r w:rsidR="00D33BEC" w:rsidRPr="002F4F88">
        <w:rPr>
          <w:szCs w:val="26"/>
        </w:rPr>
        <w:t>bổ</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D33BEC" w:rsidRPr="002F4F88">
        <w:rPr>
          <w:szCs w:val="26"/>
        </w:rPr>
        <w:t>dùng</w:t>
      </w:r>
      <w:proofErr w:type="spellEnd"/>
      <w:r w:rsidR="00D33BEC" w:rsidRPr="002F4F88">
        <w:rPr>
          <w:szCs w:val="26"/>
        </w:rPr>
        <w:t xml:space="preserve"> </w:t>
      </w:r>
      <w:proofErr w:type="spellStart"/>
      <w:r w:rsidR="00D33BEC" w:rsidRPr="002F4F88">
        <w:rPr>
          <w:szCs w:val="26"/>
        </w:rPr>
        <w:t>vào</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và</w:t>
      </w:r>
      <w:proofErr w:type="spellEnd"/>
      <w:r w:rsidR="00D33BEC" w:rsidRPr="002F4F88">
        <w:rPr>
          <w:szCs w:val="26"/>
        </w:rPr>
        <w:t xml:space="preserve"> </w:t>
      </w:r>
      <w:proofErr w:type="spellStart"/>
      <w:r w:rsidR="00D33BEC" w:rsidRPr="002F4F88">
        <w:rPr>
          <w:szCs w:val="26"/>
        </w:rPr>
        <w:t>phân</w:t>
      </w:r>
      <w:proofErr w:type="spellEnd"/>
      <w:r w:rsidR="00D33BEC" w:rsidRPr="002F4F88">
        <w:rPr>
          <w:szCs w:val="26"/>
        </w:rPr>
        <w:t xml:space="preserve"> </w:t>
      </w:r>
      <w:proofErr w:type="spellStart"/>
      <w:r w:rsidR="00D33BEC" w:rsidRPr="002F4F88">
        <w:rPr>
          <w:szCs w:val="26"/>
        </w:rPr>
        <w:t>quyền</w:t>
      </w:r>
      <w:proofErr w:type="spellEnd"/>
      <w:r w:rsidR="00D33BEC" w:rsidRPr="002F4F88">
        <w:rPr>
          <w:szCs w:val="26"/>
        </w:rPr>
        <w:t xml:space="preserve"> </w:t>
      </w:r>
      <w:proofErr w:type="spellStart"/>
      <w:r w:rsidR="00D33BEC" w:rsidRPr="002F4F88">
        <w:rPr>
          <w:szCs w:val="26"/>
        </w:rPr>
        <w:t>cho</w:t>
      </w:r>
      <w:proofErr w:type="spellEnd"/>
      <w:r w:rsidR="00D33BEC" w:rsidRPr="002F4F88">
        <w:rPr>
          <w:szCs w:val="26"/>
        </w:rPr>
        <w:t xml:space="preserve"> </w:t>
      </w:r>
      <w:proofErr w:type="spellStart"/>
      <w:r w:rsidR="00D33BEC" w:rsidRPr="002F4F88">
        <w:rPr>
          <w:szCs w:val="26"/>
        </w:rPr>
        <w:t>các</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B26EE6">
        <w:rPr>
          <w:szCs w:val="26"/>
        </w:rPr>
        <w:t>dùng</w:t>
      </w:r>
      <w:proofErr w:type="spellEnd"/>
      <w:r w:rsidR="00B26EE6">
        <w:rPr>
          <w:szCs w:val="26"/>
          <w:lang w:val="vi-VN"/>
        </w:rPr>
        <w:t>. Việc phân quyền thông qua nhóm người dùng giúp phân quyền/thay đổi quyền cho nhiều người dùng cùng lúc.</w:t>
      </w:r>
    </w:p>
    <w:p w14:paraId="0A57DFFC" w14:textId="77777777" w:rsidR="00D74197" w:rsidRPr="00B26EE6" w:rsidRDefault="00D74197" w:rsidP="00D74197">
      <w:pPr>
        <w:rPr>
          <w:lang w:val="vi-VN"/>
        </w:rPr>
      </w:pPr>
      <w:r w:rsidRPr="00B26EE6">
        <w:rPr>
          <w:b/>
          <w:bCs/>
          <w:szCs w:val="26"/>
          <w:lang w:val="vi-VN"/>
        </w:rPr>
        <w:t>Vai trò thực hiện:</w:t>
      </w:r>
      <w:r w:rsidRPr="00B26EE6">
        <w:rPr>
          <w:szCs w:val="26"/>
          <w:lang w:val="vi-VN"/>
        </w:rPr>
        <w:t xml:space="preserve"> Quản trị hệ thống</w:t>
      </w:r>
    </w:p>
    <w:p w14:paraId="683885EF"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612E1B44" w14:textId="77777777" w:rsidTr="00260151">
        <w:trPr>
          <w:trHeight w:val="449"/>
        </w:trPr>
        <w:tc>
          <w:tcPr>
            <w:tcW w:w="817" w:type="dxa"/>
            <w:shd w:val="clear" w:color="auto" w:fill="auto"/>
          </w:tcPr>
          <w:p w14:paraId="5B77154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2788E34"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5F41DF5"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67F593B0" w14:textId="77777777" w:rsidTr="00260151">
        <w:tc>
          <w:tcPr>
            <w:tcW w:w="817" w:type="dxa"/>
            <w:shd w:val="clear" w:color="auto" w:fill="auto"/>
          </w:tcPr>
          <w:p w14:paraId="5EEFA3B0" w14:textId="77777777" w:rsidR="00D74197" w:rsidRPr="002F4F88" w:rsidRDefault="00D74197" w:rsidP="001531AE">
            <w:pPr>
              <w:pStyle w:val="ListParagraph"/>
              <w:numPr>
                <w:ilvl w:val="0"/>
                <w:numId w:val="54"/>
              </w:numPr>
            </w:pPr>
          </w:p>
        </w:tc>
        <w:tc>
          <w:tcPr>
            <w:tcW w:w="1877" w:type="dxa"/>
            <w:shd w:val="clear" w:color="auto" w:fill="auto"/>
          </w:tcPr>
          <w:p w14:paraId="2A676D1B" w14:textId="125A827D" w:rsidR="00D74197" w:rsidRPr="002F4F88" w:rsidRDefault="00D33BEC" w:rsidP="00260151">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B6F24E4" w14:textId="5423ED74" w:rsidR="00D74197" w:rsidRPr="00893252" w:rsidRDefault="00893252" w:rsidP="00260151">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Cho </w:t>
            </w:r>
            <w:proofErr w:type="spellStart"/>
            <w:r w:rsidRPr="002F4F88">
              <w:rPr>
                <w:szCs w:val="26"/>
              </w:rPr>
              <w:t>phép</w:t>
            </w:r>
            <w:proofErr w:type="spellEnd"/>
            <w:r w:rsidR="000F0B54">
              <w:rPr>
                <w:szCs w:val="26"/>
              </w:rPr>
              <w:t xml:space="preserve"> NSD</w:t>
            </w:r>
            <w:r w:rsidRPr="002F4F88">
              <w:rPr>
                <w:szCs w:val="26"/>
              </w:rPr>
              <w:t xml:space="preserve"> </w:t>
            </w:r>
            <w:proofErr w:type="spellStart"/>
            <w:r w:rsidRPr="002F4F88">
              <w:rPr>
                <w:szCs w:val="26"/>
              </w:rPr>
              <w:t>khai</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002458B9">
              <w:rPr>
                <w:szCs w:val="26"/>
              </w:rPr>
              <w:t>mới</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người</w:t>
            </w:r>
            <w:proofErr w:type="spellEnd"/>
            <w:r w:rsidRPr="002F4F88">
              <w:rPr>
                <w:szCs w:val="26"/>
              </w:rPr>
              <w:t xml:space="preserve"> </w:t>
            </w:r>
            <w:proofErr w:type="spellStart"/>
            <w:r w:rsidRPr="002F4F88">
              <w:rPr>
                <w:szCs w:val="26"/>
              </w:rPr>
              <w:t>dùng</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002458B9">
              <w:rPr>
                <w:szCs w:val="26"/>
                <w:lang w:val="vi-VN"/>
              </w:rPr>
              <w:t>, nhập</w:t>
            </w:r>
            <w:r w:rsidR="000F0B54">
              <w:rPr>
                <w:szCs w:val="26"/>
              </w:rPr>
              <w:t xml:space="preserve"> </w:t>
            </w:r>
            <w:proofErr w:type="spellStart"/>
            <w:r w:rsidR="000F0B54">
              <w:rPr>
                <w:szCs w:val="26"/>
              </w:rPr>
              <w:t>các</w:t>
            </w:r>
            <w:proofErr w:type="spellEnd"/>
            <w:r w:rsidR="000F0B54">
              <w:rPr>
                <w:szCs w:val="26"/>
              </w:rPr>
              <w:t xml:space="preserve"> </w:t>
            </w:r>
            <w:proofErr w:type="spellStart"/>
            <w:r w:rsidR="000F0B54">
              <w:rPr>
                <w:szCs w:val="26"/>
              </w:rPr>
              <w:t>thông</w:t>
            </w:r>
            <w:proofErr w:type="spellEnd"/>
            <w:r w:rsidR="000F0B54">
              <w:rPr>
                <w:szCs w:val="26"/>
              </w:rPr>
              <w:t xml:space="preserve"> tin</w:t>
            </w:r>
            <w:r>
              <w:rPr>
                <w:szCs w:val="26"/>
              </w:rPr>
              <w:t>:</w:t>
            </w:r>
          </w:p>
          <w:p w14:paraId="6C5B4472"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Tên</w:t>
            </w:r>
            <w:proofErr w:type="spellEnd"/>
            <w:r w:rsidRPr="005E08B6">
              <w:rPr>
                <w:b/>
                <w:bCs/>
                <w:snapToGrid/>
                <w:color w:val="auto"/>
                <w:szCs w:val="26"/>
              </w:rPr>
              <w:t xml:space="preserve"> </w:t>
            </w:r>
            <w:proofErr w:type="spellStart"/>
            <w:r w:rsidRPr="005E08B6">
              <w:rPr>
                <w:b/>
                <w:bCs/>
                <w:snapToGrid/>
                <w:color w:val="auto"/>
                <w:szCs w:val="26"/>
              </w:rPr>
              <w:t>nhóm</w:t>
            </w:r>
            <w:proofErr w:type="spellEnd"/>
            <w:r>
              <w:rPr>
                <w:snapToGrid/>
                <w:color w:val="auto"/>
                <w:szCs w:val="26"/>
              </w:rPr>
              <w:t>*</w:t>
            </w:r>
          </w:p>
          <w:p w14:paraId="26C7B5CF" w14:textId="0FA51A92"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Mô</w:t>
            </w:r>
            <w:proofErr w:type="spellEnd"/>
            <w:r w:rsidRPr="005E08B6">
              <w:rPr>
                <w:b/>
                <w:bCs/>
                <w:snapToGrid/>
                <w:color w:val="auto"/>
                <w:szCs w:val="26"/>
              </w:rPr>
              <w:t xml:space="preserve"> </w:t>
            </w:r>
            <w:proofErr w:type="spellStart"/>
            <w:r w:rsidRPr="005E08B6">
              <w:rPr>
                <w:b/>
                <w:bCs/>
                <w:snapToGrid/>
                <w:color w:val="auto"/>
                <w:szCs w:val="26"/>
              </w:rPr>
              <w:t>tả</w:t>
            </w:r>
            <w:proofErr w:type="spellEnd"/>
            <w:r w:rsidR="002458B9">
              <w:rPr>
                <w:snapToGrid/>
                <w:color w:val="auto"/>
                <w:szCs w:val="26"/>
                <w:lang w:val="vi-VN"/>
              </w:rPr>
              <w:t>: cho phép nhập 1 đoạn text</w:t>
            </w:r>
          </w:p>
          <w:p w14:paraId="17233E98"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Trạng</w:t>
            </w:r>
            <w:proofErr w:type="spellEnd"/>
            <w:r w:rsidRPr="005E08B6">
              <w:rPr>
                <w:b/>
                <w:bCs/>
                <w:snapToGrid/>
                <w:color w:val="auto"/>
                <w:szCs w:val="26"/>
              </w:rPr>
              <w:t xml:space="preserve"> </w:t>
            </w:r>
            <w:proofErr w:type="spellStart"/>
            <w:r w:rsidRPr="005E08B6">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46A7EE34" w14:textId="1D074FCF" w:rsidR="008B0AFE" w:rsidRPr="008B0AFE" w:rsidRDefault="008B0AFE"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Phân</w:t>
            </w:r>
            <w:proofErr w:type="spellEnd"/>
            <w:r w:rsidRPr="005E08B6">
              <w:rPr>
                <w:b/>
                <w:bCs/>
                <w:snapToGrid/>
                <w:color w:val="auto"/>
                <w:szCs w:val="26"/>
              </w:rPr>
              <w:t xml:space="preserve"> </w:t>
            </w:r>
            <w:proofErr w:type="spellStart"/>
            <w:r w:rsidRPr="005E08B6">
              <w:rPr>
                <w:b/>
                <w:bCs/>
                <w:snapToGrid/>
                <w:color w:val="auto"/>
                <w:szCs w:val="26"/>
              </w:rPr>
              <w:t>bổ</w:t>
            </w:r>
            <w:proofErr w:type="spellEnd"/>
            <w:r w:rsidRPr="005E08B6">
              <w:rPr>
                <w:b/>
                <w:bCs/>
                <w:snapToGrid/>
                <w:color w:val="auto"/>
                <w:szCs w:val="26"/>
              </w:rPr>
              <w:t xml:space="preserve"> </w:t>
            </w:r>
            <w:proofErr w:type="spellStart"/>
            <w:r w:rsidRPr="005E08B6">
              <w:rPr>
                <w:b/>
                <w:bCs/>
                <w:snapToGrid/>
                <w:color w:val="auto"/>
                <w:szCs w:val="26"/>
              </w:rPr>
              <w:t>người</w:t>
            </w:r>
            <w:proofErr w:type="spellEnd"/>
            <w:r w:rsidRPr="005E08B6">
              <w:rPr>
                <w:b/>
                <w:bCs/>
                <w:snapToGrid/>
                <w:color w:val="auto"/>
                <w:szCs w:val="26"/>
              </w:rPr>
              <w:t xml:space="preserve"> </w:t>
            </w:r>
            <w:proofErr w:type="spellStart"/>
            <w:r w:rsidRPr="005E08B6">
              <w:rPr>
                <w:b/>
                <w:bCs/>
                <w:snapToGrid/>
                <w:color w:val="auto"/>
                <w:szCs w:val="26"/>
              </w:rPr>
              <w:t>dùng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nhiều</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bổ</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D82F19">
              <w:rPr>
                <w:snapToGrid/>
                <w:color w:val="auto"/>
                <w:szCs w:val="26"/>
              </w:rPr>
              <w:t>người</w:t>
            </w:r>
            <w:proofErr w:type="spellEnd"/>
            <w:r w:rsidR="00D82F19">
              <w:rPr>
                <w:snapToGrid/>
                <w:color w:val="auto"/>
                <w:szCs w:val="26"/>
                <w:lang w:val="vi-VN"/>
              </w:rPr>
              <w:t xml:space="preserve"> dùng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00742D53" w:rsidRPr="00742D53">
              <w:rPr>
                <w:i/>
                <w:snapToGrid/>
                <w:color w:val="0000FF"/>
                <w:szCs w:val="26"/>
              </w:rPr>
              <w:t>2.1.1.</w:t>
            </w:r>
            <w:r w:rsidR="00742D53">
              <w:rPr>
                <w:i/>
                <w:snapToGrid/>
                <w:color w:val="0000FF"/>
                <w:szCs w:val="26"/>
              </w:rPr>
              <w:t xml:space="preserve"> </w:t>
            </w:r>
            <w:proofErr w:type="spellStart"/>
            <w:r w:rsidRPr="008B0AFE">
              <w:rPr>
                <w:i/>
                <w:snapToGrid/>
                <w:color w:val="0000FF"/>
                <w:szCs w:val="26"/>
              </w:rPr>
              <w:t>Quản</w:t>
            </w:r>
            <w:proofErr w:type="spellEnd"/>
            <w:r w:rsidRPr="008B0AFE">
              <w:rPr>
                <w:i/>
                <w:snapToGrid/>
                <w:color w:val="0000FF"/>
                <w:szCs w:val="26"/>
              </w:rPr>
              <w:t xml:space="preserve"> </w:t>
            </w:r>
            <w:proofErr w:type="spellStart"/>
            <w:r w:rsidRPr="008B0AFE">
              <w:rPr>
                <w:i/>
                <w:snapToGrid/>
                <w:color w:val="0000FF"/>
                <w:szCs w:val="26"/>
              </w:rPr>
              <w:t>lý</w:t>
            </w:r>
            <w:proofErr w:type="spellEnd"/>
            <w:r w:rsidRPr="008B0AFE">
              <w:rPr>
                <w:i/>
                <w:snapToGrid/>
                <w:color w:val="0000FF"/>
                <w:szCs w:val="26"/>
              </w:rPr>
              <w:t xml:space="preserve"> </w:t>
            </w:r>
            <w:proofErr w:type="spellStart"/>
            <w:r w:rsidRPr="008B0AFE">
              <w:rPr>
                <w:i/>
                <w:snapToGrid/>
                <w:color w:val="0000FF"/>
                <w:szCs w:val="26"/>
              </w:rPr>
              <w:t>người</w:t>
            </w:r>
            <w:proofErr w:type="spellEnd"/>
            <w:r w:rsidRPr="008B0AFE">
              <w:rPr>
                <w:i/>
                <w:snapToGrid/>
                <w:color w:val="0000FF"/>
                <w:szCs w:val="26"/>
              </w:rPr>
              <w:t xml:space="preserve"> </w:t>
            </w:r>
            <w:proofErr w:type="spellStart"/>
            <w:r w:rsidR="00E4738F">
              <w:rPr>
                <w:i/>
                <w:snapToGrid/>
                <w:color w:val="0000FF"/>
                <w:szCs w:val="26"/>
              </w:rPr>
              <w:t>dùng</w:t>
            </w:r>
            <w:proofErr w:type="spellEnd"/>
            <w:r w:rsidR="00E4738F">
              <w:rPr>
                <w:i/>
                <w:snapToGrid/>
                <w:color w:val="0000FF"/>
                <w:szCs w:val="26"/>
                <w:lang w:val="vi-VN"/>
              </w:rPr>
              <w:t xml:space="preserve">, </w:t>
            </w:r>
            <w:proofErr w:type="spellStart"/>
            <w:r w:rsidR="00E4738F" w:rsidRPr="005E08B6">
              <w:rPr>
                <w:snapToGrid/>
                <w:color w:val="auto"/>
                <w:szCs w:val="26"/>
              </w:rPr>
              <w:t>hiển</w:t>
            </w:r>
            <w:proofErr w:type="spellEnd"/>
            <w:r w:rsidR="00E4738F" w:rsidRPr="005E08B6">
              <w:rPr>
                <w:snapToGrid/>
                <w:color w:val="auto"/>
                <w:szCs w:val="26"/>
              </w:rPr>
              <w:t xml:space="preserve"> </w:t>
            </w:r>
            <w:proofErr w:type="spellStart"/>
            <w:r w:rsidR="00E4738F" w:rsidRPr="005E08B6">
              <w:rPr>
                <w:snapToGrid/>
                <w:color w:val="auto"/>
                <w:szCs w:val="26"/>
              </w:rPr>
              <w:t>thị</w:t>
            </w:r>
            <w:proofErr w:type="spellEnd"/>
            <w:r w:rsidR="00E4738F" w:rsidRPr="005E08B6">
              <w:rPr>
                <w:snapToGrid/>
                <w:color w:val="auto"/>
                <w:szCs w:val="26"/>
              </w:rPr>
              <w:t xml:space="preserve"> </w:t>
            </w:r>
            <w:proofErr w:type="spellStart"/>
            <w:r w:rsidR="00E4738F" w:rsidRPr="005E08B6">
              <w:rPr>
                <w:snapToGrid/>
                <w:color w:val="auto"/>
                <w:szCs w:val="26"/>
              </w:rPr>
              <w:t>trên</w:t>
            </w:r>
            <w:proofErr w:type="spellEnd"/>
            <w:r w:rsidR="00E4738F" w:rsidRPr="005E08B6">
              <w:rPr>
                <w:snapToGrid/>
                <w:color w:val="auto"/>
                <w:szCs w:val="26"/>
              </w:rPr>
              <w:t xml:space="preserve"> pop up</w:t>
            </w:r>
            <w:r w:rsidR="000F267F">
              <w:rPr>
                <w:snapToGrid/>
                <w:color w:val="auto"/>
                <w:szCs w:val="26"/>
                <w:lang w:val="vi-VN"/>
              </w:rPr>
              <w:t>,</w:t>
            </w:r>
            <w:r w:rsidR="00E4738F" w:rsidRPr="005E08B6">
              <w:rPr>
                <w:snapToGrid/>
                <w:color w:val="auto"/>
                <w:szCs w:val="26"/>
              </w:rPr>
              <w:t xml:space="preserve"> </w:t>
            </w:r>
            <w:proofErr w:type="spellStart"/>
            <w:r w:rsidR="00E4738F" w:rsidRPr="005E08B6">
              <w:rPr>
                <w:snapToGrid/>
                <w:color w:val="auto"/>
                <w:szCs w:val="26"/>
              </w:rPr>
              <w:t>cho</w:t>
            </w:r>
            <w:proofErr w:type="spellEnd"/>
            <w:r w:rsidR="00E4738F" w:rsidRPr="005E08B6">
              <w:rPr>
                <w:snapToGrid/>
                <w:color w:val="auto"/>
                <w:szCs w:val="26"/>
              </w:rPr>
              <w:t xml:space="preserve"> </w:t>
            </w:r>
            <w:proofErr w:type="spellStart"/>
            <w:r w:rsidR="00E4738F" w:rsidRPr="005E08B6">
              <w:rPr>
                <w:snapToGrid/>
                <w:color w:val="auto"/>
                <w:szCs w:val="26"/>
              </w:rPr>
              <w:t>phép</w:t>
            </w:r>
            <w:proofErr w:type="spellEnd"/>
            <w:r w:rsidR="00E4738F" w:rsidRPr="005E08B6">
              <w:rPr>
                <w:snapToGrid/>
                <w:color w:val="auto"/>
                <w:szCs w:val="26"/>
              </w:rPr>
              <w:t xml:space="preserve"> </w:t>
            </w:r>
            <w:proofErr w:type="spellStart"/>
            <w:r w:rsidR="00E4738F" w:rsidRPr="005E08B6">
              <w:rPr>
                <w:snapToGrid/>
                <w:color w:val="auto"/>
                <w:szCs w:val="26"/>
              </w:rPr>
              <w:t>tìm</w:t>
            </w:r>
            <w:proofErr w:type="spellEnd"/>
            <w:r w:rsidR="00E4738F" w:rsidRPr="005E08B6">
              <w:rPr>
                <w:snapToGrid/>
                <w:color w:val="auto"/>
                <w:szCs w:val="26"/>
              </w:rPr>
              <w:t xml:space="preserve"> </w:t>
            </w:r>
            <w:proofErr w:type="spellStart"/>
            <w:r w:rsidR="005E08B6">
              <w:rPr>
                <w:snapToGrid/>
                <w:color w:val="auto"/>
                <w:szCs w:val="26"/>
              </w:rPr>
              <w:t>kiếm</w:t>
            </w:r>
            <w:proofErr w:type="spellEnd"/>
            <w:r w:rsidR="005E08B6">
              <w:rPr>
                <w:snapToGrid/>
                <w:color w:val="auto"/>
                <w:szCs w:val="26"/>
                <w:lang w:val="vi-VN"/>
              </w:rPr>
              <w:t xml:space="preserve"> theo Họ và tên và Đơn vị/Phòng ban</w:t>
            </w:r>
          </w:p>
          <w:p w14:paraId="1C8E8297" w14:textId="77777777" w:rsidR="007213AA" w:rsidRPr="007213AA" w:rsidRDefault="005E08B6"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Pr>
                <w:b/>
                <w:bCs/>
                <w:snapToGrid/>
                <w:color w:val="000000" w:themeColor="text1"/>
                <w:szCs w:val="26"/>
              </w:rPr>
              <w:t>Vai</w:t>
            </w:r>
            <w:proofErr w:type="spellEnd"/>
            <w:r>
              <w:rPr>
                <w:b/>
                <w:bCs/>
                <w:snapToGrid/>
                <w:color w:val="000000" w:themeColor="text1"/>
                <w:szCs w:val="26"/>
                <w:lang w:val="vi-VN"/>
              </w:rPr>
              <w:t xml:space="preserve"> trò</w:t>
            </w:r>
            <w:r w:rsidR="008B0AFE">
              <w:rPr>
                <w:snapToGrid/>
                <w:color w:val="000000" w:themeColor="text1"/>
                <w:szCs w:val="26"/>
              </w:rPr>
              <w:t xml:space="preserve">: </w:t>
            </w:r>
            <w:proofErr w:type="spellStart"/>
            <w:r w:rsidR="008B0AFE">
              <w:rPr>
                <w:snapToGrid/>
                <w:color w:val="000000" w:themeColor="text1"/>
                <w:szCs w:val="26"/>
              </w:rPr>
              <w:t>Chọn</w:t>
            </w:r>
            <w:proofErr w:type="spellEnd"/>
            <w:r w:rsidR="008B0AFE">
              <w:rPr>
                <w:snapToGrid/>
                <w:color w:val="000000" w:themeColor="text1"/>
                <w:szCs w:val="26"/>
              </w:rPr>
              <w:t xml:space="preserve"> </w:t>
            </w:r>
            <w:proofErr w:type="spellStart"/>
            <w:r w:rsidR="00D82F19">
              <w:rPr>
                <w:snapToGrid/>
                <w:color w:val="000000" w:themeColor="text1"/>
                <w:szCs w:val="26"/>
              </w:rPr>
              <w:t>nhiều</w:t>
            </w:r>
            <w:proofErr w:type="spellEnd"/>
            <w:r w:rsidR="00D82F19">
              <w:rPr>
                <w:snapToGrid/>
                <w:color w:val="000000" w:themeColor="text1"/>
                <w:szCs w:val="26"/>
                <w:lang w:val="vi-VN"/>
              </w:rPr>
              <w:t xml:space="preserve"> vai trò trong danh sách các vai trò của hệ thống</w:t>
            </w:r>
            <w:r w:rsidR="008B0AFE">
              <w:rPr>
                <w:snapToGrid/>
                <w:color w:val="000000" w:themeColor="text1"/>
                <w:szCs w:val="26"/>
              </w:rPr>
              <w:t xml:space="preserve"> </w:t>
            </w:r>
            <w:proofErr w:type="spellStart"/>
            <w:r w:rsidR="008B0AFE">
              <w:rPr>
                <w:snapToGrid/>
                <w:color w:val="000000" w:themeColor="text1"/>
                <w:szCs w:val="26"/>
              </w:rPr>
              <w:t>mục</w:t>
            </w:r>
            <w:proofErr w:type="spellEnd"/>
            <w:r w:rsidR="008B0AFE">
              <w:rPr>
                <w:snapToGrid/>
                <w:color w:val="000000" w:themeColor="text1"/>
                <w:szCs w:val="26"/>
              </w:rPr>
              <w:t xml:space="preserve"> </w:t>
            </w:r>
            <w:r w:rsidR="00742D53" w:rsidRPr="00742D53">
              <w:rPr>
                <w:i/>
                <w:snapToGrid/>
                <w:color w:val="0000FF"/>
                <w:szCs w:val="26"/>
              </w:rPr>
              <w:t>2.1.</w:t>
            </w:r>
            <w:r w:rsidR="00777D5A">
              <w:rPr>
                <w:i/>
                <w:snapToGrid/>
                <w:color w:val="0000FF"/>
                <w:szCs w:val="26"/>
              </w:rPr>
              <w:t>4</w:t>
            </w:r>
            <w:r w:rsidR="00742D53">
              <w:rPr>
                <w:i/>
                <w:snapToGrid/>
                <w:color w:val="0000FF"/>
                <w:szCs w:val="26"/>
              </w:rPr>
              <w:t xml:space="preserve">. </w:t>
            </w:r>
            <w:proofErr w:type="spellStart"/>
            <w:r w:rsidR="008B0AFE" w:rsidRPr="008B0AFE">
              <w:rPr>
                <w:i/>
                <w:snapToGrid/>
                <w:color w:val="0000FF"/>
                <w:szCs w:val="26"/>
              </w:rPr>
              <w:t>Quản</w:t>
            </w:r>
            <w:proofErr w:type="spellEnd"/>
            <w:r w:rsidR="008B0AFE" w:rsidRPr="008B0AFE">
              <w:rPr>
                <w:i/>
                <w:snapToGrid/>
                <w:color w:val="0000FF"/>
                <w:szCs w:val="26"/>
              </w:rPr>
              <w:t xml:space="preserve"> </w:t>
            </w:r>
            <w:proofErr w:type="spellStart"/>
            <w:r w:rsidR="008B0AFE" w:rsidRPr="008B0AFE">
              <w:rPr>
                <w:i/>
                <w:snapToGrid/>
                <w:color w:val="0000FF"/>
                <w:szCs w:val="26"/>
              </w:rPr>
              <w:t>lý</w:t>
            </w:r>
            <w:proofErr w:type="spellEnd"/>
            <w:r w:rsidR="008B0AFE" w:rsidRPr="008B0AFE">
              <w:rPr>
                <w:i/>
                <w:snapToGrid/>
                <w:color w:val="0000FF"/>
                <w:szCs w:val="26"/>
              </w:rPr>
              <w:t xml:space="preserve"> </w:t>
            </w:r>
            <w:proofErr w:type="spellStart"/>
            <w:r w:rsidR="00D82F19">
              <w:rPr>
                <w:i/>
                <w:snapToGrid/>
                <w:color w:val="0000FF"/>
                <w:szCs w:val="26"/>
              </w:rPr>
              <w:t>vai</w:t>
            </w:r>
            <w:proofErr w:type="spellEnd"/>
            <w:r w:rsidR="00D82F19">
              <w:rPr>
                <w:i/>
                <w:snapToGrid/>
                <w:color w:val="0000FF"/>
                <w:szCs w:val="26"/>
                <w:lang w:val="vi-VN"/>
              </w:rPr>
              <w:t xml:space="preserve"> trò</w:t>
            </w:r>
            <w:r w:rsidR="007213AA">
              <w:rPr>
                <w:i/>
                <w:snapToGrid/>
                <w:color w:val="0000FF"/>
                <w:szCs w:val="26"/>
                <w:lang w:val="vi-VN"/>
              </w:rPr>
              <w:t xml:space="preserve">. </w:t>
            </w:r>
          </w:p>
          <w:p w14:paraId="4F04030B" w14:textId="64217FAD" w:rsidR="008B0AFE" w:rsidRPr="008B0AFE" w:rsidRDefault="007213AA" w:rsidP="007213AA">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Người</w:t>
            </w:r>
            <w:proofErr w:type="spellEnd"/>
            <w:r w:rsidRPr="002F4F88">
              <w:rPr>
                <w:szCs w:val="26"/>
              </w:rPr>
              <w:t xml:space="preserve"> </w:t>
            </w:r>
            <w:proofErr w:type="spellStart"/>
            <w:r w:rsidRPr="002F4F88">
              <w:rPr>
                <w:szCs w:val="26"/>
              </w:rPr>
              <w:t>dùng</w:t>
            </w:r>
            <w:proofErr w:type="spellEnd"/>
            <w:r w:rsidRPr="002F4F88">
              <w:rPr>
                <w:szCs w:val="26"/>
              </w:rPr>
              <w:t xml:space="preserve"> </w:t>
            </w:r>
            <w:proofErr w:type="spellStart"/>
            <w:r w:rsidRPr="002F4F88">
              <w:rPr>
                <w:szCs w:val="26"/>
              </w:rPr>
              <w:t>thuộc</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kế</w:t>
            </w:r>
            <w:proofErr w:type="spellEnd"/>
            <w:r w:rsidRPr="002F4F88">
              <w:rPr>
                <w:szCs w:val="26"/>
              </w:rPr>
              <w:t xml:space="preserve"> </w:t>
            </w:r>
            <w:proofErr w:type="spellStart"/>
            <w:r w:rsidRPr="002F4F88">
              <w:rPr>
                <w:szCs w:val="26"/>
              </w:rPr>
              <w:t>thừa</w:t>
            </w:r>
            <w:proofErr w:type="spellEnd"/>
            <w:r w:rsidRPr="002F4F88">
              <w:rPr>
                <w:szCs w:val="26"/>
              </w:rPr>
              <w:t xml:space="preserve"> </w:t>
            </w: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quyền</w:t>
            </w:r>
            <w:proofErr w:type="spellEnd"/>
            <w:r w:rsidRPr="002F4F88">
              <w:rPr>
                <w:szCs w:val="26"/>
              </w:rPr>
              <w:t xml:space="preserve"> </w:t>
            </w:r>
            <w:r>
              <w:rPr>
                <w:szCs w:val="26"/>
                <w:lang w:val="vi-VN"/>
              </w:rPr>
              <w:t xml:space="preserve">(vài trò) </w:t>
            </w:r>
            <w:proofErr w:type="spellStart"/>
            <w:r w:rsidRPr="002F4F88">
              <w:rPr>
                <w:szCs w:val="26"/>
              </w:rPr>
              <w:t>phân</w:t>
            </w:r>
            <w:proofErr w:type="spellEnd"/>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đó</w:t>
            </w:r>
            <w:proofErr w:type="spellEnd"/>
          </w:p>
        </w:tc>
      </w:tr>
      <w:tr w:rsidR="00D41C0D" w:rsidRPr="002F4F88" w14:paraId="44BFF79A" w14:textId="77777777" w:rsidTr="00260151">
        <w:tc>
          <w:tcPr>
            <w:tcW w:w="817" w:type="dxa"/>
            <w:shd w:val="clear" w:color="auto" w:fill="auto"/>
          </w:tcPr>
          <w:p w14:paraId="0303571D" w14:textId="77777777" w:rsidR="00D41C0D" w:rsidRPr="002F4F88" w:rsidRDefault="00D41C0D" w:rsidP="00D41C0D">
            <w:pPr>
              <w:pStyle w:val="ListParagraph"/>
              <w:numPr>
                <w:ilvl w:val="0"/>
                <w:numId w:val="54"/>
              </w:numPr>
            </w:pPr>
          </w:p>
        </w:tc>
        <w:tc>
          <w:tcPr>
            <w:tcW w:w="1877" w:type="dxa"/>
            <w:shd w:val="clear" w:color="auto" w:fill="auto"/>
          </w:tcPr>
          <w:p w14:paraId="32319F38" w14:textId="420CE1A4" w:rsidR="00D41C0D" w:rsidRDefault="00D41C0D" w:rsidP="00D41C0D">
            <w:pPr>
              <w:keepLines/>
              <w:widowControl w:val="0"/>
              <w:rPr>
                <w:szCs w:val="26"/>
              </w:rPr>
            </w:pPr>
            <w:proofErr w:type="spellStart"/>
            <w:r>
              <w:rPr>
                <w:szCs w:val="26"/>
              </w:rPr>
              <w:t>Sửa</w:t>
            </w:r>
            <w:proofErr w:type="spellEnd"/>
            <w:r>
              <w:rPr>
                <w:szCs w:val="26"/>
              </w:rPr>
              <w:t xml:space="preserve"> </w:t>
            </w:r>
          </w:p>
        </w:tc>
        <w:tc>
          <w:tcPr>
            <w:tcW w:w="6912" w:type="dxa"/>
            <w:shd w:val="clear" w:color="auto" w:fill="auto"/>
          </w:tcPr>
          <w:p w14:paraId="2C63F557" w14:textId="307E539F"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 xml:space="preserve">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khỏi</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thêm</w:t>
            </w:r>
            <w:proofErr w:type="spellEnd"/>
            <w:r>
              <w:rPr>
                <w:snapToGrid/>
                <w:color w:val="auto"/>
                <w:szCs w:val="26"/>
                <w:lang w:val="vi-VN"/>
              </w:rPr>
              <w:t>/bớt vai trò của nhóm</w:t>
            </w:r>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p w14:paraId="11C7E3D9" w14:textId="77777777"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 xml:space="preserve">. </w:t>
            </w:r>
          </w:p>
          <w:p w14:paraId="34B5FD37" w14:textId="7AFDFBFE" w:rsidR="00D41C0D" w:rsidRPr="002F4F88" w:rsidRDefault="00D41C0D" w:rsidP="00D41C0D">
            <w:pPr>
              <w:pStyle w:val="NormalIndent"/>
              <w:keepNext w:val="0"/>
              <w:keepLines/>
              <w:widowControl w:val="0"/>
              <w:numPr>
                <w:ilvl w:val="0"/>
                <w:numId w:val="15"/>
              </w:numPr>
              <w:spacing w:before="0" w:after="0" w:line="312" w:lineRule="auto"/>
              <w:jc w:val="left"/>
              <w:rPr>
                <w:szCs w:val="26"/>
              </w:rPr>
            </w:pP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sidRPr="007E424C">
              <w:rPr>
                <w:b/>
                <w:snapToGrid/>
                <w:color w:val="auto"/>
                <w:szCs w:val="26"/>
              </w:rPr>
              <w:t>Hoạt</w:t>
            </w:r>
            <w:proofErr w:type="spellEnd"/>
            <w:r w:rsidRPr="007E424C">
              <w:rPr>
                <w:b/>
                <w:snapToGrid/>
                <w:color w:val="auto"/>
                <w:szCs w:val="26"/>
              </w:rPr>
              <w:t xml:space="preserve"> </w:t>
            </w:r>
            <w:proofErr w:type="spellStart"/>
            <w:r w:rsidRPr="007E424C">
              <w:rPr>
                <w:b/>
                <w:snapToGrid/>
                <w:color w:val="auto"/>
                <w:szCs w:val="26"/>
              </w:rPr>
              <w:t>động</w:t>
            </w:r>
            <w:proofErr w:type="spellEnd"/>
            <w:r>
              <w:rPr>
                <w:snapToGrid/>
                <w:color w:val="auto"/>
                <w:szCs w:val="26"/>
              </w:rPr>
              <w:t xml:space="preserve"> sang </w:t>
            </w:r>
            <w:proofErr w:type="spellStart"/>
            <w:r w:rsidRPr="007E424C">
              <w:rPr>
                <w:b/>
                <w:snapToGrid/>
                <w:color w:val="auto"/>
                <w:szCs w:val="26"/>
              </w:rPr>
              <w:t>Khóa</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vô</w:t>
            </w:r>
            <w:proofErr w:type="spellEnd"/>
            <w:r>
              <w:rPr>
                <w:snapToGrid/>
                <w:color w:val="auto"/>
                <w:szCs w:val="26"/>
              </w:rPr>
              <w:t xml:space="preserve"> </w:t>
            </w:r>
            <w:proofErr w:type="spellStart"/>
            <w:r>
              <w:rPr>
                <w:snapToGrid/>
                <w:color w:val="auto"/>
                <w:szCs w:val="26"/>
              </w:rPr>
              <w:t>hiệu</w:t>
            </w:r>
            <w:proofErr w:type="spellEnd"/>
            <w:r>
              <w:rPr>
                <w:snapToGrid/>
                <w:color w:val="auto"/>
                <w:szCs w:val="26"/>
              </w:rPr>
              <w:t xml:space="preserve"> </w:t>
            </w:r>
            <w:proofErr w:type="spellStart"/>
            <w:r>
              <w:rPr>
                <w:snapToGrid/>
                <w:color w:val="auto"/>
                <w:szCs w:val="26"/>
              </w:rPr>
              <w:t>tất</w:t>
            </w:r>
            <w:proofErr w:type="spellEnd"/>
            <w:r>
              <w:rPr>
                <w:snapToGrid/>
                <w:color w:val="auto"/>
                <w:szCs w:val="26"/>
              </w:rPr>
              <w:t xml:space="preserve"> </w:t>
            </w:r>
            <w:proofErr w:type="spellStart"/>
            <w:r>
              <w:rPr>
                <w:snapToGrid/>
                <w:color w:val="auto"/>
                <w:szCs w:val="26"/>
              </w:rPr>
              <w:t>cả</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r w:rsidR="00253A8C">
              <w:rPr>
                <w:snapToGrid/>
                <w:color w:val="auto"/>
                <w:szCs w:val="26"/>
                <w:lang w:val="vi-VN"/>
              </w:rPr>
              <w:t xml:space="preserve">(vai trò)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thuộc</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w:t>
            </w:r>
          </w:p>
        </w:tc>
      </w:tr>
      <w:tr w:rsidR="00D74197" w:rsidRPr="002F4F88" w14:paraId="440ADC91" w14:textId="77777777" w:rsidTr="00260151">
        <w:tc>
          <w:tcPr>
            <w:tcW w:w="817" w:type="dxa"/>
            <w:shd w:val="clear" w:color="auto" w:fill="auto"/>
          </w:tcPr>
          <w:p w14:paraId="14F92AF2" w14:textId="77777777" w:rsidR="00D74197" w:rsidRPr="002F4F88" w:rsidRDefault="00D74197" w:rsidP="001531AE">
            <w:pPr>
              <w:pStyle w:val="ListParagraph"/>
              <w:numPr>
                <w:ilvl w:val="0"/>
                <w:numId w:val="54"/>
              </w:numPr>
            </w:pPr>
          </w:p>
        </w:tc>
        <w:tc>
          <w:tcPr>
            <w:tcW w:w="1877" w:type="dxa"/>
            <w:shd w:val="clear" w:color="auto" w:fill="auto"/>
          </w:tcPr>
          <w:p w14:paraId="35F1459B" w14:textId="6D8481D1" w:rsidR="00D74197" w:rsidRPr="002F4F88" w:rsidRDefault="001B1DDA" w:rsidP="00260151">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04080DED" w14:textId="459E3BBD" w:rsidR="00D74197" w:rsidRPr="002F4F88" w:rsidRDefault="00E51268"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cũng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947767" w:rsidRPr="006B729D" w14:paraId="58DB21CF" w14:textId="77777777" w:rsidTr="00260151">
        <w:tc>
          <w:tcPr>
            <w:tcW w:w="817" w:type="dxa"/>
            <w:shd w:val="clear" w:color="auto" w:fill="auto"/>
          </w:tcPr>
          <w:p w14:paraId="4EF228B9" w14:textId="77777777" w:rsidR="00947767" w:rsidRPr="002F4F88" w:rsidRDefault="00947767" w:rsidP="001531AE">
            <w:pPr>
              <w:pStyle w:val="ListParagraph"/>
              <w:numPr>
                <w:ilvl w:val="0"/>
                <w:numId w:val="54"/>
              </w:numPr>
            </w:pPr>
          </w:p>
        </w:tc>
        <w:tc>
          <w:tcPr>
            <w:tcW w:w="1877" w:type="dxa"/>
            <w:shd w:val="clear" w:color="auto" w:fill="auto"/>
          </w:tcPr>
          <w:p w14:paraId="3B111953" w14:textId="4B94062C" w:rsidR="00947767" w:rsidRDefault="00947767" w:rsidP="00260151">
            <w:pPr>
              <w:keepLines/>
              <w:widowControl w:val="0"/>
              <w:rPr>
                <w:szCs w:val="26"/>
              </w:rPr>
            </w:pPr>
            <w:proofErr w:type="spellStart"/>
            <w:r>
              <w:rPr>
                <w:szCs w:val="26"/>
              </w:rPr>
              <w:t>Xóa</w:t>
            </w:r>
            <w:proofErr w:type="spellEnd"/>
          </w:p>
        </w:tc>
        <w:tc>
          <w:tcPr>
            <w:tcW w:w="6912" w:type="dxa"/>
            <w:shd w:val="clear" w:color="auto" w:fill="auto"/>
          </w:tcPr>
          <w:p w14:paraId="7DD5929B" w14:textId="39899863" w:rsidR="00947767" w:rsidRDefault="00947767"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p w14:paraId="6EA7DA17" w14:textId="452C989F" w:rsidR="000F0B54" w:rsidRPr="00B32BA6" w:rsidRDefault="000F0B54" w:rsidP="00260151">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sidRPr="00AA5D9A">
              <w:rPr>
                <w:i/>
                <w:iCs/>
                <w:snapToGrid/>
                <w:color w:val="auto"/>
                <w:szCs w:val="26"/>
              </w:rPr>
              <w:t>Bạn</w:t>
            </w:r>
            <w:proofErr w:type="spellEnd"/>
            <w:r w:rsidRPr="00AA5D9A">
              <w:rPr>
                <w:i/>
                <w:iCs/>
                <w:snapToGrid/>
                <w:color w:val="auto"/>
                <w:szCs w:val="26"/>
              </w:rPr>
              <w:t xml:space="preserve"> </w:t>
            </w:r>
            <w:proofErr w:type="spellStart"/>
            <w:r w:rsidRPr="00AA5D9A">
              <w:rPr>
                <w:i/>
                <w:iCs/>
                <w:snapToGrid/>
                <w:color w:val="auto"/>
                <w:szCs w:val="26"/>
              </w:rPr>
              <w:t>có</w:t>
            </w:r>
            <w:proofErr w:type="spellEnd"/>
            <w:r w:rsidRPr="00AA5D9A">
              <w:rPr>
                <w:i/>
                <w:iCs/>
                <w:snapToGrid/>
                <w:color w:val="auto"/>
                <w:szCs w:val="26"/>
              </w:rPr>
              <w:t xml:space="preserve"> </w:t>
            </w:r>
            <w:proofErr w:type="spellStart"/>
            <w:r w:rsidRPr="00AA5D9A">
              <w:rPr>
                <w:i/>
                <w:iCs/>
                <w:snapToGrid/>
                <w:color w:val="auto"/>
                <w:szCs w:val="26"/>
              </w:rPr>
              <w:t>chắc</w:t>
            </w:r>
            <w:proofErr w:type="spellEnd"/>
            <w:r w:rsidRPr="00AA5D9A">
              <w:rPr>
                <w:i/>
                <w:iCs/>
                <w:snapToGrid/>
                <w:color w:val="auto"/>
                <w:szCs w:val="26"/>
              </w:rPr>
              <w:t xml:space="preserve"> </w:t>
            </w:r>
            <w:proofErr w:type="spellStart"/>
            <w:r w:rsidRPr="00AA5D9A">
              <w:rPr>
                <w:i/>
                <w:iCs/>
                <w:snapToGrid/>
                <w:color w:val="auto"/>
                <w:szCs w:val="26"/>
              </w:rPr>
              <w:t>chắn</w:t>
            </w:r>
            <w:proofErr w:type="spellEnd"/>
            <w:r w:rsidRPr="00AA5D9A">
              <w:rPr>
                <w:i/>
                <w:iCs/>
                <w:snapToGrid/>
                <w:color w:val="auto"/>
                <w:szCs w:val="26"/>
              </w:rPr>
              <w:t xml:space="preserve"> </w:t>
            </w:r>
            <w:proofErr w:type="spellStart"/>
            <w:r w:rsidRPr="00AA5D9A">
              <w:rPr>
                <w:i/>
                <w:iCs/>
                <w:snapToGrid/>
                <w:color w:val="auto"/>
                <w:szCs w:val="26"/>
              </w:rPr>
              <w:t>muốn</w:t>
            </w:r>
            <w:proofErr w:type="spellEnd"/>
            <w:r w:rsidRPr="00AA5D9A">
              <w:rPr>
                <w:i/>
                <w:iCs/>
                <w:snapToGrid/>
                <w:color w:val="auto"/>
                <w:szCs w:val="26"/>
              </w:rPr>
              <w:t xml:space="preserve"> </w:t>
            </w:r>
            <w:proofErr w:type="spellStart"/>
            <w:r w:rsidRPr="00AA5D9A">
              <w:rPr>
                <w:i/>
                <w:iCs/>
                <w:snapToGrid/>
                <w:color w:val="auto"/>
                <w:szCs w:val="26"/>
              </w:rPr>
              <w:t>xóa</w:t>
            </w:r>
            <w:proofErr w:type="spellEnd"/>
            <w:r w:rsidRPr="00AA5D9A">
              <w:rPr>
                <w:i/>
                <w:iCs/>
                <w:snapToGrid/>
                <w:color w:val="auto"/>
                <w:szCs w:val="26"/>
              </w:rPr>
              <w:t xml:space="preserve"> </w:t>
            </w:r>
            <w:proofErr w:type="spellStart"/>
            <w:r w:rsidR="00472EE3" w:rsidRPr="00AA5D9A">
              <w:rPr>
                <w:i/>
                <w:iCs/>
                <w:snapToGrid/>
                <w:color w:val="auto"/>
                <w:szCs w:val="26"/>
              </w:rPr>
              <w:t>bản</w:t>
            </w:r>
            <w:proofErr w:type="spellEnd"/>
            <w:r w:rsidR="00472EE3" w:rsidRPr="00AA5D9A">
              <w:rPr>
                <w:i/>
                <w:iCs/>
                <w:snapToGrid/>
                <w:color w:val="auto"/>
                <w:szCs w:val="26"/>
                <w:lang w:val="vi-VN"/>
              </w:rPr>
              <w:t xml:space="preserve"> ghi này</w:t>
            </w:r>
            <w:r w:rsidRPr="00AA5D9A">
              <w:rPr>
                <w:i/>
                <w:iCs/>
                <w:snapToGrid/>
                <w:color w:val="auto"/>
                <w:szCs w:val="26"/>
              </w:rPr>
              <w:t>?</w:t>
            </w:r>
            <w:r w:rsidR="00472EE3" w:rsidRPr="00AA5D9A">
              <w:rPr>
                <w:i/>
                <w:iCs/>
                <w:snapToGrid/>
                <w:color w:val="auto"/>
                <w:szCs w:val="26"/>
                <w:lang w:val="vi-VN"/>
              </w:rPr>
              <w:t xml:space="preserve"> Kèm theo tên nhóm người dùng</w:t>
            </w:r>
            <w:r w:rsidRPr="00B32BA6">
              <w:rPr>
                <w:snapToGrid/>
                <w:color w:val="auto"/>
                <w:szCs w:val="26"/>
                <w:lang w:val="vi-VN"/>
              </w:rPr>
              <w:t>”. NSD chọn Có/ Không:</w:t>
            </w:r>
          </w:p>
          <w:p w14:paraId="44F3686C" w14:textId="1AB39090"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có, hệ thống thực hiện xóa nhóm người dùng đã chọn.</w:t>
            </w:r>
          </w:p>
          <w:p w14:paraId="5EC85B39" w14:textId="12BAB6FB"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không, hệ thống hủy bỏ thao tác xóa nhóm người dùng đã chọn</w:t>
            </w:r>
          </w:p>
          <w:p w14:paraId="1A055002" w14:textId="3C079486" w:rsidR="00947767" w:rsidRPr="00B32BA6" w:rsidRDefault="00947767" w:rsidP="00260151">
            <w:pPr>
              <w:pStyle w:val="NormalIndent"/>
              <w:keepNext w:val="0"/>
              <w:keepLines/>
              <w:widowControl w:val="0"/>
              <w:numPr>
                <w:ilvl w:val="0"/>
                <w:numId w:val="15"/>
              </w:numPr>
              <w:spacing w:before="0" w:after="0" w:line="312" w:lineRule="auto"/>
              <w:jc w:val="left"/>
              <w:rPr>
                <w:snapToGrid/>
                <w:color w:val="auto"/>
                <w:szCs w:val="26"/>
                <w:lang w:val="vi-VN"/>
              </w:rPr>
            </w:pPr>
            <w:r w:rsidRPr="00B32BA6">
              <w:rPr>
                <w:snapToGrid/>
                <w:color w:val="auto"/>
                <w:szCs w:val="26"/>
                <w:lang w:val="vi-VN"/>
              </w:rPr>
              <w:t xml:space="preserve">Không cho phép xóa nhóm người dùng đang chứa người dùng, </w:t>
            </w:r>
            <w:r w:rsidR="00286C4C" w:rsidRPr="00B32BA6">
              <w:rPr>
                <w:snapToGrid/>
                <w:color w:val="auto"/>
                <w:szCs w:val="26"/>
                <w:lang w:val="vi-VN"/>
              </w:rPr>
              <w:t>sau</w:t>
            </w:r>
            <w:r w:rsidR="00286C4C">
              <w:rPr>
                <w:snapToGrid/>
                <w:color w:val="auto"/>
                <w:szCs w:val="26"/>
                <w:lang w:val="vi-VN"/>
              </w:rPr>
              <w:t xml:space="preserve"> khi NSD xác nhận xoá, </w:t>
            </w:r>
            <w:r w:rsidRPr="00B32BA6">
              <w:rPr>
                <w:snapToGrid/>
                <w:color w:val="auto"/>
                <w:szCs w:val="26"/>
                <w:lang w:val="vi-VN"/>
              </w:rPr>
              <w:t>hệ thống hiển thị cảnh báo</w:t>
            </w:r>
            <w:r w:rsidR="0024088E" w:rsidRPr="00B32BA6">
              <w:rPr>
                <w:snapToGrid/>
                <w:color w:val="auto"/>
                <w:szCs w:val="26"/>
                <w:lang w:val="vi-VN"/>
              </w:rPr>
              <w:t xml:space="preserve"> “</w:t>
            </w:r>
            <w:r w:rsidR="0024088E" w:rsidRPr="00AA5D9A">
              <w:rPr>
                <w:i/>
                <w:iCs/>
                <w:snapToGrid/>
                <w:color w:val="auto"/>
                <w:szCs w:val="26"/>
                <w:lang w:val="vi-VN"/>
              </w:rPr>
              <w:t xml:space="preserve">Nhóm người dùng đang chứa người dùng, </w:t>
            </w:r>
            <w:r w:rsidR="00E01D74" w:rsidRPr="00AA5D9A">
              <w:rPr>
                <w:i/>
                <w:iCs/>
                <w:snapToGrid/>
                <w:color w:val="auto"/>
                <w:szCs w:val="26"/>
                <w:lang w:val="vi-VN"/>
              </w:rPr>
              <w:t>bạn không thể xoá</w:t>
            </w:r>
            <w:r w:rsidR="0024088E" w:rsidRPr="00B32BA6">
              <w:rPr>
                <w:snapToGrid/>
                <w:color w:val="auto"/>
                <w:szCs w:val="26"/>
                <w:lang w:val="vi-VN"/>
              </w:rPr>
              <w:t>”</w:t>
            </w:r>
            <w:r w:rsidRPr="00B32BA6">
              <w:rPr>
                <w:snapToGrid/>
                <w:color w:val="auto"/>
                <w:szCs w:val="26"/>
                <w:lang w:val="vi-VN"/>
              </w:rPr>
              <w:t>.</w:t>
            </w:r>
          </w:p>
        </w:tc>
      </w:tr>
      <w:tr w:rsidR="00F2242D" w:rsidRPr="002F4F88" w14:paraId="185140B6" w14:textId="77777777" w:rsidTr="00260151">
        <w:tc>
          <w:tcPr>
            <w:tcW w:w="817" w:type="dxa"/>
            <w:shd w:val="clear" w:color="auto" w:fill="auto"/>
          </w:tcPr>
          <w:p w14:paraId="666FD626" w14:textId="77777777" w:rsidR="00F2242D" w:rsidRPr="00B32BA6" w:rsidRDefault="00F2242D" w:rsidP="001531AE">
            <w:pPr>
              <w:pStyle w:val="ListParagraph"/>
              <w:numPr>
                <w:ilvl w:val="0"/>
                <w:numId w:val="54"/>
              </w:numPr>
              <w:rPr>
                <w:lang w:val="vi-VN"/>
              </w:rPr>
            </w:pPr>
          </w:p>
        </w:tc>
        <w:tc>
          <w:tcPr>
            <w:tcW w:w="1877" w:type="dxa"/>
            <w:shd w:val="clear" w:color="auto" w:fill="auto"/>
          </w:tcPr>
          <w:p w14:paraId="6B774C30" w14:textId="47E1C60D" w:rsidR="00F2242D" w:rsidRDefault="00F2242D"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9EFBD23" w14:textId="3E3286E4" w:rsidR="00F2242D" w:rsidRDefault="008F41CD"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48464B">
              <w:rPr>
                <w:snapToGrid/>
                <w:color w:val="auto"/>
                <w:szCs w:val="26"/>
                <w:lang w:val="vi-VN"/>
              </w:rPr>
              <w:t xml:space="preserve"> theo thứ tự sau</w:t>
            </w:r>
            <w:r>
              <w:rPr>
                <w:snapToGrid/>
                <w:color w:val="auto"/>
                <w:szCs w:val="26"/>
              </w:rPr>
              <w:t>:</w:t>
            </w:r>
          </w:p>
          <w:p w14:paraId="42734596"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STT</w:t>
            </w:r>
          </w:p>
          <w:p w14:paraId="6D3434AF"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nhóm</w:t>
            </w:r>
            <w:proofErr w:type="spellEnd"/>
          </w:p>
          <w:p w14:paraId="47F7558B"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p>
          <w:p w14:paraId="5BBA2B02"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3A0D79F0" w14:textId="58A374E0"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866E2A">
              <w:rPr>
                <w:snapToGrid/>
                <w:color w:val="auto"/>
                <w:szCs w:val="26"/>
              </w:rPr>
              <w:t>ngày</w:t>
            </w:r>
            <w:proofErr w:type="spellEnd"/>
            <w:r w:rsidR="00866E2A">
              <w:rPr>
                <w:snapToGrid/>
                <w:color w:val="auto"/>
                <w:szCs w:val="26"/>
                <w:lang w:val="vi-VN"/>
              </w:rPr>
              <w:t xml:space="preserve"> tạo</w:t>
            </w:r>
          </w:p>
          <w:p w14:paraId="6D425432" w14:textId="77777777"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32238A1F"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nhóm</w:t>
            </w:r>
            <w:proofErr w:type="spellEnd"/>
          </w:p>
          <w:p w14:paraId="05D56D41"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5AB2CC37" w14:textId="739B3D58" w:rsidR="008F41CD" w:rsidRPr="0024088E" w:rsidRDefault="008F41CD">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tc>
      </w:tr>
    </w:tbl>
    <w:p w14:paraId="42E11175" w14:textId="08439E5B" w:rsidR="00D74197" w:rsidRDefault="00D74197" w:rsidP="00D74197">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64253A">
        <w:rPr>
          <w:b/>
          <w:szCs w:val="26"/>
        </w:rPr>
        <w:t xml:space="preserve"> N/A</w:t>
      </w:r>
    </w:p>
    <w:p w14:paraId="2EA4C670" w14:textId="53CEACF8" w:rsidR="00D74197" w:rsidRDefault="00A46D60" w:rsidP="008057EC">
      <w:pPr>
        <w:pStyle w:val="tvHeading111"/>
      </w:pPr>
      <w:bookmarkStart w:id="60" w:name="_Toc87368196"/>
      <w:proofErr w:type="spellStart"/>
      <w:r>
        <w:t>Vai</w:t>
      </w:r>
      <w:proofErr w:type="spellEnd"/>
      <w:r>
        <w:t xml:space="preserve"> </w:t>
      </w:r>
      <w:proofErr w:type="spellStart"/>
      <w:r>
        <w:t>trò</w:t>
      </w:r>
      <w:bookmarkEnd w:id="60"/>
      <w:proofErr w:type="spellEnd"/>
    </w:p>
    <w:p w14:paraId="54270BBF" w14:textId="79A2F7B3" w:rsidR="00D74197" w:rsidRPr="002F4F88" w:rsidRDefault="00D74197" w:rsidP="00D74197">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947767" w:rsidRPr="002F4F88">
        <w:rPr>
          <w:szCs w:val="26"/>
        </w:rPr>
        <w:t>Quản</w:t>
      </w:r>
      <w:proofErr w:type="spellEnd"/>
      <w:r w:rsidR="00947767" w:rsidRPr="002F4F88">
        <w:rPr>
          <w:szCs w:val="26"/>
        </w:rPr>
        <w:t xml:space="preserve"> </w:t>
      </w:r>
      <w:proofErr w:type="spellStart"/>
      <w:r w:rsidR="00947767" w:rsidRPr="002F4F88">
        <w:rPr>
          <w:szCs w:val="26"/>
        </w:rPr>
        <w:t>lý</w:t>
      </w:r>
      <w:proofErr w:type="spellEnd"/>
      <w:r w:rsidR="00947767" w:rsidRPr="002F4F88">
        <w:rPr>
          <w:szCs w:val="26"/>
        </w:rPr>
        <w:t xml:space="preserve"> </w:t>
      </w:r>
      <w:proofErr w:type="spellStart"/>
      <w:r w:rsidR="00947767" w:rsidRPr="002F4F88">
        <w:rPr>
          <w:szCs w:val="26"/>
        </w:rPr>
        <w:t>các</w:t>
      </w:r>
      <w:proofErr w:type="spellEnd"/>
      <w:r w:rsidR="00947767" w:rsidRPr="002F4F88">
        <w:rPr>
          <w:szCs w:val="26"/>
        </w:rPr>
        <w:t xml:space="preserve"> </w:t>
      </w:r>
      <w:proofErr w:type="spellStart"/>
      <w:r w:rsidR="00947767" w:rsidRPr="002F4F88">
        <w:rPr>
          <w:szCs w:val="26"/>
        </w:rPr>
        <w:t>vai</w:t>
      </w:r>
      <w:proofErr w:type="spellEnd"/>
      <w:r w:rsidR="00947767" w:rsidRPr="002F4F88">
        <w:rPr>
          <w:szCs w:val="26"/>
        </w:rPr>
        <w:t xml:space="preserve"> </w:t>
      </w:r>
      <w:proofErr w:type="spellStart"/>
      <w:r w:rsidR="00947767" w:rsidRPr="002F4F88">
        <w:rPr>
          <w:szCs w:val="26"/>
        </w:rPr>
        <w:t>trò</w:t>
      </w:r>
      <w:proofErr w:type="spellEnd"/>
      <w:r w:rsidR="00947767" w:rsidRPr="002F4F88">
        <w:rPr>
          <w:szCs w:val="26"/>
        </w:rPr>
        <w:t xml:space="preserve"> (</w:t>
      </w:r>
      <w:proofErr w:type="spellStart"/>
      <w:r w:rsidR="00947767" w:rsidRPr="002F4F88">
        <w:rPr>
          <w:szCs w:val="26"/>
        </w:rPr>
        <w:t>nhóm</w:t>
      </w:r>
      <w:proofErr w:type="spellEnd"/>
      <w:r w:rsidR="00947767" w:rsidRPr="002F4F88">
        <w:rPr>
          <w:szCs w:val="26"/>
        </w:rPr>
        <w:t xml:space="preserve"> </w:t>
      </w:r>
      <w:proofErr w:type="spellStart"/>
      <w:r w:rsidR="00947767" w:rsidRPr="002F4F88">
        <w:rPr>
          <w:szCs w:val="26"/>
        </w:rPr>
        <w:t>quyền</w:t>
      </w:r>
      <w:proofErr w:type="spellEnd"/>
      <w:r w:rsidR="00947767" w:rsidRPr="002F4F88">
        <w:rPr>
          <w:szCs w:val="26"/>
        </w:rPr>
        <w:t xml:space="preserve">) </w:t>
      </w:r>
      <w:proofErr w:type="spellStart"/>
      <w:r w:rsidR="00947767" w:rsidRPr="002F4F88">
        <w:rPr>
          <w:szCs w:val="26"/>
        </w:rPr>
        <w:t>trên</w:t>
      </w:r>
      <w:proofErr w:type="spellEnd"/>
      <w:r w:rsidR="00947767" w:rsidRPr="002F4F88">
        <w:rPr>
          <w:szCs w:val="26"/>
        </w:rPr>
        <w:t xml:space="preserve"> </w:t>
      </w:r>
      <w:proofErr w:type="spellStart"/>
      <w:r w:rsidR="00947767" w:rsidRPr="002F4F88">
        <w:rPr>
          <w:szCs w:val="26"/>
        </w:rPr>
        <w:t>hệ</w:t>
      </w:r>
      <w:proofErr w:type="spellEnd"/>
      <w:r w:rsidR="00947767" w:rsidRPr="002F4F88">
        <w:rPr>
          <w:szCs w:val="26"/>
        </w:rPr>
        <w:t xml:space="preserve"> </w:t>
      </w:r>
      <w:proofErr w:type="spellStart"/>
      <w:r w:rsidR="00947767" w:rsidRPr="002F4F88">
        <w:rPr>
          <w:szCs w:val="26"/>
        </w:rPr>
        <w:t>thống</w:t>
      </w:r>
      <w:proofErr w:type="spellEnd"/>
      <w:r w:rsidR="00947767" w:rsidRPr="002F4F88">
        <w:rPr>
          <w:szCs w:val="26"/>
        </w:rPr>
        <w:t xml:space="preserve">, </w:t>
      </w:r>
      <w:proofErr w:type="spellStart"/>
      <w:r w:rsidR="00947767" w:rsidRPr="002F4F88">
        <w:rPr>
          <w:szCs w:val="26"/>
        </w:rPr>
        <w:t>thiết</w:t>
      </w:r>
      <w:proofErr w:type="spellEnd"/>
      <w:r w:rsidR="00947767" w:rsidRPr="002F4F88">
        <w:rPr>
          <w:szCs w:val="26"/>
        </w:rPr>
        <w:t xml:space="preserve"> </w:t>
      </w:r>
      <w:proofErr w:type="spellStart"/>
      <w:r w:rsidR="00947767" w:rsidRPr="002F4F88">
        <w:rPr>
          <w:szCs w:val="26"/>
        </w:rPr>
        <w:t>lập</w:t>
      </w:r>
      <w:proofErr w:type="spellEnd"/>
      <w:r w:rsidR="00947767" w:rsidRPr="002F4F88">
        <w:rPr>
          <w:szCs w:val="26"/>
        </w:rPr>
        <w:t xml:space="preserve"> </w:t>
      </w:r>
      <w:proofErr w:type="spellStart"/>
      <w:r w:rsidR="00947767" w:rsidRPr="002F4F88">
        <w:rPr>
          <w:szCs w:val="26"/>
        </w:rPr>
        <w:t>quyền</w:t>
      </w:r>
      <w:proofErr w:type="spellEnd"/>
      <w:r w:rsidR="00947767" w:rsidRPr="002F4F88">
        <w:rPr>
          <w:szCs w:val="26"/>
        </w:rPr>
        <w:t xml:space="preserve"> </w:t>
      </w:r>
      <w:proofErr w:type="spellStart"/>
      <w:r w:rsidR="00947767" w:rsidRPr="002F4F88">
        <w:rPr>
          <w:szCs w:val="26"/>
        </w:rPr>
        <w:t>thực</w:t>
      </w:r>
      <w:proofErr w:type="spellEnd"/>
      <w:r w:rsidR="00947767" w:rsidRPr="002F4F88">
        <w:rPr>
          <w:szCs w:val="26"/>
        </w:rPr>
        <w:t xml:space="preserve"> </w:t>
      </w:r>
      <w:proofErr w:type="spellStart"/>
      <w:r w:rsidR="00947767" w:rsidRPr="002F4F88">
        <w:rPr>
          <w:szCs w:val="26"/>
        </w:rPr>
        <w:t>hiện</w:t>
      </w:r>
      <w:proofErr w:type="spellEnd"/>
      <w:r w:rsidR="00947767" w:rsidRPr="002F4F88">
        <w:rPr>
          <w:szCs w:val="26"/>
        </w:rPr>
        <w:t xml:space="preserve"> </w:t>
      </w:r>
      <w:proofErr w:type="spellStart"/>
      <w:r w:rsidR="00947767" w:rsidRPr="002F4F88">
        <w:rPr>
          <w:szCs w:val="26"/>
        </w:rPr>
        <w:t>các</w:t>
      </w:r>
      <w:proofErr w:type="spellEnd"/>
      <w:r w:rsidR="00947767" w:rsidRPr="002F4F88">
        <w:rPr>
          <w:szCs w:val="26"/>
        </w:rPr>
        <w:t xml:space="preserve"> </w:t>
      </w:r>
      <w:proofErr w:type="spellStart"/>
      <w:r w:rsidR="00947767" w:rsidRPr="002F4F88">
        <w:rPr>
          <w:szCs w:val="26"/>
        </w:rPr>
        <w:t>chức</w:t>
      </w:r>
      <w:proofErr w:type="spellEnd"/>
      <w:r w:rsidR="00947767" w:rsidRPr="002F4F88">
        <w:rPr>
          <w:szCs w:val="26"/>
        </w:rPr>
        <w:t xml:space="preserve"> </w:t>
      </w:r>
      <w:proofErr w:type="spellStart"/>
      <w:r w:rsidR="00947767" w:rsidRPr="002F4F88">
        <w:rPr>
          <w:szCs w:val="26"/>
        </w:rPr>
        <w:t>năng</w:t>
      </w:r>
      <w:proofErr w:type="spellEnd"/>
      <w:r w:rsidR="00947767" w:rsidRPr="002F4F88">
        <w:rPr>
          <w:szCs w:val="26"/>
        </w:rPr>
        <w:t xml:space="preserve"> </w:t>
      </w:r>
      <w:proofErr w:type="spellStart"/>
      <w:r w:rsidR="00947767" w:rsidRPr="002F4F88">
        <w:rPr>
          <w:szCs w:val="26"/>
        </w:rPr>
        <w:t>tương</w:t>
      </w:r>
      <w:proofErr w:type="spellEnd"/>
      <w:r w:rsidR="00947767" w:rsidRPr="002F4F88">
        <w:rPr>
          <w:szCs w:val="26"/>
        </w:rPr>
        <w:t xml:space="preserve"> </w:t>
      </w:r>
      <w:proofErr w:type="spellStart"/>
      <w:r w:rsidR="00947767" w:rsidRPr="002F4F88">
        <w:rPr>
          <w:szCs w:val="26"/>
        </w:rPr>
        <w:t>ứng</w:t>
      </w:r>
      <w:proofErr w:type="spellEnd"/>
      <w:r w:rsidR="00947767" w:rsidRPr="002F4F88">
        <w:rPr>
          <w:szCs w:val="26"/>
        </w:rPr>
        <w:t xml:space="preserve"> </w:t>
      </w:r>
      <w:proofErr w:type="spellStart"/>
      <w:r w:rsidR="00947767" w:rsidRPr="002F4F88">
        <w:rPr>
          <w:szCs w:val="26"/>
        </w:rPr>
        <w:t>với</w:t>
      </w:r>
      <w:proofErr w:type="spellEnd"/>
      <w:r w:rsidR="00947767" w:rsidRPr="002F4F88">
        <w:rPr>
          <w:szCs w:val="26"/>
        </w:rPr>
        <w:t xml:space="preserve"> </w:t>
      </w:r>
      <w:proofErr w:type="spellStart"/>
      <w:r w:rsidR="00947767" w:rsidRPr="002F4F88">
        <w:rPr>
          <w:szCs w:val="26"/>
        </w:rPr>
        <w:t>từng</w:t>
      </w:r>
      <w:proofErr w:type="spellEnd"/>
      <w:r w:rsidR="00947767" w:rsidRPr="002F4F88">
        <w:rPr>
          <w:szCs w:val="26"/>
        </w:rPr>
        <w:t xml:space="preserve"> </w:t>
      </w:r>
      <w:proofErr w:type="spellStart"/>
      <w:r w:rsidR="00947767" w:rsidRPr="002F4F88">
        <w:rPr>
          <w:szCs w:val="26"/>
        </w:rPr>
        <w:t>vai</w:t>
      </w:r>
      <w:proofErr w:type="spellEnd"/>
      <w:r w:rsidR="00947767" w:rsidRPr="002F4F88">
        <w:rPr>
          <w:szCs w:val="26"/>
        </w:rPr>
        <w:t xml:space="preserve"> </w:t>
      </w:r>
      <w:proofErr w:type="spellStart"/>
      <w:r w:rsidR="00947767" w:rsidRPr="002F4F88">
        <w:rPr>
          <w:szCs w:val="26"/>
        </w:rPr>
        <w:t>trò</w:t>
      </w:r>
      <w:proofErr w:type="spellEnd"/>
      <w:r w:rsidR="0037573A">
        <w:rPr>
          <w:szCs w:val="26"/>
        </w:rPr>
        <w:t>.</w:t>
      </w:r>
    </w:p>
    <w:p w14:paraId="78FA803D" w14:textId="77777777" w:rsidR="00D74197" w:rsidRPr="002F4F88" w:rsidRDefault="00D74197" w:rsidP="00D74197">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D16ACE8"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04FE21E5" w14:textId="77777777" w:rsidTr="00260151">
        <w:trPr>
          <w:trHeight w:val="449"/>
        </w:trPr>
        <w:tc>
          <w:tcPr>
            <w:tcW w:w="817" w:type="dxa"/>
            <w:shd w:val="clear" w:color="auto" w:fill="auto"/>
          </w:tcPr>
          <w:p w14:paraId="29F406C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11B54A4E"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72F03A6B"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06523D33" w14:textId="77777777" w:rsidTr="00260151">
        <w:tc>
          <w:tcPr>
            <w:tcW w:w="817" w:type="dxa"/>
            <w:shd w:val="clear" w:color="auto" w:fill="auto"/>
          </w:tcPr>
          <w:p w14:paraId="24670DF5" w14:textId="77777777" w:rsidR="00D74197" w:rsidRPr="002F4F88" w:rsidRDefault="00D74197" w:rsidP="001531AE">
            <w:pPr>
              <w:pStyle w:val="ListParagraph"/>
              <w:numPr>
                <w:ilvl w:val="0"/>
                <w:numId w:val="59"/>
              </w:numPr>
            </w:pPr>
          </w:p>
        </w:tc>
        <w:tc>
          <w:tcPr>
            <w:tcW w:w="1877" w:type="dxa"/>
            <w:shd w:val="clear" w:color="auto" w:fill="auto"/>
          </w:tcPr>
          <w:p w14:paraId="208F3996" w14:textId="009F2110" w:rsidR="003F304F" w:rsidRPr="002F4F88" w:rsidRDefault="003F304F" w:rsidP="00260151">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7CDB0A1" w14:textId="0B0AD134" w:rsidR="00CE4022" w:rsidRDefault="00CE4022" w:rsidP="00CE402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5C14B7">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6B439739" w14:textId="77777777" w:rsid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proofErr w:type="spellStart"/>
            <w:r w:rsidRPr="00E3205A">
              <w:rPr>
                <w:b/>
                <w:bCs/>
                <w:snapToGrid/>
                <w:color w:val="auto"/>
                <w:szCs w:val="26"/>
              </w:rPr>
              <w:t>Tên</w:t>
            </w:r>
            <w:proofErr w:type="spellEnd"/>
            <w:r w:rsidRPr="00E3205A">
              <w:rPr>
                <w:b/>
                <w:bCs/>
                <w:snapToGrid/>
                <w:color w:val="auto"/>
                <w:szCs w:val="26"/>
              </w:rPr>
              <w:t xml:space="preserve"> </w:t>
            </w:r>
            <w:proofErr w:type="spellStart"/>
            <w:r w:rsidRPr="00E3205A">
              <w:rPr>
                <w:b/>
                <w:bCs/>
                <w:snapToGrid/>
                <w:color w:val="auto"/>
                <w:szCs w:val="26"/>
              </w:rPr>
              <w:t>vai</w:t>
            </w:r>
            <w:proofErr w:type="spellEnd"/>
            <w:r w:rsidRPr="00E3205A">
              <w:rPr>
                <w:b/>
                <w:bCs/>
                <w:snapToGrid/>
                <w:color w:val="auto"/>
                <w:szCs w:val="26"/>
              </w:rPr>
              <w:t xml:space="preserve"> </w:t>
            </w:r>
            <w:proofErr w:type="spellStart"/>
            <w:r w:rsidRPr="00E3205A">
              <w:rPr>
                <w:b/>
                <w:bCs/>
                <w:snapToGrid/>
                <w:color w:val="auto"/>
                <w:szCs w:val="26"/>
              </w:rPr>
              <w:t>trò</w:t>
            </w:r>
            <w:proofErr w:type="spellEnd"/>
            <w:r>
              <w:rPr>
                <w:snapToGrid/>
                <w:color w:val="auto"/>
                <w:szCs w:val="26"/>
              </w:rPr>
              <w:t>*</w:t>
            </w:r>
          </w:p>
          <w:p w14:paraId="79101F30" w14:textId="77777777" w:rsidR="00593C1C" w:rsidRPr="00E3205A" w:rsidRDefault="00593C1C" w:rsidP="001531AE">
            <w:pPr>
              <w:pStyle w:val="NormalIndent"/>
              <w:keepNext w:val="0"/>
              <w:keepLines/>
              <w:widowControl w:val="0"/>
              <w:numPr>
                <w:ilvl w:val="0"/>
                <w:numId w:val="60"/>
              </w:numPr>
              <w:spacing w:before="0" w:after="0" w:line="312" w:lineRule="auto"/>
              <w:jc w:val="left"/>
              <w:rPr>
                <w:b/>
                <w:bCs/>
                <w:snapToGrid/>
                <w:color w:val="auto"/>
                <w:szCs w:val="26"/>
              </w:rPr>
            </w:pPr>
            <w:proofErr w:type="spellStart"/>
            <w:r w:rsidRPr="00E3205A">
              <w:rPr>
                <w:b/>
                <w:bCs/>
                <w:snapToGrid/>
                <w:color w:val="auto"/>
                <w:szCs w:val="26"/>
              </w:rPr>
              <w:t>Mô</w:t>
            </w:r>
            <w:proofErr w:type="spellEnd"/>
            <w:r w:rsidRPr="00E3205A">
              <w:rPr>
                <w:b/>
                <w:bCs/>
                <w:snapToGrid/>
                <w:color w:val="auto"/>
                <w:szCs w:val="26"/>
              </w:rPr>
              <w:t xml:space="preserve"> </w:t>
            </w:r>
            <w:proofErr w:type="spellStart"/>
            <w:r w:rsidRPr="00E3205A">
              <w:rPr>
                <w:b/>
                <w:bCs/>
                <w:snapToGrid/>
                <w:color w:val="auto"/>
                <w:szCs w:val="26"/>
              </w:rPr>
              <w:t>tả</w:t>
            </w:r>
            <w:proofErr w:type="spellEnd"/>
          </w:p>
          <w:p w14:paraId="31A0F135" w14:textId="5792D3B3" w:rsidR="00593C1C" w:rsidRP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proofErr w:type="spellStart"/>
            <w:r w:rsidRPr="00E3205A">
              <w:rPr>
                <w:b/>
                <w:bCs/>
                <w:snapToGrid/>
                <w:color w:val="auto"/>
                <w:szCs w:val="26"/>
              </w:rPr>
              <w:t>Trạng</w:t>
            </w:r>
            <w:proofErr w:type="spellEnd"/>
            <w:r w:rsidRPr="00E3205A">
              <w:rPr>
                <w:b/>
                <w:bCs/>
                <w:snapToGrid/>
                <w:color w:val="auto"/>
                <w:szCs w:val="26"/>
              </w:rPr>
              <w:t xml:space="preserve"> </w:t>
            </w:r>
            <w:proofErr w:type="spellStart"/>
            <w:r w:rsidRPr="00E3205A">
              <w:rPr>
                <w:b/>
                <w:bCs/>
                <w:snapToGrid/>
                <w:color w:val="auto"/>
                <w:szCs w:val="26"/>
              </w:rPr>
              <w:t>thái</w:t>
            </w:r>
            <w:proofErr w:type="spellEnd"/>
            <w:r w:rsidRPr="00E3205A">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5C14B7">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tc>
      </w:tr>
      <w:tr w:rsidR="00644568" w:rsidRPr="002F4F88" w14:paraId="7E9F6310" w14:textId="77777777" w:rsidTr="00260151">
        <w:tc>
          <w:tcPr>
            <w:tcW w:w="817" w:type="dxa"/>
            <w:shd w:val="clear" w:color="auto" w:fill="auto"/>
          </w:tcPr>
          <w:p w14:paraId="2BAE2BAE" w14:textId="77777777" w:rsidR="00644568" w:rsidRPr="002F4F88" w:rsidRDefault="00644568" w:rsidP="00644568">
            <w:pPr>
              <w:pStyle w:val="ListParagraph"/>
              <w:numPr>
                <w:ilvl w:val="0"/>
                <w:numId w:val="59"/>
              </w:numPr>
            </w:pPr>
          </w:p>
        </w:tc>
        <w:tc>
          <w:tcPr>
            <w:tcW w:w="1877" w:type="dxa"/>
            <w:shd w:val="clear" w:color="auto" w:fill="auto"/>
          </w:tcPr>
          <w:p w14:paraId="53CE8B60" w14:textId="38CF661B" w:rsidR="00644568" w:rsidRDefault="00644568" w:rsidP="00644568">
            <w:pPr>
              <w:keepLines/>
              <w:widowControl w:val="0"/>
              <w:rPr>
                <w:szCs w:val="26"/>
              </w:rPr>
            </w:pPr>
            <w:proofErr w:type="spellStart"/>
            <w:r>
              <w:rPr>
                <w:szCs w:val="26"/>
              </w:rPr>
              <w:t>Sửa</w:t>
            </w:r>
            <w:proofErr w:type="spellEnd"/>
            <w:r>
              <w:rPr>
                <w:szCs w:val="26"/>
              </w:rPr>
              <w:t xml:space="preserve"> </w:t>
            </w:r>
          </w:p>
        </w:tc>
        <w:tc>
          <w:tcPr>
            <w:tcW w:w="6912" w:type="dxa"/>
            <w:shd w:val="clear" w:color="auto" w:fill="auto"/>
          </w:tcPr>
          <w:p w14:paraId="35C5C18F" w14:textId="27B6FAB5" w:rsidR="00644568" w:rsidRDefault="00644568" w:rsidP="0064456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 xml:space="preserve">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các</w:t>
            </w:r>
            <w:proofErr w:type="spellEnd"/>
            <w:r>
              <w:rPr>
                <w:snapToGrid/>
                <w:color w:val="auto"/>
                <w:szCs w:val="26"/>
                <w:lang w:val="vi-VN"/>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tc>
      </w:tr>
      <w:tr w:rsidR="00D74197" w:rsidRPr="002F4F88" w14:paraId="6E71DCD2" w14:textId="77777777" w:rsidTr="00260151">
        <w:tc>
          <w:tcPr>
            <w:tcW w:w="817" w:type="dxa"/>
            <w:shd w:val="clear" w:color="auto" w:fill="auto"/>
          </w:tcPr>
          <w:p w14:paraId="1C0270D2" w14:textId="77777777" w:rsidR="00D74197" w:rsidRPr="002F4F88" w:rsidRDefault="00D74197" w:rsidP="001531AE">
            <w:pPr>
              <w:pStyle w:val="ListParagraph"/>
              <w:numPr>
                <w:ilvl w:val="0"/>
                <w:numId w:val="59"/>
              </w:numPr>
            </w:pPr>
          </w:p>
        </w:tc>
        <w:tc>
          <w:tcPr>
            <w:tcW w:w="1877" w:type="dxa"/>
            <w:shd w:val="clear" w:color="auto" w:fill="auto"/>
          </w:tcPr>
          <w:p w14:paraId="24AEF0F9" w14:textId="6590E2B2" w:rsidR="00D74197" w:rsidRPr="002F4F88" w:rsidRDefault="003F304F" w:rsidP="00260151">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65F3B46" w14:textId="7F869389" w:rsidR="00D74197" w:rsidRPr="002F4F88" w:rsidRDefault="0026015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r w:rsidR="004C3976">
              <w:rPr>
                <w:snapToGrid/>
                <w:color w:val="auto"/>
                <w:szCs w:val="26"/>
              </w:rPr>
              <w:t xml:space="preserve">NSD </w:t>
            </w:r>
            <w:proofErr w:type="spellStart"/>
            <w:r w:rsidR="004C3976">
              <w:rPr>
                <w:snapToGrid/>
                <w:color w:val="auto"/>
                <w:szCs w:val="26"/>
              </w:rPr>
              <w:t>xem</w:t>
            </w:r>
            <w:proofErr w:type="spellEnd"/>
            <w:r w:rsidR="004C3976">
              <w:rPr>
                <w:snapToGrid/>
                <w:color w:val="auto"/>
                <w:szCs w:val="26"/>
              </w:rPr>
              <w:t xml:space="preserve"> chi </w:t>
            </w:r>
            <w:proofErr w:type="spellStart"/>
            <w:r w:rsidR="004C3976">
              <w:rPr>
                <w:snapToGrid/>
                <w:color w:val="auto"/>
                <w:szCs w:val="26"/>
              </w:rPr>
              <w:t>tiết</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vai</w:t>
            </w:r>
            <w:proofErr w:type="spellEnd"/>
            <w:r w:rsidR="004C3976">
              <w:rPr>
                <w:snapToGrid/>
                <w:color w:val="auto"/>
                <w:szCs w:val="26"/>
              </w:rPr>
              <w:t xml:space="preserve"> </w:t>
            </w:r>
            <w:proofErr w:type="spellStart"/>
            <w:r w:rsidR="004C3976">
              <w:rPr>
                <w:snapToGrid/>
                <w:color w:val="auto"/>
                <w:szCs w:val="26"/>
              </w:rPr>
              <w:t>trò</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hiển</w:t>
            </w:r>
            <w:proofErr w:type="spellEnd"/>
            <w:r w:rsidR="004C3976">
              <w:rPr>
                <w:snapToGrid/>
                <w:color w:val="auto"/>
                <w:szCs w:val="26"/>
              </w:rPr>
              <w:t xml:space="preserve"> </w:t>
            </w:r>
            <w:proofErr w:type="spellStart"/>
            <w:r w:rsidR="004C3976">
              <w:rPr>
                <w:snapToGrid/>
                <w:color w:val="auto"/>
                <w:szCs w:val="26"/>
              </w:rPr>
              <w:t>thị</w:t>
            </w:r>
            <w:proofErr w:type="spellEnd"/>
            <w:r w:rsidR="004C3976">
              <w:rPr>
                <w:snapToGrid/>
                <w:color w:val="auto"/>
                <w:szCs w:val="26"/>
              </w:rPr>
              <w:t xml:space="preserve"> </w:t>
            </w:r>
            <w:proofErr w:type="spellStart"/>
            <w:r w:rsidR="004C3976">
              <w:rPr>
                <w:snapToGrid/>
                <w:color w:val="auto"/>
                <w:szCs w:val="26"/>
              </w:rPr>
              <w:t>đúng</w:t>
            </w:r>
            <w:proofErr w:type="spellEnd"/>
            <w:r w:rsidR="004C3976">
              <w:rPr>
                <w:snapToGrid/>
                <w:color w:val="auto"/>
                <w:szCs w:val="26"/>
              </w:rPr>
              <w:t xml:space="preserve"> </w:t>
            </w:r>
            <w:proofErr w:type="spellStart"/>
            <w:r w:rsidR="004C3976">
              <w:rPr>
                <w:snapToGrid/>
                <w:color w:val="auto"/>
                <w:szCs w:val="26"/>
              </w:rPr>
              <w:t>như</w:t>
            </w:r>
            <w:proofErr w:type="spellEnd"/>
            <w:r w:rsidR="004C3976">
              <w:rPr>
                <w:snapToGrid/>
                <w:color w:val="auto"/>
                <w:szCs w:val="26"/>
              </w:rPr>
              <w:t xml:space="preserve"> </w:t>
            </w:r>
            <w:proofErr w:type="spellStart"/>
            <w:r w:rsidR="004C3976">
              <w:rPr>
                <w:snapToGrid/>
                <w:color w:val="auto"/>
                <w:szCs w:val="26"/>
              </w:rPr>
              <w:t>lần</w:t>
            </w:r>
            <w:proofErr w:type="spellEnd"/>
            <w:r w:rsidR="004C3976">
              <w:rPr>
                <w:snapToGrid/>
                <w:color w:val="auto"/>
                <w:szCs w:val="26"/>
              </w:rPr>
              <w:t xml:space="preserve"> </w:t>
            </w:r>
            <w:proofErr w:type="spellStart"/>
            <w:r w:rsidR="004C3976">
              <w:rPr>
                <w:snapToGrid/>
                <w:color w:val="auto"/>
                <w:szCs w:val="26"/>
              </w:rPr>
              <w:t>cập</w:t>
            </w:r>
            <w:proofErr w:type="spellEnd"/>
            <w:r w:rsidR="004C3976">
              <w:rPr>
                <w:snapToGrid/>
                <w:color w:val="auto"/>
                <w:szCs w:val="26"/>
              </w:rPr>
              <w:t xml:space="preserve"> </w:t>
            </w:r>
            <w:proofErr w:type="spellStart"/>
            <w:r w:rsidR="004C3976">
              <w:rPr>
                <w:snapToGrid/>
                <w:color w:val="auto"/>
                <w:szCs w:val="26"/>
              </w:rPr>
              <w:t>nhật</w:t>
            </w:r>
            <w:proofErr w:type="spellEnd"/>
            <w:r w:rsidR="004C3976">
              <w:rPr>
                <w:snapToGrid/>
                <w:color w:val="auto"/>
                <w:szCs w:val="26"/>
              </w:rPr>
              <w:t xml:space="preserve"> </w:t>
            </w:r>
            <w:proofErr w:type="spellStart"/>
            <w:r w:rsidR="004C3976">
              <w:rPr>
                <w:snapToGrid/>
                <w:color w:val="auto"/>
                <w:szCs w:val="26"/>
              </w:rPr>
              <w:t>cuối</w:t>
            </w:r>
            <w:proofErr w:type="spellEnd"/>
            <w:r w:rsidR="004C3976">
              <w:rPr>
                <w:snapToGrid/>
                <w:color w:val="auto"/>
                <w:szCs w:val="26"/>
              </w:rPr>
              <w:t xml:space="preserve"> </w:t>
            </w:r>
            <w:proofErr w:type="spellStart"/>
            <w:r w:rsidR="004C3976">
              <w:rPr>
                <w:snapToGrid/>
                <w:color w:val="auto"/>
                <w:szCs w:val="26"/>
              </w:rPr>
              <w:t>cùng</w:t>
            </w:r>
            <w:proofErr w:type="spellEnd"/>
            <w:r w:rsidR="004C3976">
              <w:rPr>
                <w:snapToGrid/>
                <w:color w:val="auto"/>
                <w:szCs w:val="26"/>
              </w:rPr>
              <w:t xml:space="preserve">. </w:t>
            </w:r>
            <w:proofErr w:type="spellStart"/>
            <w:r w:rsidR="004C3976">
              <w:rPr>
                <w:snapToGrid/>
                <w:color w:val="auto"/>
                <w:szCs w:val="26"/>
              </w:rPr>
              <w:t>Đồng</w:t>
            </w:r>
            <w:proofErr w:type="spellEnd"/>
            <w:r w:rsidR="004C3976">
              <w:rPr>
                <w:snapToGrid/>
                <w:color w:val="auto"/>
                <w:szCs w:val="26"/>
              </w:rPr>
              <w:t xml:space="preserve"> </w:t>
            </w:r>
            <w:proofErr w:type="spellStart"/>
            <w:r w:rsidR="004C3976">
              <w:rPr>
                <w:snapToGrid/>
                <w:color w:val="auto"/>
                <w:szCs w:val="26"/>
              </w:rPr>
              <w:t>thời</w:t>
            </w:r>
            <w:proofErr w:type="spellEnd"/>
            <w:r w:rsidR="004C3976">
              <w:rPr>
                <w:snapToGrid/>
                <w:color w:val="auto"/>
                <w:szCs w:val="26"/>
              </w:rPr>
              <w:t xml:space="preserve">, </w:t>
            </w:r>
            <w:proofErr w:type="spellStart"/>
            <w:r w:rsidR="004C3976">
              <w:rPr>
                <w:snapToGrid/>
                <w:color w:val="auto"/>
                <w:szCs w:val="26"/>
              </w:rPr>
              <w:t>hiển</w:t>
            </w:r>
            <w:proofErr w:type="spellEnd"/>
            <w:r w:rsidR="004C3976">
              <w:rPr>
                <w:snapToGrid/>
                <w:color w:val="auto"/>
                <w:szCs w:val="26"/>
              </w:rPr>
              <w:t xml:space="preserve"> </w:t>
            </w:r>
            <w:proofErr w:type="spellStart"/>
            <w:r w:rsidR="004C3976">
              <w:rPr>
                <w:snapToGrid/>
                <w:color w:val="auto"/>
                <w:szCs w:val="26"/>
              </w:rPr>
              <w:t>thị</w:t>
            </w:r>
            <w:proofErr w:type="spellEnd"/>
            <w:r w:rsidR="004C3976">
              <w:rPr>
                <w:snapToGrid/>
                <w:color w:val="auto"/>
                <w:szCs w:val="26"/>
              </w:rPr>
              <w:t xml:space="preserve"> </w:t>
            </w:r>
            <w:proofErr w:type="spellStart"/>
            <w:r w:rsidR="004C3976">
              <w:rPr>
                <w:snapToGrid/>
                <w:color w:val="auto"/>
                <w:szCs w:val="26"/>
              </w:rPr>
              <w:t>các</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Người</w:t>
            </w:r>
            <w:proofErr w:type="spellEnd"/>
            <w:r w:rsidR="004C3976">
              <w:rPr>
                <w:snapToGrid/>
                <w:color w:val="auto"/>
                <w:szCs w:val="26"/>
              </w:rPr>
              <w:t xml:space="preserve"> </w:t>
            </w:r>
            <w:proofErr w:type="spellStart"/>
            <w:r w:rsidR="004C3976">
              <w:rPr>
                <w:snapToGrid/>
                <w:color w:val="auto"/>
                <w:szCs w:val="26"/>
              </w:rPr>
              <w:t>tạo</w:t>
            </w:r>
            <w:proofErr w:type="spellEnd"/>
            <w:r w:rsidR="004C3976">
              <w:rPr>
                <w:snapToGrid/>
                <w:color w:val="auto"/>
                <w:szCs w:val="26"/>
              </w:rPr>
              <w:t xml:space="preserve">, </w:t>
            </w:r>
            <w:proofErr w:type="spellStart"/>
            <w:r w:rsidR="004C3976">
              <w:rPr>
                <w:snapToGrid/>
                <w:color w:val="auto"/>
                <w:szCs w:val="26"/>
              </w:rPr>
              <w:t>Ngày</w:t>
            </w:r>
            <w:proofErr w:type="spellEnd"/>
            <w:r w:rsidR="004C3976">
              <w:rPr>
                <w:snapToGrid/>
                <w:color w:val="auto"/>
                <w:szCs w:val="26"/>
              </w:rPr>
              <w:t xml:space="preserve"> </w:t>
            </w:r>
            <w:proofErr w:type="spellStart"/>
            <w:r w:rsidR="004C3976">
              <w:rPr>
                <w:snapToGrid/>
                <w:color w:val="auto"/>
                <w:szCs w:val="26"/>
              </w:rPr>
              <w:t>tạo</w:t>
            </w:r>
            <w:proofErr w:type="spellEnd"/>
            <w:r w:rsidR="004C3976">
              <w:rPr>
                <w:snapToGrid/>
                <w:color w:val="auto"/>
                <w:szCs w:val="26"/>
              </w:rPr>
              <w:t xml:space="preserve">, </w:t>
            </w:r>
            <w:proofErr w:type="spellStart"/>
            <w:r w:rsidR="004C3976">
              <w:rPr>
                <w:snapToGrid/>
                <w:color w:val="auto"/>
                <w:szCs w:val="26"/>
              </w:rPr>
              <w:t>Người</w:t>
            </w:r>
            <w:proofErr w:type="spellEnd"/>
            <w:r w:rsidR="004C3976">
              <w:rPr>
                <w:snapToGrid/>
                <w:color w:val="auto"/>
                <w:szCs w:val="26"/>
              </w:rPr>
              <w:t xml:space="preserve"> </w:t>
            </w:r>
            <w:proofErr w:type="spellStart"/>
            <w:r w:rsidR="004C3976">
              <w:rPr>
                <w:snapToGrid/>
                <w:color w:val="auto"/>
                <w:szCs w:val="26"/>
              </w:rPr>
              <w:t>sửa</w:t>
            </w:r>
            <w:proofErr w:type="spellEnd"/>
            <w:r w:rsidR="004C3976">
              <w:rPr>
                <w:snapToGrid/>
                <w:color w:val="auto"/>
                <w:szCs w:val="26"/>
              </w:rPr>
              <w:t xml:space="preserve">, </w:t>
            </w:r>
            <w:proofErr w:type="spellStart"/>
            <w:r w:rsidR="004C3976">
              <w:rPr>
                <w:snapToGrid/>
                <w:color w:val="auto"/>
                <w:szCs w:val="26"/>
              </w:rPr>
              <w:t>Ngày</w:t>
            </w:r>
            <w:proofErr w:type="spellEnd"/>
            <w:r w:rsidR="004C3976">
              <w:rPr>
                <w:snapToGrid/>
                <w:color w:val="auto"/>
                <w:szCs w:val="26"/>
              </w:rPr>
              <w:t xml:space="preserve"> </w:t>
            </w:r>
            <w:proofErr w:type="spellStart"/>
            <w:r w:rsidR="004C3976">
              <w:rPr>
                <w:snapToGrid/>
                <w:color w:val="auto"/>
                <w:szCs w:val="26"/>
              </w:rPr>
              <w:t>sửa</w:t>
            </w:r>
            <w:proofErr w:type="spellEnd"/>
            <w:r w:rsidR="004C3976">
              <w:rPr>
                <w:snapToGrid/>
                <w:color w:val="auto"/>
                <w:szCs w:val="26"/>
              </w:rPr>
              <w:t>.</w:t>
            </w:r>
          </w:p>
        </w:tc>
      </w:tr>
      <w:tr w:rsidR="0016701F" w:rsidRPr="002F4F88" w14:paraId="1D5580E9" w14:textId="77777777" w:rsidTr="00260151">
        <w:tc>
          <w:tcPr>
            <w:tcW w:w="817" w:type="dxa"/>
            <w:shd w:val="clear" w:color="auto" w:fill="auto"/>
          </w:tcPr>
          <w:p w14:paraId="6211B36A" w14:textId="77777777" w:rsidR="0016701F" w:rsidRPr="002F4F88" w:rsidRDefault="0016701F" w:rsidP="001531AE">
            <w:pPr>
              <w:pStyle w:val="ListParagraph"/>
              <w:numPr>
                <w:ilvl w:val="0"/>
                <w:numId w:val="59"/>
              </w:numPr>
            </w:pPr>
          </w:p>
        </w:tc>
        <w:tc>
          <w:tcPr>
            <w:tcW w:w="1877" w:type="dxa"/>
            <w:shd w:val="clear" w:color="auto" w:fill="auto"/>
          </w:tcPr>
          <w:p w14:paraId="5C1CE164" w14:textId="5E66B8AD" w:rsidR="0016701F" w:rsidRPr="002F4F88" w:rsidRDefault="003F304F" w:rsidP="00260151">
            <w:pPr>
              <w:keepLines/>
              <w:widowControl w:val="0"/>
              <w:rPr>
                <w:szCs w:val="26"/>
              </w:rPr>
            </w:pPr>
            <w:proofErr w:type="spellStart"/>
            <w:r>
              <w:rPr>
                <w:szCs w:val="26"/>
              </w:rPr>
              <w:t>Xóa</w:t>
            </w:r>
            <w:proofErr w:type="spellEnd"/>
          </w:p>
        </w:tc>
        <w:tc>
          <w:tcPr>
            <w:tcW w:w="6912" w:type="dxa"/>
            <w:shd w:val="clear" w:color="auto" w:fill="auto"/>
          </w:tcPr>
          <w:p w14:paraId="32D9CA77" w14:textId="3AF5BE99" w:rsidR="00D7493B" w:rsidRDefault="008B672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271D950F" w14:textId="33F77D6D" w:rsidR="00B44037" w:rsidRDefault="00B44037"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sidRPr="00E3205A">
              <w:rPr>
                <w:i/>
                <w:iCs/>
                <w:snapToGrid/>
                <w:color w:val="auto"/>
                <w:szCs w:val="26"/>
              </w:rPr>
              <w:t>Bạn</w:t>
            </w:r>
            <w:proofErr w:type="spellEnd"/>
            <w:r w:rsidRPr="00E3205A">
              <w:rPr>
                <w:i/>
                <w:iCs/>
                <w:snapToGrid/>
                <w:color w:val="auto"/>
                <w:szCs w:val="26"/>
              </w:rPr>
              <w:t xml:space="preserve"> </w:t>
            </w:r>
            <w:proofErr w:type="spellStart"/>
            <w:r w:rsidRPr="00E3205A">
              <w:rPr>
                <w:i/>
                <w:iCs/>
                <w:snapToGrid/>
                <w:color w:val="auto"/>
                <w:szCs w:val="26"/>
              </w:rPr>
              <w:t>có</w:t>
            </w:r>
            <w:proofErr w:type="spellEnd"/>
            <w:r w:rsidRPr="00E3205A">
              <w:rPr>
                <w:i/>
                <w:iCs/>
                <w:snapToGrid/>
                <w:color w:val="auto"/>
                <w:szCs w:val="26"/>
              </w:rPr>
              <w:t xml:space="preserve"> </w:t>
            </w:r>
            <w:proofErr w:type="spellStart"/>
            <w:r w:rsidRPr="00E3205A">
              <w:rPr>
                <w:i/>
                <w:iCs/>
                <w:snapToGrid/>
                <w:color w:val="auto"/>
                <w:szCs w:val="26"/>
              </w:rPr>
              <w:t>chắc</w:t>
            </w:r>
            <w:proofErr w:type="spellEnd"/>
            <w:r w:rsidRPr="00E3205A">
              <w:rPr>
                <w:i/>
                <w:iCs/>
                <w:snapToGrid/>
                <w:color w:val="auto"/>
                <w:szCs w:val="26"/>
              </w:rPr>
              <w:t xml:space="preserve"> </w:t>
            </w:r>
            <w:proofErr w:type="spellStart"/>
            <w:r w:rsidRPr="00E3205A">
              <w:rPr>
                <w:i/>
                <w:iCs/>
                <w:snapToGrid/>
                <w:color w:val="auto"/>
                <w:szCs w:val="26"/>
              </w:rPr>
              <w:t>chắn</w:t>
            </w:r>
            <w:proofErr w:type="spellEnd"/>
            <w:r w:rsidRPr="00E3205A">
              <w:rPr>
                <w:i/>
                <w:iCs/>
                <w:snapToGrid/>
                <w:color w:val="auto"/>
                <w:szCs w:val="26"/>
              </w:rPr>
              <w:t xml:space="preserve"> </w:t>
            </w:r>
            <w:proofErr w:type="spellStart"/>
            <w:r w:rsidRPr="00E3205A">
              <w:rPr>
                <w:i/>
                <w:iCs/>
                <w:snapToGrid/>
                <w:color w:val="auto"/>
                <w:szCs w:val="26"/>
              </w:rPr>
              <w:t>muốn</w:t>
            </w:r>
            <w:proofErr w:type="spellEnd"/>
            <w:r w:rsidRPr="00E3205A">
              <w:rPr>
                <w:i/>
                <w:iCs/>
                <w:snapToGrid/>
                <w:color w:val="auto"/>
                <w:szCs w:val="26"/>
              </w:rPr>
              <w:t xml:space="preserve"> </w:t>
            </w:r>
            <w:proofErr w:type="spellStart"/>
            <w:r w:rsidRPr="00E3205A">
              <w:rPr>
                <w:i/>
                <w:iCs/>
                <w:snapToGrid/>
                <w:color w:val="auto"/>
                <w:szCs w:val="26"/>
              </w:rPr>
              <w:t>xóa</w:t>
            </w:r>
            <w:proofErr w:type="spellEnd"/>
            <w:r w:rsidRPr="00E3205A">
              <w:rPr>
                <w:i/>
                <w:iCs/>
                <w:snapToGrid/>
                <w:color w:val="auto"/>
                <w:szCs w:val="26"/>
              </w:rPr>
              <w:t xml:space="preserve"> </w:t>
            </w:r>
            <w:proofErr w:type="spellStart"/>
            <w:r w:rsidR="00127EC0" w:rsidRPr="00E3205A">
              <w:rPr>
                <w:i/>
                <w:iCs/>
                <w:snapToGrid/>
                <w:color w:val="auto"/>
                <w:szCs w:val="26"/>
              </w:rPr>
              <w:t>bản</w:t>
            </w:r>
            <w:proofErr w:type="spellEnd"/>
            <w:r w:rsidR="00127EC0" w:rsidRPr="00E3205A">
              <w:rPr>
                <w:i/>
                <w:iCs/>
                <w:snapToGrid/>
                <w:color w:val="auto"/>
                <w:szCs w:val="26"/>
                <w:lang w:val="vi-VN"/>
              </w:rPr>
              <w:t xml:space="preserve"> ghi này? Kèm theo tên vai trò</w:t>
            </w:r>
            <w:r w:rsidRPr="00127EC0">
              <w:rPr>
                <w:snapToGrid/>
                <w:color w:val="auto"/>
                <w:szCs w:val="26"/>
                <w:lang w:val="vi-VN"/>
              </w:rPr>
              <w:t xml:space="preserve">”. </w:t>
            </w:r>
            <w:r>
              <w:rPr>
                <w:snapToGrid/>
                <w:color w:val="auto"/>
                <w:szCs w:val="26"/>
              </w:rPr>
              <w:t xml:space="preserve">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056BD075" w14:textId="77777777" w:rsidR="00B44037" w:rsidRDefault="00B44037" w:rsidP="00911D8A">
            <w:pPr>
              <w:pStyle w:val="NormalIndent"/>
              <w:keepNext w:val="0"/>
              <w:keepLines/>
              <w:widowControl w:val="0"/>
              <w:numPr>
                <w:ilvl w:val="0"/>
                <w:numId w:val="130"/>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7EA7D2EF" w14:textId="0D089B9E" w:rsidR="0016701F" w:rsidRDefault="00B44037" w:rsidP="00911D8A">
            <w:pPr>
              <w:pStyle w:val="NormalIndent"/>
              <w:keepNext w:val="0"/>
              <w:keepLines/>
              <w:widowControl w:val="0"/>
              <w:numPr>
                <w:ilvl w:val="0"/>
                <w:numId w:val="130"/>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5AFFAB25" w14:textId="0EFE8CE0" w:rsidR="008B672E" w:rsidRPr="002F4F88" w:rsidRDefault="008B672E"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đang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gán</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tc>
      </w:tr>
      <w:tr w:rsidR="0016701F" w:rsidRPr="002F4F88" w14:paraId="2AECD2A8" w14:textId="77777777" w:rsidTr="00260151">
        <w:tc>
          <w:tcPr>
            <w:tcW w:w="817" w:type="dxa"/>
            <w:shd w:val="clear" w:color="auto" w:fill="auto"/>
          </w:tcPr>
          <w:p w14:paraId="79FFE9D1" w14:textId="77777777" w:rsidR="0016701F" w:rsidRPr="002F4F88" w:rsidRDefault="0016701F" w:rsidP="001531AE">
            <w:pPr>
              <w:pStyle w:val="ListParagraph"/>
              <w:numPr>
                <w:ilvl w:val="0"/>
                <w:numId w:val="59"/>
              </w:numPr>
            </w:pPr>
          </w:p>
        </w:tc>
        <w:tc>
          <w:tcPr>
            <w:tcW w:w="1877" w:type="dxa"/>
            <w:shd w:val="clear" w:color="auto" w:fill="auto"/>
          </w:tcPr>
          <w:p w14:paraId="69B9F720" w14:textId="1C5DFF87" w:rsidR="0016701F" w:rsidRPr="002F4F88" w:rsidRDefault="003F304F"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9AC7491" w14:textId="50C78124" w:rsidR="0016701F" w:rsidRDefault="008B672E"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9E039F">
              <w:rPr>
                <w:snapToGrid/>
                <w:color w:val="auto"/>
                <w:szCs w:val="26"/>
                <w:lang w:val="vi-VN"/>
              </w:rPr>
              <w:t xml:space="preserve"> theo thứ tự sau</w:t>
            </w:r>
            <w:r>
              <w:rPr>
                <w:snapToGrid/>
                <w:color w:val="auto"/>
                <w:szCs w:val="26"/>
              </w:rPr>
              <w:t>:</w:t>
            </w:r>
          </w:p>
          <w:p w14:paraId="15B464F0"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STT</w:t>
            </w:r>
          </w:p>
          <w:p w14:paraId="15A11D91"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31E91D4E"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p>
          <w:p w14:paraId="22A0FE74"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104CBFED" w14:textId="02E5953C"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9E039F">
              <w:rPr>
                <w:snapToGrid/>
                <w:color w:val="auto"/>
                <w:szCs w:val="26"/>
              </w:rPr>
              <w:t>ngày</w:t>
            </w:r>
            <w:proofErr w:type="spellEnd"/>
            <w:r w:rsidR="009E039F">
              <w:rPr>
                <w:snapToGrid/>
                <w:color w:val="auto"/>
                <w:szCs w:val="26"/>
                <w:lang w:val="vi-VN"/>
              </w:rPr>
              <w:t xml:space="preserve"> tạo</w:t>
            </w:r>
          </w:p>
          <w:p w14:paraId="7BB7D7EE" w14:textId="77777777"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90EEA34"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2F1F84C2"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E4A7EBD" w14:textId="68D0CE5C" w:rsidR="008B672E" w:rsidRP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tc>
      </w:tr>
      <w:tr w:rsidR="003F304F" w:rsidRPr="006B729D" w14:paraId="6439C637" w14:textId="77777777" w:rsidTr="00260151">
        <w:tc>
          <w:tcPr>
            <w:tcW w:w="817" w:type="dxa"/>
            <w:shd w:val="clear" w:color="auto" w:fill="auto"/>
          </w:tcPr>
          <w:p w14:paraId="620557E4" w14:textId="77777777" w:rsidR="003F304F" w:rsidRPr="002F4F88" w:rsidRDefault="003F304F" w:rsidP="001531AE">
            <w:pPr>
              <w:pStyle w:val="ListParagraph"/>
              <w:numPr>
                <w:ilvl w:val="0"/>
                <w:numId w:val="59"/>
              </w:numPr>
            </w:pPr>
          </w:p>
        </w:tc>
        <w:tc>
          <w:tcPr>
            <w:tcW w:w="1877" w:type="dxa"/>
            <w:shd w:val="clear" w:color="auto" w:fill="auto"/>
          </w:tcPr>
          <w:p w14:paraId="0209A30B" w14:textId="7C00FFC0" w:rsidR="003F304F" w:rsidRDefault="003F304F" w:rsidP="00260151">
            <w:pPr>
              <w:keepLines/>
              <w:widowControl w:val="0"/>
              <w:rPr>
                <w:szCs w:val="26"/>
              </w:rPr>
            </w:pPr>
            <w:proofErr w:type="spellStart"/>
            <w:r>
              <w:rPr>
                <w:szCs w:val="26"/>
              </w:rPr>
              <w:t>Phân</w:t>
            </w:r>
            <w:proofErr w:type="spellEnd"/>
            <w:r>
              <w:rPr>
                <w:szCs w:val="26"/>
              </w:rPr>
              <w:t xml:space="preserve"> </w:t>
            </w:r>
            <w:proofErr w:type="spellStart"/>
            <w:r>
              <w:rPr>
                <w:szCs w:val="26"/>
              </w:rPr>
              <w:t>quyền</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p>
        </w:tc>
        <w:tc>
          <w:tcPr>
            <w:tcW w:w="6912" w:type="dxa"/>
            <w:shd w:val="clear" w:color="auto" w:fill="auto"/>
          </w:tcPr>
          <w:p w14:paraId="04CA7E19" w14:textId="43A638EB" w:rsidR="008B672E" w:rsidRDefault="008B672E" w:rsidP="008B672E">
            <w:pPr>
              <w:keepLines/>
              <w:widowControl w:val="0"/>
              <w:numPr>
                <w:ilvl w:val="0"/>
                <w:numId w:val="15"/>
              </w:numPr>
              <w:contextualSpacing/>
              <w:rPr>
                <w:szCs w:val="26"/>
              </w:rPr>
            </w:pPr>
            <w:r>
              <w:rPr>
                <w:szCs w:val="26"/>
              </w:rPr>
              <w:t xml:space="preserve">Cho </w:t>
            </w:r>
            <w:proofErr w:type="spellStart"/>
            <w:r>
              <w:rPr>
                <w:szCs w:val="26"/>
              </w:rPr>
              <w:t>phép</w:t>
            </w:r>
            <w:proofErr w:type="spellEnd"/>
            <w:r>
              <w:rPr>
                <w:szCs w:val="26"/>
              </w:rPr>
              <w:t xml:space="preserve">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hoặc</w:t>
            </w:r>
            <w:proofErr w:type="spellEnd"/>
            <w:r>
              <w:rPr>
                <w:szCs w:val="26"/>
              </w:rPr>
              <w:t xml:space="preserve"> </w:t>
            </w:r>
            <w:proofErr w:type="spellStart"/>
            <w:r>
              <w:rPr>
                <w:szCs w:val="26"/>
              </w:rPr>
              <w:t>thay</w:t>
            </w:r>
            <w:proofErr w:type="spellEnd"/>
            <w:r>
              <w:rPr>
                <w:szCs w:val="26"/>
              </w:rPr>
              <w:t xml:space="preserve"> </w:t>
            </w:r>
            <w:proofErr w:type="spellStart"/>
            <w:r>
              <w:rPr>
                <w:szCs w:val="26"/>
              </w:rPr>
              <w:t>đổi</w:t>
            </w:r>
            <w:proofErr w:type="spellEnd"/>
            <w:r>
              <w:rPr>
                <w:szCs w:val="26"/>
              </w:rPr>
              <w:t xml:space="preserve"> </w:t>
            </w:r>
            <w:proofErr w:type="spellStart"/>
            <w:r>
              <w:rPr>
                <w:szCs w:val="26"/>
              </w:rPr>
              <w:t>các</w:t>
            </w:r>
            <w:proofErr w:type="spellEnd"/>
            <w:r>
              <w:rPr>
                <w:szCs w:val="26"/>
              </w:rPr>
              <w:t xml:space="preserve"> </w:t>
            </w:r>
            <w:proofErr w:type="spellStart"/>
            <w:r>
              <w:rPr>
                <w:szCs w:val="26"/>
              </w:rPr>
              <w:t>quyền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sidR="007E0F49">
              <w:rPr>
                <w:szCs w:val="26"/>
              </w:rPr>
              <w:t>của</w:t>
            </w:r>
            <w:proofErr w:type="spellEnd"/>
            <w:r w:rsidR="007E0F49">
              <w:rPr>
                <w:szCs w:val="26"/>
                <w:lang w:val="vi-VN"/>
              </w:rPr>
              <w:t xml:space="preserve"> từng </w:t>
            </w:r>
            <w:proofErr w:type="spellStart"/>
            <w:r>
              <w:rPr>
                <w:szCs w:val="26"/>
              </w:rPr>
              <w:t>vai</w:t>
            </w:r>
            <w:proofErr w:type="spellEnd"/>
            <w:r>
              <w:rPr>
                <w:szCs w:val="26"/>
              </w:rPr>
              <w:t xml:space="preserve"> </w:t>
            </w:r>
            <w:proofErr w:type="spellStart"/>
            <w:r>
              <w:rPr>
                <w:szCs w:val="26"/>
              </w:rPr>
              <w:t>trò</w:t>
            </w:r>
            <w:proofErr w:type="spellEnd"/>
            <w:r>
              <w:rPr>
                <w:szCs w:val="26"/>
              </w:rPr>
              <w:t>:</w:t>
            </w:r>
          </w:p>
          <w:p w14:paraId="67542BE5" w14:textId="49E928C7" w:rsidR="008B672E" w:rsidRPr="00551E6B" w:rsidRDefault="008B672E" w:rsidP="001531AE">
            <w:pPr>
              <w:pStyle w:val="NormalIndent"/>
              <w:keepNext w:val="0"/>
              <w:keepLines/>
              <w:widowControl w:val="0"/>
              <w:numPr>
                <w:ilvl w:val="0"/>
                <w:numId w:val="63"/>
              </w:numPr>
              <w:spacing w:before="0" w:after="0" w:line="312" w:lineRule="auto"/>
              <w:rPr>
                <w:szCs w:val="26"/>
                <w:lang w:val="vi-VN"/>
              </w:rPr>
            </w:pP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danh</w:t>
            </w:r>
            <w:proofErr w:type="spellEnd"/>
            <w:r w:rsidRPr="002F4F88">
              <w:rPr>
                <w:szCs w:val="26"/>
              </w:rPr>
              <w:t xml:space="preserve"> </w:t>
            </w:r>
            <w:proofErr w:type="spellStart"/>
            <w:r w:rsidRPr="002F4F88">
              <w:rPr>
                <w:szCs w:val="26"/>
              </w:rPr>
              <w:t>sách</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quyền</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007E0F49">
              <w:rPr>
                <w:szCs w:val="26"/>
              </w:rPr>
              <w:t>phân</w:t>
            </w:r>
            <w:proofErr w:type="spellEnd"/>
            <w:r w:rsidR="007E0F49">
              <w:rPr>
                <w:szCs w:val="26"/>
                <w:lang w:val="vi-VN"/>
              </w:rPr>
              <w:t xml:space="preserve"> cấp </w:t>
            </w:r>
            <w:proofErr w:type="spellStart"/>
            <w:r w:rsidRPr="002F4F88">
              <w:rPr>
                <w:szCs w:val="26"/>
              </w:rPr>
              <w:t>dạng</w:t>
            </w:r>
            <w:proofErr w:type="spellEnd"/>
            <w:r w:rsidRPr="002F4F88">
              <w:rPr>
                <w:szCs w:val="26"/>
              </w:rPr>
              <w:t xml:space="preserve"> </w:t>
            </w:r>
            <w:proofErr w:type="spellStart"/>
            <w:r w:rsidRPr="002F4F88">
              <w:rPr>
                <w:szCs w:val="26"/>
              </w:rPr>
              <w:t>cây</w:t>
            </w:r>
            <w:proofErr w:type="spellEnd"/>
            <w:r w:rsidRPr="002F4F88">
              <w:rPr>
                <w:szCs w:val="26"/>
              </w:rPr>
              <w:t xml:space="preserve"> </w:t>
            </w:r>
            <w:proofErr w:type="spellStart"/>
            <w:r w:rsidRPr="002F4F88">
              <w:rPr>
                <w:szCs w:val="26"/>
              </w:rPr>
              <w:t>có</w:t>
            </w:r>
            <w:proofErr w:type="spellEnd"/>
            <w:r w:rsidRPr="002F4F88">
              <w:rPr>
                <w:szCs w:val="26"/>
              </w:rPr>
              <w:t xml:space="preserve"> checkbox </w:t>
            </w:r>
            <w:proofErr w:type="spellStart"/>
            <w:r w:rsidRPr="002F4F88">
              <w:rPr>
                <w:szCs w:val="26"/>
              </w:rPr>
              <w:t>để</w:t>
            </w:r>
            <w:proofErr w:type="spellEnd"/>
            <w:r w:rsidRPr="002F4F88">
              <w:rPr>
                <w:szCs w:val="26"/>
              </w:rPr>
              <w:t xml:space="preserve"> </w:t>
            </w:r>
            <w:proofErr w:type="spellStart"/>
            <w:r w:rsidRPr="002F4F88">
              <w:rPr>
                <w:szCs w:val="26"/>
              </w:rPr>
              <w:t>tích</w:t>
            </w:r>
            <w:proofErr w:type="spellEnd"/>
            <w:r w:rsidRPr="002F4F88">
              <w:rPr>
                <w:szCs w:val="26"/>
              </w:rPr>
              <w:t xml:space="preserve"> </w:t>
            </w:r>
            <w:proofErr w:type="spellStart"/>
            <w:r w:rsidRPr="002F4F88">
              <w:rPr>
                <w:szCs w:val="26"/>
              </w:rPr>
              <w:t>chọn</w:t>
            </w:r>
            <w:proofErr w:type="spellEnd"/>
            <w:r w:rsidRPr="002F4F88">
              <w:rPr>
                <w:szCs w:val="26"/>
              </w:rPr>
              <w:t xml:space="preserve"> </w:t>
            </w:r>
            <w:proofErr w:type="spellStart"/>
            <w:r w:rsidRPr="002F4F88">
              <w:rPr>
                <w:szCs w:val="26"/>
              </w:rPr>
              <w:t>quyền</w:t>
            </w:r>
            <w:proofErr w:type="spellEnd"/>
            <w:r w:rsidRPr="002F4F88">
              <w:rPr>
                <w:szCs w:val="26"/>
              </w:rPr>
              <w:t xml:space="preserve"> </w:t>
            </w:r>
            <w:proofErr w:type="spellStart"/>
            <w:r w:rsidRPr="002F4F88">
              <w:rPr>
                <w:szCs w:val="26"/>
              </w:rPr>
              <w:t>gán</w:t>
            </w:r>
            <w:proofErr w:type="spellEnd"/>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vai</w:t>
            </w:r>
            <w:proofErr w:type="spellEnd"/>
            <w:r w:rsidRPr="002F4F88">
              <w:rPr>
                <w:szCs w:val="26"/>
              </w:rPr>
              <w:t xml:space="preserve"> </w:t>
            </w:r>
            <w:proofErr w:type="spellStart"/>
            <w:r w:rsidRPr="002F4F88">
              <w:rPr>
                <w:szCs w:val="26"/>
              </w:rPr>
              <w:t>trò</w:t>
            </w:r>
            <w:proofErr w:type="spellEnd"/>
            <w:r>
              <w:rPr>
                <w:szCs w:val="26"/>
              </w:rPr>
              <w:t>.</w:t>
            </w:r>
            <w:r w:rsidR="00551E6B">
              <w:rPr>
                <w:szCs w:val="26"/>
                <w:lang w:val="vi-VN"/>
              </w:rPr>
              <w:t xml:space="preserve"> Phân cấp quyền chi tiết đến từng nút chức n</w:t>
            </w:r>
            <w:r w:rsidR="002B0733">
              <w:rPr>
                <w:szCs w:val="26"/>
                <w:lang w:val="vi-VN"/>
              </w:rPr>
              <w:t>ăng.</w:t>
            </w:r>
          </w:p>
          <w:p w14:paraId="2324CD7B" w14:textId="77777777" w:rsidR="008B672E" w:rsidRPr="00B32BA6" w:rsidRDefault="008B672E" w:rsidP="001531AE">
            <w:pPr>
              <w:pStyle w:val="NormalIndent"/>
              <w:keepNext w:val="0"/>
              <w:keepLines/>
              <w:widowControl w:val="0"/>
              <w:numPr>
                <w:ilvl w:val="0"/>
                <w:numId w:val="63"/>
              </w:numPr>
              <w:spacing w:before="0" w:after="0" w:line="312" w:lineRule="auto"/>
              <w:rPr>
                <w:szCs w:val="26"/>
                <w:lang w:val="vi-VN"/>
              </w:rPr>
            </w:pPr>
            <w:r w:rsidRPr="00B32BA6">
              <w:rPr>
                <w:szCs w:val="26"/>
                <w:lang w:val="vi-VN"/>
              </w:rPr>
              <w:t>Khi tích chọn quyền cấp cha thì hệ thống tự động tích chọn các quyền cấp con</w:t>
            </w:r>
          </w:p>
          <w:p w14:paraId="46C08EF9" w14:textId="55EBA0A1" w:rsidR="003F304F" w:rsidRPr="00B32BA6" w:rsidRDefault="008B672E" w:rsidP="008B672E">
            <w:pPr>
              <w:pStyle w:val="NormalIndent"/>
              <w:keepNext w:val="0"/>
              <w:keepLines/>
              <w:widowControl w:val="0"/>
              <w:numPr>
                <w:ilvl w:val="0"/>
                <w:numId w:val="15"/>
              </w:numPr>
              <w:spacing w:before="0" w:after="0" w:line="312" w:lineRule="auto"/>
              <w:jc w:val="left"/>
              <w:rPr>
                <w:snapToGrid/>
                <w:color w:val="auto"/>
                <w:szCs w:val="26"/>
                <w:lang w:val="vi-VN"/>
              </w:rPr>
            </w:pPr>
            <w:r w:rsidRPr="00B32BA6">
              <w:rPr>
                <w:szCs w:val="26"/>
                <w:lang w:val="vi-VN"/>
              </w:rPr>
              <w:lastRenderedPageBreak/>
              <w:t>Khi thay đổi quyền của vai trò thì người dùng và nhóm người dùng đang được gán cho vai trò đó cũng sẽ thay đổi theo quyền tương ứng.</w:t>
            </w:r>
          </w:p>
        </w:tc>
      </w:tr>
    </w:tbl>
    <w:p w14:paraId="71711D5C" w14:textId="79AE90E4" w:rsidR="00D74197" w:rsidRPr="00B32BA6" w:rsidRDefault="00D74197" w:rsidP="00D74197">
      <w:pPr>
        <w:rPr>
          <w:lang w:val="vi-VN"/>
        </w:rPr>
      </w:pPr>
      <w:r w:rsidRPr="00B32BA6">
        <w:rPr>
          <w:b/>
          <w:szCs w:val="26"/>
          <w:lang w:val="vi-VN"/>
        </w:rPr>
        <w:lastRenderedPageBreak/>
        <w:t>Yêu cầu đặc biệt/Điều kiện ràng buộc:</w:t>
      </w:r>
      <w:r w:rsidR="008B672E" w:rsidRPr="00B32BA6">
        <w:rPr>
          <w:b/>
          <w:szCs w:val="26"/>
          <w:lang w:val="vi-VN"/>
        </w:rPr>
        <w:t xml:space="preserve"> N/A</w:t>
      </w:r>
    </w:p>
    <w:p w14:paraId="72088CCC" w14:textId="77777777" w:rsidR="00B20620" w:rsidRPr="008057EC" w:rsidRDefault="00B20620" w:rsidP="008057EC">
      <w:pPr>
        <w:pStyle w:val="tvHeading111"/>
      </w:pPr>
      <w:bookmarkStart w:id="61" w:name="_Toc87368197"/>
      <w:proofErr w:type="spellStart"/>
      <w:r w:rsidRPr="008057EC">
        <w:t>Lịch</w:t>
      </w:r>
      <w:proofErr w:type="spellEnd"/>
      <w:r w:rsidRPr="008057EC">
        <w:t xml:space="preserve"> </w:t>
      </w:r>
      <w:proofErr w:type="spellStart"/>
      <w:r w:rsidRPr="008057EC">
        <w:t>sử</w:t>
      </w:r>
      <w:proofErr w:type="spellEnd"/>
      <w:r w:rsidRPr="008057EC">
        <w:t xml:space="preserve"> </w:t>
      </w:r>
      <w:proofErr w:type="spellStart"/>
      <w:r w:rsidRPr="008057EC">
        <w:t>công</w:t>
      </w:r>
      <w:proofErr w:type="spellEnd"/>
      <w:r w:rsidRPr="008057EC">
        <w:t xml:space="preserve"> </w:t>
      </w:r>
      <w:proofErr w:type="spellStart"/>
      <w:r w:rsidRPr="008057EC">
        <w:t>tác</w:t>
      </w:r>
      <w:bookmarkEnd w:id="61"/>
      <w:proofErr w:type="spellEnd"/>
      <w:r w:rsidRPr="008057EC">
        <w:t xml:space="preserve"> </w:t>
      </w:r>
    </w:p>
    <w:p w14:paraId="4D0E6EB0" w14:textId="77777777" w:rsidR="00B20620" w:rsidRPr="00C6184E" w:rsidRDefault="00B20620" w:rsidP="00B20620">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Pr="002F4F88">
        <w:rPr>
          <w:szCs w:val="26"/>
        </w:rPr>
        <w:t>Quản</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Pr>
          <w:szCs w:val="26"/>
        </w:rPr>
        <w:t>quá</w:t>
      </w:r>
      <w:proofErr w:type="spellEnd"/>
      <w:r>
        <w:rPr>
          <w:szCs w:val="26"/>
          <w:lang w:val="vi-VN"/>
        </w:rPr>
        <w:t xml:space="preserve"> trình công tác, luân chuyển làm việc qua các phòng ban của người dùng, hỗ trợ cho việc hiển thị đúng dữ liệu lịch sử liên quan khi người dùng thay đổi phòng ban làm việc, đặc biệt là người dùng thuộc các đơn vị được kiểm toán.</w:t>
      </w:r>
    </w:p>
    <w:p w14:paraId="3DB92417" w14:textId="77777777" w:rsidR="00B20620" w:rsidRPr="00401BAA" w:rsidRDefault="00B20620" w:rsidP="00B20620">
      <w:pPr>
        <w:rPr>
          <w:lang w:val="vi-VN"/>
        </w:rPr>
      </w:pPr>
      <w:r w:rsidRPr="00401BAA">
        <w:rPr>
          <w:b/>
          <w:bCs/>
          <w:szCs w:val="26"/>
          <w:lang w:val="vi-VN"/>
        </w:rPr>
        <w:t>Vai trò thực hiện:</w:t>
      </w:r>
      <w:r w:rsidRPr="00401BAA">
        <w:rPr>
          <w:szCs w:val="26"/>
          <w:lang w:val="vi-VN"/>
        </w:rPr>
        <w:t xml:space="preserve"> Quản trị hệ thống</w:t>
      </w:r>
    </w:p>
    <w:p w14:paraId="02AA4B25" w14:textId="77777777" w:rsidR="00B20620" w:rsidRPr="002F4F88" w:rsidRDefault="00B20620" w:rsidP="00B20620">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20620" w:rsidRPr="002F4F88" w14:paraId="66470720" w14:textId="77777777" w:rsidTr="00F80107">
        <w:trPr>
          <w:trHeight w:val="449"/>
        </w:trPr>
        <w:tc>
          <w:tcPr>
            <w:tcW w:w="817" w:type="dxa"/>
            <w:shd w:val="clear" w:color="auto" w:fill="auto"/>
          </w:tcPr>
          <w:p w14:paraId="5A11742D" w14:textId="77777777" w:rsidR="00B20620" w:rsidRPr="002F4F88" w:rsidRDefault="00B20620" w:rsidP="00F80107">
            <w:pPr>
              <w:keepLines/>
              <w:widowControl w:val="0"/>
              <w:jc w:val="both"/>
              <w:rPr>
                <w:b/>
                <w:bCs/>
                <w:szCs w:val="26"/>
              </w:rPr>
            </w:pPr>
            <w:r w:rsidRPr="002F4F88">
              <w:rPr>
                <w:b/>
                <w:bCs/>
                <w:szCs w:val="26"/>
              </w:rPr>
              <w:t>STT</w:t>
            </w:r>
          </w:p>
        </w:tc>
        <w:tc>
          <w:tcPr>
            <w:tcW w:w="1877" w:type="dxa"/>
            <w:shd w:val="clear" w:color="auto" w:fill="auto"/>
          </w:tcPr>
          <w:p w14:paraId="6AA2C2DB" w14:textId="77777777" w:rsidR="00B20620" w:rsidRPr="002F4F88" w:rsidRDefault="00B20620" w:rsidP="00F80107">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11A3A9B" w14:textId="77777777" w:rsidR="00B20620" w:rsidRPr="002F4F88" w:rsidRDefault="00B20620" w:rsidP="00F80107">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B20620" w:rsidRPr="002F4F88" w14:paraId="00885EFB" w14:textId="77777777" w:rsidTr="00F80107">
        <w:tc>
          <w:tcPr>
            <w:tcW w:w="817" w:type="dxa"/>
            <w:shd w:val="clear" w:color="auto" w:fill="auto"/>
          </w:tcPr>
          <w:p w14:paraId="71B28040" w14:textId="77777777" w:rsidR="00B20620" w:rsidRPr="002F4F88" w:rsidRDefault="00B20620" w:rsidP="00911D8A">
            <w:pPr>
              <w:pStyle w:val="ListParagraph"/>
              <w:numPr>
                <w:ilvl w:val="0"/>
                <w:numId w:val="115"/>
              </w:numPr>
            </w:pPr>
          </w:p>
        </w:tc>
        <w:tc>
          <w:tcPr>
            <w:tcW w:w="1877" w:type="dxa"/>
            <w:shd w:val="clear" w:color="auto" w:fill="auto"/>
          </w:tcPr>
          <w:p w14:paraId="67EEFA4E" w14:textId="77777777" w:rsidR="00B20620" w:rsidRDefault="00B20620" w:rsidP="00F80107">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6056145"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lịch</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394C2D7" w14:textId="3E7616BA" w:rsidR="001854CB" w:rsidRDefault="001854CB"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lang w:val="vi-VN"/>
              </w:rPr>
              <w:t xml:space="preserve"> đăng nhập</w:t>
            </w:r>
          </w:p>
          <w:p w14:paraId="708F932A" w14:textId="2B317651" w:rsidR="00BC3B88" w:rsidRP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Họ</w:t>
            </w:r>
            <w:proofErr w:type="spellEnd"/>
            <w:r>
              <w:rPr>
                <w:snapToGrid/>
                <w:color w:val="auto"/>
                <w:szCs w:val="26"/>
                <w:lang w:val="vi-VN"/>
              </w:rPr>
              <w:t xml:space="preserve"> và tên</w:t>
            </w:r>
          </w:p>
          <w:p w14:paraId="3A604F13" w14:textId="70F5B5C7" w:rsid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vị/Phòng ban</w:t>
            </w:r>
          </w:p>
          <w:p w14:paraId="2771733A" w14:textId="6B806EF2" w:rsidR="00B20620"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Ngày</w:t>
            </w:r>
            <w:proofErr w:type="spellEnd"/>
            <w:r>
              <w:rPr>
                <w:snapToGrid/>
                <w:color w:val="auto"/>
                <w:szCs w:val="26"/>
                <w:lang w:val="vi-VN"/>
              </w:rPr>
              <w:t xml:space="preserve"> bắt đầu làm việc</w:t>
            </w:r>
          </w:p>
          <w:p w14:paraId="3EC31C4E" w14:textId="037E6A2A"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3E4242">
              <w:rPr>
                <w:snapToGrid/>
                <w:color w:val="auto"/>
                <w:szCs w:val="26"/>
              </w:rPr>
              <w:t>ngày</w:t>
            </w:r>
            <w:proofErr w:type="spellEnd"/>
            <w:r w:rsidR="003E4242">
              <w:rPr>
                <w:snapToGrid/>
                <w:color w:val="auto"/>
                <w:szCs w:val="26"/>
                <w:lang w:val="vi-VN"/>
              </w:rPr>
              <w:t xml:space="preserve"> cập nhật nơi làm việc của người dùng</w:t>
            </w:r>
            <w:r w:rsidR="00AD359D">
              <w:rPr>
                <w:snapToGrid/>
                <w:color w:val="auto"/>
                <w:szCs w:val="26"/>
                <w:lang w:val="vi-VN"/>
              </w:rPr>
              <w:t>: từ mới đến cũ</w:t>
            </w:r>
          </w:p>
          <w:p w14:paraId="5E21A324"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B7C8EDE" w14:textId="5FE8E0C9" w:rsidR="00B20620" w:rsidRDefault="00B20620" w:rsidP="00911D8A">
            <w:pPr>
              <w:pStyle w:val="NormalIndent"/>
              <w:keepNext w:val="0"/>
              <w:keepLines/>
              <w:widowControl w:val="0"/>
              <w:numPr>
                <w:ilvl w:val="0"/>
                <w:numId w:val="117"/>
              </w:numPr>
              <w:spacing w:before="0" w:after="0" w:line="312" w:lineRule="auto"/>
              <w:jc w:val="left"/>
              <w:rPr>
                <w:snapToGrid/>
                <w:color w:val="auto"/>
                <w:szCs w:val="26"/>
              </w:rPr>
            </w:pPr>
            <w:proofErr w:type="spellStart"/>
            <w:r>
              <w:rPr>
                <w:snapToGrid/>
                <w:color w:val="auto"/>
                <w:szCs w:val="26"/>
              </w:rPr>
              <w:t>T</w:t>
            </w:r>
            <w:r w:rsidR="00AD359D">
              <w:rPr>
                <w:snapToGrid/>
                <w:color w:val="auto"/>
                <w:szCs w:val="26"/>
              </w:rPr>
              <w:t>ên</w:t>
            </w:r>
            <w:proofErr w:type="spellEnd"/>
            <w:r w:rsidR="00AD359D">
              <w:rPr>
                <w:snapToGrid/>
                <w:color w:val="auto"/>
                <w:szCs w:val="26"/>
                <w:lang w:val="vi-VN"/>
              </w:rPr>
              <w:t xml:space="preserve"> đăng nhập</w:t>
            </w:r>
          </w:p>
          <w:p w14:paraId="0481BEFB" w14:textId="77777777" w:rsidR="00B20620" w:rsidRPr="0083558A" w:rsidRDefault="00B20620" w:rsidP="00911D8A">
            <w:pPr>
              <w:pStyle w:val="NormalIndent"/>
              <w:keepNext w:val="0"/>
              <w:keepLines/>
              <w:widowControl w:val="0"/>
              <w:numPr>
                <w:ilvl w:val="0"/>
                <w:numId w:val="117"/>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phòng</w:t>
            </w:r>
            <w:proofErr w:type="spellEnd"/>
            <w:r>
              <w:rPr>
                <w:snapToGrid/>
                <w:color w:val="auto"/>
                <w:szCs w:val="26"/>
              </w:rPr>
              <w:t xml:space="preserve"> ban</w:t>
            </w:r>
          </w:p>
        </w:tc>
      </w:tr>
    </w:tbl>
    <w:p w14:paraId="0AB074B7" w14:textId="77777777" w:rsidR="00B20620" w:rsidRDefault="00B20620" w:rsidP="00B20620">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739AD024" w14:textId="1B76AE34" w:rsidR="004A4096" w:rsidRDefault="004A4096" w:rsidP="008057EC">
      <w:pPr>
        <w:pStyle w:val="tvHeading111"/>
      </w:pPr>
      <w:bookmarkStart w:id="62" w:name="_Toc87368198"/>
      <w:proofErr w:type="spellStart"/>
      <w:r>
        <w:t>Đăng</w:t>
      </w:r>
      <w:proofErr w:type="spellEnd"/>
      <w:r>
        <w:t xml:space="preserve"> </w:t>
      </w:r>
      <w:proofErr w:type="spellStart"/>
      <w:r>
        <w:t>nhập</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bookmarkEnd w:id="62"/>
      <w:proofErr w:type="spellEnd"/>
    </w:p>
    <w:p w14:paraId="209AB29F" w14:textId="00EEB771" w:rsidR="004A4096" w:rsidRPr="002F4F88" w:rsidRDefault="004A4096" w:rsidP="004A409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r>
        <w:rPr>
          <w:szCs w:val="26"/>
        </w:rPr>
        <w:t>C</w:t>
      </w:r>
      <w:r w:rsidRPr="002F4F88">
        <w:rPr>
          <w:szCs w:val="26"/>
        </w:rPr>
        <w:t xml:space="preserve">ho </w:t>
      </w:r>
      <w:proofErr w:type="spellStart"/>
      <w:r w:rsidRPr="002F4F88">
        <w:rPr>
          <w:szCs w:val="26"/>
        </w:rPr>
        <w:t>phép</w:t>
      </w:r>
      <w:proofErr w:type="spellEnd"/>
      <w:r w:rsidRPr="002F4F88">
        <w:rPr>
          <w:szCs w:val="26"/>
        </w:rPr>
        <w:t xml:space="preserve"> NSD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vào</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xử</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sidRPr="002F4F88">
        <w:rPr>
          <w:szCs w:val="26"/>
        </w:rPr>
        <w:t>quên</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Pr>
          <w:szCs w:val="26"/>
        </w:rPr>
        <w:t>.</w:t>
      </w:r>
    </w:p>
    <w:p w14:paraId="69C3435E" w14:textId="1C9B71D9" w:rsidR="004A4096" w:rsidRPr="002F4F88" w:rsidRDefault="004A4096" w:rsidP="004A4096">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sidR="00675BEE">
        <w:rPr>
          <w:szCs w:val="26"/>
        </w:rPr>
        <w:t>tất</w:t>
      </w:r>
      <w:proofErr w:type="spellEnd"/>
      <w:r w:rsidR="00675BEE">
        <w:rPr>
          <w:szCs w:val="26"/>
        </w:rPr>
        <w:t xml:space="preserve"> </w:t>
      </w:r>
      <w:proofErr w:type="spellStart"/>
      <w:r w:rsidR="00675BEE">
        <w:rPr>
          <w:szCs w:val="26"/>
        </w:rPr>
        <w:t>cả</w:t>
      </w:r>
      <w:proofErr w:type="spellEnd"/>
      <w:r w:rsidR="00675BEE">
        <w:rPr>
          <w:szCs w:val="26"/>
        </w:rPr>
        <w:t xml:space="preserve"> NSD</w:t>
      </w:r>
    </w:p>
    <w:p w14:paraId="02FC638A" w14:textId="77777777" w:rsidR="004A4096" w:rsidRPr="002F4F88" w:rsidRDefault="004A4096" w:rsidP="004A409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4096" w:rsidRPr="002F4F88" w14:paraId="07CD0E23" w14:textId="77777777" w:rsidTr="004E2D74">
        <w:trPr>
          <w:trHeight w:val="449"/>
        </w:trPr>
        <w:tc>
          <w:tcPr>
            <w:tcW w:w="817" w:type="dxa"/>
            <w:shd w:val="clear" w:color="auto" w:fill="auto"/>
          </w:tcPr>
          <w:p w14:paraId="27835850" w14:textId="77777777" w:rsidR="004A4096" w:rsidRPr="002F4F88" w:rsidRDefault="004A4096" w:rsidP="004E2D74">
            <w:pPr>
              <w:keepLines/>
              <w:widowControl w:val="0"/>
              <w:jc w:val="both"/>
              <w:rPr>
                <w:b/>
                <w:bCs/>
                <w:szCs w:val="26"/>
              </w:rPr>
            </w:pPr>
            <w:r w:rsidRPr="002F4F88">
              <w:rPr>
                <w:b/>
                <w:bCs/>
                <w:szCs w:val="26"/>
              </w:rPr>
              <w:t>STT</w:t>
            </w:r>
          </w:p>
        </w:tc>
        <w:tc>
          <w:tcPr>
            <w:tcW w:w="1877" w:type="dxa"/>
            <w:shd w:val="clear" w:color="auto" w:fill="auto"/>
          </w:tcPr>
          <w:p w14:paraId="74DFAADC" w14:textId="77777777" w:rsidR="004A4096" w:rsidRPr="002F4F88" w:rsidRDefault="004A409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3AABACC" w14:textId="77777777" w:rsidR="004A4096" w:rsidRPr="002F4F88" w:rsidRDefault="004A409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37ACB" w:rsidRPr="002F4F88" w14:paraId="10721ECA" w14:textId="77777777" w:rsidTr="004E2D74">
        <w:tc>
          <w:tcPr>
            <w:tcW w:w="817" w:type="dxa"/>
            <w:shd w:val="clear" w:color="auto" w:fill="auto"/>
          </w:tcPr>
          <w:p w14:paraId="60A40903" w14:textId="77777777" w:rsidR="00637ACB" w:rsidRPr="002F4F88" w:rsidRDefault="00637ACB" w:rsidP="00A915DF">
            <w:pPr>
              <w:pStyle w:val="ListParagraph"/>
              <w:numPr>
                <w:ilvl w:val="0"/>
                <w:numId w:val="64"/>
              </w:numPr>
            </w:pPr>
          </w:p>
        </w:tc>
        <w:tc>
          <w:tcPr>
            <w:tcW w:w="1877" w:type="dxa"/>
            <w:shd w:val="clear" w:color="auto" w:fill="auto"/>
          </w:tcPr>
          <w:p w14:paraId="0FFAB00E" w14:textId="5AF0150E" w:rsidR="00637ACB" w:rsidRPr="002F4F88" w:rsidRDefault="00637ACB" w:rsidP="00637ACB">
            <w:pPr>
              <w:keepLines/>
              <w:widowControl w:val="0"/>
              <w:rPr>
                <w:szCs w:val="26"/>
              </w:rPr>
            </w:pP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p>
        </w:tc>
        <w:tc>
          <w:tcPr>
            <w:tcW w:w="6912" w:type="dxa"/>
            <w:shd w:val="clear" w:color="auto" w:fill="auto"/>
          </w:tcPr>
          <w:p w14:paraId="017F6726" w14:textId="77777777" w:rsidR="00531E33" w:rsidRPr="00531E33" w:rsidRDefault="00103BED" w:rsidP="00531E33">
            <w:pPr>
              <w:keepLines/>
              <w:widowControl w:val="0"/>
              <w:numPr>
                <w:ilvl w:val="0"/>
                <w:numId w:val="15"/>
              </w:numPr>
              <w:contextualSpacing/>
              <w:rPr>
                <w:b/>
                <w:bCs/>
                <w:szCs w:val="26"/>
              </w:rPr>
            </w:pPr>
            <w:r>
              <w:rPr>
                <w:szCs w:val="26"/>
                <w:lang w:val="vi-VN"/>
              </w:rPr>
              <w:t>N</w:t>
            </w:r>
            <w:proofErr w:type="spellStart"/>
            <w:r w:rsidR="00637ACB" w:rsidRPr="002F4F88">
              <w:rPr>
                <w:szCs w:val="26"/>
              </w:rPr>
              <w:t>gười</w:t>
            </w:r>
            <w:proofErr w:type="spellEnd"/>
            <w:r w:rsidR="00637ACB" w:rsidRPr="002F4F88">
              <w:rPr>
                <w:szCs w:val="26"/>
              </w:rPr>
              <w:t xml:space="preserve"> </w:t>
            </w:r>
            <w:proofErr w:type="spellStart"/>
            <w:r w:rsidR="00637ACB" w:rsidRPr="002F4F88">
              <w:rPr>
                <w:szCs w:val="26"/>
              </w:rPr>
              <w:t>dùng</w:t>
            </w:r>
            <w:proofErr w:type="spellEnd"/>
            <w:r w:rsidR="00637ACB" w:rsidRPr="002F4F88">
              <w:rPr>
                <w:szCs w:val="26"/>
              </w:rPr>
              <w:t xml:space="preserve"> </w:t>
            </w:r>
            <w:proofErr w:type="spellStart"/>
            <w:r w:rsidR="00637ACB" w:rsidRPr="002F4F88">
              <w:rPr>
                <w:szCs w:val="26"/>
              </w:rPr>
              <w:t>đăng</w:t>
            </w:r>
            <w:proofErr w:type="spellEnd"/>
            <w:r w:rsidR="00637ACB" w:rsidRPr="002F4F88">
              <w:rPr>
                <w:szCs w:val="26"/>
              </w:rPr>
              <w:t xml:space="preserve"> </w:t>
            </w:r>
            <w:proofErr w:type="spellStart"/>
            <w:r w:rsidR="00637ACB" w:rsidRPr="002F4F88">
              <w:rPr>
                <w:szCs w:val="26"/>
              </w:rPr>
              <w:t>nhập</w:t>
            </w:r>
            <w:proofErr w:type="spellEnd"/>
            <w:r w:rsidR="00637ACB" w:rsidRPr="002F4F88">
              <w:rPr>
                <w:szCs w:val="26"/>
              </w:rPr>
              <w:t xml:space="preserve"> </w:t>
            </w:r>
            <w:proofErr w:type="spellStart"/>
            <w:r w:rsidR="00637ACB" w:rsidRPr="002F4F88">
              <w:rPr>
                <w:szCs w:val="26"/>
              </w:rPr>
              <w:t>với</w:t>
            </w:r>
            <w:proofErr w:type="spellEnd"/>
            <w:r w:rsidR="00637ACB" w:rsidRPr="002F4F88">
              <w:rPr>
                <w:szCs w:val="26"/>
              </w:rPr>
              <w:t xml:space="preserve"> </w:t>
            </w:r>
            <w:proofErr w:type="spellStart"/>
            <w:r w:rsidR="00637ACB" w:rsidRPr="002F4F88">
              <w:rPr>
                <w:szCs w:val="26"/>
              </w:rPr>
              <w:t>tài</w:t>
            </w:r>
            <w:proofErr w:type="spellEnd"/>
            <w:r w:rsidR="00637ACB" w:rsidRPr="002F4F88">
              <w:rPr>
                <w:szCs w:val="26"/>
              </w:rPr>
              <w:t xml:space="preserve"> </w:t>
            </w:r>
            <w:proofErr w:type="spellStart"/>
            <w:r w:rsidR="00637ACB" w:rsidRPr="002F4F88">
              <w:rPr>
                <w:szCs w:val="26"/>
              </w:rPr>
              <w:t>khoản</w:t>
            </w:r>
            <w:proofErr w:type="spellEnd"/>
            <w:r w:rsidR="00637ACB" w:rsidRPr="002F4F88">
              <w:rPr>
                <w:szCs w:val="26"/>
              </w:rPr>
              <w:t xml:space="preserve"> </w:t>
            </w:r>
            <w:proofErr w:type="spellStart"/>
            <w:r w:rsidR="00531E33">
              <w:rPr>
                <w:szCs w:val="26"/>
              </w:rPr>
              <w:t>và</w:t>
            </w:r>
            <w:proofErr w:type="spellEnd"/>
            <w:r w:rsidR="00531E33">
              <w:rPr>
                <w:szCs w:val="26"/>
                <w:lang w:val="vi-VN"/>
              </w:rPr>
              <w:t xml:space="preserve"> mật khẩu </w:t>
            </w:r>
            <w:proofErr w:type="spellStart"/>
            <w:r w:rsidR="00637ACB" w:rsidRPr="002F4F88">
              <w:rPr>
                <w:szCs w:val="26"/>
              </w:rPr>
              <w:t>được</w:t>
            </w:r>
            <w:proofErr w:type="spellEnd"/>
            <w:r w:rsidR="00637ACB" w:rsidRPr="002F4F88">
              <w:rPr>
                <w:szCs w:val="26"/>
              </w:rPr>
              <w:t xml:space="preserve"> </w:t>
            </w:r>
            <w:proofErr w:type="spellStart"/>
            <w:r w:rsidR="00637ACB" w:rsidRPr="002F4F88">
              <w:rPr>
                <w:szCs w:val="26"/>
              </w:rPr>
              <w:t>cấp</w:t>
            </w:r>
            <w:proofErr w:type="spellEnd"/>
            <w:r w:rsidR="00637ACB" w:rsidRPr="002F4F88">
              <w:rPr>
                <w:szCs w:val="26"/>
              </w:rPr>
              <w:t xml:space="preserve"> </w:t>
            </w:r>
            <w:proofErr w:type="spellStart"/>
            <w:r w:rsidR="00637ACB" w:rsidRPr="002F4F88">
              <w:rPr>
                <w:szCs w:val="26"/>
              </w:rPr>
              <w:t>và</w:t>
            </w:r>
            <w:proofErr w:type="spellEnd"/>
            <w:r w:rsidR="00637ACB" w:rsidRPr="002F4F88">
              <w:rPr>
                <w:szCs w:val="26"/>
              </w:rPr>
              <w:t xml:space="preserve"> </w:t>
            </w:r>
            <w:proofErr w:type="spellStart"/>
            <w:r w:rsidR="00637ACB" w:rsidRPr="002F4F88">
              <w:rPr>
                <w:szCs w:val="26"/>
              </w:rPr>
              <w:t>gửi</w:t>
            </w:r>
            <w:proofErr w:type="spellEnd"/>
            <w:r w:rsidR="00637ACB" w:rsidRPr="002F4F88">
              <w:rPr>
                <w:szCs w:val="26"/>
              </w:rPr>
              <w:t xml:space="preserve"> qua email</w:t>
            </w:r>
          </w:p>
          <w:p w14:paraId="11BEBD87" w14:textId="3406BCA2" w:rsidR="00637ACB" w:rsidRPr="00531E33" w:rsidRDefault="00637ACB" w:rsidP="00531E33">
            <w:pPr>
              <w:keepLines/>
              <w:widowControl w:val="0"/>
              <w:numPr>
                <w:ilvl w:val="0"/>
                <w:numId w:val="15"/>
              </w:numPr>
              <w:contextualSpacing/>
              <w:rPr>
                <w:b/>
                <w:bCs/>
                <w:szCs w:val="26"/>
              </w:rPr>
            </w:pPr>
            <w:proofErr w:type="spellStart"/>
            <w:r w:rsidRPr="00531E33">
              <w:rPr>
                <w:szCs w:val="26"/>
              </w:rPr>
              <w:t>Hệ</w:t>
            </w:r>
            <w:proofErr w:type="spellEnd"/>
            <w:r w:rsidRPr="00531E33">
              <w:rPr>
                <w:szCs w:val="26"/>
              </w:rPr>
              <w:t xml:space="preserve"> </w:t>
            </w:r>
            <w:proofErr w:type="spellStart"/>
            <w:r w:rsidRPr="00531E33">
              <w:rPr>
                <w:szCs w:val="26"/>
              </w:rPr>
              <w:t>thống</w:t>
            </w:r>
            <w:proofErr w:type="spellEnd"/>
            <w:r w:rsidRPr="00531E33">
              <w:rPr>
                <w:szCs w:val="26"/>
              </w:rPr>
              <w:t xml:space="preserve"> </w:t>
            </w:r>
            <w:proofErr w:type="spellStart"/>
            <w:r w:rsidRPr="00531E33">
              <w:rPr>
                <w:szCs w:val="26"/>
              </w:rPr>
              <w:t>nhắc</w:t>
            </w:r>
            <w:proofErr w:type="spellEnd"/>
            <w:r w:rsidRPr="00531E33">
              <w:rPr>
                <w:szCs w:val="26"/>
              </w:rPr>
              <w:t xml:space="preserve"> </w:t>
            </w:r>
            <w:proofErr w:type="spellStart"/>
            <w:r w:rsidRPr="00531E33">
              <w:rPr>
                <w:szCs w:val="26"/>
              </w:rPr>
              <w:t>đổi</w:t>
            </w:r>
            <w:proofErr w:type="spellEnd"/>
            <w:r w:rsidRPr="00531E33">
              <w:rPr>
                <w:szCs w:val="26"/>
              </w:rPr>
              <w:t xml:space="preserve"> </w:t>
            </w:r>
            <w:proofErr w:type="spellStart"/>
            <w:r w:rsidRPr="00531E33">
              <w:rPr>
                <w:szCs w:val="26"/>
              </w:rPr>
              <w:t>mật</w:t>
            </w:r>
            <w:proofErr w:type="spellEnd"/>
            <w:r w:rsidRPr="00531E33">
              <w:rPr>
                <w:szCs w:val="26"/>
              </w:rPr>
              <w:t xml:space="preserve"> </w:t>
            </w:r>
            <w:proofErr w:type="spellStart"/>
            <w:r w:rsidRPr="00531E33">
              <w:rPr>
                <w:szCs w:val="26"/>
              </w:rPr>
              <w:t>khẩu</w:t>
            </w:r>
            <w:proofErr w:type="spellEnd"/>
            <w:r w:rsidRPr="00531E33">
              <w:rPr>
                <w:szCs w:val="26"/>
              </w:rPr>
              <w:t xml:space="preserve"> ở </w:t>
            </w:r>
            <w:proofErr w:type="spellStart"/>
            <w:r w:rsidRPr="00531E33">
              <w:rPr>
                <w:szCs w:val="26"/>
              </w:rPr>
              <w:t>lần</w:t>
            </w:r>
            <w:proofErr w:type="spellEnd"/>
            <w:r w:rsidRPr="00531E33">
              <w:rPr>
                <w:szCs w:val="26"/>
              </w:rPr>
              <w:t xml:space="preserve"> </w:t>
            </w:r>
            <w:proofErr w:type="spellStart"/>
            <w:r w:rsidRPr="00531E33">
              <w:rPr>
                <w:szCs w:val="26"/>
              </w:rPr>
              <w:t>đăng</w:t>
            </w:r>
            <w:proofErr w:type="spellEnd"/>
            <w:r w:rsidRPr="00531E33">
              <w:rPr>
                <w:szCs w:val="26"/>
              </w:rPr>
              <w:t xml:space="preserve"> </w:t>
            </w:r>
            <w:proofErr w:type="spellStart"/>
            <w:r w:rsidRPr="00531E33">
              <w:rPr>
                <w:szCs w:val="26"/>
              </w:rPr>
              <w:t>nhập</w:t>
            </w:r>
            <w:proofErr w:type="spellEnd"/>
            <w:r w:rsidRPr="00531E33">
              <w:rPr>
                <w:szCs w:val="26"/>
              </w:rPr>
              <w:t xml:space="preserve"> </w:t>
            </w:r>
            <w:proofErr w:type="spellStart"/>
            <w:r w:rsidRPr="00531E33">
              <w:rPr>
                <w:szCs w:val="26"/>
              </w:rPr>
              <w:t>đầu</w:t>
            </w:r>
            <w:proofErr w:type="spellEnd"/>
            <w:r w:rsidRPr="00531E33">
              <w:rPr>
                <w:szCs w:val="26"/>
              </w:rPr>
              <w:t xml:space="preserve"> </w:t>
            </w:r>
            <w:proofErr w:type="spellStart"/>
            <w:r w:rsidRPr="00531E33">
              <w:rPr>
                <w:szCs w:val="26"/>
              </w:rPr>
              <w:t>tiên</w:t>
            </w:r>
            <w:proofErr w:type="spellEnd"/>
            <w:r w:rsidRPr="00531E33">
              <w:rPr>
                <w:szCs w:val="26"/>
              </w:rPr>
              <w:t xml:space="preserve"> </w:t>
            </w:r>
          </w:p>
          <w:p w14:paraId="5D79AF0B" w14:textId="77777777" w:rsidR="00637ACB" w:rsidRPr="002F4F88" w:rsidRDefault="00637ACB" w:rsidP="00637ACB">
            <w:pPr>
              <w:keepLines/>
              <w:widowControl w:val="0"/>
              <w:numPr>
                <w:ilvl w:val="0"/>
                <w:numId w:val="15"/>
              </w:numPr>
              <w:contextualSpacing/>
              <w:rPr>
                <w:b/>
                <w:bCs/>
                <w:szCs w:val="26"/>
              </w:rPr>
            </w:pPr>
            <w:proofErr w:type="spellStart"/>
            <w:r w:rsidRPr="002F4F88">
              <w:rPr>
                <w:szCs w:val="26"/>
              </w:rPr>
              <w:t>Tài</w:t>
            </w:r>
            <w:proofErr w:type="spellEnd"/>
            <w:r w:rsidRPr="002F4F88">
              <w:rPr>
                <w:szCs w:val="26"/>
              </w:rPr>
              <w:t xml:space="preserve"> </w:t>
            </w:r>
            <w:proofErr w:type="spellStart"/>
            <w:r w:rsidRPr="002F4F88">
              <w:rPr>
                <w:szCs w:val="26"/>
              </w:rPr>
              <w:t>khoản</w:t>
            </w:r>
            <w:proofErr w:type="spellEnd"/>
            <w:r w:rsidRPr="002F4F88">
              <w:rPr>
                <w:szCs w:val="26"/>
              </w:rPr>
              <w:t xml:space="preserve"> </w:t>
            </w:r>
            <w:proofErr w:type="spellStart"/>
            <w:r w:rsidRPr="002F4F88">
              <w:rPr>
                <w:szCs w:val="26"/>
              </w:rPr>
              <w:t>bị</w:t>
            </w:r>
            <w:proofErr w:type="spellEnd"/>
            <w:r w:rsidRPr="002F4F88">
              <w:rPr>
                <w:szCs w:val="26"/>
              </w:rPr>
              <w:t xml:space="preserve"> </w:t>
            </w:r>
            <w:proofErr w:type="spellStart"/>
            <w:r w:rsidRPr="002F4F88">
              <w:rPr>
                <w:b/>
                <w:bCs/>
                <w:szCs w:val="26"/>
              </w:rPr>
              <w:t>khóa</w:t>
            </w:r>
            <w:proofErr w:type="spellEnd"/>
            <w:r w:rsidRPr="002F4F88">
              <w:rPr>
                <w:szCs w:val="26"/>
              </w:rPr>
              <w:t xml:space="preserve"> </w:t>
            </w:r>
            <w:proofErr w:type="spellStart"/>
            <w:r w:rsidRPr="002F4F88">
              <w:rPr>
                <w:szCs w:val="26"/>
              </w:rPr>
              <w:t>khi</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cảnh</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Pr="002F4F88">
              <w:rPr>
                <w:i/>
                <w:iCs/>
                <w:szCs w:val="26"/>
              </w:rPr>
              <w:t>Tài</w:t>
            </w:r>
            <w:proofErr w:type="spellEnd"/>
            <w:r w:rsidRPr="002F4F88">
              <w:rPr>
                <w:i/>
                <w:iCs/>
                <w:szCs w:val="26"/>
              </w:rPr>
              <w:t xml:space="preserve"> </w:t>
            </w:r>
            <w:proofErr w:type="spellStart"/>
            <w:r w:rsidRPr="002F4F88">
              <w:rPr>
                <w:i/>
                <w:iCs/>
                <w:szCs w:val="26"/>
              </w:rPr>
              <w:t>khoản</w:t>
            </w:r>
            <w:proofErr w:type="spellEnd"/>
            <w:r w:rsidRPr="002F4F88">
              <w:rPr>
                <w:i/>
                <w:iCs/>
                <w:szCs w:val="26"/>
              </w:rPr>
              <w:t xml:space="preserve"> </w:t>
            </w:r>
            <w:proofErr w:type="spellStart"/>
            <w:r w:rsidRPr="002F4F88">
              <w:rPr>
                <w:i/>
                <w:iCs/>
                <w:szCs w:val="26"/>
              </w:rPr>
              <w:t>bị</w:t>
            </w:r>
            <w:proofErr w:type="spellEnd"/>
            <w:r w:rsidRPr="002F4F88">
              <w:rPr>
                <w:i/>
                <w:iCs/>
                <w:szCs w:val="26"/>
              </w:rPr>
              <w:t xml:space="preserve"> </w:t>
            </w:r>
            <w:proofErr w:type="spellStart"/>
            <w:r w:rsidRPr="002F4F88">
              <w:rPr>
                <w:i/>
                <w:iCs/>
                <w:szCs w:val="26"/>
              </w:rPr>
              <w:t>khóa</w:t>
            </w:r>
            <w:proofErr w:type="spellEnd"/>
            <w:r w:rsidRPr="002F4F88">
              <w:rPr>
                <w:szCs w:val="26"/>
              </w:rPr>
              <w:t>”</w:t>
            </w:r>
          </w:p>
          <w:p w14:paraId="1F40B525" w14:textId="203D326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NSD </w:t>
            </w:r>
            <w:proofErr w:type="spellStart"/>
            <w:r w:rsidRPr="002F4F88">
              <w:rPr>
                <w:szCs w:val="26"/>
              </w:rPr>
              <w:t>nhập</w:t>
            </w:r>
            <w:proofErr w:type="spellEnd"/>
            <w:r w:rsidRPr="002F4F88">
              <w:rPr>
                <w:szCs w:val="26"/>
              </w:rPr>
              <w:t xml:space="preserve"> </w:t>
            </w:r>
            <w:proofErr w:type="spellStart"/>
            <w:r w:rsidRPr="002F4F88">
              <w:rPr>
                <w:szCs w:val="26"/>
              </w:rPr>
              <w:t>sai</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2F4F88">
              <w:rPr>
                <w:szCs w:val="26"/>
              </w:rPr>
              <w:t>tài</w:t>
            </w:r>
            <w:proofErr w:type="spellEnd"/>
            <w:r w:rsidRPr="002F4F88">
              <w:rPr>
                <w:szCs w:val="26"/>
              </w:rPr>
              <w:t xml:space="preserve"> </w:t>
            </w:r>
            <w:proofErr w:type="spellStart"/>
            <w:r w:rsidRPr="002F4F88">
              <w:rPr>
                <w:szCs w:val="26"/>
              </w:rPr>
              <w:t>khoản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Pr="002F4F88">
              <w:rPr>
                <w:szCs w:val="26"/>
              </w:rPr>
              <w:t>lỗi</w:t>
            </w:r>
            <w:proofErr w:type="spellEnd"/>
            <w:r w:rsidRPr="002F4F88">
              <w:rPr>
                <w:szCs w:val="26"/>
              </w:rPr>
              <w:t xml:space="preserve"> “</w:t>
            </w:r>
            <w:proofErr w:type="spellStart"/>
            <w:r w:rsidRPr="009F3457">
              <w:rPr>
                <w:i/>
                <w:szCs w:val="26"/>
              </w:rPr>
              <w:t>Tài</w:t>
            </w:r>
            <w:proofErr w:type="spellEnd"/>
            <w:r w:rsidRPr="009F3457">
              <w:rPr>
                <w:i/>
                <w:szCs w:val="26"/>
              </w:rPr>
              <w:t xml:space="preserve"> </w:t>
            </w:r>
            <w:proofErr w:type="spellStart"/>
            <w:r w:rsidRPr="009F3457">
              <w:rPr>
                <w:i/>
                <w:szCs w:val="26"/>
              </w:rPr>
              <w:t>khoản</w:t>
            </w:r>
            <w:proofErr w:type="spellEnd"/>
            <w:r w:rsidRPr="009F3457">
              <w:rPr>
                <w:i/>
                <w:szCs w:val="26"/>
              </w:rPr>
              <w:t xml:space="preserve"> </w:t>
            </w:r>
            <w:proofErr w:type="spellStart"/>
            <w:r w:rsidRPr="009F3457">
              <w:rPr>
                <w:i/>
                <w:szCs w:val="26"/>
              </w:rPr>
              <w:t>người</w:t>
            </w:r>
            <w:proofErr w:type="spellEnd"/>
            <w:r w:rsidRPr="009F3457">
              <w:rPr>
                <w:i/>
                <w:szCs w:val="26"/>
              </w:rPr>
              <w:t xml:space="preserve"> </w:t>
            </w:r>
            <w:proofErr w:type="spellStart"/>
            <w:r w:rsidRPr="009F3457">
              <w:rPr>
                <w:i/>
                <w:szCs w:val="26"/>
              </w:rPr>
              <w:t>dùng</w:t>
            </w:r>
            <w:proofErr w:type="spellEnd"/>
            <w:r w:rsidRPr="009F3457">
              <w:rPr>
                <w:i/>
                <w:szCs w:val="26"/>
              </w:rPr>
              <w:t xml:space="preserve"> </w:t>
            </w:r>
            <w:proofErr w:type="spellStart"/>
            <w:r w:rsidRPr="009F3457">
              <w:rPr>
                <w:i/>
                <w:szCs w:val="26"/>
              </w:rPr>
              <w:t>hoặc</w:t>
            </w:r>
            <w:proofErr w:type="spellEnd"/>
            <w:r w:rsidRPr="009F3457">
              <w:rPr>
                <w:i/>
                <w:szCs w:val="26"/>
              </w:rPr>
              <w:t xml:space="preserve"> </w:t>
            </w:r>
            <w:proofErr w:type="spellStart"/>
            <w:r w:rsidRPr="009F3457">
              <w:rPr>
                <w:i/>
                <w:szCs w:val="26"/>
              </w:rPr>
              <w:t>mật</w:t>
            </w:r>
            <w:proofErr w:type="spellEnd"/>
            <w:r w:rsidRPr="009F3457">
              <w:rPr>
                <w:i/>
                <w:szCs w:val="26"/>
              </w:rPr>
              <w:t xml:space="preserve"> </w:t>
            </w:r>
            <w:proofErr w:type="spellStart"/>
            <w:r w:rsidRPr="009F3457">
              <w:rPr>
                <w:i/>
                <w:szCs w:val="26"/>
              </w:rPr>
              <w:t>khẩu</w:t>
            </w:r>
            <w:proofErr w:type="spellEnd"/>
            <w:r w:rsidRPr="009F3457">
              <w:rPr>
                <w:i/>
                <w:szCs w:val="26"/>
              </w:rPr>
              <w:t xml:space="preserve"> </w:t>
            </w:r>
            <w:proofErr w:type="spellStart"/>
            <w:r w:rsidRPr="009F3457">
              <w:rPr>
                <w:i/>
                <w:szCs w:val="26"/>
              </w:rPr>
              <w:t>nhập</w:t>
            </w:r>
            <w:proofErr w:type="spellEnd"/>
            <w:r w:rsidRPr="009F3457">
              <w:rPr>
                <w:i/>
                <w:szCs w:val="26"/>
              </w:rPr>
              <w:t xml:space="preserve"> </w:t>
            </w:r>
            <w:proofErr w:type="spellStart"/>
            <w:r w:rsidRPr="009F3457">
              <w:rPr>
                <w:i/>
                <w:szCs w:val="26"/>
              </w:rPr>
              <w:t>không</w:t>
            </w:r>
            <w:proofErr w:type="spellEnd"/>
            <w:r w:rsidRPr="009F3457">
              <w:rPr>
                <w:i/>
                <w:szCs w:val="26"/>
              </w:rPr>
              <w:t xml:space="preserve"> </w:t>
            </w:r>
            <w:proofErr w:type="spellStart"/>
            <w:r w:rsidRPr="009F3457">
              <w:rPr>
                <w:i/>
                <w:szCs w:val="26"/>
              </w:rPr>
              <w:t>chính</w:t>
            </w:r>
            <w:proofErr w:type="spellEnd"/>
            <w:r w:rsidRPr="009F3457">
              <w:rPr>
                <w:i/>
                <w:szCs w:val="26"/>
              </w:rPr>
              <w:t xml:space="preserve"> </w:t>
            </w:r>
            <w:proofErr w:type="spellStart"/>
            <w:r w:rsidRPr="009F3457">
              <w:rPr>
                <w:i/>
                <w:szCs w:val="26"/>
              </w:rPr>
              <w:t>xác</w:t>
            </w:r>
            <w:proofErr w:type="spellEnd"/>
            <w:r w:rsidRPr="002F4F88">
              <w:rPr>
                <w:szCs w:val="26"/>
              </w:rPr>
              <w:t>”</w:t>
            </w:r>
            <w:r>
              <w:rPr>
                <w:szCs w:val="26"/>
              </w:rPr>
              <w:t>.</w:t>
            </w:r>
          </w:p>
        </w:tc>
      </w:tr>
      <w:tr w:rsidR="00637ACB" w:rsidRPr="002F4F88" w14:paraId="11186695" w14:textId="77777777" w:rsidTr="004E2D74">
        <w:tc>
          <w:tcPr>
            <w:tcW w:w="817" w:type="dxa"/>
            <w:shd w:val="clear" w:color="auto" w:fill="auto"/>
          </w:tcPr>
          <w:p w14:paraId="0513F6C4" w14:textId="77777777" w:rsidR="00637ACB" w:rsidRPr="002F4F88" w:rsidRDefault="00637ACB" w:rsidP="00A915DF">
            <w:pPr>
              <w:pStyle w:val="ListParagraph"/>
              <w:numPr>
                <w:ilvl w:val="0"/>
                <w:numId w:val="64"/>
              </w:numPr>
            </w:pPr>
          </w:p>
        </w:tc>
        <w:tc>
          <w:tcPr>
            <w:tcW w:w="1877" w:type="dxa"/>
            <w:shd w:val="clear" w:color="auto" w:fill="auto"/>
          </w:tcPr>
          <w:p w14:paraId="69EE6656" w14:textId="66C296F7" w:rsidR="00637ACB" w:rsidRPr="002F4F88" w:rsidRDefault="00637ACB" w:rsidP="00637ACB">
            <w:pPr>
              <w:keepLines/>
              <w:widowControl w:val="0"/>
              <w:rPr>
                <w:szCs w:val="26"/>
              </w:rPr>
            </w:pP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p>
        </w:tc>
        <w:tc>
          <w:tcPr>
            <w:tcW w:w="6912" w:type="dxa"/>
            <w:shd w:val="clear" w:color="auto" w:fill="auto"/>
          </w:tcPr>
          <w:p w14:paraId="522678DE" w14:textId="77777777" w:rsidR="00637ACB" w:rsidRPr="002F4F88" w:rsidRDefault="00637ACB" w:rsidP="00637ACB">
            <w:pPr>
              <w:keepLines/>
              <w:widowControl w:val="0"/>
              <w:numPr>
                <w:ilvl w:val="0"/>
                <w:numId w:val="15"/>
              </w:numPr>
              <w:contextualSpacing/>
              <w:rPr>
                <w:szCs w:val="26"/>
              </w:rPr>
            </w:pPr>
            <w:proofErr w:type="spellStart"/>
            <w:r w:rsidRPr="002F4F88">
              <w:rPr>
                <w:szCs w:val="26"/>
              </w:rPr>
              <w:t>Khi</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NSD </w:t>
            </w:r>
            <w:proofErr w:type="spellStart"/>
            <w:r w:rsidRPr="002F4F88">
              <w:rPr>
                <w:szCs w:val="26"/>
              </w:rPr>
              <w:t>nhập</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
          <w:p w14:paraId="28F7AF25"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cũ</w:t>
            </w:r>
            <w:proofErr w:type="spellEnd"/>
            <w:r w:rsidRPr="002F4F88">
              <w:rPr>
                <w:szCs w:val="26"/>
              </w:rPr>
              <w:t>*</w:t>
            </w:r>
          </w:p>
          <w:p w14:paraId="4106F7C2"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mới</w:t>
            </w:r>
            <w:proofErr w:type="spellEnd"/>
            <w:r w:rsidRPr="002F4F88">
              <w:rPr>
                <w:szCs w:val="26"/>
              </w:rPr>
              <w:t>*</w:t>
            </w:r>
          </w:p>
          <w:p w14:paraId="435B94BC"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Nhập</w:t>
            </w:r>
            <w:proofErr w:type="spellEnd"/>
            <w:r w:rsidRPr="002F4F88">
              <w:rPr>
                <w:szCs w:val="26"/>
              </w:rPr>
              <w:t xml:space="preserve"> </w:t>
            </w:r>
            <w:proofErr w:type="spellStart"/>
            <w:r w:rsidRPr="002F4F88">
              <w:rPr>
                <w:szCs w:val="26"/>
              </w:rPr>
              <w:t>lại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mới</w:t>
            </w:r>
            <w:proofErr w:type="spellEnd"/>
            <w:r w:rsidRPr="002F4F88">
              <w:rPr>
                <w:szCs w:val="26"/>
              </w:rPr>
              <w:t>*</w:t>
            </w:r>
          </w:p>
          <w:p w14:paraId="2B65C02C" w14:textId="77777777" w:rsidR="00637ACB" w:rsidRDefault="00637ACB" w:rsidP="00637ACB">
            <w:pPr>
              <w:keepLines/>
              <w:widowControl w:val="0"/>
              <w:numPr>
                <w:ilvl w:val="0"/>
                <w:numId w:val="15"/>
              </w:numPr>
              <w:contextualSpacing/>
              <w:rPr>
                <w:szCs w:val="26"/>
              </w:rPr>
            </w:pP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nhắc</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sau</w:t>
            </w:r>
            <w:proofErr w:type="spellEnd"/>
            <w:r w:rsidRPr="002F4F88">
              <w:rPr>
                <w:szCs w:val="26"/>
              </w:rPr>
              <w:t xml:space="preserve"> 90 </w:t>
            </w:r>
            <w:proofErr w:type="spellStart"/>
            <w:r w:rsidRPr="002F4F88">
              <w:rPr>
                <w:szCs w:val="26"/>
              </w:rPr>
              <w:t>ngày</w:t>
            </w:r>
            <w:proofErr w:type="spellEnd"/>
            <w:r w:rsidRPr="002F4F88">
              <w:rPr>
                <w:szCs w:val="26"/>
              </w:rPr>
              <w:t xml:space="preserve"> </w:t>
            </w:r>
            <w:proofErr w:type="spellStart"/>
            <w:r w:rsidRPr="002F4F88">
              <w:rPr>
                <w:szCs w:val="26"/>
              </w:rPr>
              <w:t>kể</w:t>
            </w:r>
            <w:proofErr w:type="spellEnd"/>
            <w:r w:rsidRPr="002F4F88">
              <w:rPr>
                <w:szCs w:val="26"/>
              </w:rPr>
              <w:t xml:space="preserve"> </w:t>
            </w:r>
            <w:proofErr w:type="spellStart"/>
            <w:r w:rsidRPr="002F4F88">
              <w:rPr>
                <w:szCs w:val="26"/>
              </w:rPr>
              <w:t>từ</w:t>
            </w:r>
            <w:proofErr w:type="spellEnd"/>
            <w:r w:rsidRPr="002F4F88">
              <w:rPr>
                <w:szCs w:val="26"/>
              </w:rPr>
              <w:t xml:space="preserve"> </w:t>
            </w:r>
            <w:proofErr w:type="spellStart"/>
            <w:r w:rsidRPr="002F4F88">
              <w:rPr>
                <w:szCs w:val="26"/>
              </w:rPr>
              <w:t>lần</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cuối</w:t>
            </w:r>
            <w:proofErr w:type="spellEnd"/>
            <w:r w:rsidRPr="002F4F88">
              <w:rPr>
                <w:szCs w:val="26"/>
              </w:rPr>
              <w:t xml:space="preserve"> </w:t>
            </w:r>
            <w:proofErr w:type="spellStart"/>
            <w:r w:rsidRPr="002F4F88">
              <w:rPr>
                <w:szCs w:val="26"/>
              </w:rPr>
              <w:t>cùng</w:t>
            </w:r>
            <w:proofErr w:type="spellEnd"/>
            <w:r w:rsidRPr="002F4F88">
              <w:rPr>
                <w:szCs w:val="26"/>
              </w:rPr>
              <w:t xml:space="preserve">. </w:t>
            </w:r>
          </w:p>
          <w:p w14:paraId="79D8E6BA" w14:textId="798A2395"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gửi</w:t>
            </w:r>
            <w:proofErr w:type="spellEnd"/>
            <w:r>
              <w:rPr>
                <w:szCs w:val="26"/>
              </w:rPr>
              <w:t xml:space="preserve"> email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mới</w:t>
            </w:r>
            <w:proofErr w:type="spellEnd"/>
            <w:r>
              <w:rPr>
                <w:szCs w:val="26"/>
              </w:rPr>
              <w:t xml:space="preserve"> </w:t>
            </w:r>
            <w:proofErr w:type="spellStart"/>
            <w:r>
              <w:rPr>
                <w:szCs w:val="26"/>
              </w:rPr>
              <w:t>cho</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p>
        </w:tc>
      </w:tr>
      <w:tr w:rsidR="00637ACB" w:rsidRPr="002F4F88" w14:paraId="1C31E3DF" w14:textId="77777777" w:rsidTr="004E2D74">
        <w:tc>
          <w:tcPr>
            <w:tcW w:w="817" w:type="dxa"/>
            <w:shd w:val="clear" w:color="auto" w:fill="auto"/>
          </w:tcPr>
          <w:p w14:paraId="70242317" w14:textId="77777777" w:rsidR="00637ACB" w:rsidRPr="002F4F88" w:rsidRDefault="00637ACB" w:rsidP="00A915DF">
            <w:pPr>
              <w:pStyle w:val="ListParagraph"/>
              <w:numPr>
                <w:ilvl w:val="0"/>
                <w:numId w:val="64"/>
              </w:numPr>
            </w:pPr>
          </w:p>
        </w:tc>
        <w:tc>
          <w:tcPr>
            <w:tcW w:w="1877" w:type="dxa"/>
            <w:shd w:val="clear" w:color="auto" w:fill="auto"/>
          </w:tcPr>
          <w:p w14:paraId="356315B4" w14:textId="438415E5" w:rsidR="00637ACB" w:rsidRPr="002F4F88" w:rsidRDefault="00637ACB" w:rsidP="00637ACB">
            <w:pPr>
              <w:keepLines/>
              <w:widowControl w:val="0"/>
              <w:rPr>
                <w:szCs w:val="26"/>
              </w:rPr>
            </w:pP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p>
        </w:tc>
        <w:tc>
          <w:tcPr>
            <w:tcW w:w="6912" w:type="dxa"/>
            <w:shd w:val="clear" w:color="auto" w:fill="auto"/>
          </w:tcPr>
          <w:p w14:paraId="3D48DB51" w14:textId="77777777" w:rsidR="00637ACB" w:rsidRPr="002F4F88" w:rsidRDefault="00637ACB" w:rsidP="00637ACB">
            <w:pPr>
              <w:keepLines/>
              <w:widowControl w:val="0"/>
              <w:numPr>
                <w:ilvl w:val="0"/>
                <w:numId w:val="15"/>
              </w:numPr>
              <w:contextualSpacing/>
              <w:rPr>
                <w:szCs w:val="26"/>
              </w:rPr>
            </w:pPr>
            <w:r w:rsidRPr="002F4F88">
              <w:rPr>
                <w:szCs w:val="26"/>
              </w:rPr>
              <w:t xml:space="preserve">Cho </w:t>
            </w:r>
            <w:proofErr w:type="spellStart"/>
            <w:r w:rsidRPr="002F4F88">
              <w:rPr>
                <w:szCs w:val="26"/>
              </w:rPr>
              <w:t>phép</w:t>
            </w:r>
            <w:proofErr w:type="spellEnd"/>
            <w:r w:rsidRPr="002F4F88">
              <w:rPr>
                <w:szCs w:val="26"/>
              </w:rPr>
              <w:t xml:space="preserve"> NSD </w:t>
            </w: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r w:rsidRPr="002F4F88">
              <w:rPr>
                <w:szCs w:val="26"/>
              </w:rPr>
              <w:t xml:space="preserve"> </w:t>
            </w:r>
            <w:proofErr w:type="spellStart"/>
            <w:r w:rsidRPr="002F4F88">
              <w:rPr>
                <w:szCs w:val="26"/>
              </w:rPr>
              <w:t>khỏi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p>
          <w:p w14:paraId="3544670B" w14:textId="2F12863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Khi</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pop up </w:t>
            </w:r>
            <w:proofErr w:type="spellStart"/>
            <w:r w:rsidRPr="002F4F88">
              <w:rPr>
                <w:szCs w:val="26"/>
              </w:rPr>
              <w:t>xác</w:t>
            </w:r>
            <w:proofErr w:type="spellEnd"/>
            <w:r w:rsidRPr="002F4F88">
              <w:rPr>
                <w:szCs w:val="26"/>
              </w:rPr>
              <w:t xml:space="preserve"> </w:t>
            </w:r>
            <w:proofErr w:type="spellStart"/>
            <w:r w:rsidRPr="002F4F88">
              <w:rPr>
                <w:szCs w:val="26"/>
              </w:rPr>
              <w:t>nhận</w:t>
            </w:r>
            <w:proofErr w:type="spellEnd"/>
            <w:r w:rsidRPr="002F4F88">
              <w:rPr>
                <w:szCs w:val="26"/>
              </w:rPr>
              <w:t xml:space="preserve"> “</w:t>
            </w:r>
            <w:proofErr w:type="spellStart"/>
            <w:r w:rsidRPr="002F4F88">
              <w:rPr>
                <w:i/>
                <w:iCs/>
                <w:szCs w:val="26"/>
              </w:rPr>
              <w:t>Bạn</w:t>
            </w:r>
            <w:proofErr w:type="spellEnd"/>
            <w:r w:rsidRPr="002F4F88">
              <w:rPr>
                <w:i/>
                <w:iCs/>
                <w:szCs w:val="26"/>
              </w:rPr>
              <w:t xml:space="preserve"> </w:t>
            </w:r>
            <w:proofErr w:type="spellStart"/>
            <w:r w:rsidRPr="002F4F88">
              <w:rPr>
                <w:i/>
                <w:iCs/>
                <w:szCs w:val="26"/>
              </w:rPr>
              <w:t>muốn</w:t>
            </w:r>
            <w:proofErr w:type="spellEnd"/>
            <w:r w:rsidRPr="002F4F88">
              <w:rPr>
                <w:i/>
                <w:iCs/>
                <w:szCs w:val="26"/>
              </w:rPr>
              <w:t xml:space="preserve"> </w:t>
            </w:r>
            <w:proofErr w:type="spellStart"/>
            <w:r w:rsidRPr="002F4F88">
              <w:rPr>
                <w:i/>
                <w:iCs/>
                <w:szCs w:val="26"/>
              </w:rPr>
              <w:t>thoát</w:t>
            </w:r>
            <w:proofErr w:type="spellEnd"/>
            <w:r w:rsidRPr="002F4F88">
              <w:rPr>
                <w:i/>
                <w:iCs/>
                <w:szCs w:val="26"/>
              </w:rPr>
              <w:t xml:space="preserve"> </w:t>
            </w:r>
            <w:proofErr w:type="spellStart"/>
            <w:r w:rsidRPr="002F4F88">
              <w:rPr>
                <w:i/>
                <w:iCs/>
                <w:szCs w:val="26"/>
              </w:rPr>
              <w:t>khỏi</w:t>
            </w:r>
            <w:proofErr w:type="spellEnd"/>
            <w:r w:rsidRPr="002F4F88">
              <w:rPr>
                <w:i/>
                <w:iCs/>
                <w:szCs w:val="26"/>
              </w:rPr>
              <w:t xml:space="preserve"> </w:t>
            </w:r>
            <w:proofErr w:type="spellStart"/>
            <w:r w:rsidRPr="002F4F88">
              <w:rPr>
                <w:i/>
                <w:iCs/>
                <w:szCs w:val="26"/>
              </w:rPr>
              <w:t>chương</w:t>
            </w:r>
            <w:proofErr w:type="spellEnd"/>
            <w:r w:rsidRPr="002F4F88">
              <w:rPr>
                <w:i/>
                <w:iCs/>
                <w:szCs w:val="26"/>
              </w:rPr>
              <w:t xml:space="preserve"> </w:t>
            </w:r>
            <w:proofErr w:type="spellStart"/>
            <w:r w:rsidRPr="002F4F88">
              <w:rPr>
                <w:i/>
                <w:iCs/>
                <w:szCs w:val="26"/>
              </w:rPr>
              <w:t>trình</w:t>
            </w:r>
            <w:proofErr w:type="spellEnd"/>
            <w:r w:rsidRPr="002F4F88">
              <w:rPr>
                <w:i/>
                <w:iCs/>
                <w:szCs w:val="26"/>
              </w:rPr>
              <w:t>?</w:t>
            </w:r>
          </w:p>
        </w:tc>
      </w:tr>
    </w:tbl>
    <w:p w14:paraId="40FF9171" w14:textId="783F9912" w:rsidR="004A4096" w:rsidRDefault="004A4096" w:rsidP="004A4096">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531E33">
        <w:rPr>
          <w:b/>
          <w:szCs w:val="26"/>
          <w:lang w:val="vi-VN"/>
        </w:rPr>
        <w:t xml:space="preserve"> N/A</w:t>
      </w:r>
    </w:p>
    <w:p w14:paraId="4B68D5B8" w14:textId="5FB4ABB3" w:rsidR="00653A97" w:rsidRPr="00757B29" w:rsidRDefault="00653A97" w:rsidP="00653A97">
      <w:pPr>
        <w:pStyle w:val="tvHeading11"/>
      </w:pPr>
      <w:bookmarkStart w:id="63" w:name="_Toc87368199"/>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63"/>
      <w:proofErr w:type="spellEnd"/>
    </w:p>
    <w:p w14:paraId="3D41F482" w14:textId="32EF954F" w:rsidR="00D74197" w:rsidRDefault="00D74197" w:rsidP="008057EC">
      <w:pPr>
        <w:pStyle w:val="tvHeading111"/>
      </w:pPr>
      <w:bookmarkStart w:id="64" w:name="_Toc87368200"/>
      <w:proofErr w:type="spellStart"/>
      <w:r>
        <w:t>Tham</w:t>
      </w:r>
      <w:proofErr w:type="spellEnd"/>
      <w:r>
        <w:t xml:space="preserve"> </w:t>
      </w:r>
      <w:proofErr w:type="spellStart"/>
      <w:r>
        <w:t>số</w:t>
      </w:r>
      <w:proofErr w:type="spellEnd"/>
      <w:r>
        <w:t xml:space="preserve"> </w:t>
      </w:r>
      <w:proofErr w:type="spellStart"/>
      <w:r>
        <w:t>hệ</w:t>
      </w:r>
      <w:proofErr w:type="spellEnd"/>
      <w:r>
        <w:t xml:space="preserve"> </w:t>
      </w:r>
      <w:proofErr w:type="spellStart"/>
      <w:r>
        <w:t>thống</w:t>
      </w:r>
      <w:bookmarkEnd w:id="64"/>
      <w:proofErr w:type="spellEnd"/>
    </w:p>
    <w:p w14:paraId="0021C767" w14:textId="2139D8C2" w:rsidR="00C354A6" w:rsidRPr="002F4F88" w:rsidRDefault="00C354A6" w:rsidP="00C354A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DF61B1" w:rsidRPr="00DF61B1">
        <w:rPr>
          <w:szCs w:val="26"/>
        </w:rPr>
        <w:t>Quản</w:t>
      </w:r>
      <w:proofErr w:type="spellEnd"/>
      <w:r w:rsidR="00DF61B1" w:rsidRPr="00DF61B1">
        <w:rPr>
          <w:szCs w:val="26"/>
        </w:rPr>
        <w:t xml:space="preserve"> </w:t>
      </w:r>
      <w:proofErr w:type="spellStart"/>
      <w:r w:rsidR="00DF61B1" w:rsidRPr="00DF61B1">
        <w:rPr>
          <w:szCs w:val="26"/>
        </w:rPr>
        <w:t>lý</w:t>
      </w:r>
      <w:proofErr w:type="spellEnd"/>
      <w:r w:rsidR="00845590">
        <w:rPr>
          <w:szCs w:val="26"/>
        </w:rPr>
        <w:t xml:space="preserve"> </w:t>
      </w:r>
      <w:proofErr w:type="spellStart"/>
      <w:r w:rsidR="00845590">
        <w:rPr>
          <w:szCs w:val="26"/>
        </w:rPr>
        <w:t>thông</w:t>
      </w:r>
      <w:proofErr w:type="spellEnd"/>
      <w:r w:rsidR="00845590">
        <w:rPr>
          <w:szCs w:val="26"/>
        </w:rPr>
        <w:t xml:space="preserve"> tin </w:t>
      </w:r>
      <w:proofErr w:type="spellStart"/>
      <w:r w:rsidR="00845590">
        <w:rPr>
          <w:szCs w:val="26"/>
        </w:rPr>
        <w:t>các</w:t>
      </w:r>
      <w:proofErr w:type="spellEnd"/>
      <w:r w:rsidR="00DF61B1" w:rsidRPr="00DF61B1">
        <w:rPr>
          <w:szCs w:val="26"/>
        </w:rPr>
        <w:t xml:space="preserve"> </w:t>
      </w:r>
      <w:proofErr w:type="spellStart"/>
      <w:r w:rsidR="00DF61B1" w:rsidRPr="00DF61B1">
        <w:rPr>
          <w:szCs w:val="26"/>
        </w:rPr>
        <w:t>th</w:t>
      </w:r>
      <w:r w:rsidR="00DF61B1">
        <w:rPr>
          <w:szCs w:val="26"/>
        </w:rPr>
        <w:t>am</w:t>
      </w:r>
      <w:proofErr w:type="spellEnd"/>
      <w:r w:rsidR="00DF61B1">
        <w:rPr>
          <w:szCs w:val="26"/>
        </w:rPr>
        <w:t xml:space="preserve"> </w:t>
      </w:r>
      <w:proofErr w:type="spellStart"/>
      <w:r w:rsidR="00DF61B1">
        <w:rPr>
          <w:szCs w:val="26"/>
        </w:rPr>
        <w:t>số</w:t>
      </w:r>
      <w:proofErr w:type="spellEnd"/>
      <w:r w:rsidR="00DF61B1">
        <w:rPr>
          <w:szCs w:val="26"/>
        </w:rPr>
        <w:t xml:space="preserve"> </w:t>
      </w:r>
      <w:proofErr w:type="spellStart"/>
      <w:r w:rsidR="00E113A7">
        <w:rPr>
          <w:szCs w:val="26"/>
        </w:rPr>
        <w:t>dùng</w:t>
      </w:r>
      <w:proofErr w:type="spellEnd"/>
      <w:r w:rsidR="00E113A7">
        <w:rPr>
          <w:szCs w:val="26"/>
          <w:lang w:val="vi-VN"/>
        </w:rPr>
        <w:t xml:space="preserve"> chung trên</w:t>
      </w:r>
      <w:r w:rsidR="00DF61B1">
        <w:rPr>
          <w:szCs w:val="26"/>
        </w:rPr>
        <w:t xml:space="preserve"> </w:t>
      </w:r>
      <w:proofErr w:type="spellStart"/>
      <w:r w:rsidR="00DF61B1">
        <w:rPr>
          <w:szCs w:val="26"/>
        </w:rPr>
        <w:t>hệ</w:t>
      </w:r>
      <w:proofErr w:type="spellEnd"/>
      <w:r w:rsidR="00DF61B1">
        <w:rPr>
          <w:szCs w:val="26"/>
        </w:rPr>
        <w:t xml:space="preserve"> </w:t>
      </w:r>
      <w:proofErr w:type="spellStart"/>
      <w:r w:rsidR="00DF61B1">
        <w:rPr>
          <w:szCs w:val="26"/>
        </w:rPr>
        <w:t>thống</w:t>
      </w:r>
      <w:proofErr w:type="spellEnd"/>
    </w:p>
    <w:p w14:paraId="2AEB68F3" w14:textId="77777777" w:rsidR="00C354A6" w:rsidRPr="002F4F88" w:rsidRDefault="00C354A6" w:rsidP="00C354A6">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24260467" w14:textId="77777777" w:rsidR="00C354A6" w:rsidRPr="002F4F88" w:rsidRDefault="00C354A6" w:rsidP="00C354A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C354A6" w:rsidRPr="002F4F88" w14:paraId="2389C51E" w14:textId="77777777" w:rsidTr="004E2D74">
        <w:trPr>
          <w:trHeight w:val="449"/>
        </w:trPr>
        <w:tc>
          <w:tcPr>
            <w:tcW w:w="817" w:type="dxa"/>
            <w:shd w:val="clear" w:color="auto" w:fill="auto"/>
          </w:tcPr>
          <w:p w14:paraId="6183A846" w14:textId="77777777" w:rsidR="00C354A6" w:rsidRPr="002F4F88" w:rsidRDefault="00C354A6" w:rsidP="004E2D74">
            <w:pPr>
              <w:keepLines/>
              <w:widowControl w:val="0"/>
              <w:jc w:val="both"/>
              <w:rPr>
                <w:b/>
                <w:bCs/>
                <w:szCs w:val="26"/>
              </w:rPr>
            </w:pPr>
            <w:r w:rsidRPr="002F4F88">
              <w:rPr>
                <w:b/>
                <w:bCs/>
                <w:szCs w:val="26"/>
              </w:rPr>
              <w:t>STT</w:t>
            </w:r>
          </w:p>
        </w:tc>
        <w:tc>
          <w:tcPr>
            <w:tcW w:w="1877" w:type="dxa"/>
            <w:shd w:val="clear" w:color="auto" w:fill="auto"/>
          </w:tcPr>
          <w:p w14:paraId="12DB82DD" w14:textId="77777777" w:rsidR="00C354A6" w:rsidRPr="002F4F88" w:rsidRDefault="00C354A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A380E50" w14:textId="77777777" w:rsidR="00C354A6" w:rsidRPr="002F4F88" w:rsidRDefault="00C354A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C354A6" w:rsidRPr="002F4F88" w14:paraId="051688DF" w14:textId="77777777" w:rsidTr="004E2D74">
        <w:tc>
          <w:tcPr>
            <w:tcW w:w="817" w:type="dxa"/>
            <w:shd w:val="clear" w:color="auto" w:fill="auto"/>
          </w:tcPr>
          <w:p w14:paraId="6A77F752" w14:textId="77777777" w:rsidR="00C354A6" w:rsidRPr="002F4F88" w:rsidRDefault="00C354A6" w:rsidP="00A915DF">
            <w:pPr>
              <w:pStyle w:val="ListParagraph"/>
              <w:numPr>
                <w:ilvl w:val="0"/>
                <w:numId w:val="66"/>
              </w:numPr>
            </w:pPr>
          </w:p>
        </w:tc>
        <w:tc>
          <w:tcPr>
            <w:tcW w:w="1877" w:type="dxa"/>
            <w:shd w:val="clear" w:color="auto" w:fill="auto"/>
          </w:tcPr>
          <w:p w14:paraId="1757E932" w14:textId="139E1AAC" w:rsidR="00C354A6" w:rsidRPr="002F4F88" w:rsidRDefault="00CC1BF5" w:rsidP="004E2D74">
            <w:pPr>
              <w:keepLines/>
              <w:widowControl w:val="0"/>
              <w:rPr>
                <w:szCs w:val="26"/>
              </w:rPr>
            </w:pPr>
            <w:proofErr w:type="spellStart"/>
            <w:r>
              <w:rPr>
                <w:szCs w:val="26"/>
              </w:rPr>
              <w:t>Xem</w:t>
            </w:r>
            <w:proofErr w:type="spellEnd"/>
            <w:r w:rsidR="0099618A">
              <w:rPr>
                <w:szCs w:val="26"/>
              </w:rPr>
              <w:t xml:space="preserve"> </w:t>
            </w:r>
            <w:proofErr w:type="spellStart"/>
            <w:r w:rsidR="0099618A">
              <w:rPr>
                <w:szCs w:val="26"/>
              </w:rPr>
              <w:t>danh</w:t>
            </w:r>
            <w:proofErr w:type="spellEnd"/>
            <w:r w:rsidR="0099618A">
              <w:rPr>
                <w:szCs w:val="26"/>
              </w:rPr>
              <w:t xml:space="preserve"> </w:t>
            </w:r>
            <w:proofErr w:type="spellStart"/>
            <w:r w:rsidR="0099618A">
              <w:rPr>
                <w:szCs w:val="26"/>
              </w:rPr>
              <w:t>sách</w:t>
            </w:r>
            <w:proofErr w:type="spellEnd"/>
          </w:p>
        </w:tc>
        <w:tc>
          <w:tcPr>
            <w:tcW w:w="6912" w:type="dxa"/>
            <w:shd w:val="clear" w:color="auto" w:fill="auto"/>
          </w:tcPr>
          <w:p w14:paraId="5B9FA749" w14:textId="77777777" w:rsidR="00C354A6" w:rsidRDefault="0099618A" w:rsidP="004E2D7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6A0830F3"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STT</w:t>
            </w:r>
          </w:p>
          <w:p w14:paraId="2206B21C" w14:textId="06E8A649"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hệ</w:t>
            </w:r>
            <w:proofErr w:type="spellEnd"/>
            <w:r w:rsidR="00453185">
              <w:rPr>
                <w:snapToGrid/>
                <w:color w:val="auto"/>
                <w:szCs w:val="26"/>
                <w:lang w:val="vi-VN"/>
              </w:rPr>
              <w:t xml:space="preserve">: </w:t>
            </w:r>
            <w:r w:rsidR="00E113A7">
              <w:rPr>
                <w:snapToGrid/>
                <w:color w:val="auto"/>
                <w:szCs w:val="26"/>
                <w:lang w:val="vi-VN"/>
              </w:rPr>
              <w:t xml:space="preserve">tên </w:t>
            </w:r>
            <w:r w:rsidR="00453185">
              <w:rPr>
                <w:snapToGrid/>
                <w:color w:val="auto"/>
                <w:szCs w:val="26"/>
                <w:lang w:val="vi-VN"/>
              </w:rPr>
              <w:t>phân hệ chức năng sử dụng tham số</w:t>
            </w:r>
          </w:p>
          <w:p w14:paraId="2838ED57" w14:textId="2A0B7874" w:rsidR="0099618A" w:rsidRDefault="00453185"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lang w:val="vi-VN"/>
              </w:rPr>
              <w:t>T</w:t>
            </w:r>
            <w:r w:rsidR="0099618A">
              <w:rPr>
                <w:snapToGrid/>
                <w:color w:val="auto"/>
                <w:szCs w:val="26"/>
              </w:rPr>
              <w:t xml:space="preserve">ham </w:t>
            </w:r>
            <w:proofErr w:type="spellStart"/>
            <w:r w:rsidR="0099618A">
              <w:rPr>
                <w:snapToGrid/>
                <w:color w:val="auto"/>
                <w:szCs w:val="26"/>
              </w:rPr>
              <w:t>số</w:t>
            </w:r>
            <w:proofErr w:type="spellEnd"/>
          </w:p>
          <w:p w14:paraId="70D6AE5C"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p>
          <w:p w14:paraId="2299E5ED" w14:textId="333872FD" w:rsidR="0099618A" w:rsidRPr="002F4F88"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p>
        </w:tc>
      </w:tr>
      <w:tr w:rsidR="00E113A7" w:rsidRPr="002F4F88" w14:paraId="7B981913" w14:textId="77777777" w:rsidTr="004E2D74">
        <w:tc>
          <w:tcPr>
            <w:tcW w:w="817" w:type="dxa"/>
            <w:shd w:val="clear" w:color="auto" w:fill="auto"/>
          </w:tcPr>
          <w:p w14:paraId="623AB7F0" w14:textId="77777777" w:rsidR="00E113A7" w:rsidRPr="002F4F88" w:rsidRDefault="00E113A7" w:rsidP="00A915DF">
            <w:pPr>
              <w:pStyle w:val="ListParagraph"/>
              <w:numPr>
                <w:ilvl w:val="0"/>
                <w:numId w:val="66"/>
              </w:numPr>
            </w:pPr>
          </w:p>
        </w:tc>
        <w:tc>
          <w:tcPr>
            <w:tcW w:w="1877" w:type="dxa"/>
            <w:shd w:val="clear" w:color="auto" w:fill="auto"/>
          </w:tcPr>
          <w:p w14:paraId="01AF4D9B" w14:textId="54FEC93D" w:rsidR="00E113A7" w:rsidRDefault="00E113A7" w:rsidP="00E113A7">
            <w:pPr>
              <w:keepLines/>
              <w:widowControl w:val="0"/>
              <w:rPr>
                <w:szCs w:val="26"/>
              </w:rPr>
            </w:pPr>
            <w:proofErr w:type="spellStart"/>
            <w:r>
              <w:rPr>
                <w:szCs w:val="26"/>
              </w:rPr>
              <w:t>Cập</w:t>
            </w:r>
            <w:proofErr w:type="spellEnd"/>
            <w:r>
              <w:rPr>
                <w:szCs w:val="26"/>
              </w:rPr>
              <w:t xml:space="preserve"> </w:t>
            </w:r>
            <w:proofErr w:type="spellStart"/>
            <w:r>
              <w:rPr>
                <w:szCs w:val="26"/>
              </w:rPr>
              <w:t>nhật</w:t>
            </w:r>
            <w:proofErr w:type="spellEnd"/>
          </w:p>
        </w:tc>
        <w:tc>
          <w:tcPr>
            <w:tcW w:w="6912" w:type="dxa"/>
            <w:shd w:val="clear" w:color="auto" w:fill="auto"/>
          </w:tcPr>
          <w:p w14:paraId="4D7B1847" w14:textId="3974195A"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sidR="00012898">
              <w:rPr>
                <w:snapToGrid/>
                <w:color w:val="auto"/>
                <w:szCs w:val="26"/>
                <w:lang w:val="vi-VN"/>
              </w:rPr>
              <w:t xml:space="preserve">: chỉ được cập nhật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r>
              <w:rPr>
                <w:snapToGrid/>
                <w:color w:val="auto"/>
                <w:szCs w:val="26"/>
              </w:rPr>
              <w:t>.</w:t>
            </w:r>
          </w:p>
          <w:p w14:paraId="3D40D780" w14:textId="065F43F2"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
        </w:tc>
      </w:tr>
      <w:tr w:rsidR="00C354A6" w:rsidRPr="002F4F88" w14:paraId="185D6BD3" w14:textId="77777777" w:rsidTr="004E2D74">
        <w:tc>
          <w:tcPr>
            <w:tcW w:w="817" w:type="dxa"/>
            <w:shd w:val="clear" w:color="auto" w:fill="auto"/>
          </w:tcPr>
          <w:p w14:paraId="4C8D8956" w14:textId="77777777" w:rsidR="00C354A6" w:rsidRPr="002F4F88" w:rsidRDefault="00C354A6" w:rsidP="00A915DF">
            <w:pPr>
              <w:pStyle w:val="ListParagraph"/>
              <w:numPr>
                <w:ilvl w:val="0"/>
                <w:numId w:val="66"/>
              </w:numPr>
            </w:pPr>
          </w:p>
        </w:tc>
        <w:tc>
          <w:tcPr>
            <w:tcW w:w="1877" w:type="dxa"/>
            <w:shd w:val="clear" w:color="auto" w:fill="auto"/>
          </w:tcPr>
          <w:p w14:paraId="6CDA762A" w14:textId="4F2D2C9A" w:rsidR="00C354A6" w:rsidRPr="002F4F88" w:rsidRDefault="00CC1BF5" w:rsidP="004E2D7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0AEAC6DD" w14:textId="77777777" w:rsidR="002D4A32" w:rsidRPr="002F4F88" w:rsidRDefault="002D4A32" w:rsidP="002D4A32">
            <w:pPr>
              <w:numPr>
                <w:ilvl w:val="0"/>
                <w:numId w:val="15"/>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tìm</w:t>
            </w:r>
            <w:proofErr w:type="spellEnd"/>
            <w:r w:rsidRPr="002F4F88">
              <w:rPr>
                <w:szCs w:val="26"/>
              </w:rPr>
              <w:t xml:space="preserve"> </w:t>
            </w:r>
            <w:proofErr w:type="spellStart"/>
            <w:r w:rsidRPr="002F4F88">
              <w:rPr>
                <w:szCs w:val="26"/>
              </w:rPr>
              <w:t>kiếm</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danh</w:t>
            </w:r>
            <w:proofErr w:type="spellEnd"/>
            <w:r w:rsidRPr="002F4F88">
              <w:rPr>
                <w:szCs w:val="26"/>
              </w:rPr>
              <w:t xml:space="preserve"> </w:t>
            </w:r>
            <w:proofErr w:type="spellStart"/>
            <w:r w:rsidRPr="002F4F88">
              <w:rPr>
                <w:szCs w:val="26"/>
              </w:rPr>
              <w:t>sách</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tham</w:t>
            </w:r>
            <w:proofErr w:type="spellEnd"/>
            <w:r w:rsidRPr="002F4F88">
              <w:rPr>
                <w:szCs w:val="26"/>
              </w:rPr>
              <w:t xml:space="preserve"> </w:t>
            </w:r>
            <w:proofErr w:type="spellStart"/>
            <w:r w:rsidRPr="002F4F88">
              <w:rPr>
                <w:szCs w:val="26"/>
              </w:rPr>
              <w:t>số</w:t>
            </w:r>
            <w:proofErr w:type="spellEnd"/>
            <w:r w:rsidRPr="002F4F88">
              <w:rPr>
                <w:szCs w:val="26"/>
              </w:rPr>
              <w:t xml:space="preserve"> </w:t>
            </w:r>
            <w:proofErr w:type="spellStart"/>
            <w:r w:rsidRPr="002F4F88">
              <w:rPr>
                <w:szCs w:val="26"/>
              </w:rPr>
              <w:t>theo</w:t>
            </w:r>
            <w:proofErr w:type="spellEnd"/>
            <w:r w:rsidRPr="002F4F88">
              <w:rPr>
                <w:szCs w:val="26"/>
              </w:rPr>
              <w:t xml:space="preserve"> </w:t>
            </w:r>
            <w:proofErr w:type="spellStart"/>
            <w:r w:rsidRPr="002F4F88">
              <w:rPr>
                <w:szCs w:val="26"/>
              </w:rPr>
              <w:t>tiêu</w:t>
            </w:r>
            <w:proofErr w:type="spellEnd"/>
            <w:r w:rsidRPr="002F4F88">
              <w:rPr>
                <w:szCs w:val="26"/>
              </w:rPr>
              <w:t xml:space="preserve"> </w:t>
            </w:r>
            <w:proofErr w:type="spellStart"/>
            <w:r w:rsidRPr="002F4F88">
              <w:rPr>
                <w:szCs w:val="26"/>
              </w:rPr>
              <w:t>chí</w:t>
            </w:r>
            <w:proofErr w:type="spellEnd"/>
            <w:r w:rsidRPr="002F4F88">
              <w:rPr>
                <w:szCs w:val="26"/>
              </w:rPr>
              <w:t>:</w:t>
            </w:r>
          </w:p>
          <w:p w14:paraId="5EA2B3A7" w14:textId="3BDF6A87" w:rsidR="002D4A32" w:rsidRDefault="002D4A32" w:rsidP="00A915DF">
            <w:pPr>
              <w:pStyle w:val="ColorfulList-Accent12"/>
              <w:keepLines/>
              <w:widowControl w:val="0"/>
              <w:numPr>
                <w:ilvl w:val="0"/>
                <w:numId w:val="68"/>
              </w:numPr>
              <w:rPr>
                <w:szCs w:val="26"/>
              </w:rPr>
            </w:pPr>
            <w:proofErr w:type="spellStart"/>
            <w:r w:rsidRPr="002F4F88">
              <w:rPr>
                <w:szCs w:val="26"/>
              </w:rPr>
              <w:t>Tham</w:t>
            </w:r>
            <w:proofErr w:type="spellEnd"/>
            <w:r w:rsidRPr="002F4F88">
              <w:rPr>
                <w:szCs w:val="26"/>
              </w:rPr>
              <w:t xml:space="preserve"> </w:t>
            </w:r>
            <w:proofErr w:type="spellStart"/>
            <w:r w:rsidRPr="002F4F88">
              <w:rPr>
                <w:szCs w:val="26"/>
              </w:rPr>
              <w:t>số</w:t>
            </w:r>
            <w:proofErr w:type="spellEnd"/>
          </w:p>
          <w:p w14:paraId="13F425DE" w14:textId="5FDDE4E3" w:rsidR="00C354A6" w:rsidRPr="002D4A32" w:rsidRDefault="002D4A32" w:rsidP="00A915DF">
            <w:pPr>
              <w:pStyle w:val="ColorfulList-Accent12"/>
              <w:keepLines/>
              <w:widowControl w:val="0"/>
              <w:numPr>
                <w:ilvl w:val="0"/>
                <w:numId w:val="68"/>
              </w:numPr>
              <w:rPr>
                <w:szCs w:val="26"/>
              </w:rPr>
            </w:pPr>
            <w:proofErr w:type="spellStart"/>
            <w:r w:rsidRPr="002D4A32">
              <w:rPr>
                <w:szCs w:val="26"/>
              </w:rPr>
              <w:t>Phân</w:t>
            </w:r>
            <w:proofErr w:type="spellEnd"/>
            <w:r w:rsidRPr="002D4A32">
              <w:rPr>
                <w:szCs w:val="26"/>
              </w:rPr>
              <w:t xml:space="preserve"> </w:t>
            </w:r>
            <w:proofErr w:type="spellStart"/>
            <w:r w:rsidRPr="002D4A32">
              <w:rPr>
                <w:szCs w:val="26"/>
              </w:rPr>
              <w:t>hệ</w:t>
            </w:r>
            <w:proofErr w:type="spellEnd"/>
            <w:r w:rsidRPr="002D4A32">
              <w:rPr>
                <w:szCs w:val="26"/>
              </w:rPr>
              <w:t xml:space="preserve"> </w:t>
            </w:r>
            <w:proofErr w:type="spellStart"/>
            <w:r w:rsidRPr="002D4A32">
              <w:rPr>
                <w:szCs w:val="26"/>
              </w:rPr>
              <w:t>chức</w:t>
            </w:r>
            <w:proofErr w:type="spellEnd"/>
            <w:r w:rsidRPr="002D4A32">
              <w:rPr>
                <w:szCs w:val="26"/>
              </w:rPr>
              <w:t xml:space="preserve"> </w:t>
            </w:r>
            <w:proofErr w:type="spellStart"/>
            <w:r w:rsidRPr="002D4A32">
              <w:rPr>
                <w:szCs w:val="26"/>
              </w:rPr>
              <w:t>năng</w:t>
            </w:r>
            <w:proofErr w:type="spellEnd"/>
          </w:p>
        </w:tc>
      </w:tr>
      <w:tr w:rsidR="00CC1BF5" w:rsidRPr="002F4F88" w14:paraId="5E2EF3C2" w14:textId="77777777" w:rsidTr="004E2D74">
        <w:tc>
          <w:tcPr>
            <w:tcW w:w="817" w:type="dxa"/>
            <w:shd w:val="clear" w:color="auto" w:fill="auto"/>
          </w:tcPr>
          <w:p w14:paraId="385B2B8F" w14:textId="77777777" w:rsidR="00CC1BF5" w:rsidRPr="002F4F88" w:rsidRDefault="00CC1BF5" w:rsidP="00A915DF">
            <w:pPr>
              <w:pStyle w:val="ListParagraph"/>
              <w:numPr>
                <w:ilvl w:val="0"/>
                <w:numId w:val="66"/>
              </w:numPr>
            </w:pPr>
          </w:p>
        </w:tc>
        <w:tc>
          <w:tcPr>
            <w:tcW w:w="1877" w:type="dxa"/>
            <w:shd w:val="clear" w:color="auto" w:fill="auto"/>
          </w:tcPr>
          <w:p w14:paraId="1CA2E957" w14:textId="64F49485" w:rsidR="00CC1BF5" w:rsidRDefault="00CC1BF5" w:rsidP="004E2D74">
            <w:pPr>
              <w:keepLines/>
              <w:widowControl w:val="0"/>
              <w:rPr>
                <w:szCs w:val="26"/>
              </w:rPr>
            </w:pPr>
            <w:r>
              <w:rPr>
                <w:szCs w:val="26"/>
              </w:rPr>
              <w:t xml:space="preserve">Reset </w:t>
            </w:r>
            <w:proofErr w:type="spellStart"/>
            <w:r>
              <w:rPr>
                <w:szCs w:val="26"/>
              </w:rPr>
              <w:t>tham</w:t>
            </w:r>
            <w:proofErr w:type="spellEnd"/>
            <w:r>
              <w:rPr>
                <w:szCs w:val="26"/>
              </w:rPr>
              <w:t xml:space="preserve"> </w:t>
            </w:r>
            <w:proofErr w:type="spellStart"/>
            <w:r>
              <w:rPr>
                <w:szCs w:val="26"/>
              </w:rPr>
              <w:t>số</w:t>
            </w:r>
            <w:proofErr w:type="spellEnd"/>
          </w:p>
        </w:tc>
        <w:tc>
          <w:tcPr>
            <w:tcW w:w="6912" w:type="dxa"/>
            <w:shd w:val="clear" w:color="auto" w:fill="auto"/>
          </w:tcPr>
          <w:p w14:paraId="30DE60A9" w14:textId="145FC843" w:rsidR="00CC1BF5" w:rsidRPr="002F4F88" w:rsidRDefault="002D4A32" w:rsidP="002D4A32">
            <w:pPr>
              <w:pStyle w:val="NormalIndent"/>
              <w:keepNext w:val="0"/>
              <w:keepLines/>
              <w:widowControl w:val="0"/>
              <w:numPr>
                <w:ilvl w:val="0"/>
                <w:numId w:val="15"/>
              </w:numPr>
              <w:spacing w:before="0" w:after="0" w:line="312" w:lineRule="auto"/>
              <w:jc w:val="left"/>
              <w:rPr>
                <w:snapToGrid/>
                <w:color w:val="auto"/>
                <w:szCs w:val="26"/>
              </w:rPr>
            </w:pPr>
            <w:r>
              <w:rPr>
                <w:szCs w:val="26"/>
              </w:rPr>
              <w:t xml:space="preserve">Cho </w:t>
            </w:r>
            <w:proofErr w:type="spellStart"/>
            <w:r>
              <w:rPr>
                <w:szCs w:val="26"/>
              </w:rPr>
              <w:t>phép</w:t>
            </w:r>
            <w:proofErr w:type="spellEnd"/>
            <w:r>
              <w:rPr>
                <w:szCs w:val="26"/>
              </w:rPr>
              <w:t xml:space="preserve"> NSD </w:t>
            </w:r>
            <w:proofErr w:type="spellStart"/>
            <w:r>
              <w:rPr>
                <w:szCs w:val="26"/>
              </w:rPr>
              <w:t>xóa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ghi</w:t>
            </w:r>
            <w:proofErr w:type="spellEnd"/>
            <w:r>
              <w:rPr>
                <w:szCs w:val="26"/>
              </w:rPr>
              <w:t xml:space="preserve"> </w:t>
            </w:r>
            <w:proofErr w:type="spellStart"/>
            <w:r>
              <w:rPr>
                <w:szCs w:val="26"/>
              </w:rPr>
              <w:t>chú</w:t>
            </w:r>
            <w:proofErr w:type="spellEnd"/>
            <w:r>
              <w:rPr>
                <w:szCs w:val="26"/>
              </w:rPr>
              <w:t xml:space="preserve"> </w:t>
            </w:r>
            <w:proofErr w:type="spellStart"/>
            <w:r>
              <w:rPr>
                <w:szCs w:val="26"/>
              </w:rPr>
              <w:t>hiện</w:t>
            </w:r>
            <w:proofErr w:type="spellEnd"/>
            <w:r>
              <w:rPr>
                <w:szCs w:val="26"/>
              </w:rPr>
              <w:t xml:space="preserve"> </w:t>
            </w:r>
            <w:proofErr w:type="spellStart"/>
            <w:r>
              <w:rPr>
                <w:szCs w:val="26"/>
              </w:rPr>
              <w:t>tại</w:t>
            </w:r>
            <w:proofErr w:type="spellEnd"/>
            <w:r>
              <w:rPr>
                <w:szCs w:val="26"/>
              </w:rPr>
              <w:t xml:space="preserve"> </w:t>
            </w:r>
            <w:proofErr w:type="spellStart"/>
            <w:r>
              <w:rPr>
                <w:szCs w:val="26"/>
              </w:rPr>
              <w:t>của</w:t>
            </w:r>
            <w:proofErr w:type="spellEnd"/>
            <w:r>
              <w:rPr>
                <w:szCs w:val="26"/>
              </w:rPr>
              <w:t xml:space="preserve"> </w:t>
            </w:r>
            <w:proofErr w:type="spellStart"/>
            <w:r>
              <w:rPr>
                <w:szCs w:val="26"/>
              </w:rPr>
              <w:t>tham</w:t>
            </w:r>
            <w:proofErr w:type="spellEnd"/>
            <w:r>
              <w:rPr>
                <w:szCs w:val="26"/>
              </w:rPr>
              <w:t xml:space="preserve"> </w:t>
            </w:r>
            <w:proofErr w:type="spellStart"/>
            <w:r>
              <w:rPr>
                <w:szCs w:val="26"/>
              </w:rPr>
              <w:t>số</w:t>
            </w:r>
            <w:proofErr w:type="spellEnd"/>
            <w:r>
              <w:rPr>
                <w:szCs w:val="26"/>
              </w:rPr>
              <w:t xml:space="preserve"> </w:t>
            </w:r>
            <w:proofErr w:type="spellStart"/>
            <w:r>
              <w:rPr>
                <w:szCs w:val="26"/>
              </w:rPr>
              <w:t>về</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mặc</w:t>
            </w:r>
            <w:proofErr w:type="spellEnd"/>
            <w:r>
              <w:rPr>
                <w:szCs w:val="26"/>
              </w:rPr>
              <w:t xml:space="preserve"> </w:t>
            </w:r>
            <w:proofErr w:type="spellStart"/>
            <w:r>
              <w:rPr>
                <w:szCs w:val="26"/>
              </w:rPr>
              <w:t>định</w:t>
            </w:r>
            <w:proofErr w:type="spellEnd"/>
            <w:r>
              <w:rPr>
                <w:szCs w:val="26"/>
              </w:rPr>
              <w:t xml:space="preserve"> </w:t>
            </w:r>
            <w:proofErr w:type="spellStart"/>
            <w:r>
              <w:rPr>
                <w:szCs w:val="26"/>
              </w:rPr>
              <w:t>tham</w:t>
            </w:r>
            <w:proofErr w:type="spellEnd"/>
            <w:r>
              <w:rPr>
                <w:szCs w:val="26"/>
              </w:rPr>
              <w:t xml:space="preserve"> </w:t>
            </w:r>
            <w:proofErr w:type="spellStart"/>
            <w:r>
              <w:rPr>
                <w:szCs w:val="26"/>
              </w:rPr>
              <w:t>số</w:t>
            </w:r>
            <w:proofErr w:type="spellEnd"/>
            <w:r>
              <w:rPr>
                <w:szCs w:val="26"/>
              </w:rPr>
              <w:t>.</w:t>
            </w:r>
          </w:p>
        </w:tc>
      </w:tr>
    </w:tbl>
    <w:p w14:paraId="52FE3DA4" w14:textId="1CA1BFAF" w:rsidR="00C354A6" w:rsidRPr="00012898" w:rsidRDefault="00C354A6" w:rsidP="00C354A6">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012898">
        <w:rPr>
          <w:b/>
          <w:szCs w:val="26"/>
          <w:lang w:val="vi-VN"/>
        </w:rPr>
        <w:t xml:space="preserve"> N/A</w:t>
      </w:r>
    </w:p>
    <w:p w14:paraId="1AEF104C" w14:textId="6B4C04C0" w:rsidR="00293E21" w:rsidRPr="00FF6CF6" w:rsidRDefault="00293E21" w:rsidP="00FF6CF6">
      <w:pPr>
        <w:rPr>
          <w:szCs w:val="26"/>
          <w:lang w:val="vi-VN"/>
        </w:rPr>
      </w:pPr>
      <w:r w:rsidRPr="00B32BA6">
        <w:rPr>
          <w:szCs w:val="26"/>
          <w:lang w:val="vi-VN"/>
        </w:rPr>
        <w:t>Danh sách các tham số trên hệ thống</w:t>
      </w:r>
      <w:r w:rsidR="00FF6CF6">
        <w:rPr>
          <w:szCs w:val="26"/>
          <w:lang w:val="vi-VN"/>
        </w:rPr>
        <w:t>:</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6"/>
        <w:gridCol w:w="1152"/>
        <w:gridCol w:w="2268"/>
        <w:gridCol w:w="2098"/>
        <w:gridCol w:w="3430"/>
      </w:tblGrid>
      <w:tr w:rsidR="0057602D" w:rsidRPr="003C59EE" w14:paraId="5220F5FF" w14:textId="77777777" w:rsidTr="0057602D">
        <w:trPr>
          <w:tblHeader/>
        </w:trPr>
        <w:tc>
          <w:tcPr>
            <w:tcW w:w="686" w:type="dxa"/>
            <w:shd w:val="clear" w:color="auto" w:fill="BFBFBF"/>
          </w:tcPr>
          <w:p w14:paraId="6050E56F" w14:textId="77777777" w:rsidR="0057602D" w:rsidRPr="003C59EE" w:rsidRDefault="0057602D" w:rsidP="00293E21">
            <w:pPr>
              <w:keepLines/>
              <w:widowControl w:val="0"/>
              <w:rPr>
                <w:b/>
                <w:bCs/>
                <w:sz w:val="24"/>
              </w:rPr>
            </w:pPr>
            <w:r w:rsidRPr="003C59EE">
              <w:rPr>
                <w:b/>
                <w:bCs/>
                <w:sz w:val="24"/>
              </w:rPr>
              <w:lastRenderedPageBreak/>
              <w:t>TT</w:t>
            </w:r>
          </w:p>
        </w:tc>
        <w:tc>
          <w:tcPr>
            <w:tcW w:w="1152" w:type="dxa"/>
            <w:shd w:val="clear" w:color="auto" w:fill="BFBFBF"/>
          </w:tcPr>
          <w:p w14:paraId="1A7ECB83" w14:textId="77777777" w:rsidR="0057602D" w:rsidRPr="003C59EE" w:rsidRDefault="0057602D" w:rsidP="00293E21">
            <w:pPr>
              <w:keepLines/>
              <w:widowControl w:val="0"/>
              <w:rPr>
                <w:b/>
                <w:bCs/>
                <w:sz w:val="24"/>
              </w:rPr>
            </w:pPr>
            <w:proofErr w:type="spellStart"/>
            <w:r w:rsidRPr="003C59EE">
              <w:rPr>
                <w:b/>
                <w:bCs/>
                <w:sz w:val="24"/>
              </w:rPr>
              <w:t>Phân</w:t>
            </w:r>
            <w:proofErr w:type="spellEnd"/>
            <w:r w:rsidRPr="003C59EE">
              <w:rPr>
                <w:b/>
                <w:bCs/>
                <w:sz w:val="24"/>
              </w:rPr>
              <w:t xml:space="preserve"> </w:t>
            </w:r>
            <w:proofErr w:type="spellStart"/>
            <w:r w:rsidRPr="003C59EE">
              <w:rPr>
                <w:b/>
                <w:bCs/>
                <w:sz w:val="24"/>
              </w:rPr>
              <w:t>hệ</w:t>
            </w:r>
            <w:proofErr w:type="spellEnd"/>
          </w:p>
        </w:tc>
        <w:tc>
          <w:tcPr>
            <w:tcW w:w="2268" w:type="dxa"/>
            <w:shd w:val="clear" w:color="auto" w:fill="BFBFBF"/>
          </w:tcPr>
          <w:p w14:paraId="0D52218E" w14:textId="77777777" w:rsidR="0057602D" w:rsidRPr="003C59EE" w:rsidRDefault="0057602D" w:rsidP="00293E21">
            <w:pPr>
              <w:keepLines/>
              <w:widowControl w:val="0"/>
              <w:rPr>
                <w:b/>
                <w:bCs/>
                <w:sz w:val="24"/>
              </w:rPr>
            </w:pPr>
            <w:proofErr w:type="spellStart"/>
            <w:r w:rsidRPr="003C59EE">
              <w:rPr>
                <w:b/>
                <w:bCs/>
                <w:sz w:val="24"/>
              </w:rPr>
              <w:t>Tham</w:t>
            </w:r>
            <w:proofErr w:type="spellEnd"/>
            <w:r w:rsidRPr="003C59EE">
              <w:rPr>
                <w:b/>
                <w:bCs/>
                <w:sz w:val="24"/>
              </w:rPr>
              <w:t xml:space="preserve"> </w:t>
            </w:r>
            <w:proofErr w:type="spellStart"/>
            <w:r w:rsidRPr="003C59EE">
              <w:rPr>
                <w:b/>
                <w:bCs/>
                <w:sz w:val="24"/>
              </w:rPr>
              <w:t>số</w:t>
            </w:r>
            <w:proofErr w:type="spellEnd"/>
          </w:p>
        </w:tc>
        <w:tc>
          <w:tcPr>
            <w:tcW w:w="2098" w:type="dxa"/>
            <w:shd w:val="clear" w:color="auto" w:fill="BFBFBF"/>
          </w:tcPr>
          <w:p w14:paraId="22DE0A92" w14:textId="77777777" w:rsidR="0057602D" w:rsidRPr="003C59EE" w:rsidRDefault="0057602D" w:rsidP="00293E21">
            <w:pPr>
              <w:keepLines/>
              <w:widowControl w:val="0"/>
              <w:rPr>
                <w:b/>
                <w:bCs/>
                <w:sz w:val="24"/>
              </w:rPr>
            </w:pPr>
            <w:proofErr w:type="spellStart"/>
            <w:r w:rsidRPr="003C59EE">
              <w:rPr>
                <w:b/>
                <w:bCs/>
                <w:sz w:val="24"/>
              </w:rPr>
              <w:t>Giá</w:t>
            </w:r>
            <w:proofErr w:type="spellEnd"/>
            <w:r w:rsidRPr="003C59EE">
              <w:rPr>
                <w:b/>
                <w:bCs/>
                <w:sz w:val="24"/>
              </w:rPr>
              <w:t xml:space="preserve"> </w:t>
            </w:r>
            <w:proofErr w:type="spellStart"/>
            <w:r w:rsidRPr="003C59EE">
              <w:rPr>
                <w:b/>
                <w:bCs/>
                <w:sz w:val="24"/>
              </w:rPr>
              <w:t>trị</w:t>
            </w:r>
            <w:proofErr w:type="spellEnd"/>
            <w:r w:rsidRPr="003C59EE">
              <w:rPr>
                <w:b/>
                <w:bCs/>
                <w:sz w:val="24"/>
              </w:rPr>
              <w:t xml:space="preserve"> </w:t>
            </w:r>
          </w:p>
        </w:tc>
        <w:tc>
          <w:tcPr>
            <w:tcW w:w="3430" w:type="dxa"/>
            <w:shd w:val="clear" w:color="auto" w:fill="BFBFBF"/>
          </w:tcPr>
          <w:p w14:paraId="60204C6E" w14:textId="77777777" w:rsidR="0057602D" w:rsidRPr="003C59EE" w:rsidRDefault="0057602D" w:rsidP="00293E21">
            <w:pPr>
              <w:keepLines/>
              <w:widowControl w:val="0"/>
              <w:rPr>
                <w:b/>
                <w:bCs/>
                <w:sz w:val="24"/>
              </w:rPr>
            </w:pPr>
            <w:proofErr w:type="spellStart"/>
            <w:r w:rsidRPr="003C59EE">
              <w:rPr>
                <w:b/>
                <w:bCs/>
                <w:sz w:val="24"/>
              </w:rPr>
              <w:t>Ghi</w:t>
            </w:r>
            <w:proofErr w:type="spellEnd"/>
            <w:r w:rsidRPr="003C59EE">
              <w:rPr>
                <w:b/>
                <w:bCs/>
                <w:sz w:val="24"/>
              </w:rPr>
              <w:t xml:space="preserve"> </w:t>
            </w:r>
            <w:proofErr w:type="spellStart"/>
            <w:r w:rsidRPr="003C59EE">
              <w:rPr>
                <w:b/>
                <w:bCs/>
                <w:sz w:val="24"/>
              </w:rPr>
              <w:t>chú</w:t>
            </w:r>
            <w:proofErr w:type="spellEnd"/>
          </w:p>
        </w:tc>
      </w:tr>
      <w:tr w:rsidR="0057602D" w:rsidRPr="003C59EE" w14:paraId="57FE7862" w14:textId="77777777" w:rsidTr="005F1FB4">
        <w:trPr>
          <w:trHeight w:val="725"/>
        </w:trPr>
        <w:tc>
          <w:tcPr>
            <w:tcW w:w="686" w:type="dxa"/>
            <w:shd w:val="clear" w:color="auto" w:fill="auto"/>
          </w:tcPr>
          <w:p w14:paraId="63427C35" w14:textId="77777777" w:rsidR="0057602D" w:rsidRPr="003C59EE" w:rsidRDefault="0057602D" w:rsidP="00911D8A">
            <w:pPr>
              <w:pStyle w:val="ColorfulList-Accent12"/>
              <w:keepLines/>
              <w:widowControl w:val="0"/>
              <w:numPr>
                <w:ilvl w:val="0"/>
                <w:numId w:val="131"/>
              </w:numPr>
              <w:rPr>
                <w:sz w:val="24"/>
              </w:rPr>
            </w:pPr>
          </w:p>
        </w:tc>
        <w:tc>
          <w:tcPr>
            <w:tcW w:w="1152" w:type="dxa"/>
            <w:shd w:val="clear" w:color="auto" w:fill="auto"/>
          </w:tcPr>
          <w:p w14:paraId="08A3E75B" w14:textId="3271CB93" w:rsidR="0057602D" w:rsidRDefault="0057602D" w:rsidP="0089066F">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12EF4954" w14:textId="3F7B498F" w:rsidR="0057602D" w:rsidRDefault="0057602D" w:rsidP="0089066F">
            <w:pPr>
              <w:keepLines/>
              <w:widowControl w:val="0"/>
              <w:rPr>
                <w:sz w:val="24"/>
              </w:rPr>
            </w:pPr>
            <w:r w:rsidRPr="003C59EE">
              <w:rPr>
                <w:sz w:val="24"/>
              </w:rPr>
              <w:t>MAIL_SERVER</w:t>
            </w:r>
          </w:p>
        </w:tc>
        <w:tc>
          <w:tcPr>
            <w:tcW w:w="2098" w:type="dxa"/>
            <w:shd w:val="clear" w:color="auto" w:fill="auto"/>
          </w:tcPr>
          <w:p w14:paraId="00DCE8FF" w14:textId="6645C68B" w:rsidR="0057602D" w:rsidRDefault="0057602D" w:rsidP="0089066F">
            <w:pPr>
              <w:keepLines/>
              <w:widowControl w:val="0"/>
              <w:rPr>
                <w:sz w:val="24"/>
              </w:rPr>
            </w:pPr>
          </w:p>
        </w:tc>
        <w:tc>
          <w:tcPr>
            <w:tcW w:w="3430" w:type="dxa"/>
            <w:shd w:val="clear" w:color="auto" w:fill="auto"/>
          </w:tcPr>
          <w:p w14:paraId="66F8205D" w14:textId="28D69CCC" w:rsidR="0057602D" w:rsidRDefault="0057602D" w:rsidP="0089066F">
            <w:pPr>
              <w:keepLines/>
              <w:widowControl w:val="0"/>
              <w:rPr>
                <w:sz w:val="24"/>
              </w:rPr>
            </w:pPr>
            <w:r w:rsidRPr="003C59EE">
              <w:rPr>
                <w:sz w:val="24"/>
              </w:rPr>
              <w:t xml:space="preserve">Server mail </w:t>
            </w:r>
            <w:proofErr w:type="spellStart"/>
            <w:r w:rsidRPr="003C59EE">
              <w:rPr>
                <w:sz w:val="24"/>
              </w:rPr>
              <w:t>để</w:t>
            </w:r>
            <w:proofErr w:type="spellEnd"/>
            <w:r w:rsidRPr="003C59EE">
              <w:rPr>
                <w:sz w:val="24"/>
              </w:rPr>
              <w:t xml:space="preserve"> </w:t>
            </w:r>
            <w:proofErr w:type="spellStart"/>
            <w:r w:rsidRPr="003C59EE">
              <w:rPr>
                <w:sz w:val="24"/>
              </w:rPr>
              <w:t>gửi</w:t>
            </w:r>
            <w:proofErr w:type="spellEnd"/>
            <w:r w:rsidRPr="003C59EE">
              <w:rPr>
                <w:sz w:val="24"/>
              </w:rPr>
              <w:t xml:space="preserve"> </w:t>
            </w:r>
            <w:r w:rsidR="005F1FB4">
              <w:rPr>
                <w:sz w:val="24"/>
              </w:rPr>
              <w:t>email</w:t>
            </w:r>
            <w:r w:rsidR="005F1FB4">
              <w:rPr>
                <w:sz w:val="24"/>
                <w:lang w:val="vi-VN"/>
              </w:rPr>
              <w:t xml:space="preserve"> </w:t>
            </w:r>
            <w:proofErr w:type="spellStart"/>
            <w:r w:rsidRPr="003C59EE">
              <w:rPr>
                <w:sz w:val="24"/>
              </w:rPr>
              <w:t>thông</w:t>
            </w:r>
            <w:proofErr w:type="spellEnd"/>
            <w:r w:rsidRPr="003C59EE">
              <w:rPr>
                <w:sz w:val="24"/>
              </w:rPr>
              <w:t xml:space="preserve"> </w:t>
            </w:r>
            <w:proofErr w:type="spellStart"/>
            <w:r w:rsidRPr="003C59EE">
              <w:rPr>
                <w:sz w:val="24"/>
              </w:rPr>
              <w:t>báo</w:t>
            </w:r>
            <w:proofErr w:type="spellEnd"/>
            <w:r w:rsidRPr="003C59EE">
              <w:rPr>
                <w:sz w:val="24"/>
              </w:rPr>
              <w:t xml:space="preserve"> </w:t>
            </w:r>
            <w:proofErr w:type="spellStart"/>
            <w:r w:rsidRPr="003C59EE">
              <w:rPr>
                <w:sz w:val="24"/>
              </w:rPr>
              <w:t>cho</w:t>
            </w:r>
            <w:proofErr w:type="spellEnd"/>
            <w:r w:rsidRPr="003C59EE">
              <w:rPr>
                <w:sz w:val="24"/>
              </w:rPr>
              <w:t xml:space="preserve"> </w:t>
            </w:r>
            <w:proofErr w:type="spellStart"/>
            <w:r w:rsidRPr="003C59EE">
              <w:rPr>
                <w:sz w:val="24"/>
              </w:rPr>
              <w:t>người</w:t>
            </w:r>
            <w:proofErr w:type="spellEnd"/>
            <w:r w:rsidRPr="003C59EE">
              <w:rPr>
                <w:sz w:val="24"/>
              </w:rPr>
              <w:t xml:space="preserve"> </w:t>
            </w:r>
            <w:proofErr w:type="spellStart"/>
            <w:r w:rsidRPr="003C59EE">
              <w:rPr>
                <w:sz w:val="24"/>
              </w:rPr>
              <w:t>dùng</w:t>
            </w:r>
            <w:proofErr w:type="spellEnd"/>
          </w:p>
        </w:tc>
      </w:tr>
      <w:tr w:rsidR="00BF1EB0" w:rsidRPr="003C59EE" w14:paraId="1A388DDB" w14:textId="77777777" w:rsidTr="00F80107">
        <w:trPr>
          <w:trHeight w:val="267"/>
        </w:trPr>
        <w:tc>
          <w:tcPr>
            <w:tcW w:w="686" w:type="dxa"/>
            <w:shd w:val="clear" w:color="auto" w:fill="auto"/>
          </w:tcPr>
          <w:p w14:paraId="08FD59D5" w14:textId="77777777" w:rsidR="00BF1EB0" w:rsidRPr="003C59EE" w:rsidRDefault="00BF1EB0" w:rsidP="00911D8A">
            <w:pPr>
              <w:pStyle w:val="ColorfulList-Accent12"/>
              <w:keepLines/>
              <w:widowControl w:val="0"/>
              <w:numPr>
                <w:ilvl w:val="0"/>
                <w:numId w:val="131"/>
              </w:numPr>
              <w:rPr>
                <w:sz w:val="24"/>
              </w:rPr>
            </w:pPr>
          </w:p>
        </w:tc>
        <w:tc>
          <w:tcPr>
            <w:tcW w:w="1152" w:type="dxa"/>
            <w:shd w:val="clear" w:color="auto" w:fill="auto"/>
          </w:tcPr>
          <w:p w14:paraId="7A6BF44D" w14:textId="06035252" w:rsidR="00BF1EB0" w:rsidRDefault="00BF1EB0" w:rsidP="0089066F">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1A882975" w14:textId="7B6443AB" w:rsidR="00BF1EB0" w:rsidRPr="00BF1EB0" w:rsidRDefault="00BF1EB0" w:rsidP="0089066F">
            <w:pPr>
              <w:keepLines/>
              <w:widowControl w:val="0"/>
              <w:rPr>
                <w:sz w:val="24"/>
                <w:lang w:val="vi-VN"/>
              </w:rPr>
            </w:pPr>
            <w:r w:rsidRPr="003C59EE">
              <w:rPr>
                <w:sz w:val="24"/>
              </w:rPr>
              <w:t>MAIL_</w:t>
            </w:r>
            <w:r>
              <w:rPr>
                <w:sz w:val="24"/>
              </w:rPr>
              <w:t>PORT</w:t>
            </w:r>
          </w:p>
        </w:tc>
        <w:tc>
          <w:tcPr>
            <w:tcW w:w="2098" w:type="dxa"/>
            <w:shd w:val="clear" w:color="auto" w:fill="auto"/>
          </w:tcPr>
          <w:p w14:paraId="74AB2E2A" w14:textId="77777777" w:rsidR="00BF1EB0" w:rsidRDefault="00BF1EB0" w:rsidP="0089066F">
            <w:pPr>
              <w:keepLines/>
              <w:widowControl w:val="0"/>
              <w:rPr>
                <w:sz w:val="24"/>
              </w:rPr>
            </w:pPr>
          </w:p>
        </w:tc>
        <w:tc>
          <w:tcPr>
            <w:tcW w:w="3430" w:type="dxa"/>
            <w:shd w:val="clear" w:color="auto" w:fill="auto"/>
          </w:tcPr>
          <w:p w14:paraId="6616F818" w14:textId="0FA4CD79" w:rsidR="00BF1EB0" w:rsidRPr="00BF1EB0" w:rsidRDefault="00BF1EB0" w:rsidP="0089066F">
            <w:pPr>
              <w:keepLines/>
              <w:widowControl w:val="0"/>
              <w:rPr>
                <w:sz w:val="24"/>
                <w:lang w:val="vi-VN"/>
              </w:rPr>
            </w:pPr>
            <w:r>
              <w:rPr>
                <w:sz w:val="24"/>
                <w:lang w:val="vi-VN"/>
              </w:rPr>
              <w:t>P</w:t>
            </w:r>
            <w:r w:rsidR="00B46ADC">
              <w:rPr>
                <w:sz w:val="24"/>
                <w:lang w:val="vi-VN"/>
              </w:rPr>
              <w:t xml:space="preserve">ort </w:t>
            </w:r>
            <w:r w:rsidR="00F80107">
              <w:rPr>
                <w:sz w:val="24"/>
                <w:lang w:val="vi-VN"/>
              </w:rPr>
              <w:t>gửi mail của hệ thống</w:t>
            </w:r>
          </w:p>
        </w:tc>
      </w:tr>
      <w:tr w:rsidR="005F1FB4" w:rsidRPr="003C59EE" w14:paraId="13A5A07A" w14:textId="77777777" w:rsidTr="00420EF5">
        <w:trPr>
          <w:trHeight w:val="409"/>
        </w:trPr>
        <w:tc>
          <w:tcPr>
            <w:tcW w:w="686" w:type="dxa"/>
            <w:shd w:val="clear" w:color="auto" w:fill="auto"/>
          </w:tcPr>
          <w:p w14:paraId="3DBB9AA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6128BF8C" w14:textId="19BEB996" w:rsidR="005F1FB4" w:rsidRDefault="005F1FB4" w:rsidP="005F1FB4">
            <w:pPr>
              <w:keepLines/>
              <w:widowControl w:val="0"/>
              <w:rPr>
                <w:sz w:val="24"/>
              </w:rPr>
            </w:pP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c>
          <w:tcPr>
            <w:tcW w:w="2268" w:type="dxa"/>
            <w:shd w:val="clear" w:color="auto" w:fill="auto"/>
          </w:tcPr>
          <w:p w14:paraId="7349579D" w14:textId="44951986" w:rsidR="005F1FB4" w:rsidRPr="003C59EE" w:rsidRDefault="005F1FB4" w:rsidP="005F1FB4">
            <w:pPr>
              <w:keepLines/>
              <w:widowControl w:val="0"/>
              <w:rPr>
                <w:sz w:val="24"/>
              </w:rPr>
            </w:pPr>
            <w:r w:rsidRPr="003C59EE">
              <w:rPr>
                <w:sz w:val="24"/>
              </w:rPr>
              <w:t>MAIL_PASSWORD</w:t>
            </w:r>
          </w:p>
        </w:tc>
        <w:tc>
          <w:tcPr>
            <w:tcW w:w="2098" w:type="dxa"/>
            <w:shd w:val="clear" w:color="auto" w:fill="auto"/>
          </w:tcPr>
          <w:p w14:paraId="5FB3289B" w14:textId="77777777" w:rsidR="005F1FB4" w:rsidRDefault="005F1FB4" w:rsidP="005F1FB4">
            <w:pPr>
              <w:keepLines/>
              <w:widowControl w:val="0"/>
              <w:rPr>
                <w:sz w:val="24"/>
              </w:rPr>
            </w:pPr>
          </w:p>
        </w:tc>
        <w:tc>
          <w:tcPr>
            <w:tcW w:w="3430" w:type="dxa"/>
            <w:shd w:val="clear" w:color="auto" w:fill="auto"/>
          </w:tcPr>
          <w:p w14:paraId="7729A4D6" w14:textId="17CCEF07" w:rsidR="005F1FB4" w:rsidRPr="00CB7136" w:rsidRDefault="00CB7136" w:rsidP="005F1FB4">
            <w:pPr>
              <w:keepLines/>
              <w:widowControl w:val="0"/>
              <w:rPr>
                <w:sz w:val="24"/>
                <w:lang w:val="vi-VN"/>
              </w:rPr>
            </w:pPr>
            <w:r>
              <w:rPr>
                <w:sz w:val="24"/>
                <w:lang w:val="vi-VN"/>
              </w:rPr>
              <w:t>M</w:t>
            </w:r>
            <w:proofErr w:type="spellStart"/>
            <w:r>
              <w:rPr>
                <w:sz w:val="24"/>
              </w:rPr>
              <w:t>ật</w:t>
            </w:r>
            <w:proofErr w:type="spellEnd"/>
            <w:r>
              <w:rPr>
                <w:sz w:val="24"/>
                <w:lang w:val="vi-VN"/>
              </w:rPr>
              <w:t xml:space="preserve"> khẩu mail</w:t>
            </w:r>
          </w:p>
        </w:tc>
      </w:tr>
      <w:tr w:rsidR="005F1FB4" w:rsidRPr="003C59EE" w14:paraId="25D67BEA" w14:textId="77777777" w:rsidTr="00420EF5">
        <w:trPr>
          <w:trHeight w:val="416"/>
        </w:trPr>
        <w:tc>
          <w:tcPr>
            <w:tcW w:w="686" w:type="dxa"/>
            <w:shd w:val="clear" w:color="auto" w:fill="auto"/>
          </w:tcPr>
          <w:p w14:paraId="1885163B"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44B2A382" w14:textId="620E5DB8" w:rsidR="005F1FB4" w:rsidRPr="003C59EE" w:rsidRDefault="005F1FB4" w:rsidP="005F1FB4">
            <w:pPr>
              <w:keepLines/>
              <w:widowControl w:val="0"/>
              <w:rPr>
                <w:sz w:val="24"/>
              </w:rPr>
            </w:pP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c>
          <w:tcPr>
            <w:tcW w:w="2268" w:type="dxa"/>
            <w:shd w:val="clear" w:color="auto" w:fill="auto"/>
          </w:tcPr>
          <w:p w14:paraId="14379669" w14:textId="2B320C69" w:rsidR="005F1FB4" w:rsidRPr="00420EF5" w:rsidRDefault="005F1FB4" w:rsidP="005F1FB4">
            <w:pPr>
              <w:keepLines/>
              <w:widowControl w:val="0"/>
              <w:rPr>
                <w:sz w:val="24"/>
                <w:lang w:val="vi-VN"/>
              </w:rPr>
            </w:pPr>
            <w:r w:rsidRPr="003C59EE">
              <w:rPr>
                <w:sz w:val="24"/>
              </w:rPr>
              <w:t>MAIL_</w:t>
            </w:r>
            <w:r w:rsidR="00420EF5">
              <w:rPr>
                <w:sz w:val="24"/>
              </w:rPr>
              <w:t>FROM</w:t>
            </w:r>
          </w:p>
        </w:tc>
        <w:tc>
          <w:tcPr>
            <w:tcW w:w="2098" w:type="dxa"/>
            <w:shd w:val="clear" w:color="auto" w:fill="auto"/>
          </w:tcPr>
          <w:p w14:paraId="3391E800" w14:textId="77777777" w:rsidR="005F1FB4" w:rsidRDefault="005F1FB4" w:rsidP="005F1FB4">
            <w:pPr>
              <w:keepLines/>
              <w:widowControl w:val="0"/>
              <w:rPr>
                <w:sz w:val="24"/>
              </w:rPr>
            </w:pPr>
          </w:p>
        </w:tc>
        <w:tc>
          <w:tcPr>
            <w:tcW w:w="3430" w:type="dxa"/>
            <w:shd w:val="clear" w:color="auto" w:fill="auto"/>
          </w:tcPr>
          <w:p w14:paraId="7F7E2821" w14:textId="2F66C629" w:rsidR="005F1FB4" w:rsidRPr="003C59EE" w:rsidRDefault="005F1FB4" w:rsidP="005F1FB4">
            <w:pPr>
              <w:keepLines/>
              <w:widowControl w:val="0"/>
              <w:rPr>
                <w:sz w:val="24"/>
              </w:rPr>
            </w:pPr>
            <w:proofErr w:type="spellStart"/>
            <w:r w:rsidRPr="003C59EE">
              <w:rPr>
                <w:sz w:val="24"/>
              </w:rPr>
              <w:t>Địa</w:t>
            </w:r>
            <w:proofErr w:type="spellEnd"/>
            <w:r w:rsidRPr="003C59EE">
              <w:rPr>
                <w:sz w:val="24"/>
              </w:rPr>
              <w:t xml:space="preserve"> </w:t>
            </w:r>
            <w:proofErr w:type="spellStart"/>
            <w:r w:rsidRPr="003C59EE">
              <w:rPr>
                <w:sz w:val="24"/>
              </w:rPr>
              <w:t>chỉ</w:t>
            </w:r>
            <w:proofErr w:type="spellEnd"/>
            <w:r w:rsidRPr="003C59EE">
              <w:rPr>
                <w:sz w:val="24"/>
              </w:rPr>
              <w:t xml:space="preserve"> mail </w:t>
            </w:r>
            <w:proofErr w:type="spellStart"/>
            <w:r w:rsidRPr="003C59EE">
              <w:rPr>
                <w:sz w:val="24"/>
              </w:rPr>
              <w:t>gửi</w:t>
            </w:r>
            <w:proofErr w:type="spellEnd"/>
            <w:r w:rsidRPr="003C59EE">
              <w:rPr>
                <w:sz w:val="24"/>
              </w:rPr>
              <w:t xml:space="preserve"> </w:t>
            </w:r>
            <w:proofErr w:type="spellStart"/>
            <w:r w:rsidRPr="003C59EE">
              <w:rPr>
                <w:sz w:val="24"/>
              </w:rPr>
              <w:t>đi</w:t>
            </w:r>
            <w:proofErr w:type="spellEnd"/>
            <w:r w:rsidRPr="003C59EE">
              <w:rPr>
                <w:sz w:val="24"/>
              </w:rPr>
              <w:t xml:space="preserve"> </w:t>
            </w:r>
            <w:proofErr w:type="spellStart"/>
            <w:r w:rsidRPr="003C59EE">
              <w:rPr>
                <w:sz w:val="24"/>
              </w:rPr>
              <w:t>của</w:t>
            </w:r>
            <w:proofErr w:type="spellEnd"/>
            <w:r w:rsidRPr="003C59EE">
              <w:rPr>
                <w:sz w:val="24"/>
              </w:rPr>
              <w:t xml:space="preserve"> </w:t>
            </w: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r>
      <w:tr w:rsidR="005F1FB4" w:rsidRPr="003C59EE" w14:paraId="399C3BF0" w14:textId="77777777" w:rsidTr="00917F36">
        <w:trPr>
          <w:trHeight w:val="341"/>
        </w:trPr>
        <w:tc>
          <w:tcPr>
            <w:tcW w:w="686" w:type="dxa"/>
            <w:shd w:val="clear" w:color="auto" w:fill="auto"/>
          </w:tcPr>
          <w:p w14:paraId="48DAE96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1138ECE9" w14:textId="2467528A" w:rsidR="005F1FB4" w:rsidRPr="003C59EE" w:rsidRDefault="005F1FB4" w:rsidP="005F1FB4">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4FE56DFA" w14:textId="059B76C9" w:rsidR="005F1FB4" w:rsidRPr="00917F36" w:rsidRDefault="005F1FB4" w:rsidP="005F1FB4">
            <w:pPr>
              <w:keepLines/>
              <w:widowControl w:val="0"/>
              <w:rPr>
                <w:sz w:val="24"/>
                <w:lang w:val="vi-VN"/>
              </w:rPr>
            </w:pPr>
            <w:r w:rsidRPr="003C59EE">
              <w:rPr>
                <w:sz w:val="24"/>
              </w:rPr>
              <w:t>PAS</w:t>
            </w:r>
            <w:r w:rsidR="00917F36">
              <w:rPr>
                <w:sz w:val="24"/>
              </w:rPr>
              <w:t>S</w:t>
            </w:r>
            <w:r w:rsidR="00917F36">
              <w:rPr>
                <w:sz w:val="24"/>
                <w:lang w:val="vi-VN"/>
              </w:rPr>
              <w:t>_</w:t>
            </w:r>
            <w:r w:rsidR="00917F36">
              <w:rPr>
                <w:sz w:val="24"/>
              </w:rPr>
              <w:t>LEN</w:t>
            </w:r>
            <w:r w:rsidR="00917F36">
              <w:rPr>
                <w:sz w:val="24"/>
                <w:lang w:val="vi-VN"/>
              </w:rPr>
              <w:t>G</w:t>
            </w:r>
          </w:p>
        </w:tc>
        <w:tc>
          <w:tcPr>
            <w:tcW w:w="2098" w:type="dxa"/>
            <w:shd w:val="clear" w:color="auto" w:fill="auto"/>
          </w:tcPr>
          <w:p w14:paraId="2FB8E6AA" w14:textId="1C602442" w:rsidR="005F1FB4" w:rsidRDefault="005F1FB4" w:rsidP="005F1FB4">
            <w:pPr>
              <w:keepLines/>
              <w:widowControl w:val="0"/>
              <w:rPr>
                <w:sz w:val="24"/>
              </w:rPr>
            </w:pPr>
            <w:r>
              <w:rPr>
                <w:sz w:val="24"/>
              </w:rPr>
              <w:t>6</w:t>
            </w:r>
          </w:p>
        </w:tc>
        <w:tc>
          <w:tcPr>
            <w:tcW w:w="3430" w:type="dxa"/>
            <w:shd w:val="clear" w:color="auto" w:fill="auto"/>
          </w:tcPr>
          <w:p w14:paraId="6375CF3D" w14:textId="237201F7" w:rsidR="005F1FB4" w:rsidRPr="00917F36" w:rsidRDefault="00917F36" w:rsidP="005F1FB4">
            <w:pPr>
              <w:keepLines/>
              <w:widowControl w:val="0"/>
              <w:rPr>
                <w:sz w:val="24"/>
                <w:lang w:val="vi-VN"/>
              </w:rPr>
            </w:pPr>
            <w:r>
              <w:rPr>
                <w:sz w:val="24"/>
                <w:lang w:val="vi-VN"/>
              </w:rPr>
              <w:t>Độ dài mật khẩu tối thiểu</w:t>
            </w:r>
          </w:p>
        </w:tc>
      </w:tr>
      <w:tr w:rsidR="00F80107" w:rsidRPr="003C59EE" w14:paraId="003AAA0E" w14:textId="77777777" w:rsidTr="005F1FB4">
        <w:trPr>
          <w:trHeight w:val="725"/>
        </w:trPr>
        <w:tc>
          <w:tcPr>
            <w:tcW w:w="686" w:type="dxa"/>
            <w:shd w:val="clear" w:color="auto" w:fill="auto"/>
          </w:tcPr>
          <w:p w14:paraId="10751B45" w14:textId="77777777" w:rsidR="00F80107" w:rsidRPr="003C59EE" w:rsidRDefault="00F80107" w:rsidP="00911D8A">
            <w:pPr>
              <w:pStyle w:val="ColorfulList-Accent12"/>
              <w:keepLines/>
              <w:widowControl w:val="0"/>
              <w:numPr>
                <w:ilvl w:val="0"/>
                <w:numId w:val="131"/>
              </w:numPr>
              <w:rPr>
                <w:sz w:val="24"/>
              </w:rPr>
            </w:pPr>
          </w:p>
        </w:tc>
        <w:tc>
          <w:tcPr>
            <w:tcW w:w="1152" w:type="dxa"/>
            <w:shd w:val="clear" w:color="auto" w:fill="auto"/>
          </w:tcPr>
          <w:p w14:paraId="77A3E47B" w14:textId="7EB2DDB4" w:rsidR="00F80107" w:rsidRDefault="00F80107" w:rsidP="005F1FB4">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65812849" w14:textId="515D801A" w:rsidR="00F80107" w:rsidRPr="00F80107" w:rsidRDefault="00F80107" w:rsidP="005F1FB4">
            <w:pPr>
              <w:keepLines/>
              <w:widowControl w:val="0"/>
              <w:rPr>
                <w:sz w:val="24"/>
                <w:lang w:val="vi-VN"/>
              </w:rPr>
            </w:pPr>
            <w:r>
              <w:rPr>
                <w:sz w:val="24"/>
                <w:lang w:val="vi-VN"/>
              </w:rPr>
              <w:t>FILESIZE</w:t>
            </w:r>
          </w:p>
        </w:tc>
        <w:tc>
          <w:tcPr>
            <w:tcW w:w="2098" w:type="dxa"/>
            <w:shd w:val="clear" w:color="auto" w:fill="auto"/>
          </w:tcPr>
          <w:p w14:paraId="26F35E0D" w14:textId="77777777" w:rsidR="00F80107" w:rsidRDefault="00F80107" w:rsidP="005F1FB4">
            <w:pPr>
              <w:keepLines/>
              <w:widowControl w:val="0"/>
              <w:rPr>
                <w:sz w:val="24"/>
              </w:rPr>
            </w:pPr>
          </w:p>
        </w:tc>
        <w:tc>
          <w:tcPr>
            <w:tcW w:w="3430" w:type="dxa"/>
            <w:shd w:val="clear" w:color="auto" w:fill="auto"/>
          </w:tcPr>
          <w:p w14:paraId="616BD0EB" w14:textId="2FB3C4B6" w:rsidR="00F80107" w:rsidRPr="00F80107" w:rsidRDefault="00F80107" w:rsidP="005F1FB4">
            <w:pPr>
              <w:keepLines/>
              <w:widowControl w:val="0"/>
              <w:rPr>
                <w:sz w:val="24"/>
                <w:lang w:val="vi-VN"/>
              </w:rPr>
            </w:pPr>
            <w:r>
              <w:rPr>
                <w:sz w:val="24"/>
                <w:lang w:val="vi-VN"/>
              </w:rPr>
              <w:t>Dung lượng file tối đa cho phép upload</w:t>
            </w:r>
          </w:p>
        </w:tc>
      </w:tr>
    </w:tbl>
    <w:p w14:paraId="440D2580" w14:textId="4EC73C6B" w:rsidR="00D74197" w:rsidRDefault="00D74197" w:rsidP="008057EC">
      <w:pPr>
        <w:pStyle w:val="tvHeading111"/>
      </w:pPr>
      <w:bookmarkStart w:id="65" w:name="_Toc87368201"/>
      <w:r>
        <w:t xml:space="preserve">Log </w:t>
      </w:r>
      <w:proofErr w:type="spellStart"/>
      <w:r>
        <w:t>hệ</w:t>
      </w:r>
      <w:proofErr w:type="spellEnd"/>
      <w:r>
        <w:t xml:space="preserve"> </w:t>
      </w:r>
      <w:proofErr w:type="spellStart"/>
      <w:r>
        <w:t>thống</w:t>
      </w:r>
      <w:bookmarkEnd w:id="65"/>
      <w:proofErr w:type="spellEnd"/>
    </w:p>
    <w:p w14:paraId="2D2D9928" w14:textId="7EE6C1DD" w:rsidR="00D74197" w:rsidRPr="002F4F88" w:rsidRDefault="00D74197" w:rsidP="00D74197">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E029FC" w:rsidRPr="00E029FC">
        <w:rPr>
          <w:szCs w:val="26"/>
        </w:rPr>
        <w:t>Quản</w:t>
      </w:r>
      <w:proofErr w:type="spellEnd"/>
      <w:r w:rsidR="00E029FC" w:rsidRPr="00E029FC">
        <w:rPr>
          <w:szCs w:val="26"/>
        </w:rPr>
        <w:t xml:space="preserve"> </w:t>
      </w:r>
      <w:proofErr w:type="spellStart"/>
      <w:r w:rsidR="00E029FC" w:rsidRPr="00E029FC">
        <w:rPr>
          <w:szCs w:val="26"/>
        </w:rPr>
        <w:t>lý</w:t>
      </w:r>
      <w:proofErr w:type="spellEnd"/>
      <w:r w:rsidR="00E029FC" w:rsidRPr="00E029FC">
        <w:rPr>
          <w:szCs w:val="26"/>
        </w:rPr>
        <w:t xml:space="preserve"> </w:t>
      </w:r>
      <w:proofErr w:type="spellStart"/>
      <w:r w:rsidR="00E029FC">
        <w:rPr>
          <w:szCs w:val="26"/>
        </w:rPr>
        <w:t>nhật</w:t>
      </w:r>
      <w:proofErr w:type="spellEnd"/>
      <w:r w:rsidR="00E029FC">
        <w:rPr>
          <w:szCs w:val="26"/>
        </w:rPr>
        <w:t xml:space="preserve"> </w:t>
      </w:r>
      <w:proofErr w:type="spellStart"/>
      <w:r w:rsidR="00E029FC">
        <w:rPr>
          <w:szCs w:val="26"/>
        </w:rPr>
        <w:t>ký</w:t>
      </w:r>
      <w:proofErr w:type="spellEnd"/>
      <w:r w:rsidR="00E029FC">
        <w:rPr>
          <w:szCs w:val="26"/>
        </w:rPr>
        <w:t xml:space="preserve"> </w:t>
      </w:r>
      <w:proofErr w:type="spellStart"/>
      <w:r w:rsidR="00E029FC">
        <w:rPr>
          <w:szCs w:val="26"/>
        </w:rPr>
        <w:t>thao</w:t>
      </w:r>
      <w:proofErr w:type="spellEnd"/>
      <w:r w:rsidR="00E029FC">
        <w:rPr>
          <w:szCs w:val="26"/>
        </w:rPr>
        <w:t xml:space="preserve"> </w:t>
      </w:r>
      <w:proofErr w:type="spellStart"/>
      <w:r w:rsidR="00E029FC">
        <w:rPr>
          <w:szCs w:val="26"/>
        </w:rPr>
        <w:t>tác</w:t>
      </w:r>
      <w:proofErr w:type="spellEnd"/>
      <w:r w:rsidR="00E029FC">
        <w:rPr>
          <w:szCs w:val="26"/>
        </w:rPr>
        <w:t xml:space="preserve"> </w:t>
      </w:r>
      <w:proofErr w:type="spellStart"/>
      <w:r w:rsidR="00C51F93">
        <w:rPr>
          <w:szCs w:val="26"/>
        </w:rPr>
        <w:t>của</w:t>
      </w:r>
      <w:proofErr w:type="spellEnd"/>
      <w:r w:rsidR="00C51F93">
        <w:rPr>
          <w:szCs w:val="26"/>
        </w:rPr>
        <w:t xml:space="preserve"> </w:t>
      </w:r>
      <w:proofErr w:type="spellStart"/>
      <w:r w:rsidR="00C51F93">
        <w:rPr>
          <w:szCs w:val="26"/>
        </w:rPr>
        <w:t>người</w:t>
      </w:r>
      <w:proofErr w:type="spellEnd"/>
      <w:r w:rsidR="00C51F93">
        <w:rPr>
          <w:szCs w:val="26"/>
        </w:rPr>
        <w:t xml:space="preserve"> </w:t>
      </w:r>
      <w:proofErr w:type="spellStart"/>
      <w:r w:rsidR="00C51F93">
        <w:rPr>
          <w:szCs w:val="26"/>
        </w:rPr>
        <w:t>dùng</w:t>
      </w:r>
      <w:proofErr w:type="spellEnd"/>
      <w:r w:rsidR="00C51F93">
        <w:rPr>
          <w:szCs w:val="26"/>
        </w:rPr>
        <w:t xml:space="preserve"> </w:t>
      </w:r>
      <w:proofErr w:type="spellStart"/>
      <w:r w:rsidR="00C51F93">
        <w:rPr>
          <w:szCs w:val="26"/>
        </w:rPr>
        <w:t>trên</w:t>
      </w:r>
      <w:proofErr w:type="spellEnd"/>
      <w:r w:rsidR="00C51F93">
        <w:rPr>
          <w:szCs w:val="26"/>
        </w:rPr>
        <w:t xml:space="preserve"> </w:t>
      </w:r>
      <w:proofErr w:type="spellStart"/>
      <w:r w:rsidR="00C51F93">
        <w:rPr>
          <w:szCs w:val="26"/>
        </w:rPr>
        <w:t>hệ</w:t>
      </w:r>
      <w:proofErr w:type="spellEnd"/>
      <w:r w:rsidR="00C51F93">
        <w:rPr>
          <w:szCs w:val="26"/>
        </w:rPr>
        <w:t xml:space="preserve"> </w:t>
      </w:r>
      <w:proofErr w:type="spellStart"/>
      <w:r w:rsidR="00C51F93">
        <w:rPr>
          <w:szCs w:val="26"/>
        </w:rPr>
        <w:t>thống</w:t>
      </w:r>
      <w:proofErr w:type="spellEnd"/>
    </w:p>
    <w:p w14:paraId="4959522C" w14:textId="77777777" w:rsidR="00D74197" w:rsidRPr="002F4F88" w:rsidRDefault="00D74197" w:rsidP="00D74197">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02B23622"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417B373D" w14:textId="77777777" w:rsidTr="00260151">
        <w:trPr>
          <w:trHeight w:val="449"/>
        </w:trPr>
        <w:tc>
          <w:tcPr>
            <w:tcW w:w="817" w:type="dxa"/>
            <w:shd w:val="clear" w:color="auto" w:fill="auto"/>
          </w:tcPr>
          <w:p w14:paraId="09D36928"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E75DCDB"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AA6864E"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6C72EA6C" w14:textId="77777777" w:rsidTr="00260151">
        <w:tc>
          <w:tcPr>
            <w:tcW w:w="817" w:type="dxa"/>
            <w:shd w:val="clear" w:color="auto" w:fill="auto"/>
          </w:tcPr>
          <w:p w14:paraId="2F02F9AD" w14:textId="77777777" w:rsidR="00D74197" w:rsidRPr="002F4F88" w:rsidRDefault="00D74197" w:rsidP="00A915DF">
            <w:pPr>
              <w:pStyle w:val="ListParagraph"/>
              <w:numPr>
                <w:ilvl w:val="0"/>
                <w:numId w:val="69"/>
              </w:numPr>
            </w:pPr>
          </w:p>
        </w:tc>
        <w:tc>
          <w:tcPr>
            <w:tcW w:w="1877" w:type="dxa"/>
            <w:shd w:val="clear" w:color="auto" w:fill="auto"/>
          </w:tcPr>
          <w:p w14:paraId="20312583" w14:textId="106FD50A" w:rsidR="00D74197" w:rsidRPr="002F4F88" w:rsidRDefault="00675BEE" w:rsidP="00260151">
            <w:pPr>
              <w:keepLines/>
              <w:widowControl w:val="0"/>
              <w:rPr>
                <w:szCs w:val="26"/>
              </w:rPr>
            </w:pPr>
            <w:proofErr w:type="spellStart"/>
            <w:r>
              <w:rPr>
                <w:szCs w:val="26"/>
              </w:rPr>
              <w:t>Xem</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p>
        </w:tc>
        <w:tc>
          <w:tcPr>
            <w:tcW w:w="6912" w:type="dxa"/>
            <w:shd w:val="clear" w:color="auto" w:fill="auto"/>
          </w:tcPr>
          <w:p w14:paraId="7078F6E1" w14:textId="07F31ACF" w:rsidR="00D74197" w:rsidRDefault="00675BE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ký</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B97DAD">
              <w:rPr>
                <w:snapToGrid/>
                <w:color w:val="auto"/>
                <w:szCs w:val="26"/>
              </w:rPr>
              <w:t>bản</w:t>
            </w:r>
            <w:proofErr w:type="spellEnd"/>
            <w:r w:rsidR="00B97DAD">
              <w:rPr>
                <w:snapToGrid/>
                <w:color w:val="auto"/>
                <w:szCs w:val="26"/>
                <w:lang w:val="vi-VN"/>
              </w:rPr>
              <w:t xml:space="preserve"> ghi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2F0F56C" w14:textId="35E1E021"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STT</w:t>
            </w:r>
          </w:p>
          <w:p w14:paraId="43F46768" w14:textId="5E9B60AA" w:rsidR="00EB1CBE" w:rsidRDefault="00EB1CB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 xml:space="preserve">Module: </w:t>
            </w:r>
            <w:proofErr w:type="spellStart"/>
            <w:r>
              <w:rPr>
                <w:snapToGrid/>
                <w:color w:val="auto"/>
                <w:szCs w:val="26"/>
              </w:rPr>
              <w:t>tên</w:t>
            </w:r>
            <w:proofErr w:type="spellEnd"/>
            <w:r>
              <w:rPr>
                <w:snapToGrid/>
                <w:color w:val="auto"/>
                <w:szCs w:val="26"/>
              </w:rPr>
              <w:t xml:space="preserve"> module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p>
          <w:p w14:paraId="488AABDF" w14:textId="0C080D97" w:rsidR="00B97DAD" w:rsidRP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lang w:val="vi-VN"/>
              </w:rPr>
              <w:t>Tên đăng nhập</w:t>
            </w:r>
          </w:p>
          <w:p w14:paraId="4CB6E306" w14:textId="21FA4BDE" w:rsid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 xml:space="preserve">Thao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(VD: </w:t>
            </w:r>
            <w:proofErr w:type="spellStart"/>
            <w:r>
              <w:rPr>
                <w:snapToGrid/>
                <w:color w:val="auto"/>
                <w:szCs w:val="26"/>
              </w:rPr>
              <w:t>thê</w:t>
            </w:r>
            <w:proofErr w:type="spellEnd"/>
            <w:r>
              <w:rPr>
                <w:snapToGrid/>
                <w:color w:val="auto"/>
                <w:szCs w:val="26"/>
                <w:lang w:val="vi-VN"/>
              </w:rPr>
              <w:t>m mới người dùng</w:t>
            </w:r>
            <w:r>
              <w:rPr>
                <w:snapToGrid/>
                <w:color w:val="auto"/>
                <w:szCs w:val="26"/>
              </w:rPr>
              <w:t>)</w:t>
            </w:r>
          </w:p>
          <w:p w14:paraId="66A618F1" w14:textId="0FBC455C"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sidR="00EE5A9E">
              <w:rPr>
                <w:snapToGrid/>
                <w:color w:val="auto"/>
                <w:szCs w:val="26"/>
              </w:rPr>
              <w:t xml:space="preserve"> </w:t>
            </w:r>
            <w:proofErr w:type="spellStart"/>
            <w:r w:rsidR="00B97DAD">
              <w:rPr>
                <w:snapToGrid/>
                <w:color w:val="auto"/>
                <w:szCs w:val="26"/>
              </w:rPr>
              <w:t>thực</w:t>
            </w:r>
            <w:proofErr w:type="spellEnd"/>
            <w:r w:rsidR="00B97DAD">
              <w:rPr>
                <w:snapToGrid/>
                <w:color w:val="auto"/>
                <w:szCs w:val="26"/>
                <w:lang w:val="vi-VN"/>
              </w:rPr>
              <w:t xml:space="preserve"> hiện</w:t>
            </w:r>
            <w:r>
              <w:rPr>
                <w:snapToGrid/>
                <w:color w:val="auto"/>
                <w:szCs w:val="26"/>
              </w:rPr>
              <w:t>: dd/MM/</w:t>
            </w:r>
            <w:proofErr w:type="spellStart"/>
            <w:r>
              <w:rPr>
                <w:snapToGrid/>
                <w:color w:val="auto"/>
                <w:szCs w:val="26"/>
              </w:rPr>
              <w:t>yyyy</w:t>
            </w:r>
            <w:proofErr w:type="spellEnd"/>
            <w:r>
              <w:rPr>
                <w:snapToGrid/>
                <w:color w:val="auto"/>
                <w:szCs w:val="26"/>
              </w:rPr>
              <w:t xml:space="preserve"> </w:t>
            </w:r>
            <w:proofErr w:type="spellStart"/>
            <w:r>
              <w:rPr>
                <w:snapToGrid/>
                <w:color w:val="auto"/>
                <w:szCs w:val="26"/>
              </w:rPr>
              <w:t>hh:mm:ss</w:t>
            </w:r>
            <w:proofErr w:type="spellEnd"/>
          </w:p>
          <w:p w14:paraId="1878C6E4" w14:textId="388375D9" w:rsidR="00F2245F" w:rsidRPr="002F4F88" w:rsidRDefault="00F2245F" w:rsidP="00F2245F">
            <w:pPr>
              <w:pStyle w:val="NormalIndent"/>
              <w:keepNext w:val="0"/>
              <w:keepLines/>
              <w:widowControl w:val="0"/>
              <w:numPr>
                <w:ilvl w:val="0"/>
                <w:numId w:val="15"/>
              </w:numPr>
              <w:spacing w:before="0" w:after="0" w:line="312" w:lineRule="auto"/>
              <w:jc w:val="left"/>
              <w:rPr>
                <w:snapToGrid/>
                <w:color w:val="auto"/>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lưu</w:t>
            </w:r>
            <w:proofErr w:type="spellEnd"/>
            <w:r>
              <w:rPr>
                <w:szCs w:val="26"/>
              </w:rPr>
              <w:t xml:space="preserve"> log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của</w:t>
            </w:r>
            <w:proofErr w:type="spellEnd"/>
            <w:r>
              <w:rPr>
                <w:szCs w:val="26"/>
              </w:rPr>
              <w:t xml:space="preserve"> </w:t>
            </w:r>
            <w:proofErr w:type="spellStart"/>
            <w:r>
              <w:rPr>
                <w:szCs w:val="26"/>
              </w:rPr>
              <w:t>người</w:t>
            </w:r>
            <w:proofErr w:type="spellEnd"/>
            <w:r>
              <w:rPr>
                <w:szCs w:val="26"/>
              </w:rPr>
              <w:t xml:space="preserve"> </w:t>
            </w:r>
            <w:r w:rsidR="00054E76">
              <w:rPr>
                <w:szCs w:val="26"/>
              </w:rPr>
              <w:t>dung</w:t>
            </w:r>
            <w:r w:rsidR="00054E76">
              <w:rPr>
                <w:szCs w:val="26"/>
                <w:lang w:val="vi-VN"/>
              </w:rPr>
              <w:t>, trừ thao tác xem và tìm kiếm</w:t>
            </w:r>
          </w:p>
        </w:tc>
      </w:tr>
      <w:tr w:rsidR="00D74197" w:rsidRPr="002F4F88" w14:paraId="4392AEB7" w14:textId="77777777" w:rsidTr="00260151">
        <w:tc>
          <w:tcPr>
            <w:tcW w:w="817" w:type="dxa"/>
            <w:shd w:val="clear" w:color="auto" w:fill="auto"/>
          </w:tcPr>
          <w:p w14:paraId="0F982A06" w14:textId="77777777" w:rsidR="00D74197" w:rsidRPr="002F4F88" w:rsidRDefault="00D74197" w:rsidP="00A915DF">
            <w:pPr>
              <w:pStyle w:val="ListParagraph"/>
              <w:numPr>
                <w:ilvl w:val="0"/>
                <w:numId w:val="69"/>
              </w:numPr>
            </w:pPr>
          </w:p>
        </w:tc>
        <w:tc>
          <w:tcPr>
            <w:tcW w:w="1877" w:type="dxa"/>
            <w:shd w:val="clear" w:color="auto" w:fill="auto"/>
          </w:tcPr>
          <w:p w14:paraId="5B90D429" w14:textId="7E22697A" w:rsidR="00D74197" w:rsidRPr="002F4F88" w:rsidRDefault="00675BEE"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92C6FFF" w14:textId="77777777" w:rsidR="00D74197" w:rsidRDefault="00C6261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ký</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21A0590" w14:textId="37024E75" w:rsidR="00C62611" w:rsidRDefault="00EE5A9E" w:rsidP="00A915DF">
            <w:pPr>
              <w:pStyle w:val="NormalIndent"/>
              <w:keepNext w:val="0"/>
              <w:keepLines/>
              <w:widowControl w:val="0"/>
              <w:numPr>
                <w:ilvl w:val="0"/>
                <w:numId w:val="71"/>
              </w:numPr>
              <w:spacing w:before="0" w:after="0" w:line="312" w:lineRule="auto"/>
              <w:jc w:val="left"/>
              <w:rPr>
                <w:snapToGrid/>
                <w:color w:val="auto"/>
                <w:szCs w:val="26"/>
              </w:rPr>
            </w:pPr>
            <w:proofErr w:type="spellStart"/>
            <w:r>
              <w:rPr>
                <w:snapToGrid/>
                <w:color w:val="auto"/>
                <w:szCs w:val="26"/>
              </w:rPr>
              <w:t>T</w:t>
            </w:r>
            <w:r w:rsidR="00B97DAD">
              <w:rPr>
                <w:snapToGrid/>
                <w:color w:val="auto"/>
                <w:szCs w:val="26"/>
              </w:rPr>
              <w:t>ên</w:t>
            </w:r>
            <w:proofErr w:type="spellEnd"/>
            <w:r w:rsidR="00B97DAD">
              <w:rPr>
                <w:snapToGrid/>
                <w:color w:val="auto"/>
                <w:szCs w:val="26"/>
                <w:lang w:val="vi-VN"/>
              </w:rPr>
              <w:t xml:space="preserve"> đăng nhập</w:t>
            </w:r>
          </w:p>
          <w:p w14:paraId="7C0A9B70" w14:textId="23F74860" w:rsidR="00EE5A9E" w:rsidRDefault="0035319C"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lang w:val="vi-VN"/>
              </w:rPr>
              <w:t>T</w:t>
            </w:r>
            <w:r w:rsidR="00EE5A9E">
              <w:rPr>
                <w:snapToGrid/>
                <w:color w:val="auto"/>
                <w:szCs w:val="26"/>
              </w:rPr>
              <w:t xml:space="preserve">ừ </w:t>
            </w:r>
            <w:proofErr w:type="spellStart"/>
            <w:r w:rsidR="00EE5A9E">
              <w:rPr>
                <w:snapToGrid/>
                <w:color w:val="auto"/>
                <w:szCs w:val="26"/>
              </w:rPr>
              <w:t>ngày</w:t>
            </w:r>
            <w:proofErr w:type="spellEnd"/>
            <w:r w:rsidR="00EE5A9E">
              <w:rPr>
                <w:snapToGrid/>
                <w:color w:val="auto"/>
                <w:szCs w:val="26"/>
              </w:rPr>
              <w:t xml:space="preserve">- </w:t>
            </w:r>
            <w:proofErr w:type="spellStart"/>
            <w:r w:rsidR="00EE5A9E">
              <w:rPr>
                <w:snapToGrid/>
                <w:color w:val="auto"/>
                <w:szCs w:val="26"/>
              </w:rPr>
              <w:t>đến</w:t>
            </w:r>
            <w:proofErr w:type="spellEnd"/>
            <w:r w:rsidR="00EE5A9E">
              <w:rPr>
                <w:snapToGrid/>
                <w:color w:val="auto"/>
                <w:szCs w:val="26"/>
              </w:rPr>
              <w:t xml:space="preserve"> </w:t>
            </w:r>
            <w:proofErr w:type="spellStart"/>
            <w:r w:rsidR="00EE5A9E">
              <w:rPr>
                <w:snapToGrid/>
                <w:color w:val="auto"/>
                <w:szCs w:val="26"/>
              </w:rPr>
              <w:t>ngày</w:t>
            </w:r>
            <w:proofErr w:type="spellEnd"/>
          </w:p>
          <w:p w14:paraId="5E281AA2" w14:textId="353E1B46" w:rsidR="00EE5A9E" w:rsidRPr="002F4F88" w:rsidRDefault="00EE5A9E"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rPr>
              <w:t>Module</w:t>
            </w:r>
          </w:p>
        </w:tc>
      </w:tr>
      <w:tr w:rsidR="00D74197" w:rsidRPr="006B729D" w14:paraId="39A0CC14" w14:textId="77777777" w:rsidTr="00260151">
        <w:tc>
          <w:tcPr>
            <w:tcW w:w="817" w:type="dxa"/>
            <w:shd w:val="clear" w:color="auto" w:fill="auto"/>
          </w:tcPr>
          <w:p w14:paraId="6D45719A" w14:textId="77777777" w:rsidR="00D74197" w:rsidRPr="002F4F88" w:rsidRDefault="00D74197" w:rsidP="00A915DF">
            <w:pPr>
              <w:pStyle w:val="ListParagraph"/>
              <w:numPr>
                <w:ilvl w:val="0"/>
                <w:numId w:val="69"/>
              </w:numPr>
            </w:pPr>
          </w:p>
        </w:tc>
        <w:tc>
          <w:tcPr>
            <w:tcW w:w="1877" w:type="dxa"/>
            <w:shd w:val="clear" w:color="auto" w:fill="auto"/>
          </w:tcPr>
          <w:p w14:paraId="1C2419F5" w14:textId="36014BE1" w:rsidR="00D74197" w:rsidRPr="0035319C" w:rsidRDefault="00675BEE" w:rsidP="00260151">
            <w:pPr>
              <w:keepLines/>
              <w:widowControl w:val="0"/>
              <w:rPr>
                <w:szCs w:val="26"/>
                <w:lang w:val="vi-VN"/>
              </w:rPr>
            </w:pPr>
            <w:proofErr w:type="spellStart"/>
            <w:r>
              <w:rPr>
                <w:szCs w:val="26"/>
              </w:rPr>
              <w:t>Xóa</w:t>
            </w:r>
            <w:proofErr w:type="spellEnd"/>
            <w:r>
              <w:rPr>
                <w:szCs w:val="26"/>
              </w:rPr>
              <w:t xml:space="preserve"> </w:t>
            </w:r>
            <w:r w:rsidR="0035319C">
              <w:rPr>
                <w:szCs w:val="26"/>
              </w:rPr>
              <w:t>log</w:t>
            </w:r>
          </w:p>
        </w:tc>
        <w:tc>
          <w:tcPr>
            <w:tcW w:w="6912" w:type="dxa"/>
            <w:shd w:val="clear" w:color="auto" w:fill="auto"/>
          </w:tcPr>
          <w:p w14:paraId="30048CF8" w14:textId="1E1A7B14" w:rsidR="00D74197" w:rsidRPr="0035319C" w:rsidRDefault="00EE5A9E" w:rsidP="00260151">
            <w:pPr>
              <w:pStyle w:val="NormalIndent"/>
              <w:keepNext w:val="0"/>
              <w:keepLines/>
              <w:widowControl w:val="0"/>
              <w:numPr>
                <w:ilvl w:val="0"/>
                <w:numId w:val="15"/>
              </w:numPr>
              <w:spacing w:before="0" w:after="0" w:line="312" w:lineRule="auto"/>
              <w:jc w:val="left"/>
              <w:rPr>
                <w:snapToGrid/>
                <w:color w:val="auto"/>
                <w:szCs w:val="26"/>
                <w:lang w:val="vi-VN"/>
              </w:rPr>
            </w:pPr>
            <w:r w:rsidRPr="0035319C">
              <w:rPr>
                <w:szCs w:val="26"/>
                <w:lang w:val="vi-VN"/>
              </w:rPr>
              <w:t>Cho phép xóa vết thao tác của người dùng: xóa từng bản ghi hoặc xóa nhiều bản ghi cùng lúc</w:t>
            </w:r>
          </w:p>
        </w:tc>
      </w:tr>
    </w:tbl>
    <w:p w14:paraId="51A94A98" w14:textId="1F3A8A0B" w:rsidR="000E7C59" w:rsidRPr="00B32BA6" w:rsidRDefault="00D74197" w:rsidP="00D74197">
      <w:pPr>
        <w:rPr>
          <w:b/>
          <w:szCs w:val="26"/>
          <w:lang w:val="vi-VN"/>
        </w:rPr>
      </w:pPr>
      <w:r w:rsidRPr="00B32BA6">
        <w:rPr>
          <w:b/>
          <w:szCs w:val="26"/>
          <w:lang w:val="vi-VN"/>
        </w:rPr>
        <w:t>Yêu cầu đặc biệt/Điều kiện ràng buộc:</w:t>
      </w:r>
      <w:r w:rsidR="00EE5A9E" w:rsidRPr="00B32BA6">
        <w:rPr>
          <w:b/>
          <w:szCs w:val="26"/>
          <w:lang w:val="vi-VN"/>
        </w:rPr>
        <w:t xml:space="preserve"> N/A</w:t>
      </w:r>
    </w:p>
    <w:p w14:paraId="339FE2C0" w14:textId="2E7A8899" w:rsidR="000E7C59" w:rsidRPr="00633EB9" w:rsidRDefault="000E7C59" w:rsidP="000E7C59">
      <w:pPr>
        <w:pStyle w:val="tvHeading11"/>
      </w:pPr>
      <w:bookmarkStart w:id="66" w:name="_Toc87368202"/>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bookmarkEnd w:id="66"/>
      <w:proofErr w:type="spellEnd"/>
    </w:p>
    <w:p w14:paraId="3EA49343" w14:textId="3E748AD3" w:rsidR="00633EB9" w:rsidRPr="00270CC6" w:rsidRDefault="005511D8" w:rsidP="008057EC">
      <w:pPr>
        <w:pStyle w:val="tvHeading111"/>
      </w:pPr>
      <w:bookmarkStart w:id="67" w:name="_Toc87368203"/>
      <w:proofErr w:type="spellStart"/>
      <w:r>
        <w:t>Loại</w:t>
      </w:r>
      <w:proofErr w:type="spellEnd"/>
      <w:r>
        <w:rPr>
          <w:lang w:val="vi-VN"/>
        </w:rPr>
        <w:t xml:space="preserve"> </w:t>
      </w:r>
      <w:r w:rsidR="00EA6A9A">
        <w:rPr>
          <w:lang w:val="vi-VN"/>
        </w:rPr>
        <w:t>đơn vị</w:t>
      </w:r>
      <w:bookmarkEnd w:id="67"/>
    </w:p>
    <w:p w14:paraId="13707C47" w14:textId="62F2D96E" w:rsidR="00270CC6" w:rsidRPr="002F4F88" w:rsidRDefault="00270CC6" w:rsidP="00270CC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005511D8">
        <w:rPr>
          <w:b/>
          <w:szCs w:val="26"/>
          <w:lang w:val="vi-VN"/>
        </w:rPr>
        <w:t xml:space="preserve"> </w:t>
      </w:r>
      <w:r w:rsidR="005511D8" w:rsidRPr="005511D8">
        <w:rPr>
          <w:bCs/>
          <w:szCs w:val="26"/>
          <w:lang w:val="vi-VN"/>
        </w:rPr>
        <w:t xml:space="preserve">phân </w:t>
      </w:r>
      <w:r w:rsidR="005511D8">
        <w:rPr>
          <w:bCs/>
          <w:szCs w:val="26"/>
          <w:lang w:val="vi-VN"/>
        </w:rPr>
        <w:t xml:space="preserve">loại </w:t>
      </w:r>
      <w:r w:rsidR="00EA6A9A">
        <w:rPr>
          <w:bCs/>
          <w:szCs w:val="26"/>
          <w:lang w:val="vi-VN"/>
        </w:rPr>
        <w:t>đơn vị</w:t>
      </w:r>
      <w:r w:rsidR="00F73323">
        <w:rPr>
          <w:bCs/>
          <w:szCs w:val="26"/>
          <w:lang w:val="vi-VN"/>
        </w:rPr>
        <w:t xml:space="preserve"> có thể được kiểm toán, đặc biệt là các đơn vị trong doanh nghiệp có </w:t>
      </w:r>
      <w:r w:rsidR="00AF11BE">
        <w:rPr>
          <w:bCs/>
          <w:szCs w:val="26"/>
          <w:lang w:val="vi-VN"/>
        </w:rPr>
        <w:t>mô hình tổ chức và hoạt động giống nhau</w:t>
      </w:r>
      <w:r w:rsidR="004228F1">
        <w:rPr>
          <w:bCs/>
          <w:szCs w:val="26"/>
          <w:lang w:val="vi-VN"/>
        </w:rPr>
        <w:t xml:space="preserve"> ví dụ: khối, chi nhánh, phòng giao dịch, văn phòng đại diện,…</w:t>
      </w:r>
    </w:p>
    <w:p w14:paraId="5D5C5A5A" w14:textId="77777777" w:rsidR="00270CC6" w:rsidRPr="002F4F88" w:rsidRDefault="00270CC6" w:rsidP="00270CC6">
      <w:proofErr w:type="spellStart"/>
      <w:r w:rsidRPr="004A3ECC">
        <w:rPr>
          <w:b/>
          <w:bCs/>
          <w:szCs w:val="26"/>
        </w:rPr>
        <w:lastRenderedPageBreak/>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B030F21" w14:textId="77777777" w:rsidR="00270CC6" w:rsidRPr="002F4F88" w:rsidRDefault="00270CC6" w:rsidP="00270CC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70CC6" w:rsidRPr="002F4F88" w14:paraId="7B2A4DE2" w14:textId="77777777" w:rsidTr="004E2D74">
        <w:trPr>
          <w:trHeight w:val="449"/>
        </w:trPr>
        <w:tc>
          <w:tcPr>
            <w:tcW w:w="817" w:type="dxa"/>
            <w:shd w:val="clear" w:color="auto" w:fill="auto"/>
          </w:tcPr>
          <w:p w14:paraId="7F68360F" w14:textId="77777777" w:rsidR="00270CC6" w:rsidRPr="002F4F88" w:rsidRDefault="00270CC6" w:rsidP="004E2D74">
            <w:pPr>
              <w:keepLines/>
              <w:widowControl w:val="0"/>
              <w:jc w:val="both"/>
              <w:rPr>
                <w:b/>
                <w:bCs/>
                <w:szCs w:val="26"/>
              </w:rPr>
            </w:pPr>
            <w:r w:rsidRPr="002F4F88">
              <w:rPr>
                <w:b/>
                <w:bCs/>
                <w:szCs w:val="26"/>
              </w:rPr>
              <w:t>STT</w:t>
            </w:r>
          </w:p>
        </w:tc>
        <w:tc>
          <w:tcPr>
            <w:tcW w:w="1877" w:type="dxa"/>
            <w:shd w:val="clear" w:color="auto" w:fill="auto"/>
          </w:tcPr>
          <w:p w14:paraId="5BEECBD1" w14:textId="77777777" w:rsidR="00270CC6" w:rsidRPr="002F4F88" w:rsidRDefault="00270CC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730E0031" w14:textId="77777777" w:rsidR="00270CC6" w:rsidRPr="002F4F88" w:rsidRDefault="00270CC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70CC6" w:rsidRPr="002F4F88" w14:paraId="3F636597" w14:textId="77777777" w:rsidTr="004E2D74">
        <w:tc>
          <w:tcPr>
            <w:tcW w:w="817" w:type="dxa"/>
            <w:shd w:val="clear" w:color="auto" w:fill="auto"/>
          </w:tcPr>
          <w:p w14:paraId="20FAE17F" w14:textId="77777777" w:rsidR="00270CC6" w:rsidRPr="002F4F88" w:rsidRDefault="00270CC6" w:rsidP="00A915DF">
            <w:pPr>
              <w:pStyle w:val="ListParagraph"/>
              <w:numPr>
                <w:ilvl w:val="0"/>
                <w:numId w:val="72"/>
              </w:numPr>
            </w:pPr>
          </w:p>
        </w:tc>
        <w:tc>
          <w:tcPr>
            <w:tcW w:w="1877" w:type="dxa"/>
            <w:shd w:val="clear" w:color="auto" w:fill="auto"/>
          </w:tcPr>
          <w:p w14:paraId="53A98B7E" w14:textId="17B126AE" w:rsidR="00270CC6" w:rsidRPr="002F4F88" w:rsidRDefault="00F10CD4" w:rsidP="004E2D74">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681453CF" w14:textId="3C4647E9" w:rsidR="00270CC6" w:rsidRDefault="00F10CD4" w:rsidP="004E2D7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AF11BE">
              <w:rPr>
                <w:snapToGrid/>
                <w:color w:val="auto"/>
                <w:szCs w:val="26"/>
              </w:rPr>
              <w:t>thêm</w:t>
            </w:r>
            <w:proofErr w:type="spellEnd"/>
            <w:r w:rsidR="00AF11BE">
              <w:rPr>
                <w:snapToGrid/>
                <w:color w:val="auto"/>
                <w:szCs w:val="26"/>
                <w:lang w:val="vi-VN"/>
              </w:rPr>
              <w:t xml:space="preserve"> mới loại </w:t>
            </w:r>
            <w:r w:rsidR="004C6057">
              <w:rPr>
                <w:snapToGrid/>
                <w:color w:val="auto"/>
                <w:szCs w:val="26"/>
                <w:lang w:val="vi-VN"/>
              </w:rPr>
              <w:t>đơn vị</w:t>
            </w:r>
            <w:r w:rsidR="009A3365">
              <w:rPr>
                <w:snapToGrid/>
                <w:color w:val="auto"/>
                <w:szCs w:val="26"/>
                <w:lang w:val="vi-VN"/>
              </w:rPr>
              <w:t xml:space="preserve">, </w:t>
            </w:r>
            <w:proofErr w:type="spellStart"/>
            <w:r w:rsidR="00BE3467">
              <w:rPr>
                <w:snapToGrid/>
                <w:color w:val="auto"/>
                <w:szCs w:val="26"/>
              </w:rPr>
              <w:t>nhập</w:t>
            </w:r>
            <w:proofErr w:type="spellEnd"/>
            <w:r w:rsidR="00BE3467">
              <w:rPr>
                <w:snapToGrid/>
                <w:color w:val="auto"/>
                <w:szCs w:val="26"/>
              </w:rPr>
              <w:t xml:space="preserve"> </w:t>
            </w:r>
            <w:proofErr w:type="spellStart"/>
            <w:r w:rsidR="00BE3467">
              <w:rPr>
                <w:snapToGrid/>
                <w:color w:val="auto"/>
                <w:szCs w:val="26"/>
              </w:rPr>
              <w:t>các</w:t>
            </w:r>
            <w:proofErr w:type="spellEnd"/>
            <w:r w:rsidR="00BE3467">
              <w:rPr>
                <w:snapToGrid/>
                <w:color w:val="auto"/>
                <w:szCs w:val="26"/>
              </w:rPr>
              <w:t xml:space="preserve"> </w:t>
            </w:r>
            <w:proofErr w:type="spellStart"/>
            <w:r w:rsidR="00BE3467">
              <w:rPr>
                <w:snapToGrid/>
                <w:color w:val="auto"/>
                <w:szCs w:val="26"/>
              </w:rPr>
              <w:t>thông</w:t>
            </w:r>
            <w:proofErr w:type="spellEnd"/>
            <w:r w:rsidR="00BE3467">
              <w:rPr>
                <w:snapToGrid/>
                <w:color w:val="auto"/>
                <w:szCs w:val="26"/>
              </w:rPr>
              <w:t xml:space="preserve"> tin:</w:t>
            </w:r>
          </w:p>
          <w:p w14:paraId="4432C83D" w14:textId="1AD177B3" w:rsidR="00BE3467" w:rsidRDefault="00AF11BE"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432E25">
              <w:rPr>
                <w:b/>
                <w:bCs/>
                <w:snapToGrid/>
                <w:color w:val="auto"/>
                <w:szCs w:val="26"/>
                <w:lang w:val="vi-VN"/>
              </w:rPr>
              <w:t>đơn vị</w:t>
            </w:r>
            <w:r>
              <w:rPr>
                <w:snapToGrid/>
                <w:color w:val="auto"/>
                <w:szCs w:val="26"/>
                <w:lang w:val="vi-VN"/>
              </w:rPr>
              <w:t xml:space="preserve">* </w:t>
            </w:r>
          </w:p>
          <w:p w14:paraId="2B846C55" w14:textId="287FCFF9" w:rsidR="00BE3467" w:rsidRDefault="00BE3467"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sidR="009A3365">
              <w:rPr>
                <w:snapToGrid/>
                <w:color w:val="auto"/>
                <w:szCs w:val="26"/>
              </w:rPr>
              <w:t>chọn</w:t>
            </w:r>
            <w:proofErr w:type="spellEnd"/>
            <w:r w:rsidR="009A3365">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9A3365">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68E007C2" w14:textId="423EDE46" w:rsidR="00AF11BE" w:rsidRPr="009A3365" w:rsidRDefault="00DB2F6D"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2A59501E" w14:textId="5F50E0F0" w:rsidR="00022CC4" w:rsidRPr="00BE3467" w:rsidRDefault="00022CC4" w:rsidP="00022CC4">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sidR="009A3365">
              <w:rPr>
                <w:szCs w:val="26"/>
              </w:rPr>
              <w:t>loại</w:t>
            </w:r>
            <w:proofErr w:type="spellEnd"/>
            <w:r w:rsidR="009A3365">
              <w:rPr>
                <w:szCs w:val="26"/>
                <w:lang w:val="vi-VN"/>
              </w:rPr>
              <w:t xml:space="preserve"> đ</w:t>
            </w:r>
            <w:r w:rsidR="00432E25">
              <w:rPr>
                <w:szCs w:val="26"/>
                <w:lang w:val="vi-VN"/>
              </w:rPr>
              <w:t>ơn vị</w:t>
            </w:r>
            <w:r w:rsidR="009A3365">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9A3365" w:rsidRPr="002F4F88" w14:paraId="079A0F09" w14:textId="77777777" w:rsidTr="004E2D74">
        <w:tc>
          <w:tcPr>
            <w:tcW w:w="817" w:type="dxa"/>
            <w:shd w:val="clear" w:color="auto" w:fill="auto"/>
          </w:tcPr>
          <w:p w14:paraId="34CDE0F8" w14:textId="77777777" w:rsidR="009A3365" w:rsidRPr="002F4F88" w:rsidRDefault="009A3365" w:rsidP="00A915DF">
            <w:pPr>
              <w:pStyle w:val="ListParagraph"/>
              <w:numPr>
                <w:ilvl w:val="0"/>
                <w:numId w:val="72"/>
              </w:numPr>
            </w:pPr>
          </w:p>
        </w:tc>
        <w:tc>
          <w:tcPr>
            <w:tcW w:w="1877" w:type="dxa"/>
            <w:shd w:val="clear" w:color="auto" w:fill="auto"/>
          </w:tcPr>
          <w:p w14:paraId="593C4F07" w14:textId="21C46AD2" w:rsidR="009A3365" w:rsidRDefault="009A3365" w:rsidP="009A336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644D361E" w14:textId="79D63BD6" w:rsidR="009A3365" w:rsidRP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432E25">
              <w:rPr>
                <w:szCs w:val="26"/>
              </w:rPr>
              <w:t>loại</w:t>
            </w:r>
            <w:proofErr w:type="spellEnd"/>
            <w:r w:rsidR="00432E25">
              <w:rPr>
                <w:szCs w:val="26"/>
                <w:lang w:val="vi-VN"/>
              </w:rPr>
              <w:t xml:space="preserve"> đơn vị</w:t>
            </w:r>
          </w:p>
          <w:p w14:paraId="79B09D93" w14:textId="7AB82F53" w:rsid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loại</w:t>
            </w:r>
            <w:proofErr w:type="spellEnd"/>
            <w:r>
              <w:rPr>
                <w:snapToGrid/>
                <w:color w:val="auto"/>
                <w:szCs w:val="26"/>
                <w:lang w:val="vi-VN"/>
              </w:rPr>
              <w:t xml:space="preserve"> </w:t>
            </w:r>
            <w:r w:rsidR="00432E25">
              <w:rPr>
                <w:szCs w:val="26"/>
                <w:lang w:val="vi-VN"/>
              </w:rPr>
              <w:t xml:space="preserve">đơn vị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270CC6" w:rsidRPr="002F4F88" w14:paraId="775D867F" w14:textId="77777777" w:rsidTr="004E2D74">
        <w:tc>
          <w:tcPr>
            <w:tcW w:w="817" w:type="dxa"/>
            <w:shd w:val="clear" w:color="auto" w:fill="auto"/>
          </w:tcPr>
          <w:p w14:paraId="633D31C3" w14:textId="77777777" w:rsidR="00270CC6" w:rsidRPr="002F4F88" w:rsidRDefault="00270CC6" w:rsidP="00A915DF">
            <w:pPr>
              <w:pStyle w:val="ListParagraph"/>
              <w:numPr>
                <w:ilvl w:val="0"/>
                <w:numId w:val="72"/>
              </w:numPr>
            </w:pPr>
          </w:p>
        </w:tc>
        <w:tc>
          <w:tcPr>
            <w:tcW w:w="1877" w:type="dxa"/>
            <w:shd w:val="clear" w:color="auto" w:fill="auto"/>
          </w:tcPr>
          <w:p w14:paraId="3DAAF2DC" w14:textId="12638557" w:rsidR="00270CC6" w:rsidRPr="002F4F88" w:rsidRDefault="00F10CD4" w:rsidP="004E2D74">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233C6C6" w14:textId="1EFD7A9B" w:rsidR="00270CC6" w:rsidRPr="002F4F88" w:rsidRDefault="00D14C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022CC4">
              <w:rPr>
                <w:snapToGrid/>
                <w:color w:val="auto"/>
                <w:szCs w:val="26"/>
              </w:rPr>
              <w:t xml:space="preserve">ho </w:t>
            </w:r>
            <w:proofErr w:type="spellStart"/>
            <w:r w:rsidR="00022CC4">
              <w:rPr>
                <w:snapToGrid/>
                <w:color w:val="auto"/>
                <w:szCs w:val="26"/>
              </w:rPr>
              <w:t>phép</w:t>
            </w:r>
            <w:proofErr w:type="spellEnd"/>
            <w:r w:rsidR="00022CC4">
              <w:rPr>
                <w:snapToGrid/>
                <w:color w:val="auto"/>
                <w:szCs w:val="26"/>
              </w:rPr>
              <w:t xml:space="preserve"> NSD </w:t>
            </w:r>
            <w:proofErr w:type="spellStart"/>
            <w:r w:rsidR="00022CC4">
              <w:rPr>
                <w:snapToGrid/>
                <w:color w:val="auto"/>
                <w:szCs w:val="26"/>
              </w:rPr>
              <w:t>xem</w:t>
            </w:r>
            <w:proofErr w:type="spellEnd"/>
            <w:r w:rsidR="00022CC4">
              <w:rPr>
                <w:snapToGrid/>
                <w:color w:val="auto"/>
                <w:szCs w:val="26"/>
              </w:rPr>
              <w:t xml:space="preserve"> chi </w:t>
            </w:r>
            <w:proofErr w:type="spellStart"/>
            <w:r w:rsidR="00022CC4">
              <w:rPr>
                <w:snapToGrid/>
                <w:color w:val="auto"/>
                <w:szCs w:val="26"/>
              </w:rPr>
              <w:t>tiết</w:t>
            </w:r>
            <w:proofErr w:type="spellEnd"/>
            <w:r w:rsidR="00022CC4">
              <w:rPr>
                <w:snapToGrid/>
                <w:color w:val="auto"/>
                <w:szCs w:val="26"/>
              </w:rPr>
              <w:t xml:space="preserve"> </w:t>
            </w:r>
            <w:proofErr w:type="spellStart"/>
            <w:r w:rsidR="00432E25">
              <w:rPr>
                <w:szCs w:val="26"/>
              </w:rPr>
              <w:t>loại</w:t>
            </w:r>
            <w:proofErr w:type="spellEnd"/>
            <w:r w:rsidR="00432E25">
              <w:rPr>
                <w:szCs w:val="26"/>
                <w:lang w:val="vi-VN"/>
              </w:rPr>
              <w:t xml:space="preserve"> đơn vị</w:t>
            </w:r>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hiển</w:t>
            </w:r>
            <w:proofErr w:type="spellEnd"/>
            <w:r w:rsidR="00022CC4">
              <w:rPr>
                <w:snapToGrid/>
                <w:color w:val="auto"/>
                <w:szCs w:val="26"/>
              </w:rPr>
              <w:t xml:space="preserve"> </w:t>
            </w:r>
            <w:proofErr w:type="spellStart"/>
            <w:r w:rsidR="00022CC4">
              <w:rPr>
                <w:snapToGrid/>
                <w:color w:val="auto"/>
                <w:szCs w:val="26"/>
              </w:rPr>
              <w:t>thị</w:t>
            </w:r>
            <w:proofErr w:type="spellEnd"/>
            <w:r w:rsidR="00022CC4">
              <w:rPr>
                <w:snapToGrid/>
                <w:color w:val="auto"/>
                <w:szCs w:val="26"/>
              </w:rPr>
              <w:t xml:space="preserve"> </w:t>
            </w:r>
            <w:proofErr w:type="spellStart"/>
            <w:r w:rsidR="00022CC4">
              <w:rPr>
                <w:snapToGrid/>
                <w:color w:val="auto"/>
                <w:szCs w:val="26"/>
              </w:rPr>
              <w:t>đúng</w:t>
            </w:r>
            <w:proofErr w:type="spellEnd"/>
            <w:r w:rsidR="00022CC4">
              <w:rPr>
                <w:snapToGrid/>
                <w:color w:val="auto"/>
                <w:szCs w:val="26"/>
              </w:rPr>
              <w:t xml:space="preserve"> </w:t>
            </w:r>
            <w:proofErr w:type="spellStart"/>
            <w:r w:rsidR="00022CC4">
              <w:rPr>
                <w:snapToGrid/>
                <w:color w:val="auto"/>
                <w:szCs w:val="26"/>
              </w:rPr>
              <w:t>với</w:t>
            </w:r>
            <w:proofErr w:type="spellEnd"/>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lần</w:t>
            </w:r>
            <w:proofErr w:type="spellEnd"/>
            <w:r w:rsidR="00022CC4">
              <w:rPr>
                <w:snapToGrid/>
                <w:color w:val="auto"/>
                <w:szCs w:val="26"/>
              </w:rPr>
              <w:t xml:space="preserve"> </w:t>
            </w:r>
            <w:proofErr w:type="spellStart"/>
            <w:r w:rsidR="00022CC4">
              <w:rPr>
                <w:snapToGrid/>
                <w:color w:val="auto"/>
                <w:szCs w:val="26"/>
              </w:rPr>
              <w:t>cập</w:t>
            </w:r>
            <w:proofErr w:type="spellEnd"/>
            <w:r w:rsidR="00022CC4">
              <w:rPr>
                <w:snapToGrid/>
                <w:color w:val="auto"/>
                <w:szCs w:val="26"/>
              </w:rPr>
              <w:t xml:space="preserve"> </w:t>
            </w:r>
            <w:proofErr w:type="spellStart"/>
            <w:r w:rsidR="00022CC4">
              <w:rPr>
                <w:snapToGrid/>
                <w:color w:val="auto"/>
                <w:szCs w:val="26"/>
              </w:rPr>
              <w:t>nhật</w:t>
            </w:r>
            <w:proofErr w:type="spellEnd"/>
            <w:r w:rsidR="00022CC4">
              <w:rPr>
                <w:snapToGrid/>
                <w:color w:val="auto"/>
                <w:szCs w:val="26"/>
              </w:rPr>
              <w:t xml:space="preserve"> </w:t>
            </w:r>
            <w:proofErr w:type="spellStart"/>
            <w:r w:rsidR="00022CC4">
              <w:rPr>
                <w:snapToGrid/>
                <w:color w:val="auto"/>
                <w:szCs w:val="26"/>
              </w:rPr>
              <w:t>cuối</w:t>
            </w:r>
            <w:proofErr w:type="spellEnd"/>
            <w:r w:rsidR="00022CC4">
              <w:rPr>
                <w:snapToGrid/>
                <w:color w:val="auto"/>
                <w:szCs w:val="26"/>
              </w:rPr>
              <w:t xml:space="preserve"> </w:t>
            </w:r>
            <w:proofErr w:type="spellStart"/>
            <w:r w:rsidR="00022CC4">
              <w:rPr>
                <w:snapToGrid/>
                <w:color w:val="auto"/>
                <w:szCs w:val="26"/>
              </w:rPr>
              <w:t>cùng</w:t>
            </w:r>
            <w:proofErr w:type="spellEnd"/>
            <w:r w:rsidR="00022CC4">
              <w:rPr>
                <w:snapToGrid/>
                <w:color w:val="auto"/>
                <w:szCs w:val="26"/>
              </w:rPr>
              <w:t xml:space="preserve">. </w:t>
            </w:r>
            <w:proofErr w:type="spellStart"/>
            <w:r w:rsidR="00022CC4">
              <w:rPr>
                <w:snapToGrid/>
                <w:color w:val="auto"/>
                <w:szCs w:val="26"/>
              </w:rPr>
              <w:t>Đồng</w:t>
            </w:r>
            <w:proofErr w:type="spellEnd"/>
            <w:r w:rsidR="00022CC4">
              <w:rPr>
                <w:snapToGrid/>
                <w:color w:val="auto"/>
                <w:szCs w:val="26"/>
              </w:rPr>
              <w:t xml:space="preserve"> </w:t>
            </w:r>
            <w:proofErr w:type="spellStart"/>
            <w:r w:rsidR="00022CC4">
              <w:rPr>
                <w:snapToGrid/>
                <w:color w:val="auto"/>
                <w:szCs w:val="26"/>
              </w:rPr>
              <w:t>thời</w:t>
            </w:r>
            <w:proofErr w:type="spellEnd"/>
            <w:r w:rsidR="00022CC4">
              <w:rPr>
                <w:snapToGrid/>
                <w:color w:val="auto"/>
                <w:szCs w:val="26"/>
              </w:rPr>
              <w:t xml:space="preserve">, </w:t>
            </w:r>
            <w:proofErr w:type="spellStart"/>
            <w:r w:rsidR="00022CC4">
              <w:rPr>
                <w:snapToGrid/>
                <w:color w:val="auto"/>
                <w:szCs w:val="26"/>
              </w:rPr>
              <w:t>hệ</w:t>
            </w:r>
            <w:proofErr w:type="spellEnd"/>
            <w:r w:rsidR="00022CC4">
              <w:rPr>
                <w:snapToGrid/>
                <w:color w:val="auto"/>
                <w:szCs w:val="26"/>
              </w:rPr>
              <w:t xml:space="preserve"> </w:t>
            </w:r>
            <w:proofErr w:type="spellStart"/>
            <w:r w:rsidR="00022CC4">
              <w:rPr>
                <w:snapToGrid/>
                <w:color w:val="auto"/>
                <w:szCs w:val="26"/>
              </w:rPr>
              <w:t>thống</w:t>
            </w:r>
            <w:proofErr w:type="spellEnd"/>
            <w:r w:rsidR="00022CC4">
              <w:rPr>
                <w:snapToGrid/>
                <w:color w:val="auto"/>
                <w:szCs w:val="26"/>
              </w:rPr>
              <w:t xml:space="preserve"> </w:t>
            </w:r>
            <w:proofErr w:type="spellStart"/>
            <w:r w:rsidR="00022CC4">
              <w:rPr>
                <w:snapToGrid/>
                <w:color w:val="auto"/>
                <w:szCs w:val="26"/>
              </w:rPr>
              <w:t>hiển</w:t>
            </w:r>
            <w:proofErr w:type="spellEnd"/>
            <w:r w:rsidR="00022CC4">
              <w:rPr>
                <w:snapToGrid/>
                <w:color w:val="auto"/>
                <w:szCs w:val="26"/>
              </w:rPr>
              <w:t xml:space="preserve"> </w:t>
            </w:r>
            <w:proofErr w:type="spellStart"/>
            <w:r w:rsidR="00022CC4">
              <w:rPr>
                <w:snapToGrid/>
                <w:color w:val="auto"/>
                <w:szCs w:val="26"/>
              </w:rPr>
              <w:t>thị</w:t>
            </w:r>
            <w:proofErr w:type="spellEnd"/>
            <w:r w:rsidR="00022CC4">
              <w:rPr>
                <w:snapToGrid/>
                <w:color w:val="auto"/>
                <w:szCs w:val="26"/>
              </w:rPr>
              <w:t xml:space="preserve"> </w:t>
            </w:r>
            <w:proofErr w:type="spellStart"/>
            <w:r w:rsidR="00022CC4">
              <w:rPr>
                <w:snapToGrid/>
                <w:color w:val="auto"/>
                <w:szCs w:val="26"/>
              </w:rPr>
              <w:t>các</w:t>
            </w:r>
            <w:proofErr w:type="spellEnd"/>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Người</w:t>
            </w:r>
            <w:proofErr w:type="spellEnd"/>
            <w:r w:rsidR="00022CC4">
              <w:rPr>
                <w:snapToGrid/>
                <w:color w:val="auto"/>
                <w:szCs w:val="26"/>
              </w:rPr>
              <w:t xml:space="preserve"> </w:t>
            </w:r>
            <w:proofErr w:type="spellStart"/>
            <w:r w:rsidR="00022CC4">
              <w:rPr>
                <w:snapToGrid/>
                <w:color w:val="auto"/>
                <w:szCs w:val="26"/>
              </w:rPr>
              <w:t>tạo</w:t>
            </w:r>
            <w:proofErr w:type="spellEnd"/>
            <w:r w:rsidR="00022CC4">
              <w:rPr>
                <w:snapToGrid/>
                <w:color w:val="auto"/>
                <w:szCs w:val="26"/>
              </w:rPr>
              <w:t xml:space="preserve">, </w:t>
            </w:r>
            <w:proofErr w:type="spellStart"/>
            <w:r w:rsidR="00022CC4">
              <w:rPr>
                <w:snapToGrid/>
                <w:color w:val="auto"/>
                <w:szCs w:val="26"/>
              </w:rPr>
              <w:t>Ngày</w:t>
            </w:r>
            <w:proofErr w:type="spellEnd"/>
            <w:r w:rsidR="00022CC4">
              <w:rPr>
                <w:snapToGrid/>
                <w:color w:val="auto"/>
                <w:szCs w:val="26"/>
              </w:rPr>
              <w:t xml:space="preserve"> </w:t>
            </w:r>
            <w:proofErr w:type="spellStart"/>
            <w:r w:rsidR="00022CC4">
              <w:rPr>
                <w:snapToGrid/>
                <w:color w:val="auto"/>
                <w:szCs w:val="26"/>
              </w:rPr>
              <w:t>tạo</w:t>
            </w:r>
            <w:proofErr w:type="spellEnd"/>
            <w:r w:rsidR="00022CC4">
              <w:rPr>
                <w:snapToGrid/>
                <w:color w:val="auto"/>
                <w:szCs w:val="26"/>
              </w:rPr>
              <w:t xml:space="preserve">, </w:t>
            </w:r>
            <w:proofErr w:type="spellStart"/>
            <w:r w:rsidR="00022CC4">
              <w:rPr>
                <w:snapToGrid/>
                <w:color w:val="auto"/>
                <w:szCs w:val="26"/>
              </w:rPr>
              <w:t>Người</w:t>
            </w:r>
            <w:proofErr w:type="spellEnd"/>
            <w:r w:rsidR="00022CC4">
              <w:rPr>
                <w:snapToGrid/>
                <w:color w:val="auto"/>
                <w:szCs w:val="26"/>
              </w:rPr>
              <w:t xml:space="preserve"> </w:t>
            </w:r>
            <w:proofErr w:type="spellStart"/>
            <w:r w:rsidR="00022CC4">
              <w:rPr>
                <w:snapToGrid/>
                <w:color w:val="auto"/>
                <w:szCs w:val="26"/>
              </w:rPr>
              <w:t>sửa</w:t>
            </w:r>
            <w:proofErr w:type="spellEnd"/>
            <w:r w:rsidR="00022CC4">
              <w:rPr>
                <w:snapToGrid/>
                <w:color w:val="auto"/>
                <w:szCs w:val="26"/>
              </w:rPr>
              <w:t xml:space="preserve">, </w:t>
            </w:r>
            <w:proofErr w:type="spellStart"/>
            <w:r w:rsidR="00022CC4">
              <w:rPr>
                <w:snapToGrid/>
                <w:color w:val="auto"/>
                <w:szCs w:val="26"/>
              </w:rPr>
              <w:t>Ngày</w:t>
            </w:r>
            <w:proofErr w:type="spellEnd"/>
            <w:r w:rsidR="00022CC4">
              <w:rPr>
                <w:snapToGrid/>
                <w:color w:val="auto"/>
                <w:szCs w:val="26"/>
              </w:rPr>
              <w:t xml:space="preserve"> </w:t>
            </w:r>
            <w:proofErr w:type="spellStart"/>
            <w:r w:rsidR="00022CC4">
              <w:rPr>
                <w:snapToGrid/>
                <w:color w:val="auto"/>
                <w:szCs w:val="26"/>
              </w:rPr>
              <w:t>sửa</w:t>
            </w:r>
            <w:proofErr w:type="spellEnd"/>
            <w:r w:rsidR="00022CC4">
              <w:rPr>
                <w:snapToGrid/>
                <w:color w:val="auto"/>
                <w:szCs w:val="26"/>
              </w:rPr>
              <w:t>.</w:t>
            </w:r>
          </w:p>
        </w:tc>
      </w:tr>
      <w:tr w:rsidR="00AB1C93" w:rsidRPr="002F4F88" w14:paraId="41FA3E6B" w14:textId="77777777" w:rsidTr="004E2D74">
        <w:tc>
          <w:tcPr>
            <w:tcW w:w="817" w:type="dxa"/>
            <w:shd w:val="clear" w:color="auto" w:fill="auto"/>
          </w:tcPr>
          <w:p w14:paraId="4B033584" w14:textId="77777777" w:rsidR="00AB1C93" w:rsidRPr="002F4F88" w:rsidRDefault="00AB1C93" w:rsidP="00A915DF">
            <w:pPr>
              <w:pStyle w:val="ListParagraph"/>
              <w:numPr>
                <w:ilvl w:val="0"/>
                <w:numId w:val="72"/>
              </w:numPr>
            </w:pPr>
          </w:p>
        </w:tc>
        <w:tc>
          <w:tcPr>
            <w:tcW w:w="1877" w:type="dxa"/>
            <w:shd w:val="clear" w:color="auto" w:fill="auto"/>
          </w:tcPr>
          <w:p w14:paraId="5528E4BD" w14:textId="6E720F51" w:rsidR="00AB1C93" w:rsidRPr="002F4F88" w:rsidRDefault="00AB1C93" w:rsidP="00AB1C93">
            <w:pPr>
              <w:keepLines/>
              <w:widowControl w:val="0"/>
              <w:rPr>
                <w:szCs w:val="26"/>
              </w:rPr>
            </w:pPr>
            <w:proofErr w:type="spellStart"/>
            <w:r>
              <w:t>Xóa</w:t>
            </w:r>
            <w:proofErr w:type="spellEnd"/>
          </w:p>
        </w:tc>
        <w:tc>
          <w:tcPr>
            <w:tcW w:w="6912" w:type="dxa"/>
            <w:shd w:val="clear" w:color="auto" w:fill="auto"/>
          </w:tcPr>
          <w:p w14:paraId="155D63A8" w14:textId="4C73DD0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432E25">
              <w:rPr>
                <w:szCs w:val="26"/>
              </w:rPr>
              <w:t>loại</w:t>
            </w:r>
            <w:proofErr w:type="spellEnd"/>
            <w:r w:rsidR="00432E25">
              <w:rPr>
                <w:szCs w:val="26"/>
                <w:lang w:val="vi-VN"/>
              </w:rPr>
              <w:t xml:space="preserve"> đơn vị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3AC4DB2E" w14:textId="228535E2"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27B05">
              <w:rPr>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2B61A0">
              <w:rPr>
                <w:bCs/>
                <w:i/>
                <w:iCs/>
                <w:szCs w:val="26"/>
              </w:rPr>
              <w:t>Bạn</w:t>
            </w:r>
            <w:proofErr w:type="spellEnd"/>
            <w:r w:rsidRPr="002B61A0">
              <w:rPr>
                <w:bCs/>
                <w:i/>
                <w:iCs/>
                <w:szCs w:val="26"/>
              </w:rPr>
              <w:t xml:space="preserve"> </w:t>
            </w:r>
            <w:proofErr w:type="spellStart"/>
            <w:r w:rsidRPr="002B61A0">
              <w:rPr>
                <w:bCs/>
                <w:i/>
                <w:iCs/>
                <w:szCs w:val="26"/>
              </w:rPr>
              <w:t>có</w:t>
            </w:r>
            <w:proofErr w:type="spellEnd"/>
            <w:r w:rsidRPr="002B61A0">
              <w:rPr>
                <w:bCs/>
                <w:i/>
                <w:iCs/>
                <w:szCs w:val="26"/>
              </w:rPr>
              <w:t xml:space="preserve"> </w:t>
            </w:r>
            <w:proofErr w:type="spellStart"/>
            <w:r w:rsidRPr="002B61A0">
              <w:rPr>
                <w:bCs/>
                <w:i/>
                <w:iCs/>
                <w:szCs w:val="26"/>
              </w:rPr>
              <w:t>chắc</w:t>
            </w:r>
            <w:proofErr w:type="spellEnd"/>
            <w:r w:rsidRPr="002B61A0">
              <w:rPr>
                <w:bCs/>
                <w:i/>
                <w:iCs/>
                <w:szCs w:val="26"/>
              </w:rPr>
              <w:t xml:space="preserve"> </w:t>
            </w:r>
            <w:proofErr w:type="spellStart"/>
            <w:r w:rsidRPr="002B61A0">
              <w:rPr>
                <w:bCs/>
                <w:i/>
                <w:iCs/>
                <w:szCs w:val="26"/>
              </w:rPr>
              <w:t>chắn</w:t>
            </w:r>
            <w:proofErr w:type="spellEnd"/>
            <w:r w:rsidRPr="002B61A0">
              <w:rPr>
                <w:bCs/>
                <w:i/>
                <w:iCs/>
                <w:szCs w:val="26"/>
              </w:rPr>
              <w:t xml:space="preserve"> </w:t>
            </w:r>
            <w:proofErr w:type="spellStart"/>
            <w:r w:rsidRPr="002B61A0">
              <w:rPr>
                <w:bCs/>
                <w:i/>
                <w:iCs/>
                <w:szCs w:val="26"/>
              </w:rPr>
              <w:t>muốn</w:t>
            </w:r>
            <w:proofErr w:type="spellEnd"/>
            <w:r w:rsidRPr="002B61A0">
              <w:rPr>
                <w:bCs/>
                <w:i/>
                <w:iCs/>
                <w:szCs w:val="26"/>
              </w:rPr>
              <w:t xml:space="preserve"> </w:t>
            </w:r>
            <w:proofErr w:type="spellStart"/>
            <w:r w:rsidRPr="002B61A0">
              <w:rPr>
                <w:bCs/>
                <w:i/>
                <w:iCs/>
                <w:szCs w:val="26"/>
              </w:rPr>
              <w:t>xóa</w:t>
            </w:r>
            <w:proofErr w:type="spellEnd"/>
            <w:r w:rsidRPr="002B61A0">
              <w:rPr>
                <w:bCs/>
                <w:i/>
                <w:iCs/>
                <w:szCs w:val="26"/>
              </w:rPr>
              <w:t xml:space="preserve"> </w:t>
            </w:r>
            <w:proofErr w:type="spellStart"/>
            <w:r w:rsidR="00B66DEE" w:rsidRPr="002B61A0">
              <w:rPr>
                <w:bCs/>
                <w:i/>
                <w:iCs/>
                <w:szCs w:val="26"/>
              </w:rPr>
              <w:t>bản</w:t>
            </w:r>
            <w:proofErr w:type="spellEnd"/>
            <w:r w:rsidR="00B66DEE" w:rsidRPr="002B61A0">
              <w:rPr>
                <w:bCs/>
                <w:i/>
                <w:iCs/>
                <w:szCs w:val="26"/>
                <w:lang w:val="vi-VN"/>
              </w:rPr>
              <w:t xml:space="preserve"> ghi này</w:t>
            </w:r>
            <w:r w:rsidRPr="002B61A0">
              <w:rPr>
                <w:bCs/>
                <w:i/>
                <w:iCs/>
                <w:szCs w:val="26"/>
              </w:rPr>
              <w:t>?</w:t>
            </w:r>
            <w:r w:rsidR="00B66DEE" w:rsidRPr="002B61A0">
              <w:rPr>
                <w:bCs/>
                <w:i/>
                <w:iCs/>
                <w:szCs w:val="26"/>
                <w:lang w:val="vi-VN"/>
              </w:rPr>
              <w:t xml:space="preserve"> kèm theo tên </w:t>
            </w:r>
            <w:proofErr w:type="spellStart"/>
            <w:r w:rsidR="00432E25" w:rsidRPr="002B61A0">
              <w:rPr>
                <w:i/>
                <w:iCs/>
                <w:szCs w:val="26"/>
              </w:rPr>
              <w:t>loại</w:t>
            </w:r>
            <w:proofErr w:type="spellEnd"/>
            <w:r w:rsidR="00432E25" w:rsidRPr="002B61A0">
              <w:rPr>
                <w:i/>
                <w:iCs/>
                <w:szCs w:val="26"/>
                <w:lang w:val="vi-VN"/>
              </w:rPr>
              <w:t xml:space="preserve"> đơn vị</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2D194190" w14:textId="64F1AAEA" w:rsidR="00AB1C93" w:rsidRDefault="00AB1C9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sidR="00432E25">
              <w:rPr>
                <w:szCs w:val="26"/>
              </w:rPr>
              <w:t>loại</w:t>
            </w:r>
            <w:proofErr w:type="spellEnd"/>
            <w:r w:rsidR="00432E25">
              <w:rPr>
                <w:szCs w:val="26"/>
                <w:lang w:val="vi-VN"/>
              </w:rPr>
              <w:t xml:space="preserve"> đơn vị</w:t>
            </w:r>
            <w:r>
              <w:rPr>
                <w:bCs/>
                <w:szCs w:val="26"/>
              </w:rPr>
              <w:t>.</w:t>
            </w:r>
          </w:p>
          <w:p w14:paraId="3CF50096" w14:textId="28D202FC" w:rsidR="00AB1C93" w:rsidRDefault="00AB1C9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1CDC140F" w14:textId="7ECB12B4" w:rsidR="00AB1C93" w:rsidRPr="002F4F88" w:rsidRDefault="00AB1C93" w:rsidP="00AB1C93">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đang</w:t>
            </w:r>
            <w:proofErr w:type="spellEnd"/>
            <w:r>
              <w:rPr>
                <w:bCs/>
                <w:szCs w:val="26"/>
              </w:rPr>
              <w:t xml:space="preserve"> </w:t>
            </w:r>
            <w:proofErr w:type="spellStart"/>
            <w:r w:rsidR="009A7CBC">
              <w:rPr>
                <w:bCs/>
                <w:szCs w:val="26"/>
              </w:rPr>
              <w:t>có</w:t>
            </w:r>
            <w:proofErr w:type="spellEnd"/>
            <w:r w:rsidR="009A7CBC">
              <w:rPr>
                <w:bCs/>
                <w:szCs w:val="26"/>
                <w:lang w:val="vi-VN"/>
              </w:rPr>
              <w:t xml:space="preserve"> </w:t>
            </w:r>
            <w:r w:rsidR="00DB7863">
              <w:rPr>
                <w:bCs/>
                <w:szCs w:val="26"/>
                <w:lang w:val="vi-VN"/>
              </w:rPr>
              <w:t>đơn vị liên quan, hệ thống hiển thị cảnh báo “</w:t>
            </w:r>
            <w:r w:rsidR="002B61A0" w:rsidRPr="002B61A0">
              <w:rPr>
                <w:bCs/>
                <w:i/>
                <w:iCs/>
                <w:szCs w:val="26"/>
                <w:lang w:val="vi-VN"/>
              </w:rPr>
              <w:t>Tồn tại đơn vị liên quan đến loại đơn vị này, bạn không thể xoá</w:t>
            </w:r>
            <w:r w:rsidR="002B61A0">
              <w:rPr>
                <w:bCs/>
                <w:szCs w:val="26"/>
                <w:lang w:val="vi-VN"/>
              </w:rPr>
              <w:t>”</w:t>
            </w:r>
          </w:p>
        </w:tc>
      </w:tr>
      <w:tr w:rsidR="00AB1C93" w:rsidRPr="002F4F88" w14:paraId="55A261F6" w14:textId="77777777" w:rsidTr="004E2D74">
        <w:tc>
          <w:tcPr>
            <w:tcW w:w="817" w:type="dxa"/>
            <w:shd w:val="clear" w:color="auto" w:fill="auto"/>
          </w:tcPr>
          <w:p w14:paraId="78FDB8F8" w14:textId="77777777" w:rsidR="00AB1C93" w:rsidRPr="002F4F88" w:rsidRDefault="00AB1C93" w:rsidP="00A915DF">
            <w:pPr>
              <w:pStyle w:val="ListParagraph"/>
              <w:numPr>
                <w:ilvl w:val="0"/>
                <w:numId w:val="72"/>
              </w:numPr>
            </w:pPr>
          </w:p>
        </w:tc>
        <w:tc>
          <w:tcPr>
            <w:tcW w:w="1877" w:type="dxa"/>
            <w:shd w:val="clear" w:color="auto" w:fill="auto"/>
          </w:tcPr>
          <w:p w14:paraId="38ADF4F6" w14:textId="2BC9BEC6" w:rsidR="00AB1C93" w:rsidRPr="002F4F88" w:rsidRDefault="00AB1C93" w:rsidP="00AB1C93">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5B99F22C" w14:textId="08CB4CC0"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3BEC6351"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76AAF263" w14:textId="00B90BA2" w:rsidR="00AB1C93" w:rsidRDefault="00AB1C9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r w:rsidR="00DB2F6D">
              <w:rPr>
                <w:szCs w:val="26"/>
                <w:lang w:val="vi-VN"/>
              </w:rPr>
              <w:t>đơn vị</w:t>
            </w:r>
          </w:p>
          <w:p w14:paraId="1721C99C"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06403314" w14:textId="079D1FB5" w:rsidR="00AB1C93" w:rsidRDefault="00DB2F6D"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sidR="00AB1C93">
              <w:rPr>
                <w:bCs/>
                <w:szCs w:val="26"/>
              </w:rPr>
              <w:t>tả</w:t>
            </w:r>
            <w:proofErr w:type="spellEnd"/>
          </w:p>
          <w:p w14:paraId="67F42BBA" w14:textId="767F2B9A"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1D3E77E2" w14:textId="5CF0212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0089CF81" w14:textId="05C006CA" w:rsidR="00AB1C93" w:rsidRDefault="00AB1C93"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r w:rsidR="00DB2F6D">
              <w:rPr>
                <w:szCs w:val="26"/>
                <w:lang w:val="vi-VN"/>
              </w:rPr>
              <w:t>đơn vị</w:t>
            </w:r>
          </w:p>
          <w:p w14:paraId="049B51EB" w14:textId="32D122BC" w:rsidR="00AB1C93" w:rsidRPr="002F4F88" w:rsidRDefault="00AB1C93"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lastRenderedPageBreak/>
              <w:t>Trạng</w:t>
            </w:r>
            <w:proofErr w:type="spellEnd"/>
            <w:r>
              <w:rPr>
                <w:bCs/>
                <w:szCs w:val="26"/>
              </w:rPr>
              <w:t xml:space="preserve"> </w:t>
            </w:r>
            <w:proofErr w:type="spellStart"/>
            <w:r>
              <w:rPr>
                <w:bCs/>
                <w:szCs w:val="26"/>
              </w:rPr>
              <w:t>thái</w:t>
            </w:r>
            <w:proofErr w:type="spellEnd"/>
          </w:p>
        </w:tc>
      </w:tr>
    </w:tbl>
    <w:p w14:paraId="0266684F" w14:textId="2E9C315A" w:rsidR="00270CC6" w:rsidRDefault="00270CC6" w:rsidP="00270CC6">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6C6009">
        <w:rPr>
          <w:b/>
          <w:szCs w:val="26"/>
        </w:rPr>
        <w:t xml:space="preserve"> N/A</w:t>
      </w:r>
    </w:p>
    <w:p w14:paraId="391E07F6" w14:textId="513ED8BC" w:rsidR="002D7C27" w:rsidRPr="00035D83" w:rsidRDefault="002D7C27" w:rsidP="008057EC">
      <w:pPr>
        <w:pStyle w:val="tvHeading111"/>
      </w:pPr>
      <w:bookmarkStart w:id="68" w:name="_Toc87368204"/>
      <w:proofErr w:type="spellStart"/>
      <w:r w:rsidRPr="002D7C27">
        <w:t>Mức</w:t>
      </w:r>
      <w:proofErr w:type="spellEnd"/>
      <w:r w:rsidRPr="002D7C27">
        <w:t xml:space="preserve"> </w:t>
      </w:r>
      <w:proofErr w:type="spellStart"/>
      <w:r w:rsidR="00035D83">
        <w:t>độ</w:t>
      </w:r>
      <w:proofErr w:type="spellEnd"/>
      <w:r w:rsidR="00035D83">
        <w:rPr>
          <w:lang w:val="vi-VN"/>
        </w:rPr>
        <w:t xml:space="preserve"> rủi ro</w:t>
      </w:r>
      <w:bookmarkEnd w:id="68"/>
    </w:p>
    <w:p w14:paraId="652F1469" w14:textId="7984F8E9" w:rsidR="00035D83" w:rsidRPr="002F4F88" w:rsidRDefault="00035D83" w:rsidP="00035D83">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035D83">
        <w:rPr>
          <w:bCs/>
          <w:szCs w:val="26"/>
          <w:lang w:val="vi-VN"/>
        </w:rPr>
        <w:t>quản lý các cấp độ rủi ro</w:t>
      </w:r>
      <w:r>
        <w:rPr>
          <w:bCs/>
          <w:szCs w:val="26"/>
          <w:lang w:val="vi-VN"/>
        </w:rPr>
        <w:t xml:space="preserve"> </w:t>
      </w:r>
      <w:r w:rsidR="00A16C4D">
        <w:rPr>
          <w:bCs/>
          <w:szCs w:val="26"/>
          <w:lang w:val="vi-VN"/>
        </w:rPr>
        <w:t xml:space="preserve">(nghiêm trọng, cao, trung bình, thấp) </w:t>
      </w:r>
      <w:r>
        <w:rPr>
          <w:bCs/>
          <w:szCs w:val="26"/>
          <w:lang w:val="vi-VN"/>
        </w:rPr>
        <w:t xml:space="preserve">được sử dụng </w:t>
      </w:r>
      <w:r w:rsidR="00F5250D">
        <w:rPr>
          <w:bCs/>
          <w:szCs w:val="26"/>
          <w:lang w:val="vi-VN"/>
        </w:rPr>
        <w:t xml:space="preserve">để phân loại rủi ro </w:t>
      </w:r>
      <w:r w:rsidR="009E407F">
        <w:rPr>
          <w:bCs/>
          <w:szCs w:val="26"/>
          <w:lang w:val="vi-VN"/>
        </w:rPr>
        <w:t>ở chức năng đánh giá rủi ro cấp độ tổ chức</w:t>
      </w:r>
      <w:r w:rsidR="00F5250D">
        <w:rPr>
          <w:bCs/>
          <w:szCs w:val="26"/>
          <w:lang w:val="vi-VN"/>
        </w:rPr>
        <w:t xml:space="preserve">, </w:t>
      </w:r>
      <w:r w:rsidR="009E407F">
        <w:rPr>
          <w:bCs/>
          <w:szCs w:val="26"/>
          <w:lang w:val="vi-VN"/>
        </w:rPr>
        <w:t xml:space="preserve">đánh giá rủi ro cấp độ quy </w:t>
      </w:r>
      <w:r w:rsidR="00F5250D">
        <w:rPr>
          <w:bCs/>
          <w:szCs w:val="26"/>
          <w:lang w:val="vi-VN"/>
        </w:rPr>
        <w:t>trình và để phân loại phát hiện kiểm toán ở chức năng phát triển phát hiện</w:t>
      </w:r>
      <w:r w:rsidR="009E407F">
        <w:rPr>
          <w:bCs/>
          <w:szCs w:val="26"/>
          <w:lang w:val="vi-VN"/>
        </w:rPr>
        <w:t xml:space="preserve"> </w:t>
      </w:r>
      <w:r>
        <w:rPr>
          <w:b/>
          <w:szCs w:val="26"/>
          <w:lang w:val="vi-VN"/>
        </w:rPr>
        <w:t xml:space="preserve"> </w:t>
      </w:r>
    </w:p>
    <w:p w14:paraId="5A2EDA6F" w14:textId="77777777" w:rsidR="00035D83" w:rsidRPr="002F4F88" w:rsidRDefault="00035D83" w:rsidP="00035D83">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527EA971" w14:textId="77777777" w:rsidR="00035D83" w:rsidRPr="002F4F88" w:rsidRDefault="00035D83" w:rsidP="00035D83">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035D83" w:rsidRPr="002F4F88" w14:paraId="1A7E64BE" w14:textId="77777777" w:rsidTr="00F90C2D">
        <w:trPr>
          <w:trHeight w:val="449"/>
        </w:trPr>
        <w:tc>
          <w:tcPr>
            <w:tcW w:w="817" w:type="dxa"/>
            <w:shd w:val="clear" w:color="auto" w:fill="auto"/>
          </w:tcPr>
          <w:p w14:paraId="60373B13" w14:textId="77777777" w:rsidR="00035D83" w:rsidRPr="002F4F88" w:rsidRDefault="00035D83" w:rsidP="00F90C2D">
            <w:pPr>
              <w:keepLines/>
              <w:widowControl w:val="0"/>
              <w:jc w:val="both"/>
              <w:rPr>
                <w:b/>
                <w:bCs/>
                <w:szCs w:val="26"/>
              </w:rPr>
            </w:pPr>
            <w:r w:rsidRPr="002F4F88">
              <w:rPr>
                <w:b/>
                <w:bCs/>
                <w:szCs w:val="26"/>
              </w:rPr>
              <w:t>STT</w:t>
            </w:r>
          </w:p>
        </w:tc>
        <w:tc>
          <w:tcPr>
            <w:tcW w:w="1877" w:type="dxa"/>
            <w:shd w:val="clear" w:color="auto" w:fill="auto"/>
          </w:tcPr>
          <w:p w14:paraId="41E23EBD" w14:textId="77777777" w:rsidR="00035D83" w:rsidRPr="002F4F88" w:rsidRDefault="00035D83"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F8DB5A6" w14:textId="77777777" w:rsidR="00035D83" w:rsidRPr="002F4F88" w:rsidRDefault="00035D83"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035D83" w:rsidRPr="002F4F88" w14:paraId="36A68EF5" w14:textId="77777777" w:rsidTr="00F90C2D">
        <w:tc>
          <w:tcPr>
            <w:tcW w:w="817" w:type="dxa"/>
            <w:shd w:val="clear" w:color="auto" w:fill="auto"/>
          </w:tcPr>
          <w:p w14:paraId="7DEB92C7" w14:textId="77777777" w:rsidR="00035D83" w:rsidRPr="002F4F88" w:rsidRDefault="00035D83" w:rsidP="00911D8A">
            <w:pPr>
              <w:pStyle w:val="ListParagraph"/>
              <w:numPr>
                <w:ilvl w:val="0"/>
                <w:numId w:val="135"/>
              </w:numPr>
            </w:pPr>
          </w:p>
        </w:tc>
        <w:tc>
          <w:tcPr>
            <w:tcW w:w="1877" w:type="dxa"/>
            <w:shd w:val="clear" w:color="auto" w:fill="auto"/>
          </w:tcPr>
          <w:p w14:paraId="516AE09E" w14:textId="77777777" w:rsidR="00035D83" w:rsidRPr="002F4F88" w:rsidRDefault="00035D83"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C37DED9" w14:textId="50AB5B18" w:rsidR="00035D83"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w:t>
            </w:r>
            <w:r w:rsidR="00653F0A">
              <w:rPr>
                <w:snapToGrid/>
                <w:color w:val="auto"/>
                <w:szCs w:val="26"/>
                <w:lang w:val="vi-VN"/>
              </w:rPr>
              <w:t xml:space="preserve"> mức độ rủi ro</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66CEF51" w14:textId="1204AF5A" w:rsidR="00035D83" w:rsidRDefault="00653F0A"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Pr>
                <w:b/>
                <w:bCs/>
                <w:snapToGrid/>
                <w:color w:val="auto"/>
                <w:szCs w:val="26"/>
              </w:rPr>
              <w:t>Mức</w:t>
            </w:r>
            <w:proofErr w:type="spellEnd"/>
            <w:r>
              <w:rPr>
                <w:b/>
                <w:bCs/>
                <w:snapToGrid/>
                <w:color w:val="auto"/>
                <w:szCs w:val="26"/>
                <w:lang w:val="vi-VN"/>
              </w:rPr>
              <w:t xml:space="preserve"> độ rủi ro</w:t>
            </w:r>
            <w:r w:rsidR="00035D83">
              <w:rPr>
                <w:snapToGrid/>
                <w:color w:val="auto"/>
                <w:szCs w:val="26"/>
                <w:lang w:val="vi-VN"/>
              </w:rPr>
              <w:t xml:space="preserve">* </w:t>
            </w:r>
          </w:p>
          <w:p w14:paraId="2C25D104" w14:textId="77777777" w:rsidR="00035D83" w:rsidRDefault="00035D83"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41D05115" w14:textId="77777777" w:rsidR="00035D83" w:rsidRPr="009A3365" w:rsidRDefault="00035D83"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6FC3692B" w14:textId="30FE207B" w:rsidR="00035D83" w:rsidRPr="00BE3467" w:rsidRDefault="00035D83"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sidR="00E407F1">
              <w:rPr>
                <w:szCs w:val="26"/>
              </w:rPr>
              <w:t>mức</w:t>
            </w:r>
            <w:proofErr w:type="spellEnd"/>
            <w:r w:rsidR="00E407F1">
              <w:rPr>
                <w:szCs w:val="26"/>
                <w:lang w:val="vi-VN"/>
              </w:rPr>
              <w:t xml:space="preserve"> độ rủi ro</w:t>
            </w:r>
            <w:r>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035D83" w:rsidRPr="002F4F88" w14:paraId="3E12C7E8" w14:textId="77777777" w:rsidTr="00F90C2D">
        <w:tc>
          <w:tcPr>
            <w:tcW w:w="817" w:type="dxa"/>
            <w:shd w:val="clear" w:color="auto" w:fill="auto"/>
          </w:tcPr>
          <w:p w14:paraId="2EC71C0E" w14:textId="77777777" w:rsidR="00035D83" w:rsidRPr="002F4F88" w:rsidRDefault="00035D83" w:rsidP="00911D8A">
            <w:pPr>
              <w:pStyle w:val="ListParagraph"/>
              <w:numPr>
                <w:ilvl w:val="0"/>
                <w:numId w:val="135"/>
              </w:numPr>
            </w:pPr>
          </w:p>
        </w:tc>
        <w:tc>
          <w:tcPr>
            <w:tcW w:w="1877" w:type="dxa"/>
            <w:shd w:val="clear" w:color="auto" w:fill="auto"/>
          </w:tcPr>
          <w:p w14:paraId="278C10C4" w14:textId="77777777" w:rsidR="00035D83" w:rsidRDefault="00035D83"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436BF436" w14:textId="5A13BFBB" w:rsidR="00035D83" w:rsidRPr="009A3365"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r w:rsidR="00A16C4D">
              <w:rPr>
                <w:snapToGrid/>
                <w:color w:val="auto"/>
                <w:szCs w:val="26"/>
                <w:lang w:val="vi-VN"/>
              </w:rPr>
              <w:t>mức độ rủi ro</w:t>
            </w:r>
          </w:p>
          <w:p w14:paraId="1F84A09F" w14:textId="22BCC3B6" w:rsidR="00035D83" w:rsidRDefault="00D768FD"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Pr>
                <w:szCs w:val="26"/>
              </w:rPr>
              <w:t>sửa</w:t>
            </w:r>
            <w:proofErr w:type="spellEnd"/>
            <w:r>
              <w:rPr>
                <w:szCs w:val="26"/>
                <w:lang w:val="vi-VN"/>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Pr>
                <w:szCs w:val="26"/>
              </w:rPr>
              <w:t>mức</w:t>
            </w:r>
            <w:proofErr w:type="spellEnd"/>
            <w:r>
              <w:rPr>
                <w:szCs w:val="26"/>
                <w:lang w:val="vi-VN"/>
              </w:rPr>
              <w:t xml:space="preserve"> độ rủi ro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p>
        </w:tc>
      </w:tr>
      <w:tr w:rsidR="00035D83" w:rsidRPr="002F4F88" w14:paraId="56EA0F40" w14:textId="77777777" w:rsidTr="00F90C2D">
        <w:tc>
          <w:tcPr>
            <w:tcW w:w="817" w:type="dxa"/>
            <w:shd w:val="clear" w:color="auto" w:fill="auto"/>
          </w:tcPr>
          <w:p w14:paraId="718BE871" w14:textId="77777777" w:rsidR="00035D83" w:rsidRPr="002F4F88" w:rsidRDefault="00035D83" w:rsidP="00911D8A">
            <w:pPr>
              <w:pStyle w:val="ListParagraph"/>
              <w:numPr>
                <w:ilvl w:val="0"/>
                <w:numId w:val="135"/>
              </w:numPr>
            </w:pPr>
          </w:p>
        </w:tc>
        <w:tc>
          <w:tcPr>
            <w:tcW w:w="1877" w:type="dxa"/>
            <w:shd w:val="clear" w:color="auto" w:fill="auto"/>
          </w:tcPr>
          <w:p w14:paraId="1F613D1A" w14:textId="77777777" w:rsidR="00035D83" w:rsidRPr="002F4F88" w:rsidRDefault="00035D83"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7071C045" w14:textId="0E0566D8"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r w:rsidR="00D768FD">
              <w:rPr>
                <w:snapToGrid/>
                <w:color w:val="auto"/>
                <w:szCs w:val="26"/>
                <w:lang w:val="vi-VN"/>
              </w:rPr>
              <w:t>mức độ rủi ro</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035D83" w:rsidRPr="002F4F88" w14:paraId="78E630F7" w14:textId="77777777" w:rsidTr="00F90C2D">
        <w:tc>
          <w:tcPr>
            <w:tcW w:w="817" w:type="dxa"/>
            <w:shd w:val="clear" w:color="auto" w:fill="auto"/>
          </w:tcPr>
          <w:p w14:paraId="6C57F193" w14:textId="77777777" w:rsidR="00035D83" w:rsidRPr="002F4F88" w:rsidRDefault="00035D83" w:rsidP="00911D8A">
            <w:pPr>
              <w:pStyle w:val="ListParagraph"/>
              <w:numPr>
                <w:ilvl w:val="0"/>
                <w:numId w:val="135"/>
              </w:numPr>
            </w:pPr>
          </w:p>
        </w:tc>
        <w:tc>
          <w:tcPr>
            <w:tcW w:w="1877" w:type="dxa"/>
            <w:shd w:val="clear" w:color="auto" w:fill="auto"/>
          </w:tcPr>
          <w:p w14:paraId="04DB80C1" w14:textId="77777777" w:rsidR="00035D83" w:rsidRPr="002F4F88" w:rsidRDefault="00035D83" w:rsidP="00F90C2D">
            <w:pPr>
              <w:keepLines/>
              <w:widowControl w:val="0"/>
              <w:rPr>
                <w:szCs w:val="26"/>
              </w:rPr>
            </w:pPr>
            <w:proofErr w:type="spellStart"/>
            <w:r>
              <w:t>Xóa</w:t>
            </w:r>
            <w:proofErr w:type="spellEnd"/>
          </w:p>
        </w:tc>
        <w:tc>
          <w:tcPr>
            <w:tcW w:w="6912" w:type="dxa"/>
            <w:shd w:val="clear" w:color="auto" w:fill="auto"/>
          </w:tcPr>
          <w:p w14:paraId="73E71266" w14:textId="4711403B"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sidR="00D768FD">
              <w:rPr>
                <w:bCs/>
                <w:szCs w:val="26"/>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02B9CC4B" w14:textId="2B6EE130"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4C6057">
              <w:rPr>
                <w:szCs w:val="26"/>
              </w:rPr>
              <w:t xml:space="preserve">popup </w:t>
            </w:r>
            <w:proofErr w:type="spellStart"/>
            <w:r w:rsidRPr="004C6057">
              <w:rPr>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768FD" w:rsidRPr="004C6057">
              <w:rPr>
                <w:bCs/>
                <w:i/>
                <w:iCs/>
                <w:szCs w:val="26"/>
                <w:lang w:val="vi-VN"/>
              </w:rPr>
              <w:t>mức độ rủi ro</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2CDF08D4" w14:textId="3C89C75E" w:rsidR="00035D83" w:rsidRDefault="00035D8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Pr>
                <w:bCs/>
                <w:szCs w:val="26"/>
              </w:rPr>
              <w:t>.</w:t>
            </w:r>
          </w:p>
          <w:p w14:paraId="03626D9C" w14:textId="77777777" w:rsidR="00035D83" w:rsidRDefault="00035D8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7213B3D0" w14:textId="7BB107B1"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sidR="00D768FD">
              <w:rPr>
                <w:bCs/>
                <w:szCs w:val="26"/>
              </w:rPr>
              <w:t xml:space="preserve"> </w:t>
            </w:r>
            <w:proofErr w:type="spellStart"/>
            <w:r>
              <w:rPr>
                <w:bCs/>
                <w:szCs w:val="26"/>
              </w:rPr>
              <w:t>đang</w:t>
            </w:r>
            <w:proofErr w:type="spellEnd"/>
            <w:r>
              <w:rPr>
                <w:bCs/>
                <w:szCs w:val="26"/>
              </w:rPr>
              <w:t xml:space="preserve"> </w:t>
            </w:r>
            <w:proofErr w:type="spellStart"/>
            <w:r w:rsidR="009F7C3D">
              <w:rPr>
                <w:bCs/>
                <w:szCs w:val="26"/>
              </w:rPr>
              <w:t>có</w:t>
            </w:r>
            <w:proofErr w:type="spellEnd"/>
            <w:r w:rsidR="009F7C3D">
              <w:rPr>
                <w:bCs/>
                <w:szCs w:val="26"/>
                <w:lang w:val="vi-VN"/>
              </w:rPr>
              <w:t xml:space="preserve"> dữ liệu ràng buộc ở</w:t>
            </w:r>
            <w:r>
              <w:rPr>
                <w:bCs/>
                <w:szCs w:val="26"/>
              </w:rPr>
              <w:t xml:space="preserve">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Pr>
                <w:bCs/>
                <w:szCs w:val="26"/>
              </w:rPr>
              <w:t>khác</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bao</w:t>
            </w:r>
            <w:r>
              <w:rPr>
                <w:bCs/>
                <w:szCs w:val="26"/>
                <w:lang w:val="vi-VN"/>
              </w:rPr>
              <w:t xml:space="preserve"> gồm:</w:t>
            </w:r>
            <w:r>
              <w:rPr>
                <w:bCs/>
                <w:szCs w:val="26"/>
              </w:rPr>
              <w:t xml:space="preserve"> </w:t>
            </w:r>
            <w:proofErr w:type="spellStart"/>
            <w:r w:rsidR="00EF7C26">
              <w:rPr>
                <w:bCs/>
                <w:szCs w:val="26"/>
              </w:rPr>
              <w:t>đánh</w:t>
            </w:r>
            <w:proofErr w:type="spellEnd"/>
            <w:r w:rsidR="00EF7C26">
              <w:rPr>
                <w:bCs/>
                <w:szCs w:val="26"/>
                <w:lang w:val="vi-VN"/>
              </w:rPr>
              <w:t xml:space="preserve"> giá rủi ro cấp độ tổ chức, đánh giá rủi ro cấp độ quy trình, phát triển phát hiện</w:t>
            </w:r>
            <w:r w:rsidR="00AA6F83">
              <w:rPr>
                <w:bCs/>
                <w:szCs w:val="26"/>
                <w:lang w:val="vi-VN"/>
              </w:rPr>
              <w:t>, hệ thống hiển thi cảnh báo “</w:t>
            </w:r>
            <w:r w:rsidR="00AA6F83" w:rsidRPr="002B61A0">
              <w:rPr>
                <w:bCs/>
                <w:i/>
                <w:iCs/>
                <w:szCs w:val="26"/>
                <w:lang w:val="vi-VN"/>
              </w:rPr>
              <w:t xml:space="preserve">Tồn tại </w:t>
            </w:r>
            <w:r w:rsidR="00952E2E">
              <w:rPr>
                <w:bCs/>
                <w:i/>
                <w:iCs/>
                <w:szCs w:val="26"/>
                <w:lang w:val="vi-VN"/>
              </w:rPr>
              <w:t xml:space="preserve">dữ liệu liên quan </w:t>
            </w:r>
            <w:r w:rsidR="00AA6F83" w:rsidRPr="002B61A0">
              <w:rPr>
                <w:bCs/>
                <w:i/>
                <w:iCs/>
                <w:szCs w:val="26"/>
                <w:lang w:val="vi-VN"/>
              </w:rPr>
              <w:t xml:space="preserve">đến </w:t>
            </w:r>
            <w:r w:rsidR="00952E2E">
              <w:rPr>
                <w:bCs/>
                <w:i/>
                <w:iCs/>
                <w:szCs w:val="26"/>
                <w:lang w:val="vi-VN"/>
              </w:rPr>
              <w:t>mức độ rủi ro</w:t>
            </w:r>
            <w:r w:rsidR="00AA6F83" w:rsidRPr="002B61A0">
              <w:rPr>
                <w:bCs/>
                <w:i/>
                <w:iCs/>
                <w:szCs w:val="26"/>
                <w:lang w:val="vi-VN"/>
              </w:rPr>
              <w:t xml:space="preserve"> này, bạn không thể xoá</w:t>
            </w:r>
          </w:p>
        </w:tc>
      </w:tr>
      <w:tr w:rsidR="00035D83" w:rsidRPr="002F4F88" w14:paraId="1C63FA43" w14:textId="77777777" w:rsidTr="00F90C2D">
        <w:tc>
          <w:tcPr>
            <w:tcW w:w="817" w:type="dxa"/>
            <w:shd w:val="clear" w:color="auto" w:fill="auto"/>
          </w:tcPr>
          <w:p w14:paraId="31F15E0E" w14:textId="77777777" w:rsidR="00035D83" w:rsidRPr="002F4F88" w:rsidRDefault="00035D83" w:rsidP="00911D8A">
            <w:pPr>
              <w:pStyle w:val="ListParagraph"/>
              <w:numPr>
                <w:ilvl w:val="0"/>
                <w:numId w:val="135"/>
              </w:numPr>
            </w:pPr>
          </w:p>
        </w:tc>
        <w:tc>
          <w:tcPr>
            <w:tcW w:w="1877" w:type="dxa"/>
            <w:shd w:val="clear" w:color="auto" w:fill="auto"/>
          </w:tcPr>
          <w:p w14:paraId="13B20F56" w14:textId="77777777" w:rsidR="00035D83" w:rsidRPr="002F4F88" w:rsidRDefault="00035D83"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31031E53" w14:textId="69A170DC"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EF7C26">
              <w:rPr>
                <w:bCs/>
                <w:szCs w:val="26"/>
              </w:rPr>
              <w:t>các</w:t>
            </w:r>
            <w:proofErr w:type="spellEnd"/>
            <w:r w:rsidR="00EF7C26">
              <w:rPr>
                <w:bCs/>
                <w:szCs w:val="26"/>
                <w:lang w:val="vi-VN"/>
              </w:rPr>
              <w:t xml:space="preserve"> </w:t>
            </w:r>
            <w:r w:rsidR="00EF7C26">
              <w:rPr>
                <w:snapToGrid/>
                <w:color w:val="auto"/>
                <w:szCs w:val="26"/>
                <w:lang w:val="vi-VN"/>
              </w:rPr>
              <w:t>mức độ rủi ro</w:t>
            </w:r>
            <w:r w:rsidR="00EF7C26">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5FAF25F3"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r>
              <w:rPr>
                <w:bCs/>
                <w:szCs w:val="26"/>
              </w:rPr>
              <w:lastRenderedPageBreak/>
              <w:t>STT</w:t>
            </w:r>
          </w:p>
          <w:p w14:paraId="5D4FC646" w14:textId="13B4C4B9" w:rsidR="00035D83" w:rsidRDefault="00EF7C26"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Mức</w:t>
            </w:r>
            <w:proofErr w:type="spellEnd"/>
            <w:r>
              <w:rPr>
                <w:bCs/>
                <w:szCs w:val="26"/>
                <w:lang w:val="vi-VN"/>
              </w:rPr>
              <w:t xml:space="preserve"> độ rủi ro</w:t>
            </w:r>
          </w:p>
          <w:p w14:paraId="587653F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4E7FA06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1138F39F" w14:textId="4AA7AFFB"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952E2E">
              <w:rPr>
                <w:bCs/>
                <w:szCs w:val="26"/>
              </w:rPr>
              <w:t>mức</w:t>
            </w:r>
            <w:proofErr w:type="spellEnd"/>
            <w:r w:rsidR="00952E2E">
              <w:rPr>
                <w:bCs/>
                <w:szCs w:val="26"/>
                <w:lang w:val="vi-VN"/>
              </w:rPr>
              <w:t xml:space="preserve"> độ rủi ro</w:t>
            </w:r>
            <w:r>
              <w:rPr>
                <w:szCs w:val="26"/>
                <w:lang w:val="vi-VN"/>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50E6E5B0" w14:textId="77777777"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4506835A" w14:textId="77744C5E" w:rsidR="00035D83" w:rsidRDefault="00EF7C26"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Mức</w:t>
            </w:r>
            <w:proofErr w:type="spellEnd"/>
            <w:r>
              <w:rPr>
                <w:bCs/>
                <w:szCs w:val="26"/>
                <w:lang w:val="vi-VN"/>
              </w:rPr>
              <w:t xml:space="preserve"> độ rủi ro</w:t>
            </w:r>
          </w:p>
          <w:p w14:paraId="25E9FB8C" w14:textId="77777777" w:rsidR="00035D83" w:rsidRPr="002F4F88" w:rsidRDefault="00035D83"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42848BFF" w14:textId="77777777" w:rsidR="00035D83" w:rsidRDefault="00035D83" w:rsidP="00035D83">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730D8FBE" w14:textId="1E5A5360" w:rsidR="00035D83" w:rsidRDefault="009E4A30" w:rsidP="008057EC">
      <w:pPr>
        <w:pStyle w:val="tvHeading111"/>
      </w:pPr>
      <w:bookmarkStart w:id="69" w:name="_Toc87368205"/>
      <w:proofErr w:type="spellStart"/>
      <w:r w:rsidRPr="009E4A30">
        <w:t>Loại</w:t>
      </w:r>
      <w:proofErr w:type="spellEnd"/>
      <w:r w:rsidRPr="009E4A30">
        <w:t xml:space="preserve"> </w:t>
      </w:r>
      <w:proofErr w:type="spellStart"/>
      <w:r w:rsidRPr="009E4A30">
        <w:t>phát</w:t>
      </w:r>
      <w:proofErr w:type="spellEnd"/>
      <w:r w:rsidRPr="009E4A30">
        <w:t xml:space="preserve"> </w:t>
      </w:r>
      <w:proofErr w:type="spellStart"/>
      <w:r w:rsidRPr="009E4A30">
        <w:t>hiện</w:t>
      </w:r>
      <w:bookmarkEnd w:id="69"/>
      <w:proofErr w:type="spellEnd"/>
    </w:p>
    <w:p w14:paraId="7AE9D156" w14:textId="33AF7A3F" w:rsidR="00A626C5" w:rsidRPr="002F4F88" w:rsidRDefault="00A626C5" w:rsidP="00A626C5">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5511D8">
        <w:rPr>
          <w:bCs/>
          <w:szCs w:val="26"/>
          <w:lang w:val="vi-VN"/>
        </w:rPr>
        <w:t xml:space="preserve">phân </w:t>
      </w:r>
      <w:r>
        <w:rPr>
          <w:bCs/>
          <w:szCs w:val="26"/>
          <w:lang w:val="vi-VN"/>
        </w:rPr>
        <w:t xml:space="preserve">loại </w:t>
      </w:r>
      <w:r w:rsidR="004440FD">
        <w:rPr>
          <w:bCs/>
          <w:szCs w:val="26"/>
          <w:lang w:val="vi-VN"/>
        </w:rPr>
        <w:t xml:space="preserve">các phát hiện của kiểm toán phục vụ mục đích tra cứu và thống kê, được sử dụng ở chức </w:t>
      </w:r>
      <w:r w:rsidR="00951E21">
        <w:rPr>
          <w:bCs/>
          <w:szCs w:val="26"/>
          <w:lang w:val="vi-VN"/>
        </w:rPr>
        <w:t>năng phát triển phát hiện kiểm toán</w:t>
      </w:r>
    </w:p>
    <w:p w14:paraId="7710C6ED" w14:textId="77777777" w:rsidR="00A626C5" w:rsidRPr="002F4F88" w:rsidRDefault="00A626C5" w:rsidP="00A626C5">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59AC6782" w14:textId="77777777" w:rsidR="00A626C5" w:rsidRPr="002F4F88" w:rsidRDefault="00A626C5" w:rsidP="00A626C5">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626C5" w:rsidRPr="002F4F88" w14:paraId="290DC5A1" w14:textId="77777777" w:rsidTr="00F90C2D">
        <w:trPr>
          <w:trHeight w:val="449"/>
        </w:trPr>
        <w:tc>
          <w:tcPr>
            <w:tcW w:w="817" w:type="dxa"/>
            <w:shd w:val="clear" w:color="auto" w:fill="auto"/>
          </w:tcPr>
          <w:p w14:paraId="460BD858" w14:textId="77777777" w:rsidR="00A626C5" w:rsidRPr="002F4F88" w:rsidRDefault="00A626C5" w:rsidP="00F90C2D">
            <w:pPr>
              <w:keepLines/>
              <w:widowControl w:val="0"/>
              <w:jc w:val="both"/>
              <w:rPr>
                <w:b/>
                <w:bCs/>
                <w:szCs w:val="26"/>
              </w:rPr>
            </w:pPr>
            <w:r w:rsidRPr="002F4F88">
              <w:rPr>
                <w:b/>
                <w:bCs/>
                <w:szCs w:val="26"/>
              </w:rPr>
              <w:t>STT</w:t>
            </w:r>
          </w:p>
        </w:tc>
        <w:tc>
          <w:tcPr>
            <w:tcW w:w="1877" w:type="dxa"/>
            <w:shd w:val="clear" w:color="auto" w:fill="auto"/>
          </w:tcPr>
          <w:p w14:paraId="4F7773F2" w14:textId="77777777" w:rsidR="00A626C5" w:rsidRPr="002F4F88" w:rsidRDefault="00A626C5"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4A7EBCC" w14:textId="77777777" w:rsidR="00A626C5" w:rsidRPr="002F4F88" w:rsidRDefault="00A626C5"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A626C5" w:rsidRPr="002F4F88" w14:paraId="0AF21D7F" w14:textId="77777777" w:rsidTr="00F90C2D">
        <w:tc>
          <w:tcPr>
            <w:tcW w:w="817" w:type="dxa"/>
            <w:shd w:val="clear" w:color="auto" w:fill="auto"/>
          </w:tcPr>
          <w:p w14:paraId="10638722" w14:textId="77777777" w:rsidR="00A626C5" w:rsidRPr="002F4F88" w:rsidRDefault="00A626C5" w:rsidP="00911D8A">
            <w:pPr>
              <w:pStyle w:val="ListParagraph"/>
              <w:numPr>
                <w:ilvl w:val="0"/>
                <w:numId w:val="136"/>
              </w:numPr>
            </w:pPr>
          </w:p>
        </w:tc>
        <w:tc>
          <w:tcPr>
            <w:tcW w:w="1877" w:type="dxa"/>
            <w:shd w:val="clear" w:color="auto" w:fill="auto"/>
          </w:tcPr>
          <w:p w14:paraId="5543EE6E" w14:textId="77777777" w:rsidR="00A626C5" w:rsidRPr="002F4F88" w:rsidRDefault="00A626C5"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A1ECBF4" w14:textId="69FE6DB7"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 loại </w:t>
            </w:r>
            <w:r w:rsidR="00951E21">
              <w:rPr>
                <w:snapToGrid/>
                <w:color w:val="auto"/>
                <w:szCs w:val="26"/>
                <w:lang w:val="vi-VN"/>
              </w:rPr>
              <w:t>phát hiện</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7A8308E2" w14:textId="669BA533"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951E21">
              <w:rPr>
                <w:b/>
                <w:bCs/>
                <w:snapToGrid/>
                <w:color w:val="auto"/>
                <w:szCs w:val="26"/>
                <w:lang w:val="vi-VN"/>
              </w:rPr>
              <w:t>phát hiện</w:t>
            </w:r>
            <w:r>
              <w:rPr>
                <w:snapToGrid/>
                <w:color w:val="auto"/>
                <w:szCs w:val="26"/>
                <w:lang w:val="vi-VN"/>
              </w:rPr>
              <w:t xml:space="preserve">* </w:t>
            </w:r>
          </w:p>
          <w:p w14:paraId="0FF8BD9E" w14:textId="77777777"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548EFF15" w14:textId="77777777" w:rsidR="00A626C5" w:rsidRPr="009A3365" w:rsidRDefault="00A626C5"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0CDCBAAC" w14:textId="1E51E685" w:rsidR="00A626C5" w:rsidRPr="00BE3467"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Pr>
                <w:szCs w:val="26"/>
              </w:rPr>
              <w:t>loại</w:t>
            </w:r>
            <w:proofErr w:type="spellEnd"/>
            <w:r>
              <w:rPr>
                <w:szCs w:val="26"/>
                <w:lang w:val="vi-VN"/>
              </w:rPr>
              <w:t xml:space="preserve"> </w:t>
            </w:r>
            <w:r w:rsidR="00951E21">
              <w:rPr>
                <w:szCs w:val="26"/>
                <w:lang w:val="vi-VN"/>
              </w:rPr>
              <w:t>phát hiện</w:t>
            </w:r>
            <w:r>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A626C5" w:rsidRPr="002F4F88" w14:paraId="04E6D7DC" w14:textId="77777777" w:rsidTr="00F90C2D">
        <w:tc>
          <w:tcPr>
            <w:tcW w:w="817" w:type="dxa"/>
            <w:shd w:val="clear" w:color="auto" w:fill="auto"/>
          </w:tcPr>
          <w:p w14:paraId="05624FC8" w14:textId="77777777" w:rsidR="00A626C5" w:rsidRPr="002F4F88" w:rsidRDefault="00A626C5" w:rsidP="00911D8A">
            <w:pPr>
              <w:pStyle w:val="ListParagraph"/>
              <w:numPr>
                <w:ilvl w:val="0"/>
                <w:numId w:val="136"/>
              </w:numPr>
            </w:pPr>
          </w:p>
        </w:tc>
        <w:tc>
          <w:tcPr>
            <w:tcW w:w="1877" w:type="dxa"/>
            <w:shd w:val="clear" w:color="auto" w:fill="auto"/>
          </w:tcPr>
          <w:p w14:paraId="279B5970" w14:textId="77777777" w:rsidR="00A626C5" w:rsidRDefault="00A626C5"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0DC2F6DB" w14:textId="632BA4B6" w:rsidR="00A626C5" w:rsidRPr="009A336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951E21">
              <w:rPr>
                <w:szCs w:val="26"/>
              </w:rPr>
              <w:t>loại</w:t>
            </w:r>
            <w:proofErr w:type="spellEnd"/>
            <w:r w:rsidR="00951E21">
              <w:rPr>
                <w:szCs w:val="26"/>
                <w:lang w:val="vi-VN"/>
              </w:rPr>
              <w:t xml:space="preserve"> phát hiện</w:t>
            </w:r>
          </w:p>
          <w:p w14:paraId="0B84E8E2" w14:textId="5EF5CCD4"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sidR="00951E21">
              <w:rPr>
                <w:szCs w:val="26"/>
              </w:rPr>
              <w:t>loại</w:t>
            </w:r>
            <w:proofErr w:type="spellEnd"/>
            <w:r w:rsidR="00951E21">
              <w:rPr>
                <w:szCs w:val="26"/>
                <w:lang w:val="vi-VN"/>
              </w:rPr>
              <w:t xml:space="preserve"> phát hiện</w:t>
            </w:r>
            <w:r>
              <w:rPr>
                <w:szCs w:val="26"/>
                <w:lang w:val="vi-VN"/>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A626C5" w:rsidRPr="002F4F88" w14:paraId="4663231D" w14:textId="77777777" w:rsidTr="00F90C2D">
        <w:tc>
          <w:tcPr>
            <w:tcW w:w="817" w:type="dxa"/>
            <w:shd w:val="clear" w:color="auto" w:fill="auto"/>
          </w:tcPr>
          <w:p w14:paraId="26F3B76A" w14:textId="77777777" w:rsidR="00A626C5" w:rsidRPr="002F4F88" w:rsidRDefault="00A626C5" w:rsidP="00911D8A">
            <w:pPr>
              <w:pStyle w:val="ListParagraph"/>
              <w:numPr>
                <w:ilvl w:val="0"/>
                <w:numId w:val="136"/>
              </w:numPr>
            </w:pPr>
          </w:p>
        </w:tc>
        <w:tc>
          <w:tcPr>
            <w:tcW w:w="1877" w:type="dxa"/>
            <w:shd w:val="clear" w:color="auto" w:fill="auto"/>
          </w:tcPr>
          <w:p w14:paraId="6ED02297" w14:textId="77777777" w:rsidR="00A626C5" w:rsidRPr="002F4F88" w:rsidRDefault="00A626C5"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1CBE6D4" w14:textId="58080BD8"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sidR="00951E21">
              <w:rPr>
                <w:szCs w:val="26"/>
              </w:rPr>
              <w:t>loại</w:t>
            </w:r>
            <w:proofErr w:type="spellEnd"/>
            <w:r w:rsidR="00951E21">
              <w:rPr>
                <w:szCs w:val="26"/>
                <w:lang w:val="vi-VN"/>
              </w:rPr>
              <w:t xml:space="preserve"> phát hiện</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A626C5" w:rsidRPr="002F4F88" w14:paraId="1E391097" w14:textId="77777777" w:rsidTr="00F90C2D">
        <w:tc>
          <w:tcPr>
            <w:tcW w:w="817" w:type="dxa"/>
            <w:shd w:val="clear" w:color="auto" w:fill="auto"/>
          </w:tcPr>
          <w:p w14:paraId="6446F00A" w14:textId="77777777" w:rsidR="00A626C5" w:rsidRPr="002F4F88" w:rsidRDefault="00A626C5" w:rsidP="00911D8A">
            <w:pPr>
              <w:pStyle w:val="ListParagraph"/>
              <w:numPr>
                <w:ilvl w:val="0"/>
                <w:numId w:val="136"/>
              </w:numPr>
            </w:pPr>
          </w:p>
        </w:tc>
        <w:tc>
          <w:tcPr>
            <w:tcW w:w="1877" w:type="dxa"/>
            <w:shd w:val="clear" w:color="auto" w:fill="auto"/>
          </w:tcPr>
          <w:p w14:paraId="1073AE0A" w14:textId="77777777" w:rsidR="00A626C5" w:rsidRPr="002F4F88" w:rsidRDefault="00A626C5" w:rsidP="00F90C2D">
            <w:pPr>
              <w:keepLines/>
              <w:widowControl w:val="0"/>
              <w:rPr>
                <w:szCs w:val="26"/>
              </w:rPr>
            </w:pPr>
            <w:proofErr w:type="spellStart"/>
            <w:r>
              <w:t>Xóa</w:t>
            </w:r>
            <w:proofErr w:type="spellEnd"/>
          </w:p>
        </w:tc>
        <w:tc>
          <w:tcPr>
            <w:tcW w:w="6912" w:type="dxa"/>
            <w:shd w:val="clear" w:color="auto" w:fill="auto"/>
          </w:tcPr>
          <w:p w14:paraId="40E87985" w14:textId="77CC3AC2"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951E21">
              <w:rPr>
                <w:szCs w:val="26"/>
              </w:rPr>
              <w:t>loại</w:t>
            </w:r>
            <w:proofErr w:type="spellEnd"/>
            <w:r w:rsidR="00951E21">
              <w:rPr>
                <w:szCs w:val="26"/>
                <w:lang w:val="vi-VN"/>
              </w:rPr>
              <w:t xml:space="preserve"> phát hiện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318AAC86" w14:textId="58388A76"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315C8">
              <w:rPr>
                <w:b/>
                <w:bCs/>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proofErr w:type="spellStart"/>
            <w:r w:rsidRPr="004C6057">
              <w:rPr>
                <w:i/>
                <w:iCs/>
                <w:szCs w:val="26"/>
              </w:rPr>
              <w:t>loại</w:t>
            </w:r>
            <w:proofErr w:type="spellEnd"/>
            <w:r w:rsidRPr="004C6057">
              <w:rPr>
                <w:i/>
                <w:iCs/>
                <w:szCs w:val="26"/>
                <w:lang w:val="vi-VN"/>
              </w:rPr>
              <w:t xml:space="preserve"> </w:t>
            </w:r>
            <w:r w:rsidR="002E4318" w:rsidRPr="004C6057">
              <w:rPr>
                <w:i/>
                <w:iCs/>
                <w:szCs w:val="26"/>
                <w:lang w:val="vi-VN"/>
              </w:rPr>
              <w:t>phát hiện</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300955EA" w14:textId="2073C7B7" w:rsidR="00A626C5" w:rsidRDefault="00A626C5"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lastRenderedPageBreak/>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sidR="00B90B70">
              <w:rPr>
                <w:szCs w:val="26"/>
              </w:rPr>
              <w:t>loại</w:t>
            </w:r>
            <w:proofErr w:type="spellEnd"/>
            <w:r w:rsidR="00B90B70">
              <w:rPr>
                <w:szCs w:val="26"/>
                <w:lang w:val="vi-VN"/>
              </w:rPr>
              <w:t xml:space="preserve"> phát hiện</w:t>
            </w:r>
          </w:p>
          <w:p w14:paraId="7131C58D" w14:textId="77777777" w:rsidR="00A626C5" w:rsidRDefault="00A626C5"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1D74A05F" w14:textId="41496FD6"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Pr>
                <w:szCs w:val="26"/>
              </w:rPr>
              <w:t>loại</w:t>
            </w:r>
            <w:proofErr w:type="spellEnd"/>
            <w:r w:rsidR="00951E21">
              <w:rPr>
                <w:szCs w:val="26"/>
                <w:lang w:val="vi-VN"/>
              </w:rPr>
              <w:t xml:space="preserve"> phát hiện </w:t>
            </w:r>
            <w:proofErr w:type="spellStart"/>
            <w:r>
              <w:rPr>
                <w:bCs/>
                <w:szCs w:val="26"/>
              </w:rPr>
              <w:t>đang</w:t>
            </w:r>
            <w:proofErr w:type="spellEnd"/>
            <w:r>
              <w:rPr>
                <w:bCs/>
                <w:szCs w:val="26"/>
              </w:rPr>
              <w:t xml:space="preserve"> </w:t>
            </w:r>
            <w:proofErr w:type="spellStart"/>
            <w:r w:rsidR="00B90B70">
              <w:rPr>
                <w:bCs/>
                <w:szCs w:val="26"/>
              </w:rPr>
              <w:t>tồn</w:t>
            </w:r>
            <w:proofErr w:type="spellEnd"/>
            <w:r w:rsidR="00B90B70">
              <w:rPr>
                <w:bCs/>
                <w:szCs w:val="26"/>
                <w:lang w:val="vi-VN"/>
              </w:rPr>
              <w:t xml:space="preserve"> tại phát hiện liên quan </w:t>
            </w:r>
            <w:r>
              <w:rPr>
                <w:bCs/>
                <w:szCs w:val="26"/>
              </w:rPr>
              <w:t xml:space="preserve">ở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sidR="00B90B70">
              <w:rPr>
                <w:bCs/>
                <w:szCs w:val="26"/>
              </w:rPr>
              <w:t>Phát</w:t>
            </w:r>
            <w:proofErr w:type="spellEnd"/>
            <w:r w:rsidR="00B90B70">
              <w:rPr>
                <w:bCs/>
                <w:szCs w:val="26"/>
                <w:lang w:val="vi-VN"/>
              </w:rPr>
              <w:t xml:space="preserve"> triển phát hiện, hệ thống hiển thị cảnh báo “</w:t>
            </w:r>
            <w:r w:rsidR="00B90B70" w:rsidRPr="00B90B70">
              <w:rPr>
                <w:bCs/>
                <w:i/>
                <w:iCs/>
                <w:szCs w:val="26"/>
                <w:lang w:val="vi-VN"/>
              </w:rPr>
              <w:t>Tồn tại phát hiện kiểm toán liên quan đến loại phát hiện này, bạn không thể xoá</w:t>
            </w:r>
            <w:r w:rsidR="00B90B70">
              <w:rPr>
                <w:bCs/>
                <w:szCs w:val="26"/>
                <w:lang w:val="vi-VN"/>
              </w:rPr>
              <w:t>”</w:t>
            </w:r>
          </w:p>
        </w:tc>
      </w:tr>
      <w:tr w:rsidR="00A626C5" w:rsidRPr="002F4F88" w14:paraId="7A84ADF1" w14:textId="77777777" w:rsidTr="00F90C2D">
        <w:tc>
          <w:tcPr>
            <w:tcW w:w="817" w:type="dxa"/>
            <w:shd w:val="clear" w:color="auto" w:fill="auto"/>
          </w:tcPr>
          <w:p w14:paraId="0E3E2D8D" w14:textId="77777777" w:rsidR="00A626C5" w:rsidRPr="002F4F88" w:rsidRDefault="00A626C5" w:rsidP="00911D8A">
            <w:pPr>
              <w:pStyle w:val="ListParagraph"/>
              <w:numPr>
                <w:ilvl w:val="0"/>
                <w:numId w:val="136"/>
              </w:numPr>
            </w:pPr>
          </w:p>
        </w:tc>
        <w:tc>
          <w:tcPr>
            <w:tcW w:w="1877" w:type="dxa"/>
            <w:shd w:val="clear" w:color="auto" w:fill="auto"/>
          </w:tcPr>
          <w:p w14:paraId="026632A6" w14:textId="77777777" w:rsidR="00A626C5" w:rsidRPr="002F4F88" w:rsidRDefault="00A626C5"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25B1B52A" w14:textId="45387E38"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BB4E73">
              <w:rPr>
                <w:szCs w:val="26"/>
              </w:rPr>
              <w:t>loại</w:t>
            </w:r>
            <w:proofErr w:type="spellEnd"/>
            <w:r w:rsidR="00BB4E73">
              <w:rPr>
                <w:szCs w:val="26"/>
                <w:lang w:val="vi-VN"/>
              </w:rPr>
              <w:t xml:space="preserve"> phát hiện</w:t>
            </w:r>
            <w:r w:rsidR="00BB4E73">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2D7FE234"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1E15BC7C" w14:textId="76FBBC30"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BB4E73">
              <w:rPr>
                <w:bCs/>
                <w:szCs w:val="26"/>
              </w:rPr>
              <w:t>phát</w:t>
            </w:r>
            <w:proofErr w:type="spellEnd"/>
            <w:r w:rsidR="00BB4E73">
              <w:rPr>
                <w:bCs/>
                <w:szCs w:val="26"/>
                <w:lang w:val="vi-VN"/>
              </w:rPr>
              <w:t xml:space="preserve"> hiện</w:t>
            </w:r>
          </w:p>
          <w:p w14:paraId="42ECA17C"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0AFBF3FB"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7ECBA72A" w14:textId="77877BEC"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BB4E73">
              <w:rPr>
                <w:szCs w:val="26"/>
              </w:rPr>
              <w:t>loại</w:t>
            </w:r>
            <w:proofErr w:type="spellEnd"/>
            <w:r w:rsidR="00BB4E73">
              <w:rPr>
                <w:szCs w:val="26"/>
                <w:lang w:val="vi-VN"/>
              </w:rPr>
              <w:t xml:space="preserve"> phát hiện</w:t>
            </w:r>
            <w:r w:rsidR="00BB4E73">
              <w:rPr>
                <w:bCs/>
                <w:szCs w:val="26"/>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65D9054B" w14:textId="77777777"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51AD0502" w14:textId="595AE152" w:rsidR="00A626C5" w:rsidRDefault="00A626C5"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BB4E73">
              <w:rPr>
                <w:bCs/>
                <w:szCs w:val="26"/>
              </w:rPr>
              <w:t>phát</w:t>
            </w:r>
            <w:proofErr w:type="spellEnd"/>
            <w:r w:rsidR="00BB4E73">
              <w:rPr>
                <w:bCs/>
                <w:szCs w:val="26"/>
                <w:lang w:val="vi-VN"/>
              </w:rPr>
              <w:t xml:space="preserve"> hiện</w:t>
            </w:r>
          </w:p>
          <w:p w14:paraId="75A5F3BE" w14:textId="77777777" w:rsidR="00A626C5" w:rsidRPr="002F4F88" w:rsidRDefault="00A626C5"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4F11E25F" w14:textId="77777777" w:rsidR="00A626C5" w:rsidRDefault="00A626C5" w:rsidP="00A626C5">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4BE927CA" w14:textId="7C263F09" w:rsidR="009E4A30" w:rsidRDefault="009E4A30" w:rsidP="008057EC">
      <w:pPr>
        <w:pStyle w:val="tvHeading111"/>
      </w:pPr>
      <w:bookmarkStart w:id="70" w:name="_Toc87368206"/>
      <w:proofErr w:type="spellStart"/>
      <w:r w:rsidRPr="009E4A30">
        <w:t>Loại</w:t>
      </w:r>
      <w:proofErr w:type="spellEnd"/>
      <w:r w:rsidRPr="009E4A30">
        <w:t xml:space="preserve"> </w:t>
      </w:r>
      <w:proofErr w:type="spellStart"/>
      <w:r w:rsidRPr="009E4A30">
        <w:t>kiến</w:t>
      </w:r>
      <w:proofErr w:type="spellEnd"/>
      <w:r w:rsidRPr="009E4A30">
        <w:t xml:space="preserve"> </w:t>
      </w:r>
      <w:proofErr w:type="spellStart"/>
      <w:r w:rsidRPr="009E4A30">
        <w:t>nghị</w:t>
      </w:r>
      <w:proofErr w:type="spellEnd"/>
      <w:r w:rsidRPr="009E4A30">
        <w:t xml:space="preserve"> </w:t>
      </w:r>
      <w:proofErr w:type="spellStart"/>
      <w:r w:rsidRPr="009E4A30">
        <w:t>kiểm</w:t>
      </w:r>
      <w:proofErr w:type="spellEnd"/>
      <w:r w:rsidRPr="009E4A30">
        <w:t xml:space="preserve"> </w:t>
      </w:r>
      <w:proofErr w:type="spellStart"/>
      <w:r w:rsidRPr="009E4A30">
        <w:t>toán</w:t>
      </w:r>
      <w:bookmarkEnd w:id="70"/>
      <w:proofErr w:type="spellEnd"/>
    </w:p>
    <w:p w14:paraId="243C3234" w14:textId="7DC1FDEF" w:rsidR="00A626C5" w:rsidRPr="002F4F88" w:rsidRDefault="00A626C5" w:rsidP="00A626C5">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5511D8">
        <w:rPr>
          <w:bCs/>
          <w:szCs w:val="26"/>
          <w:lang w:val="vi-VN"/>
        </w:rPr>
        <w:t xml:space="preserve">phân </w:t>
      </w:r>
      <w:r>
        <w:rPr>
          <w:bCs/>
          <w:szCs w:val="26"/>
          <w:lang w:val="vi-VN"/>
        </w:rPr>
        <w:t xml:space="preserve">loại </w:t>
      </w:r>
      <w:r w:rsidR="001B45A6">
        <w:rPr>
          <w:bCs/>
          <w:szCs w:val="26"/>
          <w:lang w:val="vi-VN"/>
        </w:rPr>
        <w:t>kiến nghị của kiểm toán</w:t>
      </w:r>
      <w:r>
        <w:rPr>
          <w:bCs/>
          <w:szCs w:val="26"/>
          <w:lang w:val="vi-VN"/>
        </w:rPr>
        <w:t xml:space="preserve">, </w:t>
      </w:r>
      <w:r w:rsidR="00F85A5C">
        <w:rPr>
          <w:bCs/>
          <w:szCs w:val="26"/>
          <w:lang w:val="vi-VN"/>
        </w:rPr>
        <w:t>phục vụ mục đích tra cứu và thống kê, được sử dụng ở chức năng phát triển phát hiện kiểm toán</w:t>
      </w:r>
    </w:p>
    <w:p w14:paraId="345EC3CB" w14:textId="77777777" w:rsidR="00A626C5" w:rsidRPr="002F4F88" w:rsidRDefault="00A626C5" w:rsidP="00A626C5">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28A007D" w14:textId="52CB3711" w:rsidR="00A626C5" w:rsidRDefault="00A626C5" w:rsidP="00A626C5">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F85A5C" w:rsidRPr="002F4F88" w14:paraId="5BB8FE4F" w14:textId="77777777" w:rsidTr="00F90C2D">
        <w:trPr>
          <w:trHeight w:val="449"/>
        </w:trPr>
        <w:tc>
          <w:tcPr>
            <w:tcW w:w="817" w:type="dxa"/>
            <w:shd w:val="clear" w:color="auto" w:fill="auto"/>
          </w:tcPr>
          <w:p w14:paraId="4A884CE9" w14:textId="77777777" w:rsidR="00F85A5C" w:rsidRPr="002F4F88" w:rsidRDefault="00F85A5C" w:rsidP="00F90C2D">
            <w:pPr>
              <w:keepLines/>
              <w:widowControl w:val="0"/>
              <w:jc w:val="both"/>
              <w:rPr>
                <w:b/>
                <w:bCs/>
                <w:szCs w:val="26"/>
              </w:rPr>
            </w:pPr>
            <w:r w:rsidRPr="002F4F88">
              <w:rPr>
                <w:b/>
                <w:bCs/>
                <w:szCs w:val="26"/>
              </w:rPr>
              <w:t>STT</w:t>
            </w:r>
          </w:p>
        </w:tc>
        <w:tc>
          <w:tcPr>
            <w:tcW w:w="1877" w:type="dxa"/>
            <w:shd w:val="clear" w:color="auto" w:fill="auto"/>
          </w:tcPr>
          <w:p w14:paraId="69FB5F0F" w14:textId="77777777" w:rsidR="00F85A5C" w:rsidRPr="002F4F88" w:rsidRDefault="00F85A5C"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B7AA92C" w14:textId="77777777" w:rsidR="00F85A5C" w:rsidRPr="002F4F88" w:rsidRDefault="00F85A5C"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F85A5C" w:rsidRPr="002F4F88" w14:paraId="0C435081" w14:textId="77777777" w:rsidTr="00F90C2D">
        <w:tc>
          <w:tcPr>
            <w:tcW w:w="817" w:type="dxa"/>
            <w:shd w:val="clear" w:color="auto" w:fill="auto"/>
          </w:tcPr>
          <w:p w14:paraId="63010A51" w14:textId="77777777" w:rsidR="00F85A5C" w:rsidRPr="002F4F88" w:rsidRDefault="00F85A5C" w:rsidP="00911D8A">
            <w:pPr>
              <w:pStyle w:val="ListParagraph"/>
              <w:numPr>
                <w:ilvl w:val="0"/>
                <w:numId w:val="137"/>
              </w:numPr>
            </w:pPr>
          </w:p>
        </w:tc>
        <w:tc>
          <w:tcPr>
            <w:tcW w:w="1877" w:type="dxa"/>
            <w:shd w:val="clear" w:color="auto" w:fill="auto"/>
          </w:tcPr>
          <w:p w14:paraId="39F5BBAA" w14:textId="77777777" w:rsidR="00F85A5C" w:rsidRPr="002F4F88" w:rsidRDefault="00F85A5C"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32D345D" w14:textId="23F407D1"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 loại </w:t>
            </w:r>
            <w:r w:rsidR="00626B3D">
              <w:rPr>
                <w:snapToGrid/>
                <w:color w:val="auto"/>
                <w:szCs w:val="26"/>
                <w:lang w:val="vi-VN"/>
              </w:rPr>
              <w:t>kiến nghị</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83E91D4" w14:textId="09FDBE0C"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626B3D">
              <w:rPr>
                <w:b/>
                <w:bCs/>
                <w:snapToGrid/>
                <w:color w:val="auto"/>
                <w:szCs w:val="26"/>
                <w:lang w:val="vi-VN"/>
              </w:rPr>
              <w:t>kiến nghị</w:t>
            </w:r>
            <w:r>
              <w:rPr>
                <w:snapToGrid/>
                <w:color w:val="auto"/>
                <w:szCs w:val="26"/>
                <w:lang w:val="vi-VN"/>
              </w:rPr>
              <w:t xml:space="preserve">* </w:t>
            </w:r>
          </w:p>
          <w:p w14:paraId="336D34C7" w14:textId="77777777"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7F8E8A0F" w14:textId="77777777" w:rsidR="00F85A5C" w:rsidRPr="009A3365" w:rsidRDefault="00F85A5C"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1A536480" w14:textId="6AF96739" w:rsidR="00F85A5C" w:rsidRPr="00BE3467"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r w:rsidR="00626B3D">
              <w:rPr>
                <w:snapToGrid/>
                <w:color w:val="auto"/>
                <w:szCs w:val="26"/>
                <w:lang w:val="vi-VN"/>
              </w:rPr>
              <w:t>loại kiến nghị</w:t>
            </w:r>
            <w:r w:rsidR="00626B3D">
              <w:rPr>
                <w:szCs w:val="26"/>
                <w:lang w:val="vi-VN"/>
              </w:rPr>
              <w:t xml:space="preserve"> </w:t>
            </w:r>
            <w:r>
              <w:rPr>
                <w:szCs w:val="26"/>
                <w:lang w:val="vi-VN"/>
              </w:rPr>
              <w:t>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F85A5C" w:rsidRPr="002F4F88" w14:paraId="5A8D0A54" w14:textId="77777777" w:rsidTr="00F90C2D">
        <w:tc>
          <w:tcPr>
            <w:tcW w:w="817" w:type="dxa"/>
            <w:shd w:val="clear" w:color="auto" w:fill="auto"/>
          </w:tcPr>
          <w:p w14:paraId="0D741BB7" w14:textId="77777777" w:rsidR="00F85A5C" w:rsidRPr="002F4F88" w:rsidRDefault="00F85A5C" w:rsidP="00911D8A">
            <w:pPr>
              <w:pStyle w:val="ListParagraph"/>
              <w:numPr>
                <w:ilvl w:val="0"/>
                <w:numId w:val="137"/>
              </w:numPr>
            </w:pPr>
          </w:p>
        </w:tc>
        <w:tc>
          <w:tcPr>
            <w:tcW w:w="1877" w:type="dxa"/>
            <w:shd w:val="clear" w:color="auto" w:fill="auto"/>
          </w:tcPr>
          <w:p w14:paraId="3A57ED75" w14:textId="77777777" w:rsidR="00F85A5C" w:rsidRDefault="00F85A5C"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A3D8143" w14:textId="6CB18523" w:rsidR="00F85A5C" w:rsidRPr="009A3365"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r w:rsidR="00DB609C">
              <w:rPr>
                <w:snapToGrid/>
                <w:color w:val="auto"/>
                <w:szCs w:val="26"/>
                <w:lang w:val="vi-VN"/>
              </w:rPr>
              <w:t>loại kiến nghị</w:t>
            </w:r>
          </w:p>
          <w:p w14:paraId="0494C66E" w14:textId="44A2FE0E"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zCs w:val="26"/>
              </w:rPr>
              <w:t>loại</w:t>
            </w:r>
            <w:proofErr w:type="spellEnd"/>
            <w:r>
              <w:rPr>
                <w:szCs w:val="26"/>
                <w:lang w:val="vi-VN"/>
              </w:rPr>
              <w:t xml:space="preserve"> </w:t>
            </w:r>
            <w:r w:rsidR="00DB609C">
              <w:rPr>
                <w:snapToGrid/>
                <w:color w:val="auto"/>
                <w:szCs w:val="26"/>
                <w:lang w:val="vi-VN"/>
              </w:rPr>
              <w:t>loại kiến nghị</w:t>
            </w:r>
            <w:r w:rsidR="00DB609C">
              <w:rPr>
                <w:szCs w:val="26"/>
                <w:lang w:val="vi-VN"/>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F85A5C" w:rsidRPr="002F4F88" w14:paraId="20309FDC" w14:textId="77777777" w:rsidTr="00F90C2D">
        <w:tc>
          <w:tcPr>
            <w:tcW w:w="817" w:type="dxa"/>
            <w:shd w:val="clear" w:color="auto" w:fill="auto"/>
          </w:tcPr>
          <w:p w14:paraId="6FD22456" w14:textId="77777777" w:rsidR="00F85A5C" w:rsidRPr="002F4F88" w:rsidRDefault="00F85A5C" w:rsidP="00911D8A">
            <w:pPr>
              <w:pStyle w:val="ListParagraph"/>
              <w:numPr>
                <w:ilvl w:val="0"/>
                <w:numId w:val="137"/>
              </w:numPr>
            </w:pPr>
          </w:p>
        </w:tc>
        <w:tc>
          <w:tcPr>
            <w:tcW w:w="1877" w:type="dxa"/>
            <w:shd w:val="clear" w:color="auto" w:fill="auto"/>
          </w:tcPr>
          <w:p w14:paraId="6BC8DFB1" w14:textId="77777777" w:rsidR="00F85A5C" w:rsidRPr="002F4F88" w:rsidRDefault="00F85A5C"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143A6B3C" w14:textId="646E1DBB"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r w:rsidR="00DB609C">
              <w:rPr>
                <w:snapToGrid/>
                <w:color w:val="auto"/>
                <w:szCs w:val="26"/>
                <w:lang w:val="vi-VN"/>
              </w:rPr>
              <w:t>loại kiến nghị</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F85A5C" w:rsidRPr="002F4F88" w14:paraId="14242646" w14:textId="77777777" w:rsidTr="00F90C2D">
        <w:tc>
          <w:tcPr>
            <w:tcW w:w="817" w:type="dxa"/>
            <w:shd w:val="clear" w:color="auto" w:fill="auto"/>
          </w:tcPr>
          <w:p w14:paraId="04718435" w14:textId="77777777" w:rsidR="00F85A5C" w:rsidRPr="002F4F88" w:rsidRDefault="00F85A5C" w:rsidP="00911D8A">
            <w:pPr>
              <w:pStyle w:val="ListParagraph"/>
              <w:numPr>
                <w:ilvl w:val="0"/>
                <w:numId w:val="137"/>
              </w:numPr>
            </w:pPr>
          </w:p>
        </w:tc>
        <w:tc>
          <w:tcPr>
            <w:tcW w:w="1877" w:type="dxa"/>
            <w:shd w:val="clear" w:color="auto" w:fill="auto"/>
          </w:tcPr>
          <w:p w14:paraId="11E98B19" w14:textId="77777777" w:rsidR="00F85A5C" w:rsidRPr="002F4F88" w:rsidRDefault="00F85A5C" w:rsidP="00F90C2D">
            <w:pPr>
              <w:keepLines/>
              <w:widowControl w:val="0"/>
              <w:rPr>
                <w:szCs w:val="26"/>
              </w:rPr>
            </w:pPr>
            <w:proofErr w:type="spellStart"/>
            <w:r>
              <w:t>Xóa</w:t>
            </w:r>
            <w:proofErr w:type="spellEnd"/>
          </w:p>
        </w:tc>
        <w:tc>
          <w:tcPr>
            <w:tcW w:w="6912" w:type="dxa"/>
            <w:shd w:val="clear" w:color="auto" w:fill="auto"/>
          </w:tcPr>
          <w:p w14:paraId="4789E725" w14:textId="56D2595F"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10753E9A" w14:textId="58821CD0"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315C8">
              <w:rPr>
                <w:b/>
                <w:bCs/>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B609C" w:rsidRPr="004C6057">
              <w:rPr>
                <w:i/>
                <w:iCs/>
                <w:snapToGrid/>
                <w:color w:val="auto"/>
                <w:szCs w:val="26"/>
                <w:lang w:val="vi-VN"/>
              </w:rPr>
              <w:t>loại kiến nghị</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7CEF4A58" w14:textId="750ABE4F" w:rsidR="00F85A5C" w:rsidRDefault="00F85A5C"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p>
          <w:p w14:paraId="03041F36" w14:textId="77777777" w:rsidR="00F85A5C" w:rsidRDefault="00F85A5C"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502E1D3A" w14:textId="0A89AB40"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đang</w:t>
            </w:r>
            <w:proofErr w:type="spellEnd"/>
            <w:r>
              <w:rPr>
                <w:bCs/>
                <w:szCs w:val="26"/>
              </w:rPr>
              <w:t xml:space="preserve"> </w:t>
            </w:r>
            <w:proofErr w:type="spellStart"/>
            <w:r>
              <w:rPr>
                <w:bCs/>
                <w:szCs w:val="26"/>
              </w:rPr>
              <w:t>tồn</w:t>
            </w:r>
            <w:proofErr w:type="spellEnd"/>
            <w:r>
              <w:rPr>
                <w:bCs/>
                <w:szCs w:val="26"/>
                <w:lang w:val="vi-VN"/>
              </w:rPr>
              <w:t xml:space="preserve"> tại </w:t>
            </w:r>
            <w:r w:rsidR="00DB609C">
              <w:rPr>
                <w:bCs/>
                <w:szCs w:val="26"/>
                <w:lang w:val="vi-VN"/>
              </w:rPr>
              <w:t>kiến nghị</w:t>
            </w:r>
            <w:r>
              <w:rPr>
                <w:bCs/>
                <w:szCs w:val="26"/>
                <w:lang w:val="vi-VN"/>
              </w:rPr>
              <w:t xml:space="preserve"> liên quan </w:t>
            </w:r>
            <w:r>
              <w:rPr>
                <w:bCs/>
                <w:szCs w:val="26"/>
              </w:rPr>
              <w:t xml:space="preserve">ở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Pr>
                <w:bCs/>
                <w:szCs w:val="26"/>
              </w:rPr>
              <w:t>Phát</w:t>
            </w:r>
            <w:proofErr w:type="spellEnd"/>
            <w:r>
              <w:rPr>
                <w:bCs/>
                <w:szCs w:val="26"/>
                <w:lang w:val="vi-VN"/>
              </w:rPr>
              <w:t xml:space="preserve"> triển phát hiện, hệ thống hiển thị cảnh báo “</w:t>
            </w:r>
            <w:r w:rsidRPr="00B90B70">
              <w:rPr>
                <w:bCs/>
                <w:i/>
                <w:iCs/>
                <w:szCs w:val="26"/>
                <w:lang w:val="vi-VN"/>
              </w:rPr>
              <w:t xml:space="preserve">Tồn tại </w:t>
            </w:r>
            <w:r w:rsidR="00DB609C">
              <w:rPr>
                <w:bCs/>
                <w:i/>
                <w:iCs/>
                <w:szCs w:val="26"/>
                <w:lang w:val="vi-VN"/>
              </w:rPr>
              <w:t>kiến nghị</w:t>
            </w:r>
            <w:r w:rsidRPr="00B90B70">
              <w:rPr>
                <w:bCs/>
                <w:i/>
                <w:iCs/>
                <w:szCs w:val="26"/>
                <w:lang w:val="vi-VN"/>
              </w:rPr>
              <w:t xml:space="preserve"> kiểm toán liên quan đến loại </w:t>
            </w:r>
            <w:r w:rsidR="00DB609C">
              <w:rPr>
                <w:bCs/>
                <w:i/>
                <w:iCs/>
                <w:szCs w:val="26"/>
                <w:lang w:val="vi-VN"/>
              </w:rPr>
              <w:t>kiến nghị</w:t>
            </w:r>
            <w:r w:rsidRPr="00B90B70">
              <w:rPr>
                <w:bCs/>
                <w:i/>
                <w:iCs/>
                <w:szCs w:val="26"/>
                <w:lang w:val="vi-VN"/>
              </w:rPr>
              <w:t xml:space="preserve"> này, bạn không thể xoá</w:t>
            </w:r>
            <w:r>
              <w:rPr>
                <w:bCs/>
                <w:szCs w:val="26"/>
                <w:lang w:val="vi-VN"/>
              </w:rPr>
              <w:t>”</w:t>
            </w:r>
          </w:p>
        </w:tc>
      </w:tr>
      <w:tr w:rsidR="00F85A5C" w:rsidRPr="002F4F88" w14:paraId="0D8286E5" w14:textId="77777777" w:rsidTr="00F90C2D">
        <w:tc>
          <w:tcPr>
            <w:tcW w:w="817" w:type="dxa"/>
            <w:shd w:val="clear" w:color="auto" w:fill="auto"/>
          </w:tcPr>
          <w:p w14:paraId="49DCFAA2" w14:textId="77777777" w:rsidR="00F85A5C" w:rsidRPr="002F4F88" w:rsidRDefault="00F85A5C" w:rsidP="00911D8A">
            <w:pPr>
              <w:pStyle w:val="ListParagraph"/>
              <w:numPr>
                <w:ilvl w:val="0"/>
                <w:numId w:val="137"/>
              </w:numPr>
            </w:pPr>
          </w:p>
        </w:tc>
        <w:tc>
          <w:tcPr>
            <w:tcW w:w="1877" w:type="dxa"/>
            <w:shd w:val="clear" w:color="auto" w:fill="auto"/>
          </w:tcPr>
          <w:p w14:paraId="3D880353" w14:textId="77777777" w:rsidR="00F85A5C" w:rsidRPr="002F4F88" w:rsidRDefault="00F85A5C"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25F46544" w14:textId="41236444"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2BDD9A93"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6F7FCE12" w14:textId="41124F72"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DB609C">
              <w:rPr>
                <w:bCs/>
                <w:szCs w:val="26"/>
              </w:rPr>
              <w:t>kiến</w:t>
            </w:r>
            <w:proofErr w:type="spellEnd"/>
            <w:r w:rsidR="00DB609C">
              <w:rPr>
                <w:bCs/>
                <w:szCs w:val="26"/>
                <w:lang w:val="vi-VN"/>
              </w:rPr>
              <w:t xml:space="preserve"> nghị</w:t>
            </w:r>
          </w:p>
          <w:p w14:paraId="15116C1F"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586DA42C"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01400DB2" w14:textId="7209B5F5"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115A13C0" w14:textId="77777777"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47B45510" w14:textId="3CC043A2" w:rsidR="00F85A5C" w:rsidRDefault="00F85A5C"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DB609C">
              <w:rPr>
                <w:bCs/>
                <w:szCs w:val="26"/>
              </w:rPr>
              <w:t>kiến</w:t>
            </w:r>
            <w:proofErr w:type="spellEnd"/>
            <w:r w:rsidR="00DB609C">
              <w:rPr>
                <w:bCs/>
                <w:szCs w:val="26"/>
                <w:lang w:val="vi-VN"/>
              </w:rPr>
              <w:t xml:space="preserve"> nghị</w:t>
            </w:r>
          </w:p>
          <w:p w14:paraId="6C302183" w14:textId="77777777" w:rsidR="00F85A5C" w:rsidRPr="002F4F88" w:rsidRDefault="00F85A5C"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7D9897A9" w14:textId="77777777" w:rsidR="00A626C5" w:rsidRDefault="00A626C5" w:rsidP="00A626C5">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14050174" w14:textId="2A614A7C" w:rsidR="00E5725B" w:rsidRDefault="006B7F63" w:rsidP="00762803">
      <w:pPr>
        <w:pStyle w:val="tvHeading1"/>
      </w:pPr>
      <w:bookmarkStart w:id="71" w:name="_Toc87368207"/>
      <w:bookmarkStart w:id="72" w:name="_Toc261854110"/>
      <w:bookmarkStart w:id="73" w:name="_Toc3895110"/>
      <w:proofErr w:type="spellStart"/>
      <w:r w:rsidRPr="00F50940">
        <w:t>Đánh</w:t>
      </w:r>
      <w:proofErr w:type="spellEnd"/>
      <w:r w:rsidRPr="00F50940">
        <w:t xml:space="preserve"> </w:t>
      </w:r>
      <w:proofErr w:type="spellStart"/>
      <w:r w:rsidRPr="00F50940">
        <w:t>giá</w:t>
      </w:r>
      <w:proofErr w:type="spellEnd"/>
      <w:r w:rsidRPr="00F50940">
        <w:t xml:space="preserve"> </w:t>
      </w:r>
      <w:proofErr w:type="spellStart"/>
      <w:r w:rsidRPr="00F50940">
        <w:t>rủi</w:t>
      </w:r>
      <w:proofErr w:type="spellEnd"/>
      <w:r w:rsidRPr="00F50940">
        <w:t xml:space="preserve"> </w:t>
      </w:r>
      <w:proofErr w:type="spellStart"/>
      <w:r w:rsidRPr="00F50940">
        <w:t>ro</w:t>
      </w:r>
      <w:proofErr w:type="spellEnd"/>
      <w:r w:rsidRPr="00F50940">
        <w:t xml:space="preserve"> </w:t>
      </w:r>
      <w:proofErr w:type="spellStart"/>
      <w:r w:rsidRPr="00F50940">
        <w:t>cấp</w:t>
      </w:r>
      <w:proofErr w:type="spellEnd"/>
      <w:r w:rsidRPr="00F50940">
        <w:t xml:space="preserve"> </w:t>
      </w:r>
      <w:proofErr w:type="spellStart"/>
      <w:r w:rsidRPr="00F50940">
        <w:t>độ</w:t>
      </w:r>
      <w:proofErr w:type="spellEnd"/>
      <w:r w:rsidRPr="00F50940">
        <w:t xml:space="preserve"> </w:t>
      </w:r>
      <w:proofErr w:type="spellStart"/>
      <w:r w:rsidRPr="00F50940">
        <w:t>tổ</w:t>
      </w:r>
      <w:proofErr w:type="spellEnd"/>
      <w:r w:rsidRPr="00F50940">
        <w:t xml:space="preserve"> </w:t>
      </w:r>
      <w:proofErr w:type="spellStart"/>
      <w:r w:rsidRPr="00F50940">
        <w:t>chức</w:t>
      </w:r>
      <w:bookmarkEnd w:id="71"/>
      <w:proofErr w:type="spellEnd"/>
    </w:p>
    <w:p w14:paraId="11D78A60" w14:textId="77CC2FBC" w:rsidR="00397DFE" w:rsidRDefault="00397DFE" w:rsidP="00397DFE">
      <w:pPr>
        <w:pStyle w:val="tvHeading11"/>
      </w:pPr>
      <w:bookmarkStart w:id="74" w:name="_Toc83038118"/>
      <w:bookmarkStart w:id="75" w:name="_Toc87368208"/>
      <w:proofErr w:type="spellStart"/>
      <w:r>
        <w:t>Đối</w:t>
      </w:r>
      <w:proofErr w:type="spellEnd"/>
      <w:r>
        <w:t xml:space="preserve"> </w:t>
      </w:r>
      <w:proofErr w:type="spellStart"/>
      <w:r>
        <w:t>tượng</w:t>
      </w:r>
      <w:proofErr w:type="spellEnd"/>
      <w:r>
        <w:t xml:space="preserve"> </w:t>
      </w:r>
      <w:r w:rsidR="00E45080">
        <w:rPr>
          <w:lang w:val="vi-VN"/>
        </w:rPr>
        <w:t xml:space="preserve">có thể </w:t>
      </w:r>
      <w:proofErr w:type="spellStart"/>
      <w:r>
        <w:t>được</w:t>
      </w:r>
      <w:proofErr w:type="spellEnd"/>
      <w:r>
        <w:t xml:space="preserve"> </w:t>
      </w:r>
      <w:proofErr w:type="spellStart"/>
      <w:r>
        <w:t>kiểm</w:t>
      </w:r>
      <w:proofErr w:type="spellEnd"/>
      <w:r>
        <w:t xml:space="preserve"> </w:t>
      </w:r>
      <w:proofErr w:type="spellStart"/>
      <w:r>
        <w:t>toán</w:t>
      </w:r>
      <w:bookmarkEnd w:id="74"/>
      <w:bookmarkEnd w:id="75"/>
      <w:proofErr w:type="spellEnd"/>
    </w:p>
    <w:p w14:paraId="14E4428B" w14:textId="4D4DCF57" w:rsidR="00397DFE" w:rsidRDefault="00397DFE" w:rsidP="00397DFE">
      <w:pPr>
        <w:pStyle w:val="tvHeading111"/>
      </w:pPr>
      <w:bookmarkStart w:id="76" w:name="_Toc87368209"/>
      <w:proofErr w:type="spellStart"/>
      <w:r>
        <w:t>Danh</w:t>
      </w:r>
      <w:proofErr w:type="spellEnd"/>
      <w:r>
        <w:t xml:space="preserve"> </w:t>
      </w:r>
      <w:proofErr w:type="spellStart"/>
      <w:r>
        <w:t>mục</w:t>
      </w:r>
      <w:proofErr w:type="spellEnd"/>
      <w:r>
        <w:t xml:space="preserve"> </w:t>
      </w:r>
      <w:proofErr w:type="spellStart"/>
      <w:r>
        <w:t>đơn</w:t>
      </w:r>
      <w:proofErr w:type="spellEnd"/>
      <w:r>
        <w:rPr>
          <w:lang w:val="vi-VN"/>
        </w:rPr>
        <w:t xml:space="preserve"> vị</w:t>
      </w:r>
      <w:bookmarkEnd w:id="76"/>
    </w:p>
    <w:p w14:paraId="13D994C8" w14:textId="77777777" w:rsidR="00397DFE" w:rsidRPr="00311F86" w:rsidRDefault="00397DFE" w:rsidP="00397DFE">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r>
        <w:rPr>
          <w:szCs w:val="26"/>
          <w:lang w:val="vi-VN"/>
        </w:rPr>
        <w:t>q</w:t>
      </w:r>
      <w:proofErr w:type="spellStart"/>
      <w:r>
        <w:rPr>
          <w:szCs w:val="26"/>
        </w:rPr>
        <w:t>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các</w:t>
      </w:r>
      <w:proofErr w:type="spellEnd"/>
      <w:r>
        <w:rPr>
          <w:szCs w:val="26"/>
          <w:lang w:val="vi-VN"/>
        </w:rPr>
        <w:t xml:space="preserve"> đơn vị, phòng ban, bộ phận, chi nhánh, công ty con… trực thuộc doanh nghiệp, thường phân chia theo cơ cấu tổ chức của doanh nghiệp</w:t>
      </w:r>
    </w:p>
    <w:p w14:paraId="1D2D7EAC" w14:textId="77777777" w:rsidR="00397DFE" w:rsidRPr="00DF5581" w:rsidRDefault="00397DFE" w:rsidP="00397DFE">
      <w:pPr>
        <w:rPr>
          <w:szCs w:val="26"/>
          <w:lang w:val="vi-VN"/>
        </w:rPr>
      </w:pPr>
      <w:r w:rsidRPr="00DF5581">
        <w:rPr>
          <w:b/>
          <w:bCs/>
          <w:szCs w:val="26"/>
          <w:lang w:val="vi-VN"/>
        </w:rPr>
        <w:t>Vai trò thực hiện:</w:t>
      </w:r>
      <w:r w:rsidRPr="00DF5581">
        <w:rPr>
          <w:szCs w:val="26"/>
          <w:lang w:val="vi-VN"/>
        </w:rPr>
        <w:t xml:space="preserve"> Trưởng KTNB, KTV</w:t>
      </w:r>
    </w:p>
    <w:p w14:paraId="2F04F05C"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1314497A" w14:textId="77777777" w:rsidTr="00DF74CF">
        <w:trPr>
          <w:trHeight w:val="449"/>
        </w:trPr>
        <w:tc>
          <w:tcPr>
            <w:tcW w:w="817" w:type="dxa"/>
            <w:shd w:val="clear" w:color="auto" w:fill="auto"/>
          </w:tcPr>
          <w:p w14:paraId="6B85C3A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5B09DEA"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3A6DA5F"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AF7C64" w14:paraId="4348DD82" w14:textId="77777777" w:rsidTr="00DF74CF">
        <w:tc>
          <w:tcPr>
            <w:tcW w:w="817" w:type="dxa"/>
            <w:shd w:val="clear" w:color="auto" w:fill="auto"/>
          </w:tcPr>
          <w:p w14:paraId="0C53946E" w14:textId="77777777" w:rsidR="00397DFE" w:rsidRPr="002F4F88" w:rsidRDefault="00397DFE" w:rsidP="00DF74CF">
            <w:pPr>
              <w:pStyle w:val="ListParagraph"/>
              <w:numPr>
                <w:ilvl w:val="0"/>
                <w:numId w:val="75"/>
              </w:numPr>
            </w:pPr>
          </w:p>
        </w:tc>
        <w:tc>
          <w:tcPr>
            <w:tcW w:w="1877" w:type="dxa"/>
            <w:shd w:val="clear" w:color="auto" w:fill="auto"/>
          </w:tcPr>
          <w:p w14:paraId="7D7201E5"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19BFA867"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khai</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mới</w:t>
            </w:r>
            <w:proofErr w:type="spellEnd"/>
            <w:r>
              <w:rPr>
                <w:snapToGrid/>
                <w:color w:val="auto"/>
                <w:szCs w:val="26"/>
                <w:lang w:val="vi-VN"/>
              </w:rPr>
              <w:t xml:space="preserve"> đơn vị/phòng ban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lang w:val="vi-VN"/>
              </w:rPr>
              <w:t>, nhập</w:t>
            </w:r>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76D6E53D" w14:textId="7EE93A11" w:rsidR="00397DFE"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lastRenderedPageBreak/>
              <w:t>Tên</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00257A47" w:rsidRPr="00134879">
              <w:rPr>
                <w:bCs/>
                <w:szCs w:val="26"/>
              </w:rPr>
              <w:t xml:space="preserve"> </w:t>
            </w:r>
            <w:r w:rsidRPr="00134879">
              <w:rPr>
                <w:bCs/>
                <w:szCs w:val="26"/>
              </w:rPr>
              <w:t>*</w:t>
            </w:r>
          </w:p>
          <w:p w14:paraId="5465AC17" w14:textId="0C44AFB8" w:rsidR="00C921AC" w:rsidRDefault="00C921AC"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Mã</w:t>
            </w:r>
            <w:proofErr w:type="spellEnd"/>
            <w:r>
              <w:rPr>
                <w:bCs/>
                <w:szCs w:val="26"/>
                <w:lang w:val="vi-VN"/>
              </w:rPr>
              <w:t xml:space="preserve"> đơn </w:t>
            </w:r>
            <w:r w:rsidR="00CC6765">
              <w:rPr>
                <w:bCs/>
                <w:szCs w:val="26"/>
                <w:lang w:val="vi-VN"/>
              </w:rPr>
              <w:t>vị</w:t>
            </w:r>
            <w:ins w:id="77" w:author="LienNTQ" w:date="2021-10-28T09:21:00Z">
              <w:r w:rsidR="00575D5D">
                <w:rPr>
                  <w:bCs/>
                  <w:szCs w:val="26"/>
                  <w:lang w:val="vi-VN"/>
                </w:rPr>
                <w:t>*</w:t>
              </w:r>
            </w:ins>
            <w:r w:rsidR="00CC6765">
              <w:rPr>
                <w:bCs/>
                <w:szCs w:val="26"/>
                <w:lang w:val="vi-VN"/>
              </w:rPr>
              <w:t>: không được nhập trùng</w:t>
            </w:r>
          </w:p>
          <w:p w14:paraId="2D2554D7" w14:textId="403E1260" w:rsidR="00397DFE" w:rsidRPr="00134879" w:rsidRDefault="00A90740"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Đơ</w:t>
            </w:r>
            <w:proofErr w:type="spellEnd"/>
            <w:r w:rsidR="00AA1B5F">
              <w:rPr>
                <w:bCs/>
                <w:szCs w:val="26"/>
                <w:lang w:val="vi-VN"/>
              </w:rPr>
              <w:t>n vị cha</w:t>
            </w:r>
            <w:r w:rsidR="00397DFE" w:rsidRPr="00134879">
              <w:rPr>
                <w:bCs/>
                <w:szCs w:val="26"/>
              </w:rPr>
              <w:t xml:space="preserve">: </w:t>
            </w:r>
            <w:proofErr w:type="spellStart"/>
            <w:r w:rsidR="00397DFE" w:rsidRPr="00134879">
              <w:rPr>
                <w:bCs/>
                <w:szCs w:val="26"/>
              </w:rPr>
              <w:t>chọn</w:t>
            </w:r>
            <w:proofErr w:type="spellEnd"/>
            <w:r w:rsidR="00397DFE" w:rsidRPr="00134879">
              <w:rPr>
                <w:bCs/>
                <w:szCs w:val="26"/>
              </w:rPr>
              <w:t xml:space="preserve"> 1 </w:t>
            </w:r>
            <w:proofErr w:type="spellStart"/>
            <w:r w:rsidR="00397DFE" w:rsidRPr="00134879">
              <w:rPr>
                <w:bCs/>
                <w:szCs w:val="26"/>
              </w:rPr>
              <w:t>trong</w:t>
            </w:r>
            <w:proofErr w:type="spellEnd"/>
            <w:r w:rsidR="00397DFE" w:rsidRPr="00134879">
              <w:rPr>
                <w:bCs/>
                <w:szCs w:val="26"/>
              </w:rPr>
              <w:t xml:space="preserve"> </w:t>
            </w:r>
            <w:proofErr w:type="spellStart"/>
            <w:r w:rsidR="00397DFE" w:rsidRPr="00134879">
              <w:rPr>
                <w:bCs/>
                <w:szCs w:val="26"/>
              </w:rPr>
              <w:t>các</w:t>
            </w:r>
            <w:proofErr w:type="spellEnd"/>
            <w:r w:rsidR="00397DFE" w:rsidRPr="00134879">
              <w:rPr>
                <w:bCs/>
                <w:szCs w:val="26"/>
              </w:rPr>
              <w:t xml:space="preserve"> </w:t>
            </w:r>
            <w:proofErr w:type="spellStart"/>
            <w:r w:rsidR="00397DFE" w:rsidRPr="00134879">
              <w:rPr>
                <w:bCs/>
                <w:szCs w:val="26"/>
              </w:rPr>
              <w:t>đơn</w:t>
            </w:r>
            <w:proofErr w:type="spellEnd"/>
            <w:r w:rsidR="00397DFE" w:rsidRPr="00134879">
              <w:rPr>
                <w:bCs/>
                <w:szCs w:val="26"/>
              </w:rPr>
              <w:t xml:space="preserve"> </w:t>
            </w:r>
            <w:proofErr w:type="spellStart"/>
            <w:r w:rsidR="00397DFE" w:rsidRPr="00134879">
              <w:rPr>
                <w:bCs/>
                <w:szCs w:val="26"/>
              </w:rPr>
              <w:t>vị</w:t>
            </w:r>
            <w:proofErr w:type="spellEnd"/>
            <w:r w:rsidR="00397DFE" w:rsidRPr="00134879">
              <w:rPr>
                <w:bCs/>
                <w:szCs w:val="26"/>
              </w:rPr>
              <w:t xml:space="preserve"> </w:t>
            </w:r>
            <w:proofErr w:type="spellStart"/>
            <w:r w:rsidR="00397DFE" w:rsidRPr="00134879">
              <w:rPr>
                <w:bCs/>
                <w:szCs w:val="26"/>
              </w:rPr>
              <w:t>đã</w:t>
            </w:r>
            <w:proofErr w:type="spellEnd"/>
            <w:r w:rsidR="00397DFE" w:rsidRPr="00134879">
              <w:rPr>
                <w:bCs/>
                <w:szCs w:val="26"/>
              </w:rPr>
              <w:t xml:space="preserve"> </w:t>
            </w:r>
            <w:proofErr w:type="spellStart"/>
            <w:r w:rsidR="00397DFE" w:rsidRPr="00134879">
              <w:rPr>
                <w:bCs/>
                <w:szCs w:val="26"/>
              </w:rPr>
              <w:t>thêm</w:t>
            </w:r>
            <w:proofErr w:type="spellEnd"/>
            <w:r w:rsidR="00397DFE" w:rsidRPr="00134879">
              <w:rPr>
                <w:bCs/>
                <w:szCs w:val="26"/>
              </w:rPr>
              <w:t xml:space="preserve"> </w:t>
            </w:r>
            <w:proofErr w:type="spellStart"/>
            <w:r w:rsidR="00397DFE" w:rsidRPr="00134879">
              <w:rPr>
                <w:bCs/>
                <w:szCs w:val="26"/>
              </w:rPr>
              <w:t>trước</w:t>
            </w:r>
            <w:proofErr w:type="spellEnd"/>
            <w:r w:rsidR="00397DFE" w:rsidRPr="00134879">
              <w:rPr>
                <w:bCs/>
                <w:szCs w:val="26"/>
              </w:rPr>
              <w:t xml:space="preserve"> </w:t>
            </w:r>
            <w:proofErr w:type="spellStart"/>
            <w:r w:rsidR="00397DFE" w:rsidRPr="00134879">
              <w:rPr>
                <w:bCs/>
                <w:szCs w:val="26"/>
              </w:rPr>
              <w:t>đó</w:t>
            </w:r>
            <w:proofErr w:type="spellEnd"/>
            <w:r w:rsidR="00397DFE" w:rsidRPr="00134879">
              <w:rPr>
                <w:bCs/>
                <w:szCs w:val="26"/>
              </w:rPr>
              <w:t xml:space="preserve">, </w:t>
            </w:r>
            <w:proofErr w:type="spellStart"/>
            <w:r w:rsidR="00397DFE" w:rsidRPr="00134879">
              <w:rPr>
                <w:bCs/>
                <w:szCs w:val="26"/>
              </w:rPr>
              <w:t>thông</w:t>
            </w:r>
            <w:proofErr w:type="spellEnd"/>
            <w:r w:rsidR="00397DFE" w:rsidRPr="00134879">
              <w:rPr>
                <w:bCs/>
                <w:szCs w:val="26"/>
              </w:rPr>
              <w:t xml:space="preserve"> tin </w:t>
            </w:r>
            <w:proofErr w:type="spellStart"/>
            <w:r w:rsidR="00397DFE" w:rsidRPr="00134879">
              <w:rPr>
                <w:bCs/>
                <w:szCs w:val="26"/>
              </w:rPr>
              <w:t>này</w:t>
            </w:r>
            <w:proofErr w:type="spellEnd"/>
            <w:r w:rsidR="00397DFE" w:rsidRPr="00134879">
              <w:rPr>
                <w:bCs/>
                <w:szCs w:val="26"/>
              </w:rPr>
              <w:t xml:space="preserve"> </w:t>
            </w:r>
            <w:proofErr w:type="spellStart"/>
            <w:r w:rsidR="00397DFE" w:rsidRPr="00134879">
              <w:rPr>
                <w:bCs/>
                <w:szCs w:val="26"/>
              </w:rPr>
              <w:t>giúp</w:t>
            </w:r>
            <w:proofErr w:type="spellEnd"/>
            <w:r w:rsidR="00397DFE" w:rsidRPr="00134879">
              <w:rPr>
                <w:bCs/>
                <w:szCs w:val="26"/>
              </w:rPr>
              <w:t xml:space="preserve"> </w:t>
            </w:r>
            <w:proofErr w:type="spellStart"/>
            <w:r w:rsidR="00397DFE" w:rsidRPr="00134879">
              <w:rPr>
                <w:bCs/>
                <w:szCs w:val="26"/>
              </w:rPr>
              <w:t>phân</w:t>
            </w:r>
            <w:proofErr w:type="spellEnd"/>
            <w:r w:rsidR="00397DFE" w:rsidRPr="00134879">
              <w:rPr>
                <w:bCs/>
                <w:szCs w:val="26"/>
              </w:rPr>
              <w:t xml:space="preserve"> </w:t>
            </w:r>
            <w:proofErr w:type="spellStart"/>
            <w:r w:rsidR="00397DFE" w:rsidRPr="00134879">
              <w:rPr>
                <w:bCs/>
                <w:szCs w:val="26"/>
              </w:rPr>
              <w:t>cấp</w:t>
            </w:r>
            <w:proofErr w:type="spellEnd"/>
            <w:r w:rsidR="00397DFE" w:rsidRPr="00134879">
              <w:rPr>
                <w:bCs/>
                <w:szCs w:val="26"/>
              </w:rPr>
              <w:t xml:space="preserve"> </w:t>
            </w:r>
            <w:proofErr w:type="spellStart"/>
            <w:r w:rsidR="00397DFE" w:rsidRPr="00134879">
              <w:rPr>
                <w:bCs/>
                <w:szCs w:val="26"/>
              </w:rPr>
              <w:t>các</w:t>
            </w:r>
            <w:proofErr w:type="spellEnd"/>
            <w:r w:rsidR="00397DFE" w:rsidRPr="00134879">
              <w:rPr>
                <w:bCs/>
                <w:szCs w:val="26"/>
              </w:rPr>
              <w:t xml:space="preserve"> </w:t>
            </w:r>
            <w:proofErr w:type="spellStart"/>
            <w:r w:rsidR="00397DFE" w:rsidRPr="00134879">
              <w:rPr>
                <w:bCs/>
                <w:szCs w:val="26"/>
              </w:rPr>
              <w:t>đơn</w:t>
            </w:r>
            <w:proofErr w:type="spellEnd"/>
            <w:r w:rsidR="00397DFE" w:rsidRPr="00134879">
              <w:rPr>
                <w:bCs/>
                <w:szCs w:val="26"/>
              </w:rPr>
              <w:t xml:space="preserve"> </w:t>
            </w:r>
            <w:proofErr w:type="spellStart"/>
            <w:r w:rsidR="00397DFE" w:rsidRPr="00134879">
              <w:rPr>
                <w:bCs/>
                <w:szCs w:val="26"/>
              </w:rPr>
              <w:t>vị</w:t>
            </w:r>
            <w:proofErr w:type="spellEnd"/>
            <w:r w:rsidR="00397DFE" w:rsidRPr="00134879">
              <w:rPr>
                <w:bCs/>
                <w:szCs w:val="26"/>
              </w:rPr>
              <w:t xml:space="preserve"> </w:t>
            </w:r>
            <w:proofErr w:type="spellStart"/>
            <w:r w:rsidR="00397DFE" w:rsidRPr="00134879">
              <w:rPr>
                <w:bCs/>
                <w:szCs w:val="26"/>
              </w:rPr>
              <w:t>thành</w:t>
            </w:r>
            <w:proofErr w:type="spellEnd"/>
            <w:r w:rsidR="00397DFE" w:rsidRPr="00134879">
              <w:rPr>
                <w:bCs/>
                <w:szCs w:val="26"/>
              </w:rPr>
              <w:t xml:space="preserve"> </w:t>
            </w:r>
            <w:proofErr w:type="spellStart"/>
            <w:r w:rsidR="00397DFE" w:rsidRPr="00134879">
              <w:rPr>
                <w:bCs/>
                <w:szCs w:val="26"/>
              </w:rPr>
              <w:t>dạng</w:t>
            </w:r>
            <w:proofErr w:type="spellEnd"/>
            <w:r w:rsidR="00397DFE" w:rsidRPr="00134879">
              <w:rPr>
                <w:bCs/>
                <w:szCs w:val="26"/>
              </w:rPr>
              <w:t xml:space="preserve"> </w:t>
            </w:r>
            <w:proofErr w:type="spellStart"/>
            <w:r w:rsidR="00397DFE">
              <w:rPr>
                <w:bCs/>
                <w:szCs w:val="26"/>
              </w:rPr>
              <w:t>cây</w:t>
            </w:r>
            <w:proofErr w:type="spellEnd"/>
          </w:p>
          <w:p w14:paraId="0C34835E" w14:textId="4382F8BE" w:rsidR="00397DFE" w:rsidRPr="00134879"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Loại</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Pr="00134879">
              <w:rPr>
                <w:bCs/>
                <w:szCs w:val="26"/>
              </w:rPr>
              <w:t xml:space="preserve">*: </w:t>
            </w:r>
            <w:r w:rsidR="00E247B4">
              <w:rPr>
                <w:bCs/>
                <w:szCs w:val="26"/>
                <w:lang w:val="vi-VN"/>
              </w:rPr>
              <w:t>c</w:t>
            </w:r>
            <w:proofErr w:type="spellStart"/>
            <w:r w:rsidRPr="00134879">
              <w:rPr>
                <w:bCs/>
                <w:szCs w:val="26"/>
              </w:rPr>
              <w:t>họn</w:t>
            </w:r>
            <w:proofErr w:type="spellEnd"/>
            <w:r w:rsidRPr="00134879">
              <w:rPr>
                <w:bCs/>
                <w:szCs w:val="26"/>
              </w:rPr>
              <w:t xml:space="preserve"> 1 </w:t>
            </w:r>
            <w:proofErr w:type="spellStart"/>
            <w:r w:rsidRPr="00134879">
              <w:rPr>
                <w:bCs/>
                <w:szCs w:val="26"/>
              </w:rPr>
              <w:t>trong</w:t>
            </w:r>
            <w:proofErr w:type="spellEnd"/>
            <w:r w:rsidRPr="00134879">
              <w:rPr>
                <w:bCs/>
                <w:szCs w:val="26"/>
              </w:rPr>
              <w:t xml:space="preserve"> </w:t>
            </w:r>
            <w:proofErr w:type="spellStart"/>
            <w:r w:rsidRPr="00134879">
              <w:rPr>
                <w:bCs/>
                <w:szCs w:val="26"/>
              </w:rPr>
              <w:t>danh</w:t>
            </w:r>
            <w:proofErr w:type="spellEnd"/>
            <w:r w:rsidRPr="00134879">
              <w:rPr>
                <w:bCs/>
                <w:szCs w:val="26"/>
              </w:rPr>
              <w:t xml:space="preserve"> </w:t>
            </w:r>
            <w:proofErr w:type="spellStart"/>
            <w:r w:rsidRPr="00134879">
              <w:rPr>
                <w:bCs/>
                <w:szCs w:val="26"/>
              </w:rPr>
              <w:t>mục</w:t>
            </w:r>
            <w:proofErr w:type="spellEnd"/>
            <w:r w:rsidRPr="00134879">
              <w:rPr>
                <w:bCs/>
                <w:szCs w:val="26"/>
              </w:rPr>
              <w:t xml:space="preserve"> </w:t>
            </w:r>
            <w:proofErr w:type="spellStart"/>
            <w:r w:rsidRPr="00134879">
              <w:rPr>
                <w:bCs/>
                <w:szCs w:val="26"/>
              </w:rPr>
              <w:t>loại</w:t>
            </w:r>
            <w:proofErr w:type="spellEnd"/>
            <w:r w:rsidRPr="00134879">
              <w:rPr>
                <w:bCs/>
                <w:szCs w:val="26"/>
              </w:rPr>
              <w:t xml:space="preserve"> </w:t>
            </w:r>
            <w:proofErr w:type="spellStart"/>
            <w:r w:rsidRPr="00134879">
              <w:rPr>
                <w:bCs/>
                <w:szCs w:val="26"/>
              </w:rPr>
              <w:t>đối</w:t>
            </w:r>
            <w:proofErr w:type="spellEnd"/>
            <w:r w:rsidRPr="00134879">
              <w:rPr>
                <w:bCs/>
                <w:szCs w:val="26"/>
              </w:rPr>
              <w:t xml:space="preserve"> </w:t>
            </w:r>
            <w:proofErr w:type="spellStart"/>
            <w:r w:rsidRPr="00134879">
              <w:rPr>
                <w:bCs/>
                <w:szCs w:val="26"/>
              </w:rPr>
              <w:t>tượng</w:t>
            </w:r>
            <w:proofErr w:type="spellEnd"/>
            <w:r w:rsidRPr="00134879">
              <w:rPr>
                <w:bCs/>
                <w:szCs w:val="26"/>
              </w:rPr>
              <w:t xml:space="preserve"> ở </w:t>
            </w: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r w:rsidRPr="00134879">
              <w:rPr>
                <w:bCs/>
                <w:szCs w:val="26"/>
              </w:rPr>
              <w:t xml:space="preserve"> </w:t>
            </w:r>
            <w:proofErr w:type="spellStart"/>
            <w:r w:rsidRPr="00134879">
              <w:rPr>
                <w:bCs/>
                <w:szCs w:val="26"/>
              </w:rPr>
              <w:t>Sử</w:t>
            </w:r>
            <w:proofErr w:type="spellEnd"/>
            <w:r w:rsidRPr="00134879">
              <w:rPr>
                <w:bCs/>
                <w:szCs w:val="26"/>
              </w:rPr>
              <w:t xml:space="preserve"> </w:t>
            </w:r>
            <w:proofErr w:type="spellStart"/>
            <w:r w:rsidRPr="00134879">
              <w:rPr>
                <w:bCs/>
                <w:szCs w:val="26"/>
              </w:rPr>
              <w:t>dụng</w:t>
            </w:r>
            <w:proofErr w:type="spellEnd"/>
            <w:r w:rsidRPr="00134879">
              <w:rPr>
                <w:bCs/>
                <w:szCs w:val="26"/>
              </w:rPr>
              <w:t xml:space="preserve"> </w:t>
            </w:r>
            <w:proofErr w:type="spellStart"/>
            <w:r w:rsidRPr="00134879">
              <w:rPr>
                <w:bCs/>
                <w:szCs w:val="26"/>
              </w:rPr>
              <w:t>trên</w:t>
            </w:r>
            <w:proofErr w:type="spellEnd"/>
            <w:r w:rsidRPr="00134879">
              <w:rPr>
                <w:bCs/>
                <w:szCs w:val="26"/>
              </w:rPr>
              <w:t xml:space="preserve"> </w:t>
            </w:r>
            <w:proofErr w:type="spellStart"/>
            <w:r w:rsidRPr="00134879">
              <w:rPr>
                <w:bCs/>
                <w:szCs w:val="26"/>
              </w:rPr>
              <w:t>hệ</w:t>
            </w:r>
            <w:proofErr w:type="spellEnd"/>
            <w:r w:rsidRPr="00134879">
              <w:rPr>
                <w:bCs/>
                <w:szCs w:val="26"/>
              </w:rPr>
              <w:t xml:space="preserve"> </w:t>
            </w:r>
            <w:proofErr w:type="spellStart"/>
            <w:r w:rsidRPr="00134879">
              <w:rPr>
                <w:bCs/>
                <w:szCs w:val="26"/>
              </w:rPr>
              <w:t>thống</w:t>
            </w:r>
            <w:proofErr w:type="spellEnd"/>
            <w:r w:rsidRPr="00134879">
              <w:rPr>
                <w:bCs/>
                <w:szCs w:val="26"/>
              </w:rPr>
              <w:t xml:space="preserve">, </w:t>
            </w:r>
            <w:proofErr w:type="spellStart"/>
            <w:r w:rsidRPr="00134879">
              <w:rPr>
                <w:bCs/>
                <w:szCs w:val="26"/>
              </w:rPr>
              <w:t>lấy</w:t>
            </w:r>
            <w:proofErr w:type="spellEnd"/>
            <w:r w:rsidRPr="00134879">
              <w:rPr>
                <w:bCs/>
                <w:szCs w:val="26"/>
              </w:rPr>
              <w:t xml:space="preserve"> </w:t>
            </w:r>
            <w:proofErr w:type="spellStart"/>
            <w:r w:rsidRPr="00134879">
              <w:rPr>
                <w:bCs/>
                <w:szCs w:val="26"/>
              </w:rPr>
              <w:t>từ</w:t>
            </w:r>
            <w:proofErr w:type="spellEnd"/>
            <w:r w:rsidRPr="00134879">
              <w:rPr>
                <w:bCs/>
                <w:szCs w:val="26"/>
              </w:rPr>
              <w:t xml:space="preserve"> </w:t>
            </w:r>
            <w:proofErr w:type="spellStart"/>
            <w:r w:rsidRPr="00134879">
              <w:rPr>
                <w:bCs/>
                <w:szCs w:val="26"/>
              </w:rPr>
              <w:t>mục</w:t>
            </w:r>
            <w:proofErr w:type="spellEnd"/>
            <w:r w:rsidRPr="00134879">
              <w:rPr>
                <w:bCs/>
                <w:szCs w:val="26"/>
              </w:rPr>
              <w:t xml:space="preserve"> </w:t>
            </w:r>
            <w:r w:rsidRPr="00134879">
              <w:rPr>
                <w:bCs/>
                <w:i/>
                <w:iCs/>
                <w:color w:val="0070C0"/>
                <w:szCs w:val="26"/>
              </w:rPr>
              <w:t xml:space="preserve">“3.1.1. </w:t>
            </w:r>
            <w:proofErr w:type="spellStart"/>
            <w:r w:rsidRPr="00134879">
              <w:rPr>
                <w:bCs/>
                <w:i/>
                <w:iCs/>
                <w:color w:val="0070C0"/>
                <w:szCs w:val="26"/>
              </w:rPr>
              <w:t>Danh</w:t>
            </w:r>
            <w:proofErr w:type="spellEnd"/>
            <w:r w:rsidRPr="00134879">
              <w:rPr>
                <w:bCs/>
                <w:i/>
                <w:iCs/>
                <w:color w:val="0070C0"/>
                <w:szCs w:val="26"/>
              </w:rPr>
              <w:t xml:space="preserve"> </w:t>
            </w:r>
            <w:proofErr w:type="spellStart"/>
            <w:r w:rsidRPr="00134879">
              <w:rPr>
                <w:bCs/>
                <w:i/>
                <w:iCs/>
                <w:color w:val="0070C0"/>
                <w:szCs w:val="26"/>
              </w:rPr>
              <w:t>mục</w:t>
            </w:r>
            <w:proofErr w:type="spellEnd"/>
            <w:r w:rsidRPr="00134879">
              <w:rPr>
                <w:bCs/>
                <w:i/>
                <w:iCs/>
                <w:color w:val="0070C0"/>
                <w:szCs w:val="26"/>
              </w:rPr>
              <w:t xml:space="preserve"> </w:t>
            </w:r>
            <w:proofErr w:type="spellStart"/>
            <w:r w:rsidRPr="00134879">
              <w:rPr>
                <w:bCs/>
                <w:i/>
                <w:iCs/>
                <w:color w:val="0070C0"/>
                <w:szCs w:val="26"/>
              </w:rPr>
              <w:t>loại</w:t>
            </w:r>
            <w:proofErr w:type="spellEnd"/>
            <w:r w:rsidRPr="00134879">
              <w:rPr>
                <w:bCs/>
                <w:i/>
                <w:iCs/>
                <w:color w:val="0070C0"/>
                <w:szCs w:val="26"/>
              </w:rPr>
              <w:t xml:space="preserve"> </w:t>
            </w:r>
            <w:proofErr w:type="spellStart"/>
            <w:r w:rsidRPr="00134879">
              <w:rPr>
                <w:bCs/>
                <w:i/>
                <w:iCs/>
                <w:color w:val="0070C0"/>
                <w:szCs w:val="26"/>
              </w:rPr>
              <w:t>đối</w:t>
            </w:r>
            <w:proofErr w:type="spellEnd"/>
            <w:r w:rsidRPr="00134879">
              <w:rPr>
                <w:bCs/>
                <w:i/>
                <w:iCs/>
                <w:color w:val="0070C0"/>
                <w:szCs w:val="26"/>
              </w:rPr>
              <w:t xml:space="preserve"> </w:t>
            </w:r>
            <w:proofErr w:type="spellStart"/>
            <w:r w:rsidRPr="00134879">
              <w:rPr>
                <w:bCs/>
                <w:i/>
                <w:iCs/>
                <w:color w:val="0070C0"/>
                <w:szCs w:val="26"/>
              </w:rPr>
              <w:t>tượng</w:t>
            </w:r>
            <w:proofErr w:type="spellEnd"/>
            <w:r w:rsidRPr="00134879">
              <w:rPr>
                <w:bCs/>
                <w:i/>
                <w:iCs/>
                <w:color w:val="0070C0"/>
                <w:szCs w:val="26"/>
              </w:rPr>
              <w:t>”</w:t>
            </w:r>
          </w:p>
          <w:p w14:paraId="55A056A8" w14:textId="70756717" w:rsidR="00397DFE"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r w:rsidRPr="00134879">
              <w:rPr>
                <w:bCs/>
                <w:szCs w:val="26"/>
              </w:rPr>
              <w:t xml:space="preserve">: </w:t>
            </w:r>
            <w:proofErr w:type="spellStart"/>
            <w:r w:rsidRPr="00134879">
              <w:rPr>
                <w:bCs/>
                <w:szCs w:val="26"/>
              </w:rPr>
              <w:t>chọn</w:t>
            </w:r>
            <w:proofErr w:type="spellEnd"/>
            <w:r w:rsidRPr="00134879">
              <w:rPr>
                <w:bCs/>
                <w:szCs w:val="26"/>
              </w:rPr>
              <w:t xml:space="preserve"> </w:t>
            </w:r>
            <w:proofErr w:type="spellStart"/>
            <w:r w:rsidR="004F2E55">
              <w:rPr>
                <w:bCs/>
                <w:szCs w:val="26"/>
              </w:rPr>
              <w:t>Đang</w:t>
            </w:r>
            <w:proofErr w:type="spellEnd"/>
            <w:r w:rsidR="004F2E55">
              <w:rPr>
                <w:bCs/>
                <w:szCs w:val="26"/>
                <w:lang w:val="vi-VN"/>
              </w:rPr>
              <w:t xml:space="preserve"> h</w:t>
            </w:r>
            <w:proofErr w:type="spellStart"/>
            <w:r w:rsidRPr="00134879">
              <w:rPr>
                <w:bCs/>
                <w:szCs w:val="26"/>
              </w:rPr>
              <w:t>oạt</w:t>
            </w:r>
            <w:proofErr w:type="spellEnd"/>
            <w:r w:rsidRPr="00134879">
              <w:rPr>
                <w:bCs/>
                <w:szCs w:val="26"/>
              </w:rPr>
              <w:t xml:space="preserve"> </w:t>
            </w:r>
            <w:proofErr w:type="spellStart"/>
            <w:r w:rsidRPr="00134879">
              <w:rPr>
                <w:bCs/>
                <w:szCs w:val="26"/>
              </w:rPr>
              <w:t>động</w:t>
            </w:r>
            <w:proofErr w:type="spellEnd"/>
            <w:r w:rsidR="008E49BC">
              <w:rPr>
                <w:bCs/>
                <w:szCs w:val="26"/>
                <w:lang w:val="vi-VN"/>
              </w:rPr>
              <w:t>/</w:t>
            </w:r>
            <w:proofErr w:type="spellStart"/>
            <w:r w:rsidRPr="00134879">
              <w:rPr>
                <w:bCs/>
                <w:szCs w:val="26"/>
              </w:rPr>
              <w:t>Dừng</w:t>
            </w:r>
            <w:proofErr w:type="spellEnd"/>
            <w:r w:rsidRPr="00134879">
              <w:rPr>
                <w:bCs/>
                <w:szCs w:val="26"/>
              </w:rPr>
              <w:t xml:space="preserve"> </w:t>
            </w:r>
            <w:proofErr w:type="spellStart"/>
            <w:r w:rsidRPr="00134879">
              <w:rPr>
                <w:bCs/>
                <w:szCs w:val="26"/>
              </w:rPr>
              <w:t>hoạt</w:t>
            </w:r>
            <w:proofErr w:type="spellEnd"/>
            <w:r w:rsidRPr="00134879">
              <w:rPr>
                <w:bCs/>
                <w:szCs w:val="26"/>
              </w:rPr>
              <w:t xml:space="preserve"> </w:t>
            </w:r>
            <w:proofErr w:type="spellStart"/>
            <w:r w:rsidRPr="00134879">
              <w:rPr>
                <w:bCs/>
                <w:szCs w:val="26"/>
              </w:rPr>
              <w:t>động</w:t>
            </w:r>
            <w:proofErr w:type="spellEnd"/>
            <w:r w:rsidRPr="00134879">
              <w:rPr>
                <w:bCs/>
                <w:szCs w:val="26"/>
              </w:rPr>
              <w:t xml:space="preserve">. </w:t>
            </w:r>
            <w:proofErr w:type="spellStart"/>
            <w:r w:rsidRPr="00134879">
              <w:rPr>
                <w:bCs/>
                <w:szCs w:val="26"/>
              </w:rPr>
              <w:t>Mặc</w:t>
            </w:r>
            <w:proofErr w:type="spellEnd"/>
            <w:r w:rsidRPr="00134879">
              <w:rPr>
                <w:bCs/>
                <w:szCs w:val="26"/>
              </w:rPr>
              <w:t xml:space="preserve"> </w:t>
            </w:r>
            <w:proofErr w:type="spellStart"/>
            <w:r w:rsidRPr="00134879">
              <w:rPr>
                <w:bCs/>
                <w:szCs w:val="26"/>
              </w:rPr>
              <w:t>định</w:t>
            </w:r>
            <w:proofErr w:type="spellEnd"/>
            <w:r w:rsidRPr="00134879">
              <w:rPr>
                <w:bCs/>
                <w:szCs w:val="26"/>
              </w:rPr>
              <w:t xml:space="preserve"> </w:t>
            </w:r>
            <w:proofErr w:type="spellStart"/>
            <w:r w:rsidR="00C91F37">
              <w:rPr>
                <w:bCs/>
                <w:szCs w:val="26"/>
              </w:rPr>
              <w:t>là</w:t>
            </w:r>
            <w:proofErr w:type="spellEnd"/>
            <w:r w:rsidR="00C91F37">
              <w:rPr>
                <w:bCs/>
                <w:szCs w:val="26"/>
                <w:lang w:val="vi-VN"/>
              </w:rPr>
              <w:t xml:space="preserve"> </w:t>
            </w:r>
            <w:r w:rsidR="00B3563A">
              <w:rPr>
                <w:bCs/>
                <w:szCs w:val="26"/>
                <w:lang w:val="vi-VN"/>
              </w:rPr>
              <w:t>Đang h</w:t>
            </w:r>
            <w:proofErr w:type="spellStart"/>
            <w:r w:rsidRPr="00134879">
              <w:rPr>
                <w:bCs/>
                <w:szCs w:val="26"/>
              </w:rPr>
              <w:t>oạt</w:t>
            </w:r>
            <w:proofErr w:type="spellEnd"/>
            <w:r w:rsidRPr="00134879">
              <w:rPr>
                <w:bCs/>
                <w:szCs w:val="26"/>
              </w:rPr>
              <w:t xml:space="preserve"> </w:t>
            </w:r>
            <w:proofErr w:type="spellStart"/>
            <w:r w:rsidRPr="00134879">
              <w:rPr>
                <w:bCs/>
                <w:szCs w:val="26"/>
              </w:rPr>
              <w:t>động</w:t>
            </w:r>
            <w:proofErr w:type="spellEnd"/>
            <w:r w:rsidRPr="00134879">
              <w:rPr>
                <w:bCs/>
                <w:szCs w:val="26"/>
              </w:rPr>
              <w:t>.</w:t>
            </w:r>
          </w:p>
          <w:p w14:paraId="6096934E" w14:textId="77777777" w:rsidR="008A6C5D" w:rsidRPr="003D7669"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Ghi</w:t>
            </w:r>
            <w:proofErr w:type="spellEnd"/>
            <w:r>
              <w:rPr>
                <w:bCs/>
                <w:szCs w:val="26"/>
                <w:lang w:val="vi-VN"/>
              </w:rPr>
              <w:t xml:space="preserve"> chú</w:t>
            </w:r>
          </w:p>
          <w:p w14:paraId="420468BB" w14:textId="77777777" w:rsidR="00E713F1" w:rsidRPr="00FC3F39" w:rsidRDefault="003D7669" w:rsidP="00FC3F39">
            <w:pPr>
              <w:pStyle w:val="NormalIndent"/>
              <w:keepNext w:val="0"/>
              <w:keepLines/>
              <w:widowControl w:val="0"/>
              <w:numPr>
                <w:ilvl w:val="0"/>
                <w:numId w:val="15"/>
              </w:numPr>
              <w:spacing w:before="0" w:after="0" w:line="312" w:lineRule="auto"/>
              <w:jc w:val="left"/>
              <w:rPr>
                <w:bCs/>
                <w:szCs w:val="26"/>
              </w:rPr>
            </w:pPr>
            <w:proofErr w:type="spellStart"/>
            <w:r w:rsidRPr="00E713F1">
              <w:rPr>
                <w:b/>
                <w:szCs w:val="26"/>
              </w:rPr>
              <w:t>Giao</w:t>
            </w:r>
            <w:proofErr w:type="spellEnd"/>
            <w:r w:rsidRPr="00E713F1">
              <w:rPr>
                <w:b/>
                <w:szCs w:val="26"/>
                <w:lang w:val="vi-VN"/>
              </w:rPr>
              <w:t xml:space="preserve"> diện:</w:t>
            </w:r>
            <w:r w:rsidR="00E713F1" w:rsidRPr="00E713F1">
              <w:rPr>
                <w:b/>
                <w:szCs w:val="26"/>
                <w:lang w:val="vi-VN"/>
              </w:rPr>
              <w:t xml:space="preserve"> </w:t>
            </w:r>
          </w:p>
          <w:p w14:paraId="56C79FC3" w14:textId="43F2794A" w:rsidR="00FC3F39" w:rsidRPr="00E713F1" w:rsidRDefault="00C4294D" w:rsidP="00FC3F39">
            <w:pPr>
              <w:pStyle w:val="NormalIndent"/>
              <w:keepNext w:val="0"/>
              <w:keepLines/>
              <w:widowControl w:val="0"/>
              <w:numPr>
                <w:ilvl w:val="0"/>
                <w:numId w:val="0"/>
              </w:numPr>
              <w:spacing w:before="0" w:after="0" w:line="312" w:lineRule="auto"/>
              <w:ind w:left="360"/>
              <w:jc w:val="left"/>
              <w:rPr>
                <w:bCs/>
                <w:szCs w:val="26"/>
              </w:rPr>
            </w:pPr>
            <w:hyperlink r:id="rId22" w:anchor="id=yvn92g&amp;p=2__them_moi_don_vi&amp;g=1" w:history="1">
              <w:r w:rsidR="00FC3F39" w:rsidRPr="00A44996">
                <w:rPr>
                  <w:rStyle w:val="Hyperlink"/>
                  <w:bCs/>
                  <w:szCs w:val="26"/>
                </w:rPr>
                <w:t>https://f2z0rj.axshare.com/#id=yvn92g&amp;p=2__them_moi_don_vi&amp;g=1</w:t>
              </w:r>
            </w:hyperlink>
          </w:p>
        </w:tc>
      </w:tr>
      <w:tr w:rsidR="00397DFE" w:rsidRPr="002F4F88" w14:paraId="34361D11" w14:textId="77777777" w:rsidTr="00DF74CF">
        <w:tc>
          <w:tcPr>
            <w:tcW w:w="817" w:type="dxa"/>
            <w:shd w:val="clear" w:color="auto" w:fill="auto"/>
          </w:tcPr>
          <w:p w14:paraId="5D66A854" w14:textId="77777777" w:rsidR="00397DFE" w:rsidRPr="008E36F0" w:rsidRDefault="00397DFE" w:rsidP="00DF74CF">
            <w:pPr>
              <w:pStyle w:val="ListParagraph"/>
              <w:numPr>
                <w:ilvl w:val="0"/>
                <w:numId w:val="75"/>
              </w:numPr>
              <w:rPr>
                <w:lang w:val="vi-VN"/>
              </w:rPr>
            </w:pPr>
          </w:p>
        </w:tc>
        <w:tc>
          <w:tcPr>
            <w:tcW w:w="1877" w:type="dxa"/>
            <w:shd w:val="clear" w:color="auto" w:fill="auto"/>
          </w:tcPr>
          <w:p w14:paraId="46549221" w14:textId="3CC3D47D" w:rsidR="00397DFE" w:rsidRPr="0002686C" w:rsidRDefault="00397DFE" w:rsidP="00DF74CF">
            <w:pPr>
              <w:keepLines/>
              <w:widowControl w:val="0"/>
              <w:rPr>
                <w:szCs w:val="26"/>
                <w:lang w:val="vi-VN"/>
              </w:rPr>
            </w:pPr>
            <w:r>
              <w:rPr>
                <w:szCs w:val="26"/>
              </w:rPr>
              <w:t xml:space="preserve">Import </w:t>
            </w:r>
            <w:proofErr w:type="spellStart"/>
            <w:r w:rsidR="0002686C">
              <w:rPr>
                <w:szCs w:val="26"/>
              </w:rPr>
              <w:t>danh</w:t>
            </w:r>
            <w:proofErr w:type="spellEnd"/>
            <w:r w:rsidR="0002686C">
              <w:rPr>
                <w:szCs w:val="26"/>
                <w:lang w:val="vi-VN"/>
              </w:rPr>
              <w:t xml:space="preserve"> sách đơn vị qua </w:t>
            </w:r>
            <w:r>
              <w:rPr>
                <w:szCs w:val="26"/>
              </w:rPr>
              <w:t>file</w:t>
            </w:r>
            <w:r w:rsidR="0002686C">
              <w:rPr>
                <w:szCs w:val="26"/>
                <w:lang w:val="vi-VN"/>
              </w:rPr>
              <w:t xml:space="preserve"> excel</w:t>
            </w:r>
          </w:p>
        </w:tc>
        <w:tc>
          <w:tcPr>
            <w:tcW w:w="6912" w:type="dxa"/>
            <w:shd w:val="clear" w:color="auto" w:fill="auto"/>
          </w:tcPr>
          <w:p w14:paraId="406F28C9" w14:textId="02190544" w:rsidR="00980A86" w:rsidRDefault="00980A86"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r w:rsidR="003A04EC">
              <w:rPr>
                <w:snapToGrid/>
                <w:color w:val="auto"/>
                <w:szCs w:val="26"/>
                <w:lang w:val="vi-VN"/>
              </w:rPr>
              <w:t>:</w:t>
            </w:r>
          </w:p>
          <w:p w14:paraId="0B18C3D3" w14:textId="334958EE" w:rsidR="00980A86" w:rsidRPr="002D721A" w:rsidRDefault="00980A86"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sidR="002D721A">
              <w:rPr>
                <w:snapToGrid/>
                <w:color w:val="auto"/>
                <w:szCs w:val="26"/>
                <w:lang w:val="vi-VN"/>
              </w:rPr>
              <w:t>NSD t</w:t>
            </w:r>
            <w:r w:rsidRPr="002D721A">
              <w:rPr>
                <w:snapToGrid/>
                <w:color w:val="auto"/>
                <w:szCs w:val="26"/>
                <w:lang w:val="vi-VN"/>
              </w:rPr>
              <w:t xml:space="preserve">ải về mẫu file import, hệ thống sẽ lấy ra danh mục </w:t>
            </w:r>
            <w:r w:rsidR="002D721A" w:rsidRPr="002D721A">
              <w:rPr>
                <w:snapToGrid/>
                <w:color w:val="auto"/>
                <w:szCs w:val="26"/>
                <w:lang w:val="vi-VN"/>
              </w:rPr>
              <w:t xml:space="preserve">loại đối tượng </w:t>
            </w:r>
            <w:r w:rsidR="002D721A" w:rsidRPr="002D721A">
              <w:rPr>
                <w:i/>
                <w:iCs/>
                <w:snapToGrid/>
                <w:color w:val="0070C0"/>
                <w:szCs w:val="26"/>
                <w:lang w:val="vi-VN"/>
              </w:rPr>
              <w:t>(mục 2.3.1)</w:t>
            </w:r>
            <w:r w:rsidR="002D721A">
              <w:rPr>
                <w:i/>
                <w:iCs/>
                <w:snapToGrid/>
                <w:color w:val="0070C0"/>
                <w:szCs w:val="26"/>
                <w:lang w:val="vi-VN"/>
              </w:rPr>
              <w:t xml:space="preserve"> </w:t>
            </w:r>
            <w:r w:rsidR="002D721A" w:rsidRPr="002D721A">
              <w:rPr>
                <w:snapToGrid/>
                <w:color w:val="auto"/>
                <w:szCs w:val="26"/>
                <w:lang w:val="vi-VN"/>
              </w:rPr>
              <w:t xml:space="preserve">gồm các đối tượng ở trạng thái Sử dụng </w:t>
            </w:r>
            <w:r w:rsidR="00F93750">
              <w:rPr>
                <w:snapToGrid/>
                <w:color w:val="auto"/>
                <w:szCs w:val="26"/>
                <w:lang w:val="vi-VN"/>
              </w:rPr>
              <w:t>để hiển thị dạng dropdownlist trên file</w:t>
            </w:r>
          </w:p>
          <w:p w14:paraId="3576E03E" w14:textId="7EA6DD83" w:rsidR="00397DFE" w:rsidRDefault="00F93750"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628CEADE" w14:textId="0A7691BD" w:rsidR="00CD3695" w:rsidRPr="002D721A" w:rsidRDefault="00CD3695"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File lỗi dữ liệu: hệ thống </w:t>
            </w:r>
            <w:r w:rsidR="00433F0B">
              <w:rPr>
                <w:snapToGrid/>
                <w:color w:val="auto"/>
                <w:szCs w:val="26"/>
                <w:lang w:val="vi-VN"/>
              </w:rPr>
              <w:t xml:space="preserve">cho phép tải về file </w:t>
            </w:r>
            <w:r w:rsidR="006D1098">
              <w:rPr>
                <w:snapToGrid/>
                <w:color w:val="auto"/>
                <w:szCs w:val="26"/>
                <w:lang w:val="vi-VN"/>
              </w:rPr>
              <w:t>có</w:t>
            </w:r>
            <w:r w:rsidR="00433F0B">
              <w:rPr>
                <w:snapToGrid/>
                <w:color w:val="auto"/>
                <w:szCs w:val="26"/>
                <w:lang w:val="vi-VN"/>
              </w:rPr>
              <w:t xml:space="preserve"> đánh dấu các</w:t>
            </w:r>
            <w:r>
              <w:rPr>
                <w:snapToGrid/>
                <w:color w:val="auto"/>
                <w:szCs w:val="26"/>
                <w:lang w:val="vi-VN"/>
              </w:rPr>
              <w:t xml:space="preserve"> bản ghi bị lỗi và không import được </w:t>
            </w:r>
            <w:r w:rsidR="00433F0B">
              <w:rPr>
                <w:snapToGrid/>
                <w:color w:val="auto"/>
                <w:szCs w:val="26"/>
                <w:lang w:val="vi-VN"/>
              </w:rPr>
              <w:t xml:space="preserve">cả </w:t>
            </w:r>
            <w:r>
              <w:rPr>
                <w:snapToGrid/>
                <w:color w:val="auto"/>
                <w:szCs w:val="26"/>
                <w:lang w:val="vi-VN"/>
              </w:rPr>
              <w:t>file chứa bản ghi bị lỗi</w:t>
            </w:r>
            <w:r w:rsidR="006D1098">
              <w:rPr>
                <w:snapToGrid/>
                <w:color w:val="auto"/>
                <w:szCs w:val="26"/>
                <w:lang w:val="vi-VN"/>
              </w:rPr>
              <w:t xml:space="preserve"> đó</w:t>
            </w:r>
          </w:p>
          <w:p w14:paraId="49F2403C" w14:textId="6789C8E4" w:rsidR="0031478F" w:rsidRDefault="0031478F"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xử lý phân cấp các </w:t>
            </w:r>
            <w:r w:rsidR="00433F0B">
              <w:rPr>
                <w:snapToGrid/>
                <w:color w:val="auto"/>
                <w:szCs w:val="26"/>
                <w:lang w:val="vi-VN"/>
              </w:rPr>
              <w:t>hoạt động</w:t>
            </w:r>
            <w:r>
              <w:rPr>
                <w:snapToGrid/>
                <w:color w:val="auto"/>
                <w:szCs w:val="26"/>
                <w:lang w:val="vi-VN"/>
              </w:rPr>
              <w:t xml:space="preserve"> sau khi import thành công dựa trên mã đơn vị cấp con và cấp cha</w:t>
            </w:r>
          </w:p>
          <w:p w14:paraId="19677322" w14:textId="6F41A064" w:rsidR="00397DFE" w:rsidRDefault="00101472"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proofErr w:type="spellStart"/>
            <w:r w:rsidR="00397DFE">
              <w:rPr>
                <w:snapToGrid/>
                <w:color w:val="auto"/>
                <w:szCs w:val="26"/>
              </w:rPr>
              <w:t>ẫu</w:t>
            </w:r>
            <w:proofErr w:type="spellEnd"/>
            <w:r w:rsidR="00397DFE">
              <w:rPr>
                <w:snapToGrid/>
                <w:color w:val="auto"/>
                <w:szCs w:val="26"/>
              </w:rPr>
              <w:t xml:space="preserve"> </w:t>
            </w:r>
            <w:r>
              <w:rPr>
                <w:snapToGrid/>
                <w:color w:val="auto"/>
                <w:szCs w:val="26"/>
              </w:rPr>
              <w:t>fil</w:t>
            </w:r>
            <w:r>
              <w:rPr>
                <w:snapToGrid/>
                <w:color w:val="auto"/>
                <w:szCs w:val="26"/>
                <w:lang w:val="vi-VN"/>
              </w:rPr>
              <w:t xml:space="preserve">e </w:t>
            </w:r>
            <w:r w:rsidR="00397DFE">
              <w:rPr>
                <w:snapToGrid/>
                <w:color w:val="auto"/>
                <w:szCs w:val="26"/>
              </w:rPr>
              <w:t xml:space="preserve">import: </w:t>
            </w:r>
          </w:p>
          <w:bookmarkStart w:id="78" w:name="_MON_1693835590"/>
          <w:bookmarkEnd w:id="78"/>
          <w:p w14:paraId="5158820B" w14:textId="4B8D623B" w:rsidR="00397DFE" w:rsidRDefault="00C4294D" w:rsidP="00DF74CF">
            <w:pPr>
              <w:pStyle w:val="NormalIndent"/>
              <w:keepNext w:val="0"/>
              <w:keepLines/>
              <w:widowControl w:val="0"/>
              <w:numPr>
                <w:ilvl w:val="0"/>
                <w:numId w:val="0"/>
              </w:numPr>
              <w:spacing w:before="0" w:after="0" w:line="312" w:lineRule="auto"/>
              <w:ind w:left="360"/>
              <w:jc w:val="left"/>
              <w:rPr>
                <w:noProof/>
                <w:snapToGrid/>
                <w:color w:val="auto"/>
                <w:szCs w:val="26"/>
              </w:rPr>
            </w:pPr>
            <w:r w:rsidRPr="00C4294D">
              <w:rPr>
                <w:noProof/>
                <w:snapToGrid/>
                <w:color w:val="auto"/>
                <w:szCs w:val="26"/>
              </w:rPr>
              <w:object w:dxaOrig="1520" w:dyaOrig="980" w14:anchorId="6EFF719A">
                <v:shape id="_x0000_i1027" type="#_x0000_t75" alt="" style="width:75.35pt;height:48.55pt;mso-width-percent:0;mso-height-percent:0;mso-width-percent:0;mso-height-percent:0" o:ole="">
                  <v:imagedata r:id="rId23" o:title=""/>
                </v:shape>
                <o:OLEObject Type="Embed" ProgID="Excel.Sheet.12" ShapeID="_x0000_i1027" DrawAspect="Icon" ObjectID="_1697982218" r:id="rId24"/>
              </w:object>
            </w:r>
          </w:p>
          <w:p w14:paraId="30B894ED" w14:textId="5E7F2CF1" w:rsidR="00FC3F39" w:rsidRPr="00FC3F39" w:rsidRDefault="00C050F7" w:rsidP="00FC3F39">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FC3F39">
              <w:rPr>
                <w:b/>
                <w:szCs w:val="26"/>
              </w:rPr>
              <w:t>Giao</w:t>
            </w:r>
            <w:proofErr w:type="spellEnd"/>
            <w:r w:rsidRPr="00FC3F39">
              <w:rPr>
                <w:b/>
                <w:szCs w:val="26"/>
              </w:rPr>
              <w:t xml:space="preserve"> </w:t>
            </w:r>
            <w:proofErr w:type="spellStart"/>
            <w:r w:rsidRPr="00FC3F39">
              <w:rPr>
                <w:b/>
                <w:szCs w:val="26"/>
              </w:rPr>
              <w:t>diện</w:t>
            </w:r>
            <w:proofErr w:type="spellEnd"/>
            <w:r w:rsidR="00FC3F39">
              <w:rPr>
                <w:b/>
                <w:szCs w:val="26"/>
                <w:lang w:val="vi-VN"/>
              </w:rPr>
              <w:t xml:space="preserve">: </w:t>
            </w:r>
            <w:r w:rsidR="00C4294D">
              <w:fldChar w:fldCharType="begin"/>
            </w:r>
            <w:r w:rsidR="00C4294D">
              <w:instrText xml:space="preserve"> HYPERLINK "https://f2z0rj.axshare.com/" \l "id=4k15zp&amp;p=4__import_ds_don_vi&amp;g=1" </w:instrText>
            </w:r>
            <w:r w:rsidR="00C4294D">
              <w:fldChar w:fldCharType="separate"/>
            </w:r>
            <w:r w:rsidR="00FC3F39" w:rsidRPr="00FC3F39">
              <w:rPr>
                <w:rStyle w:val="Hyperlink"/>
                <w:bCs/>
                <w:szCs w:val="26"/>
                <w:lang w:val="vi-VN"/>
              </w:rPr>
              <w:t>https://f2z0rj.axshare.com/#id=4k15zp&amp;p=4__import_ds_don_vi&amp;g=1</w:t>
            </w:r>
            <w:r w:rsidR="00C4294D">
              <w:rPr>
                <w:rStyle w:val="Hyperlink"/>
                <w:bCs/>
                <w:szCs w:val="26"/>
                <w:lang w:val="vi-VN"/>
              </w:rPr>
              <w:fldChar w:fldCharType="end"/>
            </w:r>
          </w:p>
        </w:tc>
      </w:tr>
      <w:tr w:rsidR="007059A5" w:rsidRPr="006B729D" w14:paraId="158FB95F" w14:textId="77777777" w:rsidTr="00DF74CF">
        <w:tc>
          <w:tcPr>
            <w:tcW w:w="817" w:type="dxa"/>
            <w:shd w:val="clear" w:color="auto" w:fill="auto"/>
          </w:tcPr>
          <w:p w14:paraId="4B4251C1" w14:textId="77777777" w:rsidR="007059A5" w:rsidRPr="008E36F0" w:rsidRDefault="007059A5" w:rsidP="007059A5">
            <w:pPr>
              <w:pStyle w:val="ListParagraph"/>
              <w:numPr>
                <w:ilvl w:val="0"/>
                <w:numId w:val="75"/>
              </w:numPr>
              <w:rPr>
                <w:lang w:val="vi-VN"/>
              </w:rPr>
            </w:pPr>
          </w:p>
        </w:tc>
        <w:tc>
          <w:tcPr>
            <w:tcW w:w="1877" w:type="dxa"/>
            <w:shd w:val="clear" w:color="auto" w:fill="auto"/>
          </w:tcPr>
          <w:p w14:paraId="4A4746E2" w14:textId="32301136" w:rsidR="007059A5" w:rsidRDefault="007059A5" w:rsidP="007059A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9110ECB" w14:textId="5D27377D" w:rsidR="007059A5" w:rsidRPr="00AD4554" w:rsidRDefault="007059A5" w:rsidP="007059A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đơn</w:t>
            </w:r>
            <w:proofErr w:type="spellEnd"/>
            <w:r>
              <w:rPr>
                <w:snapToGrid/>
                <w:color w:val="auto"/>
                <w:szCs w:val="26"/>
                <w:lang w:val="vi-VN"/>
              </w:rPr>
              <w:t xml:space="preserve"> vị</w:t>
            </w:r>
          </w:p>
          <w:p w14:paraId="2CFFE5E9" w14:textId="77777777" w:rsidR="00837A1F" w:rsidRDefault="007059A5" w:rsidP="0060618F">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Sửa</w:t>
            </w:r>
            <w:proofErr w:type="spellEnd"/>
            <w:r>
              <w:rPr>
                <w:snapToGrid/>
                <w:color w:val="auto"/>
                <w:szCs w:val="26"/>
                <w:lang w:val="vi-VN"/>
              </w:rPr>
              <w:t xml:space="preserve"> trạng thái đơn vị thành Dừng hoạt động thì đơn vị đó sẽ không còn được sử dụng ở các chức năng khác trên hệ thống</w:t>
            </w:r>
          </w:p>
          <w:p w14:paraId="2B7729EA" w14:textId="6BCACDC4" w:rsidR="004F2E55" w:rsidRPr="0060618F" w:rsidRDefault="004F2E55" w:rsidP="0060618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 xml:space="preserve">Sửa trạng thái của đơn vị cấp cha không làm thay đổi trạng </w:t>
            </w:r>
            <w:r w:rsidR="00E06D4F">
              <w:rPr>
                <w:snapToGrid/>
                <w:color w:val="auto"/>
                <w:szCs w:val="26"/>
                <w:lang w:val="vi-VN"/>
              </w:rPr>
              <w:t>trạng của đơn vị cấp con</w:t>
            </w:r>
          </w:p>
        </w:tc>
      </w:tr>
      <w:tr w:rsidR="00397DFE" w:rsidRPr="002F4F88" w14:paraId="652CB889" w14:textId="77777777" w:rsidTr="00DF74CF">
        <w:tc>
          <w:tcPr>
            <w:tcW w:w="817" w:type="dxa"/>
            <w:shd w:val="clear" w:color="auto" w:fill="auto"/>
          </w:tcPr>
          <w:p w14:paraId="1B05EE45" w14:textId="77777777" w:rsidR="00397DFE" w:rsidRPr="00837A1F" w:rsidRDefault="00397DFE" w:rsidP="00DF74CF">
            <w:pPr>
              <w:pStyle w:val="ListParagraph"/>
              <w:numPr>
                <w:ilvl w:val="0"/>
                <w:numId w:val="75"/>
              </w:numPr>
              <w:rPr>
                <w:lang w:val="vi-VN"/>
              </w:rPr>
            </w:pPr>
          </w:p>
        </w:tc>
        <w:tc>
          <w:tcPr>
            <w:tcW w:w="1877" w:type="dxa"/>
            <w:shd w:val="clear" w:color="auto" w:fill="auto"/>
          </w:tcPr>
          <w:p w14:paraId="4D927F6B"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36D5AAB1" w14:textId="054E017F" w:rsidR="00397DFE" w:rsidRDefault="00397DFE" w:rsidP="00B22FD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B22FD0">
              <w:rPr>
                <w:snapToGrid/>
                <w:color w:val="auto"/>
                <w:szCs w:val="26"/>
              </w:rPr>
              <w:t>đơn</w:t>
            </w:r>
            <w:proofErr w:type="spellEnd"/>
            <w:r w:rsidR="00B22FD0">
              <w:rPr>
                <w:snapToGrid/>
                <w:color w:val="auto"/>
                <w:szCs w:val="26"/>
                <w:lang w:val="vi-VN"/>
              </w:rPr>
              <w:t xml:space="preserve"> vị</w:t>
            </w:r>
            <w:r w:rsidR="00993770">
              <w:rPr>
                <w:snapToGrid/>
                <w:color w:val="auto"/>
                <w:szCs w:val="26"/>
                <w:lang w:val="vi-VN"/>
              </w:rPr>
              <w:t xml:space="preserve">, gồm các nhóm thông tin </w:t>
            </w:r>
            <w:r w:rsidR="00993770" w:rsidRPr="006F6D0D">
              <w:rPr>
                <w:b/>
                <w:bCs/>
                <w:snapToGrid/>
                <w:color w:val="auto"/>
                <w:szCs w:val="26"/>
                <w:lang w:val="vi-VN"/>
              </w:rPr>
              <w:t>chia thành từng tab</w:t>
            </w:r>
            <w:r w:rsidR="00993770">
              <w:rPr>
                <w:snapToGrid/>
                <w:color w:val="auto"/>
                <w:szCs w:val="26"/>
                <w:lang w:val="vi-VN"/>
              </w:rPr>
              <w:t xml:space="preserve"> như sau:</w:t>
            </w:r>
            <w:r w:rsidR="00B22FD0" w:rsidRPr="00B22FD0">
              <w:rPr>
                <w:snapToGrid/>
                <w:color w:val="auto"/>
                <w:szCs w:val="26"/>
                <w:lang w:val="vi-VN"/>
              </w:rPr>
              <w:t xml:space="preserve"> </w:t>
            </w:r>
          </w:p>
          <w:p w14:paraId="0AD2CBD9" w14:textId="77777777" w:rsidR="0073191D" w:rsidRPr="00580DB8" w:rsidRDefault="0073191D" w:rsidP="00911D8A">
            <w:pPr>
              <w:pStyle w:val="NormalIndent"/>
              <w:keepNext w:val="0"/>
              <w:keepLines/>
              <w:widowControl w:val="0"/>
              <w:numPr>
                <w:ilvl w:val="0"/>
                <w:numId w:val="139"/>
              </w:numPr>
              <w:spacing w:before="0" w:after="0" w:line="312" w:lineRule="auto"/>
              <w:jc w:val="left"/>
              <w:rPr>
                <w:b/>
                <w:snapToGrid/>
                <w:color w:val="auto"/>
                <w:szCs w:val="26"/>
              </w:rPr>
            </w:pPr>
            <w:proofErr w:type="spellStart"/>
            <w:r w:rsidRPr="00580DB8">
              <w:rPr>
                <w:b/>
                <w:snapToGrid/>
                <w:color w:val="auto"/>
                <w:szCs w:val="26"/>
              </w:rPr>
              <w:t>Thông</w:t>
            </w:r>
            <w:proofErr w:type="spellEnd"/>
            <w:r w:rsidRPr="00580DB8">
              <w:rPr>
                <w:b/>
                <w:snapToGrid/>
                <w:color w:val="auto"/>
                <w:szCs w:val="26"/>
              </w:rPr>
              <w:t xml:space="preserve"> tin </w:t>
            </w:r>
            <w:proofErr w:type="spellStart"/>
            <w:r>
              <w:rPr>
                <w:b/>
                <w:snapToGrid/>
                <w:color w:val="auto"/>
                <w:szCs w:val="26"/>
              </w:rPr>
              <w:t>cơ</w:t>
            </w:r>
            <w:proofErr w:type="spellEnd"/>
            <w:r>
              <w:rPr>
                <w:b/>
                <w:snapToGrid/>
                <w:color w:val="auto"/>
                <w:szCs w:val="26"/>
                <w:lang w:val="vi-VN"/>
              </w:rPr>
              <w:t xml:space="preserve"> bản</w:t>
            </w:r>
          </w:p>
          <w:p w14:paraId="53E3010C" w14:textId="683A6E28" w:rsidR="0073191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Tên</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Pr="00134879">
              <w:rPr>
                <w:bCs/>
                <w:szCs w:val="26"/>
              </w:rPr>
              <w:t xml:space="preserve"> </w:t>
            </w:r>
          </w:p>
          <w:p w14:paraId="24A0F14A" w14:textId="13624CC7" w:rsidR="00A34F0D" w:rsidRDefault="00A34F0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Mã</w:t>
            </w:r>
            <w:proofErr w:type="spellEnd"/>
            <w:r>
              <w:rPr>
                <w:bCs/>
                <w:szCs w:val="26"/>
                <w:lang w:val="vi-VN"/>
              </w:rPr>
              <w:t xml:space="preserve"> đơn vị</w:t>
            </w:r>
          </w:p>
          <w:p w14:paraId="46AC128F" w14:textId="19EE2A51"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Đơ</w:t>
            </w:r>
            <w:proofErr w:type="spellEnd"/>
            <w:r>
              <w:rPr>
                <w:bCs/>
                <w:szCs w:val="26"/>
                <w:lang w:val="vi-VN"/>
              </w:rPr>
              <w:t>n vị cha</w:t>
            </w:r>
            <w:r w:rsidRPr="00134879">
              <w:rPr>
                <w:bCs/>
                <w:szCs w:val="26"/>
              </w:rPr>
              <w:t>:</w:t>
            </w:r>
            <w:r w:rsidR="006F6D0D">
              <w:rPr>
                <w:bCs/>
                <w:szCs w:val="26"/>
                <w:lang w:val="vi-VN"/>
              </w:rPr>
              <w:t xml:space="preserve"> tên đơn vị cấp cha trực tiếp </w:t>
            </w:r>
          </w:p>
          <w:p w14:paraId="5250D2B0" w14:textId="6EAC0C24"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Loại</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p>
          <w:p w14:paraId="01AF8282" w14:textId="48EB62CC" w:rsidR="0073191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p>
          <w:p w14:paraId="3346A895" w14:textId="77777777" w:rsidR="006F6D0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Ghi</w:t>
            </w:r>
            <w:proofErr w:type="spellEnd"/>
            <w:r>
              <w:rPr>
                <w:bCs/>
                <w:szCs w:val="26"/>
                <w:lang w:val="vi-VN"/>
              </w:rPr>
              <w:t xml:space="preserve"> chú</w:t>
            </w:r>
          </w:p>
          <w:p w14:paraId="34646711" w14:textId="79E3D670" w:rsidR="0073191D" w:rsidRPr="006F6D0D" w:rsidRDefault="00993770" w:rsidP="00911D8A">
            <w:pPr>
              <w:pStyle w:val="NormalIndent"/>
              <w:keepNext w:val="0"/>
              <w:keepLines/>
              <w:widowControl w:val="0"/>
              <w:numPr>
                <w:ilvl w:val="0"/>
                <w:numId w:val="119"/>
              </w:numPr>
              <w:spacing w:before="0" w:after="0" w:line="312" w:lineRule="auto"/>
              <w:jc w:val="left"/>
              <w:rPr>
                <w:bCs/>
                <w:szCs w:val="26"/>
              </w:rPr>
            </w:pPr>
            <w:proofErr w:type="spellStart"/>
            <w:r w:rsidRPr="006F6D0D">
              <w:rPr>
                <w:snapToGrid/>
                <w:color w:val="auto"/>
                <w:szCs w:val="26"/>
              </w:rPr>
              <w:t>Người</w:t>
            </w:r>
            <w:proofErr w:type="spellEnd"/>
            <w:r w:rsidRPr="006F6D0D">
              <w:rPr>
                <w:snapToGrid/>
                <w:color w:val="auto"/>
                <w:szCs w:val="26"/>
              </w:rPr>
              <w:t xml:space="preserve"> </w:t>
            </w:r>
            <w:proofErr w:type="spellStart"/>
            <w:r w:rsidRPr="006F6D0D">
              <w:rPr>
                <w:snapToGrid/>
                <w:color w:val="auto"/>
                <w:szCs w:val="26"/>
              </w:rPr>
              <w:t>tạo</w:t>
            </w:r>
            <w:proofErr w:type="spellEnd"/>
            <w:r w:rsidRPr="006F6D0D">
              <w:rPr>
                <w:snapToGrid/>
                <w:color w:val="auto"/>
                <w:szCs w:val="26"/>
              </w:rPr>
              <w:t xml:space="preserve">, </w:t>
            </w:r>
            <w:proofErr w:type="spellStart"/>
            <w:r w:rsidRPr="006F6D0D">
              <w:rPr>
                <w:snapToGrid/>
                <w:color w:val="auto"/>
                <w:szCs w:val="26"/>
              </w:rPr>
              <w:t>Ngày</w:t>
            </w:r>
            <w:proofErr w:type="spellEnd"/>
            <w:r w:rsidRPr="006F6D0D">
              <w:rPr>
                <w:snapToGrid/>
                <w:color w:val="auto"/>
                <w:szCs w:val="26"/>
              </w:rPr>
              <w:t xml:space="preserve"> </w:t>
            </w:r>
            <w:proofErr w:type="spellStart"/>
            <w:r w:rsidRPr="006F6D0D">
              <w:rPr>
                <w:snapToGrid/>
                <w:color w:val="auto"/>
                <w:szCs w:val="26"/>
              </w:rPr>
              <w:t>tạo</w:t>
            </w:r>
            <w:proofErr w:type="spellEnd"/>
            <w:r w:rsidRPr="006F6D0D">
              <w:rPr>
                <w:snapToGrid/>
                <w:color w:val="auto"/>
                <w:szCs w:val="26"/>
              </w:rPr>
              <w:t xml:space="preserve">, </w:t>
            </w:r>
            <w:proofErr w:type="spellStart"/>
            <w:r w:rsidRPr="006F6D0D">
              <w:rPr>
                <w:snapToGrid/>
                <w:color w:val="auto"/>
                <w:szCs w:val="26"/>
              </w:rPr>
              <w:t>Người</w:t>
            </w:r>
            <w:proofErr w:type="spellEnd"/>
            <w:r w:rsidRPr="006F6D0D">
              <w:rPr>
                <w:snapToGrid/>
                <w:color w:val="auto"/>
                <w:szCs w:val="26"/>
              </w:rPr>
              <w:t xml:space="preserve"> </w:t>
            </w:r>
            <w:proofErr w:type="spellStart"/>
            <w:r w:rsidRPr="006F6D0D">
              <w:rPr>
                <w:snapToGrid/>
                <w:color w:val="auto"/>
                <w:szCs w:val="26"/>
              </w:rPr>
              <w:t>sửa</w:t>
            </w:r>
            <w:proofErr w:type="spellEnd"/>
            <w:r w:rsidRPr="006F6D0D">
              <w:rPr>
                <w:snapToGrid/>
                <w:color w:val="auto"/>
                <w:szCs w:val="26"/>
              </w:rPr>
              <w:t xml:space="preserve">, </w:t>
            </w:r>
            <w:proofErr w:type="spellStart"/>
            <w:r w:rsidRPr="006F6D0D">
              <w:rPr>
                <w:snapToGrid/>
                <w:color w:val="auto"/>
                <w:szCs w:val="26"/>
              </w:rPr>
              <w:t>Ngày</w:t>
            </w:r>
            <w:proofErr w:type="spellEnd"/>
            <w:r w:rsidRPr="006F6D0D">
              <w:rPr>
                <w:snapToGrid/>
                <w:color w:val="auto"/>
                <w:szCs w:val="26"/>
              </w:rPr>
              <w:t xml:space="preserve"> </w:t>
            </w:r>
            <w:proofErr w:type="spellStart"/>
            <w:r w:rsidRPr="006F6D0D">
              <w:rPr>
                <w:snapToGrid/>
                <w:color w:val="auto"/>
                <w:szCs w:val="26"/>
              </w:rPr>
              <w:t>sửa</w:t>
            </w:r>
            <w:proofErr w:type="spellEnd"/>
          </w:p>
          <w:p w14:paraId="0B0103D4" w14:textId="5981E547" w:rsidR="0073191D" w:rsidRPr="00187A2B" w:rsidRDefault="00993770" w:rsidP="00911D8A">
            <w:pPr>
              <w:pStyle w:val="NormalIndent"/>
              <w:keepNext w:val="0"/>
              <w:keepLines/>
              <w:widowControl w:val="0"/>
              <w:numPr>
                <w:ilvl w:val="0"/>
                <w:numId w:val="139"/>
              </w:numPr>
              <w:spacing w:before="0" w:after="0" w:line="312" w:lineRule="auto"/>
              <w:jc w:val="left"/>
              <w:rPr>
                <w:snapToGrid/>
                <w:color w:val="auto"/>
                <w:szCs w:val="26"/>
                <w:lang w:val="vi-VN"/>
              </w:rPr>
            </w:pPr>
            <w:r>
              <w:rPr>
                <w:b/>
                <w:snapToGrid/>
                <w:color w:val="auto"/>
                <w:szCs w:val="26"/>
                <w:lang w:val="vi-VN"/>
              </w:rPr>
              <w:t>H</w:t>
            </w:r>
            <w:proofErr w:type="spellStart"/>
            <w:r w:rsidR="0073191D" w:rsidRPr="00062A70">
              <w:rPr>
                <w:b/>
                <w:snapToGrid/>
                <w:color w:val="auto"/>
                <w:szCs w:val="26"/>
              </w:rPr>
              <w:t>oạt</w:t>
            </w:r>
            <w:proofErr w:type="spellEnd"/>
            <w:r w:rsidR="0073191D" w:rsidRPr="00062A70">
              <w:rPr>
                <w:b/>
                <w:snapToGrid/>
                <w:color w:val="auto"/>
                <w:szCs w:val="26"/>
              </w:rPr>
              <w:t xml:space="preserve"> </w:t>
            </w:r>
            <w:proofErr w:type="spellStart"/>
            <w:r w:rsidR="0073191D" w:rsidRPr="00062A70">
              <w:rPr>
                <w:b/>
                <w:snapToGrid/>
                <w:color w:val="auto"/>
                <w:szCs w:val="26"/>
              </w:rPr>
              <w:t>động</w:t>
            </w:r>
            <w:proofErr w:type="spellEnd"/>
            <w:r w:rsidR="0073191D" w:rsidRPr="00062A70">
              <w:rPr>
                <w:b/>
                <w:snapToGrid/>
                <w:color w:val="auto"/>
                <w:szCs w:val="26"/>
              </w:rPr>
              <w:t xml:space="preserve"> </w:t>
            </w:r>
            <w:proofErr w:type="spellStart"/>
            <w:r w:rsidR="0073191D" w:rsidRPr="00062A70">
              <w:rPr>
                <w:b/>
                <w:snapToGrid/>
                <w:color w:val="auto"/>
                <w:szCs w:val="26"/>
              </w:rPr>
              <w:t>kinh</w:t>
            </w:r>
            <w:proofErr w:type="spellEnd"/>
            <w:r w:rsidR="0073191D" w:rsidRPr="00062A70">
              <w:rPr>
                <w:b/>
                <w:snapToGrid/>
                <w:color w:val="auto"/>
                <w:szCs w:val="26"/>
              </w:rPr>
              <w:t xml:space="preserve"> </w:t>
            </w:r>
            <w:proofErr w:type="spellStart"/>
            <w:r w:rsidR="0073191D">
              <w:rPr>
                <w:b/>
                <w:snapToGrid/>
                <w:color w:val="auto"/>
                <w:szCs w:val="26"/>
              </w:rPr>
              <w:t>doanh</w:t>
            </w:r>
            <w:proofErr w:type="spellEnd"/>
          </w:p>
          <w:p w14:paraId="40FC9077" w14:textId="2199DCA0" w:rsidR="0073191D" w:rsidRPr="00187A2B"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DF74CF">
              <w:rPr>
                <w:bCs/>
                <w:szCs w:val="26"/>
                <w:lang w:val="vi-VN"/>
              </w:rPr>
              <w:t>Mục tiêu</w:t>
            </w:r>
            <w:r>
              <w:rPr>
                <w:bCs/>
                <w:szCs w:val="26"/>
                <w:lang w:val="vi-VN"/>
              </w:rPr>
              <w:t>/chiến lược:</w:t>
            </w:r>
            <w:r w:rsidR="00C529C6">
              <w:rPr>
                <w:bCs/>
                <w:szCs w:val="26"/>
                <w:lang w:val="vi-VN"/>
              </w:rPr>
              <w:t xml:space="preserve"> </w:t>
            </w:r>
            <w:r w:rsidR="00110F0A">
              <w:rPr>
                <w:bCs/>
                <w:szCs w:val="26"/>
                <w:lang w:val="vi-VN"/>
              </w:rPr>
              <w:t xml:space="preserve">hệ thống </w:t>
            </w:r>
            <w:r w:rsidR="00C529C6">
              <w:rPr>
                <w:bCs/>
                <w:szCs w:val="26"/>
                <w:lang w:val="vi-VN"/>
              </w:rPr>
              <w:t xml:space="preserve">hiển thị thông tin lấy </w:t>
            </w:r>
            <w:r w:rsidR="00E65B7F">
              <w:rPr>
                <w:bCs/>
                <w:szCs w:val="26"/>
                <w:lang w:val="vi-VN"/>
              </w:rPr>
              <w:t xml:space="preserve">từ </w:t>
            </w:r>
            <w:r w:rsidR="00C529C6">
              <w:rPr>
                <w:bCs/>
                <w:szCs w:val="26"/>
                <w:lang w:val="vi-VN"/>
              </w:rPr>
              <w:t xml:space="preserve">bảng chấm điểm rủi ro </w:t>
            </w:r>
            <w:r w:rsidR="00045A9F">
              <w:rPr>
                <w:bCs/>
                <w:szCs w:val="26"/>
                <w:lang w:val="vi-VN"/>
              </w:rPr>
              <w:t xml:space="preserve">cho đơn vị ở kỳ </w:t>
            </w:r>
            <w:r w:rsidR="00C529C6">
              <w:rPr>
                <w:bCs/>
                <w:szCs w:val="26"/>
                <w:lang w:val="vi-VN"/>
              </w:rPr>
              <w:t>gầ</w:t>
            </w:r>
            <w:r w:rsidR="00E65B7F">
              <w:rPr>
                <w:bCs/>
                <w:szCs w:val="26"/>
                <w:lang w:val="vi-VN"/>
              </w:rPr>
              <w:t xml:space="preserve">n nhất </w:t>
            </w:r>
            <w:r w:rsidR="00E65B7F" w:rsidRPr="00E65B7F">
              <w:rPr>
                <w:bCs/>
                <w:i/>
                <w:iCs/>
                <w:color w:val="0070C0"/>
                <w:szCs w:val="26"/>
                <w:lang w:val="vi-VN"/>
              </w:rPr>
              <w:t>(mục 3.3.2)</w:t>
            </w:r>
            <w:r w:rsidR="00E65B7F">
              <w:rPr>
                <w:bCs/>
                <w:szCs w:val="26"/>
                <w:lang w:val="vi-VN"/>
              </w:rPr>
              <w:t xml:space="preserve"> </w:t>
            </w:r>
          </w:p>
          <w:p w14:paraId="343F04C4" w14:textId="3A22C1A2" w:rsidR="0073191D"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trình</w:t>
            </w:r>
            <w:r w:rsidR="00D75905">
              <w:rPr>
                <w:snapToGrid/>
                <w:color w:val="auto"/>
                <w:szCs w:val="26"/>
                <w:lang w:val="vi-VN"/>
              </w:rPr>
              <w:t xml:space="preserve"> </w:t>
            </w:r>
            <w:r>
              <w:rPr>
                <w:snapToGrid/>
                <w:color w:val="auto"/>
                <w:szCs w:val="26"/>
                <w:lang w:val="vi-VN"/>
              </w:rPr>
              <w:t>chính: read-only, hệ thống</w:t>
            </w:r>
            <w:r w:rsidRPr="008E36F0">
              <w:rPr>
                <w:snapToGrid/>
                <w:color w:val="auto"/>
                <w:szCs w:val="26"/>
                <w:lang w:val="vi-VN"/>
              </w:rPr>
              <w:t xml:space="preserve"> tự động lấy ra </w:t>
            </w:r>
            <w:r w:rsidR="00FA7CB4">
              <w:rPr>
                <w:i/>
                <w:iCs/>
                <w:snapToGrid/>
                <w:color w:val="auto"/>
                <w:szCs w:val="26"/>
                <w:lang w:val="vi-VN"/>
              </w:rPr>
              <w:t>T</w:t>
            </w:r>
            <w:r w:rsidR="00FA7CB4" w:rsidRPr="00FA7CB4">
              <w:rPr>
                <w:i/>
                <w:iCs/>
                <w:snapToGrid/>
                <w:color w:val="auto"/>
                <w:szCs w:val="26"/>
                <w:lang w:val="vi-VN"/>
              </w:rPr>
              <w:t xml:space="preserve">ên của </w:t>
            </w:r>
            <w:r w:rsidRPr="00FA7CB4">
              <w:rPr>
                <w:i/>
                <w:iCs/>
                <w:snapToGrid/>
                <w:color w:val="auto"/>
                <w:szCs w:val="26"/>
                <w:lang w:val="vi-VN"/>
              </w:rPr>
              <w:t>các quy trình</w:t>
            </w:r>
            <w:r w:rsidRPr="008E36F0">
              <w:rPr>
                <w:snapToGrid/>
                <w:color w:val="auto"/>
                <w:szCs w:val="26"/>
                <w:lang w:val="vi-VN"/>
              </w:rPr>
              <w:t xml:space="preserve"> </w:t>
            </w:r>
            <w:r w:rsidR="0078557D">
              <w:rPr>
                <w:snapToGrid/>
                <w:color w:val="auto"/>
                <w:szCs w:val="26"/>
                <w:lang w:val="vi-VN"/>
              </w:rPr>
              <w:t xml:space="preserve">ở trạng thái Sử dụng </w:t>
            </w:r>
            <w:r w:rsidRPr="008E36F0">
              <w:rPr>
                <w:snapToGrid/>
                <w:color w:val="auto"/>
                <w:szCs w:val="26"/>
                <w:lang w:val="vi-VN"/>
              </w:rPr>
              <w:t xml:space="preserve">liên quan đến đơn vị hiện tại </w:t>
            </w:r>
            <w:r>
              <w:rPr>
                <w:snapToGrid/>
                <w:color w:val="auto"/>
                <w:szCs w:val="26"/>
                <w:lang w:val="vi-VN"/>
              </w:rPr>
              <w:t xml:space="preserve">từ </w:t>
            </w:r>
            <w:r w:rsidRPr="00C74814">
              <w:rPr>
                <w:i/>
                <w:iCs/>
                <w:snapToGrid/>
                <w:color w:val="0070C0"/>
                <w:szCs w:val="26"/>
                <w:lang w:val="vi-VN"/>
              </w:rPr>
              <w:t>mục 3.1.</w:t>
            </w:r>
            <w:r w:rsidR="005E6321">
              <w:rPr>
                <w:i/>
                <w:iCs/>
                <w:snapToGrid/>
                <w:color w:val="0070C0"/>
                <w:szCs w:val="26"/>
                <w:lang w:val="vi-VN"/>
              </w:rPr>
              <w:t>3</w:t>
            </w:r>
            <w:r w:rsidRPr="00C74814">
              <w:rPr>
                <w:i/>
                <w:iCs/>
                <w:snapToGrid/>
                <w:color w:val="0070C0"/>
                <w:szCs w:val="26"/>
                <w:lang w:val="vi-VN"/>
              </w:rPr>
              <w:t xml:space="preserve"> danh mục quy trình</w:t>
            </w:r>
            <w:r>
              <w:rPr>
                <w:snapToGrid/>
                <w:color w:val="auto"/>
                <w:szCs w:val="26"/>
                <w:lang w:val="vi-VN"/>
              </w:rPr>
              <w:t xml:space="preserve"> </w:t>
            </w:r>
          </w:p>
          <w:p w14:paraId="40650C44" w14:textId="1973686B" w:rsidR="00045A9F" w:rsidRDefault="00045A9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045A9F">
              <w:rPr>
                <w:snapToGrid/>
                <w:color w:val="auto"/>
                <w:szCs w:val="26"/>
                <w:lang w:val="vi-VN"/>
              </w:rPr>
              <w:t>Hệ thống CNTT</w:t>
            </w:r>
          </w:p>
          <w:p w14:paraId="7B798505" w14:textId="1385BEE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Dự án</w:t>
            </w:r>
          </w:p>
          <w:p w14:paraId="0CF9EE01" w14:textId="20168E50"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Dịch vụ thuê ngoài</w:t>
            </w:r>
          </w:p>
          <w:p w14:paraId="1C5E651D" w14:textId="171CA58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Khách hàng</w:t>
            </w:r>
          </w:p>
          <w:p w14:paraId="410779A5" w14:textId="0CC36140" w:rsidR="00182EC3" w:rsidRPr="00045A9F"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Nhà cung cấp</w:t>
            </w:r>
          </w:p>
          <w:p w14:paraId="4A5E5776" w14:textId="7E709730" w:rsidR="003968BA" w:rsidRDefault="003968BA"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Quy </w:t>
            </w:r>
            <w:r w:rsidR="00492BA8">
              <w:rPr>
                <w:snapToGrid/>
                <w:color w:val="auto"/>
                <w:szCs w:val="26"/>
                <w:lang w:val="vi-VN"/>
              </w:rPr>
              <w:t>định</w:t>
            </w:r>
            <w:r>
              <w:rPr>
                <w:snapToGrid/>
                <w:color w:val="auto"/>
                <w:szCs w:val="26"/>
                <w:lang w:val="vi-VN"/>
              </w:rPr>
              <w:t xml:space="preserve"> nội bộ liên </w:t>
            </w:r>
            <w:r w:rsidR="000D1DAC">
              <w:rPr>
                <w:snapToGrid/>
                <w:color w:val="auto"/>
                <w:szCs w:val="26"/>
                <w:lang w:val="vi-VN"/>
              </w:rPr>
              <w:t xml:space="preserve">quan </w:t>
            </w:r>
          </w:p>
          <w:p w14:paraId="3BEDBBC1" w14:textId="0869A315" w:rsidR="008720AC" w:rsidRDefault="00492BA8"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định pháp luật liên quan</w:t>
            </w:r>
          </w:p>
          <w:p w14:paraId="52B8C895" w14:textId="15CFBE8C" w:rsidR="00D75905" w:rsidRDefault="00D75905" w:rsidP="0008200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Các </w:t>
            </w:r>
            <w:r w:rsidR="00082001">
              <w:rPr>
                <w:snapToGrid/>
                <w:color w:val="auto"/>
                <w:szCs w:val="26"/>
                <w:lang w:val="vi-VN"/>
              </w:rPr>
              <w:t xml:space="preserve">mục </w:t>
            </w:r>
            <w:r>
              <w:rPr>
                <w:snapToGrid/>
                <w:color w:val="auto"/>
                <w:szCs w:val="26"/>
                <w:lang w:val="vi-VN"/>
              </w:rPr>
              <w:t xml:space="preserve">trên hệ thống tự động lấy </w:t>
            </w:r>
            <w:r w:rsidR="00082001">
              <w:rPr>
                <w:snapToGrid/>
                <w:color w:val="auto"/>
                <w:szCs w:val="26"/>
                <w:lang w:val="vi-VN"/>
              </w:rPr>
              <w:t xml:space="preserve">thông tin </w:t>
            </w:r>
            <w:r>
              <w:rPr>
                <w:snapToGrid/>
                <w:color w:val="auto"/>
                <w:szCs w:val="26"/>
                <w:lang w:val="vi-VN"/>
              </w:rPr>
              <w:t xml:space="preserve">từ </w:t>
            </w:r>
            <w:r>
              <w:rPr>
                <w:bCs/>
                <w:szCs w:val="26"/>
                <w:lang w:val="vi-VN"/>
              </w:rPr>
              <w:t xml:space="preserve">bảng chấm điểm rủi ro cho đơn vị ở kỳ gần nhất </w:t>
            </w:r>
            <w:r w:rsidRPr="00E65B7F">
              <w:rPr>
                <w:bCs/>
                <w:i/>
                <w:iCs/>
                <w:color w:val="0070C0"/>
                <w:szCs w:val="26"/>
                <w:lang w:val="vi-VN"/>
              </w:rPr>
              <w:t>(mục 3.3.2</w:t>
            </w:r>
            <w:r>
              <w:rPr>
                <w:bCs/>
                <w:i/>
                <w:iCs/>
                <w:color w:val="0070C0"/>
                <w:szCs w:val="26"/>
                <w:lang w:val="vi-VN"/>
              </w:rPr>
              <w:t>)</w:t>
            </w:r>
          </w:p>
          <w:p w14:paraId="3E021361" w14:textId="2B56E308" w:rsidR="0060618F" w:rsidRPr="003F51DA" w:rsidRDefault="006F6D0D" w:rsidP="00911D8A">
            <w:pPr>
              <w:pStyle w:val="NormalIndent"/>
              <w:keepNext w:val="0"/>
              <w:keepLines/>
              <w:widowControl w:val="0"/>
              <w:numPr>
                <w:ilvl w:val="0"/>
                <w:numId w:val="139"/>
              </w:numPr>
              <w:spacing w:before="0" w:after="0" w:line="312" w:lineRule="auto"/>
              <w:jc w:val="left"/>
              <w:rPr>
                <w:b/>
                <w:bCs/>
                <w:snapToGrid/>
                <w:color w:val="auto"/>
                <w:szCs w:val="26"/>
                <w:lang w:val="vi-VN"/>
              </w:rPr>
            </w:pPr>
            <w:r>
              <w:rPr>
                <w:b/>
                <w:bCs/>
                <w:snapToGrid/>
                <w:color w:val="auto"/>
                <w:szCs w:val="26"/>
                <w:lang w:val="vi-VN"/>
              </w:rPr>
              <w:t xml:space="preserve">Lịch sử </w:t>
            </w:r>
            <w:r w:rsidR="0060618F" w:rsidRPr="003F51DA">
              <w:rPr>
                <w:b/>
                <w:bCs/>
                <w:snapToGrid/>
                <w:color w:val="auto"/>
                <w:szCs w:val="26"/>
                <w:lang w:val="vi-VN"/>
              </w:rPr>
              <w:t>kiểm tra, đánh giá</w:t>
            </w:r>
          </w:p>
          <w:p w14:paraId="1906C67B" w14:textId="197F21FF" w:rsidR="007A1632" w:rsidRPr="00EC12D3" w:rsidRDefault="007A1632"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Kết quả</w:t>
            </w:r>
            <w:r w:rsidR="00863C4E" w:rsidRPr="00EC12D3">
              <w:rPr>
                <w:b/>
                <w:bCs/>
                <w:snapToGrid/>
                <w:color w:val="auto"/>
                <w:szCs w:val="26"/>
                <w:lang w:val="vi-VN"/>
              </w:rPr>
              <w:t xml:space="preserve"> kiểm tra của KSN</w:t>
            </w:r>
            <w:r w:rsidR="002058D1">
              <w:rPr>
                <w:b/>
                <w:bCs/>
                <w:snapToGrid/>
                <w:color w:val="auto"/>
                <w:szCs w:val="26"/>
                <w:lang w:val="vi-VN"/>
              </w:rPr>
              <w:t>B</w:t>
            </w:r>
            <w:r w:rsidR="00863C4E" w:rsidRPr="00EC12D3">
              <w:rPr>
                <w:b/>
                <w:bCs/>
                <w:snapToGrid/>
                <w:color w:val="auto"/>
                <w:szCs w:val="26"/>
                <w:lang w:val="vi-VN"/>
              </w:rPr>
              <w:t>/QTRR 3 năm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3F571DD7" w14:textId="794E2099" w:rsidR="00863C4E" w:rsidRPr="00EC12D3" w:rsidRDefault="00863C4E"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Ngày được kiểm tra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70AE4A39" w14:textId="25B08E2F"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Xếp hạng đánh giá </w:t>
            </w:r>
            <w:r w:rsidR="00A05E1B">
              <w:rPr>
                <w:b/>
                <w:bCs/>
                <w:snapToGrid/>
                <w:color w:val="auto"/>
                <w:szCs w:val="26"/>
                <w:lang w:val="vi-VN"/>
              </w:rPr>
              <w:t>RR</w:t>
            </w:r>
            <w:r w:rsidRPr="003972BC">
              <w:rPr>
                <w:b/>
                <w:bCs/>
                <w:snapToGrid/>
                <w:color w:val="auto"/>
                <w:szCs w:val="26"/>
                <w:lang w:val="vi-VN"/>
              </w:rPr>
              <w:t xml:space="preserve"> gần nhất:</w:t>
            </w:r>
            <w:r>
              <w:rPr>
                <w:snapToGrid/>
                <w:color w:val="auto"/>
                <w:szCs w:val="26"/>
                <w:lang w:val="vi-VN"/>
              </w:rPr>
              <w:t xml:space="preserve"> hệ thống căn cứ kết quả đánh giá rủi ro cấp độ tổ chức </w:t>
            </w:r>
            <w:r w:rsidRPr="0066593C">
              <w:rPr>
                <w:i/>
                <w:iCs/>
                <w:snapToGrid/>
                <w:color w:val="0070C0"/>
                <w:szCs w:val="26"/>
                <w:lang w:val="vi-VN"/>
              </w:rPr>
              <w:t>(mục 3.3.3)</w:t>
            </w:r>
            <w:r w:rsidRPr="0066593C">
              <w:rPr>
                <w:snapToGrid/>
                <w:color w:val="0070C0"/>
                <w:szCs w:val="26"/>
                <w:lang w:val="vi-VN"/>
              </w:rPr>
              <w:t xml:space="preserve"> </w:t>
            </w:r>
            <w:r>
              <w:rPr>
                <w:snapToGrid/>
                <w:color w:val="auto"/>
                <w:szCs w:val="26"/>
                <w:lang w:val="vi-VN"/>
              </w:rPr>
              <w:t xml:space="preserve">của đơn vị ở kỳ đánh giá gần nhất để tự động lấy ra </w:t>
            </w:r>
            <w:r w:rsidRPr="007F4869">
              <w:rPr>
                <w:i/>
                <w:iCs/>
                <w:snapToGrid/>
                <w:color w:val="auto"/>
                <w:szCs w:val="26"/>
                <w:lang w:val="vi-VN"/>
              </w:rPr>
              <w:t>mức xếp hạng rủi ro</w:t>
            </w:r>
            <w:r>
              <w:rPr>
                <w:snapToGrid/>
                <w:color w:val="auto"/>
                <w:szCs w:val="26"/>
                <w:lang w:val="vi-VN"/>
              </w:rPr>
              <w:t xml:space="preserve"> hoặc </w:t>
            </w:r>
            <w:r w:rsidRPr="007F4869">
              <w:rPr>
                <w:i/>
                <w:iCs/>
                <w:snapToGrid/>
                <w:color w:val="auto"/>
                <w:szCs w:val="26"/>
                <w:lang w:val="vi-VN"/>
              </w:rPr>
              <w:t>mức xếp hạng rủi ro điều chỉnh</w:t>
            </w:r>
            <w:r>
              <w:rPr>
                <w:snapToGrid/>
                <w:color w:val="auto"/>
                <w:szCs w:val="26"/>
                <w:lang w:val="vi-VN"/>
              </w:rPr>
              <w:t xml:space="preserve"> nếu có</w:t>
            </w:r>
          </w:p>
          <w:p w14:paraId="696272AD" w14:textId="77777777" w:rsidR="0060618F" w:rsidRPr="006F6D31" w:rsidRDefault="0060618F"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Pr>
                <w:b/>
                <w:bCs/>
                <w:snapToGrid/>
                <w:color w:val="auto"/>
                <w:szCs w:val="26"/>
                <w:lang w:val="vi-VN"/>
              </w:rPr>
              <w:lastRenderedPageBreak/>
              <w:t>Kỳ</w:t>
            </w:r>
            <w:r w:rsidRPr="003972BC">
              <w:rPr>
                <w:b/>
                <w:bCs/>
                <w:snapToGrid/>
                <w:color w:val="auto"/>
                <w:szCs w:val="26"/>
                <w:lang w:val="vi-VN"/>
              </w:rPr>
              <w:t xml:space="preserve"> đánh giá rủi ro gần nhất</w:t>
            </w:r>
            <w:r>
              <w:rPr>
                <w:b/>
                <w:bCs/>
                <w:snapToGrid/>
                <w:color w:val="auto"/>
                <w:szCs w:val="26"/>
                <w:lang w:val="vi-VN"/>
              </w:rPr>
              <w:t xml:space="preserve">: </w:t>
            </w:r>
            <w:r w:rsidRPr="00AC68C9">
              <w:rPr>
                <w:snapToGrid/>
                <w:color w:val="auto"/>
                <w:szCs w:val="26"/>
                <w:lang w:val="vi-VN"/>
              </w:rPr>
              <w:t xml:space="preserve">hệ </w:t>
            </w:r>
            <w:r>
              <w:rPr>
                <w:snapToGrid/>
                <w:color w:val="auto"/>
                <w:szCs w:val="26"/>
                <w:lang w:val="vi-VN"/>
              </w:rPr>
              <w:t xml:space="preserve">thống căn cứ bảng chấm điểm rủi ro gần nhất </w:t>
            </w:r>
            <w:r w:rsidRPr="00DA5F6E">
              <w:rPr>
                <w:i/>
                <w:iCs/>
                <w:snapToGrid/>
                <w:color w:val="0070C0"/>
                <w:szCs w:val="26"/>
                <w:lang w:val="vi-VN"/>
              </w:rPr>
              <w:t>(mục 3.3.2)</w:t>
            </w:r>
            <w:r w:rsidRPr="00DA5F6E">
              <w:rPr>
                <w:snapToGrid/>
                <w:color w:val="0070C0"/>
                <w:szCs w:val="26"/>
                <w:lang w:val="vi-VN"/>
              </w:rPr>
              <w:t xml:space="preserve"> </w:t>
            </w:r>
            <w:r>
              <w:rPr>
                <w:snapToGrid/>
                <w:color w:val="auto"/>
                <w:szCs w:val="26"/>
                <w:lang w:val="vi-VN"/>
              </w:rPr>
              <w:t xml:space="preserve">của đơn vị thuộc kỳ đánh giá rủi ro nào thì lấy ra kỳ đánh giá đó: </w:t>
            </w:r>
          </w:p>
          <w:p w14:paraId="00D64E5D" w14:textId="77777777" w:rsidR="0060618F" w:rsidRPr="003972BC" w:rsidRDefault="0060618F" w:rsidP="0060618F">
            <w:pPr>
              <w:pStyle w:val="NormalIndent"/>
              <w:keepNext w:val="0"/>
              <w:keepLines/>
              <w:widowControl w:val="0"/>
              <w:numPr>
                <w:ilvl w:val="0"/>
                <w:numId w:val="0"/>
              </w:numPr>
              <w:spacing w:before="0" w:after="0" w:line="312" w:lineRule="auto"/>
              <w:ind w:left="720"/>
              <w:jc w:val="left"/>
              <w:rPr>
                <w:b/>
                <w:bCs/>
                <w:snapToGrid/>
                <w:color w:val="auto"/>
                <w:szCs w:val="26"/>
                <w:lang w:val="vi-VN"/>
              </w:rPr>
            </w:pPr>
            <w:r>
              <w:rPr>
                <w:snapToGrid/>
                <w:color w:val="auto"/>
                <w:szCs w:val="26"/>
                <w:lang w:val="vi-VN"/>
              </w:rPr>
              <w:t>[Kỳ đánh giá] [Giá trị kỳ] [Năm]. Ví dụ: Quý 4 2019</w:t>
            </w:r>
          </w:p>
          <w:p w14:paraId="3888EE66" w14:textId="5F9777EE" w:rsidR="0060618F" w:rsidRPr="00D35828"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Kết quả </w:t>
            </w:r>
            <w:r w:rsidR="00622A8C">
              <w:rPr>
                <w:b/>
                <w:bCs/>
                <w:snapToGrid/>
                <w:color w:val="auto"/>
                <w:szCs w:val="26"/>
                <w:lang w:val="vi-VN"/>
              </w:rPr>
              <w:t xml:space="preserve">kiểm toán nội bộ </w:t>
            </w:r>
            <w:r w:rsidRPr="003972BC">
              <w:rPr>
                <w:b/>
                <w:bCs/>
                <w:snapToGrid/>
                <w:color w:val="auto"/>
                <w:szCs w:val="26"/>
                <w:lang w:val="vi-VN"/>
              </w:rPr>
              <w:t>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 xml:space="preserve">phạm vi kiểm toán chứa </w:t>
            </w:r>
            <w:r w:rsidRPr="00D35828">
              <w:rPr>
                <w:snapToGrid/>
                <w:color w:val="auto"/>
                <w:szCs w:val="26"/>
                <w:lang w:val="vi-VN"/>
              </w:rPr>
              <w:t>đơn vị hiện tại</w:t>
            </w:r>
            <w:r>
              <w:rPr>
                <w:snapToGrid/>
                <w:color w:val="auto"/>
                <w:szCs w:val="26"/>
                <w:lang w:val="vi-VN"/>
              </w:rPr>
              <w:t xml:space="preserve"> để tự động lấy ra </w:t>
            </w:r>
            <w:r w:rsidRPr="00370CD3">
              <w:rPr>
                <w:i/>
                <w:iCs/>
                <w:snapToGrid/>
                <w:color w:val="auto"/>
                <w:szCs w:val="26"/>
                <w:lang w:val="vi-VN"/>
              </w:rPr>
              <w:t xml:space="preserve">mức xếp hạng kiểm </w:t>
            </w:r>
            <w:r w:rsidR="00863C4E">
              <w:rPr>
                <w:i/>
                <w:iCs/>
                <w:snapToGrid/>
                <w:color w:val="auto"/>
                <w:szCs w:val="26"/>
                <w:lang w:val="vi-VN"/>
              </w:rPr>
              <w:t>toán</w:t>
            </w:r>
          </w:p>
          <w:p w14:paraId="782E83C3" w14:textId="68FDB7DF" w:rsidR="0060618F" w:rsidRPr="002F3D51" w:rsidRDefault="0060618F" w:rsidP="00911D8A">
            <w:pPr>
              <w:pStyle w:val="NormalIndent"/>
              <w:keepNext w:val="0"/>
              <w:keepLines/>
              <w:widowControl w:val="0"/>
              <w:numPr>
                <w:ilvl w:val="0"/>
                <w:numId w:val="119"/>
              </w:numPr>
              <w:spacing w:before="0" w:after="0" w:line="312" w:lineRule="auto"/>
              <w:jc w:val="left"/>
              <w:rPr>
                <w:b/>
                <w:bCs/>
                <w:snapToGrid/>
                <w:color w:val="FF0000"/>
                <w:szCs w:val="26"/>
                <w:lang w:val="vi-VN"/>
              </w:rPr>
            </w:pPr>
            <w:r w:rsidRPr="003972BC">
              <w:rPr>
                <w:b/>
                <w:bCs/>
                <w:snapToGrid/>
                <w:color w:val="auto"/>
                <w:szCs w:val="26"/>
                <w:lang w:val="vi-VN"/>
              </w:rPr>
              <w:t>Ngày được kiểm toán 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phạm vi kiểm toán chứa</w:t>
            </w:r>
            <w:r w:rsidRPr="00D35828">
              <w:rPr>
                <w:snapToGrid/>
                <w:color w:val="auto"/>
                <w:szCs w:val="26"/>
                <w:lang w:val="vi-VN"/>
              </w:rPr>
              <w:t xml:space="preserve"> đơn vị hiện tại</w:t>
            </w:r>
            <w:r>
              <w:rPr>
                <w:snapToGrid/>
                <w:color w:val="auto"/>
                <w:szCs w:val="26"/>
                <w:lang w:val="vi-VN"/>
              </w:rPr>
              <w:t xml:space="preserve"> để tự động lấy ra </w:t>
            </w:r>
            <w:r w:rsidRPr="002F3D51">
              <w:rPr>
                <w:i/>
                <w:iCs/>
                <w:strike/>
                <w:snapToGrid/>
                <w:color w:val="FF0000"/>
                <w:szCs w:val="26"/>
                <w:lang w:val="vi-VN"/>
              </w:rPr>
              <w:t>ngày phát hành báo cáo</w:t>
            </w:r>
            <w:r w:rsidRPr="002F3D51">
              <w:rPr>
                <w:snapToGrid/>
                <w:color w:val="FF0000"/>
                <w:szCs w:val="26"/>
                <w:lang w:val="vi-VN"/>
              </w:rPr>
              <w:t xml:space="preserve"> </w:t>
            </w:r>
            <w:r w:rsidR="002F3D51" w:rsidRPr="004D3C1F">
              <w:rPr>
                <w:i/>
                <w:iCs/>
                <w:snapToGrid/>
                <w:color w:val="FF0000"/>
                <w:szCs w:val="26"/>
                <w:lang w:val="vi-VN"/>
              </w:rPr>
              <w:t>ngày kết thúc thực địa</w:t>
            </w:r>
          </w:p>
          <w:p w14:paraId="2B81CACC" w14:textId="77777777"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8A19E0">
              <w:rPr>
                <w:b/>
                <w:bCs/>
                <w:snapToGrid/>
                <w:color w:val="auto"/>
                <w:szCs w:val="26"/>
                <w:lang w:val="vi-VN"/>
              </w:rPr>
              <w:t>Lịch sử 3 lần kiểm toán gần nhất</w:t>
            </w:r>
            <w:r>
              <w:rPr>
                <w:snapToGrid/>
                <w:color w:val="auto"/>
                <w:szCs w:val="26"/>
                <w:lang w:val="vi-VN"/>
              </w:rPr>
              <w:t>: Hệ thống căn cứ báo cáo của 3 cuộc kiểm toán gần nhất có phạm vi kiểm toán chứa đơn vị hiện tại để tự động lấy ra năm phát hành báo cáo kiểm toán:</w:t>
            </w:r>
          </w:p>
          <w:p w14:paraId="2D4DD0CC"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 năm kiểm toán gần ba</w:t>
            </w:r>
          </w:p>
          <w:p w14:paraId="1D4FF00A"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N+1: năm kiểm toán gần nhì</w:t>
            </w:r>
          </w:p>
          <w:p w14:paraId="20122511"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 xml:space="preserve">Năm N+2: năm kiểm toán gần nhất </w:t>
            </w:r>
          </w:p>
          <w:p w14:paraId="3DDD12F3" w14:textId="5F306510" w:rsidR="00FC3F39" w:rsidRPr="00FC3F39" w:rsidRDefault="0090049C"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hyperlink r:id="rId25" w:anchor="id=lc5spo&amp;p=3__xem_don_vi&amp;g=1" w:history="1">
              <w:r w:rsidR="00FC3F39" w:rsidRPr="00FC3F39">
                <w:rPr>
                  <w:rStyle w:val="Hyperlink"/>
                  <w:snapToGrid/>
                  <w:szCs w:val="26"/>
                  <w:lang w:val="vi-VN"/>
                </w:rPr>
                <w:t>https://f2z0rj.axshare.com/#id=lc5spo&amp;p=3__xem_don_vi&amp;g=1</w:t>
              </w:r>
            </w:hyperlink>
          </w:p>
        </w:tc>
      </w:tr>
      <w:tr w:rsidR="00397DFE" w:rsidRPr="002F4F88" w14:paraId="40FE6677" w14:textId="77777777" w:rsidTr="00DF74CF">
        <w:tc>
          <w:tcPr>
            <w:tcW w:w="817" w:type="dxa"/>
            <w:shd w:val="clear" w:color="auto" w:fill="auto"/>
          </w:tcPr>
          <w:p w14:paraId="0F3EB187" w14:textId="77777777" w:rsidR="00397DFE" w:rsidRPr="002F4F88" w:rsidRDefault="00397DFE" w:rsidP="00DF74CF">
            <w:pPr>
              <w:pStyle w:val="ListParagraph"/>
              <w:numPr>
                <w:ilvl w:val="0"/>
                <w:numId w:val="75"/>
              </w:numPr>
            </w:pPr>
          </w:p>
        </w:tc>
        <w:tc>
          <w:tcPr>
            <w:tcW w:w="1877" w:type="dxa"/>
            <w:shd w:val="clear" w:color="auto" w:fill="auto"/>
          </w:tcPr>
          <w:p w14:paraId="732D4F99"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2C538C55" w14:textId="580AF066"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42303D">
              <w:rPr>
                <w:snapToGrid/>
                <w:color w:val="auto"/>
                <w:szCs w:val="26"/>
              </w:rPr>
              <w:t>đơn</w:t>
            </w:r>
            <w:proofErr w:type="spellEnd"/>
            <w:r w:rsidR="0042303D">
              <w:rPr>
                <w:snapToGrid/>
                <w:color w:val="auto"/>
                <w:szCs w:val="26"/>
                <w:lang w:val="vi-VN"/>
              </w:rPr>
              <w:t xml:space="preserve"> vị</w:t>
            </w:r>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9B2FF7">
              <w:rPr>
                <w:i/>
                <w:iCs/>
                <w:snapToGrid/>
                <w:color w:val="auto"/>
                <w:szCs w:val="26"/>
              </w:rPr>
              <w:t>Bạn</w:t>
            </w:r>
            <w:proofErr w:type="spellEnd"/>
            <w:r w:rsidRPr="009B2FF7">
              <w:rPr>
                <w:i/>
                <w:iCs/>
                <w:snapToGrid/>
                <w:color w:val="auto"/>
                <w:szCs w:val="26"/>
              </w:rPr>
              <w:t xml:space="preserve"> </w:t>
            </w:r>
            <w:proofErr w:type="spellStart"/>
            <w:r w:rsidRPr="009B2FF7">
              <w:rPr>
                <w:i/>
                <w:iCs/>
                <w:snapToGrid/>
                <w:color w:val="auto"/>
                <w:szCs w:val="26"/>
              </w:rPr>
              <w:t>có</w:t>
            </w:r>
            <w:proofErr w:type="spellEnd"/>
            <w:r w:rsidRPr="009B2FF7">
              <w:rPr>
                <w:i/>
                <w:iCs/>
                <w:snapToGrid/>
                <w:color w:val="auto"/>
                <w:szCs w:val="26"/>
              </w:rPr>
              <w:t xml:space="preserve"> </w:t>
            </w:r>
            <w:proofErr w:type="spellStart"/>
            <w:r w:rsidRPr="009B2FF7">
              <w:rPr>
                <w:i/>
                <w:iCs/>
                <w:snapToGrid/>
                <w:color w:val="auto"/>
                <w:szCs w:val="26"/>
              </w:rPr>
              <w:t>chắc</w:t>
            </w:r>
            <w:proofErr w:type="spellEnd"/>
            <w:r w:rsidRPr="009B2FF7">
              <w:rPr>
                <w:i/>
                <w:iCs/>
                <w:snapToGrid/>
                <w:color w:val="auto"/>
                <w:szCs w:val="26"/>
              </w:rPr>
              <w:t xml:space="preserve"> </w:t>
            </w:r>
            <w:proofErr w:type="spellStart"/>
            <w:r w:rsidRPr="009B2FF7">
              <w:rPr>
                <w:i/>
                <w:iCs/>
                <w:snapToGrid/>
                <w:color w:val="auto"/>
                <w:szCs w:val="26"/>
              </w:rPr>
              <w:t>chắc</w:t>
            </w:r>
            <w:proofErr w:type="spellEnd"/>
            <w:r w:rsidRPr="009B2FF7">
              <w:rPr>
                <w:i/>
                <w:iCs/>
                <w:snapToGrid/>
                <w:color w:val="auto"/>
                <w:szCs w:val="26"/>
              </w:rPr>
              <w:t xml:space="preserve"> </w:t>
            </w:r>
            <w:proofErr w:type="spellStart"/>
            <w:r w:rsidRPr="009B2FF7">
              <w:rPr>
                <w:i/>
                <w:iCs/>
                <w:snapToGrid/>
                <w:color w:val="auto"/>
                <w:szCs w:val="26"/>
              </w:rPr>
              <w:t>muốn</w:t>
            </w:r>
            <w:proofErr w:type="spellEnd"/>
            <w:r w:rsidRPr="009B2FF7">
              <w:rPr>
                <w:i/>
                <w:iCs/>
                <w:snapToGrid/>
                <w:color w:val="auto"/>
                <w:szCs w:val="26"/>
              </w:rPr>
              <w:t xml:space="preserve"> </w:t>
            </w:r>
            <w:proofErr w:type="spellStart"/>
            <w:r w:rsidRPr="009B2FF7">
              <w:rPr>
                <w:i/>
                <w:iCs/>
                <w:snapToGrid/>
                <w:color w:val="auto"/>
                <w:szCs w:val="26"/>
              </w:rPr>
              <w:t>xóa</w:t>
            </w:r>
            <w:proofErr w:type="spellEnd"/>
            <w:r w:rsidRPr="009B2FF7">
              <w:rPr>
                <w:i/>
                <w:iCs/>
                <w:snapToGrid/>
                <w:color w:val="auto"/>
                <w:szCs w:val="26"/>
              </w:rPr>
              <w:t xml:space="preserve"> </w:t>
            </w:r>
            <w:proofErr w:type="spellStart"/>
            <w:r w:rsidR="0042303D" w:rsidRPr="009B2FF7">
              <w:rPr>
                <w:i/>
                <w:iCs/>
                <w:snapToGrid/>
                <w:color w:val="auto"/>
                <w:szCs w:val="26"/>
              </w:rPr>
              <w:t>bản</w:t>
            </w:r>
            <w:proofErr w:type="spellEnd"/>
            <w:r w:rsidR="0042303D" w:rsidRPr="009B2FF7">
              <w:rPr>
                <w:i/>
                <w:iCs/>
                <w:snapToGrid/>
                <w:color w:val="auto"/>
                <w:szCs w:val="26"/>
                <w:lang w:val="vi-VN"/>
              </w:rPr>
              <w:t xml:space="preserve"> ghi nà</w:t>
            </w:r>
            <w:r w:rsidRPr="009B2FF7">
              <w:rPr>
                <w:i/>
                <w:iCs/>
                <w:snapToGrid/>
                <w:color w:val="auto"/>
                <w:szCs w:val="26"/>
              </w:rPr>
              <w:t>y</w:t>
            </w:r>
            <w:r w:rsidR="009B2FF7" w:rsidRPr="009B2FF7">
              <w:rPr>
                <w:i/>
                <w:iCs/>
                <w:snapToGrid/>
                <w:color w:val="auto"/>
                <w:szCs w:val="26"/>
                <w:lang w:val="vi-VN"/>
              </w:rPr>
              <w:t>? kèm theo tên đơn v</w:t>
            </w:r>
            <w:r w:rsidR="002C7222">
              <w:rPr>
                <w:i/>
                <w:iCs/>
                <w:snapToGrid/>
                <w:color w:val="auto"/>
                <w:szCs w:val="26"/>
                <w:lang w:val="vi-VN"/>
              </w:rPr>
              <w:t>ị</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1C3B5426" w14:textId="74A2662E" w:rsidR="00397DFE" w:rsidRDefault="00397DFE" w:rsidP="00911D8A">
            <w:pPr>
              <w:pStyle w:val="NormalIndent"/>
              <w:keepNext w:val="0"/>
              <w:keepLines/>
              <w:widowControl w:val="0"/>
              <w:numPr>
                <w:ilvl w:val="0"/>
                <w:numId w:val="12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9B2FF7">
              <w:rPr>
                <w:snapToGrid/>
                <w:color w:val="auto"/>
                <w:szCs w:val="26"/>
              </w:rPr>
              <w:t>đơn</w:t>
            </w:r>
            <w:proofErr w:type="spellEnd"/>
            <w:r w:rsidR="009B2FF7">
              <w:rPr>
                <w:snapToGrid/>
                <w:color w:val="auto"/>
                <w:szCs w:val="26"/>
                <w:lang w:val="vi-VN"/>
              </w:rPr>
              <w:t xml:space="preserve"> vị</w:t>
            </w:r>
          </w:p>
          <w:p w14:paraId="2B180348" w14:textId="5B9A2613" w:rsidR="00397DFE" w:rsidRPr="00D718CA" w:rsidRDefault="00397DFE" w:rsidP="00911D8A">
            <w:pPr>
              <w:pStyle w:val="NormalIndent"/>
              <w:keepNext w:val="0"/>
              <w:keepLines/>
              <w:widowControl w:val="0"/>
              <w:numPr>
                <w:ilvl w:val="0"/>
                <w:numId w:val="12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9B2FF7">
              <w:rPr>
                <w:snapToGrid/>
                <w:color w:val="auto"/>
                <w:szCs w:val="26"/>
                <w:lang w:val="vi-VN"/>
              </w:rPr>
              <w:t>K</w:t>
            </w:r>
            <w:proofErr w:type="spellStart"/>
            <w:r>
              <w:rPr>
                <w:snapToGrid/>
                <w:color w:val="auto"/>
                <w:szCs w:val="26"/>
              </w:rPr>
              <w:t>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5342B3F3" w14:textId="54288CC4" w:rsidR="00397DFE" w:rsidRPr="00D718CA"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3337BF">
              <w:rPr>
                <w:snapToGrid/>
                <w:color w:val="auto"/>
                <w:szCs w:val="26"/>
              </w:rPr>
              <w:t>đơn</w:t>
            </w:r>
            <w:proofErr w:type="spellEnd"/>
            <w:r w:rsidR="003337BF">
              <w:rPr>
                <w:snapToGrid/>
                <w:color w:val="auto"/>
                <w:szCs w:val="26"/>
                <w:lang w:val="vi-VN"/>
              </w:rPr>
              <w:t xml:space="preserve"> vị</w:t>
            </w:r>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sidR="003337BF">
              <w:rPr>
                <w:snapToGrid/>
                <w:color w:val="auto"/>
                <w:szCs w:val="26"/>
              </w:rPr>
              <w:t>có</w:t>
            </w:r>
            <w:proofErr w:type="spellEnd"/>
            <w:r w:rsidR="003337BF">
              <w:rPr>
                <w:snapToGrid/>
                <w:color w:val="auto"/>
                <w:szCs w:val="26"/>
                <w:lang w:val="vi-VN"/>
              </w:rPr>
              <w:t xml:space="preserve"> </w:t>
            </w:r>
            <w:r w:rsidR="00A836FB">
              <w:rPr>
                <w:snapToGrid/>
                <w:color w:val="auto"/>
                <w:szCs w:val="26"/>
                <w:lang w:val="vi-VN"/>
              </w:rPr>
              <w:t>bảng chấm điểm</w:t>
            </w:r>
            <w:r w:rsidR="005451A8">
              <w:rPr>
                <w:snapToGrid/>
                <w:color w:val="auto"/>
                <w:szCs w:val="26"/>
                <w:lang w:val="vi-VN"/>
              </w:rPr>
              <w:t xml:space="preserve"> rủi ro</w:t>
            </w:r>
            <w:r w:rsidR="003337BF">
              <w:rPr>
                <w:snapToGrid/>
                <w:color w:val="auto"/>
                <w:szCs w:val="26"/>
                <w:lang w:val="vi-VN"/>
              </w:rPr>
              <w:t xml:space="preserve"> cấp độ tổ chức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A836FB">
              <w:rPr>
                <w:snapToGrid/>
                <w:color w:val="auto"/>
                <w:szCs w:val="26"/>
                <w:lang w:val="vi-VN"/>
              </w:rPr>
              <w:t xml:space="preserve"> </w:t>
            </w:r>
            <w:r w:rsidR="00A836FB" w:rsidRPr="00A836FB">
              <w:rPr>
                <w:i/>
                <w:iCs/>
                <w:snapToGrid/>
                <w:color w:val="0070C0"/>
                <w:szCs w:val="26"/>
                <w:lang w:val="vi-VN"/>
              </w:rPr>
              <w:t>(mục 3.3.2)</w:t>
            </w:r>
            <w:r w:rsidR="003337BF">
              <w:rPr>
                <w:snapToGrid/>
                <w:color w:val="auto"/>
                <w:szCs w:val="26"/>
                <w:lang w:val="vi-VN"/>
              </w:rPr>
              <w:t>, hệ thống hiển thị cảnh báo “</w:t>
            </w:r>
            <w:r w:rsidR="003337BF" w:rsidRPr="00221D44">
              <w:rPr>
                <w:i/>
                <w:iCs/>
                <w:snapToGrid/>
                <w:color w:val="auto"/>
                <w:szCs w:val="26"/>
                <w:lang w:val="vi-VN"/>
              </w:rPr>
              <w:t xml:space="preserve">Tồn tại </w:t>
            </w:r>
            <w:r w:rsidR="00221D44" w:rsidRPr="00221D44">
              <w:rPr>
                <w:i/>
                <w:iCs/>
                <w:snapToGrid/>
                <w:color w:val="auto"/>
                <w:szCs w:val="26"/>
                <w:lang w:val="vi-VN"/>
              </w:rPr>
              <w:t>dữ liệu chấm đ</w:t>
            </w:r>
            <w:r w:rsidR="003337BF" w:rsidRPr="00221D44">
              <w:rPr>
                <w:i/>
                <w:iCs/>
                <w:snapToGrid/>
                <w:color w:val="auto"/>
                <w:szCs w:val="26"/>
                <w:lang w:val="vi-VN"/>
              </w:rPr>
              <w:t xml:space="preserve">iểm liên quan đến đơn vị </w:t>
            </w:r>
            <w:r w:rsidR="00221D44" w:rsidRPr="00221D44">
              <w:rPr>
                <w:i/>
                <w:iCs/>
                <w:snapToGrid/>
                <w:color w:val="auto"/>
                <w:szCs w:val="26"/>
                <w:lang w:val="vi-VN"/>
              </w:rPr>
              <w:t>này, bạn không thể xoá</w:t>
            </w:r>
            <w:r w:rsidR="00221D44">
              <w:rPr>
                <w:snapToGrid/>
                <w:color w:val="auto"/>
                <w:szCs w:val="26"/>
                <w:lang w:val="vi-VN"/>
              </w:rPr>
              <w:t>”</w:t>
            </w:r>
          </w:p>
        </w:tc>
      </w:tr>
      <w:tr w:rsidR="00397DFE" w:rsidRPr="002F4F88" w14:paraId="301E8E50" w14:textId="77777777" w:rsidTr="00DF74CF">
        <w:tc>
          <w:tcPr>
            <w:tcW w:w="817" w:type="dxa"/>
            <w:shd w:val="clear" w:color="auto" w:fill="auto"/>
          </w:tcPr>
          <w:p w14:paraId="7AADC05D" w14:textId="77777777" w:rsidR="00397DFE" w:rsidRPr="002F4F88" w:rsidRDefault="00397DFE" w:rsidP="00DF74CF">
            <w:pPr>
              <w:pStyle w:val="ListParagraph"/>
              <w:numPr>
                <w:ilvl w:val="0"/>
                <w:numId w:val="75"/>
              </w:numPr>
            </w:pPr>
          </w:p>
        </w:tc>
        <w:tc>
          <w:tcPr>
            <w:tcW w:w="1877" w:type="dxa"/>
            <w:shd w:val="clear" w:color="auto" w:fill="auto"/>
          </w:tcPr>
          <w:p w14:paraId="76B9A784"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4B5C7D58" w14:textId="6A8B01C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2C7222">
              <w:rPr>
                <w:snapToGrid/>
                <w:color w:val="auto"/>
                <w:szCs w:val="26"/>
              </w:rPr>
              <w:t>đơn</w:t>
            </w:r>
            <w:proofErr w:type="spellEnd"/>
            <w:r w:rsidR="002C7222">
              <w:rPr>
                <w:snapToGrid/>
                <w:color w:val="auto"/>
                <w:szCs w:val="26"/>
                <w:lang w:val="vi-VN"/>
              </w:rPr>
              <w:t xml:space="preserve"> </w:t>
            </w:r>
            <w:r w:rsidR="009D496B">
              <w:rPr>
                <w:snapToGrid/>
                <w:color w:val="auto"/>
                <w:szCs w:val="26"/>
                <w:lang w:val="vi-VN"/>
              </w:rPr>
              <w:t>vị hiển thị các</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4520B7">
              <w:rPr>
                <w:snapToGrid/>
                <w:color w:val="auto"/>
                <w:szCs w:val="26"/>
                <w:lang w:val="vi-VN"/>
              </w:rPr>
              <w:t xml:space="preserve"> sau</w:t>
            </w:r>
            <w:r>
              <w:rPr>
                <w:snapToGrid/>
                <w:color w:val="auto"/>
                <w:szCs w:val="26"/>
              </w:rPr>
              <w:t>:</w:t>
            </w:r>
          </w:p>
          <w:p w14:paraId="4D3E4575" w14:textId="2E249612" w:rsidR="001543ED" w:rsidRDefault="001543ED"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STT</w:t>
            </w:r>
          </w:p>
          <w:p w14:paraId="7D910C26" w14:textId="6315FFE9" w:rsidR="00A40503" w:rsidRPr="00A40503" w:rsidRDefault="00A40503"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đơn vị</w:t>
            </w:r>
          </w:p>
          <w:p w14:paraId="364185B1" w14:textId="4C32F16F" w:rsidR="00397DFE" w:rsidRDefault="00A40503"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Tê</w:t>
            </w:r>
            <w:proofErr w:type="spellEnd"/>
            <w:r>
              <w:rPr>
                <w:snapToGrid/>
                <w:color w:val="auto"/>
                <w:szCs w:val="26"/>
                <w:lang w:val="vi-VN"/>
              </w:rPr>
              <w:t>n đơn vị</w:t>
            </w:r>
          </w:p>
          <w:p w14:paraId="0AB2A049" w14:textId="21A92E1B"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rPr>
              <w:t xml:space="preserve"> </w:t>
            </w:r>
            <w:proofErr w:type="spellStart"/>
            <w:r w:rsidR="004520B7">
              <w:rPr>
                <w:snapToGrid/>
                <w:color w:val="auto"/>
                <w:szCs w:val="26"/>
              </w:rPr>
              <w:t>đơn</w:t>
            </w:r>
            <w:proofErr w:type="spellEnd"/>
            <w:r w:rsidR="004520B7">
              <w:rPr>
                <w:snapToGrid/>
                <w:color w:val="auto"/>
                <w:szCs w:val="26"/>
                <w:lang w:val="vi-VN"/>
              </w:rPr>
              <w:t xml:space="preserve"> vị</w:t>
            </w:r>
          </w:p>
          <w:p w14:paraId="01BBC0DA" w14:textId="77777777"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1AE224BE" w14:textId="7AF473D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4520B7">
              <w:rPr>
                <w:snapToGrid/>
                <w:color w:val="auto"/>
                <w:szCs w:val="26"/>
              </w:rPr>
              <w:t>đơn</w:t>
            </w:r>
            <w:proofErr w:type="spellEnd"/>
            <w:r w:rsidR="004520B7">
              <w:rPr>
                <w:snapToGrid/>
                <w:color w:val="auto"/>
                <w:szCs w:val="26"/>
                <w:lang w:val="vi-VN"/>
              </w:rPr>
              <w:t xml:space="preserve"> vị hiển thị phân cấp </w:t>
            </w:r>
            <w:r w:rsidR="00C63045">
              <w:rPr>
                <w:snapToGrid/>
                <w:color w:val="auto"/>
                <w:szCs w:val="26"/>
                <w:lang w:val="vi-VN"/>
              </w:rPr>
              <w:t>cha-con dạng cây</w:t>
            </w:r>
          </w:p>
          <w:p w14:paraId="70A853AE"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049F3612" w14:textId="10CB6092" w:rsidR="00397DFE" w:rsidRPr="008328B6" w:rsidRDefault="00397DFE"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sidR="00C63045">
              <w:rPr>
                <w:snapToGrid/>
                <w:color w:val="auto"/>
                <w:szCs w:val="26"/>
              </w:rPr>
              <w:t>đơn</w:t>
            </w:r>
            <w:proofErr w:type="spellEnd"/>
            <w:r w:rsidR="00C63045">
              <w:rPr>
                <w:snapToGrid/>
                <w:color w:val="auto"/>
                <w:szCs w:val="26"/>
                <w:lang w:val="vi-VN"/>
              </w:rPr>
              <w:t xml:space="preserve"> vị</w:t>
            </w:r>
          </w:p>
          <w:p w14:paraId="65447723" w14:textId="608550F1" w:rsidR="008328B6" w:rsidRPr="00C63045" w:rsidRDefault="008328B6"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M</w:t>
            </w:r>
            <w:r>
              <w:rPr>
                <w:snapToGrid/>
                <w:color w:val="auto"/>
                <w:szCs w:val="26"/>
                <w:lang w:val="vi-VN"/>
              </w:rPr>
              <w:t>ã đơn vị</w:t>
            </w:r>
          </w:p>
          <w:p w14:paraId="4BB74ECD" w14:textId="0921A866" w:rsidR="00C63045" w:rsidRDefault="00C63045"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đơn vị</w:t>
            </w:r>
          </w:p>
          <w:p w14:paraId="3B8F6199" w14:textId="77777777" w:rsidR="00397DFE" w:rsidRDefault="00397DFE"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6AEA0DC1" w14:textId="20EEAE18" w:rsidR="00FC3F39" w:rsidRPr="00FC3F39" w:rsidRDefault="00780B6B"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r w:rsidR="00C4294D">
              <w:fldChar w:fldCharType="begin"/>
            </w:r>
            <w:r w:rsidR="00C4294D">
              <w:instrText xml:space="preserve"> HYPERLINK "https://f2z0rj.axshare.com/" \l "id=x37elc&amp;p=1__danh_muc_don_vi&amp;g=1" </w:instrText>
            </w:r>
            <w:r w:rsidR="00C4294D">
              <w:fldChar w:fldCharType="separate"/>
            </w:r>
            <w:r w:rsidR="00FC3F39" w:rsidRPr="00A44996">
              <w:rPr>
                <w:rStyle w:val="Hyperlink"/>
                <w:snapToGrid/>
                <w:szCs w:val="26"/>
                <w:lang w:val="vi-VN"/>
              </w:rPr>
              <w:t>https://f2z0rj.axshare.com/#id=x37elc&amp;p=1__danh_muc_don_vi&amp;g=1</w:t>
            </w:r>
            <w:r w:rsidR="00C4294D">
              <w:rPr>
                <w:rStyle w:val="Hyperlink"/>
                <w:snapToGrid/>
                <w:szCs w:val="26"/>
                <w:lang w:val="vi-VN"/>
              </w:rPr>
              <w:fldChar w:fldCharType="end"/>
            </w:r>
          </w:p>
        </w:tc>
      </w:tr>
    </w:tbl>
    <w:p w14:paraId="1F466DCE" w14:textId="77777777" w:rsidR="00397DFE" w:rsidRDefault="00397DFE" w:rsidP="00397DFE">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6BEF2A09" w14:textId="77777777" w:rsidR="00397DFE" w:rsidRDefault="00397DFE" w:rsidP="00397DFE">
      <w:pPr>
        <w:pStyle w:val="tvHeading111"/>
      </w:pPr>
      <w:bookmarkStart w:id="79" w:name="_Toc87368210"/>
      <w:proofErr w:type="spellStart"/>
      <w:r>
        <w:t>Danh</w:t>
      </w:r>
      <w:proofErr w:type="spellEnd"/>
      <w:r>
        <w:t xml:space="preserve"> </w:t>
      </w:r>
      <w:proofErr w:type="spellStart"/>
      <w:r>
        <w:t>mục</w:t>
      </w:r>
      <w:proofErr w:type="spellEnd"/>
      <w:r>
        <w:t xml:space="preserve"> </w:t>
      </w:r>
      <w:proofErr w:type="spellStart"/>
      <w:r>
        <w:t>hoạt</w:t>
      </w:r>
      <w:proofErr w:type="spellEnd"/>
      <w:r>
        <w:t xml:space="preserve"> </w:t>
      </w:r>
      <w:proofErr w:type="spellStart"/>
      <w:r>
        <w:t>động</w:t>
      </w:r>
      <w:bookmarkEnd w:id="79"/>
      <w:proofErr w:type="spellEnd"/>
    </w:p>
    <w:p w14:paraId="512C8FEF" w14:textId="3CB4C538" w:rsidR="00397DFE" w:rsidRPr="008F707F" w:rsidRDefault="00397DFE" w:rsidP="00397DFE">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2579AC" w:rsidRPr="002579AC">
        <w:rPr>
          <w:szCs w:val="26"/>
        </w:rPr>
        <w:t>quản</w:t>
      </w:r>
      <w:proofErr w:type="spellEnd"/>
      <w:r w:rsidR="002579AC" w:rsidRPr="002579AC">
        <w:rPr>
          <w:szCs w:val="26"/>
          <w:lang w:val="vi-VN"/>
        </w:rPr>
        <w:t xml:space="preserve"> lý</w:t>
      </w:r>
      <w:r w:rsidR="002579AC">
        <w:rPr>
          <w:b/>
          <w:bCs/>
          <w:szCs w:val="26"/>
          <w:lang w:val="vi-VN"/>
        </w:rPr>
        <w:t xml:space="preserve"> </w:t>
      </w:r>
      <w:r w:rsidR="00743703" w:rsidRPr="00743703">
        <w:rPr>
          <w:szCs w:val="26"/>
          <w:lang w:val="vi-VN"/>
        </w:rPr>
        <w:t xml:space="preserve">các hoạt </w:t>
      </w:r>
      <w:r w:rsidR="00743703">
        <w:rPr>
          <w:szCs w:val="26"/>
          <w:lang w:val="vi-VN"/>
        </w:rPr>
        <w:t>động trong doanh nghiệp, đây là đối tượng có thể được kiểm toán</w:t>
      </w:r>
      <w:r>
        <w:rPr>
          <w:bCs/>
          <w:szCs w:val="26"/>
        </w:rPr>
        <w:t xml:space="preserve"> </w:t>
      </w:r>
    </w:p>
    <w:p w14:paraId="359A969F" w14:textId="77777777" w:rsidR="00397DFE" w:rsidRDefault="00397DFE" w:rsidP="00397DFE">
      <w:pPr>
        <w:rPr>
          <w:szCs w:val="26"/>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w:t>
      </w:r>
    </w:p>
    <w:p w14:paraId="089BF7A2"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37B9FF54" w14:textId="77777777" w:rsidTr="00DF74CF">
        <w:trPr>
          <w:trHeight w:val="449"/>
        </w:trPr>
        <w:tc>
          <w:tcPr>
            <w:tcW w:w="817" w:type="dxa"/>
            <w:shd w:val="clear" w:color="auto" w:fill="auto"/>
          </w:tcPr>
          <w:p w14:paraId="6277ACD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242F57C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748322F"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2F4F88" w14:paraId="4FB1F3F7" w14:textId="77777777" w:rsidTr="00DF74CF">
        <w:tc>
          <w:tcPr>
            <w:tcW w:w="817" w:type="dxa"/>
            <w:shd w:val="clear" w:color="auto" w:fill="auto"/>
          </w:tcPr>
          <w:p w14:paraId="75851394" w14:textId="77777777" w:rsidR="00397DFE" w:rsidRPr="002F4F88" w:rsidRDefault="00397DFE" w:rsidP="00911D8A">
            <w:pPr>
              <w:pStyle w:val="ListParagraph"/>
              <w:numPr>
                <w:ilvl w:val="0"/>
                <w:numId w:val="78"/>
              </w:numPr>
            </w:pPr>
          </w:p>
        </w:tc>
        <w:tc>
          <w:tcPr>
            <w:tcW w:w="1877" w:type="dxa"/>
            <w:shd w:val="clear" w:color="auto" w:fill="auto"/>
          </w:tcPr>
          <w:p w14:paraId="0D4CFB59"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D532C12" w14:textId="71B93A4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2732B5">
              <w:rPr>
                <w:snapToGrid/>
                <w:color w:val="auto"/>
                <w:szCs w:val="26"/>
              </w:rPr>
              <w:t>tạo</w:t>
            </w:r>
            <w:proofErr w:type="spellEnd"/>
            <w:r w:rsidR="002732B5">
              <w:rPr>
                <w:snapToGrid/>
                <w:color w:val="auto"/>
                <w:szCs w:val="26"/>
                <w:lang w:val="vi-VN"/>
              </w:rPr>
              <w:t xml:space="preserve"> mới</w:t>
            </w:r>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sidR="006324B1">
              <w:rPr>
                <w:snapToGrid/>
                <w:color w:val="auto"/>
                <w:szCs w:val="26"/>
              </w:rPr>
              <w:t>động</w:t>
            </w:r>
            <w:proofErr w:type="spellEnd"/>
            <w:r w:rsidR="006324B1">
              <w:rPr>
                <w:snapToGrid/>
                <w:color w:val="auto"/>
                <w:szCs w:val="26"/>
                <w:lang w:val="vi-VN"/>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6324B1">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ACE84DB" w14:textId="7D6F40E9"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301A18B7" w14:textId="5A533B10" w:rsidR="00A40503" w:rsidRDefault="00A40503"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w:t>
            </w:r>
            <w:ins w:id="80" w:author="LienNTQ" w:date="2021-10-28T09:22:00Z">
              <w:r w:rsidR="00575D5D">
                <w:rPr>
                  <w:snapToGrid/>
                  <w:color w:val="auto"/>
                  <w:szCs w:val="26"/>
                  <w:lang w:val="vi-VN"/>
                </w:rPr>
                <w:t>*</w:t>
              </w:r>
            </w:ins>
            <w:r>
              <w:rPr>
                <w:snapToGrid/>
                <w:color w:val="auto"/>
                <w:szCs w:val="26"/>
                <w:lang w:val="vi-VN"/>
              </w:rPr>
              <w:t xml:space="preserve">: </w:t>
            </w:r>
            <w:r>
              <w:rPr>
                <w:bCs/>
                <w:szCs w:val="26"/>
                <w:lang w:val="vi-VN"/>
              </w:rPr>
              <w:t>không được nhập trùng</w:t>
            </w:r>
          </w:p>
          <w:p w14:paraId="78C33004" w14:textId="0D5DD0C7" w:rsidR="0053691C" w:rsidRDefault="0053691C"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cha: </w:t>
            </w:r>
            <w:proofErr w:type="spellStart"/>
            <w:r w:rsidRPr="00134879">
              <w:rPr>
                <w:bCs/>
                <w:szCs w:val="26"/>
              </w:rPr>
              <w:t>chọn</w:t>
            </w:r>
            <w:proofErr w:type="spellEnd"/>
            <w:r w:rsidRPr="00134879">
              <w:rPr>
                <w:bCs/>
                <w:szCs w:val="26"/>
              </w:rPr>
              <w:t xml:space="preserve"> 1 </w:t>
            </w:r>
            <w:proofErr w:type="spellStart"/>
            <w:r w:rsidRPr="00134879">
              <w:rPr>
                <w:bCs/>
                <w:szCs w:val="26"/>
              </w:rPr>
              <w:t>trong</w:t>
            </w:r>
            <w:proofErr w:type="spellEnd"/>
            <w:r w:rsidRPr="00134879">
              <w:rPr>
                <w:bCs/>
                <w:szCs w:val="26"/>
              </w:rPr>
              <w:t xml:space="preserve"> </w:t>
            </w:r>
            <w:proofErr w:type="spellStart"/>
            <w:r w:rsidRPr="00134879">
              <w:rPr>
                <w:bCs/>
                <w:szCs w:val="26"/>
              </w:rPr>
              <w:t>các</w:t>
            </w:r>
            <w:proofErr w:type="spellEnd"/>
            <w:r w:rsidRPr="00134879">
              <w:rPr>
                <w:bCs/>
                <w:szCs w:val="26"/>
              </w:rPr>
              <w:t xml:space="preserve"> </w:t>
            </w:r>
            <w:proofErr w:type="spellStart"/>
            <w:r>
              <w:rPr>
                <w:bCs/>
                <w:szCs w:val="26"/>
              </w:rPr>
              <w:t>hoạt</w:t>
            </w:r>
            <w:proofErr w:type="spellEnd"/>
            <w:r>
              <w:rPr>
                <w:bCs/>
                <w:szCs w:val="26"/>
                <w:lang w:val="vi-VN"/>
              </w:rPr>
              <w:t xml:space="preserve"> động</w:t>
            </w:r>
            <w:r w:rsidRPr="00134879">
              <w:rPr>
                <w:bCs/>
                <w:szCs w:val="26"/>
              </w:rPr>
              <w:t xml:space="preserve"> </w:t>
            </w:r>
            <w:proofErr w:type="spellStart"/>
            <w:r w:rsidRPr="00134879">
              <w:rPr>
                <w:bCs/>
                <w:szCs w:val="26"/>
              </w:rPr>
              <w:t>đã</w:t>
            </w:r>
            <w:proofErr w:type="spellEnd"/>
            <w:r w:rsidRPr="00134879">
              <w:rPr>
                <w:bCs/>
                <w:szCs w:val="26"/>
              </w:rPr>
              <w:t xml:space="preserve"> </w:t>
            </w:r>
            <w:proofErr w:type="spellStart"/>
            <w:r w:rsidRPr="00134879">
              <w:rPr>
                <w:bCs/>
                <w:szCs w:val="26"/>
              </w:rPr>
              <w:t>thêm</w:t>
            </w:r>
            <w:proofErr w:type="spellEnd"/>
            <w:r w:rsidRPr="00134879">
              <w:rPr>
                <w:bCs/>
                <w:szCs w:val="26"/>
              </w:rPr>
              <w:t xml:space="preserve"> </w:t>
            </w:r>
            <w:proofErr w:type="spellStart"/>
            <w:r w:rsidRPr="00134879">
              <w:rPr>
                <w:bCs/>
                <w:szCs w:val="26"/>
              </w:rPr>
              <w:t>trước</w:t>
            </w:r>
            <w:proofErr w:type="spellEnd"/>
            <w:r w:rsidRPr="00134879">
              <w:rPr>
                <w:bCs/>
                <w:szCs w:val="26"/>
              </w:rPr>
              <w:t xml:space="preserve"> </w:t>
            </w:r>
            <w:proofErr w:type="spellStart"/>
            <w:r w:rsidRPr="00134879">
              <w:rPr>
                <w:bCs/>
                <w:szCs w:val="26"/>
              </w:rPr>
              <w:t>đó</w:t>
            </w:r>
            <w:proofErr w:type="spellEnd"/>
            <w:r w:rsidRPr="00134879">
              <w:rPr>
                <w:bCs/>
                <w:szCs w:val="26"/>
              </w:rPr>
              <w:t xml:space="preserve">, </w:t>
            </w:r>
            <w:proofErr w:type="spellStart"/>
            <w:r w:rsidRPr="00134879">
              <w:rPr>
                <w:bCs/>
                <w:szCs w:val="26"/>
              </w:rPr>
              <w:t>thông</w:t>
            </w:r>
            <w:proofErr w:type="spellEnd"/>
            <w:r w:rsidRPr="00134879">
              <w:rPr>
                <w:bCs/>
                <w:szCs w:val="26"/>
              </w:rPr>
              <w:t xml:space="preserve"> tin </w:t>
            </w:r>
            <w:proofErr w:type="spellStart"/>
            <w:r w:rsidRPr="00134879">
              <w:rPr>
                <w:bCs/>
                <w:szCs w:val="26"/>
              </w:rPr>
              <w:t>này</w:t>
            </w:r>
            <w:proofErr w:type="spellEnd"/>
            <w:r w:rsidRPr="00134879">
              <w:rPr>
                <w:bCs/>
                <w:szCs w:val="26"/>
              </w:rPr>
              <w:t xml:space="preserve"> </w:t>
            </w:r>
            <w:proofErr w:type="spellStart"/>
            <w:r w:rsidRPr="00134879">
              <w:rPr>
                <w:bCs/>
                <w:szCs w:val="26"/>
              </w:rPr>
              <w:t>giúp</w:t>
            </w:r>
            <w:proofErr w:type="spellEnd"/>
            <w:r w:rsidRPr="00134879">
              <w:rPr>
                <w:bCs/>
                <w:szCs w:val="26"/>
              </w:rPr>
              <w:t xml:space="preserve"> </w:t>
            </w:r>
            <w:proofErr w:type="spellStart"/>
            <w:r w:rsidRPr="00134879">
              <w:rPr>
                <w:bCs/>
                <w:szCs w:val="26"/>
              </w:rPr>
              <w:t>phân</w:t>
            </w:r>
            <w:proofErr w:type="spellEnd"/>
            <w:r w:rsidRPr="00134879">
              <w:rPr>
                <w:bCs/>
                <w:szCs w:val="26"/>
              </w:rPr>
              <w:t xml:space="preserve"> </w:t>
            </w:r>
            <w:proofErr w:type="spellStart"/>
            <w:r w:rsidRPr="00134879">
              <w:rPr>
                <w:bCs/>
                <w:szCs w:val="26"/>
              </w:rPr>
              <w:t>cấp</w:t>
            </w:r>
            <w:proofErr w:type="spellEnd"/>
            <w:r w:rsidRPr="00134879">
              <w:rPr>
                <w:bCs/>
                <w:szCs w:val="26"/>
              </w:rPr>
              <w:t xml:space="preserve"> </w:t>
            </w:r>
            <w:proofErr w:type="spellStart"/>
            <w:r w:rsidRPr="00134879">
              <w:rPr>
                <w:bCs/>
                <w:szCs w:val="26"/>
              </w:rPr>
              <w:t>các</w:t>
            </w:r>
            <w:proofErr w:type="spellEnd"/>
            <w:r w:rsidRPr="00134879">
              <w:rPr>
                <w:bCs/>
                <w:szCs w:val="26"/>
              </w:rPr>
              <w:t xml:space="preserve"> </w:t>
            </w:r>
            <w:proofErr w:type="spellStart"/>
            <w:r>
              <w:rPr>
                <w:bCs/>
                <w:szCs w:val="26"/>
              </w:rPr>
              <w:t>hoạt</w:t>
            </w:r>
            <w:proofErr w:type="spellEnd"/>
            <w:r>
              <w:rPr>
                <w:bCs/>
                <w:szCs w:val="26"/>
                <w:lang w:val="vi-VN"/>
              </w:rPr>
              <w:t xml:space="preserve"> động </w:t>
            </w:r>
            <w:proofErr w:type="spellStart"/>
            <w:r w:rsidRPr="00134879">
              <w:rPr>
                <w:bCs/>
                <w:szCs w:val="26"/>
              </w:rPr>
              <w:t>thành</w:t>
            </w:r>
            <w:proofErr w:type="spellEnd"/>
            <w:r w:rsidRPr="00134879">
              <w:rPr>
                <w:bCs/>
                <w:szCs w:val="26"/>
              </w:rPr>
              <w:t xml:space="preserve"> </w:t>
            </w:r>
            <w:proofErr w:type="spellStart"/>
            <w:r w:rsidRPr="00134879">
              <w:rPr>
                <w:bCs/>
                <w:szCs w:val="26"/>
              </w:rPr>
              <w:t>dạng</w:t>
            </w:r>
            <w:proofErr w:type="spellEnd"/>
            <w:r w:rsidRPr="00134879">
              <w:rPr>
                <w:bCs/>
                <w:szCs w:val="26"/>
              </w:rPr>
              <w:t xml:space="preserve"> </w:t>
            </w:r>
            <w:proofErr w:type="spellStart"/>
            <w:r>
              <w:rPr>
                <w:bCs/>
                <w:szCs w:val="26"/>
              </w:rPr>
              <w:t>cây</w:t>
            </w:r>
            <w:proofErr w:type="spellEnd"/>
          </w:p>
          <w:p w14:paraId="3FCBA8FD" w14:textId="1AEA0DA0"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sidR="00B3563A">
              <w:rPr>
                <w:snapToGrid/>
                <w:color w:val="auto"/>
                <w:szCs w:val="26"/>
              </w:rPr>
              <w:t>Đang</w:t>
            </w:r>
            <w:proofErr w:type="spellEnd"/>
            <w:r w:rsidR="00B3563A">
              <w:rPr>
                <w:snapToGrid/>
                <w:color w:val="auto"/>
                <w:szCs w:val="26"/>
                <w:lang w:val="vi-VN"/>
              </w:rPr>
              <w:t xml:space="preserve"> </w:t>
            </w:r>
            <w:r w:rsidR="00B3563A">
              <w:rPr>
                <w:bCs/>
                <w:szCs w:val="26"/>
                <w:lang w:val="vi-VN"/>
              </w:rPr>
              <w:t>h</w:t>
            </w:r>
            <w:proofErr w:type="spellStart"/>
            <w:r w:rsidR="00C93E5D" w:rsidRPr="00134879">
              <w:rPr>
                <w:bCs/>
                <w:szCs w:val="26"/>
              </w:rPr>
              <w:t>oạt</w:t>
            </w:r>
            <w:proofErr w:type="spellEnd"/>
            <w:r w:rsidR="00C93E5D" w:rsidRPr="00134879">
              <w:rPr>
                <w:bCs/>
                <w:szCs w:val="26"/>
              </w:rPr>
              <w:t xml:space="preserve"> </w:t>
            </w:r>
            <w:proofErr w:type="spellStart"/>
            <w:r w:rsidR="00C93E5D" w:rsidRPr="00134879">
              <w:rPr>
                <w:bCs/>
                <w:szCs w:val="26"/>
              </w:rPr>
              <w:t>động</w:t>
            </w:r>
            <w:proofErr w:type="spellEnd"/>
            <w:r w:rsidR="00C93E5D">
              <w:rPr>
                <w:bCs/>
                <w:szCs w:val="26"/>
                <w:lang w:val="vi-VN"/>
              </w:rPr>
              <w:t>/</w:t>
            </w:r>
            <w:proofErr w:type="spellStart"/>
            <w:r w:rsidR="00C93E5D" w:rsidRPr="00134879">
              <w:rPr>
                <w:bCs/>
                <w:szCs w:val="26"/>
              </w:rPr>
              <w:t>Dừng</w:t>
            </w:r>
            <w:proofErr w:type="spellEnd"/>
            <w:r w:rsidR="00C93E5D" w:rsidRPr="00134879">
              <w:rPr>
                <w:bCs/>
                <w:szCs w:val="26"/>
              </w:rPr>
              <w:t xml:space="preserve"> </w:t>
            </w:r>
            <w:proofErr w:type="spellStart"/>
            <w:r w:rsidR="00C93E5D" w:rsidRPr="00134879">
              <w:rPr>
                <w:bCs/>
                <w:szCs w:val="26"/>
              </w:rPr>
              <w:t>hoạt</w:t>
            </w:r>
            <w:proofErr w:type="spellEnd"/>
            <w:r w:rsidR="00C93E5D" w:rsidRPr="00134879">
              <w:rPr>
                <w:bCs/>
                <w:szCs w:val="26"/>
              </w:rPr>
              <w:t xml:space="preserve"> </w:t>
            </w:r>
            <w:proofErr w:type="spellStart"/>
            <w:r w:rsidR="00C93E5D" w:rsidRPr="00134879">
              <w:rPr>
                <w:bCs/>
                <w:szCs w:val="26"/>
              </w:rPr>
              <w:t>động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sidR="00B3563A">
              <w:rPr>
                <w:snapToGrid/>
                <w:color w:val="auto"/>
                <w:szCs w:val="26"/>
              </w:rPr>
              <w:t>Đang</w:t>
            </w:r>
            <w:proofErr w:type="spellEnd"/>
            <w:r w:rsidR="00B3563A">
              <w:rPr>
                <w:snapToGrid/>
                <w:color w:val="auto"/>
                <w:szCs w:val="26"/>
                <w:lang w:val="vi-VN"/>
              </w:rPr>
              <w:t xml:space="preserve"> h</w:t>
            </w:r>
            <w:proofErr w:type="spellStart"/>
            <w:r w:rsidR="00C93E5D">
              <w:rPr>
                <w:snapToGrid/>
                <w:color w:val="auto"/>
                <w:szCs w:val="26"/>
              </w:rPr>
              <w:t>oạt</w:t>
            </w:r>
            <w:proofErr w:type="spellEnd"/>
            <w:r w:rsidR="00C93E5D">
              <w:rPr>
                <w:snapToGrid/>
                <w:color w:val="auto"/>
                <w:szCs w:val="26"/>
                <w:lang w:val="vi-VN"/>
              </w:rPr>
              <w:t xml:space="preserve"> động</w:t>
            </w:r>
          </w:p>
          <w:p w14:paraId="2CC95C0C" w14:textId="77777777"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031ECD2D" w14:textId="194D9EBC"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sidRPr="002261BB">
              <w:rPr>
                <w:b/>
                <w:bCs/>
                <w:snapToGrid/>
                <w:color w:val="auto"/>
                <w:szCs w:val="26"/>
                <w:lang w:val="vi-VN"/>
              </w:rPr>
              <w:t>Giao diện:</w:t>
            </w:r>
            <w:r w:rsidR="002261BB">
              <w:rPr>
                <w:snapToGrid/>
                <w:color w:val="auto"/>
                <w:szCs w:val="26"/>
                <w:lang w:val="vi-VN"/>
              </w:rPr>
              <w:t xml:space="preserve"> </w:t>
            </w:r>
            <w:hyperlink r:id="rId26" w:anchor="id=0ctjnh&amp;p=6__them_moi_hoat_dong&amp;g=1" w:history="1">
              <w:r w:rsidR="002261BB" w:rsidRPr="00A44996">
                <w:rPr>
                  <w:rStyle w:val="Hyperlink"/>
                  <w:snapToGrid/>
                  <w:szCs w:val="26"/>
                  <w:lang w:val="vi-VN"/>
                </w:rPr>
                <w:t>https://f2z0rj.axshare.com/#id=0ctjnh&amp;p=6__them_moi_hoat_dong&amp;g=1</w:t>
              </w:r>
            </w:hyperlink>
          </w:p>
        </w:tc>
      </w:tr>
      <w:tr w:rsidR="003C551A" w:rsidRPr="002F4F88" w14:paraId="06794D68" w14:textId="77777777" w:rsidTr="00DF74CF">
        <w:tc>
          <w:tcPr>
            <w:tcW w:w="817" w:type="dxa"/>
            <w:shd w:val="clear" w:color="auto" w:fill="auto"/>
          </w:tcPr>
          <w:p w14:paraId="1192E2C1" w14:textId="77777777" w:rsidR="003C551A" w:rsidRPr="002F4F88" w:rsidRDefault="003C551A" w:rsidP="00911D8A">
            <w:pPr>
              <w:pStyle w:val="ListParagraph"/>
              <w:numPr>
                <w:ilvl w:val="0"/>
                <w:numId w:val="78"/>
              </w:numPr>
            </w:pPr>
          </w:p>
        </w:tc>
        <w:tc>
          <w:tcPr>
            <w:tcW w:w="1877" w:type="dxa"/>
            <w:shd w:val="clear" w:color="auto" w:fill="auto"/>
          </w:tcPr>
          <w:p w14:paraId="4B11B83D" w14:textId="67318261" w:rsidR="003C551A" w:rsidRPr="003C551A" w:rsidRDefault="003C551A" w:rsidP="00DF74CF">
            <w:pPr>
              <w:keepLines/>
              <w:widowControl w:val="0"/>
              <w:rPr>
                <w:szCs w:val="26"/>
                <w:lang w:val="vi-VN"/>
              </w:rPr>
            </w:pPr>
            <w:r>
              <w:rPr>
                <w:szCs w:val="26"/>
                <w:lang w:val="vi-VN"/>
              </w:rPr>
              <w:t>Import danh sách hoạt động qua file excel</w:t>
            </w:r>
          </w:p>
        </w:tc>
        <w:tc>
          <w:tcPr>
            <w:tcW w:w="6912" w:type="dxa"/>
            <w:shd w:val="clear" w:color="auto" w:fill="auto"/>
          </w:tcPr>
          <w:p w14:paraId="0D8C484A"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p>
          <w:p w14:paraId="59BDF38E" w14:textId="35A46441"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Pr>
                <w:snapToGrid/>
                <w:color w:val="auto"/>
                <w:szCs w:val="26"/>
                <w:lang w:val="vi-VN"/>
              </w:rPr>
              <w:t>NSD t</w:t>
            </w:r>
            <w:r w:rsidRPr="002D721A">
              <w:rPr>
                <w:snapToGrid/>
                <w:color w:val="auto"/>
                <w:szCs w:val="26"/>
                <w:lang w:val="vi-VN"/>
              </w:rPr>
              <w:t>ải về mẫu file import</w:t>
            </w:r>
          </w:p>
          <w:p w14:paraId="67358306" w14:textId="77777777"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0AF0615D"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Hệ thống xử lý phân cấp các đơn vị sau khi import thành công dựa trên mã đơn vị cấp con và cấp cha</w:t>
            </w:r>
          </w:p>
          <w:p w14:paraId="42D3DAA4" w14:textId="3DF6CC54" w:rsidR="00254F09" w:rsidRDefault="00254F09" w:rsidP="00254F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proofErr w:type="spellStart"/>
            <w:r>
              <w:rPr>
                <w:snapToGrid/>
                <w:color w:val="auto"/>
                <w:szCs w:val="26"/>
              </w:rPr>
              <w:t>ẫu</w:t>
            </w:r>
            <w:proofErr w:type="spellEnd"/>
            <w:r>
              <w:rPr>
                <w:snapToGrid/>
                <w:color w:val="auto"/>
                <w:szCs w:val="26"/>
              </w:rPr>
              <w:t xml:space="preserve"> fil</w:t>
            </w:r>
            <w:r>
              <w:rPr>
                <w:snapToGrid/>
                <w:color w:val="auto"/>
                <w:szCs w:val="26"/>
                <w:lang w:val="vi-VN"/>
              </w:rPr>
              <w:t xml:space="preserve">e </w:t>
            </w:r>
            <w:r>
              <w:rPr>
                <w:snapToGrid/>
                <w:color w:val="auto"/>
                <w:szCs w:val="26"/>
              </w:rPr>
              <w:t xml:space="preserve">import: </w:t>
            </w:r>
          </w:p>
          <w:p w14:paraId="40099246" w14:textId="17C6D2B0" w:rsidR="007559E4" w:rsidRDefault="00C4294D" w:rsidP="007559E4">
            <w:pPr>
              <w:pStyle w:val="NormalIndent"/>
              <w:keepNext w:val="0"/>
              <w:keepLines/>
              <w:widowControl w:val="0"/>
              <w:numPr>
                <w:ilvl w:val="0"/>
                <w:numId w:val="0"/>
              </w:numPr>
              <w:spacing w:before="0" w:after="0" w:line="312" w:lineRule="auto"/>
              <w:ind w:left="360"/>
              <w:jc w:val="left"/>
              <w:rPr>
                <w:snapToGrid/>
                <w:color w:val="auto"/>
                <w:szCs w:val="26"/>
              </w:rPr>
            </w:pPr>
            <w:r w:rsidRPr="00C4294D">
              <w:rPr>
                <w:noProof/>
                <w:snapToGrid/>
                <w:color w:val="auto"/>
                <w:szCs w:val="26"/>
              </w:rPr>
              <w:object w:dxaOrig="1520" w:dyaOrig="960" w14:anchorId="08A92A1B">
                <v:shape id="_x0000_i1026" type="#_x0000_t75" alt="" style="width:75.35pt;height:47.7pt;mso-width-percent:0;mso-height-percent:0;mso-width-percent:0;mso-height-percent:0" o:ole="">
                  <v:imagedata r:id="rId27" o:title=""/>
                </v:shape>
                <o:OLEObject Type="Embed" ProgID="Excel.Sheet.12" ShapeID="_x0000_i1026" DrawAspect="Icon" ObjectID="_1697982219" r:id="rId28"/>
              </w:object>
            </w:r>
          </w:p>
          <w:p w14:paraId="01D5E9DC" w14:textId="70D8B2C0" w:rsidR="003C551A" w:rsidRDefault="001374DD"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sidRPr="001374DD">
              <w:rPr>
                <w:b/>
                <w:bCs/>
                <w:snapToGrid/>
                <w:color w:val="auto"/>
                <w:szCs w:val="26"/>
              </w:rPr>
              <w:t>Giao</w:t>
            </w:r>
            <w:proofErr w:type="spellEnd"/>
            <w:r w:rsidRPr="001374DD">
              <w:rPr>
                <w:b/>
                <w:bCs/>
                <w:snapToGrid/>
                <w:color w:val="auto"/>
                <w:szCs w:val="26"/>
                <w:lang w:val="vi-VN"/>
              </w:rPr>
              <w:t xml:space="preserve"> diện:</w:t>
            </w:r>
            <w:r>
              <w:rPr>
                <w:snapToGrid/>
                <w:color w:val="auto"/>
                <w:szCs w:val="26"/>
                <w:lang w:val="vi-VN"/>
              </w:rPr>
              <w:t xml:space="preserve"> tương tự giao diện import danh sách đơn vị</w:t>
            </w:r>
          </w:p>
        </w:tc>
      </w:tr>
      <w:tr w:rsidR="00F36BF6" w:rsidRPr="002F4F88" w14:paraId="6AC81937" w14:textId="77777777" w:rsidTr="00DF74CF">
        <w:tc>
          <w:tcPr>
            <w:tcW w:w="817" w:type="dxa"/>
            <w:shd w:val="clear" w:color="auto" w:fill="auto"/>
          </w:tcPr>
          <w:p w14:paraId="581AC46C" w14:textId="77777777" w:rsidR="00F36BF6" w:rsidRPr="002F4F88" w:rsidRDefault="00F36BF6" w:rsidP="00911D8A">
            <w:pPr>
              <w:pStyle w:val="ListParagraph"/>
              <w:numPr>
                <w:ilvl w:val="0"/>
                <w:numId w:val="78"/>
              </w:numPr>
            </w:pPr>
          </w:p>
        </w:tc>
        <w:tc>
          <w:tcPr>
            <w:tcW w:w="1877" w:type="dxa"/>
            <w:shd w:val="clear" w:color="auto" w:fill="auto"/>
          </w:tcPr>
          <w:p w14:paraId="15EE45B1" w14:textId="5FB83157" w:rsidR="00F36BF6" w:rsidRDefault="00F36BF6" w:rsidP="00F36BF6">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C6BA65B" w14:textId="77777777" w:rsidR="00F36BF6" w:rsidRDefault="00F36BF6" w:rsidP="00F36BF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70F464B3" w14:textId="6A474A5B" w:rsidR="00FC0977" w:rsidRPr="00A836FB" w:rsidRDefault="00052816" w:rsidP="00A836FB">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Sửa</w:t>
            </w:r>
            <w:proofErr w:type="spellEnd"/>
            <w:r>
              <w:rPr>
                <w:snapToGrid/>
                <w:color w:val="auto"/>
                <w:szCs w:val="26"/>
                <w:lang w:val="vi-VN"/>
              </w:rPr>
              <w:t xml:space="preserve"> trạng thái hoạt động thành Dừng hoạt động thì </w:t>
            </w:r>
            <w:r w:rsidR="00C93E5D">
              <w:rPr>
                <w:snapToGrid/>
                <w:color w:val="auto"/>
                <w:szCs w:val="26"/>
                <w:lang w:val="vi-VN"/>
              </w:rPr>
              <w:t>hoạt động</w:t>
            </w:r>
            <w:r>
              <w:rPr>
                <w:snapToGrid/>
                <w:color w:val="auto"/>
                <w:szCs w:val="26"/>
                <w:lang w:val="vi-VN"/>
              </w:rPr>
              <w:t xml:space="preserve"> đó sẽ không còn được sử dụng ở các chức năng khác trên hệ thống</w:t>
            </w:r>
          </w:p>
        </w:tc>
      </w:tr>
      <w:tr w:rsidR="00397DFE" w:rsidRPr="002F4F88" w14:paraId="390D4927" w14:textId="77777777" w:rsidTr="00DF74CF">
        <w:tc>
          <w:tcPr>
            <w:tcW w:w="817" w:type="dxa"/>
            <w:shd w:val="clear" w:color="auto" w:fill="auto"/>
          </w:tcPr>
          <w:p w14:paraId="78E9228C" w14:textId="77777777" w:rsidR="00397DFE" w:rsidRPr="002F4F88" w:rsidRDefault="00397DFE" w:rsidP="00911D8A">
            <w:pPr>
              <w:pStyle w:val="ListParagraph"/>
              <w:numPr>
                <w:ilvl w:val="0"/>
                <w:numId w:val="78"/>
              </w:numPr>
            </w:pPr>
          </w:p>
        </w:tc>
        <w:tc>
          <w:tcPr>
            <w:tcW w:w="1877" w:type="dxa"/>
            <w:shd w:val="clear" w:color="auto" w:fill="auto"/>
          </w:tcPr>
          <w:p w14:paraId="22DF4135"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9D55AE7" w14:textId="767A98D5"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C93E5D">
              <w:rPr>
                <w:snapToGrid/>
                <w:color w:val="auto"/>
                <w:szCs w:val="26"/>
              </w:rPr>
              <w:t>hoạt</w:t>
            </w:r>
            <w:proofErr w:type="spellEnd"/>
            <w:r w:rsidR="00C93E5D">
              <w:rPr>
                <w:snapToGrid/>
                <w:color w:val="auto"/>
                <w:szCs w:val="26"/>
                <w:lang w:val="vi-VN"/>
              </w:rPr>
              <w:t xml:space="preserve"> động</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64FB2581" w14:textId="77777777" w:rsidTr="00DF74CF">
        <w:tc>
          <w:tcPr>
            <w:tcW w:w="817" w:type="dxa"/>
            <w:shd w:val="clear" w:color="auto" w:fill="auto"/>
          </w:tcPr>
          <w:p w14:paraId="7C719767" w14:textId="77777777" w:rsidR="00397DFE" w:rsidRPr="002F4F88" w:rsidRDefault="00397DFE" w:rsidP="00911D8A">
            <w:pPr>
              <w:pStyle w:val="ListParagraph"/>
              <w:numPr>
                <w:ilvl w:val="0"/>
                <w:numId w:val="78"/>
              </w:numPr>
            </w:pPr>
          </w:p>
        </w:tc>
        <w:tc>
          <w:tcPr>
            <w:tcW w:w="1877" w:type="dxa"/>
            <w:shd w:val="clear" w:color="auto" w:fill="auto"/>
          </w:tcPr>
          <w:p w14:paraId="2CCA3CE9"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658F7F19" w14:textId="11BF4BB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4D0BD4B9" w14:textId="5359D55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AA6C77">
              <w:rPr>
                <w:i/>
                <w:iCs/>
                <w:snapToGrid/>
                <w:color w:val="auto"/>
                <w:szCs w:val="26"/>
              </w:rPr>
              <w:t>Bạn</w:t>
            </w:r>
            <w:proofErr w:type="spellEnd"/>
            <w:r w:rsidRPr="00AA6C77">
              <w:rPr>
                <w:i/>
                <w:iCs/>
                <w:snapToGrid/>
                <w:color w:val="auto"/>
                <w:szCs w:val="26"/>
              </w:rPr>
              <w:t xml:space="preserve"> </w:t>
            </w:r>
            <w:proofErr w:type="spellStart"/>
            <w:r w:rsidRPr="00AA6C77">
              <w:rPr>
                <w:i/>
                <w:iCs/>
                <w:snapToGrid/>
                <w:color w:val="auto"/>
                <w:szCs w:val="26"/>
              </w:rPr>
              <w:t>có</w:t>
            </w:r>
            <w:proofErr w:type="spellEnd"/>
            <w:r w:rsidRPr="00AA6C77">
              <w:rPr>
                <w:i/>
                <w:iCs/>
                <w:snapToGrid/>
                <w:color w:val="auto"/>
                <w:szCs w:val="26"/>
              </w:rPr>
              <w:t xml:space="preserve"> </w:t>
            </w:r>
            <w:proofErr w:type="spellStart"/>
            <w:r w:rsidRPr="00AA6C77">
              <w:rPr>
                <w:i/>
                <w:iCs/>
                <w:snapToGrid/>
                <w:color w:val="auto"/>
                <w:szCs w:val="26"/>
              </w:rPr>
              <w:t>chắc</w:t>
            </w:r>
            <w:proofErr w:type="spellEnd"/>
            <w:r w:rsidRPr="00AA6C77">
              <w:rPr>
                <w:i/>
                <w:iCs/>
                <w:snapToGrid/>
                <w:color w:val="auto"/>
                <w:szCs w:val="26"/>
              </w:rPr>
              <w:t xml:space="preserve"> </w:t>
            </w:r>
            <w:proofErr w:type="spellStart"/>
            <w:r w:rsidRPr="00AA6C77">
              <w:rPr>
                <w:i/>
                <w:iCs/>
                <w:snapToGrid/>
                <w:color w:val="auto"/>
                <w:szCs w:val="26"/>
              </w:rPr>
              <w:t>chắn</w:t>
            </w:r>
            <w:proofErr w:type="spellEnd"/>
            <w:r w:rsidRPr="00AA6C77">
              <w:rPr>
                <w:i/>
                <w:iCs/>
                <w:snapToGrid/>
                <w:color w:val="auto"/>
                <w:szCs w:val="26"/>
              </w:rPr>
              <w:t xml:space="preserve"> </w:t>
            </w:r>
            <w:proofErr w:type="spellStart"/>
            <w:r w:rsidRPr="00AA6C77">
              <w:rPr>
                <w:i/>
                <w:iCs/>
                <w:snapToGrid/>
                <w:color w:val="auto"/>
                <w:szCs w:val="26"/>
              </w:rPr>
              <w:t>muốn</w:t>
            </w:r>
            <w:proofErr w:type="spellEnd"/>
            <w:r w:rsidRPr="00AA6C77">
              <w:rPr>
                <w:i/>
                <w:iCs/>
                <w:snapToGrid/>
                <w:color w:val="auto"/>
                <w:szCs w:val="26"/>
              </w:rPr>
              <w:t xml:space="preserve"> </w:t>
            </w:r>
            <w:proofErr w:type="spellStart"/>
            <w:r w:rsidRPr="00AA6C77">
              <w:rPr>
                <w:i/>
                <w:iCs/>
                <w:snapToGrid/>
                <w:color w:val="auto"/>
                <w:szCs w:val="26"/>
              </w:rPr>
              <w:t>xóa</w:t>
            </w:r>
            <w:proofErr w:type="spellEnd"/>
            <w:r w:rsidRPr="00AA6C77">
              <w:rPr>
                <w:i/>
                <w:iCs/>
                <w:snapToGrid/>
                <w:color w:val="auto"/>
                <w:szCs w:val="26"/>
              </w:rPr>
              <w:t xml:space="preserve"> </w:t>
            </w:r>
            <w:proofErr w:type="spellStart"/>
            <w:r w:rsidR="00C85F77" w:rsidRPr="00AA6C77">
              <w:rPr>
                <w:i/>
                <w:iCs/>
                <w:snapToGrid/>
                <w:color w:val="auto"/>
                <w:szCs w:val="26"/>
              </w:rPr>
              <w:t>bản</w:t>
            </w:r>
            <w:proofErr w:type="spellEnd"/>
            <w:r w:rsidR="00C85F77" w:rsidRPr="00AA6C77">
              <w:rPr>
                <w:i/>
                <w:iCs/>
                <w:snapToGrid/>
                <w:color w:val="auto"/>
                <w:szCs w:val="26"/>
                <w:lang w:val="vi-VN"/>
              </w:rPr>
              <w:t xml:space="preserve"> ghi này</w:t>
            </w:r>
            <w:r w:rsidRPr="00AA6C77">
              <w:rPr>
                <w:i/>
                <w:iCs/>
                <w:snapToGrid/>
                <w:color w:val="auto"/>
                <w:szCs w:val="26"/>
              </w:rPr>
              <w:t>?</w:t>
            </w:r>
            <w:r w:rsidR="00C85F77" w:rsidRPr="00AA6C77">
              <w:rPr>
                <w:i/>
                <w:iCs/>
                <w:snapToGrid/>
                <w:color w:val="auto"/>
                <w:szCs w:val="26"/>
                <w:lang w:val="vi-VN"/>
              </w:rPr>
              <w:t xml:space="preserve"> kèm theo tên hoạt động</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9EC9399" w14:textId="2D567974" w:rsidR="00397DFE" w:rsidRDefault="00397DFE" w:rsidP="00911D8A">
            <w:pPr>
              <w:pStyle w:val="NormalIndent"/>
              <w:keepNext w:val="0"/>
              <w:keepLines/>
              <w:widowControl w:val="0"/>
              <w:numPr>
                <w:ilvl w:val="0"/>
                <w:numId w:val="122"/>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5C7A40B8" w14:textId="77777777" w:rsidR="00AA6C77" w:rsidRDefault="00397DFE" w:rsidP="00911D8A">
            <w:pPr>
              <w:pStyle w:val="NormalIndent"/>
              <w:keepNext w:val="0"/>
              <w:keepLines/>
              <w:widowControl w:val="0"/>
              <w:numPr>
                <w:ilvl w:val="0"/>
                <w:numId w:val="122"/>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3967FA53" w14:textId="3423E631" w:rsidR="00BA306F" w:rsidRPr="002F4F88" w:rsidRDefault="00BA306F" w:rsidP="00AA6C7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lang w:val="vi-VN"/>
              </w:rPr>
              <w:t xml:space="preserve"> động</w:t>
            </w:r>
            <w:r>
              <w:rPr>
                <w:snapToGrid/>
                <w:color w:val="auto"/>
                <w:szCs w:val="26"/>
              </w:rPr>
              <w:t xml:space="preserve"> </w:t>
            </w:r>
            <w:proofErr w:type="spellStart"/>
            <w:r w:rsidR="00A836FB">
              <w:rPr>
                <w:snapToGrid/>
                <w:color w:val="auto"/>
                <w:szCs w:val="26"/>
              </w:rPr>
              <w:t>đã</w:t>
            </w:r>
            <w:proofErr w:type="spellEnd"/>
            <w:r w:rsidR="00A836FB">
              <w:rPr>
                <w:snapToGrid/>
                <w:color w:val="auto"/>
                <w:szCs w:val="26"/>
              </w:rPr>
              <w:t xml:space="preserve"> </w:t>
            </w:r>
            <w:proofErr w:type="spellStart"/>
            <w:r w:rsidR="00A836FB">
              <w:rPr>
                <w:snapToGrid/>
                <w:color w:val="auto"/>
                <w:szCs w:val="26"/>
              </w:rPr>
              <w:t>có</w:t>
            </w:r>
            <w:proofErr w:type="spellEnd"/>
            <w:r w:rsidR="00A836FB">
              <w:rPr>
                <w:snapToGrid/>
                <w:color w:val="auto"/>
                <w:szCs w:val="26"/>
                <w:lang w:val="vi-VN"/>
              </w:rPr>
              <w:t xml:space="preserve"> bảng chấm điểm rủi ro cấp độ tổ chức </w:t>
            </w:r>
            <w:proofErr w:type="spellStart"/>
            <w:r w:rsidR="00A836FB">
              <w:rPr>
                <w:snapToGrid/>
                <w:color w:val="auto"/>
                <w:szCs w:val="26"/>
              </w:rPr>
              <w:t>trên</w:t>
            </w:r>
            <w:proofErr w:type="spellEnd"/>
            <w:r w:rsidR="00A836FB">
              <w:rPr>
                <w:snapToGrid/>
                <w:color w:val="auto"/>
                <w:szCs w:val="26"/>
              </w:rPr>
              <w:t xml:space="preserve"> </w:t>
            </w:r>
            <w:proofErr w:type="spellStart"/>
            <w:r w:rsidR="00A836FB">
              <w:rPr>
                <w:snapToGrid/>
                <w:color w:val="auto"/>
                <w:szCs w:val="26"/>
              </w:rPr>
              <w:t>hệ</w:t>
            </w:r>
            <w:proofErr w:type="spellEnd"/>
            <w:r w:rsidR="00A836FB">
              <w:rPr>
                <w:snapToGrid/>
                <w:color w:val="auto"/>
                <w:szCs w:val="26"/>
              </w:rPr>
              <w:t xml:space="preserve"> </w:t>
            </w:r>
            <w:proofErr w:type="spellStart"/>
            <w:r w:rsidR="00A836FB">
              <w:rPr>
                <w:snapToGrid/>
                <w:color w:val="auto"/>
                <w:szCs w:val="26"/>
              </w:rPr>
              <w:t>thống</w:t>
            </w:r>
            <w:proofErr w:type="spellEnd"/>
            <w:r w:rsidR="00A836FB">
              <w:rPr>
                <w:snapToGrid/>
                <w:color w:val="auto"/>
                <w:szCs w:val="26"/>
                <w:lang w:val="vi-VN"/>
              </w:rPr>
              <w:t xml:space="preserve"> </w:t>
            </w:r>
            <w:r w:rsidR="00A836FB"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w:t>
            </w:r>
            <w:r w:rsidR="007230BA">
              <w:rPr>
                <w:i/>
                <w:iCs/>
                <w:snapToGrid/>
                <w:color w:val="auto"/>
                <w:szCs w:val="26"/>
                <w:lang w:val="vi-VN"/>
              </w:rPr>
              <w:t>đánh giá rủi ro liê</w:t>
            </w:r>
            <w:r w:rsidRPr="00221D44">
              <w:rPr>
                <w:i/>
                <w:iCs/>
                <w:snapToGrid/>
                <w:color w:val="auto"/>
                <w:szCs w:val="26"/>
                <w:lang w:val="vi-VN"/>
              </w:rPr>
              <w:t xml:space="preserve">n quan đến </w:t>
            </w:r>
            <w:r>
              <w:rPr>
                <w:i/>
                <w:iCs/>
                <w:snapToGrid/>
                <w:color w:val="auto"/>
                <w:szCs w:val="26"/>
                <w:lang w:val="vi-VN"/>
              </w:rPr>
              <w:t>hoạt động</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A31A554" w14:textId="77777777" w:rsidTr="00DF74CF">
        <w:tc>
          <w:tcPr>
            <w:tcW w:w="817" w:type="dxa"/>
            <w:shd w:val="clear" w:color="auto" w:fill="auto"/>
          </w:tcPr>
          <w:p w14:paraId="11DAC086" w14:textId="77777777" w:rsidR="00397DFE" w:rsidRPr="002F4F88" w:rsidRDefault="00397DFE" w:rsidP="00911D8A">
            <w:pPr>
              <w:pStyle w:val="ListParagraph"/>
              <w:numPr>
                <w:ilvl w:val="0"/>
                <w:numId w:val="78"/>
              </w:numPr>
            </w:pPr>
          </w:p>
        </w:tc>
        <w:tc>
          <w:tcPr>
            <w:tcW w:w="1877" w:type="dxa"/>
            <w:shd w:val="clear" w:color="auto" w:fill="auto"/>
          </w:tcPr>
          <w:p w14:paraId="1018956C"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A290151" w14:textId="757612DD"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70CB1834" w14:textId="7E0E3940" w:rsidR="00AA347F" w:rsidRDefault="00AA347F"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w:t>
            </w:r>
          </w:p>
          <w:p w14:paraId="322432EE" w14:textId="23A0F45B"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31C29846" w14:textId="77777777"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BAEF4A5" w14:textId="736C8CCF" w:rsidR="00FB65D6" w:rsidRDefault="00FB65D6" w:rsidP="00FB65D6">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hoạt</w:t>
            </w:r>
            <w:proofErr w:type="spellEnd"/>
            <w:r>
              <w:rPr>
                <w:snapToGrid/>
                <w:color w:val="auto"/>
                <w:szCs w:val="26"/>
                <w:lang w:val="vi-VN"/>
              </w:rPr>
              <w:t xml:space="preserve"> động hiển thị phân cấp cha-con dạng cây</w:t>
            </w:r>
          </w:p>
          <w:p w14:paraId="62F9AF7D"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ADAA875" w14:textId="2D741E35" w:rsidR="00AA347F" w:rsidRDefault="00AA347F"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w:t>
            </w:r>
          </w:p>
          <w:p w14:paraId="1FCE4014" w14:textId="02B73E38" w:rsidR="00397DFE" w:rsidRDefault="00397DFE"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1C0BE00E" w14:textId="77777777" w:rsidR="005D73F1" w:rsidRDefault="00397DFE"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5A0F05B" w14:textId="13993066"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Giao diện:</w:t>
            </w:r>
            <w:r w:rsidR="002261BB">
              <w:rPr>
                <w:snapToGrid/>
                <w:color w:val="auto"/>
                <w:szCs w:val="26"/>
                <w:lang w:val="vi-VN"/>
              </w:rPr>
              <w:t xml:space="preserve"> </w:t>
            </w:r>
            <w:hyperlink r:id="rId29" w:anchor="id=4xvg5x&amp;p=5__danh_muc_hoat_dong&amp;g=1" w:history="1">
              <w:r w:rsidR="002261BB" w:rsidRPr="00A44996">
                <w:rPr>
                  <w:rStyle w:val="Hyperlink"/>
                  <w:snapToGrid/>
                  <w:szCs w:val="26"/>
                  <w:lang w:val="vi-VN"/>
                </w:rPr>
                <w:t>https://f2z0rj.axshare.com/#id=4xvg5x&amp;p=5__danh_muc_hoat_dong&amp;g=1</w:t>
              </w:r>
            </w:hyperlink>
          </w:p>
        </w:tc>
      </w:tr>
    </w:tbl>
    <w:p w14:paraId="6DA07249" w14:textId="77777777" w:rsidR="00397DFE" w:rsidRPr="007C63A5" w:rsidRDefault="00397DFE" w:rsidP="00397DFE">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3F4D5481" w14:textId="77777777" w:rsidR="00397DFE" w:rsidRDefault="00397DFE" w:rsidP="00397DFE">
      <w:pPr>
        <w:pStyle w:val="tvHeading111"/>
      </w:pPr>
      <w:bookmarkStart w:id="81" w:name="_Toc87368211"/>
      <w:proofErr w:type="spellStart"/>
      <w:r>
        <w:t>Danh</w:t>
      </w:r>
      <w:proofErr w:type="spellEnd"/>
      <w:r>
        <w:t xml:space="preserve"> </w:t>
      </w:r>
      <w:proofErr w:type="spellStart"/>
      <w:r>
        <w:t>mục</w:t>
      </w:r>
      <w:proofErr w:type="spellEnd"/>
      <w:r>
        <w:t xml:space="preserve"> </w:t>
      </w:r>
      <w:proofErr w:type="spellStart"/>
      <w:r>
        <w:t>quy</w:t>
      </w:r>
      <w:proofErr w:type="spellEnd"/>
      <w:r>
        <w:t xml:space="preserve"> </w:t>
      </w:r>
      <w:proofErr w:type="spellStart"/>
      <w:r>
        <w:t>trình</w:t>
      </w:r>
      <w:bookmarkEnd w:id="81"/>
      <w:proofErr w:type="spellEnd"/>
    </w:p>
    <w:p w14:paraId="14AFA79E" w14:textId="5EC2CC15" w:rsidR="00397DFE" w:rsidRPr="002F4F88" w:rsidRDefault="00397DFE" w:rsidP="00397DFE">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FB195B" w:rsidRPr="00FB195B">
        <w:rPr>
          <w:szCs w:val="26"/>
        </w:rPr>
        <w:t>quản</w:t>
      </w:r>
      <w:proofErr w:type="spellEnd"/>
      <w:r w:rsidR="00FB195B" w:rsidRPr="00FB195B">
        <w:rPr>
          <w:szCs w:val="26"/>
          <w:lang w:val="vi-VN"/>
        </w:rPr>
        <w:t xml:space="preserve"> </w:t>
      </w:r>
      <w:r w:rsidR="00FB195B">
        <w:rPr>
          <w:szCs w:val="26"/>
          <w:lang w:val="vi-VN"/>
        </w:rPr>
        <w:t xml:space="preserve">lý các quy </w:t>
      </w:r>
      <w:r w:rsidR="0070751B">
        <w:rPr>
          <w:szCs w:val="26"/>
          <w:lang w:val="vi-VN"/>
        </w:rPr>
        <w:t>trình nghiệp vụ, quy trình thực hiện công việc trong doanh nghiệp, đây là đối tượng có thể được kiểm toán</w:t>
      </w:r>
    </w:p>
    <w:p w14:paraId="31BE0834" w14:textId="77777777" w:rsidR="00397DFE" w:rsidRDefault="00397DFE" w:rsidP="00397DFE">
      <w:pPr>
        <w:rPr>
          <w:szCs w:val="26"/>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w:t>
      </w:r>
    </w:p>
    <w:p w14:paraId="5375FB1B"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0D75294C" w14:textId="77777777" w:rsidTr="00DF74CF">
        <w:trPr>
          <w:trHeight w:val="449"/>
        </w:trPr>
        <w:tc>
          <w:tcPr>
            <w:tcW w:w="817" w:type="dxa"/>
            <w:shd w:val="clear" w:color="auto" w:fill="auto"/>
          </w:tcPr>
          <w:p w14:paraId="702F1D09"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5A79E77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1B2A51E"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2F4F88" w14:paraId="51F2E84A" w14:textId="77777777" w:rsidTr="00DF74CF">
        <w:tc>
          <w:tcPr>
            <w:tcW w:w="817" w:type="dxa"/>
            <w:shd w:val="clear" w:color="auto" w:fill="auto"/>
          </w:tcPr>
          <w:p w14:paraId="62BE0154" w14:textId="77777777" w:rsidR="00397DFE" w:rsidRPr="002F4F88" w:rsidRDefault="00397DFE" w:rsidP="00911D8A">
            <w:pPr>
              <w:pStyle w:val="ListParagraph"/>
              <w:numPr>
                <w:ilvl w:val="0"/>
                <w:numId w:val="82"/>
              </w:numPr>
            </w:pPr>
          </w:p>
        </w:tc>
        <w:tc>
          <w:tcPr>
            <w:tcW w:w="1877" w:type="dxa"/>
            <w:shd w:val="clear" w:color="auto" w:fill="auto"/>
          </w:tcPr>
          <w:p w14:paraId="2E45E09D"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49C6AC7E" w14:textId="05773E3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sidR="00463F31">
              <w:rPr>
                <w:snapToGrid/>
                <w:color w:val="auto"/>
                <w:szCs w:val="26"/>
                <w:lang w:val="vi-VN"/>
              </w:rPr>
              <w:t>, nhập các</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65D44639" w14:textId="68087A74"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284EAC07" w14:textId="4215D32D" w:rsidR="00A40503" w:rsidRDefault="00A40503"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quy trình</w:t>
            </w:r>
            <w:ins w:id="82" w:author="LienNTQ" w:date="2021-10-28T09:22:00Z">
              <w:r w:rsidR="00575D5D">
                <w:rPr>
                  <w:snapToGrid/>
                  <w:color w:val="auto"/>
                  <w:szCs w:val="26"/>
                  <w:lang w:val="vi-VN"/>
                </w:rPr>
                <w:t>*</w:t>
              </w:r>
            </w:ins>
            <w:r>
              <w:rPr>
                <w:snapToGrid/>
                <w:color w:val="auto"/>
                <w:szCs w:val="26"/>
                <w:lang w:val="vi-VN"/>
              </w:rPr>
              <w:t xml:space="preserve">: </w:t>
            </w:r>
            <w:r>
              <w:rPr>
                <w:bCs/>
                <w:szCs w:val="26"/>
                <w:lang w:val="vi-VN"/>
              </w:rPr>
              <w:t>không được nhập trùng</w:t>
            </w:r>
          </w:p>
          <w:p w14:paraId="1B96DA7E" w14:textId="4ACAD3DB"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Pr>
                <w:snapToGrid/>
                <w:color w:val="auto"/>
                <w:szCs w:val="26"/>
              </w:rPr>
              <w:t xml:space="preserve">*: </w:t>
            </w:r>
            <w:r w:rsidR="0083340E">
              <w:rPr>
                <w:snapToGrid/>
                <w:color w:val="auto"/>
                <w:szCs w:val="26"/>
                <w:lang w:val="vi-VN"/>
              </w:rPr>
              <w:t>c</w:t>
            </w:r>
            <w:proofErr w:type="spellStart"/>
            <w:r>
              <w:rPr>
                <w:snapToGrid/>
                <w:color w:val="auto"/>
                <w:szCs w:val="26"/>
              </w:rPr>
              <w:t>họn</w:t>
            </w:r>
            <w:proofErr w:type="spellEnd"/>
            <w:r>
              <w:rPr>
                <w:snapToGrid/>
                <w:color w:val="auto"/>
                <w:szCs w:val="26"/>
              </w:rPr>
              <w:t xml:space="preserve"> 1 </w:t>
            </w:r>
            <w:proofErr w:type="spellStart"/>
            <w:r w:rsidR="00CE629C">
              <w:rPr>
                <w:snapToGrid/>
                <w:color w:val="auto"/>
                <w:szCs w:val="26"/>
              </w:rPr>
              <w:t>trong</w:t>
            </w:r>
            <w:proofErr w:type="spellEnd"/>
            <w:r w:rsidR="00CE629C">
              <w:rPr>
                <w:snapToGrid/>
                <w:color w:val="auto"/>
                <w:szCs w:val="26"/>
                <w:lang w:val="vi-VN"/>
              </w:rPr>
              <w:t xml:space="preserve"> danh mục các đơn vị</w:t>
            </w:r>
            <w:r>
              <w:rPr>
                <w:snapToGrid/>
                <w:color w:val="auto"/>
                <w:szCs w:val="26"/>
              </w:rPr>
              <w:t xml:space="preserve"> </w:t>
            </w:r>
            <w:r w:rsidR="00CE629C" w:rsidRPr="00CE629C">
              <w:rPr>
                <w:i/>
                <w:iCs/>
                <w:snapToGrid/>
                <w:color w:val="0070C0"/>
                <w:szCs w:val="26"/>
                <w:lang w:val="vi-VN"/>
              </w:rPr>
              <w:t>(mục 3.1.1</w:t>
            </w:r>
            <w:r w:rsidR="00062256">
              <w:rPr>
                <w:i/>
                <w:iCs/>
                <w:snapToGrid/>
                <w:color w:val="0070C0"/>
                <w:szCs w:val="26"/>
                <w:lang w:val="vi-VN"/>
              </w:rPr>
              <w:t xml:space="preserve">), </w:t>
            </w:r>
            <w:proofErr w:type="spellStart"/>
            <w:r w:rsidR="00062256" w:rsidRPr="00BD0407">
              <w:rPr>
                <w:snapToGrid/>
                <w:color w:val="auto"/>
                <w:szCs w:val="26"/>
              </w:rPr>
              <w:t>danh</w:t>
            </w:r>
            <w:proofErr w:type="spellEnd"/>
            <w:r w:rsidR="00062256" w:rsidRPr="00BD0407">
              <w:rPr>
                <w:snapToGrid/>
                <w:color w:val="auto"/>
                <w:szCs w:val="26"/>
              </w:rPr>
              <w:t xml:space="preserve"> </w:t>
            </w:r>
            <w:proofErr w:type="spellStart"/>
            <w:r w:rsidR="00062256" w:rsidRPr="00BD0407">
              <w:rPr>
                <w:snapToGrid/>
                <w:color w:val="auto"/>
                <w:szCs w:val="26"/>
              </w:rPr>
              <w:t>sách</w:t>
            </w:r>
            <w:proofErr w:type="spellEnd"/>
            <w:r w:rsidR="00062256" w:rsidRPr="00BD0407">
              <w:rPr>
                <w:snapToGrid/>
                <w:color w:val="auto"/>
                <w:szCs w:val="26"/>
              </w:rPr>
              <w:t xml:space="preserve"> </w:t>
            </w:r>
            <w:proofErr w:type="spellStart"/>
            <w:r w:rsidR="00062256" w:rsidRPr="00BD0407">
              <w:rPr>
                <w:snapToGrid/>
                <w:color w:val="auto"/>
                <w:szCs w:val="26"/>
              </w:rPr>
              <w:t>chọn</w:t>
            </w:r>
            <w:proofErr w:type="spellEnd"/>
            <w:r w:rsidR="00062256" w:rsidRPr="00BD0407">
              <w:rPr>
                <w:snapToGrid/>
                <w:color w:val="auto"/>
                <w:szCs w:val="26"/>
              </w:rPr>
              <w:t xml:space="preserve"> </w:t>
            </w:r>
            <w:proofErr w:type="spellStart"/>
            <w:r w:rsidR="00062256" w:rsidRPr="00BD0407">
              <w:rPr>
                <w:snapToGrid/>
                <w:color w:val="auto"/>
                <w:szCs w:val="26"/>
              </w:rPr>
              <w:t>thể</w:t>
            </w:r>
            <w:proofErr w:type="spellEnd"/>
            <w:r w:rsidR="00062256" w:rsidRPr="00BD0407">
              <w:rPr>
                <w:snapToGrid/>
                <w:color w:val="auto"/>
                <w:szCs w:val="26"/>
              </w:rPr>
              <w:t xml:space="preserve"> </w:t>
            </w:r>
            <w:proofErr w:type="spellStart"/>
            <w:r w:rsidR="00062256" w:rsidRPr="00BD0407">
              <w:rPr>
                <w:snapToGrid/>
                <w:color w:val="auto"/>
                <w:szCs w:val="26"/>
              </w:rPr>
              <w:t>hiện</w:t>
            </w:r>
            <w:proofErr w:type="spellEnd"/>
            <w:r w:rsidR="00062256" w:rsidRPr="00BD0407">
              <w:rPr>
                <w:snapToGrid/>
                <w:color w:val="auto"/>
                <w:szCs w:val="26"/>
              </w:rPr>
              <w:t xml:space="preserve"> </w:t>
            </w:r>
            <w:proofErr w:type="spellStart"/>
            <w:r w:rsidR="00062256" w:rsidRPr="00BD0407">
              <w:rPr>
                <w:snapToGrid/>
                <w:color w:val="auto"/>
                <w:szCs w:val="26"/>
              </w:rPr>
              <w:t>phân</w:t>
            </w:r>
            <w:proofErr w:type="spellEnd"/>
            <w:r w:rsidR="00062256" w:rsidRPr="00BD0407">
              <w:rPr>
                <w:snapToGrid/>
                <w:color w:val="auto"/>
                <w:szCs w:val="26"/>
              </w:rPr>
              <w:t xml:space="preserve"> </w:t>
            </w:r>
            <w:proofErr w:type="spellStart"/>
            <w:r w:rsidR="00062256" w:rsidRPr="00BD0407">
              <w:rPr>
                <w:snapToGrid/>
                <w:color w:val="auto"/>
                <w:szCs w:val="26"/>
              </w:rPr>
              <w:t>cấp</w:t>
            </w:r>
            <w:proofErr w:type="spellEnd"/>
            <w:r w:rsidR="00BD0407" w:rsidRPr="00BD0407">
              <w:rPr>
                <w:snapToGrid/>
                <w:color w:val="auto"/>
                <w:szCs w:val="26"/>
              </w:rPr>
              <w:t xml:space="preserve"> </w:t>
            </w:r>
            <w:proofErr w:type="spellStart"/>
            <w:r w:rsidR="00BD0407" w:rsidRPr="00BD0407">
              <w:rPr>
                <w:snapToGrid/>
                <w:color w:val="auto"/>
                <w:szCs w:val="26"/>
              </w:rPr>
              <w:t>đơn</w:t>
            </w:r>
            <w:proofErr w:type="spellEnd"/>
            <w:r w:rsidR="00BD0407" w:rsidRPr="00BD0407">
              <w:rPr>
                <w:snapToGrid/>
                <w:color w:val="auto"/>
                <w:szCs w:val="26"/>
              </w:rPr>
              <w:t xml:space="preserve"> </w:t>
            </w:r>
            <w:proofErr w:type="spellStart"/>
            <w:r w:rsidR="00BD0407" w:rsidRPr="00BD0407">
              <w:rPr>
                <w:snapToGrid/>
                <w:color w:val="auto"/>
                <w:szCs w:val="26"/>
              </w:rPr>
              <w:t>vị</w:t>
            </w:r>
            <w:proofErr w:type="spellEnd"/>
            <w:r w:rsidR="00BD0407" w:rsidRPr="00BD0407">
              <w:rPr>
                <w:snapToGrid/>
                <w:color w:val="auto"/>
                <w:szCs w:val="26"/>
              </w:rPr>
              <w:t xml:space="preserve"> cha con</w:t>
            </w:r>
          </w:p>
          <w:p w14:paraId="0548C8D4" w14:textId="0ACE0879"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3C551A">
              <w:rPr>
                <w:snapToGrid/>
                <w:color w:val="auto"/>
                <w:szCs w:val="26"/>
                <w:lang w:val="vi-VN"/>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1</w:t>
            </w:r>
            <w:r w:rsidR="0083340E">
              <w:rPr>
                <w:snapToGrid/>
                <w:color w:val="auto"/>
                <w:szCs w:val="26"/>
                <w:lang w:val="vi-VN"/>
              </w:rPr>
              <w:t xml:space="preserve"> trong danh mục các hoạt động </w:t>
            </w:r>
            <w:r w:rsidR="0083340E" w:rsidRPr="0083340E">
              <w:rPr>
                <w:i/>
                <w:iCs/>
                <w:snapToGrid/>
                <w:color w:val="0070C0"/>
                <w:szCs w:val="26"/>
                <w:lang w:val="vi-VN"/>
              </w:rPr>
              <w:t>(mục 3.1.2)</w:t>
            </w:r>
            <w:r w:rsidR="00BD0407">
              <w:rPr>
                <w:i/>
                <w:iCs/>
                <w:snapToGrid/>
                <w:color w:val="0070C0"/>
                <w:szCs w:val="26"/>
                <w:lang w:val="vi-VN"/>
              </w:rPr>
              <w:t xml:space="preserve">, </w:t>
            </w:r>
          </w:p>
          <w:p w14:paraId="544D1135" w14:textId="77777777"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09076326" w14:textId="4FBD673E" w:rsidR="00397DFE" w:rsidRPr="005509D4"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sidRPr="00F74ABC">
              <w:rPr>
                <w:snapToGrid/>
                <w:color w:val="auto"/>
                <w:szCs w:val="26"/>
              </w:rPr>
              <w:t>Người</w:t>
            </w:r>
            <w:proofErr w:type="spellEnd"/>
            <w:r w:rsidRPr="00F74ABC">
              <w:rPr>
                <w:snapToGrid/>
                <w:color w:val="auto"/>
                <w:szCs w:val="26"/>
              </w:rPr>
              <w:t xml:space="preserve"> </w:t>
            </w:r>
            <w:proofErr w:type="spellStart"/>
            <w:r w:rsidRPr="00F74ABC">
              <w:rPr>
                <w:snapToGrid/>
                <w:color w:val="auto"/>
                <w:szCs w:val="26"/>
              </w:rPr>
              <w:t>phụ</w:t>
            </w:r>
            <w:proofErr w:type="spellEnd"/>
            <w:r w:rsidRPr="00F74ABC">
              <w:rPr>
                <w:snapToGrid/>
                <w:color w:val="auto"/>
                <w:szCs w:val="26"/>
              </w:rPr>
              <w:t xml:space="preserve"> </w:t>
            </w:r>
            <w:proofErr w:type="spellStart"/>
            <w:r w:rsidRPr="00F74ABC">
              <w:rPr>
                <w:snapToGrid/>
                <w:color w:val="auto"/>
                <w:szCs w:val="26"/>
              </w:rPr>
              <w:t>trách</w:t>
            </w:r>
            <w:proofErr w:type="spellEnd"/>
            <w:r w:rsidRPr="00F74ABC">
              <w:rPr>
                <w:snapToGrid/>
                <w:color w:val="auto"/>
                <w:szCs w:val="26"/>
              </w:rPr>
              <w:t xml:space="preserve"> </w:t>
            </w:r>
            <w:proofErr w:type="spellStart"/>
            <w:r w:rsidRPr="00F74ABC">
              <w:rPr>
                <w:snapToGrid/>
                <w:color w:val="auto"/>
                <w:szCs w:val="26"/>
              </w:rPr>
              <w:t>quy</w:t>
            </w:r>
            <w:proofErr w:type="spellEnd"/>
            <w:r w:rsidRPr="00F74ABC">
              <w:rPr>
                <w:snapToGrid/>
                <w:color w:val="auto"/>
                <w:szCs w:val="26"/>
              </w:rPr>
              <w:t xml:space="preserve"> </w:t>
            </w:r>
            <w:proofErr w:type="spellStart"/>
            <w:r w:rsidRPr="00F74ABC">
              <w:rPr>
                <w:snapToGrid/>
                <w:color w:val="auto"/>
                <w:szCs w:val="26"/>
              </w:rPr>
              <w:t>trình</w:t>
            </w:r>
            <w:proofErr w:type="spellEnd"/>
            <w:r w:rsidR="00A76893">
              <w:rPr>
                <w:snapToGrid/>
                <w:color w:val="auto"/>
                <w:szCs w:val="26"/>
                <w:lang w:val="vi-VN"/>
              </w:rPr>
              <w:t>*</w:t>
            </w:r>
            <w:r w:rsidR="006B7A5C">
              <w:rPr>
                <w:snapToGrid/>
                <w:color w:val="auto"/>
                <w:szCs w:val="26"/>
                <w:lang w:val="vi-VN"/>
              </w:rPr>
              <w:t xml:space="preserve">: chọn 1 trong danh sách người dùng </w:t>
            </w:r>
            <w:r w:rsidR="00107A18">
              <w:rPr>
                <w:snapToGrid/>
                <w:color w:val="auto"/>
                <w:szCs w:val="26"/>
                <w:lang w:val="vi-VN"/>
              </w:rPr>
              <w:t xml:space="preserve">ở trạng thái Hoạt động </w:t>
            </w:r>
            <w:r w:rsidR="00107A18" w:rsidRPr="00107A18">
              <w:rPr>
                <w:i/>
                <w:iCs/>
                <w:snapToGrid/>
                <w:color w:val="0070C0"/>
                <w:szCs w:val="26"/>
                <w:lang w:val="vi-VN"/>
              </w:rPr>
              <w:t>(mục 2.1.1)</w:t>
            </w:r>
            <w:r w:rsidR="00107A18">
              <w:rPr>
                <w:snapToGrid/>
                <w:color w:val="auto"/>
                <w:szCs w:val="26"/>
                <w:lang w:val="vi-VN"/>
              </w:rPr>
              <w:t xml:space="preserve"> </w:t>
            </w:r>
            <w:r w:rsidR="006B7A5C">
              <w:rPr>
                <w:snapToGrid/>
                <w:color w:val="auto"/>
                <w:szCs w:val="26"/>
                <w:lang w:val="vi-VN"/>
              </w:rPr>
              <w:t>của hệ thống</w:t>
            </w:r>
            <w:r w:rsidR="008C298F">
              <w:rPr>
                <w:snapToGrid/>
                <w:color w:val="auto"/>
                <w:szCs w:val="26"/>
                <w:lang w:val="vi-VN"/>
              </w:rPr>
              <w:t>, danh sách hiển thị trên pop up cho phép tìm kiếm theo đơn vị</w:t>
            </w:r>
            <w:r w:rsidR="00A76893">
              <w:rPr>
                <w:snapToGrid/>
                <w:color w:val="auto"/>
                <w:szCs w:val="26"/>
                <w:lang w:val="vi-VN"/>
              </w:rPr>
              <w:t>, họ tên,</w:t>
            </w:r>
            <w:r w:rsidR="008C298F">
              <w:rPr>
                <w:snapToGrid/>
                <w:color w:val="auto"/>
                <w:szCs w:val="26"/>
                <w:lang w:val="vi-VN"/>
              </w:rPr>
              <w:t xml:space="preserve"> và </w:t>
            </w:r>
            <w:r w:rsidR="00393637">
              <w:rPr>
                <w:snapToGrid/>
                <w:color w:val="auto"/>
                <w:szCs w:val="26"/>
                <w:lang w:val="vi-VN"/>
              </w:rPr>
              <w:t xml:space="preserve">email </w:t>
            </w:r>
            <w:r w:rsidR="008C298F">
              <w:rPr>
                <w:snapToGrid/>
                <w:color w:val="auto"/>
                <w:szCs w:val="26"/>
                <w:lang w:val="vi-VN"/>
              </w:rPr>
              <w:t>người dùng</w:t>
            </w:r>
          </w:p>
          <w:p w14:paraId="0D9061B9" w14:textId="77777777" w:rsidR="005509D4" w:rsidRPr="0043701F" w:rsidRDefault="005509D4"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lang w:val="vi-VN"/>
              </w:rPr>
              <w:t>: nhập đoạn text</w:t>
            </w:r>
          </w:p>
          <w:p w14:paraId="4EF8B6C3" w14:textId="77777777"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Giao</w:t>
            </w:r>
            <w:proofErr w:type="spellEnd"/>
            <w:r>
              <w:rPr>
                <w:snapToGrid/>
                <w:color w:val="auto"/>
                <w:szCs w:val="26"/>
                <w:lang w:val="vi-VN"/>
              </w:rPr>
              <w:t xml:space="preserve"> diện:</w:t>
            </w:r>
          </w:p>
          <w:p w14:paraId="4C1B64B2" w14:textId="43929A15" w:rsidR="0043701F" w:rsidRPr="005509D4" w:rsidRDefault="00C4294D" w:rsidP="0043701F">
            <w:pPr>
              <w:pStyle w:val="NormalIndent"/>
              <w:keepNext w:val="0"/>
              <w:keepLines/>
              <w:widowControl w:val="0"/>
              <w:numPr>
                <w:ilvl w:val="0"/>
                <w:numId w:val="15"/>
              </w:numPr>
              <w:spacing w:before="0" w:after="0" w:line="312" w:lineRule="auto"/>
              <w:jc w:val="left"/>
              <w:rPr>
                <w:snapToGrid/>
                <w:color w:val="auto"/>
                <w:szCs w:val="26"/>
              </w:rPr>
            </w:pPr>
            <w:hyperlink r:id="rId30" w:anchor="id=fu6m5f&amp;p=8__them_moi_quy_trinh&amp;g=1" w:history="1">
              <w:r w:rsidR="0043701F" w:rsidRPr="00A44996">
                <w:rPr>
                  <w:rStyle w:val="Hyperlink"/>
                  <w:snapToGrid/>
                  <w:szCs w:val="26"/>
                </w:rPr>
                <w:t>https://f2z0rj.axshare.com/#id=fu6m5f&amp;p=8__them_moi_quy_trinh&amp;g=1</w:t>
              </w:r>
            </w:hyperlink>
          </w:p>
        </w:tc>
      </w:tr>
      <w:tr w:rsidR="009148A6" w:rsidRPr="002F4F88" w14:paraId="7DEB1B81" w14:textId="77777777" w:rsidTr="00DF74CF">
        <w:tc>
          <w:tcPr>
            <w:tcW w:w="817" w:type="dxa"/>
            <w:shd w:val="clear" w:color="auto" w:fill="auto"/>
          </w:tcPr>
          <w:p w14:paraId="0249B502" w14:textId="77777777" w:rsidR="009148A6" w:rsidRPr="002F4F88" w:rsidRDefault="009148A6" w:rsidP="00911D8A">
            <w:pPr>
              <w:pStyle w:val="ListParagraph"/>
              <w:numPr>
                <w:ilvl w:val="0"/>
                <w:numId w:val="82"/>
              </w:numPr>
            </w:pPr>
          </w:p>
        </w:tc>
        <w:tc>
          <w:tcPr>
            <w:tcW w:w="1877" w:type="dxa"/>
            <w:shd w:val="clear" w:color="auto" w:fill="auto"/>
          </w:tcPr>
          <w:p w14:paraId="60B1AF84" w14:textId="3B4DEE38" w:rsidR="009148A6" w:rsidRDefault="009148A6" w:rsidP="009148A6">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149F708" w14:textId="77777777" w:rsidR="009148A6" w:rsidRDefault="009148A6" w:rsidP="009148A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1BA75817" w14:textId="4C75003A" w:rsidR="00D15195" w:rsidRDefault="005E2968" w:rsidP="009148A6">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lang w:val="vi-VN"/>
              </w:rPr>
              <w:t xml:space="preserve"> tồn tại cuộc kiểm toán có phạm vi kiểm toán chứa </w:t>
            </w:r>
            <w:r w:rsidR="00037B33">
              <w:rPr>
                <w:snapToGrid/>
                <w:color w:val="auto"/>
                <w:szCs w:val="26"/>
                <w:lang w:val="vi-VN"/>
              </w:rPr>
              <w:t xml:space="preserve">1 </w:t>
            </w:r>
            <w:r>
              <w:rPr>
                <w:snapToGrid/>
                <w:color w:val="auto"/>
                <w:szCs w:val="26"/>
                <w:lang w:val="vi-VN"/>
              </w:rPr>
              <w:t>quy trình thì không cho phép s</w:t>
            </w:r>
            <w:r w:rsidR="009216D3">
              <w:rPr>
                <w:snapToGrid/>
                <w:color w:val="auto"/>
                <w:szCs w:val="26"/>
                <w:lang w:val="vi-VN"/>
              </w:rPr>
              <w:t>ửa quy trình đó</w:t>
            </w:r>
          </w:p>
        </w:tc>
      </w:tr>
      <w:tr w:rsidR="00397DFE" w:rsidRPr="002F4F88" w14:paraId="29C044C8" w14:textId="77777777" w:rsidTr="00DF74CF">
        <w:tc>
          <w:tcPr>
            <w:tcW w:w="817" w:type="dxa"/>
            <w:shd w:val="clear" w:color="auto" w:fill="auto"/>
          </w:tcPr>
          <w:p w14:paraId="6EC640BD" w14:textId="77777777" w:rsidR="00397DFE" w:rsidRPr="002F4F88" w:rsidRDefault="00397DFE" w:rsidP="00911D8A">
            <w:pPr>
              <w:pStyle w:val="ListParagraph"/>
              <w:numPr>
                <w:ilvl w:val="0"/>
                <w:numId w:val="82"/>
              </w:numPr>
            </w:pPr>
          </w:p>
        </w:tc>
        <w:tc>
          <w:tcPr>
            <w:tcW w:w="1877" w:type="dxa"/>
            <w:shd w:val="clear" w:color="auto" w:fill="auto"/>
          </w:tcPr>
          <w:p w14:paraId="46AE750A"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2DCCED81" w14:textId="7788B108"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4F0EE25F" w14:textId="77777777" w:rsidTr="00DF74CF">
        <w:tc>
          <w:tcPr>
            <w:tcW w:w="817" w:type="dxa"/>
            <w:shd w:val="clear" w:color="auto" w:fill="auto"/>
          </w:tcPr>
          <w:p w14:paraId="21CA554C" w14:textId="77777777" w:rsidR="00397DFE" w:rsidRPr="002F4F88" w:rsidRDefault="00397DFE" w:rsidP="00911D8A">
            <w:pPr>
              <w:pStyle w:val="ListParagraph"/>
              <w:numPr>
                <w:ilvl w:val="0"/>
                <w:numId w:val="82"/>
              </w:numPr>
            </w:pPr>
          </w:p>
        </w:tc>
        <w:tc>
          <w:tcPr>
            <w:tcW w:w="1877" w:type="dxa"/>
            <w:shd w:val="clear" w:color="auto" w:fill="auto"/>
          </w:tcPr>
          <w:p w14:paraId="6A3702CC"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5B73432B"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6FE4BA82" w14:textId="7771207C"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161767">
              <w:rPr>
                <w:i/>
                <w:iCs/>
                <w:snapToGrid/>
                <w:color w:val="auto"/>
                <w:szCs w:val="26"/>
              </w:rPr>
              <w:t>Bạn</w:t>
            </w:r>
            <w:proofErr w:type="spellEnd"/>
            <w:r w:rsidRPr="00161767">
              <w:rPr>
                <w:i/>
                <w:iCs/>
                <w:snapToGrid/>
                <w:color w:val="auto"/>
                <w:szCs w:val="26"/>
              </w:rPr>
              <w:t xml:space="preserve"> </w:t>
            </w:r>
            <w:proofErr w:type="spellStart"/>
            <w:r w:rsidRPr="00161767">
              <w:rPr>
                <w:i/>
                <w:iCs/>
                <w:snapToGrid/>
                <w:color w:val="auto"/>
                <w:szCs w:val="26"/>
              </w:rPr>
              <w:t>có</w:t>
            </w:r>
            <w:proofErr w:type="spellEnd"/>
            <w:r w:rsidRPr="00161767">
              <w:rPr>
                <w:i/>
                <w:iCs/>
                <w:snapToGrid/>
                <w:color w:val="auto"/>
                <w:szCs w:val="26"/>
              </w:rPr>
              <w:t xml:space="preserve"> </w:t>
            </w:r>
            <w:proofErr w:type="spellStart"/>
            <w:r w:rsidRPr="00161767">
              <w:rPr>
                <w:i/>
                <w:iCs/>
                <w:snapToGrid/>
                <w:color w:val="auto"/>
                <w:szCs w:val="26"/>
              </w:rPr>
              <w:t>chắc</w:t>
            </w:r>
            <w:proofErr w:type="spellEnd"/>
            <w:r w:rsidRPr="00161767">
              <w:rPr>
                <w:i/>
                <w:iCs/>
                <w:snapToGrid/>
                <w:color w:val="auto"/>
                <w:szCs w:val="26"/>
              </w:rPr>
              <w:t xml:space="preserve"> </w:t>
            </w:r>
            <w:proofErr w:type="spellStart"/>
            <w:r w:rsidRPr="00161767">
              <w:rPr>
                <w:i/>
                <w:iCs/>
                <w:snapToGrid/>
                <w:color w:val="auto"/>
                <w:szCs w:val="26"/>
              </w:rPr>
              <w:t>chắm</w:t>
            </w:r>
            <w:proofErr w:type="spellEnd"/>
            <w:r w:rsidRPr="00161767">
              <w:rPr>
                <w:i/>
                <w:iCs/>
                <w:snapToGrid/>
                <w:color w:val="auto"/>
                <w:szCs w:val="26"/>
              </w:rPr>
              <w:t xml:space="preserve"> </w:t>
            </w:r>
            <w:proofErr w:type="spellStart"/>
            <w:r w:rsidRPr="00161767">
              <w:rPr>
                <w:i/>
                <w:iCs/>
                <w:snapToGrid/>
                <w:color w:val="auto"/>
                <w:szCs w:val="26"/>
              </w:rPr>
              <w:t>muốn</w:t>
            </w:r>
            <w:proofErr w:type="spellEnd"/>
            <w:r w:rsidRPr="00161767">
              <w:rPr>
                <w:i/>
                <w:iCs/>
                <w:snapToGrid/>
                <w:color w:val="auto"/>
                <w:szCs w:val="26"/>
              </w:rPr>
              <w:t xml:space="preserve"> </w:t>
            </w:r>
            <w:proofErr w:type="spellStart"/>
            <w:r w:rsidR="00161767">
              <w:rPr>
                <w:i/>
                <w:iCs/>
                <w:snapToGrid/>
                <w:color w:val="auto"/>
                <w:szCs w:val="26"/>
              </w:rPr>
              <w:t>xoá</w:t>
            </w:r>
            <w:proofErr w:type="spellEnd"/>
            <w:r w:rsidR="00161767">
              <w:rPr>
                <w:i/>
                <w:iCs/>
                <w:snapToGrid/>
                <w:color w:val="auto"/>
                <w:szCs w:val="26"/>
                <w:lang w:val="vi-VN"/>
              </w:rPr>
              <w:t xml:space="preserve"> bản ghi này? kèm theo tên quy trình”</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34D41107" w14:textId="77777777" w:rsidR="00397DFE" w:rsidRDefault="00397DFE" w:rsidP="00911D8A">
            <w:pPr>
              <w:pStyle w:val="NormalIndent"/>
              <w:keepNext w:val="0"/>
              <w:keepLines/>
              <w:widowControl w:val="0"/>
              <w:numPr>
                <w:ilvl w:val="0"/>
                <w:numId w:val="123"/>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223D0F62" w14:textId="77777777" w:rsidR="00161767" w:rsidRDefault="00397DFE" w:rsidP="00911D8A">
            <w:pPr>
              <w:pStyle w:val="NormalIndent"/>
              <w:keepNext w:val="0"/>
              <w:keepLines/>
              <w:widowControl w:val="0"/>
              <w:numPr>
                <w:ilvl w:val="0"/>
                <w:numId w:val="123"/>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368608DD" w14:textId="4D3BDCCA" w:rsidR="007230BA" w:rsidRPr="002F4F88" w:rsidRDefault="007230BA" w:rsidP="0016176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lang w:val="vi-VN"/>
              </w:rPr>
              <w:t xml:space="preserve"> trình</w:t>
            </w:r>
            <w:r>
              <w:rPr>
                <w:snapToGrid/>
                <w:color w:val="auto"/>
                <w:szCs w:val="26"/>
              </w:rPr>
              <w:t xml:space="preserve"> </w:t>
            </w:r>
            <w:proofErr w:type="spellStart"/>
            <w:r w:rsidR="0016283E">
              <w:rPr>
                <w:snapToGrid/>
                <w:color w:val="auto"/>
                <w:szCs w:val="26"/>
              </w:rPr>
              <w:t>đã</w:t>
            </w:r>
            <w:proofErr w:type="spellEnd"/>
            <w:r w:rsidR="0016283E">
              <w:rPr>
                <w:snapToGrid/>
                <w:color w:val="auto"/>
                <w:szCs w:val="26"/>
              </w:rPr>
              <w:t xml:space="preserve"> </w:t>
            </w:r>
            <w:proofErr w:type="spellStart"/>
            <w:r w:rsidR="0016283E">
              <w:rPr>
                <w:snapToGrid/>
                <w:color w:val="auto"/>
                <w:szCs w:val="26"/>
              </w:rPr>
              <w:t>có</w:t>
            </w:r>
            <w:proofErr w:type="spellEnd"/>
            <w:r w:rsidR="0016283E">
              <w:rPr>
                <w:snapToGrid/>
                <w:color w:val="auto"/>
                <w:szCs w:val="26"/>
                <w:lang w:val="vi-VN"/>
              </w:rPr>
              <w:t xml:space="preserve"> bảng chấm điểm rủi ro cấp độ tổ chức </w:t>
            </w:r>
            <w:proofErr w:type="spellStart"/>
            <w:r w:rsidR="0016283E">
              <w:rPr>
                <w:snapToGrid/>
                <w:color w:val="auto"/>
                <w:szCs w:val="26"/>
              </w:rPr>
              <w:t>trên</w:t>
            </w:r>
            <w:proofErr w:type="spellEnd"/>
            <w:r w:rsidR="0016283E">
              <w:rPr>
                <w:snapToGrid/>
                <w:color w:val="auto"/>
                <w:szCs w:val="26"/>
              </w:rPr>
              <w:t xml:space="preserve"> </w:t>
            </w:r>
            <w:proofErr w:type="spellStart"/>
            <w:r w:rsidR="0016283E">
              <w:rPr>
                <w:snapToGrid/>
                <w:color w:val="auto"/>
                <w:szCs w:val="26"/>
              </w:rPr>
              <w:t>hệ</w:t>
            </w:r>
            <w:proofErr w:type="spellEnd"/>
            <w:r w:rsidR="0016283E">
              <w:rPr>
                <w:snapToGrid/>
                <w:color w:val="auto"/>
                <w:szCs w:val="26"/>
              </w:rPr>
              <w:t xml:space="preserve"> </w:t>
            </w:r>
            <w:proofErr w:type="spellStart"/>
            <w:r w:rsidR="0016283E">
              <w:rPr>
                <w:snapToGrid/>
                <w:color w:val="auto"/>
                <w:szCs w:val="26"/>
              </w:rPr>
              <w:t>thống</w:t>
            </w:r>
            <w:proofErr w:type="spellEnd"/>
            <w:r w:rsidR="0016283E">
              <w:rPr>
                <w:snapToGrid/>
                <w:color w:val="auto"/>
                <w:szCs w:val="26"/>
                <w:lang w:val="vi-VN"/>
              </w:rPr>
              <w:t xml:space="preserve"> </w:t>
            </w:r>
            <w:r w:rsidR="0016283E"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chấm điểm liên quan đến </w:t>
            </w:r>
            <w:r>
              <w:rPr>
                <w:i/>
                <w:iCs/>
                <w:snapToGrid/>
                <w:color w:val="auto"/>
                <w:szCs w:val="26"/>
                <w:lang w:val="vi-VN"/>
              </w:rPr>
              <w:t>quy trình</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253CC73" w14:textId="77777777" w:rsidTr="00DF74CF">
        <w:tc>
          <w:tcPr>
            <w:tcW w:w="817" w:type="dxa"/>
            <w:shd w:val="clear" w:color="auto" w:fill="auto"/>
          </w:tcPr>
          <w:p w14:paraId="090F396C" w14:textId="77777777" w:rsidR="00397DFE" w:rsidRPr="002F4F88" w:rsidRDefault="00397DFE" w:rsidP="00911D8A">
            <w:pPr>
              <w:pStyle w:val="ListParagraph"/>
              <w:numPr>
                <w:ilvl w:val="0"/>
                <w:numId w:val="82"/>
              </w:numPr>
            </w:pPr>
          </w:p>
        </w:tc>
        <w:tc>
          <w:tcPr>
            <w:tcW w:w="1877" w:type="dxa"/>
            <w:shd w:val="clear" w:color="auto" w:fill="auto"/>
          </w:tcPr>
          <w:p w14:paraId="281A8EB8"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DE2024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4D7384A" w14:textId="77ED55B7"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STT</w:t>
            </w:r>
          </w:p>
          <w:p w14:paraId="6FA26E4E" w14:textId="0A39C5A9"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0A4838">
              <w:rPr>
                <w:snapToGrid/>
                <w:color w:val="auto"/>
                <w:szCs w:val="26"/>
                <w:lang w:val="vi-VN"/>
              </w:rPr>
              <w:t>: hiển thị tên hoạt động</w:t>
            </w:r>
          </w:p>
          <w:p w14:paraId="7008B95B" w14:textId="4081ACE1"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0A4838">
              <w:rPr>
                <w:snapToGrid/>
                <w:color w:val="auto"/>
                <w:szCs w:val="26"/>
                <w:lang w:val="vi-VN"/>
              </w:rPr>
              <w:t>: hiển thị tên đơn vị</w:t>
            </w:r>
          </w:p>
          <w:p w14:paraId="027F65E6" w14:textId="70FD7629"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46AAEA38" w14:textId="3811C32F" w:rsidR="004F033B" w:rsidRDefault="004F033B"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quy </w:t>
            </w:r>
            <w:r w:rsidR="0014034D">
              <w:rPr>
                <w:snapToGrid/>
                <w:color w:val="auto"/>
                <w:szCs w:val="26"/>
                <w:lang w:val="vi-VN"/>
              </w:rPr>
              <w:t>trình</w:t>
            </w:r>
          </w:p>
          <w:p w14:paraId="6928CABA" w14:textId="19BBB8DE"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5CF61EC8" w14:textId="19F2515A"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C41EE5">
              <w:rPr>
                <w:snapToGrid/>
                <w:color w:val="auto"/>
                <w:szCs w:val="26"/>
              </w:rPr>
              <w:t>mặc</w:t>
            </w:r>
            <w:proofErr w:type="spellEnd"/>
            <w:r w:rsidR="00C41EE5">
              <w:rPr>
                <w:snapToGrid/>
                <w:color w:val="auto"/>
                <w:szCs w:val="26"/>
                <w:lang w:val="vi-VN"/>
              </w:rPr>
              <w:t xml:space="preserve"> định sắp xếp theo ngày tạo, cho phép sorting theo </w:t>
            </w:r>
            <w:r w:rsidR="005E7ACA">
              <w:rPr>
                <w:snapToGrid/>
                <w:color w:val="auto"/>
                <w:szCs w:val="26"/>
                <w:lang w:val="vi-VN"/>
              </w:rPr>
              <w:t xml:space="preserve">Hoạt động, Đơn vị, </w:t>
            </w:r>
            <w:r w:rsidR="00C41EE5">
              <w:rPr>
                <w:snapToGrid/>
                <w:color w:val="auto"/>
                <w:szCs w:val="26"/>
                <w:lang w:val="vi-VN"/>
              </w:rPr>
              <w:t>Tên quy</w:t>
            </w:r>
            <w:r w:rsidR="005E7ACA">
              <w:rPr>
                <w:snapToGrid/>
                <w:color w:val="auto"/>
                <w:szCs w:val="26"/>
                <w:lang w:val="vi-VN"/>
              </w:rPr>
              <w:t xml:space="preserve"> </w:t>
            </w:r>
            <w:r w:rsidR="006145DC">
              <w:rPr>
                <w:snapToGrid/>
                <w:color w:val="auto"/>
                <w:szCs w:val="26"/>
                <w:lang w:val="vi-VN"/>
              </w:rPr>
              <w:t>trình</w:t>
            </w:r>
          </w:p>
          <w:p w14:paraId="6907B6F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8043465" w14:textId="36A6066F" w:rsidR="00397DFE" w:rsidRPr="00252461"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B31511">
              <w:rPr>
                <w:snapToGrid/>
                <w:color w:val="auto"/>
                <w:szCs w:val="26"/>
                <w:lang w:val="vi-VN"/>
              </w:rPr>
              <w:t>: chọn 1 trên list đơn vị</w:t>
            </w:r>
            <w:r w:rsidR="0014034D">
              <w:rPr>
                <w:snapToGrid/>
                <w:color w:val="auto"/>
                <w:szCs w:val="26"/>
                <w:lang w:val="vi-VN"/>
              </w:rPr>
              <w:t xml:space="preserve"> phân cấp </w:t>
            </w:r>
          </w:p>
          <w:p w14:paraId="405A7D9D" w14:textId="74A53D0F" w:rsidR="00252461" w:rsidRDefault="00252461"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lang w:val="vi-VN"/>
              </w:rPr>
              <w:t>: chọn 1 trên list hoạt động</w:t>
            </w:r>
            <w:r w:rsidR="0014034D">
              <w:rPr>
                <w:snapToGrid/>
                <w:color w:val="auto"/>
                <w:szCs w:val="26"/>
                <w:lang w:val="vi-VN"/>
              </w:rPr>
              <w:t xml:space="preserve"> phân cấp</w:t>
            </w:r>
          </w:p>
          <w:p w14:paraId="045AE5C8"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471E7BDD"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2DAC3401" w14:textId="6243B8BE"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r w:rsidR="00C4294D">
              <w:fldChar w:fldCharType="begin"/>
            </w:r>
            <w:r w:rsidR="00C4294D">
              <w:instrText xml:space="preserve"> HYPERLINK "https://f2z0rj.axshare.com/" \l "id=8rv8v6&amp;p=7__danh_muc_quy_trinh&amp;g=1" </w:instrText>
            </w:r>
            <w:r w:rsidR="00C4294D">
              <w:fldChar w:fldCharType="separate"/>
            </w:r>
            <w:r w:rsidRPr="00A44996">
              <w:rPr>
                <w:rStyle w:val="Hyperlink"/>
                <w:snapToGrid/>
                <w:szCs w:val="26"/>
                <w:lang w:val="vi-VN"/>
              </w:rPr>
              <w:t>https://f2z0rj.axshare.com/#id=8rv8v6&amp;p=7__danh_muc_quy_trinh&amp;g=1</w:t>
            </w:r>
            <w:r w:rsidR="00C4294D">
              <w:rPr>
                <w:rStyle w:val="Hyperlink"/>
                <w:snapToGrid/>
                <w:szCs w:val="26"/>
                <w:lang w:val="vi-VN"/>
              </w:rPr>
              <w:fldChar w:fldCharType="end"/>
            </w:r>
          </w:p>
        </w:tc>
      </w:tr>
    </w:tbl>
    <w:p w14:paraId="23D73990" w14:textId="77777777" w:rsidR="00397DFE" w:rsidRPr="00EA3F82" w:rsidRDefault="00397DFE" w:rsidP="00397DFE">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12C7FE5D" w14:textId="76F09110" w:rsidR="00397DFE" w:rsidRPr="00F509C0" w:rsidRDefault="004D4BCD" w:rsidP="00397DFE">
      <w:pPr>
        <w:pStyle w:val="tvHeading11"/>
      </w:pPr>
      <w:bookmarkStart w:id="83" w:name="_Toc83038119"/>
      <w:bookmarkStart w:id="84" w:name="_Toc87368212"/>
      <w:proofErr w:type="spellStart"/>
      <w:r>
        <w:rPr>
          <w:lang w:val="en-US"/>
        </w:rPr>
        <w:t>Mô</w:t>
      </w:r>
      <w:proofErr w:type="spellEnd"/>
      <w:r>
        <w:rPr>
          <w:lang w:val="vi-VN"/>
        </w:rPr>
        <w:t xml:space="preserve"> hình</w:t>
      </w:r>
      <w:r w:rsidR="00A1073A">
        <w:rPr>
          <w:lang w:val="vi-VN"/>
        </w:rPr>
        <w:t xml:space="preserve"> đánh giá</w:t>
      </w:r>
      <w:bookmarkEnd w:id="83"/>
      <w:bookmarkEnd w:id="84"/>
    </w:p>
    <w:p w14:paraId="1D760057" w14:textId="355C18CE" w:rsidR="00397DFE" w:rsidRDefault="00177557" w:rsidP="00397DFE">
      <w:pPr>
        <w:pStyle w:val="tvHeading111"/>
      </w:pPr>
      <w:bookmarkStart w:id="85" w:name="_Toc87368213"/>
      <w:r>
        <w:rPr>
          <w:lang w:val="vi-VN"/>
        </w:rPr>
        <w:t>Y</w:t>
      </w:r>
      <w:proofErr w:type="spellStart"/>
      <w:r w:rsidR="00397DFE">
        <w:t>ếu</w:t>
      </w:r>
      <w:proofErr w:type="spellEnd"/>
      <w:r w:rsidR="00397DFE">
        <w:t xml:space="preserve"> </w:t>
      </w:r>
      <w:proofErr w:type="spellStart"/>
      <w:r w:rsidR="00397DFE">
        <w:t>tố</w:t>
      </w:r>
      <w:proofErr w:type="spellEnd"/>
      <w:r w:rsidR="00397DFE">
        <w:t xml:space="preserve"> </w:t>
      </w:r>
      <w:proofErr w:type="spellStart"/>
      <w:r w:rsidR="00397DFE">
        <w:t>rủi</w:t>
      </w:r>
      <w:proofErr w:type="spellEnd"/>
      <w:r w:rsidR="00397DFE">
        <w:t xml:space="preserve"> </w:t>
      </w:r>
      <w:proofErr w:type="spellStart"/>
      <w:r w:rsidR="00397DFE">
        <w:t>ro</w:t>
      </w:r>
      <w:bookmarkEnd w:id="85"/>
      <w:proofErr w:type="spellEnd"/>
    </w:p>
    <w:p w14:paraId="52F7D92E" w14:textId="7675AA5E" w:rsidR="00397DFE" w:rsidRPr="00CF36AB" w:rsidRDefault="00397DFE" w:rsidP="00397DFE">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687D92" w:rsidRPr="00687D92">
        <w:rPr>
          <w:szCs w:val="26"/>
        </w:rPr>
        <w:t>quản</w:t>
      </w:r>
      <w:proofErr w:type="spellEnd"/>
      <w:r w:rsidR="00687D92" w:rsidRPr="00687D92">
        <w:rPr>
          <w:szCs w:val="26"/>
          <w:lang w:val="vi-VN"/>
        </w:rPr>
        <w:t xml:space="preserve"> lý </w:t>
      </w:r>
      <w:proofErr w:type="spellStart"/>
      <w:r w:rsidRPr="00560058">
        <w:rPr>
          <w:bCs/>
          <w:szCs w:val="26"/>
        </w:rPr>
        <w:t>các</w:t>
      </w:r>
      <w:proofErr w:type="spellEnd"/>
      <w:r w:rsidRPr="00560058">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để</w:t>
      </w:r>
      <w:proofErr w:type="spellEnd"/>
      <w:r>
        <w:rPr>
          <w:bCs/>
          <w:szCs w:val="26"/>
        </w:rPr>
        <w:t xml:space="preserve"> </w:t>
      </w:r>
      <w:proofErr w:type="spellStart"/>
      <w:r>
        <w:rPr>
          <w:bCs/>
          <w:szCs w:val="26"/>
        </w:rPr>
        <w:t>chấm</w:t>
      </w:r>
      <w:proofErr w:type="spellEnd"/>
      <w:r>
        <w:rPr>
          <w:bCs/>
          <w:szCs w:val="26"/>
        </w:rPr>
        <w:t xml:space="preserve"> </w:t>
      </w:r>
      <w:proofErr w:type="spellStart"/>
      <w:r>
        <w:rPr>
          <w:bCs/>
          <w:szCs w:val="26"/>
        </w:rPr>
        <w:t>điểm</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đối</w:t>
      </w:r>
      <w:proofErr w:type="spellEnd"/>
      <w:r>
        <w:rPr>
          <w:bCs/>
          <w:szCs w:val="26"/>
        </w:rPr>
        <w:t xml:space="preserve"> </w:t>
      </w:r>
      <w:proofErr w:type="spellStart"/>
      <w:r>
        <w:rPr>
          <w:bCs/>
          <w:szCs w:val="26"/>
        </w:rPr>
        <w:t>tượng</w:t>
      </w:r>
      <w:proofErr w:type="spellEnd"/>
      <w:r>
        <w:rPr>
          <w:bCs/>
          <w:szCs w:val="26"/>
        </w:rPr>
        <w:t xml:space="preserve"> </w:t>
      </w:r>
      <w:proofErr w:type="spellStart"/>
      <w:r w:rsidR="00CF36AB">
        <w:rPr>
          <w:bCs/>
          <w:szCs w:val="26"/>
        </w:rPr>
        <w:t>có</w:t>
      </w:r>
      <w:proofErr w:type="spellEnd"/>
      <w:r w:rsidR="00CF36AB">
        <w:rPr>
          <w:bCs/>
          <w:szCs w:val="26"/>
          <w:lang w:val="vi-VN"/>
        </w:rPr>
        <w:t xml:space="preserve"> thể </w:t>
      </w:r>
      <w:proofErr w:type="spellStart"/>
      <w:r>
        <w:rPr>
          <w:bCs/>
          <w:szCs w:val="26"/>
        </w:rPr>
        <w:t>được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sidR="00CF36AB">
        <w:rPr>
          <w:bCs/>
          <w:szCs w:val="26"/>
          <w:lang w:val="vi-VN"/>
        </w:rPr>
        <w:t xml:space="preserve"> trong doanh nghiệp</w:t>
      </w:r>
    </w:p>
    <w:p w14:paraId="09538FCF" w14:textId="697717BF" w:rsidR="00397DFE" w:rsidRPr="00CF36AB" w:rsidRDefault="00397DFE" w:rsidP="00397DFE">
      <w:pPr>
        <w:rPr>
          <w:szCs w:val="26"/>
          <w:lang w:val="vi-VN"/>
        </w:rPr>
      </w:pPr>
      <w:r w:rsidRPr="00CF36AB">
        <w:rPr>
          <w:b/>
          <w:bCs/>
          <w:szCs w:val="26"/>
          <w:lang w:val="vi-VN"/>
        </w:rPr>
        <w:t>Vai trò thực hiện:</w:t>
      </w:r>
      <w:r w:rsidRPr="00CF36AB">
        <w:rPr>
          <w:szCs w:val="26"/>
          <w:lang w:val="vi-VN"/>
        </w:rPr>
        <w:t xml:space="preserve"> Trưởng bộ phận KTNB</w:t>
      </w:r>
      <w:r w:rsidR="00F83290">
        <w:rPr>
          <w:szCs w:val="26"/>
          <w:lang w:val="vi-VN"/>
        </w:rPr>
        <w:t>, KTV</w:t>
      </w:r>
    </w:p>
    <w:p w14:paraId="29D4D10D"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7712794B" w14:textId="77777777" w:rsidTr="00DF74CF">
        <w:trPr>
          <w:trHeight w:val="449"/>
        </w:trPr>
        <w:tc>
          <w:tcPr>
            <w:tcW w:w="817" w:type="dxa"/>
            <w:shd w:val="clear" w:color="auto" w:fill="auto"/>
          </w:tcPr>
          <w:p w14:paraId="64649B37"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2A36F5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2F40938"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1F5894" w14:paraId="6C8C908C" w14:textId="77777777" w:rsidTr="00DF74CF">
        <w:tc>
          <w:tcPr>
            <w:tcW w:w="817" w:type="dxa"/>
            <w:shd w:val="clear" w:color="auto" w:fill="auto"/>
          </w:tcPr>
          <w:p w14:paraId="1AC41BD3" w14:textId="77777777" w:rsidR="00397DFE" w:rsidRPr="002F4F88" w:rsidRDefault="00397DFE" w:rsidP="00911D8A">
            <w:pPr>
              <w:pStyle w:val="ListParagraph"/>
              <w:numPr>
                <w:ilvl w:val="0"/>
                <w:numId w:val="86"/>
              </w:numPr>
            </w:pPr>
          </w:p>
        </w:tc>
        <w:tc>
          <w:tcPr>
            <w:tcW w:w="1877" w:type="dxa"/>
            <w:shd w:val="clear" w:color="auto" w:fill="auto"/>
          </w:tcPr>
          <w:p w14:paraId="706C1E94"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7EDE050E" w14:textId="4746FFF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A22C1C">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674DC81" w14:textId="30855A86"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 xml:space="preserve"> cha:</w:t>
            </w:r>
            <w:r>
              <w:rPr>
                <w:snapToGrid/>
                <w:color w:val="auto"/>
                <w:szCs w:val="26"/>
              </w:rPr>
              <w:t xml:space="preserve"> </w:t>
            </w:r>
            <w:proofErr w:type="spellStart"/>
            <w:r w:rsidR="00103B27">
              <w:rPr>
                <w:snapToGrid/>
                <w:color w:val="auto"/>
                <w:szCs w:val="26"/>
              </w:rPr>
              <w:t>chọn</w:t>
            </w:r>
            <w:proofErr w:type="spellEnd"/>
            <w:r w:rsidR="00103B27">
              <w:rPr>
                <w:snapToGrid/>
                <w:color w:val="auto"/>
                <w:szCs w:val="26"/>
                <w:lang w:val="vi-VN"/>
              </w:rPr>
              <w:t xml:space="preserve"> 1</w:t>
            </w:r>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357493">
              <w:rPr>
                <w:snapToGrid/>
                <w:color w:val="auto"/>
                <w:szCs w:val="26"/>
              </w:rPr>
              <w:t>đã</w:t>
            </w:r>
            <w:proofErr w:type="spellEnd"/>
            <w:r w:rsidR="00357493">
              <w:rPr>
                <w:snapToGrid/>
                <w:color w:val="auto"/>
                <w:szCs w:val="26"/>
                <w:lang w:val="vi-VN"/>
              </w:rPr>
              <w:t xml:space="preserve"> tạo trước đó ở trạng thái Đ</w:t>
            </w:r>
            <w:r>
              <w:rPr>
                <w:snapToGrid/>
                <w:color w:val="auto"/>
                <w:szCs w:val="26"/>
              </w:rPr>
              <w:t xml:space="preserve">ang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sidR="00906A9E">
              <w:rPr>
                <w:snapToGrid/>
                <w:color w:val="auto"/>
                <w:szCs w:val="26"/>
                <w:lang w:val="vi-VN"/>
              </w:rPr>
              <w:t>, danh sách chọn hiển thị theo cấu trúc [Mã yếu tố]-[Tên yếu tố]</w:t>
            </w:r>
          </w:p>
          <w:p w14:paraId="6C3C026C" w14:textId="77777777" w:rsidR="00397DFE" w:rsidRPr="00D16A26" w:rsidRDefault="00397DFE" w:rsidP="00911D8A">
            <w:pPr>
              <w:pStyle w:val="NormalIndent"/>
              <w:keepNext w:val="0"/>
              <w:keepLines/>
              <w:widowControl w:val="0"/>
              <w:numPr>
                <w:ilvl w:val="0"/>
                <w:numId w:val="87"/>
              </w:numPr>
              <w:spacing w:before="0" w:after="0" w:line="312" w:lineRule="auto"/>
              <w:jc w:val="left"/>
              <w:rPr>
                <w:b/>
                <w:bCs/>
                <w:snapToGrid/>
                <w:color w:val="auto"/>
                <w:szCs w:val="26"/>
              </w:rPr>
            </w:pPr>
            <w:proofErr w:type="spellStart"/>
            <w:r w:rsidRPr="00D16A26">
              <w:rPr>
                <w:b/>
                <w:bCs/>
                <w:snapToGrid/>
                <w:color w:val="auto"/>
                <w:szCs w:val="26"/>
              </w:rPr>
              <w:t>Tên</w:t>
            </w:r>
            <w:proofErr w:type="spellEnd"/>
            <w:r w:rsidRPr="00D16A26">
              <w:rPr>
                <w:b/>
                <w:bCs/>
                <w:snapToGrid/>
                <w:color w:val="auto"/>
                <w:szCs w:val="26"/>
              </w:rPr>
              <w:t xml:space="preserve"> </w:t>
            </w: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w:t>
            </w:r>
          </w:p>
          <w:p w14:paraId="5535E6F7" w14:textId="3DAB77FB"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Mã</w:t>
            </w:r>
            <w:proofErr w:type="spellEnd"/>
            <w:r w:rsidRPr="00D16A26">
              <w:rPr>
                <w:b/>
                <w:bCs/>
                <w:snapToGrid/>
                <w:color w:val="auto"/>
                <w:szCs w:val="26"/>
              </w:rPr>
              <w:t xml:space="preserve"> </w:t>
            </w: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w:t>
            </w:r>
            <w:r w:rsidR="002A53CF" w:rsidRPr="002A53CF">
              <w:rPr>
                <w:snapToGrid/>
                <w:color w:val="auto"/>
                <w:szCs w:val="26"/>
                <w:lang w:val="vi-VN"/>
              </w:rPr>
              <w:t xml:space="preserve"> không</w:t>
            </w:r>
            <w:r w:rsidR="002A53CF">
              <w:rPr>
                <w:snapToGrid/>
                <w:color w:val="auto"/>
                <w:szCs w:val="26"/>
                <w:lang w:val="vi-VN"/>
              </w:rPr>
              <w:t xml:space="preserve"> cho phép nhập trùng</w:t>
            </w:r>
            <w:r w:rsidR="00527467">
              <w:rPr>
                <w:snapToGrid/>
                <w:color w:val="auto"/>
                <w:szCs w:val="26"/>
                <w:lang w:val="vi-VN"/>
              </w:rPr>
              <w:t>, tối đa 15 ký tự</w:t>
            </w:r>
          </w:p>
          <w:p w14:paraId="0FEA63C8" w14:textId="661D496A"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Trạng</w:t>
            </w:r>
            <w:proofErr w:type="spellEnd"/>
            <w:r w:rsidRPr="00D16A26">
              <w:rPr>
                <w:b/>
                <w:bCs/>
                <w:snapToGrid/>
                <w:color w:val="auto"/>
                <w:szCs w:val="26"/>
              </w:rPr>
              <w:t xml:space="preserve"> </w:t>
            </w:r>
            <w:proofErr w:type="spellStart"/>
            <w:r w:rsidRPr="00D16A26">
              <w:rPr>
                <w:b/>
                <w:bCs/>
                <w:snapToGrid/>
                <w:color w:val="auto"/>
                <w:szCs w:val="26"/>
              </w:rPr>
              <w:t>thái</w:t>
            </w:r>
            <w:proofErr w:type="spellEnd"/>
            <w:r w:rsidRPr="00D16A26">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B35D5E">
              <w:rPr>
                <w:snapToGrid/>
                <w:color w:val="auto"/>
                <w:szCs w:val="26"/>
                <w:lang w:val="vi-VN"/>
              </w:rPr>
              <w:t>S</w:t>
            </w:r>
            <w:r>
              <w:rPr>
                <w:snapToGrid/>
                <w:color w:val="auto"/>
                <w:szCs w:val="26"/>
              </w:rPr>
              <w:t xml:space="preserve">ử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0C9656B4" w14:textId="010A49A6" w:rsidR="003F45AD" w:rsidRPr="003F45AD" w:rsidRDefault="003F45AD" w:rsidP="00911D8A">
            <w:pPr>
              <w:pStyle w:val="NormalIndent"/>
              <w:keepNext w:val="0"/>
              <w:keepLines/>
              <w:widowControl w:val="0"/>
              <w:numPr>
                <w:ilvl w:val="0"/>
                <w:numId w:val="87"/>
              </w:numPr>
              <w:spacing w:before="0" w:after="0" w:line="312" w:lineRule="auto"/>
              <w:jc w:val="left"/>
              <w:rPr>
                <w:b/>
                <w:bCs/>
                <w:snapToGrid/>
                <w:color w:val="auto"/>
                <w:szCs w:val="26"/>
              </w:rPr>
            </w:pPr>
            <w:proofErr w:type="spellStart"/>
            <w:r w:rsidRPr="003F45AD">
              <w:rPr>
                <w:b/>
                <w:bCs/>
                <w:snapToGrid/>
                <w:color w:val="auto"/>
                <w:szCs w:val="26"/>
              </w:rPr>
              <w:t>Mô</w:t>
            </w:r>
            <w:proofErr w:type="spellEnd"/>
            <w:r w:rsidRPr="003F45AD">
              <w:rPr>
                <w:b/>
                <w:bCs/>
                <w:snapToGrid/>
                <w:color w:val="auto"/>
                <w:szCs w:val="26"/>
              </w:rPr>
              <w:t xml:space="preserve"> </w:t>
            </w:r>
            <w:proofErr w:type="spellStart"/>
            <w:r w:rsidRPr="003F45AD">
              <w:rPr>
                <w:b/>
                <w:bCs/>
                <w:snapToGrid/>
                <w:color w:val="auto"/>
                <w:szCs w:val="26"/>
              </w:rPr>
              <w:t>tả</w:t>
            </w:r>
            <w:proofErr w:type="spellEnd"/>
            <w:r>
              <w:rPr>
                <w:b/>
                <w:bCs/>
                <w:snapToGrid/>
                <w:color w:val="auto"/>
                <w:szCs w:val="26"/>
                <w:lang w:val="vi-VN"/>
              </w:rPr>
              <w:t xml:space="preserve">: </w:t>
            </w:r>
            <w:r w:rsidRPr="003F45AD">
              <w:rPr>
                <w:snapToGrid/>
                <w:color w:val="auto"/>
                <w:szCs w:val="26"/>
                <w:lang w:val="vi-VN"/>
              </w:rPr>
              <w:t>nhập đoạn text</w:t>
            </w:r>
          </w:p>
          <w:p w14:paraId="2E029F2A" w14:textId="133A0CCD" w:rsidR="00397DFE" w:rsidRPr="002F0864"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Loại</w:t>
            </w:r>
            <w:proofErr w:type="spellEnd"/>
            <w:r w:rsidRPr="00D16A26">
              <w:rPr>
                <w:b/>
                <w:bCs/>
                <w:snapToGrid/>
                <w:color w:val="auto"/>
                <w:szCs w:val="26"/>
              </w:rPr>
              <w:t xml:space="preserve"> </w:t>
            </w:r>
            <w:proofErr w:type="spellStart"/>
            <w:r w:rsidRPr="00D16A26">
              <w:rPr>
                <w:b/>
                <w:bCs/>
                <w:snapToGrid/>
                <w:color w:val="auto"/>
                <w:szCs w:val="26"/>
              </w:rPr>
              <w:t>đối</w:t>
            </w:r>
            <w:proofErr w:type="spellEnd"/>
            <w:r w:rsidRPr="00D16A26">
              <w:rPr>
                <w:b/>
                <w:bCs/>
                <w:snapToGrid/>
                <w:color w:val="auto"/>
                <w:szCs w:val="26"/>
              </w:rPr>
              <w:t xml:space="preserve"> </w:t>
            </w:r>
            <w:proofErr w:type="spellStart"/>
            <w:r w:rsidRPr="00D16A26">
              <w:rPr>
                <w:b/>
                <w:bCs/>
                <w:snapToGrid/>
                <w:color w:val="auto"/>
                <w:szCs w:val="26"/>
              </w:rPr>
              <w:t>tượng</w:t>
            </w:r>
            <w:proofErr w:type="spellEnd"/>
            <w:r w:rsidRPr="00D16A26">
              <w:rPr>
                <w:b/>
                <w:bCs/>
                <w:snapToGrid/>
                <w:color w:val="auto"/>
                <w:szCs w:val="26"/>
              </w:rPr>
              <w:t xml:space="preserve"> </w:t>
            </w:r>
            <w:proofErr w:type="spellStart"/>
            <w:r w:rsidRPr="00D16A26">
              <w:rPr>
                <w:b/>
                <w:bCs/>
                <w:snapToGrid/>
                <w:color w:val="auto"/>
                <w:szCs w:val="26"/>
              </w:rPr>
              <w:t>áp</w:t>
            </w:r>
            <w:proofErr w:type="spellEnd"/>
            <w:r w:rsidRPr="00D16A26">
              <w:rPr>
                <w:b/>
                <w:bCs/>
                <w:snapToGrid/>
                <w:color w:val="auto"/>
                <w:szCs w:val="26"/>
              </w:rPr>
              <w:t xml:space="preserve"> </w:t>
            </w:r>
            <w:proofErr w:type="spellStart"/>
            <w:r w:rsidRPr="00D16A26">
              <w:rPr>
                <w:b/>
                <w:bCs/>
                <w:snapToGrid/>
                <w:color w:val="auto"/>
                <w:szCs w:val="26"/>
              </w:rPr>
              <w:t>dụng</w:t>
            </w:r>
            <w:proofErr w:type="spellEnd"/>
            <w:r w:rsidR="00A22B56" w:rsidRPr="00D16A26">
              <w:rPr>
                <w:b/>
                <w:bCs/>
                <w:snapToGrid/>
                <w:color w:val="auto"/>
                <w:szCs w:val="26"/>
                <w:lang w:val="vi-VN"/>
              </w:rPr>
              <w:t>*</w:t>
            </w:r>
            <w:r w:rsidRPr="00D16A26">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A22B56">
              <w:rPr>
                <w:snapToGrid/>
                <w:color w:val="auto"/>
                <w:szCs w:val="26"/>
                <w:lang w:val="vi-VN"/>
              </w:rPr>
              <w:t xml:space="preserve">1 </w:t>
            </w:r>
            <w:proofErr w:type="spellStart"/>
            <w:r w:rsidR="00DA760B">
              <w:rPr>
                <w:snapToGrid/>
                <w:color w:val="auto"/>
                <w:szCs w:val="26"/>
              </w:rPr>
              <w:t>trong</w:t>
            </w:r>
            <w:proofErr w:type="spellEnd"/>
            <w:r w:rsidR="00DA760B">
              <w:rPr>
                <w:snapToGrid/>
                <w:color w:val="auto"/>
                <w:szCs w:val="26"/>
                <w:lang w:val="vi-VN"/>
              </w:rPr>
              <w:t xml:space="preserve"> số các </w:t>
            </w:r>
            <w:r w:rsidR="00A22B56">
              <w:rPr>
                <w:snapToGrid/>
                <w:color w:val="auto"/>
                <w:szCs w:val="26"/>
                <w:lang w:val="vi-VN"/>
              </w:rPr>
              <w:t xml:space="preserve">loại </w:t>
            </w:r>
            <w:r w:rsidR="00DA760B">
              <w:rPr>
                <w:snapToGrid/>
                <w:color w:val="auto"/>
                <w:szCs w:val="26"/>
                <w:lang w:val="vi-VN"/>
              </w:rPr>
              <w:t>đối t</w:t>
            </w:r>
            <w:r w:rsidR="002F0864">
              <w:rPr>
                <w:snapToGrid/>
                <w:color w:val="auto"/>
                <w:szCs w:val="26"/>
                <w:lang w:val="vi-VN"/>
              </w:rPr>
              <w:t>ượng</w:t>
            </w:r>
            <w:r w:rsidR="00756D34">
              <w:rPr>
                <w:snapToGrid/>
                <w:color w:val="auto"/>
                <w:szCs w:val="26"/>
                <w:lang w:val="vi-VN"/>
              </w:rPr>
              <w:t xml:space="preserve"> sau</w:t>
            </w:r>
            <w:r w:rsidR="002F0864">
              <w:rPr>
                <w:snapToGrid/>
                <w:color w:val="auto"/>
                <w:szCs w:val="26"/>
                <w:lang w:val="vi-VN"/>
              </w:rPr>
              <w:t>:</w:t>
            </w:r>
          </w:p>
          <w:p w14:paraId="51FCCC38" w14:textId="7FABC70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7C002618" w14:textId="472CE87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w:t>
            </w:r>
          </w:p>
          <w:p w14:paraId="20DFCA25" w14:textId="3509C70D" w:rsidR="002F0864" w:rsidRPr="00756D3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53260880" w14:textId="27CBEC00" w:rsidR="00756D34" w:rsidRPr="00756D34" w:rsidRDefault="00756D34" w:rsidP="00911D8A">
            <w:pPr>
              <w:pStyle w:val="NormalIndent"/>
              <w:keepNext w:val="0"/>
              <w:keepLines/>
              <w:widowControl w:val="0"/>
              <w:numPr>
                <w:ilvl w:val="0"/>
                <w:numId w:val="143"/>
              </w:numPr>
              <w:spacing w:before="0" w:after="0" w:line="312" w:lineRule="auto"/>
              <w:jc w:val="left"/>
              <w:rPr>
                <w:snapToGrid/>
                <w:color w:val="auto"/>
                <w:szCs w:val="26"/>
                <w:lang w:val="vi-VN"/>
              </w:rPr>
            </w:pPr>
            <w:proofErr w:type="spellStart"/>
            <w:r>
              <w:rPr>
                <w:snapToGrid/>
                <w:color w:val="auto"/>
                <w:szCs w:val="26"/>
              </w:rPr>
              <w:t>Nếu</w:t>
            </w:r>
            <w:proofErr w:type="spellEnd"/>
            <w:r>
              <w:rPr>
                <w:snapToGrid/>
                <w:color w:val="auto"/>
                <w:szCs w:val="26"/>
                <w:lang w:val="vi-VN"/>
              </w:rPr>
              <w:t xml:space="preserve"> yếu tố đang thêm là yếu tố con thì </w:t>
            </w:r>
            <w:r w:rsidR="00490E15">
              <w:rPr>
                <w:snapToGrid/>
                <w:color w:val="auto"/>
                <w:szCs w:val="26"/>
                <w:lang w:val="vi-VN"/>
              </w:rPr>
              <w:t>hệ thống</w:t>
            </w:r>
            <w:r w:rsidR="0089380D">
              <w:rPr>
                <w:snapToGrid/>
                <w:color w:val="auto"/>
                <w:szCs w:val="26"/>
                <w:lang w:val="vi-VN"/>
              </w:rPr>
              <w:t xml:space="preserve"> tự động chọn </w:t>
            </w:r>
            <w:r w:rsidR="00490E15">
              <w:rPr>
                <w:snapToGrid/>
                <w:color w:val="auto"/>
                <w:szCs w:val="26"/>
                <w:lang w:val="vi-VN"/>
              </w:rPr>
              <w:t xml:space="preserve">đối tượng áp dụng </w:t>
            </w:r>
            <w:r w:rsidR="0089380D">
              <w:rPr>
                <w:snapToGrid/>
                <w:color w:val="auto"/>
                <w:szCs w:val="26"/>
                <w:lang w:val="vi-VN"/>
              </w:rPr>
              <w:t>giống yếu tố cha, NSD không được sửa lại</w:t>
            </w:r>
          </w:p>
          <w:p w14:paraId="35A0C7E1" w14:textId="3FF0D3A6" w:rsidR="00397DFE" w:rsidRPr="0089380D" w:rsidRDefault="0069662F" w:rsidP="00911D8A">
            <w:pPr>
              <w:pStyle w:val="NormalIndent"/>
              <w:keepNext w:val="0"/>
              <w:keepLines/>
              <w:widowControl w:val="0"/>
              <w:numPr>
                <w:ilvl w:val="0"/>
                <w:numId w:val="87"/>
              </w:numPr>
              <w:spacing w:before="0" w:after="0" w:line="312" w:lineRule="auto"/>
              <w:jc w:val="left"/>
              <w:rPr>
                <w:snapToGrid/>
                <w:color w:val="auto"/>
                <w:szCs w:val="26"/>
                <w:lang w:val="vi-VN"/>
              </w:rPr>
            </w:pPr>
            <w:r w:rsidRPr="0089380D">
              <w:rPr>
                <w:b/>
                <w:bCs/>
                <w:snapToGrid/>
                <w:color w:val="auto"/>
                <w:szCs w:val="26"/>
                <w:lang w:val="vi-VN"/>
              </w:rPr>
              <w:t>Loại</w:t>
            </w:r>
            <w:r w:rsidRPr="00D16A26">
              <w:rPr>
                <w:b/>
                <w:bCs/>
                <w:snapToGrid/>
                <w:color w:val="auto"/>
                <w:szCs w:val="26"/>
                <w:lang w:val="vi-VN"/>
              </w:rPr>
              <w:t xml:space="preserve"> đơn vị</w:t>
            </w:r>
            <w:r w:rsidR="00185594">
              <w:rPr>
                <w:b/>
                <w:bCs/>
                <w:snapToGrid/>
                <w:color w:val="auto"/>
                <w:szCs w:val="26"/>
                <w:lang w:val="vi-VN"/>
              </w:rPr>
              <w:t xml:space="preserve"> áp dụng</w:t>
            </w:r>
            <w:r w:rsidRPr="00D16A26">
              <w:rPr>
                <w:b/>
                <w:bCs/>
                <w:snapToGrid/>
                <w:color w:val="auto"/>
                <w:szCs w:val="26"/>
                <w:lang w:val="vi-VN"/>
              </w:rPr>
              <w:t>:</w:t>
            </w:r>
            <w:r>
              <w:rPr>
                <w:snapToGrid/>
                <w:color w:val="auto"/>
                <w:szCs w:val="26"/>
                <w:lang w:val="vi-VN"/>
              </w:rPr>
              <w:t xml:space="preserve"> </w:t>
            </w:r>
            <w:r w:rsidRPr="00185594">
              <w:rPr>
                <w:snapToGrid/>
                <w:color w:val="auto"/>
                <w:szCs w:val="26"/>
                <w:lang w:val="vi-VN"/>
              </w:rPr>
              <w:t xml:space="preserve">Chọn trong số các loại đơn vị </w:t>
            </w:r>
            <w:r w:rsidRPr="00185594">
              <w:rPr>
                <w:i/>
                <w:iCs/>
                <w:snapToGrid/>
                <w:color w:val="0070C0"/>
                <w:szCs w:val="26"/>
                <w:lang w:val="vi-VN"/>
              </w:rPr>
              <w:t>(mục 2.3.1)</w:t>
            </w:r>
            <w:r w:rsidR="00B66329" w:rsidRPr="00185594">
              <w:rPr>
                <w:i/>
                <w:iCs/>
                <w:snapToGrid/>
                <w:color w:val="0070C0"/>
                <w:szCs w:val="26"/>
                <w:lang w:val="vi-VN"/>
              </w:rPr>
              <w:t xml:space="preserve">, </w:t>
            </w:r>
            <w:r w:rsidR="00B66329" w:rsidRPr="0089380D">
              <w:rPr>
                <w:snapToGrid/>
                <w:color w:val="auto"/>
                <w:szCs w:val="26"/>
                <w:lang w:val="vi-VN"/>
              </w:rPr>
              <w:t xml:space="preserve">cho phép chọn nhiều, nếu không chọn mặc định áp dụng cho tất cả các loại đơn </w:t>
            </w:r>
            <w:r w:rsidR="00185594" w:rsidRPr="0089380D">
              <w:rPr>
                <w:snapToGrid/>
                <w:color w:val="auto"/>
                <w:szCs w:val="26"/>
                <w:lang w:val="vi-VN"/>
              </w:rPr>
              <w:t>vị</w:t>
            </w:r>
            <w:r w:rsidR="00490E15">
              <w:rPr>
                <w:snapToGrid/>
                <w:color w:val="auto"/>
                <w:szCs w:val="26"/>
                <w:lang w:val="vi-VN"/>
              </w:rPr>
              <w:t xml:space="preserve">. Nếu yếu tố đang thêm là yếu tố cha thì hệ thống tự động chọn đơn vị áp dụng giống yếu tố cha, NSD không được sửa </w:t>
            </w:r>
          </w:p>
          <w:p w14:paraId="6C9A1678" w14:textId="76CF5095" w:rsidR="00D5112F" w:rsidRPr="00D5112F" w:rsidRDefault="00D5112F"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185594">
              <w:rPr>
                <w:b/>
                <w:bCs/>
                <w:snapToGrid/>
                <w:color w:val="auto"/>
                <w:szCs w:val="26"/>
              </w:rPr>
              <w:t>Cách</w:t>
            </w:r>
            <w:proofErr w:type="spellEnd"/>
            <w:r w:rsidRPr="00185594">
              <w:rPr>
                <w:b/>
                <w:bCs/>
                <w:snapToGrid/>
                <w:color w:val="auto"/>
                <w:szCs w:val="26"/>
                <w:lang w:val="vi-VN"/>
              </w:rPr>
              <w:t xml:space="preserve"> tính tổng điểm:</w:t>
            </w:r>
            <w:r>
              <w:rPr>
                <w:snapToGrid/>
                <w:color w:val="auto"/>
                <w:szCs w:val="26"/>
                <w:lang w:val="vi-VN"/>
              </w:rPr>
              <w:t xml:space="preserve"> chọn 1 trong 3 cách sau:</w:t>
            </w:r>
          </w:p>
          <w:p w14:paraId="43B7CBAD" w14:textId="6B4AD19A"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Trung</w:t>
            </w:r>
            <w:proofErr w:type="spellEnd"/>
            <w:r>
              <w:rPr>
                <w:snapToGrid/>
                <w:color w:val="auto"/>
                <w:szCs w:val="26"/>
                <w:lang w:val="vi-VN"/>
              </w:rPr>
              <w:t xml:space="preserve"> bình cộng</w:t>
            </w:r>
          </w:p>
          <w:p w14:paraId="30580485" w14:textId="06CE3DDE"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Bình</w:t>
            </w:r>
            <w:proofErr w:type="spellEnd"/>
            <w:r>
              <w:rPr>
                <w:snapToGrid/>
                <w:color w:val="auto"/>
                <w:szCs w:val="26"/>
                <w:lang w:val="vi-VN"/>
              </w:rPr>
              <w:t xml:space="preserve"> quân gia quyền</w:t>
            </w:r>
          </w:p>
          <w:p w14:paraId="312827DE" w14:textId="0445E800" w:rsidR="00D5112F" w:rsidRPr="00D5112F" w:rsidRDefault="00100D3B"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Tính</w:t>
            </w:r>
            <w:proofErr w:type="spellEnd"/>
            <w:r>
              <w:rPr>
                <w:snapToGrid/>
                <w:color w:val="auto"/>
                <w:szCs w:val="26"/>
                <w:lang w:val="vi-VN"/>
              </w:rPr>
              <w:t xml:space="preserve"> t</w:t>
            </w:r>
            <w:proofErr w:type="spellStart"/>
            <w:r>
              <w:rPr>
                <w:snapToGrid/>
                <w:color w:val="auto"/>
                <w:szCs w:val="26"/>
              </w:rPr>
              <w:t>ổng</w:t>
            </w:r>
            <w:proofErr w:type="spellEnd"/>
          </w:p>
          <w:p w14:paraId="7420D05C" w14:textId="210E6E0C" w:rsidR="00397DFE" w:rsidRDefault="007C0300"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Pr>
                <w:b/>
                <w:bCs/>
                <w:snapToGrid/>
                <w:color w:val="auto"/>
                <w:szCs w:val="26"/>
              </w:rPr>
              <w:t>Trọng</w:t>
            </w:r>
            <w:proofErr w:type="spellEnd"/>
            <w:r>
              <w:rPr>
                <w:b/>
                <w:bCs/>
                <w:snapToGrid/>
                <w:color w:val="auto"/>
                <w:szCs w:val="26"/>
                <w:lang w:val="vi-VN"/>
              </w:rPr>
              <w:t xml:space="preserve"> số</w:t>
            </w:r>
            <w:r w:rsidR="000C18FB" w:rsidRPr="000C18FB">
              <w:rPr>
                <w:b/>
                <w:bCs/>
                <w:snapToGrid/>
                <w:color w:val="auto"/>
                <w:szCs w:val="26"/>
                <w:lang w:val="vi-VN"/>
              </w:rPr>
              <w:t xml:space="preserve"> </w:t>
            </w:r>
            <w:r w:rsidR="000C18FB">
              <w:rPr>
                <w:b/>
                <w:bCs/>
                <w:snapToGrid/>
                <w:color w:val="auto"/>
                <w:szCs w:val="26"/>
                <w:lang w:val="vi-VN"/>
              </w:rPr>
              <w:t>(</w:t>
            </w:r>
            <w:r w:rsidR="000C18FB" w:rsidRPr="000C18FB">
              <w:rPr>
                <w:b/>
                <w:bCs/>
                <w:snapToGrid/>
                <w:color w:val="auto"/>
                <w:szCs w:val="26"/>
                <w:lang w:val="vi-VN"/>
              </w:rPr>
              <w:t>%</w:t>
            </w:r>
            <w:r w:rsidR="000C18FB">
              <w:rPr>
                <w:b/>
                <w:bCs/>
                <w:snapToGrid/>
                <w:color w:val="auto"/>
                <w:szCs w:val="26"/>
                <w:lang w:val="vi-VN"/>
              </w:rPr>
              <w:t>)</w:t>
            </w:r>
            <w:r w:rsidR="00397DFE" w:rsidRPr="000C18FB">
              <w:rPr>
                <w:b/>
                <w:bCs/>
                <w:snapToGrid/>
                <w:color w:val="auto"/>
                <w:szCs w:val="26"/>
              </w:rPr>
              <w:t>:</w:t>
            </w:r>
            <w:r w:rsidR="00D55944">
              <w:rPr>
                <w:b/>
                <w:bCs/>
                <w:snapToGrid/>
                <w:color w:val="auto"/>
                <w:szCs w:val="26"/>
                <w:lang w:val="vi-VN"/>
              </w:rPr>
              <w:t xml:space="preserve"> </w:t>
            </w:r>
            <w:r w:rsidR="00FE02A5" w:rsidRPr="00FE02A5">
              <w:rPr>
                <w:snapToGrid/>
                <w:color w:val="auto"/>
                <w:szCs w:val="26"/>
                <w:lang w:val="vi-VN"/>
              </w:rPr>
              <w:t>chỉ nhập số,</w:t>
            </w:r>
            <w:r w:rsidR="00FE02A5">
              <w:rPr>
                <w:b/>
                <w:bCs/>
                <w:snapToGrid/>
                <w:color w:val="auto"/>
                <w:szCs w:val="26"/>
                <w:lang w:val="vi-VN"/>
              </w:rPr>
              <w:t xml:space="preserve"> </w:t>
            </w:r>
            <w:r w:rsidR="00436B73">
              <w:rPr>
                <w:snapToGrid/>
                <w:color w:val="auto"/>
                <w:szCs w:val="26"/>
                <w:lang w:val="vi-VN"/>
              </w:rPr>
              <w:t>n</w:t>
            </w:r>
            <w:r w:rsidR="00D55944" w:rsidRPr="00D55944">
              <w:rPr>
                <w:snapToGrid/>
                <w:color w:val="auto"/>
                <w:szCs w:val="26"/>
                <w:lang w:val="vi-VN"/>
              </w:rPr>
              <w:t xml:space="preserve">ếu </w:t>
            </w:r>
            <w:r w:rsidR="00D55944" w:rsidRPr="00D55944">
              <w:rPr>
                <w:b/>
                <w:bCs/>
                <w:i/>
                <w:iCs/>
                <w:snapToGrid/>
                <w:color w:val="auto"/>
                <w:szCs w:val="26"/>
                <w:lang w:val="vi-VN"/>
              </w:rPr>
              <w:t>Yếu tố cha</w:t>
            </w:r>
            <w:r w:rsidR="00D55944" w:rsidRPr="00D55944">
              <w:rPr>
                <w:snapToGrid/>
                <w:color w:val="auto"/>
                <w:szCs w:val="26"/>
                <w:lang w:val="vi-VN"/>
              </w:rPr>
              <w:t xml:space="preserve"> được tính </w:t>
            </w:r>
            <w:r w:rsidR="00D55944">
              <w:rPr>
                <w:snapToGrid/>
                <w:color w:val="auto"/>
                <w:szCs w:val="26"/>
                <w:lang w:val="vi-VN"/>
              </w:rPr>
              <w:t xml:space="preserve">tổng theo </w:t>
            </w:r>
            <w:r w:rsidR="00D55944" w:rsidRPr="002B056E">
              <w:rPr>
                <w:b/>
                <w:bCs/>
                <w:i/>
                <w:iCs/>
                <w:snapToGrid/>
                <w:color w:val="auto"/>
                <w:szCs w:val="26"/>
                <w:lang w:val="vi-VN"/>
              </w:rPr>
              <w:t>Bình quân gia quyền</w:t>
            </w:r>
            <w:r w:rsidR="00D55944" w:rsidRPr="00D55944">
              <w:rPr>
                <w:snapToGrid/>
                <w:color w:val="auto"/>
                <w:szCs w:val="26"/>
                <w:lang w:val="vi-VN"/>
              </w:rPr>
              <w:t xml:space="preserve"> thì bắt buộc nhập tỷ trọng của yếu tố con</w:t>
            </w:r>
            <w:r w:rsidR="00D55944">
              <w:rPr>
                <w:snapToGrid/>
                <w:color w:val="auto"/>
                <w:szCs w:val="26"/>
                <w:lang w:val="vi-VN"/>
              </w:rPr>
              <w:t>,</w:t>
            </w:r>
            <w:r w:rsidR="00D55944" w:rsidRPr="00D55944">
              <w:rPr>
                <w:snapToGrid/>
                <w:color w:val="auto"/>
                <w:szCs w:val="26"/>
                <w:lang w:val="vi-VN"/>
              </w:rPr>
              <w:t xml:space="preserve"> </w:t>
            </w:r>
            <w:r w:rsidR="000C18FB">
              <w:rPr>
                <w:snapToGrid/>
                <w:color w:val="auto"/>
                <w:szCs w:val="26"/>
                <w:lang w:val="vi-VN"/>
              </w:rPr>
              <w:t xml:space="preserve">không </w:t>
            </w:r>
            <w:proofErr w:type="spellStart"/>
            <w:r w:rsidR="00397DFE">
              <w:rPr>
                <w:snapToGrid/>
                <w:color w:val="auto"/>
                <w:szCs w:val="26"/>
              </w:rPr>
              <w:t>được</w:t>
            </w:r>
            <w:proofErr w:type="spellEnd"/>
            <w:r w:rsidR="00397DFE">
              <w:rPr>
                <w:snapToGrid/>
                <w:color w:val="auto"/>
                <w:szCs w:val="26"/>
              </w:rPr>
              <w:t xml:space="preserve"> </w:t>
            </w:r>
            <w:proofErr w:type="spellStart"/>
            <w:r w:rsidR="00D55944">
              <w:rPr>
                <w:snapToGrid/>
                <w:color w:val="auto"/>
                <w:szCs w:val="26"/>
              </w:rPr>
              <w:t>nhập</w:t>
            </w:r>
            <w:proofErr w:type="spellEnd"/>
            <w:r w:rsidR="00D55944">
              <w:rPr>
                <w:snapToGrid/>
                <w:color w:val="auto"/>
                <w:szCs w:val="26"/>
                <w:lang w:val="vi-VN"/>
              </w:rPr>
              <w:t xml:space="preserve"> </w:t>
            </w:r>
            <w:r w:rsidR="00397DFE">
              <w:rPr>
                <w:snapToGrid/>
                <w:color w:val="auto"/>
                <w:szCs w:val="26"/>
              </w:rPr>
              <w:t>&gt; 100</w:t>
            </w:r>
            <w:r w:rsidR="00436B73">
              <w:rPr>
                <w:snapToGrid/>
                <w:color w:val="auto"/>
                <w:szCs w:val="26"/>
                <w:lang w:val="vi-VN"/>
              </w:rPr>
              <w:t xml:space="preserve">, cho phép nhập số thập </w:t>
            </w:r>
            <w:r w:rsidR="00E9499C">
              <w:rPr>
                <w:snapToGrid/>
                <w:color w:val="auto"/>
                <w:szCs w:val="26"/>
                <w:lang w:val="vi-VN"/>
              </w:rPr>
              <w:t>phân</w:t>
            </w:r>
          </w:p>
          <w:p w14:paraId="73B51306" w14:textId="77777777" w:rsidR="0022127B" w:rsidRPr="00490E15" w:rsidRDefault="0022127B" w:rsidP="00911D8A">
            <w:pPr>
              <w:pStyle w:val="NormalIndent"/>
              <w:keepNext w:val="0"/>
              <w:keepLines/>
              <w:widowControl w:val="0"/>
              <w:numPr>
                <w:ilvl w:val="0"/>
                <w:numId w:val="87"/>
              </w:numPr>
              <w:spacing w:before="0" w:after="0" w:line="312" w:lineRule="auto"/>
              <w:jc w:val="left"/>
              <w:rPr>
                <w:snapToGrid/>
                <w:color w:val="auto"/>
                <w:szCs w:val="26"/>
                <w:lang w:val="vi-VN"/>
              </w:rPr>
            </w:pPr>
            <w:r w:rsidRPr="00490E15">
              <w:rPr>
                <w:b/>
                <w:bCs/>
                <w:snapToGrid/>
                <w:color w:val="auto"/>
                <w:szCs w:val="26"/>
                <w:lang w:val="vi-VN"/>
              </w:rPr>
              <w:t>Phương thức chấm điểm:</w:t>
            </w:r>
            <w:r w:rsidRPr="00490E15">
              <w:rPr>
                <w:snapToGrid/>
                <w:color w:val="auto"/>
                <w:szCs w:val="26"/>
                <w:lang w:val="vi-VN"/>
              </w:rPr>
              <w:t xml:space="preserve"> Chọn Tự động/ Thủ công</w:t>
            </w:r>
          </w:p>
          <w:p w14:paraId="29E66085" w14:textId="6B0A96FF" w:rsidR="00397DFE" w:rsidRPr="007661EA" w:rsidRDefault="00397DFE" w:rsidP="00911D8A">
            <w:pPr>
              <w:pStyle w:val="NormalIndent"/>
              <w:keepNext w:val="0"/>
              <w:keepLines/>
              <w:widowControl w:val="0"/>
              <w:numPr>
                <w:ilvl w:val="0"/>
                <w:numId w:val="87"/>
              </w:numPr>
              <w:spacing w:before="0" w:after="0" w:line="312" w:lineRule="auto"/>
              <w:jc w:val="left"/>
              <w:rPr>
                <w:snapToGrid/>
                <w:color w:val="auto"/>
                <w:szCs w:val="26"/>
                <w:lang w:val="vi-VN"/>
              </w:rPr>
            </w:pPr>
            <w:r w:rsidRPr="00FE02A5">
              <w:rPr>
                <w:b/>
                <w:bCs/>
                <w:snapToGrid/>
                <w:color w:val="auto"/>
                <w:szCs w:val="26"/>
                <w:lang w:val="vi-VN"/>
              </w:rPr>
              <w:t xml:space="preserve">Công thức </w:t>
            </w:r>
            <w:r w:rsidR="00C6329A" w:rsidRPr="00FE02A5">
              <w:rPr>
                <w:b/>
                <w:bCs/>
                <w:snapToGrid/>
                <w:color w:val="auto"/>
                <w:szCs w:val="26"/>
                <w:lang w:val="vi-VN"/>
              </w:rPr>
              <w:t>tính</w:t>
            </w:r>
            <w:r w:rsidR="00C6329A">
              <w:rPr>
                <w:b/>
                <w:bCs/>
                <w:snapToGrid/>
                <w:color w:val="auto"/>
                <w:szCs w:val="26"/>
                <w:lang w:val="vi-VN"/>
              </w:rPr>
              <w:t xml:space="preserve"> giá trị: </w:t>
            </w:r>
            <w:r w:rsidR="00C6229C" w:rsidRPr="00C6229C">
              <w:rPr>
                <w:snapToGrid/>
                <w:color w:val="auto"/>
                <w:szCs w:val="26"/>
                <w:lang w:val="vi-VN"/>
              </w:rPr>
              <w:t>c</w:t>
            </w:r>
            <w:r w:rsidR="00F712B3" w:rsidRPr="00FE02A5">
              <w:rPr>
                <w:snapToGrid/>
                <w:color w:val="auto"/>
                <w:szCs w:val="26"/>
                <w:lang w:val="vi-VN"/>
              </w:rPr>
              <w:t>hỉ hiển thị trường này nếu phương thức chấm điểm là Tự động</w:t>
            </w:r>
            <w:r w:rsidR="007661EA">
              <w:rPr>
                <w:snapToGrid/>
                <w:color w:val="auto"/>
                <w:szCs w:val="26"/>
                <w:lang w:val="vi-VN"/>
              </w:rPr>
              <w:t xml:space="preserve">. Sau khi NSD thiết lập công thức trên pop up thì kết quả được hiển thị </w:t>
            </w:r>
            <w:r w:rsidR="003F45AD">
              <w:rPr>
                <w:snapToGrid/>
                <w:color w:val="auto"/>
                <w:szCs w:val="26"/>
                <w:lang w:val="vi-VN"/>
              </w:rPr>
              <w:t>ở đây</w:t>
            </w:r>
          </w:p>
          <w:p w14:paraId="3C906559" w14:textId="77777777" w:rsidR="00397DFE" w:rsidRDefault="00397DFE" w:rsidP="00911D8A">
            <w:pPr>
              <w:pStyle w:val="NormalIndent"/>
              <w:keepNext w:val="0"/>
              <w:keepLines/>
              <w:widowControl w:val="0"/>
              <w:numPr>
                <w:ilvl w:val="0"/>
                <w:numId w:val="142"/>
              </w:numPr>
              <w:spacing w:before="0" w:after="0" w:line="312" w:lineRule="auto"/>
              <w:jc w:val="left"/>
              <w:rPr>
                <w:snapToGrid/>
                <w:color w:val="auto"/>
                <w:szCs w:val="26"/>
                <w:lang w:val="vi-VN"/>
              </w:rPr>
            </w:pPr>
            <w:r w:rsidRPr="003F45AD">
              <w:rPr>
                <w:snapToGrid/>
                <w:color w:val="auto"/>
                <w:szCs w:val="26"/>
                <w:lang w:val="vi-VN"/>
              </w:rPr>
              <w:lastRenderedPageBreak/>
              <w:t>Thiết lập công thức:</w:t>
            </w:r>
            <w:r w:rsidR="003F45AD">
              <w:rPr>
                <w:snapToGrid/>
                <w:color w:val="auto"/>
                <w:szCs w:val="26"/>
                <w:lang w:val="vi-VN"/>
              </w:rPr>
              <w:t xml:space="preserve"> hiển thị trên pop up cho phép NSD</w:t>
            </w:r>
            <w:r w:rsidRPr="003F45AD">
              <w:rPr>
                <w:snapToGrid/>
                <w:color w:val="auto"/>
                <w:szCs w:val="26"/>
                <w:lang w:val="vi-VN"/>
              </w:rPr>
              <w:t xml:space="preserve"> thiết lập công thức tính </w:t>
            </w:r>
            <w:r w:rsidR="003F45AD">
              <w:rPr>
                <w:snapToGrid/>
                <w:color w:val="auto"/>
                <w:szCs w:val="26"/>
                <w:lang w:val="vi-VN"/>
              </w:rPr>
              <w:t>giá trị</w:t>
            </w:r>
            <w:r w:rsidRPr="003F45AD">
              <w:rPr>
                <w:snapToGrid/>
                <w:color w:val="auto"/>
                <w:szCs w:val="26"/>
                <w:lang w:val="vi-VN"/>
              </w:rPr>
              <w:t xml:space="preserve"> c</w:t>
            </w:r>
            <w:r w:rsidR="001F5894">
              <w:rPr>
                <w:snapToGrid/>
                <w:color w:val="auto"/>
                <w:szCs w:val="26"/>
                <w:lang w:val="vi-VN"/>
              </w:rPr>
              <w:t xml:space="preserve">ủa yếu tố rủi ro. </w:t>
            </w:r>
            <w:r w:rsidR="00444AD9" w:rsidRPr="00444AD9">
              <w:rPr>
                <w:snapToGrid/>
                <w:color w:val="auto"/>
                <w:szCs w:val="26"/>
                <w:highlight w:val="yellow"/>
                <w:lang w:val="vi-VN"/>
              </w:rPr>
              <w:t>(TBD)</w:t>
            </w:r>
          </w:p>
          <w:p w14:paraId="1A453846" w14:textId="1BD9DEA6" w:rsidR="00B36531" w:rsidRPr="001F5894" w:rsidRDefault="00B36531"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r w:rsidR="00C4294D">
              <w:fldChar w:fldCharType="begin"/>
            </w:r>
            <w:r w:rsidR="00C4294D">
              <w:instrText xml:space="preserve"> HYPERLINK "https://f2z0rj.axshare.com/" \l "id=w0x50b&amp;p=10__them_moi_yeu_to&amp;g=1" </w:instrText>
            </w:r>
            <w:r w:rsidR="00C4294D">
              <w:fldChar w:fldCharType="separate"/>
            </w:r>
            <w:r w:rsidRPr="00A44996">
              <w:rPr>
                <w:rStyle w:val="Hyperlink"/>
                <w:snapToGrid/>
                <w:szCs w:val="26"/>
                <w:lang w:val="vi-VN"/>
              </w:rPr>
              <w:t>https://f2z0rj.axshare.com/#id=w0x50b&amp;p=10__them_moi_yeu_to&amp;g=1</w:t>
            </w:r>
            <w:r w:rsidR="00C4294D">
              <w:rPr>
                <w:rStyle w:val="Hyperlink"/>
                <w:snapToGrid/>
                <w:szCs w:val="26"/>
                <w:lang w:val="vi-VN"/>
              </w:rPr>
              <w:fldChar w:fldCharType="end"/>
            </w:r>
          </w:p>
        </w:tc>
      </w:tr>
      <w:tr w:rsidR="00243573" w:rsidRPr="001F5894" w14:paraId="58B07ADE" w14:textId="77777777" w:rsidTr="00DF74CF">
        <w:tc>
          <w:tcPr>
            <w:tcW w:w="817" w:type="dxa"/>
            <w:shd w:val="clear" w:color="auto" w:fill="auto"/>
          </w:tcPr>
          <w:p w14:paraId="4D926471" w14:textId="77777777" w:rsidR="00243573" w:rsidRPr="002F4F88" w:rsidRDefault="00243573" w:rsidP="00911D8A">
            <w:pPr>
              <w:pStyle w:val="ListParagraph"/>
              <w:numPr>
                <w:ilvl w:val="0"/>
                <w:numId w:val="86"/>
              </w:numPr>
            </w:pPr>
          </w:p>
        </w:tc>
        <w:tc>
          <w:tcPr>
            <w:tcW w:w="1877" w:type="dxa"/>
            <w:shd w:val="clear" w:color="auto" w:fill="auto"/>
          </w:tcPr>
          <w:p w14:paraId="04243386" w14:textId="21834390" w:rsidR="00243573" w:rsidRDefault="00243573" w:rsidP="00243573">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43C3A828" w14:textId="5A1DA000" w:rsidR="00243573" w:rsidRDefault="00243573" w:rsidP="0024357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w:t>
            </w:r>
          </w:p>
          <w:p w14:paraId="19B3DDD5" w14:textId="77777777" w:rsidR="00243573" w:rsidRPr="003E40BC" w:rsidRDefault="00243573" w:rsidP="00243573">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Sửa</w:t>
            </w:r>
            <w:proofErr w:type="spellEnd"/>
            <w:r w:rsidRPr="00E62DAE">
              <w:rPr>
                <w:bCs/>
                <w:szCs w:val="26"/>
              </w:rPr>
              <w:t xml:space="preserve"> </w:t>
            </w:r>
            <w:proofErr w:type="spellStart"/>
            <w:r w:rsidRPr="00E62DAE">
              <w:rPr>
                <w:bCs/>
                <w:szCs w:val="26"/>
              </w:rPr>
              <w:t>trạng</w:t>
            </w:r>
            <w:proofErr w:type="spellEnd"/>
            <w:r w:rsidRPr="00E62DAE">
              <w:rPr>
                <w:bCs/>
                <w:szCs w:val="26"/>
              </w:rPr>
              <w:t xml:space="preserve"> </w:t>
            </w:r>
            <w:proofErr w:type="spellStart"/>
            <w:r w:rsidRPr="00E62DAE">
              <w:rPr>
                <w:bCs/>
                <w:szCs w:val="26"/>
              </w:rPr>
              <w:t>thái</w:t>
            </w:r>
            <w:proofErr w:type="spellEnd"/>
            <w:r w:rsidRPr="00E62DAE">
              <w:rPr>
                <w:bCs/>
                <w:szCs w:val="26"/>
              </w:rPr>
              <w:t xml:space="preserve"> </w:t>
            </w:r>
            <w:proofErr w:type="spellStart"/>
            <w:r w:rsidRPr="00E62DAE">
              <w:rPr>
                <w:bCs/>
                <w:szCs w:val="26"/>
              </w:rPr>
              <w:t>của</w:t>
            </w:r>
            <w:proofErr w:type="spellEnd"/>
            <w:r w:rsidRPr="00E62DAE">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từ</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thành</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n</w:t>
            </w:r>
            <w:r>
              <w:rPr>
                <w:bCs/>
                <w:szCs w:val="26"/>
              </w:rPr>
              <w:t>ày</w:t>
            </w:r>
            <w:proofErr w:type="spellEnd"/>
            <w:r>
              <w:rPr>
                <w:bCs/>
                <w:szCs w:val="26"/>
              </w:rPr>
              <w:t xml:space="preserve"> </w:t>
            </w:r>
            <w:proofErr w:type="spellStart"/>
            <w:r>
              <w:rPr>
                <w:bCs/>
                <w:szCs w:val="26"/>
              </w:rPr>
              <w:t>sẽ</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để</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rủi</w:t>
            </w:r>
            <w:proofErr w:type="spellEnd"/>
            <w:r>
              <w:rPr>
                <w:bCs/>
                <w:szCs w:val="26"/>
              </w:rPr>
              <w:t xml:space="preserve"> ro.</w:t>
            </w:r>
          </w:p>
          <w:p w14:paraId="7BD94171" w14:textId="2A18ADEC" w:rsidR="003E40BC" w:rsidRDefault="003E40BC" w:rsidP="00243573">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w:t>
            </w:r>
            <w:r w:rsidR="00904EB8">
              <w:rPr>
                <w:snapToGrid/>
                <w:color w:val="auto"/>
                <w:szCs w:val="26"/>
                <w:lang w:val="vi-VN"/>
              </w:rPr>
              <w:t xml:space="preserve">sửa không làm thay đổi </w:t>
            </w:r>
            <w:r w:rsidR="002D235F">
              <w:rPr>
                <w:snapToGrid/>
                <w:color w:val="auto"/>
                <w:szCs w:val="26"/>
                <w:lang w:val="vi-VN"/>
              </w:rPr>
              <w:t xml:space="preserve">dữ liệu </w:t>
            </w:r>
            <w:r w:rsidR="00904EB8">
              <w:rPr>
                <w:snapToGrid/>
                <w:color w:val="auto"/>
                <w:szCs w:val="26"/>
                <w:lang w:val="vi-VN"/>
              </w:rPr>
              <w:t xml:space="preserve">các bảng chấm điểm </w:t>
            </w:r>
            <w:r w:rsidR="008A48FD" w:rsidRPr="008A48FD">
              <w:rPr>
                <w:i/>
                <w:iCs/>
                <w:snapToGrid/>
                <w:color w:val="0070C0"/>
                <w:szCs w:val="26"/>
                <w:lang w:val="vi-VN"/>
              </w:rPr>
              <w:t xml:space="preserve">(mục 3.3.2) </w:t>
            </w:r>
            <w:r w:rsidR="00904EB8">
              <w:rPr>
                <w:snapToGrid/>
                <w:color w:val="auto"/>
                <w:szCs w:val="26"/>
                <w:lang w:val="vi-VN"/>
              </w:rPr>
              <w:t xml:space="preserve">và kết quả chấm điểm </w:t>
            </w:r>
            <w:r w:rsidR="008A48FD" w:rsidRPr="008A48FD">
              <w:rPr>
                <w:i/>
                <w:iCs/>
                <w:snapToGrid/>
                <w:color w:val="0070C0"/>
                <w:szCs w:val="26"/>
                <w:lang w:val="vi-VN"/>
              </w:rPr>
              <w:t>(mục 3.3.3)</w:t>
            </w:r>
            <w:r w:rsidR="008A48FD">
              <w:rPr>
                <w:snapToGrid/>
                <w:color w:val="auto"/>
                <w:szCs w:val="26"/>
                <w:lang w:val="vi-VN"/>
              </w:rPr>
              <w:t xml:space="preserve"> </w:t>
            </w:r>
            <w:r w:rsidR="00904EB8">
              <w:rPr>
                <w:snapToGrid/>
                <w:color w:val="auto"/>
                <w:szCs w:val="26"/>
                <w:lang w:val="vi-VN"/>
              </w:rPr>
              <w:t xml:space="preserve">của các kỳ đánh giá </w:t>
            </w:r>
            <w:r w:rsidR="008A48FD" w:rsidRPr="008A48FD">
              <w:rPr>
                <w:i/>
                <w:iCs/>
                <w:snapToGrid/>
                <w:color w:val="0070C0"/>
                <w:szCs w:val="26"/>
                <w:lang w:val="vi-VN"/>
              </w:rPr>
              <w:t>(mục 3.3.1)</w:t>
            </w:r>
            <w:r w:rsidR="008A48FD" w:rsidRPr="008A48FD">
              <w:rPr>
                <w:snapToGrid/>
                <w:color w:val="0070C0"/>
                <w:szCs w:val="26"/>
                <w:lang w:val="vi-VN"/>
              </w:rPr>
              <w:t xml:space="preserve"> </w:t>
            </w:r>
            <w:r w:rsidR="00904EB8">
              <w:rPr>
                <w:snapToGrid/>
                <w:color w:val="auto"/>
                <w:szCs w:val="26"/>
                <w:lang w:val="vi-VN"/>
              </w:rPr>
              <w:t>đã kết thúc trước thời điểm thay đổi</w:t>
            </w:r>
          </w:p>
        </w:tc>
      </w:tr>
      <w:tr w:rsidR="00397DFE" w:rsidRPr="002F4F88" w14:paraId="6408E059" w14:textId="77777777" w:rsidTr="00DF74CF">
        <w:tc>
          <w:tcPr>
            <w:tcW w:w="817" w:type="dxa"/>
            <w:shd w:val="clear" w:color="auto" w:fill="auto"/>
          </w:tcPr>
          <w:p w14:paraId="3D5BA700" w14:textId="77777777" w:rsidR="00397DFE" w:rsidRPr="002F4F88" w:rsidRDefault="00397DFE" w:rsidP="00911D8A">
            <w:pPr>
              <w:pStyle w:val="ListParagraph"/>
              <w:numPr>
                <w:ilvl w:val="0"/>
                <w:numId w:val="86"/>
              </w:numPr>
            </w:pPr>
          </w:p>
        </w:tc>
        <w:tc>
          <w:tcPr>
            <w:tcW w:w="1877" w:type="dxa"/>
            <w:shd w:val="clear" w:color="auto" w:fill="auto"/>
          </w:tcPr>
          <w:p w14:paraId="00227B7A"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5E7ADF1" w14:textId="77777777"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615FB2B9" w14:textId="77777777" w:rsidTr="00DF74CF">
        <w:tc>
          <w:tcPr>
            <w:tcW w:w="817" w:type="dxa"/>
            <w:shd w:val="clear" w:color="auto" w:fill="auto"/>
          </w:tcPr>
          <w:p w14:paraId="4095FFC2" w14:textId="77777777" w:rsidR="00397DFE" w:rsidRPr="002F4F88" w:rsidRDefault="00397DFE" w:rsidP="00911D8A">
            <w:pPr>
              <w:pStyle w:val="ListParagraph"/>
              <w:numPr>
                <w:ilvl w:val="0"/>
                <w:numId w:val="86"/>
              </w:numPr>
            </w:pPr>
          </w:p>
        </w:tc>
        <w:tc>
          <w:tcPr>
            <w:tcW w:w="1877" w:type="dxa"/>
            <w:shd w:val="clear" w:color="auto" w:fill="auto"/>
          </w:tcPr>
          <w:p w14:paraId="55818161"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644D4026"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 </w:t>
            </w:r>
          </w:p>
          <w:p w14:paraId="02A2F0D0" w14:textId="324D764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195A3B">
              <w:rPr>
                <w:i/>
                <w:iCs/>
                <w:snapToGrid/>
                <w:color w:val="auto"/>
                <w:szCs w:val="26"/>
              </w:rPr>
              <w:t>Bạn</w:t>
            </w:r>
            <w:proofErr w:type="spellEnd"/>
            <w:r w:rsidRPr="00195A3B">
              <w:rPr>
                <w:i/>
                <w:iCs/>
                <w:snapToGrid/>
                <w:color w:val="auto"/>
                <w:szCs w:val="26"/>
              </w:rPr>
              <w:t xml:space="preserve"> </w:t>
            </w:r>
            <w:proofErr w:type="spellStart"/>
            <w:r w:rsidRPr="00195A3B">
              <w:rPr>
                <w:i/>
                <w:iCs/>
                <w:snapToGrid/>
                <w:color w:val="auto"/>
                <w:szCs w:val="26"/>
              </w:rPr>
              <w:t>có</w:t>
            </w:r>
            <w:proofErr w:type="spellEnd"/>
            <w:r w:rsidRPr="00195A3B">
              <w:rPr>
                <w:i/>
                <w:iCs/>
                <w:snapToGrid/>
                <w:color w:val="auto"/>
                <w:szCs w:val="26"/>
              </w:rPr>
              <w:t xml:space="preserve"> </w:t>
            </w:r>
            <w:proofErr w:type="spellStart"/>
            <w:r w:rsidRPr="00195A3B">
              <w:rPr>
                <w:i/>
                <w:iCs/>
                <w:snapToGrid/>
                <w:color w:val="auto"/>
                <w:szCs w:val="26"/>
              </w:rPr>
              <w:t>chắc</w:t>
            </w:r>
            <w:proofErr w:type="spellEnd"/>
            <w:r w:rsidRPr="00195A3B">
              <w:rPr>
                <w:i/>
                <w:iCs/>
                <w:snapToGrid/>
                <w:color w:val="auto"/>
                <w:szCs w:val="26"/>
              </w:rPr>
              <w:t xml:space="preserve"> </w:t>
            </w:r>
            <w:proofErr w:type="spellStart"/>
            <w:r w:rsidRPr="00195A3B">
              <w:rPr>
                <w:i/>
                <w:iCs/>
                <w:snapToGrid/>
                <w:color w:val="auto"/>
                <w:szCs w:val="26"/>
              </w:rPr>
              <w:t>chắn</w:t>
            </w:r>
            <w:proofErr w:type="spellEnd"/>
            <w:r w:rsidRPr="00195A3B">
              <w:rPr>
                <w:i/>
                <w:iCs/>
                <w:snapToGrid/>
                <w:color w:val="auto"/>
                <w:szCs w:val="26"/>
              </w:rPr>
              <w:t xml:space="preserve"> </w:t>
            </w:r>
            <w:proofErr w:type="spellStart"/>
            <w:r w:rsidRPr="00195A3B">
              <w:rPr>
                <w:i/>
                <w:iCs/>
                <w:snapToGrid/>
                <w:color w:val="auto"/>
                <w:szCs w:val="26"/>
              </w:rPr>
              <w:t>muốn</w:t>
            </w:r>
            <w:proofErr w:type="spellEnd"/>
            <w:r w:rsidRPr="00195A3B">
              <w:rPr>
                <w:i/>
                <w:iCs/>
                <w:snapToGrid/>
                <w:color w:val="auto"/>
                <w:szCs w:val="26"/>
              </w:rPr>
              <w:t xml:space="preserve"> </w:t>
            </w:r>
            <w:proofErr w:type="spellStart"/>
            <w:r w:rsidRPr="00195A3B">
              <w:rPr>
                <w:i/>
                <w:iCs/>
                <w:snapToGrid/>
                <w:color w:val="auto"/>
                <w:szCs w:val="26"/>
              </w:rPr>
              <w:t>xóa</w:t>
            </w:r>
            <w:proofErr w:type="spellEnd"/>
            <w:r w:rsidRPr="00195A3B">
              <w:rPr>
                <w:i/>
                <w:iCs/>
                <w:snapToGrid/>
                <w:color w:val="auto"/>
                <w:szCs w:val="26"/>
              </w:rPr>
              <w:t xml:space="preserve"> </w:t>
            </w:r>
            <w:proofErr w:type="spellStart"/>
            <w:r w:rsidR="00195A3B" w:rsidRPr="00195A3B">
              <w:rPr>
                <w:i/>
                <w:iCs/>
                <w:snapToGrid/>
                <w:color w:val="auto"/>
                <w:szCs w:val="26"/>
              </w:rPr>
              <w:t>bản</w:t>
            </w:r>
            <w:proofErr w:type="spellEnd"/>
            <w:r w:rsidR="00195A3B" w:rsidRPr="00195A3B">
              <w:rPr>
                <w:i/>
                <w:iCs/>
                <w:snapToGrid/>
                <w:color w:val="auto"/>
                <w:szCs w:val="26"/>
                <w:lang w:val="vi-VN"/>
              </w:rPr>
              <w:t xml:space="preserve"> ghi này? Kèm theo tên yếu tố</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sidR="00195A3B">
              <w:rPr>
                <w:snapToGrid/>
                <w:color w:val="auto"/>
                <w:szCs w:val="26"/>
                <w:lang w:val="vi-VN"/>
              </w:rPr>
              <w:t>:</w:t>
            </w:r>
          </w:p>
          <w:p w14:paraId="3FFD0A78" w14:textId="17DA7932" w:rsidR="00397DFE" w:rsidRDefault="00397DFE" w:rsidP="00911D8A">
            <w:pPr>
              <w:pStyle w:val="NormalIndent"/>
              <w:keepNext w:val="0"/>
              <w:keepLines/>
              <w:widowControl w:val="0"/>
              <w:numPr>
                <w:ilvl w:val="0"/>
                <w:numId w:val="124"/>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69876C32" w14:textId="6A42AE44" w:rsidR="00397DFE" w:rsidRPr="00FA0CB2" w:rsidRDefault="00397DFE" w:rsidP="00911D8A">
            <w:pPr>
              <w:pStyle w:val="NormalIndent"/>
              <w:keepNext w:val="0"/>
              <w:keepLines/>
              <w:widowControl w:val="0"/>
              <w:numPr>
                <w:ilvl w:val="0"/>
                <w:numId w:val="124"/>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sidR="00195A3B">
              <w:rPr>
                <w:snapToGrid/>
                <w:color w:val="auto"/>
                <w:szCs w:val="26"/>
              </w:rPr>
              <w:t>xoá</w:t>
            </w:r>
            <w:proofErr w:type="spellEnd"/>
          </w:p>
          <w:p w14:paraId="59540017" w14:textId="77C53F43"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081D80">
              <w:rPr>
                <w:snapToGrid/>
                <w:color w:val="auto"/>
                <w:szCs w:val="26"/>
              </w:rPr>
              <w:t>nằm</w:t>
            </w:r>
            <w:proofErr w:type="spellEnd"/>
            <w:r w:rsidR="00081D80">
              <w:rPr>
                <w:snapToGrid/>
                <w:color w:val="auto"/>
                <w:szCs w:val="26"/>
                <w:lang w:val="vi-VN"/>
              </w:rPr>
              <w:t xml:space="preserve"> trên các bảng chấm điểm </w:t>
            </w:r>
            <w:r w:rsidR="00081D80" w:rsidRPr="00081D80">
              <w:rPr>
                <w:i/>
                <w:iCs/>
                <w:snapToGrid/>
                <w:color w:val="0070C0"/>
                <w:szCs w:val="26"/>
                <w:lang w:val="vi-VN"/>
              </w:rPr>
              <w:t>(mục 3.3.2)</w:t>
            </w:r>
            <w:r w:rsidR="00081D80">
              <w:rPr>
                <w:snapToGrid/>
                <w:color w:val="auto"/>
                <w:szCs w:val="26"/>
                <w:lang w:val="vi-VN"/>
              </w:rPr>
              <w:t xml:space="preserve"> thuộc các kỳ đánh giá </w:t>
            </w:r>
            <w:r w:rsidR="00081D80" w:rsidRPr="00081D80">
              <w:rPr>
                <w:i/>
                <w:iCs/>
                <w:snapToGrid/>
                <w:color w:val="0070C0"/>
                <w:szCs w:val="26"/>
                <w:lang w:val="vi-VN"/>
              </w:rPr>
              <w:t>(mục 3.3.3)</w:t>
            </w:r>
            <w:r w:rsidR="00081D80" w:rsidRPr="00081D80">
              <w:rPr>
                <w:snapToGrid/>
                <w:color w:val="0070C0"/>
                <w:szCs w:val="26"/>
                <w:lang w:val="vi-VN"/>
              </w:rPr>
              <w:t xml:space="preserve"> </w:t>
            </w:r>
            <w:r w:rsidR="00081D80">
              <w:rPr>
                <w:snapToGrid/>
                <w:color w:val="auto"/>
                <w:szCs w:val="26"/>
                <w:lang w:val="vi-VN"/>
              </w:rPr>
              <w:t>đã kết thúc</w:t>
            </w:r>
          </w:p>
          <w:p w14:paraId="0B4E9967" w14:textId="3C75D9CB" w:rsidR="00195A3B" w:rsidRPr="002F4F88" w:rsidRDefault="00195A3B"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lang w:val="vi-VN"/>
              </w:rPr>
              <w:t xml:space="preserve"> ch</w:t>
            </w:r>
            <w:r w:rsidR="00B51C46">
              <w:rPr>
                <w:snapToGrid/>
                <w:color w:val="auto"/>
                <w:szCs w:val="26"/>
                <w:lang w:val="vi-VN"/>
              </w:rPr>
              <w:t>o phép xoá yếu tố rủi ro cấp cha đang có các yếu tố con</w:t>
            </w:r>
          </w:p>
        </w:tc>
      </w:tr>
      <w:tr w:rsidR="00397DFE" w:rsidRPr="002F4F88" w14:paraId="77747638" w14:textId="77777777" w:rsidTr="00DF74CF">
        <w:tc>
          <w:tcPr>
            <w:tcW w:w="817" w:type="dxa"/>
            <w:shd w:val="clear" w:color="auto" w:fill="auto"/>
          </w:tcPr>
          <w:p w14:paraId="2F5846CA" w14:textId="77777777" w:rsidR="00397DFE" w:rsidRPr="002F4F88" w:rsidRDefault="00397DFE" w:rsidP="00911D8A">
            <w:pPr>
              <w:pStyle w:val="ListParagraph"/>
              <w:numPr>
                <w:ilvl w:val="0"/>
                <w:numId w:val="86"/>
              </w:numPr>
            </w:pPr>
          </w:p>
        </w:tc>
        <w:tc>
          <w:tcPr>
            <w:tcW w:w="1877" w:type="dxa"/>
            <w:shd w:val="clear" w:color="auto" w:fill="auto"/>
          </w:tcPr>
          <w:p w14:paraId="68A07637"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6EE41D14"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03C8732" w14:textId="77777777"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6D1B579D" w14:textId="270A3A75"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70FF2BD8" w14:textId="14BF28DC"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Trọng</w:t>
            </w:r>
            <w:proofErr w:type="spellEnd"/>
            <w:r>
              <w:rPr>
                <w:snapToGrid/>
                <w:color w:val="auto"/>
                <w:szCs w:val="26"/>
                <w:lang w:val="vi-VN"/>
              </w:rPr>
              <w:t xml:space="preserve"> số (%)</w:t>
            </w:r>
          </w:p>
          <w:p w14:paraId="03D64BB0" w14:textId="4E3F52CA"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điểm</w:t>
            </w:r>
          </w:p>
          <w:p w14:paraId="3C61AF7A" w14:textId="77777777" w:rsidR="00AF1574" w:rsidRPr="007E6781"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Cách</w:t>
            </w:r>
            <w:proofErr w:type="spellEnd"/>
            <w:r>
              <w:rPr>
                <w:snapToGrid/>
                <w:color w:val="auto"/>
                <w:szCs w:val="26"/>
                <w:lang w:val="vi-VN"/>
              </w:rPr>
              <w:t xml:space="preserve"> tính tổng điểm</w:t>
            </w:r>
          </w:p>
          <w:p w14:paraId="768D81D1" w14:textId="16107305"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lang w:val="vi-VN"/>
              </w:rPr>
              <w:t xml:space="preserve"> tượng áp dụng</w:t>
            </w:r>
          </w:p>
          <w:p w14:paraId="10193679" w14:textId="6DD75D01"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áp dụng</w:t>
            </w:r>
          </w:p>
          <w:p w14:paraId="7FC7C807" w14:textId="77777777" w:rsid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11FA3F8F" w14:textId="6B81F32F"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tối</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cấp</w:t>
            </w:r>
            <w:proofErr w:type="spellEnd"/>
            <w:r>
              <w:rPr>
                <w:snapToGrid/>
                <w:color w:val="auto"/>
                <w:szCs w:val="26"/>
              </w:rPr>
              <w:t xml:space="preserve"> cha – con</w:t>
            </w:r>
          </w:p>
          <w:p w14:paraId="48651A9B" w14:textId="2AC355D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EB0E74">
              <w:rPr>
                <w:snapToGrid/>
                <w:color w:val="auto"/>
                <w:szCs w:val="26"/>
              </w:rPr>
              <w:t>tiêu</w:t>
            </w:r>
            <w:proofErr w:type="spellEnd"/>
            <w:r w:rsidR="00EB0E74">
              <w:rPr>
                <w:snapToGrid/>
                <w:color w:val="auto"/>
                <w:szCs w:val="26"/>
                <w:lang w:val="vi-VN"/>
              </w:rPr>
              <w:t xml:space="preserve"> chí</w:t>
            </w:r>
            <w:r>
              <w:rPr>
                <w:snapToGrid/>
                <w:color w:val="auto"/>
                <w:szCs w:val="26"/>
              </w:rPr>
              <w:t>:</w:t>
            </w:r>
          </w:p>
          <w:p w14:paraId="6B88C13B" w14:textId="7459BA6C" w:rsidR="00662C81" w:rsidRDefault="00662C81"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M</w:t>
            </w:r>
            <w:r>
              <w:rPr>
                <w:snapToGrid/>
                <w:color w:val="auto"/>
                <w:szCs w:val="26"/>
                <w:lang w:val="vi-VN"/>
              </w:rPr>
              <w:t>ã yếu tố</w:t>
            </w:r>
          </w:p>
          <w:p w14:paraId="69BA74FD" w14:textId="16699513"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3126EF18" w14:textId="15F097F4"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áp</w:t>
            </w:r>
            <w:proofErr w:type="spellEnd"/>
            <w:r>
              <w:rPr>
                <w:snapToGrid/>
                <w:color w:val="auto"/>
                <w:szCs w:val="26"/>
              </w:rPr>
              <w:t xml:space="preserve"> </w:t>
            </w:r>
            <w:proofErr w:type="spellStart"/>
            <w:r>
              <w:rPr>
                <w:snapToGrid/>
                <w:color w:val="auto"/>
                <w:szCs w:val="26"/>
              </w:rPr>
              <w:t>dụng</w:t>
            </w:r>
            <w:proofErr w:type="spellEnd"/>
          </w:p>
          <w:p w14:paraId="4A022D47" w14:textId="48476933" w:rsidR="002A5080" w:rsidRDefault="00B16CC9"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w:t>
            </w:r>
            <w:proofErr w:type="spellStart"/>
            <w:r w:rsidR="002A5080">
              <w:rPr>
                <w:snapToGrid/>
                <w:color w:val="auto"/>
                <w:szCs w:val="26"/>
              </w:rPr>
              <w:t>ơn</w:t>
            </w:r>
            <w:proofErr w:type="spellEnd"/>
            <w:r w:rsidR="002A5080">
              <w:rPr>
                <w:snapToGrid/>
                <w:color w:val="auto"/>
                <w:szCs w:val="26"/>
                <w:lang w:val="vi-VN"/>
              </w:rPr>
              <w:t xml:space="preserve"> vị áp dụng</w:t>
            </w:r>
          </w:p>
          <w:p w14:paraId="3DAF35C0" w14:textId="1DD02D02"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rPr>
              <w:t xml:space="preserve"> </w:t>
            </w:r>
            <w:proofErr w:type="spellStart"/>
            <w:r>
              <w:rPr>
                <w:snapToGrid/>
                <w:color w:val="auto"/>
                <w:szCs w:val="26"/>
              </w:rPr>
              <w:t>thức</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p>
          <w:p w14:paraId="642298F1" w14:textId="5EB0D572" w:rsidR="00242BE8" w:rsidRPr="00B36531"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05ADCBEA" w14:textId="07F01403" w:rsidR="00B36531" w:rsidRPr="00242BE8" w:rsidRDefault="00242BE8"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r w:rsidR="00C4294D">
              <w:fldChar w:fldCharType="begin"/>
            </w:r>
            <w:r w:rsidR="00C4294D">
              <w:instrText xml:space="preserve"> HYPERLINK "https://f2z0rj.axshare.com/" \l "id=4fvsf8&amp;p=9__yeu_to_rui_ro&amp;g=1" </w:instrText>
            </w:r>
            <w:r w:rsidR="00C4294D">
              <w:fldChar w:fldCharType="separate"/>
            </w:r>
            <w:r w:rsidR="00B36531" w:rsidRPr="00A44996">
              <w:rPr>
                <w:rStyle w:val="Hyperlink"/>
                <w:snapToGrid/>
                <w:szCs w:val="26"/>
                <w:lang w:val="vi-VN"/>
              </w:rPr>
              <w:t>https://f2z0rj.axshare.com/#id=4fvsf8&amp;p=9__yeu_to_rui_ro&amp;g=1</w:t>
            </w:r>
            <w:r w:rsidR="00C4294D">
              <w:rPr>
                <w:rStyle w:val="Hyperlink"/>
                <w:snapToGrid/>
                <w:szCs w:val="26"/>
                <w:lang w:val="vi-VN"/>
              </w:rPr>
              <w:fldChar w:fldCharType="end"/>
            </w:r>
          </w:p>
        </w:tc>
      </w:tr>
    </w:tbl>
    <w:p w14:paraId="49E8349C" w14:textId="77777777" w:rsidR="00397DFE" w:rsidRDefault="00397DFE" w:rsidP="00397DFE">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p>
    <w:p w14:paraId="6C371EA9" w14:textId="1E4AED12" w:rsidR="00397DFE" w:rsidRPr="00196993" w:rsidRDefault="006F4AF0" w:rsidP="00397DFE">
      <w:pPr>
        <w:numPr>
          <w:ilvl w:val="0"/>
          <w:numId w:val="15"/>
        </w:numPr>
        <w:rPr>
          <w:b/>
          <w:szCs w:val="26"/>
        </w:rPr>
      </w:pPr>
      <w:proofErr w:type="spellStart"/>
      <w:r>
        <w:rPr>
          <w:szCs w:val="26"/>
        </w:rPr>
        <w:t>Điểm</w:t>
      </w:r>
      <w:proofErr w:type="spellEnd"/>
      <w:r>
        <w:rPr>
          <w:szCs w:val="26"/>
          <w:lang w:val="vi-VN"/>
        </w:rPr>
        <w:t xml:space="preserve"> của 1 đối tượng = tổng </w:t>
      </w:r>
      <w:r w:rsidR="00534019">
        <w:rPr>
          <w:szCs w:val="26"/>
          <w:lang w:val="vi-VN"/>
        </w:rPr>
        <w:t xml:space="preserve">điểm </w:t>
      </w:r>
      <w:r>
        <w:rPr>
          <w:szCs w:val="26"/>
          <w:lang w:val="vi-VN"/>
        </w:rPr>
        <w:t xml:space="preserve">bình quân gia quyền của tất cả các yếu tố rủi ro ở cấp cao nhất </w:t>
      </w:r>
      <w:r w:rsidRPr="006F4AF0">
        <w:rPr>
          <w:szCs w:val="26"/>
          <w:lang w:val="vi-VN"/>
        </w:rPr>
        <w:sym w:font="Wingdings" w:char="F0E0"/>
      </w:r>
      <w:r w:rsidR="008A0011">
        <w:rPr>
          <w:szCs w:val="26"/>
          <w:lang w:val="vi-VN"/>
        </w:rPr>
        <w:t xml:space="preserve"> </w:t>
      </w:r>
      <w:proofErr w:type="spellStart"/>
      <w:r w:rsidR="00397DFE" w:rsidRPr="004B5AF5">
        <w:rPr>
          <w:szCs w:val="26"/>
        </w:rPr>
        <w:t>Tổng</w:t>
      </w:r>
      <w:proofErr w:type="spellEnd"/>
      <w:r w:rsidR="00397DFE" w:rsidRPr="004B5AF5">
        <w:rPr>
          <w:szCs w:val="26"/>
        </w:rPr>
        <w:t xml:space="preserve"> </w:t>
      </w:r>
      <w:proofErr w:type="spellStart"/>
      <w:r w:rsidR="008A0011">
        <w:rPr>
          <w:szCs w:val="26"/>
        </w:rPr>
        <w:t>trọng</w:t>
      </w:r>
      <w:proofErr w:type="spellEnd"/>
      <w:r w:rsidR="008A0011">
        <w:rPr>
          <w:szCs w:val="26"/>
          <w:lang w:val="vi-VN"/>
        </w:rPr>
        <w:t xml:space="preserve"> số</w:t>
      </w:r>
      <w:r w:rsidR="00397DFE" w:rsidRPr="004B5AF5">
        <w:rPr>
          <w:szCs w:val="26"/>
        </w:rPr>
        <w:t xml:space="preserve"> </w:t>
      </w:r>
      <w:proofErr w:type="spellStart"/>
      <w:r w:rsidR="00397DFE" w:rsidRPr="004B5AF5">
        <w:rPr>
          <w:szCs w:val="26"/>
        </w:rPr>
        <w:t>của</w:t>
      </w:r>
      <w:proofErr w:type="spellEnd"/>
      <w:r w:rsidR="00397DFE" w:rsidRPr="004B5AF5">
        <w:rPr>
          <w:szCs w:val="26"/>
        </w:rPr>
        <w:t xml:space="preserve"> </w:t>
      </w:r>
      <w:proofErr w:type="spellStart"/>
      <w:r w:rsidR="00397DFE" w:rsidRPr="004B5AF5">
        <w:rPr>
          <w:szCs w:val="26"/>
        </w:rPr>
        <w:t>tất</w:t>
      </w:r>
      <w:proofErr w:type="spellEnd"/>
      <w:r w:rsidR="00397DFE" w:rsidRPr="004B5AF5">
        <w:rPr>
          <w:szCs w:val="26"/>
        </w:rPr>
        <w:t xml:space="preserve"> </w:t>
      </w:r>
      <w:proofErr w:type="spellStart"/>
      <w:r w:rsidR="00397DFE" w:rsidRPr="004B5AF5">
        <w:rPr>
          <w:szCs w:val="26"/>
        </w:rPr>
        <w:t>cả</w:t>
      </w:r>
      <w:proofErr w:type="spellEnd"/>
      <w:r w:rsidR="00397DFE" w:rsidRPr="004B5AF5">
        <w:rPr>
          <w:szCs w:val="26"/>
        </w:rPr>
        <w:t xml:space="preserve"> </w:t>
      </w:r>
      <w:proofErr w:type="spellStart"/>
      <w:r w:rsidR="00397DFE" w:rsidRPr="004B5AF5">
        <w:rPr>
          <w:szCs w:val="26"/>
        </w:rPr>
        <w:t>các</w:t>
      </w:r>
      <w:proofErr w:type="spellEnd"/>
      <w:r w:rsidR="00397DFE" w:rsidRPr="004B5AF5">
        <w:rPr>
          <w:szCs w:val="26"/>
        </w:rPr>
        <w:t xml:space="preserve"> </w:t>
      </w:r>
      <w:proofErr w:type="spellStart"/>
      <w:r w:rsidR="00397DFE" w:rsidRPr="004B5AF5">
        <w:rPr>
          <w:szCs w:val="26"/>
        </w:rPr>
        <w:t>yếu</w:t>
      </w:r>
      <w:proofErr w:type="spellEnd"/>
      <w:r w:rsidR="00397DFE" w:rsidRPr="004B5AF5">
        <w:rPr>
          <w:szCs w:val="26"/>
        </w:rPr>
        <w:t xml:space="preserve"> </w:t>
      </w:r>
      <w:proofErr w:type="spellStart"/>
      <w:r w:rsidR="00397DFE" w:rsidRPr="004B5AF5">
        <w:rPr>
          <w:szCs w:val="26"/>
        </w:rPr>
        <w:t>tố</w:t>
      </w:r>
      <w:proofErr w:type="spellEnd"/>
      <w:r w:rsidR="00397DFE">
        <w:rPr>
          <w:szCs w:val="26"/>
        </w:rPr>
        <w:t xml:space="preserve"> </w:t>
      </w:r>
      <w:proofErr w:type="spellStart"/>
      <w:r w:rsidR="00397DFE">
        <w:rPr>
          <w:szCs w:val="26"/>
        </w:rPr>
        <w:t>rủi</w:t>
      </w:r>
      <w:proofErr w:type="spellEnd"/>
      <w:r w:rsidR="00397DFE">
        <w:rPr>
          <w:szCs w:val="26"/>
        </w:rPr>
        <w:t xml:space="preserve"> </w:t>
      </w:r>
      <w:proofErr w:type="spellStart"/>
      <w:r w:rsidR="00397DFE">
        <w:rPr>
          <w:szCs w:val="26"/>
        </w:rPr>
        <w:t>ro</w:t>
      </w:r>
      <w:proofErr w:type="spellEnd"/>
      <w:r w:rsidR="00397DFE">
        <w:rPr>
          <w:szCs w:val="26"/>
        </w:rPr>
        <w:t xml:space="preserve"> </w:t>
      </w:r>
      <w:r w:rsidR="008A0011">
        <w:rPr>
          <w:szCs w:val="26"/>
          <w:lang w:val="vi-VN"/>
        </w:rPr>
        <w:t xml:space="preserve">ở cấp cao nhất (không có yếu tố cấp cha) </w:t>
      </w:r>
      <w:r w:rsidR="00397DFE">
        <w:rPr>
          <w:szCs w:val="26"/>
        </w:rPr>
        <w:t xml:space="preserve">ở </w:t>
      </w:r>
      <w:proofErr w:type="spellStart"/>
      <w:r w:rsidR="00397DFE">
        <w:rPr>
          <w:szCs w:val="26"/>
        </w:rPr>
        <w:t>trạng</w:t>
      </w:r>
      <w:proofErr w:type="spellEnd"/>
      <w:r w:rsidR="00397DFE">
        <w:rPr>
          <w:szCs w:val="26"/>
        </w:rPr>
        <w:t xml:space="preserve"> </w:t>
      </w:r>
      <w:proofErr w:type="spellStart"/>
      <w:r w:rsidR="00397DFE">
        <w:rPr>
          <w:szCs w:val="26"/>
        </w:rPr>
        <w:t>thái</w:t>
      </w:r>
      <w:proofErr w:type="spellEnd"/>
      <w:r w:rsidR="00397DFE">
        <w:rPr>
          <w:szCs w:val="26"/>
        </w:rPr>
        <w:t xml:space="preserve"> </w:t>
      </w:r>
      <w:proofErr w:type="spellStart"/>
      <w:r w:rsidR="00397DFE">
        <w:rPr>
          <w:szCs w:val="26"/>
        </w:rPr>
        <w:t>sử</w:t>
      </w:r>
      <w:proofErr w:type="spellEnd"/>
      <w:r w:rsidR="00397DFE">
        <w:rPr>
          <w:szCs w:val="26"/>
        </w:rPr>
        <w:t xml:space="preserve"> </w:t>
      </w:r>
      <w:proofErr w:type="spellStart"/>
      <w:r w:rsidR="00397DFE">
        <w:rPr>
          <w:szCs w:val="26"/>
        </w:rPr>
        <w:t>dụng</w:t>
      </w:r>
      <w:proofErr w:type="spellEnd"/>
      <w:r w:rsidR="00397DFE" w:rsidRPr="004B5AF5">
        <w:rPr>
          <w:szCs w:val="26"/>
        </w:rPr>
        <w:t xml:space="preserve"> </w:t>
      </w:r>
      <w:proofErr w:type="spellStart"/>
      <w:r w:rsidR="00397DFE" w:rsidRPr="004B5AF5">
        <w:rPr>
          <w:szCs w:val="26"/>
        </w:rPr>
        <w:t>không</w:t>
      </w:r>
      <w:proofErr w:type="spellEnd"/>
      <w:r w:rsidR="00397DFE" w:rsidRPr="004B5AF5">
        <w:rPr>
          <w:szCs w:val="26"/>
        </w:rPr>
        <w:t xml:space="preserve"> </w:t>
      </w:r>
      <w:proofErr w:type="spellStart"/>
      <w:r w:rsidR="00312548">
        <w:rPr>
          <w:szCs w:val="26"/>
        </w:rPr>
        <w:t>được</w:t>
      </w:r>
      <w:proofErr w:type="spellEnd"/>
      <w:r w:rsidR="00312548">
        <w:rPr>
          <w:szCs w:val="26"/>
          <w:lang w:val="vi-VN"/>
        </w:rPr>
        <w:t xml:space="preserve"> </w:t>
      </w:r>
      <w:proofErr w:type="spellStart"/>
      <w:r w:rsidR="00397DFE" w:rsidRPr="004B5AF5">
        <w:rPr>
          <w:szCs w:val="26"/>
        </w:rPr>
        <w:t>vượt</w:t>
      </w:r>
      <w:proofErr w:type="spellEnd"/>
      <w:r w:rsidR="00397DFE" w:rsidRPr="004B5AF5">
        <w:rPr>
          <w:szCs w:val="26"/>
        </w:rPr>
        <w:t xml:space="preserve"> </w:t>
      </w:r>
      <w:proofErr w:type="spellStart"/>
      <w:r w:rsidR="00397DFE" w:rsidRPr="004B5AF5">
        <w:rPr>
          <w:szCs w:val="26"/>
        </w:rPr>
        <w:t>quá</w:t>
      </w:r>
      <w:proofErr w:type="spellEnd"/>
      <w:r w:rsidR="00397DFE" w:rsidRPr="004B5AF5">
        <w:rPr>
          <w:szCs w:val="26"/>
        </w:rPr>
        <w:t xml:space="preserve"> 100</w:t>
      </w:r>
      <w:r w:rsidR="008A0011">
        <w:rPr>
          <w:szCs w:val="26"/>
          <w:lang w:val="vi-VN"/>
        </w:rPr>
        <w:t>.</w:t>
      </w:r>
    </w:p>
    <w:p w14:paraId="19A01901" w14:textId="36213329" w:rsidR="00397DFE" w:rsidRPr="001604B1" w:rsidRDefault="00397DFE" w:rsidP="00397DFE">
      <w:pPr>
        <w:numPr>
          <w:ilvl w:val="0"/>
          <w:numId w:val="15"/>
        </w:numPr>
        <w:rPr>
          <w:szCs w:val="26"/>
        </w:rPr>
      </w:pPr>
      <w:proofErr w:type="spellStart"/>
      <w:r w:rsidRPr="001604B1">
        <w:rPr>
          <w:szCs w:val="26"/>
        </w:rPr>
        <w:t>Tổng</w:t>
      </w:r>
      <w:proofErr w:type="spellEnd"/>
      <w:r w:rsidRPr="001604B1">
        <w:rPr>
          <w:szCs w:val="26"/>
        </w:rPr>
        <w:t xml:space="preserve"> </w:t>
      </w:r>
      <w:proofErr w:type="spellStart"/>
      <w:r w:rsidRPr="001604B1">
        <w:rPr>
          <w:szCs w:val="26"/>
        </w:rPr>
        <w:t>trọng</w:t>
      </w:r>
      <w:proofErr w:type="spellEnd"/>
      <w:r w:rsidRPr="001604B1">
        <w:rPr>
          <w:szCs w:val="26"/>
        </w:rPr>
        <w:t xml:space="preserve"> </w:t>
      </w:r>
      <w:proofErr w:type="spellStart"/>
      <w:r w:rsidRPr="001604B1">
        <w:rPr>
          <w:szCs w:val="26"/>
        </w:rPr>
        <w:t>số</w:t>
      </w:r>
      <w:proofErr w:type="spellEnd"/>
      <w:r w:rsidRPr="001604B1">
        <w:rPr>
          <w:szCs w:val="26"/>
        </w:rPr>
        <w:t xml:space="preserve"> </w:t>
      </w:r>
      <w:proofErr w:type="spellStart"/>
      <w:r w:rsidRPr="001604B1">
        <w:rPr>
          <w:szCs w:val="26"/>
        </w:rPr>
        <w:t>của</w:t>
      </w:r>
      <w:proofErr w:type="spellEnd"/>
      <w:r w:rsidRPr="001604B1">
        <w:rPr>
          <w:szCs w:val="26"/>
        </w:rPr>
        <w:t xml:space="preserve"> </w:t>
      </w:r>
      <w:proofErr w:type="spellStart"/>
      <w:r w:rsidRPr="001604B1">
        <w:rPr>
          <w:szCs w:val="26"/>
        </w:rPr>
        <w:t>các</w:t>
      </w:r>
      <w:proofErr w:type="spellEnd"/>
      <w:r w:rsidRPr="001604B1">
        <w:rPr>
          <w:szCs w:val="26"/>
        </w:rPr>
        <w:t xml:space="preserve"> </w:t>
      </w:r>
      <w:proofErr w:type="spellStart"/>
      <w:r w:rsidRPr="001604B1">
        <w:rPr>
          <w:szCs w:val="26"/>
        </w:rPr>
        <w:t>yếu</w:t>
      </w:r>
      <w:proofErr w:type="spellEnd"/>
      <w:r w:rsidRPr="001604B1">
        <w:rPr>
          <w:szCs w:val="26"/>
        </w:rPr>
        <w:t xml:space="preserve"> </w:t>
      </w:r>
      <w:proofErr w:type="spellStart"/>
      <w:r w:rsidRPr="001604B1">
        <w:rPr>
          <w:szCs w:val="26"/>
        </w:rPr>
        <w:t>tố</w:t>
      </w:r>
      <w:proofErr w:type="spellEnd"/>
      <w:r w:rsidRPr="001604B1">
        <w:rPr>
          <w:szCs w:val="26"/>
        </w:rPr>
        <w:t xml:space="preserve"> </w:t>
      </w:r>
      <w:proofErr w:type="spellStart"/>
      <w:r w:rsidRPr="001604B1">
        <w:rPr>
          <w:szCs w:val="26"/>
        </w:rPr>
        <w:t>rủi</w:t>
      </w:r>
      <w:proofErr w:type="spellEnd"/>
      <w:r w:rsidRPr="001604B1">
        <w:rPr>
          <w:szCs w:val="26"/>
        </w:rPr>
        <w:t xml:space="preserve"> </w:t>
      </w:r>
      <w:proofErr w:type="spellStart"/>
      <w:r w:rsidRPr="001604B1">
        <w:rPr>
          <w:szCs w:val="26"/>
        </w:rPr>
        <w:t>ro</w:t>
      </w:r>
      <w:proofErr w:type="spellEnd"/>
      <w:r w:rsidRPr="001604B1">
        <w:rPr>
          <w:szCs w:val="26"/>
        </w:rPr>
        <w:t xml:space="preserve"> con ở </w:t>
      </w:r>
      <w:proofErr w:type="spellStart"/>
      <w:r w:rsidRPr="001604B1">
        <w:rPr>
          <w:szCs w:val="26"/>
        </w:rPr>
        <w:t>trạng</w:t>
      </w:r>
      <w:proofErr w:type="spellEnd"/>
      <w:r w:rsidRPr="001604B1">
        <w:rPr>
          <w:szCs w:val="26"/>
        </w:rPr>
        <w:t xml:space="preserve"> </w:t>
      </w:r>
      <w:proofErr w:type="spellStart"/>
      <w:r w:rsidRPr="001604B1">
        <w:rPr>
          <w:szCs w:val="26"/>
        </w:rPr>
        <w:t>thái</w:t>
      </w:r>
      <w:proofErr w:type="spellEnd"/>
      <w:r w:rsidRPr="001604B1">
        <w:rPr>
          <w:szCs w:val="26"/>
        </w:rPr>
        <w:t xml:space="preserve"> </w:t>
      </w:r>
      <w:proofErr w:type="spellStart"/>
      <w:r w:rsidRPr="001604B1">
        <w:rPr>
          <w:szCs w:val="26"/>
        </w:rPr>
        <w:t>Sử</w:t>
      </w:r>
      <w:proofErr w:type="spellEnd"/>
      <w:r w:rsidRPr="001604B1">
        <w:rPr>
          <w:szCs w:val="26"/>
        </w:rPr>
        <w:t xml:space="preserve"> </w:t>
      </w:r>
      <w:proofErr w:type="spellStart"/>
      <w:r w:rsidRPr="001604B1">
        <w:rPr>
          <w:szCs w:val="26"/>
        </w:rPr>
        <w:t>dụng</w:t>
      </w:r>
      <w:proofErr w:type="spellEnd"/>
      <w:r w:rsidRPr="001604B1">
        <w:rPr>
          <w:szCs w:val="26"/>
        </w:rPr>
        <w:t xml:space="preserve"> </w:t>
      </w:r>
      <w:proofErr w:type="spellStart"/>
      <w:r w:rsidRPr="001604B1">
        <w:rPr>
          <w:szCs w:val="26"/>
        </w:rPr>
        <w:t>cùng</w:t>
      </w:r>
      <w:proofErr w:type="spellEnd"/>
      <w:r w:rsidRPr="001604B1">
        <w:rPr>
          <w:szCs w:val="26"/>
        </w:rPr>
        <w:t xml:space="preserve"> </w:t>
      </w:r>
      <w:proofErr w:type="spellStart"/>
      <w:r w:rsidRPr="001604B1">
        <w:rPr>
          <w:szCs w:val="26"/>
        </w:rPr>
        <w:t>thuộc</w:t>
      </w:r>
      <w:proofErr w:type="spellEnd"/>
      <w:r w:rsidRPr="001604B1">
        <w:rPr>
          <w:szCs w:val="26"/>
        </w:rPr>
        <w:t xml:space="preserve"> 1 </w:t>
      </w:r>
      <w:proofErr w:type="spellStart"/>
      <w:r w:rsidRPr="001604B1">
        <w:rPr>
          <w:szCs w:val="26"/>
        </w:rPr>
        <w:t>yếu</w:t>
      </w:r>
      <w:proofErr w:type="spellEnd"/>
      <w:r w:rsidRPr="001604B1">
        <w:rPr>
          <w:szCs w:val="26"/>
        </w:rPr>
        <w:t xml:space="preserve"> </w:t>
      </w:r>
      <w:proofErr w:type="spellStart"/>
      <w:r w:rsidRPr="001604B1">
        <w:rPr>
          <w:szCs w:val="26"/>
        </w:rPr>
        <w:t>tố</w:t>
      </w:r>
      <w:proofErr w:type="spellEnd"/>
      <w:r w:rsidRPr="001604B1">
        <w:rPr>
          <w:szCs w:val="26"/>
        </w:rPr>
        <w:t xml:space="preserve"> cha </w:t>
      </w:r>
      <w:proofErr w:type="spellStart"/>
      <w:r w:rsidR="00534019" w:rsidRPr="001604B1">
        <w:rPr>
          <w:szCs w:val="26"/>
        </w:rPr>
        <w:t>có</w:t>
      </w:r>
      <w:proofErr w:type="spellEnd"/>
      <w:r w:rsidR="00534019" w:rsidRPr="001604B1">
        <w:rPr>
          <w:szCs w:val="26"/>
          <w:lang w:val="vi-VN"/>
        </w:rPr>
        <w:t xml:space="preserve"> cách tính tổng điểm theo bình quân gia quyền </w:t>
      </w:r>
      <w:proofErr w:type="spellStart"/>
      <w:r w:rsidR="00534019" w:rsidRPr="001604B1">
        <w:rPr>
          <w:szCs w:val="26"/>
        </w:rPr>
        <w:t>không</w:t>
      </w:r>
      <w:proofErr w:type="spellEnd"/>
      <w:r w:rsidR="00534019" w:rsidRPr="001604B1">
        <w:rPr>
          <w:szCs w:val="26"/>
          <w:lang w:val="vi-VN"/>
        </w:rPr>
        <w:t xml:space="preserve"> </w:t>
      </w:r>
      <w:r w:rsidR="00312548">
        <w:rPr>
          <w:szCs w:val="26"/>
          <w:lang w:val="vi-VN"/>
        </w:rPr>
        <w:t xml:space="preserve">được </w:t>
      </w:r>
      <w:r w:rsidR="00534019" w:rsidRPr="001604B1">
        <w:rPr>
          <w:szCs w:val="26"/>
          <w:lang w:val="vi-VN"/>
        </w:rPr>
        <w:t>vượt quá 100</w:t>
      </w:r>
    </w:p>
    <w:p w14:paraId="2DEC0C83" w14:textId="509C0AB1" w:rsidR="00397DFE" w:rsidRPr="00E62DAE" w:rsidRDefault="00397DFE" w:rsidP="00397DFE">
      <w:pPr>
        <w:numPr>
          <w:ilvl w:val="0"/>
          <w:numId w:val="15"/>
        </w:numPr>
        <w:rPr>
          <w:b/>
          <w:szCs w:val="26"/>
        </w:rPr>
      </w:pPr>
      <w:proofErr w:type="spellStart"/>
      <w:r>
        <w:rPr>
          <w:szCs w:val="26"/>
        </w:rPr>
        <w:t>Khi</w:t>
      </w:r>
      <w:proofErr w:type="spellEnd"/>
      <w:r>
        <w:rPr>
          <w:szCs w:val="26"/>
        </w:rPr>
        <w:t xml:space="preserve"> </w:t>
      </w:r>
      <w:proofErr w:type="spellStart"/>
      <w:r>
        <w:rPr>
          <w:szCs w:val="26"/>
        </w:rPr>
        <w:t>thêm</w:t>
      </w:r>
      <w:proofErr w:type="spellEnd"/>
      <w:r>
        <w:rPr>
          <w:szCs w:val="26"/>
        </w:rPr>
        <w:t xml:space="preserve"> </w:t>
      </w:r>
      <w:proofErr w:type="spellStart"/>
      <w:r>
        <w:rPr>
          <w:szCs w:val="26"/>
        </w:rPr>
        <w:t>mới</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sidRPr="00E62DAE">
        <w:rPr>
          <w:szCs w:val="26"/>
        </w:rPr>
        <w:t xml:space="preserve">, </w:t>
      </w:r>
      <w:proofErr w:type="spellStart"/>
      <w:r w:rsidRPr="00E62DAE">
        <w:rPr>
          <w:szCs w:val="26"/>
        </w:rPr>
        <w:t>hệ</w:t>
      </w:r>
      <w:proofErr w:type="spellEnd"/>
      <w:r w:rsidRPr="00E62DAE">
        <w:rPr>
          <w:szCs w:val="26"/>
        </w:rPr>
        <w:t xml:space="preserve"> </w:t>
      </w:r>
      <w:proofErr w:type="spellStart"/>
      <w:r w:rsidRPr="00E62DAE">
        <w:rPr>
          <w:szCs w:val="26"/>
        </w:rPr>
        <w:t>thống</w:t>
      </w:r>
      <w:proofErr w:type="spellEnd"/>
      <w:r w:rsidRPr="00E62DAE">
        <w:rPr>
          <w:szCs w:val="26"/>
        </w:rPr>
        <w:t xml:space="preserve"> </w:t>
      </w:r>
      <w:proofErr w:type="spellStart"/>
      <w:r w:rsidRPr="00E62DAE">
        <w:rPr>
          <w:szCs w:val="26"/>
        </w:rPr>
        <w:t>thực</w:t>
      </w:r>
      <w:proofErr w:type="spellEnd"/>
      <w:r w:rsidRPr="00E62DAE">
        <w:rPr>
          <w:szCs w:val="26"/>
        </w:rPr>
        <w:t xml:space="preserve"> </w:t>
      </w:r>
      <w:proofErr w:type="spellStart"/>
      <w:r w:rsidRPr="00E62DAE">
        <w:rPr>
          <w:szCs w:val="26"/>
        </w:rPr>
        <w:t>hiện</w:t>
      </w:r>
      <w:proofErr w:type="spellEnd"/>
      <w:r w:rsidRPr="00E62DAE">
        <w:rPr>
          <w:szCs w:val="26"/>
        </w:rPr>
        <w:t xml:space="preserve"> </w:t>
      </w:r>
      <w:proofErr w:type="spellStart"/>
      <w:r w:rsidRPr="00E62DAE">
        <w:rPr>
          <w:szCs w:val="26"/>
        </w:rPr>
        <w:t>tính</w:t>
      </w:r>
      <w:proofErr w:type="spellEnd"/>
      <w:r w:rsidRPr="00E62DAE">
        <w:rPr>
          <w:szCs w:val="26"/>
        </w:rPr>
        <w:t xml:space="preserve"> </w:t>
      </w:r>
      <w:proofErr w:type="spellStart"/>
      <w:r w:rsidRPr="00E62DAE">
        <w:rPr>
          <w:szCs w:val="26"/>
        </w:rPr>
        <w:t>tổng</w:t>
      </w:r>
      <w:proofErr w:type="spellEnd"/>
      <w:r w:rsidRPr="00E62DAE">
        <w:rPr>
          <w:szCs w:val="26"/>
        </w:rPr>
        <w:t xml:space="preserve"> </w:t>
      </w:r>
      <w:proofErr w:type="spellStart"/>
      <w:r w:rsidRPr="00E62DAE">
        <w:rPr>
          <w:szCs w:val="26"/>
        </w:rPr>
        <w:t>trọng</w:t>
      </w:r>
      <w:proofErr w:type="spellEnd"/>
      <w:r w:rsidRPr="00E62DAE">
        <w:rPr>
          <w:szCs w:val="26"/>
        </w:rPr>
        <w:t xml:space="preserve"> </w:t>
      </w:r>
      <w:proofErr w:type="spellStart"/>
      <w:r w:rsidRPr="00E62DAE">
        <w:rPr>
          <w:szCs w:val="26"/>
        </w:rPr>
        <w:t>số</w:t>
      </w:r>
      <w:proofErr w:type="spellEnd"/>
      <w:r w:rsidRPr="00E62DAE">
        <w:rPr>
          <w:szCs w:val="26"/>
        </w:rPr>
        <w:t xml:space="preserve"> </w:t>
      </w:r>
      <w:proofErr w:type="spellStart"/>
      <w:r w:rsidRPr="00E62DAE">
        <w:rPr>
          <w:szCs w:val="26"/>
        </w:rPr>
        <w:t>của</w:t>
      </w:r>
      <w:proofErr w:type="spellEnd"/>
      <w:r w:rsidRPr="00E62DAE">
        <w:rPr>
          <w:szCs w:val="26"/>
        </w:rPr>
        <w:t xml:space="preserve"> </w:t>
      </w:r>
      <w:proofErr w:type="spellStart"/>
      <w:r w:rsidRPr="00E62DAE">
        <w:rPr>
          <w:szCs w:val="26"/>
        </w:rPr>
        <w:t>các</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sidR="00FB3E4A">
        <w:rPr>
          <w:szCs w:val="26"/>
          <w:lang w:val="vi-VN"/>
        </w:rPr>
        <w:t xml:space="preserve"> con thuộc</w:t>
      </w:r>
      <w:r>
        <w:rPr>
          <w:szCs w:val="26"/>
        </w:rPr>
        <w:t xml:space="preserve"> </w:t>
      </w:r>
      <w:proofErr w:type="spellStart"/>
      <w:r>
        <w:rPr>
          <w:szCs w:val="26"/>
        </w:rPr>
        <w:t>cùng</w:t>
      </w:r>
      <w:proofErr w:type="spellEnd"/>
      <w:r>
        <w:rPr>
          <w:szCs w:val="26"/>
        </w:rPr>
        <w:t xml:space="preserve"> 1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cha</w:t>
      </w:r>
      <w:r w:rsidRPr="00E62DAE">
        <w:rPr>
          <w:szCs w:val="26"/>
        </w:rPr>
        <w:t xml:space="preserve">. </w:t>
      </w:r>
      <w:proofErr w:type="spellStart"/>
      <w:r w:rsidRPr="00E62DAE">
        <w:rPr>
          <w:szCs w:val="26"/>
        </w:rPr>
        <w:t>Nếu</w:t>
      </w:r>
      <w:proofErr w:type="spellEnd"/>
      <w:r w:rsidRPr="00E62DAE">
        <w:rPr>
          <w:szCs w:val="26"/>
        </w:rPr>
        <w:t xml:space="preserve"> </w:t>
      </w:r>
      <w:proofErr w:type="spellStart"/>
      <w:r w:rsidRPr="00E62DAE">
        <w:rPr>
          <w:szCs w:val="26"/>
        </w:rPr>
        <w:t>tổng</w:t>
      </w:r>
      <w:proofErr w:type="spellEnd"/>
      <w:r w:rsidRPr="00E62DAE">
        <w:rPr>
          <w:szCs w:val="26"/>
        </w:rPr>
        <w:t xml:space="preserve"> </w:t>
      </w:r>
      <w:proofErr w:type="spellStart"/>
      <w:r w:rsidRPr="00E62DAE">
        <w:rPr>
          <w:szCs w:val="26"/>
        </w:rPr>
        <w:t>trọng</w:t>
      </w:r>
      <w:proofErr w:type="spellEnd"/>
      <w:r w:rsidRPr="00E62DAE">
        <w:rPr>
          <w:szCs w:val="26"/>
        </w:rPr>
        <w:t xml:space="preserve"> </w:t>
      </w:r>
      <w:proofErr w:type="spellStart"/>
      <w:r w:rsidRPr="00E62DAE">
        <w:rPr>
          <w:szCs w:val="26"/>
        </w:rPr>
        <w:t>số</w:t>
      </w:r>
      <w:proofErr w:type="spellEnd"/>
      <w:r w:rsidRPr="00E62DAE">
        <w:rPr>
          <w:szCs w:val="26"/>
        </w:rPr>
        <w:t xml:space="preserve"> &gt; 100 </w:t>
      </w:r>
      <w:proofErr w:type="spellStart"/>
      <w:r w:rsidRPr="00E62DAE">
        <w:rPr>
          <w:szCs w:val="26"/>
        </w:rPr>
        <w:t>thì</w:t>
      </w:r>
      <w:proofErr w:type="spellEnd"/>
      <w:r w:rsidRPr="00E62DAE">
        <w:rPr>
          <w:szCs w:val="26"/>
        </w:rPr>
        <w:t xml:space="preserve"> </w:t>
      </w:r>
      <w:proofErr w:type="spellStart"/>
      <w:r w:rsidRPr="00E62DAE">
        <w:rPr>
          <w:szCs w:val="26"/>
        </w:rPr>
        <w:t>không</w:t>
      </w:r>
      <w:proofErr w:type="spellEnd"/>
      <w:r w:rsidRPr="00E62DAE">
        <w:rPr>
          <w:szCs w:val="26"/>
        </w:rPr>
        <w:t xml:space="preserve"> </w:t>
      </w:r>
      <w:proofErr w:type="spellStart"/>
      <w:r w:rsidRPr="00E62DAE">
        <w:rPr>
          <w:szCs w:val="26"/>
        </w:rPr>
        <w:t>cho</w:t>
      </w:r>
      <w:proofErr w:type="spellEnd"/>
      <w:r w:rsidRPr="00E62DAE">
        <w:rPr>
          <w:szCs w:val="26"/>
        </w:rPr>
        <w:t xml:space="preserve"> </w:t>
      </w:r>
      <w:proofErr w:type="spellStart"/>
      <w:r w:rsidRPr="00E62DAE">
        <w:rPr>
          <w:szCs w:val="26"/>
        </w:rPr>
        <w:t>phép</w:t>
      </w:r>
      <w:proofErr w:type="spellEnd"/>
      <w:r w:rsidRPr="00E62DAE">
        <w:rPr>
          <w:szCs w:val="26"/>
        </w:rPr>
        <w:t xml:space="preserve"> </w:t>
      </w:r>
      <w:proofErr w:type="spellStart"/>
      <w:r w:rsidRPr="00E62DAE">
        <w:rPr>
          <w:szCs w:val="26"/>
        </w:rPr>
        <w:t>thêm</w:t>
      </w:r>
      <w:proofErr w:type="spellEnd"/>
      <w:r w:rsidRPr="00E62DAE">
        <w:rPr>
          <w:szCs w:val="26"/>
        </w:rPr>
        <w:t xml:space="preserve"> </w:t>
      </w:r>
      <w:proofErr w:type="spellStart"/>
      <w:r w:rsidRPr="00E62DAE">
        <w:rPr>
          <w:szCs w:val="26"/>
        </w:rPr>
        <w:t>số</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sidRPr="00E62DAE">
        <w:rPr>
          <w:szCs w:val="26"/>
        </w:rPr>
        <w:t xml:space="preserve"> </w:t>
      </w:r>
      <w:proofErr w:type="spellStart"/>
      <w:r w:rsidRPr="00E62DAE">
        <w:rPr>
          <w:szCs w:val="26"/>
        </w:rPr>
        <w:t>đó</w:t>
      </w:r>
      <w:proofErr w:type="spellEnd"/>
      <w:r w:rsidRPr="00E62DAE">
        <w:rPr>
          <w:szCs w:val="26"/>
        </w:rPr>
        <w:t xml:space="preserve">, </w:t>
      </w:r>
      <w:proofErr w:type="spellStart"/>
      <w:r w:rsidRPr="00E62DAE">
        <w:rPr>
          <w:szCs w:val="26"/>
        </w:rPr>
        <w:t>hệ</w:t>
      </w:r>
      <w:proofErr w:type="spellEnd"/>
      <w:r w:rsidRPr="00E62DAE">
        <w:rPr>
          <w:szCs w:val="26"/>
        </w:rPr>
        <w:t xml:space="preserve"> </w:t>
      </w:r>
      <w:proofErr w:type="spellStart"/>
      <w:r w:rsidRPr="00E62DAE">
        <w:rPr>
          <w:szCs w:val="26"/>
        </w:rPr>
        <w:t>thống</w:t>
      </w:r>
      <w:proofErr w:type="spellEnd"/>
      <w:r w:rsidRPr="00E62DAE">
        <w:rPr>
          <w:szCs w:val="26"/>
        </w:rPr>
        <w:t xml:space="preserve"> </w:t>
      </w:r>
      <w:proofErr w:type="spellStart"/>
      <w:r w:rsidRPr="00E62DAE">
        <w:rPr>
          <w:szCs w:val="26"/>
        </w:rPr>
        <w:t>hiển</w:t>
      </w:r>
      <w:proofErr w:type="spellEnd"/>
      <w:r w:rsidRPr="00E62DAE">
        <w:rPr>
          <w:szCs w:val="26"/>
        </w:rPr>
        <w:t xml:space="preserve"> </w:t>
      </w:r>
      <w:proofErr w:type="spellStart"/>
      <w:r w:rsidRPr="00E62DAE">
        <w:rPr>
          <w:szCs w:val="26"/>
        </w:rPr>
        <w:t>thị</w:t>
      </w:r>
      <w:proofErr w:type="spellEnd"/>
      <w:r w:rsidRPr="00E62DAE">
        <w:rPr>
          <w:szCs w:val="26"/>
        </w:rPr>
        <w:t xml:space="preserve"> </w:t>
      </w:r>
      <w:proofErr w:type="spellStart"/>
      <w:r w:rsidR="00FB3E4A">
        <w:rPr>
          <w:szCs w:val="26"/>
        </w:rPr>
        <w:t>cảnh</w:t>
      </w:r>
      <w:proofErr w:type="spellEnd"/>
      <w:r w:rsidR="00FB3E4A">
        <w:rPr>
          <w:szCs w:val="26"/>
          <w:lang w:val="vi-VN"/>
        </w:rPr>
        <w:t xml:space="preserve"> báo</w:t>
      </w:r>
      <w:r w:rsidRPr="00E62DAE">
        <w:rPr>
          <w:szCs w:val="26"/>
        </w:rPr>
        <w:t>o</w:t>
      </w:r>
      <w:r>
        <w:rPr>
          <w:szCs w:val="26"/>
        </w:rPr>
        <w:t xml:space="preserve"> “</w:t>
      </w:r>
      <w:proofErr w:type="spellStart"/>
      <w:r w:rsidRPr="00FB3E4A">
        <w:rPr>
          <w:i/>
          <w:iCs/>
          <w:szCs w:val="26"/>
        </w:rPr>
        <w:t>Tổng</w:t>
      </w:r>
      <w:proofErr w:type="spellEnd"/>
      <w:r w:rsidRPr="00FB3E4A">
        <w:rPr>
          <w:i/>
          <w:iCs/>
          <w:szCs w:val="26"/>
        </w:rPr>
        <w:t xml:space="preserve"> </w:t>
      </w:r>
      <w:proofErr w:type="spellStart"/>
      <w:r w:rsidRPr="00FB3E4A">
        <w:rPr>
          <w:i/>
          <w:iCs/>
          <w:szCs w:val="26"/>
        </w:rPr>
        <w:t>trọng</w:t>
      </w:r>
      <w:proofErr w:type="spellEnd"/>
      <w:r w:rsidRPr="00FB3E4A">
        <w:rPr>
          <w:i/>
          <w:iCs/>
          <w:szCs w:val="26"/>
        </w:rPr>
        <w:t xml:space="preserve"> </w:t>
      </w:r>
      <w:proofErr w:type="spellStart"/>
      <w:r w:rsidRPr="00FB3E4A">
        <w:rPr>
          <w:i/>
          <w:iCs/>
          <w:szCs w:val="26"/>
        </w:rPr>
        <w:t>số</w:t>
      </w:r>
      <w:proofErr w:type="spellEnd"/>
      <w:r w:rsidRPr="00FB3E4A">
        <w:rPr>
          <w:i/>
          <w:iCs/>
          <w:szCs w:val="26"/>
        </w:rPr>
        <w:t xml:space="preserve"> </w:t>
      </w:r>
      <w:proofErr w:type="spellStart"/>
      <w:r w:rsidRPr="00FB3E4A">
        <w:rPr>
          <w:i/>
          <w:iCs/>
          <w:szCs w:val="26"/>
        </w:rPr>
        <w:t>của</w:t>
      </w:r>
      <w:proofErr w:type="spellEnd"/>
      <w:r w:rsidRPr="00FB3E4A">
        <w:rPr>
          <w:i/>
          <w:iCs/>
          <w:szCs w:val="26"/>
        </w:rPr>
        <w:t xml:space="preserve"> </w:t>
      </w:r>
      <w:proofErr w:type="spellStart"/>
      <w:r w:rsidRPr="00FB3E4A">
        <w:rPr>
          <w:i/>
          <w:iCs/>
          <w:szCs w:val="26"/>
        </w:rPr>
        <w:t>yếu</w:t>
      </w:r>
      <w:proofErr w:type="spellEnd"/>
      <w:r w:rsidRPr="00FB3E4A">
        <w:rPr>
          <w:i/>
          <w:iCs/>
          <w:szCs w:val="26"/>
        </w:rPr>
        <w:t xml:space="preserve"> </w:t>
      </w:r>
      <w:proofErr w:type="spellStart"/>
      <w:r w:rsidRPr="00FB3E4A">
        <w:rPr>
          <w:i/>
          <w:iCs/>
          <w:szCs w:val="26"/>
        </w:rPr>
        <w:t>tố</w:t>
      </w:r>
      <w:proofErr w:type="spellEnd"/>
      <w:r w:rsidRPr="00FB3E4A">
        <w:rPr>
          <w:i/>
          <w:iCs/>
          <w:szCs w:val="26"/>
        </w:rPr>
        <w:t xml:space="preserve"> </w:t>
      </w:r>
      <w:proofErr w:type="spellStart"/>
      <w:r w:rsidRPr="00FB3E4A">
        <w:rPr>
          <w:i/>
          <w:iCs/>
          <w:szCs w:val="26"/>
        </w:rPr>
        <w:t>lớn</w:t>
      </w:r>
      <w:proofErr w:type="spellEnd"/>
      <w:r w:rsidRPr="00FB3E4A">
        <w:rPr>
          <w:i/>
          <w:iCs/>
          <w:szCs w:val="26"/>
        </w:rPr>
        <w:t xml:space="preserve"> </w:t>
      </w:r>
      <w:proofErr w:type="spellStart"/>
      <w:r w:rsidRPr="00FB3E4A">
        <w:rPr>
          <w:i/>
          <w:iCs/>
          <w:szCs w:val="26"/>
        </w:rPr>
        <w:t>hơn</w:t>
      </w:r>
      <w:proofErr w:type="spellEnd"/>
      <w:r w:rsidRPr="00FB3E4A">
        <w:rPr>
          <w:i/>
          <w:iCs/>
          <w:szCs w:val="26"/>
        </w:rPr>
        <w:t xml:space="preserve"> 100%. </w:t>
      </w:r>
      <w:proofErr w:type="spellStart"/>
      <w:r w:rsidRPr="00FB3E4A">
        <w:rPr>
          <w:i/>
          <w:iCs/>
          <w:szCs w:val="26"/>
        </w:rPr>
        <w:t>Vui</w:t>
      </w:r>
      <w:proofErr w:type="spellEnd"/>
      <w:r w:rsidRPr="00FB3E4A">
        <w:rPr>
          <w:i/>
          <w:iCs/>
          <w:szCs w:val="26"/>
        </w:rPr>
        <w:t xml:space="preserve"> </w:t>
      </w:r>
      <w:proofErr w:type="spellStart"/>
      <w:r w:rsidRPr="00FB3E4A">
        <w:rPr>
          <w:i/>
          <w:iCs/>
          <w:szCs w:val="26"/>
        </w:rPr>
        <w:t>lòng</w:t>
      </w:r>
      <w:proofErr w:type="spellEnd"/>
      <w:r w:rsidRPr="00FB3E4A">
        <w:rPr>
          <w:i/>
          <w:iCs/>
          <w:szCs w:val="26"/>
        </w:rPr>
        <w:t xml:space="preserve"> </w:t>
      </w:r>
      <w:proofErr w:type="spellStart"/>
      <w:r w:rsidRPr="00FB3E4A">
        <w:rPr>
          <w:i/>
          <w:iCs/>
          <w:szCs w:val="26"/>
        </w:rPr>
        <w:t>điều</w:t>
      </w:r>
      <w:proofErr w:type="spellEnd"/>
      <w:r w:rsidRPr="00FB3E4A">
        <w:rPr>
          <w:i/>
          <w:iCs/>
          <w:szCs w:val="26"/>
        </w:rPr>
        <w:t xml:space="preserve"> </w:t>
      </w:r>
      <w:proofErr w:type="spellStart"/>
      <w:r w:rsidRPr="00FB3E4A">
        <w:rPr>
          <w:i/>
          <w:iCs/>
          <w:szCs w:val="26"/>
        </w:rPr>
        <w:t>chỉnh</w:t>
      </w:r>
      <w:proofErr w:type="spellEnd"/>
      <w:r w:rsidRPr="00FB3E4A">
        <w:rPr>
          <w:i/>
          <w:iCs/>
          <w:szCs w:val="26"/>
        </w:rPr>
        <w:t xml:space="preserve"> </w:t>
      </w:r>
      <w:proofErr w:type="spellStart"/>
      <w:r w:rsidRPr="00FB3E4A">
        <w:rPr>
          <w:i/>
          <w:iCs/>
          <w:szCs w:val="26"/>
        </w:rPr>
        <w:t>lại</w:t>
      </w:r>
      <w:proofErr w:type="spellEnd"/>
      <w:r w:rsidRPr="00FB3E4A">
        <w:rPr>
          <w:i/>
          <w:iCs/>
          <w:szCs w:val="26"/>
        </w:rPr>
        <w:t xml:space="preserve"> </w:t>
      </w:r>
      <w:proofErr w:type="spellStart"/>
      <w:r w:rsidRPr="00FB3E4A">
        <w:rPr>
          <w:i/>
          <w:iCs/>
          <w:szCs w:val="26"/>
        </w:rPr>
        <w:t>các</w:t>
      </w:r>
      <w:proofErr w:type="spellEnd"/>
      <w:r w:rsidRPr="00FB3E4A">
        <w:rPr>
          <w:i/>
          <w:iCs/>
          <w:szCs w:val="26"/>
        </w:rPr>
        <w:t xml:space="preserve"> </w:t>
      </w:r>
      <w:proofErr w:type="spellStart"/>
      <w:r w:rsidRPr="00FB3E4A">
        <w:rPr>
          <w:i/>
          <w:iCs/>
          <w:szCs w:val="26"/>
        </w:rPr>
        <w:t>trọng</w:t>
      </w:r>
      <w:proofErr w:type="spellEnd"/>
      <w:r w:rsidRPr="00FB3E4A">
        <w:rPr>
          <w:i/>
          <w:iCs/>
          <w:szCs w:val="26"/>
        </w:rPr>
        <w:t xml:space="preserve"> </w:t>
      </w:r>
      <w:proofErr w:type="spellStart"/>
      <w:r w:rsidRPr="00FB3E4A">
        <w:rPr>
          <w:i/>
          <w:iCs/>
          <w:szCs w:val="26"/>
        </w:rPr>
        <w:t>số</w:t>
      </w:r>
      <w:proofErr w:type="spellEnd"/>
      <w:r>
        <w:rPr>
          <w:szCs w:val="26"/>
        </w:rPr>
        <w:t>”</w:t>
      </w:r>
      <w:r w:rsidRPr="00E62DAE">
        <w:rPr>
          <w:szCs w:val="26"/>
        </w:rPr>
        <w:t>.</w:t>
      </w:r>
    </w:p>
    <w:p w14:paraId="53A8CC90" w14:textId="2D879E61" w:rsidR="00397DFE" w:rsidRPr="00DF4DDC" w:rsidRDefault="00397DFE" w:rsidP="00397DFE">
      <w:pPr>
        <w:pStyle w:val="ListParagraph"/>
        <w:numPr>
          <w:ilvl w:val="0"/>
          <w:numId w:val="15"/>
        </w:numPr>
        <w:rPr>
          <w:b/>
          <w:szCs w:val="26"/>
        </w:rPr>
      </w:pPr>
      <w:r w:rsidRPr="00E62DAE">
        <w:rPr>
          <w:szCs w:val="26"/>
        </w:rPr>
        <w:t xml:space="preserve">NSD </w:t>
      </w:r>
      <w:proofErr w:type="spellStart"/>
      <w:r w:rsidRPr="00E62DAE">
        <w:rPr>
          <w:szCs w:val="26"/>
        </w:rPr>
        <w:t>c</w:t>
      </w:r>
      <w:r>
        <w:rPr>
          <w:szCs w:val="26"/>
        </w:rPr>
        <w:t>ần</w:t>
      </w:r>
      <w:proofErr w:type="spellEnd"/>
      <w:r>
        <w:rPr>
          <w:szCs w:val="26"/>
        </w:rPr>
        <w:t xml:space="preserve"> </w:t>
      </w:r>
      <w:proofErr w:type="spellStart"/>
      <w:r>
        <w:rPr>
          <w:szCs w:val="26"/>
        </w:rPr>
        <w:t>sửa</w:t>
      </w:r>
      <w:proofErr w:type="spellEnd"/>
      <w:r>
        <w:rPr>
          <w:szCs w:val="26"/>
        </w:rPr>
        <w:t xml:space="preserve"> </w:t>
      </w:r>
      <w:proofErr w:type="spellStart"/>
      <w:r>
        <w:rPr>
          <w:szCs w:val="26"/>
        </w:rPr>
        <w:t>trọng</w:t>
      </w:r>
      <w:proofErr w:type="spellEnd"/>
      <w:r>
        <w:rPr>
          <w:szCs w:val="26"/>
        </w:rPr>
        <w:t xml:space="preserve"> </w:t>
      </w:r>
      <w:proofErr w:type="spellStart"/>
      <w:r>
        <w:rPr>
          <w:szCs w:val="26"/>
        </w:rPr>
        <w:t>số</w:t>
      </w:r>
      <w:proofErr w:type="spellEnd"/>
      <w:r>
        <w:rPr>
          <w:szCs w:val="26"/>
        </w:rPr>
        <w:t xml:space="preserve"> </w:t>
      </w:r>
      <w:proofErr w:type="spellStart"/>
      <w:r>
        <w:rPr>
          <w:szCs w:val="26"/>
        </w:rPr>
        <w:t>của</w:t>
      </w:r>
      <w:proofErr w:type="spellEnd"/>
      <w:r>
        <w:rPr>
          <w:szCs w:val="26"/>
        </w:rPr>
        <w:t xml:space="preserve">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sidRPr="00E62DAE">
        <w:rPr>
          <w:szCs w:val="26"/>
        </w:rPr>
        <w:t>hiện</w:t>
      </w:r>
      <w:proofErr w:type="spellEnd"/>
      <w:r w:rsidRPr="00E62DAE">
        <w:rPr>
          <w:szCs w:val="26"/>
        </w:rPr>
        <w:t xml:space="preserve"> </w:t>
      </w:r>
      <w:proofErr w:type="spellStart"/>
      <w:r w:rsidRPr="00E62DAE">
        <w:rPr>
          <w:szCs w:val="26"/>
        </w:rPr>
        <w:t>tại</w:t>
      </w:r>
      <w:proofErr w:type="spellEnd"/>
      <w:r w:rsidRPr="00E62DAE">
        <w:rPr>
          <w:szCs w:val="26"/>
        </w:rPr>
        <w:t xml:space="preserve"> </w:t>
      </w:r>
      <w:proofErr w:type="spellStart"/>
      <w:r w:rsidRPr="00E62DAE">
        <w:rPr>
          <w:szCs w:val="26"/>
        </w:rPr>
        <w:t>trước</w:t>
      </w:r>
      <w:proofErr w:type="spellEnd"/>
      <w:r w:rsidRPr="00E62DAE">
        <w:rPr>
          <w:szCs w:val="26"/>
        </w:rPr>
        <w:t xml:space="preserve"> </w:t>
      </w:r>
      <w:proofErr w:type="spellStart"/>
      <w:r w:rsidRPr="00E62DAE">
        <w:rPr>
          <w:szCs w:val="26"/>
        </w:rPr>
        <w:t>khi</w:t>
      </w:r>
      <w:proofErr w:type="spellEnd"/>
      <w:r w:rsidRPr="00E62DAE">
        <w:rPr>
          <w:szCs w:val="26"/>
        </w:rPr>
        <w:t xml:space="preserve"> </w:t>
      </w:r>
      <w:proofErr w:type="spellStart"/>
      <w:r w:rsidRPr="00E62DAE">
        <w:rPr>
          <w:szCs w:val="26"/>
        </w:rPr>
        <w:t>thêm</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sidRPr="00E62DAE">
        <w:rPr>
          <w:szCs w:val="26"/>
        </w:rPr>
        <w:t>mới</w:t>
      </w:r>
      <w:proofErr w:type="spellEnd"/>
      <w:r>
        <w:rPr>
          <w:szCs w:val="26"/>
        </w:rPr>
        <w:t>.</w:t>
      </w:r>
    </w:p>
    <w:p w14:paraId="46D3BED0" w14:textId="319AA082" w:rsidR="00DF4DDC" w:rsidRDefault="00DF4DDC" w:rsidP="00DF4DDC">
      <w:pPr>
        <w:pStyle w:val="tvHeading111"/>
        <w:rPr>
          <w:lang w:val="vi-VN"/>
        </w:rPr>
      </w:pPr>
      <w:bookmarkStart w:id="86" w:name="_Toc87368214"/>
      <w:r>
        <w:rPr>
          <w:lang w:val="vi-VN"/>
        </w:rPr>
        <w:t>Thang điểm chấm điểm</w:t>
      </w:r>
      <w:bookmarkEnd w:id="86"/>
      <w:r>
        <w:rPr>
          <w:lang w:val="vi-VN"/>
        </w:rPr>
        <w:t xml:space="preserve"> </w:t>
      </w:r>
    </w:p>
    <w:p w14:paraId="0266CB52" w14:textId="77777777" w:rsidR="00544AD6" w:rsidRPr="00544AD6" w:rsidRDefault="00544AD6" w:rsidP="00544AD6">
      <w:pPr>
        <w:rPr>
          <w:lang w:val="vi-VN"/>
        </w:rPr>
      </w:pPr>
      <w:r w:rsidRPr="00544AD6">
        <w:rPr>
          <w:b/>
          <w:bCs/>
          <w:szCs w:val="26"/>
          <w:lang w:val="vi-VN"/>
        </w:rPr>
        <w:t xml:space="preserve">Mục đích: </w:t>
      </w:r>
      <w:r w:rsidRPr="00544AD6">
        <w:rPr>
          <w:lang w:val="vi-VN"/>
        </w:rPr>
        <w:t>Quản lý các thang điểm chấm điểm các tiêu chí đánh giá/ yếu tố rủi ro</w:t>
      </w:r>
    </w:p>
    <w:p w14:paraId="3C92B0C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1CAF6000"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1EE1989" w14:textId="77777777" w:rsidTr="00EF54B5">
        <w:trPr>
          <w:trHeight w:val="449"/>
        </w:trPr>
        <w:tc>
          <w:tcPr>
            <w:tcW w:w="817" w:type="dxa"/>
            <w:shd w:val="clear" w:color="auto" w:fill="auto"/>
          </w:tcPr>
          <w:p w14:paraId="0F029235"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0AFA330"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D146186"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2F4F88" w14:paraId="64CAAB36" w14:textId="77777777" w:rsidTr="00EF54B5">
        <w:tc>
          <w:tcPr>
            <w:tcW w:w="817" w:type="dxa"/>
            <w:shd w:val="clear" w:color="auto" w:fill="auto"/>
          </w:tcPr>
          <w:p w14:paraId="16567E08" w14:textId="77777777" w:rsidR="00544AD6" w:rsidRPr="002F4F88" w:rsidRDefault="00544AD6" w:rsidP="00911D8A">
            <w:pPr>
              <w:pStyle w:val="ListParagraph"/>
              <w:numPr>
                <w:ilvl w:val="0"/>
                <w:numId w:val="90"/>
              </w:numPr>
            </w:pPr>
          </w:p>
        </w:tc>
        <w:tc>
          <w:tcPr>
            <w:tcW w:w="1877" w:type="dxa"/>
            <w:shd w:val="clear" w:color="auto" w:fill="auto"/>
          </w:tcPr>
          <w:p w14:paraId="0F2DA38B"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64E7CC88" w14:textId="640BCDF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4B6F92">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B9E70B9" w14:textId="3130974F"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rủi</w:t>
            </w:r>
            <w:proofErr w:type="spellEnd"/>
            <w:r w:rsidRPr="005A01D3">
              <w:rPr>
                <w:b/>
                <w:bCs/>
                <w:snapToGrid/>
                <w:color w:val="auto"/>
                <w:szCs w:val="26"/>
              </w:rPr>
              <w:t xml:space="preserve"> </w:t>
            </w:r>
            <w:proofErr w:type="spellStart"/>
            <w:r w:rsidRPr="005A01D3">
              <w:rPr>
                <w:b/>
                <w:bCs/>
                <w:snapToGrid/>
                <w:color w:val="auto"/>
                <w:szCs w:val="26"/>
              </w:rPr>
              <w:t>ro</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sidR="00BD72C8">
              <w:rPr>
                <w:snapToGrid/>
                <w:color w:val="auto"/>
                <w:szCs w:val="26"/>
              </w:rPr>
              <w:t>trong</w:t>
            </w:r>
            <w:proofErr w:type="spellEnd"/>
            <w:r w:rsidR="00BD72C8">
              <w:rPr>
                <w:snapToGrid/>
                <w:color w:val="auto"/>
                <w:szCs w:val="26"/>
                <w:lang w:val="vi-VN"/>
              </w:rPr>
              <w:t xml:space="preserve"> danh sách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r w:rsidR="00BD72C8">
              <w:rPr>
                <w:snapToGrid/>
                <w:color w:val="auto"/>
                <w:szCs w:val="26"/>
                <w:lang w:val="vi-VN"/>
              </w:rPr>
              <w:t xml:space="preserve">ở trạng thái Sử dụng </w:t>
            </w:r>
            <w:r w:rsidR="00BD72C8" w:rsidRPr="00BD72C8">
              <w:rPr>
                <w:i/>
                <w:iCs/>
                <w:snapToGrid/>
                <w:color w:val="0070C0"/>
                <w:szCs w:val="26"/>
                <w:lang w:val="vi-VN"/>
              </w:rPr>
              <w:t>(mục 3.2.1)</w:t>
            </w:r>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dưới</w:t>
            </w:r>
            <w:proofErr w:type="spellEnd"/>
            <w:r>
              <w:rPr>
                <w:snapToGrid/>
                <w:color w:val="auto"/>
                <w:szCs w:val="26"/>
              </w:rPr>
              <w:t xml:space="preserve"> </w:t>
            </w:r>
            <w:proofErr w:type="spellStart"/>
            <w:r>
              <w:rPr>
                <w:snapToGrid/>
                <w:color w:val="auto"/>
                <w:szCs w:val="26"/>
              </w:rPr>
              <w:t>dạng</w:t>
            </w:r>
            <w:proofErr w:type="spellEnd"/>
            <w:r>
              <w:rPr>
                <w:snapToGrid/>
                <w:color w:val="auto"/>
                <w:szCs w:val="26"/>
              </w:rPr>
              <w:t xml:space="preserve">: </w:t>
            </w: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CA2487">
              <w:rPr>
                <w:snapToGrid/>
                <w:color w:val="auto"/>
                <w:szCs w:val="26"/>
                <w:lang w:val="vi-VN"/>
              </w:rPr>
              <w:t xml:space="preserve"> -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w:t>
            </w:r>
          </w:p>
          <w:p w14:paraId="78573196" w14:textId="30296D32"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Mức</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Pr>
                <w:snapToGrid/>
                <w:color w:val="auto"/>
                <w:szCs w:val="26"/>
              </w:rPr>
              <w:t xml:space="preserve">*: </w:t>
            </w:r>
            <w:proofErr w:type="spellStart"/>
            <w:r>
              <w:rPr>
                <w:bCs/>
                <w:szCs w:val="26"/>
              </w:rPr>
              <w:t>chỉ</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nhập</w:t>
            </w:r>
            <w:proofErr w:type="spellEnd"/>
            <w:r>
              <w:rPr>
                <w:bCs/>
                <w:szCs w:val="26"/>
              </w:rPr>
              <w:t xml:space="preserve"> </w:t>
            </w:r>
            <w:proofErr w:type="spellStart"/>
            <w:r>
              <w:rPr>
                <w:bCs/>
                <w:szCs w:val="26"/>
              </w:rPr>
              <w:t>số</w:t>
            </w:r>
            <w:proofErr w:type="spellEnd"/>
            <w:r>
              <w:rPr>
                <w:bCs/>
                <w:szCs w:val="26"/>
              </w:rPr>
              <w:t xml:space="preserve"> &gt;= 0</w:t>
            </w:r>
          </w:p>
          <w:p w14:paraId="4416332A" w14:textId="118A3B6A"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lastRenderedPageBreak/>
              <w:t>Trạng</w:t>
            </w:r>
            <w:proofErr w:type="spellEnd"/>
            <w:r w:rsidRPr="005A01D3">
              <w:rPr>
                <w:b/>
                <w:bCs/>
                <w:snapToGrid/>
                <w:color w:val="auto"/>
                <w:szCs w:val="26"/>
              </w:rPr>
              <w:t xml:space="preserve"> </w:t>
            </w:r>
            <w:proofErr w:type="spellStart"/>
            <w:r w:rsidRPr="005A01D3">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CA2487">
              <w:rPr>
                <w:snapToGrid/>
                <w:color w:val="auto"/>
                <w:szCs w:val="26"/>
              </w:rPr>
              <w:t>là</w:t>
            </w:r>
            <w:proofErr w:type="spellEnd"/>
            <w:r w:rsidR="00CA2487">
              <w:rPr>
                <w:snapToGrid/>
                <w:color w:val="auto"/>
                <w:szCs w:val="26"/>
                <w:lang w:val="vi-VN"/>
              </w:rPr>
              <w:t xml:space="preserve"> Sử </w:t>
            </w:r>
          </w:p>
          <w:p w14:paraId="38CC47CC" w14:textId="4A9A28F0" w:rsidR="00544AD6" w:rsidRPr="0056787B"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Điều</w:t>
            </w:r>
            <w:proofErr w:type="spellEnd"/>
            <w:r w:rsidRPr="005A01D3">
              <w:rPr>
                <w:b/>
                <w:bCs/>
                <w:snapToGrid/>
                <w:color w:val="auto"/>
                <w:szCs w:val="26"/>
              </w:rPr>
              <w:t xml:space="preserve"> </w:t>
            </w:r>
            <w:proofErr w:type="spellStart"/>
            <w:r w:rsidRPr="005A01D3">
              <w:rPr>
                <w:b/>
                <w:bCs/>
                <w:snapToGrid/>
                <w:color w:val="auto"/>
                <w:szCs w:val="26"/>
              </w:rPr>
              <w:t>kiện</w:t>
            </w:r>
            <w:proofErr w:type="spellEnd"/>
            <w:r w:rsidRPr="005A01D3">
              <w:rPr>
                <w:b/>
                <w:bCs/>
                <w:snapToGrid/>
                <w:color w:val="auto"/>
                <w:szCs w:val="26"/>
              </w:rPr>
              <w:t xml:space="preserve"> </w:t>
            </w:r>
            <w:proofErr w:type="spellStart"/>
            <w:r w:rsidRPr="005A01D3">
              <w:rPr>
                <w:b/>
                <w:bCs/>
                <w:snapToGrid/>
                <w:color w:val="auto"/>
                <w:szCs w:val="26"/>
              </w:rPr>
              <w:t>đạt</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sidRPr="005A01D3">
              <w:rPr>
                <w:b/>
                <w:bCs/>
                <w:snapToGrid/>
                <w:color w:val="auto"/>
                <w:szCs w:val="26"/>
              </w:rPr>
              <w:t xml:space="preserve"> </w:t>
            </w: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định</w:t>
            </w:r>
            <w:proofErr w:type="spellEnd"/>
            <w:r w:rsidRPr="005A01D3">
              <w:rPr>
                <w:b/>
                <w:bCs/>
                <w:snapToGrid/>
                <w:color w:val="auto"/>
                <w:szCs w:val="26"/>
              </w:rPr>
              <w:t xml:space="preserve"> </w:t>
            </w:r>
            <w:proofErr w:type="spellStart"/>
            <w:r w:rsidRPr="005A01D3">
              <w:rPr>
                <w:b/>
                <w:bCs/>
                <w:snapToGrid/>
                <w:color w:val="auto"/>
                <w:szCs w:val="26"/>
              </w:rPr>
              <w:t>tính</w:t>
            </w:r>
            <w:proofErr w:type="spellEnd"/>
            <w:r w:rsidR="00CA2487">
              <w:rPr>
                <w:snapToGrid/>
                <w:color w:val="auto"/>
                <w:szCs w:val="26"/>
                <w:lang w:val="vi-VN"/>
              </w:rPr>
              <w:t>*</w:t>
            </w:r>
            <w:r>
              <w:rPr>
                <w:snapToGrid/>
                <w:color w:val="auto"/>
                <w:szCs w:val="26"/>
              </w:rPr>
              <w:t xml:space="preserve">: </w:t>
            </w:r>
            <w:proofErr w:type="spellStart"/>
            <w:r w:rsidR="00CA2487">
              <w:rPr>
                <w:snapToGrid/>
                <w:color w:val="auto"/>
                <w:szCs w:val="26"/>
              </w:rPr>
              <w:t>nhập</w:t>
            </w:r>
            <w:proofErr w:type="spellEnd"/>
            <w:r w:rsidR="00CA2487">
              <w:rPr>
                <w:snapToGrid/>
                <w:color w:val="auto"/>
                <w:szCs w:val="26"/>
                <w:lang w:val="vi-VN"/>
              </w:rPr>
              <w:t xml:space="preserve"> đoạn text, chỉ hiển thị nếu yếu tố được chọn có phương thức chấm điểm là Thủ công</w:t>
            </w:r>
            <w:r>
              <w:rPr>
                <w:snapToGrid/>
                <w:color w:val="auto"/>
                <w:szCs w:val="26"/>
              </w:rPr>
              <w:t xml:space="preserve"> </w:t>
            </w:r>
          </w:p>
          <w:p w14:paraId="0FEB4138" w14:textId="727FB08E"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Điều</w:t>
            </w:r>
            <w:proofErr w:type="spellEnd"/>
            <w:r w:rsidRPr="005A01D3">
              <w:rPr>
                <w:b/>
                <w:bCs/>
                <w:snapToGrid/>
                <w:color w:val="auto"/>
                <w:szCs w:val="26"/>
              </w:rPr>
              <w:t xml:space="preserve"> </w:t>
            </w:r>
            <w:proofErr w:type="spellStart"/>
            <w:r w:rsidRPr="005A01D3">
              <w:rPr>
                <w:b/>
                <w:bCs/>
                <w:snapToGrid/>
                <w:color w:val="auto"/>
                <w:szCs w:val="26"/>
              </w:rPr>
              <w:t>kiện</w:t>
            </w:r>
            <w:proofErr w:type="spellEnd"/>
            <w:r w:rsidRPr="005A01D3">
              <w:rPr>
                <w:b/>
                <w:bCs/>
                <w:snapToGrid/>
                <w:color w:val="auto"/>
                <w:szCs w:val="26"/>
              </w:rPr>
              <w:t xml:space="preserve"> </w:t>
            </w:r>
            <w:proofErr w:type="spellStart"/>
            <w:r w:rsidRPr="005A01D3">
              <w:rPr>
                <w:b/>
                <w:bCs/>
                <w:snapToGrid/>
                <w:color w:val="auto"/>
                <w:szCs w:val="26"/>
              </w:rPr>
              <w:t>đạt</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sidRPr="005A01D3">
              <w:rPr>
                <w:b/>
                <w:bCs/>
                <w:snapToGrid/>
                <w:color w:val="auto"/>
                <w:szCs w:val="26"/>
              </w:rPr>
              <w:t xml:space="preserve"> </w:t>
            </w: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định</w:t>
            </w:r>
            <w:proofErr w:type="spellEnd"/>
            <w:r w:rsidRPr="005A01D3">
              <w:rPr>
                <w:b/>
                <w:bCs/>
                <w:snapToGrid/>
                <w:color w:val="auto"/>
                <w:szCs w:val="26"/>
              </w:rPr>
              <w:t xml:space="preserve"> </w:t>
            </w:r>
            <w:proofErr w:type="spellStart"/>
            <w:r w:rsidRPr="005A01D3">
              <w:rPr>
                <w:b/>
                <w:bCs/>
                <w:snapToGrid/>
                <w:color w:val="auto"/>
                <w:szCs w:val="26"/>
              </w:rPr>
              <w:t>lượng</w:t>
            </w:r>
            <w:proofErr w:type="spellEnd"/>
            <w:r>
              <w:rPr>
                <w:snapToGrid/>
                <w:color w:val="auto"/>
                <w:szCs w:val="26"/>
              </w:rPr>
              <w:t>:</w:t>
            </w:r>
            <w:r w:rsidR="0056787B">
              <w:rPr>
                <w:snapToGrid/>
                <w:color w:val="auto"/>
                <w:szCs w:val="26"/>
                <w:lang w:val="vi-VN"/>
              </w:rPr>
              <w:t xml:space="preserve"> chỉ hiển thị nếu yếu tố được chọn có phương thức chấm điểm là Tự </w:t>
            </w:r>
            <w:r w:rsidR="007075FE">
              <w:rPr>
                <w:snapToGrid/>
                <w:color w:val="auto"/>
                <w:szCs w:val="26"/>
                <w:lang w:val="vi-VN"/>
              </w:rPr>
              <w:t>động, gồm 4 trường sau:</w:t>
            </w:r>
          </w:p>
          <w:p w14:paraId="4F31A83B" w14:textId="67FBA22B"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c</w:t>
            </w:r>
            <w:proofErr w:type="spellStart"/>
            <w:r w:rsidR="00544AD6">
              <w:rPr>
                <w:snapToGrid/>
                <w:color w:val="auto"/>
                <w:szCs w:val="26"/>
              </w:rPr>
              <w:t>ận</w:t>
            </w:r>
            <w:proofErr w:type="spellEnd"/>
            <w:r w:rsidR="00544AD6">
              <w:rPr>
                <w:snapToGrid/>
                <w:color w:val="auto"/>
                <w:szCs w:val="26"/>
              </w:rPr>
              <w:t xml:space="preserve"> </w:t>
            </w:r>
            <w:proofErr w:type="spellStart"/>
            <w:r w:rsidR="00544AD6">
              <w:rPr>
                <w:snapToGrid/>
                <w:color w:val="auto"/>
                <w:szCs w:val="26"/>
              </w:rPr>
              <w:t>dưới</w:t>
            </w:r>
            <w:proofErr w:type="spellEnd"/>
            <w:r w:rsidR="00544AD6">
              <w:rPr>
                <w:snapToGrid/>
                <w:color w:val="auto"/>
                <w:szCs w:val="26"/>
              </w:rPr>
              <w:t xml:space="preserve">: </w:t>
            </w:r>
            <w:proofErr w:type="spellStart"/>
            <w:r w:rsidR="00544AD6">
              <w:rPr>
                <w:snapToGrid/>
                <w:color w:val="auto"/>
                <w:szCs w:val="26"/>
              </w:rPr>
              <w:t>chỉ</w:t>
            </w:r>
            <w:proofErr w:type="spellEnd"/>
            <w:r w:rsidR="00544AD6">
              <w:rPr>
                <w:snapToGrid/>
                <w:color w:val="auto"/>
                <w:szCs w:val="26"/>
              </w:rPr>
              <w:t xml:space="preserve"> </w:t>
            </w:r>
            <w:proofErr w:type="spellStart"/>
            <w:r w:rsidR="00544AD6">
              <w:rPr>
                <w:snapToGrid/>
                <w:color w:val="auto"/>
                <w:szCs w:val="26"/>
              </w:rPr>
              <w:t>được</w:t>
            </w:r>
            <w:proofErr w:type="spellEnd"/>
            <w:r w:rsidR="00544AD6">
              <w:rPr>
                <w:snapToGrid/>
                <w:color w:val="auto"/>
                <w:szCs w:val="26"/>
              </w:rPr>
              <w:t xml:space="preserve"> </w:t>
            </w:r>
            <w:proofErr w:type="spellStart"/>
            <w:r w:rsidR="00544AD6">
              <w:rPr>
                <w:snapToGrid/>
                <w:color w:val="auto"/>
                <w:szCs w:val="26"/>
              </w:rPr>
              <w:t>nhập</w:t>
            </w:r>
            <w:proofErr w:type="spellEnd"/>
            <w:r w:rsidR="00544AD6">
              <w:rPr>
                <w:snapToGrid/>
                <w:color w:val="auto"/>
                <w:szCs w:val="26"/>
              </w:rPr>
              <w:t xml:space="preserve"> </w:t>
            </w:r>
            <w:proofErr w:type="spellStart"/>
            <w:r w:rsidR="00544AD6">
              <w:rPr>
                <w:snapToGrid/>
                <w:color w:val="auto"/>
                <w:szCs w:val="26"/>
              </w:rPr>
              <w:t>số</w:t>
            </w:r>
            <w:proofErr w:type="spellEnd"/>
            <w:r>
              <w:rPr>
                <w:snapToGrid/>
                <w:color w:val="auto"/>
                <w:szCs w:val="26"/>
                <w:lang w:val="vi-VN"/>
              </w:rPr>
              <w:t xml:space="preserve"> &gt;=0</w:t>
            </w:r>
          </w:p>
          <w:p w14:paraId="3F0FC3B0" w14:textId="77777777" w:rsidR="00544AD6" w:rsidRDefault="00544AD6"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cận</w:t>
            </w:r>
            <w:proofErr w:type="spellEnd"/>
            <w:r>
              <w:rPr>
                <w:snapToGrid/>
                <w:color w:val="auto"/>
                <w:szCs w:val="26"/>
              </w:rPr>
              <w:t xml:space="preserve"> </w:t>
            </w:r>
            <w:proofErr w:type="spellStart"/>
            <w:r>
              <w:rPr>
                <w:snapToGrid/>
                <w:color w:val="auto"/>
                <w:szCs w:val="26"/>
              </w:rPr>
              <w:t>dưới</w:t>
            </w:r>
            <w:proofErr w:type="spellEnd"/>
            <w:r>
              <w:rPr>
                <w:snapToGrid/>
                <w:color w:val="auto"/>
                <w:szCs w:val="26"/>
              </w:rPr>
              <w:t xml:space="preserve">: </w:t>
            </w:r>
            <w:proofErr w:type="spellStart"/>
            <w:r>
              <w:rPr>
                <w:bCs/>
                <w:szCs w:val="26"/>
              </w:rPr>
              <w:t>chọn</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kiện</w:t>
            </w:r>
            <w:proofErr w:type="spellEnd"/>
            <w:r>
              <w:rPr>
                <w:bCs/>
                <w:szCs w:val="26"/>
              </w:rPr>
              <w:t xml:space="preserve">: &gt; </w:t>
            </w:r>
            <w:proofErr w:type="spellStart"/>
            <w:r>
              <w:rPr>
                <w:bCs/>
                <w:szCs w:val="26"/>
              </w:rPr>
              <w:t>hoặc</w:t>
            </w:r>
            <w:proofErr w:type="spellEnd"/>
            <w:r>
              <w:rPr>
                <w:bCs/>
                <w:szCs w:val="26"/>
              </w:rPr>
              <w:t xml:space="preserve"> &gt;=</w:t>
            </w:r>
          </w:p>
          <w:p w14:paraId="5AD31220" w14:textId="6FA983E2"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c</w:t>
            </w:r>
            <w:proofErr w:type="spellStart"/>
            <w:r w:rsidR="00544AD6">
              <w:rPr>
                <w:snapToGrid/>
                <w:color w:val="auto"/>
                <w:szCs w:val="26"/>
              </w:rPr>
              <w:t>ận</w:t>
            </w:r>
            <w:proofErr w:type="spellEnd"/>
            <w:r w:rsidR="00544AD6">
              <w:rPr>
                <w:snapToGrid/>
                <w:color w:val="auto"/>
                <w:szCs w:val="26"/>
              </w:rPr>
              <w:t xml:space="preserve"> </w:t>
            </w:r>
            <w:proofErr w:type="spellStart"/>
            <w:r w:rsidR="00544AD6">
              <w:rPr>
                <w:snapToGrid/>
                <w:color w:val="auto"/>
                <w:szCs w:val="26"/>
              </w:rPr>
              <w:t>trên</w:t>
            </w:r>
            <w:proofErr w:type="spellEnd"/>
            <w:r w:rsidR="00544AD6">
              <w:rPr>
                <w:snapToGrid/>
                <w:color w:val="auto"/>
                <w:szCs w:val="26"/>
              </w:rPr>
              <w:t xml:space="preserve">: </w:t>
            </w:r>
            <w:proofErr w:type="spellStart"/>
            <w:r w:rsidR="00544AD6">
              <w:rPr>
                <w:snapToGrid/>
                <w:color w:val="auto"/>
                <w:szCs w:val="26"/>
              </w:rPr>
              <w:t>chỉ</w:t>
            </w:r>
            <w:proofErr w:type="spellEnd"/>
            <w:r w:rsidR="00544AD6">
              <w:rPr>
                <w:snapToGrid/>
                <w:color w:val="auto"/>
                <w:szCs w:val="26"/>
              </w:rPr>
              <w:t xml:space="preserve"> </w:t>
            </w:r>
            <w:proofErr w:type="spellStart"/>
            <w:r w:rsidR="00544AD6">
              <w:rPr>
                <w:snapToGrid/>
                <w:color w:val="auto"/>
                <w:szCs w:val="26"/>
              </w:rPr>
              <w:t>được</w:t>
            </w:r>
            <w:proofErr w:type="spellEnd"/>
            <w:r w:rsidR="00544AD6">
              <w:rPr>
                <w:snapToGrid/>
                <w:color w:val="auto"/>
                <w:szCs w:val="26"/>
              </w:rPr>
              <w:t xml:space="preserve"> </w:t>
            </w:r>
            <w:proofErr w:type="spellStart"/>
            <w:r w:rsidR="00544AD6">
              <w:rPr>
                <w:snapToGrid/>
                <w:color w:val="auto"/>
                <w:szCs w:val="26"/>
              </w:rPr>
              <w:t>nhập</w:t>
            </w:r>
            <w:proofErr w:type="spellEnd"/>
            <w:r w:rsidR="00544AD6">
              <w:rPr>
                <w:snapToGrid/>
                <w:color w:val="auto"/>
                <w:szCs w:val="26"/>
              </w:rPr>
              <w:t xml:space="preserve"> </w:t>
            </w:r>
            <w:proofErr w:type="spellStart"/>
            <w:r w:rsidR="00544AD6">
              <w:rPr>
                <w:snapToGrid/>
                <w:color w:val="auto"/>
                <w:szCs w:val="26"/>
              </w:rPr>
              <w:t>số</w:t>
            </w:r>
            <w:proofErr w:type="spellEnd"/>
            <w:r>
              <w:rPr>
                <w:snapToGrid/>
                <w:color w:val="auto"/>
                <w:szCs w:val="26"/>
                <w:lang w:val="vi-VN"/>
              </w:rPr>
              <w:t xml:space="preserve"> &gt;=0</w:t>
            </w:r>
          </w:p>
          <w:p w14:paraId="6E6B31A2" w14:textId="77777777" w:rsidR="00544AD6" w:rsidRPr="002B1217" w:rsidRDefault="00544AD6"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cận</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bCs/>
                <w:szCs w:val="26"/>
              </w:rPr>
              <w:t>chọn</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kiện</w:t>
            </w:r>
            <w:proofErr w:type="spellEnd"/>
            <w:r>
              <w:rPr>
                <w:bCs/>
                <w:szCs w:val="26"/>
              </w:rPr>
              <w:t xml:space="preserve">: &lt; </w:t>
            </w:r>
            <w:proofErr w:type="spellStart"/>
            <w:r>
              <w:rPr>
                <w:bCs/>
                <w:szCs w:val="26"/>
              </w:rPr>
              <w:t>hoặc</w:t>
            </w:r>
            <w:proofErr w:type="spellEnd"/>
            <w:r>
              <w:rPr>
                <w:bCs/>
                <w:szCs w:val="26"/>
              </w:rPr>
              <w:t xml:space="preserve"> =&lt;</w:t>
            </w:r>
          </w:p>
          <w:p w14:paraId="21244958" w14:textId="77777777" w:rsidR="00544AD6" w:rsidRPr="007075FE"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Một</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có</w:t>
            </w:r>
            <w:proofErr w:type="spellEnd"/>
            <w:r w:rsidRPr="00E62DAE">
              <w:rPr>
                <w:bCs/>
                <w:szCs w:val="26"/>
              </w:rPr>
              <w:t xml:space="preserve"> </w:t>
            </w:r>
            <w:proofErr w:type="spellStart"/>
            <w:r w:rsidRPr="00E62DAE">
              <w:rPr>
                <w:bCs/>
                <w:szCs w:val="26"/>
              </w:rPr>
              <w:t>nhiều</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chấm</w:t>
            </w:r>
            <w:proofErr w:type="spellEnd"/>
            <w:r>
              <w:rPr>
                <w:bCs/>
                <w:szCs w:val="26"/>
              </w:rPr>
              <w:t xml:space="preserve"> </w:t>
            </w:r>
            <w:proofErr w:type="spellStart"/>
            <w:r>
              <w:rPr>
                <w:bCs/>
                <w:szCs w:val="26"/>
              </w:rPr>
              <w:t>điểm</w:t>
            </w:r>
            <w:proofErr w:type="spellEnd"/>
          </w:p>
          <w:p w14:paraId="5F173DF8" w14:textId="77777777" w:rsidR="007075FE" w:rsidRPr="007075FE" w:rsidRDefault="007075FE"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Giao</w:t>
            </w:r>
            <w:proofErr w:type="spellEnd"/>
            <w:r>
              <w:rPr>
                <w:snapToGrid/>
                <w:color w:val="auto"/>
                <w:szCs w:val="26"/>
                <w:lang w:val="vi-VN"/>
              </w:rPr>
              <w:t xml:space="preserve"> diện:</w:t>
            </w:r>
          </w:p>
          <w:p w14:paraId="215C1627" w14:textId="246AF517" w:rsidR="007075FE" w:rsidRPr="00B62253" w:rsidRDefault="00C4294D" w:rsidP="007075FE">
            <w:pPr>
              <w:pStyle w:val="NormalIndent"/>
              <w:keepNext w:val="0"/>
              <w:keepLines/>
              <w:widowControl w:val="0"/>
              <w:numPr>
                <w:ilvl w:val="0"/>
                <w:numId w:val="0"/>
              </w:numPr>
              <w:spacing w:before="0" w:after="0" w:line="312" w:lineRule="auto"/>
              <w:jc w:val="left"/>
              <w:rPr>
                <w:snapToGrid/>
                <w:color w:val="auto"/>
                <w:szCs w:val="26"/>
              </w:rPr>
            </w:pPr>
            <w:hyperlink r:id="rId31" w:anchor="id=tm5lfc&amp;p=14__them_moi_thang_diem&amp;c=1" w:history="1">
              <w:r w:rsidR="007075FE" w:rsidRPr="00A44996">
                <w:rPr>
                  <w:rStyle w:val="Hyperlink"/>
                  <w:snapToGrid/>
                  <w:szCs w:val="26"/>
                </w:rPr>
                <w:t>https://f2z0rj.axshare.com/#id=tm5lfc&amp;p=14__them_moi_thang_diem&amp;c=1</w:t>
              </w:r>
            </w:hyperlink>
          </w:p>
        </w:tc>
      </w:tr>
      <w:tr w:rsidR="00544AD6" w:rsidRPr="002F4F88" w14:paraId="7FA8F6B6" w14:textId="77777777" w:rsidTr="00EF54B5">
        <w:tc>
          <w:tcPr>
            <w:tcW w:w="817" w:type="dxa"/>
            <w:shd w:val="clear" w:color="auto" w:fill="auto"/>
          </w:tcPr>
          <w:p w14:paraId="4E1716AD" w14:textId="77777777" w:rsidR="00544AD6" w:rsidRPr="002F4F88" w:rsidRDefault="00544AD6" w:rsidP="00911D8A">
            <w:pPr>
              <w:pStyle w:val="ListParagraph"/>
              <w:numPr>
                <w:ilvl w:val="0"/>
                <w:numId w:val="90"/>
              </w:numPr>
            </w:pPr>
          </w:p>
        </w:tc>
        <w:tc>
          <w:tcPr>
            <w:tcW w:w="1877" w:type="dxa"/>
            <w:shd w:val="clear" w:color="auto" w:fill="auto"/>
          </w:tcPr>
          <w:p w14:paraId="66CDBF71"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7E362EA9" w14:textId="7F663D21"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chi </w:t>
            </w:r>
            <w:proofErr w:type="spellStart"/>
            <w:r>
              <w:rPr>
                <w:snapToGrid/>
                <w:color w:val="auto"/>
                <w:szCs w:val="26"/>
              </w:rPr>
              <w:t>tiết</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542D3E8A" w14:textId="77777777" w:rsidTr="00EF54B5">
        <w:tc>
          <w:tcPr>
            <w:tcW w:w="817" w:type="dxa"/>
            <w:shd w:val="clear" w:color="auto" w:fill="auto"/>
          </w:tcPr>
          <w:p w14:paraId="100DA4EC" w14:textId="77777777" w:rsidR="00544AD6" w:rsidRPr="002F4F88" w:rsidRDefault="00544AD6" w:rsidP="00911D8A">
            <w:pPr>
              <w:pStyle w:val="ListParagraph"/>
              <w:numPr>
                <w:ilvl w:val="0"/>
                <w:numId w:val="90"/>
              </w:numPr>
            </w:pPr>
          </w:p>
        </w:tc>
        <w:tc>
          <w:tcPr>
            <w:tcW w:w="1877" w:type="dxa"/>
            <w:shd w:val="clear" w:color="auto" w:fill="auto"/>
          </w:tcPr>
          <w:p w14:paraId="767CAE80"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283F4A41"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w:t>
            </w:r>
          </w:p>
          <w:p w14:paraId="676F6644" w14:textId="77777777" w:rsidR="00544AD6" w:rsidRPr="008941BD"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Sửa</w:t>
            </w:r>
            <w:proofErr w:type="spellEnd"/>
            <w:r w:rsidRPr="00E62DAE">
              <w:rPr>
                <w:bCs/>
                <w:szCs w:val="26"/>
              </w:rPr>
              <w:t xml:space="preserve"> </w:t>
            </w:r>
            <w:proofErr w:type="spellStart"/>
            <w:r w:rsidRPr="00E62DAE">
              <w:rPr>
                <w:bCs/>
                <w:szCs w:val="26"/>
              </w:rPr>
              <w:t>trạng</w:t>
            </w:r>
            <w:proofErr w:type="spellEnd"/>
            <w:r w:rsidRPr="00E62DAE">
              <w:rPr>
                <w:bCs/>
                <w:szCs w:val="26"/>
              </w:rPr>
              <w:t xml:space="preserve"> </w:t>
            </w:r>
            <w:proofErr w:type="spellStart"/>
            <w:r w:rsidRPr="00E62DAE">
              <w:rPr>
                <w:bCs/>
                <w:szCs w:val="26"/>
              </w:rPr>
              <w:t>thái</w:t>
            </w:r>
            <w:proofErr w:type="spellEnd"/>
            <w:r w:rsidRPr="00E62DAE">
              <w:rPr>
                <w:bCs/>
                <w:szCs w:val="26"/>
              </w:rPr>
              <w:t xml:space="preserve"> </w:t>
            </w:r>
            <w:proofErr w:type="spellStart"/>
            <w:r w:rsidRPr="00E62DAE">
              <w:rPr>
                <w:bCs/>
                <w:szCs w:val="26"/>
              </w:rPr>
              <w:t>của</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từ</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thành</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này</w:t>
            </w:r>
            <w:proofErr w:type="spellEnd"/>
            <w:r w:rsidRPr="00E62DAE">
              <w:rPr>
                <w:bCs/>
                <w:szCs w:val="26"/>
              </w:rPr>
              <w:t xml:space="preserve"> </w:t>
            </w:r>
            <w:proofErr w:type="spellStart"/>
            <w:r w:rsidRPr="00E62DAE">
              <w:rPr>
                <w:bCs/>
                <w:szCs w:val="26"/>
              </w:rPr>
              <w:t>sẽ</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được</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để</w:t>
            </w:r>
            <w:proofErr w:type="spellEnd"/>
            <w:r w:rsidRPr="00E62DAE">
              <w:rPr>
                <w:bCs/>
                <w:szCs w:val="26"/>
              </w:rPr>
              <w:t xml:space="preserve"> </w:t>
            </w:r>
            <w:proofErr w:type="spellStart"/>
            <w:r w:rsidRPr="00E62DAE">
              <w:rPr>
                <w:bCs/>
                <w:szCs w:val="26"/>
              </w:rPr>
              <w:t>chấm</w:t>
            </w:r>
            <w:proofErr w:type="spellEnd"/>
            <w:r>
              <w:rPr>
                <w:bCs/>
                <w:szCs w:val="26"/>
              </w:rPr>
              <w:t xml:space="preserve"> </w:t>
            </w:r>
            <w:proofErr w:type="spellStart"/>
            <w:r>
              <w:rPr>
                <w:bCs/>
                <w:szCs w:val="26"/>
              </w:rPr>
              <w:t>điểm</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ro.</w:t>
            </w:r>
          </w:p>
          <w:p w14:paraId="1F106CDE" w14:textId="0D3AE0E0" w:rsidR="008941BD" w:rsidRPr="002F4F88" w:rsidRDefault="008941BD"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3C045273" w14:textId="77777777" w:rsidTr="00EF54B5">
        <w:tc>
          <w:tcPr>
            <w:tcW w:w="817" w:type="dxa"/>
            <w:shd w:val="clear" w:color="auto" w:fill="auto"/>
          </w:tcPr>
          <w:p w14:paraId="66C50F52" w14:textId="77777777" w:rsidR="00544AD6" w:rsidRPr="002F4F88" w:rsidRDefault="00544AD6" w:rsidP="00911D8A">
            <w:pPr>
              <w:pStyle w:val="ListParagraph"/>
              <w:numPr>
                <w:ilvl w:val="0"/>
                <w:numId w:val="90"/>
              </w:numPr>
            </w:pPr>
          </w:p>
        </w:tc>
        <w:tc>
          <w:tcPr>
            <w:tcW w:w="1877" w:type="dxa"/>
            <w:shd w:val="clear" w:color="auto" w:fill="auto"/>
          </w:tcPr>
          <w:p w14:paraId="30E998CD" w14:textId="77777777" w:rsidR="00544AD6" w:rsidRPr="002F4F88" w:rsidRDefault="00544AD6" w:rsidP="00EF54B5">
            <w:pPr>
              <w:keepLines/>
              <w:widowControl w:val="0"/>
              <w:rPr>
                <w:szCs w:val="26"/>
              </w:rPr>
            </w:pPr>
            <w:proofErr w:type="spellStart"/>
            <w:r>
              <w:rPr>
                <w:szCs w:val="26"/>
              </w:rPr>
              <w:t>Xóa</w:t>
            </w:r>
            <w:proofErr w:type="spellEnd"/>
            <w:r>
              <w:rPr>
                <w:szCs w:val="26"/>
              </w:rPr>
              <w:t xml:space="preserve"> </w:t>
            </w:r>
          </w:p>
        </w:tc>
        <w:tc>
          <w:tcPr>
            <w:tcW w:w="6912" w:type="dxa"/>
            <w:shd w:val="clear" w:color="auto" w:fill="auto"/>
          </w:tcPr>
          <w:p w14:paraId="0C97CC6A"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w:t>
            </w:r>
          </w:p>
          <w:p w14:paraId="3689AD1D" w14:textId="6A276873"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D976DD">
              <w:rPr>
                <w:i/>
                <w:iCs/>
                <w:snapToGrid/>
                <w:color w:val="auto"/>
                <w:szCs w:val="26"/>
              </w:rPr>
              <w:t>Bạn</w:t>
            </w:r>
            <w:proofErr w:type="spellEnd"/>
            <w:r w:rsidRPr="00D976DD">
              <w:rPr>
                <w:i/>
                <w:iCs/>
                <w:snapToGrid/>
                <w:color w:val="auto"/>
                <w:szCs w:val="26"/>
              </w:rPr>
              <w:t xml:space="preserve"> </w:t>
            </w:r>
            <w:proofErr w:type="spellStart"/>
            <w:r w:rsidRPr="00D976DD">
              <w:rPr>
                <w:i/>
                <w:iCs/>
                <w:snapToGrid/>
                <w:color w:val="auto"/>
                <w:szCs w:val="26"/>
              </w:rPr>
              <w:t>chắc</w:t>
            </w:r>
            <w:proofErr w:type="spellEnd"/>
            <w:r w:rsidRPr="00D976DD">
              <w:rPr>
                <w:i/>
                <w:iCs/>
                <w:snapToGrid/>
                <w:color w:val="auto"/>
                <w:szCs w:val="26"/>
              </w:rPr>
              <w:t xml:space="preserve"> </w:t>
            </w:r>
            <w:proofErr w:type="spellStart"/>
            <w:r w:rsidRPr="00D976DD">
              <w:rPr>
                <w:i/>
                <w:iCs/>
                <w:snapToGrid/>
                <w:color w:val="auto"/>
                <w:szCs w:val="26"/>
              </w:rPr>
              <w:t>chắn</w:t>
            </w:r>
            <w:proofErr w:type="spellEnd"/>
            <w:r w:rsidRPr="00D976DD">
              <w:rPr>
                <w:i/>
                <w:iCs/>
                <w:snapToGrid/>
                <w:color w:val="auto"/>
                <w:szCs w:val="26"/>
              </w:rPr>
              <w:t xml:space="preserve"> </w:t>
            </w:r>
            <w:proofErr w:type="spellStart"/>
            <w:r w:rsidRPr="00D976DD">
              <w:rPr>
                <w:i/>
                <w:iCs/>
                <w:snapToGrid/>
                <w:color w:val="auto"/>
                <w:szCs w:val="26"/>
              </w:rPr>
              <w:t>muốn</w:t>
            </w:r>
            <w:proofErr w:type="spellEnd"/>
            <w:r w:rsidRPr="00D976DD">
              <w:rPr>
                <w:i/>
                <w:iCs/>
                <w:snapToGrid/>
                <w:color w:val="auto"/>
                <w:szCs w:val="26"/>
              </w:rPr>
              <w:t xml:space="preserve"> </w:t>
            </w:r>
            <w:proofErr w:type="spellStart"/>
            <w:r w:rsidRPr="00D976DD">
              <w:rPr>
                <w:i/>
                <w:iCs/>
                <w:snapToGrid/>
                <w:color w:val="auto"/>
                <w:szCs w:val="26"/>
              </w:rPr>
              <w:t>xóa</w:t>
            </w:r>
            <w:proofErr w:type="spellEnd"/>
            <w:r w:rsidRPr="00D976DD">
              <w:rPr>
                <w:i/>
                <w:iCs/>
                <w:snapToGrid/>
                <w:color w:val="auto"/>
                <w:szCs w:val="26"/>
              </w:rPr>
              <w:t xml:space="preserve"> thang </w:t>
            </w:r>
            <w:proofErr w:type="spellStart"/>
            <w:r w:rsidRPr="00D976DD">
              <w:rPr>
                <w:i/>
                <w:iCs/>
                <w:snapToGrid/>
                <w:color w:val="auto"/>
                <w:szCs w:val="26"/>
              </w:rPr>
              <w:t>điểm</w:t>
            </w:r>
            <w:proofErr w:type="spellEnd"/>
            <w:r w:rsidRPr="00D976DD">
              <w:rPr>
                <w:i/>
                <w:iCs/>
                <w:snapToGrid/>
                <w:color w:val="auto"/>
                <w:szCs w:val="26"/>
              </w:rPr>
              <w:t xml:space="preserve"> </w:t>
            </w:r>
            <w:proofErr w:type="spellStart"/>
            <w:r w:rsidRPr="00D976DD">
              <w:rPr>
                <w:i/>
                <w:iCs/>
                <w:snapToGrid/>
                <w:color w:val="auto"/>
                <w:szCs w:val="26"/>
              </w:rPr>
              <w:t>đánh</w:t>
            </w:r>
            <w:proofErr w:type="spellEnd"/>
            <w:r w:rsidRPr="00D976DD">
              <w:rPr>
                <w:i/>
                <w:iCs/>
                <w:snapToGrid/>
                <w:color w:val="auto"/>
                <w:szCs w:val="26"/>
              </w:rPr>
              <w:t xml:space="preserve"> </w:t>
            </w:r>
            <w:proofErr w:type="spellStart"/>
            <w:r w:rsidRPr="00D976DD">
              <w:rPr>
                <w:i/>
                <w:iCs/>
                <w:snapToGrid/>
                <w:color w:val="auto"/>
                <w:szCs w:val="26"/>
              </w:rPr>
              <w:t>giá</w:t>
            </w:r>
            <w:proofErr w:type="spellEnd"/>
            <w:r w:rsidRPr="00D976DD">
              <w:rPr>
                <w:i/>
                <w:iCs/>
                <w:snapToGrid/>
                <w:color w:val="auto"/>
                <w:szCs w:val="26"/>
              </w:rPr>
              <w:t xml:space="preserve"> </w:t>
            </w:r>
            <w:proofErr w:type="spellStart"/>
            <w:r w:rsidRPr="00D976DD">
              <w:rPr>
                <w:i/>
                <w:iCs/>
                <w:snapToGrid/>
                <w:color w:val="auto"/>
                <w:szCs w:val="26"/>
              </w:rPr>
              <w:t>này</w:t>
            </w:r>
            <w:proofErr w:type="spellEnd"/>
            <w:r w:rsidRPr="00D976DD">
              <w:rPr>
                <w:i/>
                <w:iCs/>
                <w:snapToGrid/>
                <w:color w:val="auto"/>
                <w:szCs w:val="26"/>
              </w:rPr>
              <w:t>?</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AC30AA0" w14:textId="7777777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077B74D8" w14:textId="7A4B9D0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263E3858" w14:textId="6976386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sidRPr="00492C45">
              <w:rPr>
                <w:bCs/>
                <w:szCs w:val="26"/>
              </w:rPr>
              <w:lastRenderedPageBreak/>
              <w:t>Không</w:t>
            </w:r>
            <w:proofErr w:type="spellEnd"/>
            <w:r w:rsidRPr="00492C45">
              <w:rPr>
                <w:bCs/>
                <w:szCs w:val="26"/>
              </w:rPr>
              <w:t xml:space="preserve"> </w:t>
            </w:r>
            <w:proofErr w:type="spellStart"/>
            <w:r w:rsidRPr="00492C45">
              <w:rPr>
                <w:bCs/>
                <w:szCs w:val="26"/>
              </w:rPr>
              <w:t>cho</w:t>
            </w:r>
            <w:proofErr w:type="spellEnd"/>
            <w:r w:rsidRPr="00492C45">
              <w:rPr>
                <w:bCs/>
                <w:szCs w:val="26"/>
              </w:rPr>
              <w:t xml:space="preserve"> </w:t>
            </w:r>
            <w:proofErr w:type="spellStart"/>
            <w:r w:rsidRPr="00492C45">
              <w:rPr>
                <w:bCs/>
                <w:szCs w:val="26"/>
              </w:rPr>
              <w:t>phép</w:t>
            </w:r>
            <w:proofErr w:type="spellEnd"/>
            <w:r w:rsidRPr="00492C45">
              <w:rPr>
                <w:bCs/>
                <w:szCs w:val="26"/>
              </w:rPr>
              <w:t xml:space="preserve"> </w:t>
            </w:r>
            <w:proofErr w:type="spellStart"/>
            <w:r w:rsidRPr="00492C45">
              <w:rPr>
                <w:bCs/>
                <w:szCs w:val="26"/>
              </w:rPr>
              <w:t>xóa</w:t>
            </w:r>
            <w:proofErr w:type="spellEnd"/>
            <w:r w:rsidRPr="00492C45">
              <w:rPr>
                <w:bCs/>
                <w:szCs w:val="26"/>
              </w:rPr>
              <w:t xml:space="preserve"> thang </w:t>
            </w:r>
            <w:proofErr w:type="spellStart"/>
            <w:r w:rsidRPr="00492C45">
              <w:rPr>
                <w:bCs/>
                <w:szCs w:val="26"/>
              </w:rPr>
              <w:t>điểm</w:t>
            </w:r>
            <w:proofErr w:type="spellEnd"/>
            <w:r w:rsidRPr="00492C45">
              <w:rPr>
                <w:bCs/>
                <w:szCs w:val="26"/>
              </w:rPr>
              <w:t xml:space="preserve"> </w:t>
            </w:r>
            <w:proofErr w:type="spellStart"/>
            <w:r w:rsidR="00CD1B00" w:rsidRPr="00492C45">
              <w:rPr>
                <w:bCs/>
                <w:szCs w:val="26"/>
              </w:rPr>
              <w:t>đã</w:t>
            </w:r>
            <w:proofErr w:type="spellEnd"/>
            <w:r w:rsidR="00CD1B00" w:rsidRPr="00492C45">
              <w:rPr>
                <w:bCs/>
                <w:szCs w:val="26"/>
                <w:lang w:val="vi-VN"/>
              </w:rPr>
              <w:t xml:space="preserve"> được dùng để chấm </w:t>
            </w:r>
            <w:r w:rsidR="00492C45" w:rsidRPr="00492C45">
              <w:rPr>
                <w:bCs/>
                <w:szCs w:val="26"/>
                <w:lang w:val="vi-VN"/>
              </w:rPr>
              <w:t>điểm của các yếu tố rủi ro</w:t>
            </w:r>
          </w:p>
        </w:tc>
      </w:tr>
      <w:tr w:rsidR="00544AD6" w:rsidRPr="006B729D" w14:paraId="641AA847" w14:textId="77777777" w:rsidTr="00EF54B5">
        <w:tc>
          <w:tcPr>
            <w:tcW w:w="817" w:type="dxa"/>
            <w:shd w:val="clear" w:color="auto" w:fill="auto"/>
          </w:tcPr>
          <w:p w14:paraId="0CDBCE63" w14:textId="77777777" w:rsidR="00544AD6" w:rsidRPr="002F4F88" w:rsidRDefault="00544AD6" w:rsidP="00911D8A">
            <w:pPr>
              <w:pStyle w:val="ListParagraph"/>
              <w:numPr>
                <w:ilvl w:val="0"/>
                <w:numId w:val="90"/>
              </w:numPr>
            </w:pPr>
          </w:p>
        </w:tc>
        <w:tc>
          <w:tcPr>
            <w:tcW w:w="1877" w:type="dxa"/>
            <w:shd w:val="clear" w:color="auto" w:fill="auto"/>
          </w:tcPr>
          <w:p w14:paraId="67895FD0"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C2DA31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DD5FB0D" w14:textId="77777777"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STT</w:t>
            </w:r>
          </w:p>
          <w:p w14:paraId="350CF1D2" w14:textId="171749E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B7717A">
              <w:rPr>
                <w:snapToGrid/>
                <w:color w:val="auto"/>
                <w:szCs w:val="26"/>
                <w:lang w:val="vi-VN"/>
              </w:rPr>
              <w:t xml:space="preserve">: mã yếu tố rủi ro </w:t>
            </w:r>
          </w:p>
          <w:p w14:paraId="4CA5E5CC" w14:textId="5526DDDB"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B7717A">
              <w:rPr>
                <w:snapToGrid/>
                <w:color w:val="auto"/>
                <w:szCs w:val="26"/>
                <w:lang w:val="vi-VN"/>
              </w:rPr>
              <w:t xml:space="preserve"> rủi ro</w:t>
            </w:r>
          </w:p>
          <w:p w14:paraId="136D9B27" w14:textId="76922E36" w:rsidR="00544AD6" w:rsidRPr="00BF3919"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đạt</w:t>
            </w:r>
            <w:proofErr w:type="spellEnd"/>
            <w:r>
              <w:rPr>
                <w:snapToGrid/>
                <w:color w:val="auto"/>
                <w:szCs w:val="26"/>
              </w:rPr>
              <w:t xml:space="preserve"> </w:t>
            </w:r>
            <w:proofErr w:type="spellStart"/>
            <w:r>
              <w:rPr>
                <w:snapToGrid/>
                <w:color w:val="auto"/>
                <w:szCs w:val="26"/>
              </w:rPr>
              <w:t>điểm</w:t>
            </w:r>
            <w:proofErr w:type="spellEnd"/>
            <w:r w:rsidR="00BF3919">
              <w:rPr>
                <w:snapToGrid/>
                <w:color w:val="auto"/>
                <w:szCs w:val="26"/>
                <w:lang w:val="vi-VN"/>
              </w:rPr>
              <w:t>: điều kiện đạt điểm yếu tố định lượng hiển thị theo cấu trúc sau:</w:t>
            </w:r>
          </w:p>
          <w:p w14:paraId="6103B52B" w14:textId="35554B16" w:rsidR="00BF3919" w:rsidRPr="00CC26A5" w:rsidRDefault="00BF3919" w:rsidP="00BF3919">
            <w:pPr>
              <w:pStyle w:val="NormalIndent"/>
              <w:keepNext w:val="0"/>
              <w:keepLines/>
              <w:widowControl w:val="0"/>
              <w:numPr>
                <w:ilvl w:val="0"/>
                <w:numId w:val="0"/>
              </w:numPr>
              <w:spacing w:before="0" w:after="0" w:line="312" w:lineRule="auto"/>
              <w:ind w:left="720"/>
              <w:jc w:val="left"/>
              <w:rPr>
                <w:i/>
                <w:iCs/>
                <w:snapToGrid/>
                <w:color w:val="auto"/>
                <w:szCs w:val="26"/>
                <w:lang w:val="vi-VN"/>
              </w:rPr>
            </w:pPr>
            <w:r w:rsidRPr="00CC26A5">
              <w:rPr>
                <w:i/>
                <w:iCs/>
                <w:snapToGrid/>
                <w:color w:val="auto"/>
                <w:szCs w:val="26"/>
                <w:lang w:val="vi-VN"/>
              </w:rPr>
              <w:t xml:space="preserve">[Giá trị cận dưới] [Điều kiện cận </w:t>
            </w:r>
            <w:r w:rsidR="00C07C47" w:rsidRPr="00CC26A5">
              <w:rPr>
                <w:i/>
                <w:iCs/>
                <w:snapToGrid/>
                <w:color w:val="auto"/>
                <w:szCs w:val="26"/>
                <w:lang w:val="vi-VN"/>
              </w:rPr>
              <w:t>dưới] Giá trị [Điều kiện cận trên] [Giá trị cận trên]</w:t>
            </w:r>
          </w:p>
          <w:p w14:paraId="0577414B" w14:textId="21AB70C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p>
          <w:p w14:paraId="49118337" w14:textId="78ECC14C" w:rsidR="00CC26A5" w:rsidRDefault="00CC26A5"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điểm: phương thức chấm điểm của yếu tố rủi ro</w:t>
            </w:r>
          </w:p>
          <w:p w14:paraId="4B109F8E" w14:textId="08939AEF"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w:t>
            </w:r>
            <w:proofErr w:type="spellEnd"/>
            <w:r w:rsidR="00CC26A5">
              <w:rPr>
                <w:snapToGrid/>
                <w:color w:val="auto"/>
                <w:szCs w:val="26"/>
                <w:lang w:val="vi-VN"/>
              </w:rPr>
              <w:t>i</w:t>
            </w:r>
          </w:p>
          <w:p w14:paraId="57C5E519" w14:textId="0BC3F94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DB7D0A">
              <w:rPr>
                <w:snapToGrid/>
                <w:color w:val="auto"/>
                <w:szCs w:val="26"/>
              </w:rPr>
              <w:t>mã</w:t>
            </w:r>
            <w:proofErr w:type="spellEnd"/>
            <w:r w:rsidR="00DB7D0A">
              <w:rPr>
                <w:snapToGrid/>
                <w:color w:val="auto"/>
                <w:szCs w:val="26"/>
                <w:lang w:val="vi-VN"/>
              </w:rPr>
              <w:t xml:space="preserve"> </w:t>
            </w:r>
            <w:proofErr w:type="spellStart"/>
            <w:r w:rsidR="00EC6C1B">
              <w:rPr>
                <w:snapToGrid/>
                <w:color w:val="auto"/>
                <w:szCs w:val="26"/>
              </w:rPr>
              <w:t>yếu</w:t>
            </w:r>
            <w:proofErr w:type="spellEnd"/>
            <w:r w:rsidR="00EC6C1B">
              <w:rPr>
                <w:snapToGrid/>
                <w:color w:val="auto"/>
                <w:szCs w:val="26"/>
                <w:lang w:val="vi-VN"/>
              </w:rPr>
              <w:t xml:space="preserve"> tố rủi ro</w:t>
            </w:r>
          </w:p>
          <w:p w14:paraId="5DF2DA1B"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8A61879" w14:textId="332A2EE2" w:rsidR="00544AD6" w:rsidRDefault="00DB7D0A"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lang w:val="vi-VN"/>
              </w:rPr>
              <w:t xml:space="preserve"> y</w:t>
            </w:r>
            <w:proofErr w:type="spellStart"/>
            <w:r w:rsidR="00544AD6">
              <w:rPr>
                <w:snapToGrid/>
                <w:color w:val="auto"/>
                <w:szCs w:val="26"/>
              </w:rPr>
              <w:t>ếu</w:t>
            </w:r>
            <w:proofErr w:type="spellEnd"/>
            <w:r w:rsidR="00544AD6">
              <w:rPr>
                <w:snapToGrid/>
                <w:color w:val="auto"/>
                <w:szCs w:val="26"/>
              </w:rPr>
              <w:t xml:space="preserve"> </w:t>
            </w:r>
            <w:proofErr w:type="spellStart"/>
            <w:r w:rsidR="00544AD6">
              <w:rPr>
                <w:snapToGrid/>
                <w:color w:val="auto"/>
                <w:szCs w:val="26"/>
              </w:rPr>
              <w:t>tố</w:t>
            </w:r>
            <w:proofErr w:type="spellEnd"/>
            <w:r w:rsidR="00544AD6">
              <w:rPr>
                <w:snapToGrid/>
                <w:color w:val="auto"/>
                <w:szCs w:val="26"/>
              </w:rPr>
              <w:t xml:space="preserve">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2705AB8E" w14:textId="3EAC92A6"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Ph</w:t>
            </w:r>
            <w:r w:rsidR="00DB7D0A">
              <w:rPr>
                <w:snapToGrid/>
                <w:color w:val="auto"/>
                <w:szCs w:val="26"/>
              </w:rPr>
              <w:t>ương</w:t>
            </w:r>
            <w:proofErr w:type="spellEnd"/>
            <w:r w:rsidR="00DB7D0A">
              <w:rPr>
                <w:snapToGrid/>
                <w:color w:val="auto"/>
                <w:szCs w:val="26"/>
                <w:lang w:val="vi-VN"/>
              </w:rPr>
              <w:t xml:space="preserve"> thức chấm điểm</w:t>
            </w:r>
          </w:p>
          <w:p w14:paraId="1F933902"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p>
          <w:p w14:paraId="1D58095B"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1830AB1" w14:textId="77777777" w:rsidR="00DB7D0A" w:rsidRDefault="00DB7D0A" w:rsidP="00DB7D0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FED412" w14:textId="7E0696BC" w:rsidR="00972DC6" w:rsidRPr="00DB7D0A" w:rsidRDefault="00C4294D" w:rsidP="00972DC6">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"id=kry3sg&amp;p=13__thang_diem_cham_diem&amp;c=1" </w:instrText>
            </w:r>
            <w:r>
              <w:fldChar w:fldCharType="separate"/>
            </w:r>
            <w:r w:rsidR="00972DC6" w:rsidRPr="00A44996">
              <w:rPr>
                <w:rStyle w:val="Hyperlink"/>
                <w:snapToGrid/>
                <w:szCs w:val="26"/>
                <w:lang w:val="vi-VN"/>
              </w:rPr>
              <w:t>https://f2z0rj.axshare.com/#id=kry3sg&amp;p=13__thang_diem_cham_diem&amp;c=1</w:t>
            </w:r>
            <w:r>
              <w:rPr>
                <w:rStyle w:val="Hyperlink"/>
                <w:snapToGrid/>
                <w:szCs w:val="26"/>
                <w:lang w:val="vi-VN"/>
              </w:rPr>
              <w:fldChar w:fldCharType="end"/>
            </w:r>
          </w:p>
        </w:tc>
      </w:tr>
    </w:tbl>
    <w:p w14:paraId="6DB6A1CD" w14:textId="77777777" w:rsidR="00544AD6" w:rsidRPr="00C656EF" w:rsidRDefault="00544AD6" w:rsidP="00544AD6">
      <w:pPr>
        <w:rPr>
          <w:b/>
          <w:szCs w:val="26"/>
          <w:lang w:val="vi-VN"/>
        </w:rPr>
      </w:pPr>
      <w:r w:rsidRPr="00C656EF">
        <w:rPr>
          <w:b/>
          <w:szCs w:val="26"/>
          <w:lang w:val="vi-VN"/>
        </w:rPr>
        <w:t>Yêu cầu đặc biệt/Điều kiện ràng buộc: N/A</w:t>
      </w:r>
    </w:p>
    <w:p w14:paraId="2859C35D" w14:textId="41E1ADEA" w:rsidR="00736422" w:rsidRPr="007A59E8" w:rsidRDefault="00DF4DDC" w:rsidP="007A59E8">
      <w:pPr>
        <w:pStyle w:val="tvHeading111"/>
        <w:rPr>
          <w:lang w:val="vi-VN"/>
        </w:rPr>
      </w:pPr>
      <w:bookmarkStart w:id="87" w:name="_Toc87368215"/>
      <w:r>
        <w:rPr>
          <w:lang w:val="vi-VN"/>
        </w:rPr>
        <w:t>Thang điểm xếp hạng</w:t>
      </w:r>
      <w:bookmarkEnd w:id="87"/>
    </w:p>
    <w:p w14:paraId="6E010289" w14:textId="7E2CF2CA" w:rsidR="00544AD6" w:rsidRPr="00544AD6" w:rsidRDefault="00544AD6" w:rsidP="00544AD6">
      <w:pPr>
        <w:rPr>
          <w:lang w:val="vi-VN"/>
        </w:rPr>
      </w:pPr>
      <w:r w:rsidRPr="00544AD6">
        <w:rPr>
          <w:b/>
          <w:bCs/>
          <w:szCs w:val="26"/>
          <w:lang w:val="vi-VN"/>
        </w:rPr>
        <w:t xml:space="preserve">Mục đích: </w:t>
      </w:r>
      <w:r w:rsidRPr="00544AD6">
        <w:rPr>
          <w:lang w:val="vi-VN"/>
        </w:rPr>
        <w:t>Quản lý thang điểm xếp hạng</w:t>
      </w:r>
      <w:r w:rsidR="00CD5349">
        <w:rPr>
          <w:lang w:val="vi-VN"/>
        </w:rPr>
        <w:t xml:space="preserve"> rủi ro</w:t>
      </w:r>
      <w:r w:rsidRPr="00544AD6">
        <w:rPr>
          <w:lang w:val="vi-VN"/>
        </w:rPr>
        <w:t xml:space="preserve"> </w:t>
      </w:r>
      <w:r w:rsidR="00CD5349">
        <w:rPr>
          <w:lang w:val="vi-VN"/>
        </w:rPr>
        <w:t xml:space="preserve">cho </w:t>
      </w:r>
      <w:r w:rsidRPr="00544AD6">
        <w:rPr>
          <w:lang w:val="vi-VN"/>
        </w:rPr>
        <w:t xml:space="preserve">các đối tượng được đánh giá rủi ro. Thang điểm xếp hạng </w:t>
      </w:r>
      <w:r w:rsidRPr="00544AD6">
        <w:rPr>
          <w:szCs w:val="26"/>
          <w:lang w:val="vi-VN"/>
        </w:rPr>
        <w:t>nhằm quy đổi từ tổng điểm điểm rủi ro của đối tượng được đánh giá sang mức độ rủi ro</w:t>
      </w:r>
      <w:r w:rsidR="00AB7A24">
        <w:rPr>
          <w:szCs w:val="26"/>
          <w:lang w:val="vi-VN"/>
        </w:rPr>
        <w:t>, từ đó</w:t>
      </w:r>
      <w:r w:rsidRPr="00544AD6">
        <w:rPr>
          <w:szCs w:val="26"/>
          <w:lang w:val="vi-VN"/>
        </w:rPr>
        <w:t xml:space="preserve"> </w:t>
      </w:r>
      <w:r w:rsidR="00AB7A24">
        <w:rPr>
          <w:szCs w:val="26"/>
          <w:lang w:val="vi-VN"/>
        </w:rPr>
        <w:t>để quyết định đưa đối tượng vào kế hoạch kiểm toán năm.</w:t>
      </w:r>
    </w:p>
    <w:p w14:paraId="37CB335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4A4485B3"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5D56B85" w14:textId="77777777" w:rsidTr="00EF54B5">
        <w:trPr>
          <w:trHeight w:val="449"/>
        </w:trPr>
        <w:tc>
          <w:tcPr>
            <w:tcW w:w="817" w:type="dxa"/>
            <w:shd w:val="clear" w:color="auto" w:fill="auto"/>
          </w:tcPr>
          <w:p w14:paraId="41C9F5ED"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BEC4D07"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353EDC5"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6B729D" w14:paraId="11BC9897" w14:textId="77777777" w:rsidTr="00EF54B5">
        <w:tc>
          <w:tcPr>
            <w:tcW w:w="817" w:type="dxa"/>
            <w:shd w:val="clear" w:color="auto" w:fill="auto"/>
          </w:tcPr>
          <w:p w14:paraId="578A95B2" w14:textId="77777777" w:rsidR="00544AD6" w:rsidRPr="002F4F88" w:rsidRDefault="00544AD6" w:rsidP="00911D8A">
            <w:pPr>
              <w:pStyle w:val="ListParagraph"/>
              <w:numPr>
                <w:ilvl w:val="0"/>
                <w:numId w:val="95"/>
              </w:numPr>
            </w:pPr>
          </w:p>
        </w:tc>
        <w:tc>
          <w:tcPr>
            <w:tcW w:w="1877" w:type="dxa"/>
            <w:shd w:val="clear" w:color="auto" w:fill="auto"/>
          </w:tcPr>
          <w:p w14:paraId="7A9DB955"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FDBF2C2" w14:textId="5AE69E55"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sidR="00AB7A24">
              <w:rPr>
                <w:snapToGrid/>
                <w:color w:val="auto"/>
                <w:szCs w:val="26"/>
              </w:rPr>
              <w:t>rui</w:t>
            </w:r>
            <w:proofErr w:type="spellEnd"/>
            <w:r w:rsidR="00AB7A24">
              <w:rPr>
                <w:snapToGrid/>
                <w:color w:val="auto"/>
                <w:szCs w:val="26"/>
                <w:lang w:val="vi-VN"/>
              </w:rPr>
              <w:t xml:space="preserve"> ro,</w:t>
            </w:r>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F17A0DA" w14:textId="20C10C02" w:rsid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w:t>
            </w:r>
            <w:r w:rsidR="00AB7A24">
              <w:rPr>
                <w:snapToGrid/>
                <w:color w:val="auto"/>
                <w:szCs w:val="26"/>
                <w:lang w:val="vi-VN"/>
              </w:rPr>
              <w:t xml:space="preserve">: </w:t>
            </w:r>
            <w:proofErr w:type="spellStart"/>
            <w:r w:rsidR="000E783B">
              <w:rPr>
                <w:snapToGrid/>
                <w:color w:val="auto"/>
                <w:szCs w:val="26"/>
              </w:rPr>
              <w:t>Chọn</w:t>
            </w:r>
            <w:proofErr w:type="spellEnd"/>
            <w:r w:rsidR="000E783B">
              <w:rPr>
                <w:snapToGrid/>
                <w:color w:val="auto"/>
                <w:szCs w:val="26"/>
              </w:rPr>
              <w:t xml:space="preserve"> 1 </w:t>
            </w:r>
            <w:proofErr w:type="spellStart"/>
            <w:r w:rsidR="000E783B">
              <w:rPr>
                <w:snapToGrid/>
                <w:color w:val="auto"/>
                <w:szCs w:val="26"/>
              </w:rPr>
              <w:t>trong</w:t>
            </w:r>
            <w:proofErr w:type="spellEnd"/>
            <w:r w:rsidR="000E783B">
              <w:rPr>
                <w:snapToGrid/>
                <w:color w:val="auto"/>
                <w:szCs w:val="26"/>
              </w:rPr>
              <w:t xml:space="preserve"> </w:t>
            </w:r>
            <w:proofErr w:type="spellStart"/>
            <w:r w:rsidR="000E783B">
              <w:rPr>
                <w:snapToGrid/>
                <w:color w:val="auto"/>
                <w:szCs w:val="26"/>
              </w:rPr>
              <w:t>danh</w:t>
            </w:r>
            <w:proofErr w:type="spellEnd"/>
            <w:r w:rsidR="000E783B">
              <w:rPr>
                <w:snapToGrid/>
                <w:color w:val="auto"/>
                <w:szCs w:val="26"/>
                <w:lang w:val="vi-VN"/>
              </w:rPr>
              <w:t xml:space="preserve"> mục mức độ rủi ro ở trạng thái Sử dụng </w:t>
            </w:r>
            <w:r w:rsidR="000E783B" w:rsidRPr="00D806C2">
              <w:rPr>
                <w:i/>
                <w:iCs/>
                <w:snapToGrid/>
                <w:color w:val="0070C0"/>
                <w:szCs w:val="26"/>
                <w:lang w:val="vi-VN"/>
              </w:rPr>
              <w:t>(mục 2.3.2)</w:t>
            </w:r>
            <w:r w:rsidR="000E783B">
              <w:rPr>
                <w:snapToGrid/>
                <w:color w:val="auto"/>
                <w:szCs w:val="26"/>
              </w:rPr>
              <w:t xml:space="preserve">. </w:t>
            </w:r>
          </w:p>
          <w:p w14:paraId="0E58C746" w14:textId="77777777"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1263D962" w14:textId="0BE8021F"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E783B">
              <w:rPr>
                <w:snapToGrid/>
                <w:color w:val="auto"/>
                <w:szCs w:val="26"/>
                <w:lang w:val="vi-VN"/>
              </w:rPr>
              <w:t xml:space="preserve"> Từ</w:t>
            </w:r>
            <w:r w:rsidR="00677310">
              <w:rPr>
                <w:snapToGrid/>
                <w:color w:val="auto"/>
                <w:szCs w:val="26"/>
                <w:lang w:val="vi-VN"/>
              </w:rPr>
              <w:t>*</w:t>
            </w:r>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số</w:t>
            </w:r>
            <w:proofErr w:type="spellEnd"/>
          </w:p>
          <w:p w14:paraId="0CF97183" w14:textId="2785791D"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lang w:val="vi-VN"/>
              </w:rPr>
              <w:t xml:space="preserve"> kiện</w:t>
            </w:r>
            <w:r w:rsidR="00677310">
              <w:rPr>
                <w:snapToGrid/>
                <w:color w:val="auto"/>
                <w:szCs w:val="26"/>
                <w:lang w:val="vi-VN"/>
              </w:rPr>
              <w:t>*</w:t>
            </w:r>
            <w:r>
              <w:rPr>
                <w:snapToGrid/>
                <w:color w:val="auto"/>
                <w:szCs w:val="26"/>
                <w:lang w:val="vi-VN"/>
              </w:rPr>
              <w:t>: chọn &gt;= hoặc &gt;</w:t>
            </w:r>
            <w:r w:rsidR="00677310">
              <w:rPr>
                <w:snapToGrid/>
                <w:color w:val="auto"/>
                <w:szCs w:val="26"/>
                <w:lang w:val="vi-VN"/>
              </w:rPr>
              <w:t>: áp dụng với Mức điểm từ</w:t>
            </w:r>
          </w:p>
          <w:p w14:paraId="1B972FD6" w14:textId="245D8824" w:rsidR="00544AD6" w:rsidRP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E783B">
              <w:rPr>
                <w:snapToGrid/>
                <w:color w:val="auto"/>
                <w:szCs w:val="26"/>
                <w:lang w:val="vi-VN"/>
              </w:rPr>
              <w:t xml:space="preserve"> Đến</w:t>
            </w:r>
            <w:r>
              <w:rPr>
                <w:snapToGrid/>
                <w:color w:val="auto"/>
                <w:szCs w:val="26"/>
              </w:rPr>
              <w:t xml:space="preserve">: </w:t>
            </w:r>
            <w:proofErr w:type="spellStart"/>
            <w:r w:rsidR="000E783B">
              <w:rPr>
                <w:snapToGrid/>
                <w:color w:val="auto"/>
                <w:szCs w:val="26"/>
              </w:rPr>
              <w:t>nhập</w:t>
            </w:r>
            <w:proofErr w:type="spellEnd"/>
            <w:r w:rsidR="000E783B">
              <w:rPr>
                <w:snapToGrid/>
                <w:color w:val="auto"/>
                <w:szCs w:val="26"/>
                <w:lang w:val="vi-VN"/>
              </w:rPr>
              <w:t xml:space="preserve"> số </w:t>
            </w:r>
          </w:p>
          <w:p w14:paraId="36DF8DEF" w14:textId="7057E341"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lang w:val="vi-VN"/>
              </w:rPr>
              <w:t xml:space="preserve"> kiện: chọn =&lt; hoặc &lt;</w:t>
            </w:r>
            <w:r w:rsidR="00677310">
              <w:rPr>
                <w:snapToGrid/>
                <w:color w:val="auto"/>
                <w:szCs w:val="26"/>
                <w:lang w:val="vi-VN"/>
              </w:rPr>
              <w:t>: áp dụng với Mức điểm đến</w:t>
            </w:r>
          </w:p>
          <w:p w14:paraId="00988F7A"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p>
          <w:p w14:paraId="00DD72A9" w14:textId="77777777" w:rsidR="00383377" w:rsidRDefault="00383377" w:rsidP="003833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41A27DB0" w14:textId="14BD66D5" w:rsidR="00383377" w:rsidRPr="00383377" w:rsidRDefault="00C4294D" w:rsidP="00383377">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w:instrText>
            </w:r>
            <w:r w:rsidRPr="006B729D">
              <w:rPr>
                <w:lang w:val="vi-VN"/>
              </w:rPr>
              <w:instrText xml:space="preserve">" \l "id=1u98yc&amp;p=16__them_moi_thang_diem&amp;c=1" </w:instrText>
            </w:r>
            <w:r>
              <w:fldChar w:fldCharType="separate"/>
            </w:r>
            <w:r w:rsidR="00383377" w:rsidRPr="00A44996">
              <w:rPr>
                <w:rStyle w:val="Hyperlink"/>
                <w:snapToGrid/>
                <w:szCs w:val="26"/>
                <w:lang w:val="vi-VN"/>
              </w:rPr>
              <w:t>https://f2z0rj.axshare.com/#id=1u98yc&amp;p=16__them_moi_thang_diem&amp;c=1</w:t>
            </w:r>
            <w:r>
              <w:rPr>
                <w:rStyle w:val="Hyperlink"/>
                <w:snapToGrid/>
                <w:szCs w:val="26"/>
                <w:lang w:val="vi-VN"/>
              </w:rPr>
              <w:fldChar w:fldCharType="end"/>
            </w:r>
          </w:p>
        </w:tc>
      </w:tr>
      <w:tr w:rsidR="00544AD6" w:rsidRPr="002F4F88" w14:paraId="5FC0D9FA" w14:textId="77777777" w:rsidTr="00EF54B5">
        <w:tc>
          <w:tcPr>
            <w:tcW w:w="817" w:type="dxa"/>
            <w:shd w:val="clear" w:color="auto" w:fill="auto"/>
          </w:tcPr>
          <w:p w14:paraId="0B368F8F" w14:textId="77777777" w:rsidR="00544AD6" w:rsidRPr="00383377" w:rsidRDefault="00544AD6" w:rsidP="00911D8A">
            <w:pPr>
              <w:pStyle w:val="ListParagraph"/>
              <w:numPr>
                <w:ilvl w:val="0"/>
                <w:numId w:val="95"/>
              </w:numPr>
              <w:rPr>
                <w:lang w:val="vi-VN"/>
              </w:rPr>
            </w:pPr>
          </w:p>
        </w:tc>
        <w:tc>
          <w:tcPr>
            <w:tcW w:w="1877" w:type="dxa"/>
            <w:shd w:val="clear" w:color="auto" w:fill="auto"/>
          </w:tcPr>
          <w:p w14:paraId="472E04FD"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B8245E9" w14:textId="411EA763" w:rsidR="00544AD6" w:rsidRPr="00E748DE"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2DE85730" w14:textId="77777777" w:rsidTr="00EF54B5">
        <w:tc>
          <w:tcPr>
            <w:tcW w:w="817" w:type="dxa"/>
            <w:shd w:val="clear" w:color="auto" w:fill="auto"/>
          </w:tcPr>
          <w:p w14:paraId="04773FF7" w14:textId="77777777" w:rsidR="00544AD6" w:rsidRPr="002F4F88" w:rsidRDefault="00544AD6" w:rsidP="00911D8A">
            <w:pPr>
              <w:pStyle w:val="ListParagraph"/>
              <w:numPr>
                <w:ilvl w:val="0"/>
                <w:numId w:val="95"/>
              </w:numPr>
            </w:pPr>
          </w:p>
        </w:tc>
        <w:tc>
          <w:tcPr>
            <w:tcW w:w="1877" w:type="dxa"/>
            <w:shd w:val="clear" w:color="auto" w:fill="auto"/>
          </w:tcPr>
          <w:p w14:paraId="6DDD88AC"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66D11330" w14:textId="05CF683D" w:rsidR="00544AD6" w:rsidRDefault="00383377"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sidR="00544AD6">
              <w:rPr>
                <w:snapToGrid/>
                <w:color w:val="auto"/>
                <w:szCs w:val="26"/>
              </w:rPr>
              <w:t>phép</w:t>
            </w:r>
            <w:proofErr w:type="spellEnd"/>
            <w:r w:rsidR="00544AD6">
              <w:rPr>
                <w:snapToGrid/>
                <w:color w:val="auto"/>
                <w:szCs w:val="26"/>
              </w:rPr>
              <w:t xml:space="preserve"> NSD </w:t>
            </w:r>
            <w:proofErr w:type="spellStart"/>
            <w:r w:rsidR="00544AD6">
              <w:rPr>
                <w:snapToGrid/>
                <w:color w:val="auto"/>
                <w:szCs w:val="26"/>
              </w:rPr>
              <w:t>sửa</w:t>
            </w:r>
            <w:proofErr w:type="spellEnd"/>
            <w:r w:rsidR="00544AD6">
              <w:rPr>
                <w:snapToGrid/>
                <w:color w:val="auto"/>
                <w:szCs w:val="26"/>
              </w:rPr>
              <w:t xml:space="preserve"> </w:t>
            </w:r>
            <w:proofErr w:type="spellStart"/>
            <w:r w:rsidR="00544AD6">
              <w:rPr>
                <w:snapToGrid/>
                <w:color w:val="auto"/>
                <w:szCs w:val="26"/>
              </w:rPr>
              <w:t>các</w:t>
            </w:r>
            <w:proofErr w:type="spellEnd"/>
            <w:r w:rsidR="00544AD6">
              <w:rPr>
                <w:snapToGrid/>
                <w:color w:val="auto"/>
                <w:szCs w:val="26"/>
              </w:rPr>
              <w:t xml:space="preserve"> </w:t>
            </w:r>
            <w:proofErr w:type="spellStart"/>
            <w:r w:rsidR="00544AD6">
              <w:rPr>
                <w:snapToGrid/>
                <w:color w:val="auto"/>
                <w:szCs w:val="26"/>
              </w:rPr>
              <w:t>thông</w:t>
            </w:r>
            <w:proofErr w:type="spellEnd"/>
            <w:r w:rsidR="00544AD6">
              <w:rPr>
                <w:snapToGrid/>
                <w:color w:val="auto"/>
                <w:szCs w:val="26"/>
              </w:rPr>
              <w:t xml:space="preserve"> tin thang </w:t>
            </w:r>
            <w:proofErr w:type="spellStart"/>
            <w:r w:rsidR="00544AD6">
              <w:rPr>
                <w:snapToGrid/>
                <w:color w:val="auto"/>
                <w:szCs w:val="26"/>
              </w:rPr>
              <w:t>điểm</w:t>
            </w:r>
            <w:proofErr w:type="spellEnd"/>
            <w:r w:rsidR="00544AD6">
              <w:rPr>
                <w:snapToGrid/>
                <w:color w:val="auto"/>
                <w:szCs w:val="26"/>
              </w:rPr>
              <w:t xml:space="preserve"> </w:t>
            </w:r>
            <w:proofErr w:type="spellStart"/>
            <w:r w:rsidR="00544AD6">
              <w:rPr>
                <w:snapToGrid/>
                <w:color w:val="auto"/>
                <w:szCs w:val="26"/>
              </w:rPr>
              <w:t>xếp</w:t>
            </w:r>
            <w:proofErr w:type="spellEnd"/>
            <w:r w:rsidR="00544AD6">
              <w:rPr>
                <w:snapToGrid/>
                <w:color w:val="auto"/>
                <w:szCs w:val="26"/>
              </w:rPr>
              <w:t xml:space="preserve"> </w:t>
            </w:r>
            <w:proofErr w:type="spellStart"/>
            <w:r w:rsidR="00544AD6">
              <w:rPr>
                <w:snapToGrid/>
                <w:color w:val="auto"/>
                <w:szCs w:val="26"/>
              </w:rPr>
              <w:t>hạng</w:t>
            </w:r>
            <w:proofErr w:type="spellEnd"/>
            <w:r w:rsidR="00544AD6">
              <w:rPr>
                <w:snapToGrid/>
                <w:color w:val="auto"/>
                <w:szCs w:val="26"/>
              </w:rPr>
              <w:t>.</w:t>
            </w:r>
          </w:p>
          <w:p w14:paraId="6725F125"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w:t>
            </w:r>
          </w:p>
          <w:p w14:paraId="7DD9F712" w14:textId="35A0F5A7" w:rsidR="00383377" w:rsidRPr="002F4F88" w:rsidRDefault="00383377"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03C3419F" w14:textId="77777777" w:rsidTr="00EF54B5">
        <w:tc>
          <w:tcPr>
            <w:tcW w:w="817" w:type="dxa"/>
            <w:shd w:val="clear" w:color="auto" w:fill="auto"/>
          </w:tcPr>
          <w:p w14:paraId="4565AAC6" w14:textId="77777777" w:rsidR="00544AD6" w:rsidRPr="002F4F88" w:rsidRDefault="00544AD6" w:rsidP="00911D8A">
            <w:pPr>
              <w:pStyle w:val="ListParagraph"/>
              <w:numPr>
                <w:ilvl w:val="0"/>
                <w:numId w:val="95"/>
              </w:numPr>
            </w:pPr>
          </w:p>
        </w:tc>
        <w:tc>
          <w:tcPr>
            <w:tcW w:w="1877" w:type="dxa"/>
            <w:shd w:val="clear" w:color="auto" w:fill="auto"/>
          </w:tcPr>
          <w:p w14:paraId="68553BB4" w14:textId="77777777" w:rsidR="00544AD6" w:rsidRPr="002F4F88" w:rsidRDefault="00544AD6" w:rsidP="00EF54B5">
            <w:pPr>
              <w:keepLines/>
              <w:widowControl w:val="0"/>
              <w:rPr>
                <w:szCs w:val="26"/>
              </w:rPr>
            </w:pPr>
            <w:proofErr w:type="spellStart"/>
            <w:r>
              <w:rPr>
                <w:szCs w:val="26"/>
              </w:rPr>
              <w:t>Xóa</w:t>
            </w:r>
            <w:proofErr w:type="spellEnd"/>
          </w:p>
        </w:tc>
        <w:tc>
          <w:tcPr>
            <w:tcW w:w="6912" w:type="dxa"/>
            <w:shd w:val="clear" w:color="auto" w:fill="auto"/>
          </w:tcPr>
          <w:p w14:paraId="28E05710"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w:t>
            </w:r>
          </w:p>
          <w:p w14:paraId="4178BF27" w14:textId="7AFCE001"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383377">
              <w:rPr>
                <w:i/>
                <w:iCs/>
                <w:snapToGrid/>
                <w:color w:val="auto"/>
                <w:szCs w:val="26"/>
              </w:rPr>
              <w:t>Bạn</w:t>
            </w:r>
            <w:proofErr w:type="spellEnd"/>
            <w:r w:rsidRPr="00383377">
              <w:rPr>
                <w:i/>
                <w:iCs/>
                <w:snapToGrid/>
                <w:color w:val="auto"/>
                <w:szCs w:val="26"/>
              </w:rPr>
              <w:t xml:space="preserve"> </w:t>
            </w:r>
            <w:proofErr w:type="spellStart"/>
            <w:r w:rsidRPr="00383377">
              <w:rPr>
                <w:i/>
                <w:iCs/>
                <w:snapToGrid/>
                <w:color w:val="auto"/>
                <w:szCs w:val="26"/>
              </w:rPr>
              <w:t>có</w:t>
            </w:r>
            <w:proofErr w:type="spellEnd"/>
            <w:r w:rsidRPr="00383377">
              <w:rPr>
                <w:i/>
                <w:iCs/>
                <w:snapToGrid/>
                <w:color w:val="auto"/>
                <w:szCs w:val="26"/>
              </w:rPr>
              <w:t xml:space="preserve"> </w:t>
            </w:r>
            <w:proofErr w:type="spellStart"/>
            <w:r w:rsidRPr="00383377">
              <w:rPr>
                <w:i/>
                <w:iCs/>
                <w:snapToGrid/>
                <w:color w:val="auto"/>
                <w:szCs w:val="26"/>
              </w:rPr>
              <w:t>chắc</w:t>
            </w:r>
            <w:proofErr w:type="spellEnd"/>
            <w:r w:rsidRPr="00383377">
              <w:rPr>
                <w:i/>
                <w:iCs/>
                <w:snapToGrid/>
                <w:color w:val="auto"/>
                <w:szCs w:val="26"/>
              </w:rPr>
              <w:t xml:space="preserve"> </w:t>
            </w:r>
            <w:proofErr w:type="spellStart"/>
            <w:r w:rsidRPr="00383377">
              <w:rPr>
                <w:i/>
                <w:iCs/>
                <w:snapToGrid/>
                <w:color w:val="auto"/>
                <w:szCs w:val="26"/>
              </w:rPr>
              <w:t>chắn</w:t>
            </w:r>
            <w:proofErr w:type="spellEnd"/>
            <w:r w:rsidRPr="00383377">
              <w:rPr>
                <w:i/>
                <w:iCs/>
                <w:snapToGrid/>
                <w:color w:val="auto"/>
                <w:szCs w:val="26"/>
              </w:rPr>
              <w:t xml:space="preserve"> </w:t>
            </w:r>
            <w:proofErr w:type="spellStart"/>
            <w:r w:rsidRPr="00383377">
              <w:rPr>
                <w:i/>
                <w:iCs/>
                <w:snapToGrid/>
                <w:color w:val="auto"/>
                <w:szCs w:val="26"/>
              </w:rPr>
              <w:t>muốn</w:t>
            </w:r>
            <w:proofErr w:type="spellEnd"/>
            <w:r w:rsidRPr="00383377">
              <w:rPr>
                <w:i/>
                <w:iCs/>
                <w:snapToGrid/>
                <w:color w:val="auto"/>
                <w:szCs w:val="26"/>
              </w:rPr>
              <w:t xml:space="preserve"> </w:t>
            </w:r>
            <w:proofErr w:type="spellStart"/>
            <w:r w:rsidRPr="00383377">
              <w:rPr>
                <w:i/>
                <w:iCs/>
                <w:snapToGrid/>
                <w:color w:val="auto"/>
                <w:szCs w:val="26"/>
              </w:rPr>
              <w:t>xóa</w:t>
            </w:r>
            <w:proofErr w:type="spellEnd"/>
            <w:r w:rsidRPr="00383377">
              <w:rPr>
                <w:i/>
                <w:iCs/>
                <w:snapToGrid/>
                <w:color w:val="auto"/>
                <w:szCs w:val="26"/>
              </w:rPr>
              <w:t xml:space="preserve"> thang </w:t>
            </w:r>
            <w:proofErr w:type="spellStart"/>
            <w:r w:rsidRPr="00383377">
              <w:rPr>
                <w:i/>
                <w:iCs/>
                <w:snapToGrid/>
                <w:color w:val="auto"/>
                <w:szCs w:val="26"/>
              </w:rPr>
              <w:t>điểm</w:t>
            </w:r>
            <w:proofErr w:type="spellEnd"/>
            <w:r w:rsidRPr="00383377">
              <w:rPr>
                <w:i/>
                <w:iCs/>
                <w:snapToGrid/>
                <w:color w:val="auto"/>
                <w:szCs w:val="26"/>
              </w:rPr>
              <w:t xml:space="preserve"> </w:t>
            </w:r>
            <w:proofErr w:type="spellStart"/>
            <w:r w:rsidRPr="00383377">
              <w:rPr>
                <w:i/>
                <w:iCs/>
                <w:snapToGrid/>
                <w:color w:val="auto"/>
                <w:szCs w:val="26"/>
              </w:rPr>
              <w:t>xếp</w:t>
            </w:r>
            <w:proofErr w:type="spellEnd"/>
            <w:r w:rsidRPr="00383377">
              <w:rPr>
                <w:i/>
                <w:iCs/>
                <w:snapToGrid/>
                <w:color w:val="auto"/>
                <w:szCs w:val="26"/>
              </w:rPr>
              <w:t xml:space="preserve"> </w:t>
            </w:r>
            <w:proofErr w:type="spellStart"/>
            <w:r w:rsidRPr="00383377">
              <w:rPr>
                <w:i/>
                <w:iCs/>
                <w:snapToGrid/>
                <w:color w:val="auto"/>
                <w:szCs w:val="26"/>
              </w:rPr>
              <w:t>hạng</w:t>
            </w:r>
            <w:proofErr w:type="spellEnd"/>
            <w:r w:rsidRPr="00383377">
              <w:rPr>
                <w:i/>
                <w:iCs/>
                <w:snapToGrid/>
                <w:color w:val="auto"/>
                <w:szCs w:val="26"/>
              </w:rPr>
              <w:t xml:space="preserve"> </w:t>
            </w:r>
            <w:proofErr w:type="spellStart"/>
            <w:r w:rsidRPr="00383377">
              <w:rPr>
                <w:i/>
                <w:iCs/>
                <w:snapToGrid/>
                <w:color w:val="auto"/>
                <w:szCs w:val="26"/>
              </w:rPr>
              <w:t>này</w:t>
            </w:r>
            <w:proofErr w:type="spellEnd"/>
            <w:r w:rsidRPr="00383377">
              <w:rPr>
                <w:i/>
                <w:iCs/>
                <w:snapToGrid/>
                <w:color w:val="auto"/>
                <w:szCs w:val="26"/>
              </w:rPr>
              <w:t xml:space="preserve"> </w:t>
            </w:r>
            <w:proofErr w:type="spellStart"/>
            <w:r w:rsidRPr="00383377">
              <w:rPr>
                <w:i/>
                <w:iCs/>
                <w:snapToGrid/>
                <w:color w:val="auto"/>
                <w:szCs w:val="26"/>
              </w:rPr>
              <w:t>không</w:t>
            </w:r>
            <w:proofErr w:type="spellEnd"/>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04A19CD" w14:textId="77777777" w:rsidR="00544AD6" w:rsidRDefault="00544AD6" w:rsidP="00911D8A">
            <w:pPr>
              <w:pStyle w:val="NormalIndent"/>
              <w:keepNext w:val="0"/>
              <w:keepLines/>
              <w:widowControl w:val="0"/>
              <w:numPr>
                <w:ilvl w:val="0"/>
                <w:numId w:val="12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0180AED4" w14:textId="77777777" w:rsidR="00383377" w:rsidRDefault="00544AD6" w:rsidP="00911D8A">
            <w:pPr>
              <w:pStyle w:val="NormalIndent"/>
              <w:keepNext w:val="0"/>
              <w:keepLines/>
              <w:widowControl w:val="0"/>
              <w:numPr>
                <w:ilvl w:val="0"/>
                <w:numId w:val="12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5999FE72" w14:textId="4271BE16" w:rsidR="00544AD6" w:rsidRPr="002F4F88" w:rsidRDefault="00544AD6" w:rsidP="0038337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tc>
      </w:tr>
      <w:tr w:rsidR="00544AD6" w:rsidRPr="006B729D" w14:paraId="2071D982" w14:textId="77777777" w:rsidTr="00EF54B5">
        <w:tc>
          <w:tcPr>
            <w:tcW w:w="817" w:type="dxa"/>
            <w:shd w:val="clear" w:color="auto" w:fill="auto"/>
          </w:tcPr>
          <w:p w14:paraId="74B91AF2" w14:textId="77777777" w:rsidR="00544AD6" w:rsidRPr="002F4F88" w:rsidRDefault="00544AD6" w:rsidP="00911D8A">
            <w:pPr>
              <w:pStyle w:val="ListParagraph"/>
              <w:numPr>
                <w:ilvl w:val="0"/>
                <w:numId w:val="95"/>
              </w:numPr>
            </w:pPr>
          </w:p>
        </w:tc>
        <w:tc>
          <w:tcPr>
            <w:tcW w:w="1877" w:type="dxa"/>
            <w:shd w:val="clear" w:color="auto" w:fill="auto"/>
          </w:tcPr>
          <w:p w14:paraId="7C4B99DD"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B5ABF79"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34E9749" w14:textId="1AD3D7FA" w:rsidR="000C57B7" w:rsidRDefault="000C57B7" w:rsidP="00911D8A">
            <w:pPr>
              <w:pStyle w:val="NormalIndent"/>
              <w:keepNext w:val="0"/>
              <w:keepLines/>
              <w:widowControl w:val="0"/>
              <w:numPr>
                <w:ilvl w:val="0"/>
                <w:numId w:val="96"/>
              </w:numPr>
              <w:spacing w:before="0" w:after="0" w:line="312" w:lineRule="auto"/>
              <w:jc w:val="left"/>
              <w:rPr>
                <w:snapToGrid/>
                <w:color w:val="auto"/>
                <w:szCs w:val="26"/>
              </w:rPr>
            </w:pPr>
            <w:r>
              <w:rPr>
                <w:snapToGrid/>
                <w:color w:val="auto"/>
                <w:szCs w:val="26"/>
              </w:rPr>
              <w:t>STT</w:t>
            </w:r>
          </w:p>
          <w:p w14:paraId="63707F77" w14:textId="49AE6B13"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p>
          <w:p w14:paraId="6DD6D178" w14:textId="40E97843" w:rsidR="00544AD6" w:rsidRPr="009920C8" w:rsidRDefault="00544AD6" w:rsidP="00911D8A">
            <w:pPr>
              <w:pStyle w:val="NormalIndent"/>
              <w:keepNext w:val="0"/>
              <w:keepLines/>
              <w:widowControl w:val="0"/>
              <w:numPr>
                <w:ilvl w:val="0"/>
                <w:numId w:val="96"/>
              </w:numPr>
              <w:spacing w:before="0" w:after="0" w:line="312" w:lineRule="auto"/>
              <w:jc w:val="left"/>
              <w:rPr>
                <w:i/>
                <w:iCs/>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C57B7">
              <w:rPr>
                <w:snapToGrid/>
                <w:color w:val="auto"/>
                <w:szCs w:val="26"/>
                <w:lang w:val="vi-VN"/>
              </w:rPr>
              <w:t xml:space="preserve">: </w:t>
            </w:r>
            <w:r w:rsidR="004E7079">
              <w:rPr>
                <w:snapToGrid/>
                <w:color w:val="auto"/>
                <w:szCs w:val="26"/>
                <w:lang w:val="vi-VN"/>
              </w:rPr>
              <w:t xml:space="preserve">hiển thị theo cấu trúc </w:t>
            </w:r>
            <w:r w:rsidR="004E7079" w:rsidRPr="009920C8">
              <w:rPr>
                <w:i/>
                <w:iCs/>
                <w:snapToGrid/>
                <w:color w:val="auto"/>
                <w:szCs w:val="26"/>
                <w:lang w:val="vi-VN"/>
              </w:rPr>
              <w:t>[Mức điểm từ][Điều kiện</w:t>
            </w:r>
            <w:r w:rsidR="009920C8">
              <w:rPr>
                <w:i/>
                <w:iCs/>
                <w:snapToGrid/>
                <w:color w:val="auto"/>
                <w:szCs w:val="26"/>
                <w:lang w:val="vi-VN"/>
              </w:rPr>
              <w:t xml:space="preserve"> từ</w:t>
            </w:r>
            <w:r w:rsidR="004E7079" w:rsidRPr="009920C8">
              <w:rPr>
                <w:i/>
                <w:iCs/>
                <w:snapToGrid/>
                <w:color w:val="auto"/>
                <w:szCs w:val="26"/>
                <w:lang w:val="vi-VN"/>
              </w:rPr>
              <w:t>] Điểm [Điều kiện</w:t>
            </w:r>
            <w:r w:rsidR="009920C8">
              <w:rPr>
                <w:i/>
                <w:iCs/>
                <w:snapToGrid/>
                <w:color w:val="auto"/>
                <w:szCs w:val="26"/>
                <w:lang w:val="vi-VN"/>
              </w:rPr>
              <w:t xml:space="preserve"> đến</w:t>
            </w:r>
            <w:r w:rsidR="004E7079" w:rsidRPr="009920C8">
              <w:rPr>
                <w:i/>
                <w:iCs/>
                <w:snapToGrid/>
                <w:color w:val="auto"/>
                <w:szCs w:val="26"/>
                <w:lang w:val="vi-VN"/>
              </w:rPr>
              <w:t xml:space="preserve">] [Mức điểm </w:t>
            </w:r>
            <w:r w:rsidR="009920C8">
              <w:rPr>
                <w:i/>
                <w:iCs/>
                <w:snapToGrid/>
                <w:color w:val="auto"/>
                <w:szCs w:val="26"/>
                <w:lang w:val="vi-VN"/>
              </w:rPr>
              <w:t>đến]</w:t>
            </w:r>
          </w:p>
          <w:p w14:paraId="652ECF3E" w14:textId="77777777"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4FD1780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31F6A412"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5E012639"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p>
          <w:p w14:paraId="41114275"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A4F7111" w14:textId="77777777" w:rsidR="00CD1B00" w:rsidRDefault="00CD1B00" w:rsidP="00CD1B00">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2430D2" w14:textId="2176403D" w:rsidR="00CD1B00" w:rsidRPr="00CD1B00" w:rsidRDefault="00C4294D" w:rsidP="00CD1B00">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"id=59zo2b&amp;p=15__thang_diem_xep_hang&amp;c=1" </w:instrText>
            </w:r>
            <w:r>
              <w:fldChar w:fldCharType="separate"/>
            </w:r>
            <w:r w:rsidR="00CD1B00" w:rsidRPr="00A44996">
              <w:rPr>
                <w:rStyle w:val="Hyperlink"/>
                <w:snapToGrid/>
                <w:szCs w:val="26"/>
                <w:lang w:val="vi-VN"/>
              </w:rPr>
              <w:t>https://f2z0rj.axshare.com/#id=59zo2b&amp;p=15__thang_diem_xep_hang&amp;c=1</w:t>
            </w:r>
            <w:r>
              <w:rPr>
                <w:rStyle w:val="Hyperlink"/>
                <w:snapToGrid/>
                <w:szCs w:val="26"/>
                <w:lang w:val="vi-VN"/>
              </w:rPr>
              <w:fldChar w:fldCharType="end"/>
            </w:r>
          </w:p>
        </w:tc>
      </w:tr>
    </w:tbl>
    <w:p w14:paraId="4AB21563" w14:textId="77777777" w:rsidR="00544AD6" w:rsidRPr="00C656EF" w:rsidRDefault="00544AD6" w:rsidP="00544AD6">
      <w:pPr>
        <w:rPr>
          <w:lang w:val="vi-VN"/>
        </w:rPr>
      </w:pPr>
      <w:r w:rsidRPr="00C656EF">
        <w:rPr>
          <w:b/>
          <w:szCs w:val="26"/>
          <w:lang w:val="vi-VN"/>
        </w:rPr>
        <w:lastRenderedPageBreak/>
        <w:t>Yêu cầu đặc biệt/Điều kiện ràng buộc: N/A</w:t>
      </w:r>
    </w:p>
    <w:p w14:paraId="103C07CE" w14:textId="1C212670" w:rsidR="00DF4DDC" w:rsidRDefault="00DF4DDC" w:rsidP="00DF4DDC">
      <w:pPr>
        <w:pStyle w:val="tvHeading111"/>
        <w:rPr>
          <w:lang w:val="vi-VN"/>
        </w:rPr>
      </w:pPr>
      <w:bookmarkStart w:id="88" w:name="_Toc87368216"/>
      <w:r>
        <w:rPr>
          <w:lang w:val="vi-VN"/>
        </w:rPr>
        <w:t>Chu kỳ kiểm toán</w:t>
      </w:r>
      <w:bookmarkEnd w:id="88"/>
    </w:p>
    <w:p w14:paraId="41B8773A" w14:textId="725C6C18" w:rsidR="00544AD6" w:rsidRPr="00544AD6" w:rsidRDefault="00544AD6" w:rsidP="00544AD6">
      <w:pPr>
        <w:rPr>
          <w:lang w:val="vi-VN"/>
        </w:rPr>
      </w:pPr>
      <w:r w:rsidRPr="00544AD6">
        <w:rPr>
          <w:b/>
          <w:bCs/>
          <w:szCs w:val="26"/>
          <w:lang w:val="vi-VN"/>
        </w:rPr>
        <w:t xml:space="preserve">Mục đích: </w:t>
      </w:r>
      <w:r w:rsidRPr="00544AD6">
        <w:rPr>
          <w:lang w:val="vi-VN"/>
        </w:rPr>
        <w:t>Quản lý các</w:t>
      </w:r>
      <w:r w:rsidRPr="00544AD6">
        <w:rPr>
          <w:szCs w:val="26"/>
          <w:lang w:val="vi-VN"/>
        </w:rPr>
        <w:t xml:space="preserve"> chu kỳ </w:t>
      </w:r>
      <w:r w:rsidRPr="00544AD6">
        <w:rPr>
          <w:color w:val="000000"/>
          <w:szCs w:val="26"/>
          <w:lang w:val="vi-VN"/>
        </w:rPr>
        <w:t xml:space="preserve">kiểm toán </w:t>
      </w:r>
    </w:p>
    <w:p w14:paraId="5CC2C648"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 KTV</w:t>
      </w:r>
    </w:p>
    <w:p w14:paraId="54160745"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611A6CC5" w14:textId="77777777" w:rsidTr="00EF54B5">
        <w:trPr>
          <w:trHeight w:val="449"/>
        </w:trPr>
        <w:tc>
          <w:tcPr>
            <w:tcW w:w="817" w:type="dxa"/>
            <w:shd w:val="clear" w:color="auto" w:fill="auto"/>
          </w:tcPr>
          <w:p w14:paraId="6C21B22A"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63BCD5C3"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E61983E"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6B729D" w14:paraId="745AE8B6" w14:textId="77777777" w:rsidTr="00EF54B5">
        <w:tc>
          <w:tcPr>
            <w:tcW w:w="817" w:type="dxa"/>
            <w:shd w:val="clear" w:color="auto" w:fill="auto"/>
          </w:tcPr>
          <w:p w14:paraId="4DCBB122" w14:textId="77777777" w:rsidR="00544AD6" w:rsidRPr="002F4F88" w:rsidRDefault="00544AD6" w:rsidP="00911D8A">
            <w:pPr>
              <w:pStyle w:val="ListParagraph"/>
              <w:numPr>
                <w:ilvl w:val="0"/>
                <w:numId w:val="98"/>
              </w:numPr>
            </w:pPr>
          </w:p>
        </w:tc>
        <w:tc>
          <w:tcPr>
            <w:tcW w:w="1877" w:type="dxa"/>
            <w:shd w:val="clear" w:color="auto" w:fill="auto"/>
          </w:tcPr>
          <w:p w14:paraId="1A5750F4"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2C94DD3" w14:textId="3F2AE38F"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D806C2">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FBB5F70" w14:textId="4AEAE744" w:rsidR="00544AD6" w:rsidRDefault="00D806C2"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r w:rsidR="00544AD6">
              <w:rPr>
                <w:snapToGrid/>
                <w:color w:val="auto"/>
                <w:szCs w:val="26"/>
              </w:rPr>
              <w:t xml:space="preserve">*: </w:t>
            </w:r>
            <w:proofErr w:type="spellStart"/>
            <w:r w:rsidR="00544AD6">
              <w:rPr>
                <w:snapToGrid/>
                <w:color w:val="auto"/>
                <w:szCs w:val="26"/>
              </w:rPr>
              <w:t>Chọn</w:t>
            </w:r>
            <w:proofErr w:type="spellEnd"/>
            <w:r w:rsidR="00544AD6">
              <w:rPr>
                <w:snapToGrid/>
                <w:color w:val="auto"/>
                <w:szCs w:val="26"/>
              </w:rPr>
              <w:t xml:space="preserve"> 1 </w:t>
            </w:r>
            <w:proofErr w:type="spellStart"/>
            <w:r w:rsidR="00544AD6">
              <w:rPr>
                <w:snapToGrid/>
                <w:color w:val="auto"/>
                <w:szCs w:val="26"/>
              </w:rPr>
              <w:t>trong</w:t>
            </w:r>
            <w:proofErr w:type="spellEnd"/>
            <w:r w:rsidR="00544AD6">
              <w:rPr>
                <w:snapToGrid/>
                <w:color w:val="auto"/>
                <w:szCs w:val="26"/>
              </w:rPr>
              <w:t xml:space="preserve"> </w:t>
            </w:r>
            <w:proofErr w:type="spellStart"/>
            <w:r>
              <w:rPr>
                <w:snapToGrid/>
                <w:color w:val="auto"/>
                <w:szCs w:val="26"/>
              </w:rPr>
              <w:t>danh</w:t>
            </w:r>
            <w:proofErr w:type="spellEnd"/>
            <w:r>
              <w:rPr>
                <w:snapToGrid/>
                <w:color w:val="auto"/>
                <w:szCs w:val="26"/>
                <w:lang w:val="vi-VN"/>
              </w:rPr>
              <w:t xml:space="preserve"> mục mức độ rủi ro ở trạng thái Sử dụng </w:t>
            </w:r>
            <w:r w:rsidRPr="00D806C2">
              <w:rPr>
                <w:i/>
                <w:iCs/>
                <w:snapToGrid/>
                <w:color w:val="0070C0"/>
                <w:szCs w:val="26"/>
                <w:lang w:val="vi-VN"/>
              </w:rPr>
              <w:t>(mục 2.3.2)</w:t>
            </w:r>
            <w:r w:rsidR="00544AD6">
              <w:rPr>
                <w:snapToGrid/>
                <w:color w:val="auto"/>
                <w:szCs w:val="26"/>
              </w:rPr>
              <w:t xml:space="preserve">. </w:t>
            </w:r>
          </w:p>
          <w:p w14:paraId="7248FF9C" w14:textId="52990A50"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sidR="00E10728">
              <w:rPr>
                <w:snapToGrid/>
                <w:color w:val="auto"/>
                <w:szCs w:val="26"/>
              </w:rPr>
              <w:t>nhập</w:t>
            </w:r>
            <w:proofErr w:type="spellEnd"/>
            <w:r w:rsidR="00E10728">
              <w:rPr>
                <w:snapToGrid/>
                <w:color w:val="auto"/>
                <w:szCs w:val="26"/>
                <w:lang w:val="vi-VN"/>
              </w:rPr>
              <w:t xml:space="preserve"> số, đơn vị tính theo tháng.</w:t>
            </w:r>
            <w:r>
              <w:rPr>
                <w:snapToGrid/>
                <w:color w:val="auto"/>
                <w:szCs w:val="26"/>
              </w:rPr>
              <w:t xml:space="preserve"> </w:t>
            </w:r>
            <w:proofErr w:type="spellStart"/>
            <w:r>
              <w:rPr>
                <w:snapToGrid/>
                <w:color w:val="auto"/>
                <w:szCs w:val="26"/>
              </w:rPr>
              <w:t>Ví</w:t>
            </w:r>
            <w:proofErr w:type="spellEnd"/>
            <w:r>
              <w:rPr>
                <w:snapToGrid/>
                <w:color w:val="auto"/>
                <w:szCs w:val="26"/>
              </w:rPr>
              <w:t xml:space="preserve"> </w:t>
            </w:r>
            <w:proofErr w:type="spellStart"/>
            <w:r>
              <w:rPr>
                <w:snapToGrid/>
                <w:color w:val="auto"/>
                <w:szCs w:val="26"/>
              </w:rPr>
              <w:t>dụ</w:t>
            </w:r>
            <w:proofErr w:type="spellEnd"/>
            <w:r>
              <w:rPr>
                <w:snapToGrid/>
                <w:color w:val="auto"/>
                <w:szCs w:val="26"/>
              </w:rPr>
              <w:t xml:space="preserve">: 12 </w:t>
            </w:r>
            <w:proofErr w:type="spellStart"/>
            <w:r>
              <w:rPr>
                <w:snapToGrid/>
                <w:color w:val="auto"/>
                <w:szCs w:val="26"/>
              </w:rPr>
              <w:t>tháng</w:t>
            </w:r>
            <w:proofErr w:type="spellEnd"/>
            <w:r>
              <w:rPr>
                <w:snapToGrid/>
                <w:color w:val="auto"/>
                <w:szCs w:val="26"/>
              </w:rPr>
              <w:t xml:space="preserve"> </w:t>
            </w:r>
          </w:p>
          <w:p w14:paraId="7582FF27"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3F19B069"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r>
              <w:rPr>
                <w:snapToGrid/>
                <w:color w:val="auto"/>
                <w:szCs w:val="26"/>
              </w:rPr>
              <w:t>.</w:t>
            </w:r>
          </w:p>
          <w:p w14:paraId="231E5939"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D836232" w14:textId="72DD2DEE" w:rsidR="003D48AA" w:rsidRPr="003D48AA" w:rsidRDefault="00C4294D" w:rsidP="003D48AA">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"id=0wkuqe&amp;p=11__chu_ky_kiem_toan&amp;g=1" </w:instrText>
            </w:r>
            <w:r>
              <w:fldChar w:fldCharType="separate"/>
            </w:r>
            <w:r w:rsidR="003D48AA" w:rsidRPr="00A44996">
              <w:rPr>
                <w:rStyle w:val="Hyperlink"/>
                <w:snapToGrid/>
                <w:szCs w:val="26"/>
                <w:lang w:val="vi-VN"/>
              </w:rPr>
              <w:t>https://f2z0rj.axshare.com/#id=0wkuqe&amp;p=11__chu_ky_kiem_toan&amp;g=1</w:t>
            </w:r>
            <w:r>
              <w:rPr>
                <w:rStyle w:val="Hyperlink"/>
                <w:snapToGrid/>
                <w:szCs w:val="26"/>
                <w:lang w:val="vi-VN"/>
              </w:rPr>
              <w:fldChar w:fldCharType="end"/>
            </w:r>
          </w:p>
        </w:tc>
      </w:tr>
      <w:tr w:rsidR="00544AD6" w:rsidRPr="002F4F88" w14:paraId="3536CAB1" w14:textId="77777777" w:rsidTr="00EF54B5">
        <w:tc>
          <w:tcPr>
            <w:tcW w:w="817" w:type="dxa"/>
            <w:shd w:val="clear" w:color="auto" w:fill="auto"/>
          </w:tcPr>
          <w:p w14:paraId="5E9E7212" w14:textId="77777777" w:rsidR="00544AD6" w:rsidRPr="003D48AA" w:rsidRDefault="00544AD6" w:rsidP="00911D8A">
            <w:pPr>
              <w:pStyle w:val="ListParagraph"/>
              <w:numPr>
                <w:ilvl w:val="0"/>
                <w:numId w:val="98"/>
              </w:numPr>
              <w:rPr>
                <w:lang w:val="vi-VN"/>
              </w:rPr>
            </w:pPr>
          </w:p>
        </w:tc>
        <w:tc>
          <w:tcPr>
            <w:tcW w:w="1877" w:type="dxa"/>
            <w:shd w:val="clear" w:color="auto" w:fill="auto"/>
          </w:tcPr>
          <w:p w14:paraId="7F8B025D"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12E6A439" w14:textId="542D86FD"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7B43AF63" w14:textId="77777777" w:rsidTr="00EF54B5">
        <w:tc>
          <w:tcPr>
            <w:tcW w:w="817" w:type="dxa"/>
            <w:shd w:val="clear" w:color="auto" w:fill="auto"/>
          </w:tcPr>
          <w:p w14:paraId="120AB3AF" w14:textId="77777777" w:rsidR="00544AD6" w:rsidRPr="002F4F88" w:rsidRDefault="00544AD6" w:rsidP="00911D8A">
            <w:pPr>
              <w:pStyle w:val="ListParagraph"/>
              <w:numPr>
                <w:ilvl w:val="0"/>
                <w:numId w:val="98"/>
              </w:numPr>
            </w:pPr>
          </w:p>
        </w:tc>
        <w:tc>
          <w:tcPr>
            <w:tcW w:w="1877" w:type="dxa"/>
            <w:shd w:val="clear" w:color="auto" w:fill="auto"/>
          </w:tcPr>
          <w:p w14:paraId="3F9BE9B6"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B61BA3D"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6676EBDF" w14:textId="7777777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sẽ</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w:t>
            </w:r>
          </w:p>
        </w:tc>
      </w:tr>
      <w:tr w:rsidR="00544AD6" w:rsidRPr="006B729D" w14:paraId="52E7404C" w14:textId="77777777" w:rsidTr="00EF54B5">
        <w:tc>
          <w:tcPr>
            <w:tcW w:w="817" w:type="dxa"/>
            <w:shd w:val="clear" w:color="auto" w:fill="auto"/>
          </w:tcPr>
          <w:p w14:paraId="6EAC5FF3" w14:textId="77777777" w:rsidR="00544AD6" w:rsidRPr="002F4F88" w:rsidRDefault="00544AD6" w:rsidP="00911D8A">
            <w:pPr>
              <w:pStyle w:val="ListParagraph"/>
              <w:numPr>
                <w:ilvl w:val="0"/>
                <w:numId w:val="98"/>
              </w:numPr>
            </w:pPr>
          </w:p>
        </w:tc>
        <w:tc>
          <w:tcPr>
            <w:tcW w:w="1877" w:type="dxa"/>
            <w:shd w:val="clear" w:color="auto" w:fill="auto"/>
          </w:tcPr>
          <w:p w14:paraId="65E9D833" w14:textId="77777777" w:rsidR="00544AD6" w:rsidRPr="002F4F88" w:rsidRDefault="00544AD6" w:rsidP="00EF54B5">
            <w:pPr>
              <w:keepLines/>
              <w:widowControl w:val="0"/>
              <w:rPr>
                <w:szCs w:val="26"/>
              </w:rPr>
            </w:pPr>
            <w:proofErr w:type="spellStart"/>
            <w:r>
              <w:rPr>
                <w:szCs w:val="26"/>
              </w:rPr>
              <w:t>Xóa</w:t>
            </w:r>
            <w:proofErr w:type="spellEnd"/>
          </w:p>
        </w:tc>
        <w:tc>
          <w:tcPr>
            <w:tcW w:w="6912" w:type="dxa"/>
            <w:shd w:val="clear" w:color="auto" w:fill="auto"/>
          </w:tcPr>
          <w:p w14:paraId="5717FE2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4E7E385F" w14:textId="6B72264D" w:rsidR="00544AD6" w:rsidRPr="00C656EF" w:rsidRDefault="00544AD6" w:rsidP="00EF54B5">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lastRenderedPageBreak/>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sidRPr="001B55CE">
              <w:rPr>
                <w:i/>
                <w:iCs/>
                <w:snapToGrid/>
                <w:color w:val="auto"/>
                <w:szCs w:val="26"/>
              </w:rPr>
              <w:t>Bạn</w:t>
            </w:r>
            <w:proofErr w:type="spellEnd"/>
            <w:r w:rsidRPr="001B55CE">
              <w:rPr>
                <w:i/>
                <w:iCs/>
                <w:snapToGrid/>
                <w:color w:val="auto"/>
                <w:szCs w:val="26"/>
              </w:rPr>
              <w:t xml:space="preserve"> </w:t>
            </w:r>
            <w:proofErr w:type="spellStart"/>
            <w:r w:rsidRPr="001B55CE">
              <w:rPr>
                <w:i/>
                <w:iCs/>
                <w:snapToGrid/>
                <w:color w:val="auto"/>
                <w:szCs w:val="26"/>
              </w:rPr>
              <w:t>có</w:t>
            </w:r>
            <w:proofErr w:type="spellEnd"/>
            <w:r w:rsidRPr="001B55CE">
              <w:rPr>
                <w:i/>
                <w:iCs/>
                <w:snapToGrid/>
                <w:color w:val="auto"/>
                <w:szCs w:val="26"/>
              </w:rPr>
              <w:t xml:space="preserve"> </w:t>
            </w:r>
            <w:proofErr w:type="spellStart"/>
            <w:r w:rsidRPr="001B55CE">
              <w:rPr>
                <w:i/>
                <w:iCs/>
                <w:snapToGrid/>
                <w:color w:val="auto"/>
                <w:szCs w:val="26"/>
              </w:rPr>
              <w:t>chắc</w:t>
            </w:r>
            <w:proofErr w:type="spellEnd"/>
            <w:r w:rsidRPr="001B55CE">
              <w:rPr>
                <w:i/>
                <w:iCs/>
                <w:snapToGrid/>
                <w:color w:val="auto"/>
                <w:szCs w:val="26"/>
              </w:rPr>
              <w:t xml:space="preserve"> </w:t>
            </w:r>
            <w:proofErr w:type="spellStart"/>
            <w:r w:rsidRPr="001B55CE">
              <w:rPr>
                <w:i/>
                <w:iCs/>
                <w:snapToGrid/>
                <w:color w:val="auto"/>
                <w:szCs w:val="26"/>
              </w:rPr>
              <w:t>chắn</w:t>
            </w:r>
            <w:proofErr w:type="spellEnd"/>
            <w:r w:rsidRPr="001B55CE">
              <w:rPr>
                <w:i/>
                <w:iCs/>
                <w:snapToGrid/>
                <w:color w:val="auto"/>
                <w:szCs w:val="26"/>
              </w:rPr>
              <w:t xml:space="preserve"> </w:t>
            </w:r>
            <w:proofErr w:type="spellStart"/>
            <w:r w:rsidRPr="001B55CE">
              <w:rPr>
                <w:i/>
                <w:iCs/>
                <w:snapToGrid/>
                <w:color w:val="auto"/>
                <w:szCs w:val="26"/>
              </w:rPr>
              <w:t>muốn</w:t>
            </w:r>
            <w:proofErr w:type="spellEnd"/>
            <w:r w:rsidRPr="001B55CE">
              <w:rPr>
                <w:i/>
                <w:iCs/>
                <w:snapToGrid/>
                <w:color w:val="auto"/>
                <w:szCs w:val="26"/>
              </w:rPr>
              <w:t xml:space="preserve"> </w:t>
            </w:r>
            <w:proofErr w:type="spellStart"/>
            <w:r w:rsidRPr="001B55CE">
              <w:rPr>
                <w:i/>
                <w:iCs/>
                <w:snapToGrid/>
                <w:color w:val="auto"/>
                <w:szCs w:val="26"/>
              </w:rPr>
              <w:t>xóa</w:t>
            </w:r>
            <w:proofErr w:type="spellEnd"/>
            <w:r w:rsidRPr="001B55CE">
              <w:rPr>
                <w:i/>
                <w:iCs/>
                <w:snapToGrid/>
                <w:color w:val="auto"/>
                <w:szCs w:val="26"/>
              </w:rPr>
              <w:t xml:space="preserve"> </w:t>
            </w:r>
            <w:proofErr w:type="spellStart"/>
            <w:r w:rsidR="001B55CE" w:rsidRPr="001B55CE">
              <w:rPr>
                <w:i/>
                <w:iCs/>
                <w:snapToGrid/>
                <w:color w:val="auto"/>
                <w:szCs w:val="26"/>
              </w:rPr>
              <w:t>bản</w:t>
            </w:r>
            <w:proofErr w:type="spellEnd"/>
            <w:r w:rsidR="001B55CE" w:rsidRPr="001B55CE">
              <w:rPr>
                <w:i/>
                <w:iCs/>
                <w:snapToGrid/>
                <w:color w:val="auto"/>
                <w:szCs w:val="26"/>
                <w:lang w:val="vi-VN"/>
              </w:rPr>
              <w:t xml:space="preserve"> ghi này?</w:t>
            </w:r>
            <w:r w:rsidR="001B55CE">
              <w:rPr>
                <w:snapToGrid/>
                <w:color w:val="auto"/>
                <w:szCs w:val="26"/>
                <w:lang w:val="vi-VN"/>
              </w:rPr>
              <w:t xml:space="preserve"> </w:t>
            </w:r>
            <w:r w:rsidR="00ED11A8" w:rsidRPr="00ED11A8">
              <w:rPr>
                <w:i/>
                <w:iCs/>
                <w:snapToGrid/>
                <w:color w:val="auto"/>
                <w:szCs w:val="26"/>
                <w:lang w:val="vi-VN"/>
              </w:rPr>
              <w:t>[mức độ rủi ro] [chu kỳ kiểm toán]</w:t>
            </w:r>
            <w:r w:rsidRPr="00C656EF">
              <w:rPr>
                <w:snapToGrid/>
                <w:color w:val="auto"/>
                <w:szCs w:val="26"/>
                <w:lang w:val="vi-VN"/>
              </w:rPr>
              <w:t>”. NSD chọn Có/ Không:</w:t>
            </w:r>
          </w:p>
          <w:p w14:paraId="5B45674E" w14:textId="77777777"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Nếu chọn Có, hệ thống thực hiện xóa chu kỳ kiểm toán đã chọn.</w:t>
            </w:r>
          </w:p>
          <w:p w14:paraId="5B1BC1D0" w14:textId="2D59A440"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 xml:space="preserve">Nếu chọn Không, hệ thống hủy bỏ lệnh xóa </w:t>
            </w:r>
          </w:p>
        </w:tc>
      </w:tr>
      <w:tr w:rsidR="00544AD6" w:rsidRPr="006B729D" w14:paraId="3780A83F" w14:textId="77777777" w:rsidTr="00EF54B5">
        <w:tc>
          <w:tcPr>
            <w:tcW w:w="817" w:type="dxa"/>
            <w:shd w:val="clear" w:color="auto" w:fill="auto"/>
          </w:tcPr>
          <w:p w14:paraId="0C9A877E" w14:textId="77777777" w:rsidR="00544AD6" w:rsidRPr="00C656EF" w:rsidRDefault="00544AD6" w:rsidP="00911D8A">
            <w:pPr>
              <w:pStyle w:val="ListParagraph"/>
              <w:numPr>
                <w:ilvl w:val="0"/>
                <w:numId w:val="98"/>
              </w:numPr>
              <w:rPr>
                <w:lang w:val="vi-VN"/>
              </w:rPr>
            </w:pPr>
          </w:p>
        </w:tc>
        <w:tc>
          <w:tcPr>
            <w:tcW w:w="1877" w:type="dxa"/>
            <w:shd w:val="clear" w:color="auto" w:fill="auto"/>
          </w:tcPr>
          <w:p w14:paraId="1F4CA51F"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A67608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AEE8204"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STT</w:t>
            </w:r>
          </w:p>
          <w:p w14:paraId="3AFEBA08" w14:textId="7D707273" w:rsidR="00544AD6" w:rsidRDefault="003D48AA" w:rsidP="00911D8A">
            <w:pPr>
              <w:pStyle w:val="NormalIndent"/>
              <w:keepNext w:val="0"/>
              <w:keepLines/>
              <w:widowControl w:val="0"/>
              <w:numPr>
                <w:ilvl w:val="0"/>
                <w:numId w:val="100"/>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593391EE"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 xml:space="preserve">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2A724D2D"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7E07788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7FA7FAA7"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A47E59B" w14:textId="2D840E37" w:rsidR="00544AD6" w:rsidRDefault="003D48AA" w:rsidP="00911D8A">
            <w:pPr>
              <w:pStyle w:val="NormalIndent"/>
              <w:keepNext w:val="0"/>
              <w:keepLines/>
              <w:widowControl w:val="0"/>
              <w:numPr>
                <w:ilvl w:val="0"/>
                <w:numId w:val="101"/>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w:t>
            </w:r>
            <w:r w:rsidR="00544AD6">
              <w:rPr>
                <w:snapToGrid/>
                <w:color w:val="auto"/>
                <w:szCs w:val="26"/>
              </w:rPr>
              <w:t xml:space="preserve">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417E67AE" w14:textId="77777777" w:rsidR="00544AD6" w:rsidRDefault="00544AD6" w:rsidP="00911D8A">
            <w:pPr>
              <w:pStyle w:val="NormalIndent"/>
              <w:keepNext w:val="0"/>
              <w:keepLines/>
              <w:widowControl w:val="0"/>
              <w:numPr>
                <w:ilvl w:val="0"/>
                <w:numId w:val="10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w:t>
            </w:r>
          </w:p>
          <w:p w14:paraId="31F89F0B"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3405EC5" w14:textId="47A6E9D0" w:rsidR="003D48AA" w:rsidRPr="003D48AA" w:rsidRDefault="00C4294D" w:rsidP="003D48AA">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"id=0wkuqe&amp;p=11__chu_ky_kiem_toan&amp;g=1" </w:instrText>
            </w:r>
            <w:r>
              <w:fldChar w:fldCharType="separate"/>
            </w:r>
            <w:r w:rsidR="003D48AA" w:rsidRPr="00A44996">
              <w:rPr>
                <w:rStyle w:val="Hyperlink"/>
                <w:snapToGrid/>
                <w:szCs w:val="26"/>
                <w:lang w:val="vi-VN"/>
              </w:rPr>
              <w:t>https://f2z0rj.axshare.com/#id=0wkuqe&amp;p=11__chu_ky_kiem_toan&amp;g=1</w:t>
            </w:r>
            <w:r>
              <w:rPr>
                <w:rStyle w:val="Hyperlink"/>
                <w:snapToGrid/>
                <w:szCs w:val="26"/>
                <w:lang w:val="vi-VN"/>
              </w:rPr>
              <w:fldChar w:fldCharType="end"/>
            </w:r>
          </w:p>
        </w:tc>
      </w:tr>
    </w:tbl>
    <w:p w14:paraId="5DC35C51" w14:textId="2BCC3AEC" w:rsidR="00544AD6" w:rsidRPr="00C656EF" w:rsidRDefault="00544AD6" w:rsidP="00544AD6">
      <w:pPr>
        <w:rPr>
          <w:b/>
          <w:szCs w:val="26"/>
          <w:lang w:val="vi-VN"/>
        </w:rPr>
      </w:pPr>
      <w:r w:rsidRPr="00C656EF">
        <w:rPr>
          <w:b/>
          <w:szCs w:val="26"/>
          <w:lang w:val="vi-VN"/>
        </w:rPr>
        <w:t xml:space="preserve">Yêu cầu đặc biệt/Điều kiện ràng buộc: </w:t>
      </w:r>
    </w:p>
    <w:p w14:paraId="432CC274" w14:textId="343FC6CA" w:rsidR="003D48AA" w:rsidRPr="00C656EF" w:rsidRDefault="003D48AA" w:rsidP="003D48AA">
      <w:pPr>
        <w:numPr>
          <w:ilvl w:val="0"/>
          <w:numId w:val="15"/>
        </w:numPr>
        <w:pBdr>
          <w:top w:val="nil"/>
          <w:left w:val="nil"/>
          <w:bottom w:val="nil"/>
          <w:right w:val="nil"/>
          <w:between w:val="nil"/>
        </w:pBdr>
        <w:jc w:val="both"/>
        <w:rPr>
          <w:b/>
          <w:color w:val="000000"/>
          <w:szCs w:val="26"/>
          <w:lang w:val="vi-VN"/>
        </w:rPr>
      </w:pPr>
      <w:r w:rsidRPr="00C656EF">
        <w:rPr>
          <w:szCs w:val="26"/>
          <w:lang w:val="vi-VN"/>
        </w:rPr>
        <w:t>Chu kỳ kiểm toán áp dụng chung cho tất cả các đối tượng được</w:t>
      </w:r>
      <w:r>
        <w:rPr>
          <w:szCs w:val="26"/>
          <w:lang w:val="vi-VN"/>
        </w:rPr>
        <w:t xml:space="preserve"> kiểm toán</w:t>
      </w:r>
    </w:p>
    <w:p w14:paraId="34200BB7" w14:textId="7965BBA4" w:rsidR="006F46AB" w:rsidRDefault="006F46AB" w:rsidP="006F46AB">
      <w:pPr>
        <w:pStyle w:val="tvHeading11"/>
      </w:pPr>
      <w:bookmarkStart w:id="89" w:name="_Toc87368217"/>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bookmarkEnd w:id="89"/>
      <w:proofErr w:type="spellEnd"/>
    </w:p>
    <w:p w14:paraId="4EDC8879" w14:textId="21C1D9E6" w:rsidR="006F46AB" w:rsidRDefault="006F46AB" w:rsidP="006F46AB">
      <w:pPr>
        <w:pStyle w:val="tvHeading111"/>
        <w:rPr>
          <w:lang w:val="vi-VN"/>
        </w:rPr>
      </w:pPr>
      <w:bookmarkStart w:id="90" w:name="_Toc87368218"/>
      <w:r>
        <w:rPr>
          <w:lang w:val="vi-VN"/>
        </w:rPr>
        <w:t>Kỳ đánh giá</w:t>
      </w:r>
      <w:bookmarkEnd w:id="90"/>
    </w:p>
    <w:p w14:paraId="4188DBBB" w14:textId="6A232798" w:rsidR="00646544" w:rsidRPr="00646544" w:rsidRDefault="00646544" w:rsidP="00646544">
      <w:pPr>
        <w:rPr>
          <w:lang w:val="vi-VN"/>
        </w:rPr>
      </w:pPr>
      <w:r w:rsidRPr="00646544">
        <w:rPr>
          <w:b/>
          <w:bCs/>
          <w:szCs w:val="26"/>
          <w:lang w:val="vi-VN"/>
        </w:rPr>
        <w:t xml:space="preserve">Mục đích: </w:t>
      </w:r>
      <w:r w:rsidRPr="00646544">
        <w:rPr>
          <w:szCs w:val="26"/>
          <w:lang w:val="vi-VN"/>
        </w:rPr>
        <w:t xml:space="preserve">Quản lý các kỳ đánh giá rủi ro </w:t>
      </w:r>
      <w:r w:rsidR="00DD04D6">
        <w:rPr>
          <w:szCs w:val="26"/>
          <w:lang w:val="vi-VN"/>
        </w:rPr>
        <w:t>cấp độ tổ chức</w:t>
      </w:r>
      <w:r w:rsidR="00794421">
        <w:rPr>
          <w:szCs w:val="26"/>
          <w:lang w:val="vi-VN"/>
        </w:rPr>
        <w:t>, dữ liệu đánh giá rủi ro gắn liền với từng kỳ cho phép tìm kiếm tra cứu</w:t>
      </w:r>
      <w:r w:rsidR="00E953AD">
        <w:rPr>
          <w:szCs w:val="26"/>
          <w:lang w:val="vi-VN"/>
        </w:rPr>
        <w:t>.</w:t>
      </w:r>
    </w:p>
    <w:p w14:paraId="3A6260B0" w14:textId="3C6517AA" w:rsidR="00646544" w:rsidRPr="00646544" w:rsidRDefault="00646544" w:rsidP="00646544">
      <w:pPr>
        <w:rPr>
          <w:szCs w:val="26"/>
          <w:lang w:val="vi-VN"/>
        </w:rPr>
      </w:pPr>
      <w:r w:rsidRPr="00646544">
        <w:rPr>
          <w:b/>
          <w:bCs/>
          <w:szCs w:val="26"/>
          <w:lang w:val="vi-VN"/>
        </w:rPr>
        <w:t>Vai trò thực hiện:</w:t>
      </w:r>
      <w:r w:rsidRPr="00646544">
        <w:rPr>
          <w:szCs w:val="26"/>
          <w:lang w:val="vi-VN"/>
        </w:rPr>
        <w:t xml:space="preserve"> Trưởng bộ phận KTNB</w:t>
      </w:r>
    </w:p>
    <w:p w14:paraId="60E9F0E3" w14:textId="77777777" w:rsidR="00646544" w:rsidRPr="002F4F88" w:rsidRDefault="00646544" w:rsidP="00646544">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E5DECBF" w14:textId="77777777" w:rsidTr="00455E54">
        <w:trPr>
          <w:trHeight w:val="449"/>
        </w:trPr>
        <w:tc>
          <w:tcPr>
            <w:tcW w:w="817" w:type="dxa"/>
            <w:shd w:val="clear" w:color="auto" w:fill="auto"/>
          </w:tcPr>
          <w:p w14:paraId="09CB2F6D"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52E71ED8"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79731CB"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2F4F88" w14:paraId="33721BD6" w14:textId="77777777" w:rsidTr="00455E54">
        <w:tc>
          <w:tcPr>
            <w:tcW w:w="817" w:type="dxa"/>
            <w:shd w:val="clear" w:color="auto" w:fill="auto"/>
          </w:tcPr>
          <w:p w14:paraId="0450377A" w14:textId="77777777" w:rsidR="00646544" w:rsidRPr="002F4F88" w:rsidRDefault="00646544" w:rsidP="00911D8A">
            <w:pPr>
              <w:pStyle w:val="ListParagraph"/>
              <w:numPr>
                <w:ilvl w:val="0"/>
                <w:numId w:val="102"/>
              </w:numPr>
            </w:pPr>
          </w:p>
        </w:tc>
        <w:tc>
          <w:tcPr>
            <w:tcW w:w="1877" w:type="dxa"/>
            <w:shd w:val="clear" w:color="auto" w:fill="auto"/>
          </w:tcPr>
          <w:p w14:paraId="146CFFDE" w14:textId="77777777" w:rsidR="00646544" w:rsidRPr="002F4F88" w:rsidRDefault="00646544" w:rsidP="00455E54">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34A09222" w14:textId="21E43CC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0F12FBD2" w14:textId="79708E13"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t>Năm</w:t>
            </w:r>
            <w:proofErr w:type="spellEnd"/>
            <w:r w:rsidR="00E30182">
              <w:rPr>
                <w:snapToGrid/>
                <w:color w:val="auto"/>
                <w:szCs w:val="26"/>
                <w:lang w:val="vi-VN"/>
              </w:rPr>
              <w:t xml:space="preserve"> đánh giá</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1648BD">
              <w:rPr>
                <w:snapToGrid/>
                <w:color w:val="auto"/>
                <w:szCs w:val="26"/>
                <w:lang w:val="vi-VN"/>
              </w:rPr>
              <w:t xml:space="preserve">1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tại</w:t>
            </w:r>
            <w:proofErr w:type="spellEnd"/>
          </w:p>
          <w:p w14:paraId="0C5376ED" w14:textId="495EE551" w:rsidR="00FE7D1F" w:rsidRPr="00FE7D1F"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Chọn</w:t>
            </w:r>
            <w:proofErr w:type="spellEnd"/>
            <w:r w:rsidR="00673598">
              <w:rPr>
                <w:snapToGrid/>
                <w:color w:val="auto"/>
                <w:szCs w:val="26"/>
                <w:lang w:val="vi-VN"/>
              </w:rPr>
              <w:t xml:space="preserve"> </w:t>
            </w:r>
            <w:r w:rsidR="00FE7D1F">
              <w:rPr>
                <w:snapToGrid/>
                <w:color w:val="auto"/>
                <w:szCs w:val="26"/>
                <w:lang w:val="vi-VN"/>
              </w:rPr>
              <w:t>1 trong các loại kỳ</w:t>
            </w:r>
            <w:r w:rsidR="00285A32">
              <w:rPr>
                <w:snapToGrid/>
                <w:color w:val="auto"/>
                <w:szCs w:val="26"/>
                <w:lang w:val="vi-VN"/>
              </w:rPr>
              <w:t xml:space="preserve"> sau</w:t>
            </w:r>
            <w:r w:rsidR="00FE7D1F">
              <w:rPr>
                <w:snapToGrid/>
                <w:color w:val="auto"/>
                <w:szCs w:val="26"/>
                <w:lang w:val="vi-VN"/>
              </w:rPr>
              <w:t>:</w:t>
            </w:r>
          </w:p>
          <w:p w14:paraId="76133CB3"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Năm</w:t>
            </w:r>
            <w:proofErr w:type="spellEnd"/>
          </w:p>
          <w:p w14:paraId="66282D94"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Bán</w:t>
            </w:r>
            <w:proofErr w:type="spellEnd"/>
            <w:r>
              <w:rPr>
                <w:snapToGrid/>
                <w:color w:val="auto"/>
                <w:szCs w:val="26"/>
              </w:rPr>
              <w:t xml:space="preserve"> </w:t>
            </w:r>
            <w:proofErr w:type="spellStart"/>
            <w:r>
              <w:rPr>
                <w:snapToGrid/>
                <w:color w:val="auto"/>
                <w:szCs w:val="26"/>
              </w:rPr>
              <w:t>niên</w:t>
            </w:r>
            <w:proofErr w:type="spellEnd"/>
          </w:p>
          <w:p w14:paraId="0F8610C2" w14:textId="155D8D74" w:rsidR="00FE7D1F" w:rsidRPr="00FE7D1F" w:rsidRDefault="00646544"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Quý</w:t>
            </w:r>
            <w:proofErr w:type="spellEnd"/>
            <w:r w:rsidR="00FE7D1F">
              <w:rPr>
                <w:snapToGrid/>
                <w:color w:val="auto"/>
                <w:szCs w:val="26"/>
                <w:lang w:val="vi-VN"/>
              </w:rPr>
              <w:t xml:space="preserve"> </w:t>
            </w:r>
          </w:p>
          <w:p w14:paraId="261BAAE5" w14:textId="2564E116"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lastRenderedPageBreak/>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1/2/3/4. </w:t>
            </w:r>
            <w:r w:rsidR="00285A32">
              <w:rPr>
                <w:snapToGrid/>
                <w:color w:val="auto"/>
                <w:szCs w:val="26"/>
                <w:lang w:val="vi-VN"/>
              </w:rPr>
              <w:t>B</w:t>
            </w:r>
            <w:proofErr w:type="spellStart"/>
            <w:r>
              <w:rPr>
                <w:snapToGrid/>
                <w:color w:val="auto"/>
                <w:szCs w:val="26"/>
              </w:rPr>
              <w:t>ắt</w:t>
            </w:r>
            <w:proofErr w:type="spellEnd"/>
            <w:r>
              <w:rPr>
                <w:snapToGrid/>
                <w:color w:val="auto"/>
                <w:szCs w:val="26"/>
              </w:rPr>
              <w:t xml:space="preserve"> </w:t>
            </w:r>
            <w:proofErr w:type="spellStart"/>
            <w:r>
              <w:rPr>
                <w:snapToGrid/>
                <w:color w:val="auto"/>
                <w:szCs w:val="26"/>
              </w:rPr>
              <w:t>buộc</w:t>
            </w:r>
            <w:proofErr w:type="spellEnd"/>
            <w:r>
              <w:rPr>
                <w:snapToGrid/>
                <w:color w:val="auto"/>
                <w:szCs w:val="26"/>
              </w:rPr>
              <w:t xml:space="preserve"> </w:t>
            </w:r>
            <w:proofErr w:type="spellStart"/>
            <w:r>
              <w:rPr>
                <w:snapToGrid/>
                <w:color w:val="auto"/>
                <w:szCs w:val="26"/>
              </w:rPr>
              <w:t>nếu</w:t>
            </w:r>
            <w:proofErr w:type="spellEnd"/>
            <w:r>
              <w:rPr>
                <w:snapToGrid/>
                <w:color w:val="auto"/>
                <w:szCs w:val="26"/>
              </w:rPr>
              <w:t xml:space="preserve"> </w:t>
            </w:r>
            <w:proofErr w:type="spellStart"/>
            <w:r w:rsidR="00285A32">
              <w:rPr>
                <w:snapToGrid/>
                <w:color w:val="auto"/>
                <w:szCs w:val="26"/>
              </w:rPr>
              <w:t>loại</w:t>
            </w:r>
            <w:proofErr w:type="spellEnd"/>
            <w:r w:rsidR="00285A32">
              <w:rPr>
                <w:snapToGrid/>
                <w:color w:val="auto"/>
                <w:szCs w:val="26"/>
                <w:lang w:val="vi-VN"/>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quý</w:t>
            </w:r>
            <w:proofErr w:type="spellEnd"/>
          </w:p>
          <w:p w14:paraId="0E77DF8C" w14:textId="74C3963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r w:rsidR="00F9053C">
              <w:rPr>
                <w:snapToGrid/>
                <w:color w:val="auto"/>
                <w:szCs w:val="26"/>
                <w:lang w:val="vi-VN"/>
              </w:rPr>
              <w:t>T</w:t>
            </w:r>
            <w:proofErr w:type="spellStart"/>
            <w:r>
              <w:rPr>
                <w:snapToGrid/>
                <w:color w:val="auto"/>
                <w:szCs w:val="26"/>
              </w:rPr>
              <w: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r>
              <w:rPr>
                <w:snapToGrid/>
                <w:color w:val="auto"/>
                <w:szCs w:val="26"/>
              </w:rPr>
              <w:t xml:space="preserve"> </w:t>
            </w:r>
            <w:proofErr w:type="spellStart"/>
            <w:r w:rsidR="002C3B5D">
              <w:rPr>
                <w:snapToGrid/>
                <w:color w:val="auto"/>
                <w:szCs w:val="26"/>
              </w:rPr>
              <w:t>của</w:t>
            </w:r>
            <w:proofErr w:type="spellEnd"/>
            <w:r w:rsidR="002C3B5D">
              <w:rPr>
                <w:snapToGrid/>
                <w:color w:val="auto"/>
                <w:szCs w:val="26"/>
                <w:lang w:val="vi-VN"/>
              </w:rPr>
              <w:t xml:space="preserve"> kỳ được </w:t>
            </w:r>
            <w:proofErr w:type="spellStart"/>
            <w:r w:rsidR="002C3B5D">
              <w:rPr>
                <w:snapToGrid/>
                <w:color w:val="auto"/>
                <w:szCs w:val="26"/>
              </w:rPr>
              <w:t>bỏ</w:t>
            </w:r>
            <w:proofErr w:type="spellEnd"/>
            <w:r w:rsidR="002C3B5D">
              <w:rPr>
                <w:snapToGrid/>
                <w:color w:val="auto"/>
                <w:szCs w:val="26"/>
                <w:lang w:val="vi-VN"/>
              </w:rPr>
              <w:t xml:space="preserve"> trống,</w:t>
            </w:r>
            <w:r w:rsidR="00EC08F6">
              <w:rPr>
                <w:snapToGrid/>
                <w:color w:val="auto"/>
                <w:szCs w:val="26"/>
                <w:lang w:val="vi-VN"/>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sidR="00F9053C">
              <w:rPr>
                <w:snapToGrid/>
                <w:color w:val="auto"/>
                <w:szCs w:val="26"/>
              </w:rPr>
              <w:t>của</w:t>
            </w:r>
            <w:proofErr w:type="spellEnd"/>
            <w:r w:rsidR="00F9053C">
              <w:rPr>
                <w:snapToGrid/>
                <w:color w:val="auto"/>
                <w:szCs w:val="26"/>
                <w:lang w:val="vi-VN"/>
              </w:rPr>
              <w:t xml:space="preserve"> kỳ đó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r>
              <w:rPr>
                <w:snapToGrid/>
                <w:color w:val="auto"/>
                <w:szCs w:val="26"/>
              </w:rPr>
              <w:t>.</w:t>
            </w:r>
          </w:p>
          <w:p w14:paraId="476A5943" w14:textId="77777777" w:rsidR="00646544" w:rsidRPr="00E30182"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30182">
              <w:rPr>
                <w:color w:val="auto"/>
                <w:szCs w:val="26"/>
              </w:rPr>
              <w:t>Không</w:t>
            </w:r>
            <w:proofErr w:type="spellEnd"/>
            <w:r w:rsidRPr="00E30182">
              <w:rPr>
                <w:color w:val="auto"/>
                <w:szCs w:val="26"/>
              </w:rPr>
              <w:t xml:space="preserve"> </w:t>
            </w:r>
            <w:proofErr w:type="spellStart"/>
            <w:r w:rsidRPr="00E30182">
              <w:rPr>
                <w:color w:val="auto"/>
                <w:szCs w:val="26"/>
              </w:rPr>
              <w:t>cho</w:t>
            </w:r>
            <w:proofErr w:type="spellEnd"/>
            <w:r w:rsidRPr="00E30182">
              <w:rPr>
                <w:color w:val="auto"/>
                <w:szCs w:val="26"/>
              </w:rPr>
              <w:t xml:space="preserve"> </w:t>
            </w:r>
            <w:proofErr w:type="spellStart"/>
            <w:r w:rsidRPr="00E30182">
              <w:rPr>
                <w:color w:val="auto"/>
                <w:szCs w:val="26"/>
              </w:rPr>
              <w:t>phép</w:t>
            </w:r>
            <w:proofErr w:type="spellEnd"/>
            <w:r w:rsidRPr="00E30182">
              <w:rPr>
                <w:color w:val="auto"/>
                <w:szCs w:val="26"/>
              </w:rPr>
              <w:t xml:space="preserve"> </w:t>
            </w:r>
            <w:proofErr w:type="spellStart"/>
            <w:r w:rsidRPr="00E30182">
              <w:rPr>
                <w:color w:val="auto"/>
                <w:szCs w:val="26"/>
              </w:rPr>
              <w:t>thêm</w:t>
            </w:r>
            <w:proofErr w:type="spellEnd"/>
            <w:r w:rsidRPr="00E30182">
              <w:rPr>
                <w:color w:val="auto"/>
                <w:szCs w:val="26"/>
              </w:rPr>
              <w:t xml:space="preserve"> </w:t>
            </w:r>
            <w:proofErr w:type="spellStart"/>
            <w:r w:rsidRPr="00E30182">
              <w:rPr>
                <w:color w:val="auto"/>
                <w:szCs w:val="26"/>
              </w:rPr>
              <w:t>trùng</w:t>
            </w:r>
            <w:proofErr w:type="spellEnd"/>
            <w:r w:rsidRPr="00E30182">
              <w:rPr>
                <w:color w:val="auto"/>
                <w:szCs w:val="26"/>
              </w:rPr>
              <w:t xml:space="preserve"> </w:t>
            </w:r>
            <w:proofErr w:type="spellStart"/>
            <w:r w:rsidRPr="00E30182">
              <w:rPr>
                <w:color w:val="auto"/>
                <w:szCs w:val="26"/>
              </w:rPr>
              <w:t>kỳ</w:t>
            </w:r>
            <w:proofErr w:type="spellEnd"/>
            <w:r w:rsidRPr="00E30182">
              <w:rPr>
                <w:color w:val="auto"/>
                <w:szCs w:val="26"/>
              </w:rPr>
              <w:t xml:space="preserve"> </w:t>
            </w:r>
            <w:proofErr w:type="spellStart"/>
            <w:r w:rsidRPr="00E30182">
              <w:rPr>
                <w:color w:val="auto"/>
                <w:szCs w:val="26"/>
              </w:rPr>
              <w:t>đánh</w:t>
            </w:r>
            <w:proofErr w:type="spellEnd"/>
            <w:r w:rsidRPr="00E30182">
              <w:rPr>
                <w:color w:val="auto"/>
                <w:szCs w:val="26"/>
              </w:rPr>
              <w:t xml:space="preserve"> </w:t>
            </w:r>
            <w:proofErr w:type="spellStart"/>
            <w:r w:rsidRPr="00E30182">
              <w:rPr>
                <w:color w:val="auto"/>
                <w:szCs w:val="26"/>
              </w:rPr>
              <w:t>giá</w:t>
            </w:r>
            <w:proofErr w:type="spellEnd"/>
            <w:r w:rsidRPr="00E30182">
              <w:rPr>
                <w:color w:val="auto"/>
                <w:szCs w:val="26"/>
              </w:rPr>
              <w:t xml:space="preserve"> </w:t>
            </w:r>
            <w:proofErr w:type="spellStart"/>
            <w:r w:rsidRPr="00E30182">
              <w:rPr>
                <w:color w:val="auto"/>
                <w:szCs w:val="26"/>
              </w:rPr>
              <w:t>trong</w:t>
            </w:r>
            <w:proofErr w:type="spellEnd"/>
            <w:r w:rsidRPr="00E30182">
              <w:rPr>
                <w:color w:val="auto"/>
                <w:szCs w:val="26"/>
              </w:rPr>
              <w:t xml:space="preserve"> 1 </w:t>
            </w:r>
            <w:proofErr w:type="spellStart"/>
            <w:r w:rsidRPr="00E30182">
              <w:rPr>
                <w:color w:val="auto"/>
                <w:szCs w:val="26"/>
              </w:rPr>
              <w:t>năm</w:t>
            </w:r>
            <w:proofErr w:type="spellEnd"/>
          </w:p>
          <w:p w14:paraId="48B0AFE8" w14:textId="77777777" w:rsidR="00BC59BA" w:rsidRPr="00557C08" w:rsidRDefault="00BC59BA"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557C08">
              <w:rPr>
                <w:snapToGrid/>
                <w:color w:val="auto"/>
                <w:szCs w:val="26"/>
              </w:rPr>
              <w:t>Giao</w:t>
            </w:r>
            <w:proofErr w:type="spellEnd"/>
            <w:r w:rsidRPr="00557C08">
              <w:rPr>
                <w:snapToGrid/>
                <w:color w:val="auto"/>
                <w:szCs w:val="26"/>
                <w:lang w:val="vi-VN"/>
              </w:rPr>
              <w:t xml:space="preserve"> diện</w:t>
            </w:r>
            <w:r w:rsidR="00557C08" w:rsidRPr="00557C08">
              <w:rPr>
                <w:snapToGrid/>
                <w:color w:val="auto"/>
                <w:szCs w:val="26"/>
                <w:lang w:val="vi-VN"/>
              </w:rPr>
              <w:t>:</w:t>
            </w:r>
          </w:p>
          <w:p w14:paraId="27C7B4DC" w14:textId="7144C0F7" w:rsidR="00557C08" w:rsidRPr="002F4F88" w:rsidRDefault="00C4294D" w:rsidP="00557C08">
            <w:pPr>
              <w:pStyle w:val="NormalIndent"/>
              <w:keepNext w:val="0"/>
              <w:keepLines/>
              <w:widowControl w:val="0"/>
              <w:numPr>
                <w:ilvl w:val="0"/>
                <w:numId w:val="0"/>
              </w:numPr>
              <w:spacing w:before="0" w:after="0" w:line="312" w:lineRule="auto"/>
              <w:jc w:val="left"/>
              <w:rPr>
                <w:snapToGrid/>
                <w:color w:val="auto"/>
                <w:szCs w:val="26"/>
              </w:rPr>
            </w:pPr>
            <w:hyperlink r:id="rId32" w:anchor="id=uu1di1&amp;p=18__them_ky&amp;g=1" w:history="1">
              <w:r w:rsidR="00557C08" w:rsidRPr="00A44996">
                <w:rPr>
                  <w:rStyle w:val="Hyperlink"/>
                  <w:snapToGrid/>
                  <w:szCs w:val="26"/>
                </w:rPr>
                <w:t>https://f2z0rj.axshare.com/#id=uu1di1&amp;p=18__them_ky&amp;g=1</w:t>
              </w:r>
            </w:hyperlink>
          </w:p>
        </w:tc>
      </w:tr>
      <w:tr w:rsidR="00E81579" w:rsidRPr="002F4F88" w14:paraId="7E45FC1C" w14:textId="77777777" w:rsidTr="00455E54">
        <w:tc>
          <w:tcPr>
            <w:tcW w:w="817" w:type="dxa"/>
            <w:shd w:val="clear" w:color="auto" w:fill="auto"/>
          </w:tcPr>
          <w:p w14:paraId="4C96ECC7" w14:textId="77777777" w:rsidR="00E81579" w:rsidRPr="002F4F88" w:rsidRDefault="00E81579" w:rsidP="00911D8A">
            <w:pPr>
              <w:pStyle w:val="ListParagraph"/>
              <w:numPr>
                <w:ilvl w:val="0"/>
                <w:numId w:val="102"/>
              </w:numPr>
            </w:pPr>
          </w:p>
        </w:tc>
        <w:tc>
          <w:tcPr>
            <w:tcW w:w="1877" w:type="dxa"/>
            <w:shd w:val="clear" w:color="auto" w:fill="auto"/>
          </w:tcPr>
          <w:p w14:paraId="55067F0F" w14:textId="39DEB388" w:rsidR="00E81579" w:rsidRDefault="00E81579" w:rsidP="00E81579">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5454A72" w14:textId="265AD0D6" w:rsidR="00E81579" w:rsidRDefault="00E81579" w:rsidP="00E8157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sidR="00863E7E">
              <w:rPr>
                <w:snapToGrid/>
                <w:color w:val="auto"/>
                <w:szCs w:val="26"/>
                <w:lang w:val="vi-VN"/>
              </w:rPr>
              <w:t xml:space="preserve"> ở trạng thái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p>
        </w:tc>
      </w:tr>
      <w:tr w:rsidR="00646544" w:rsidRPr="002F4F88" w14:paraId="00B09261" w14:textId="77777777" w:rsidTr="00455E54">
        <w:tc>
          <w:tcPr>
            <w:tcW w:w="817" w:type="dxa"/>
            <w:shd w:val="clear" w:color="auto" w:fill="auto"/>
          </w:tcPr>
          <w:p w14:paraId="3BA2B842" w14:textId="77777777" w:rsidR="00646544" w:rsidRPr="002F4F88" w:rsidRDefault="00646544" w:rsidP="00911D8A">
            <w:pPr>
              <w:pStyle w:val="ListParagraph"/>
              <w:numPr>
                <w:ilvl w:val="0"/>
                <w:numId w:val="102"/>
              </w:numPr>
            </w:pPr>
          </w:p>
        </w:tc>
        <w:tc>
          <w:tcPr>
            <w:tcW w:w="1877" w:type="dxa"/>
            <w:shd w:val="clear" w:color="auto" w:fill="auto"/>
          </w:tcPr>
          <w:p w14:paraId="6C839BCF" w14:textId="77777777" w:rsidR="00646544" w:rsidRPr="002F4F88" w:rsidRDefault="00646544" w:rsidP="00455E54">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0FFD3A41" w14:textId="17A31E69" w:rsidR="00646544" w:rsidRPr="002F4F88"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sidR="007217A7">
              <w:rPr>
                <w:snapToGrid/>
                <w:color w:val="auto"/>
                <w:szCs w:val="26"/>
              </w:rPr>
              <w:t>Trạng</w:t>
            </w:r>
            <w:proofErr w:type="spellEnd"/>
            <w:r w:rsidR="007217A7">
              <w:rPr>
                <w:snapToGrid/>
                <w:color w:val="auto"/>
                <w:szCs w:val="26"/>
                <w:lang w:val="vi-VN"/>
              </w:rPr>
              <w:t xml:space="preserve"> thái lấy dữ liệu, Trạng thái đánh giá</w:t>
            </w:r>
          </w:p>
        </w:tc>
      </w:tr>
      <w:tr w:rsidR="00646544" w:rsidRPr="002F4F88" w14:paraId="17417D5C" w14:textId="77777777" w:rsidTr="00455E54">
        <w:tc>
          <w:tcPr>
            <w:tcW w:w="817" w:type="dxa"/>
            <w:shd w:val="clear" w:color="auto" w:fill="auto"/>
          </w:tcPr>
          <w:p w14:paraId="6260947E" w14:textId="77777777" w:rsidR="00646544" w:rsidRPr="002F4F88" w:rsidRDefault="00646544" w:rsidP="00911D8A">
            <w:pPr>
              <w:pStyle w:val="ListParagraph"/>
              <w:numPr>
                <w:ilvl w:val="0"/>
                <w:numId w:val="102"/>
              </w:numPr>
            </w:pPr>
          </w:p>
        </w:tc>
        <w:tc>
          <w:tcPr>
            <w:tcW w:w="1877" w:type="dxa"/>
            <w:shd w:val="clear" w:color="auto" w:fill="auto"/>
          </w:tcPr>
          <w:p w14:paraId="4FC5F248" w14:textId="77777777" w:rsidR="00646544" w:rsidRDefault="00646544" w:rsidP="00455E54">
            <w:pPr>
              <w:keepLines/>
              <w:widowControl w:val="0"/>
              <w:rPr>
                <w:szCs w:val="26"/>
              </w:rPr>
            </w:pPr>
            <w:proofErr w:type="spellStart"/>
            <w:r w:rsidRPr="005240A3">
              <w:rPr>
                <w:szCs w:val="26"/>
              </w:rPr>
              <w:t>Lấy</w:t>
            </w:r>
            <w:proofErr w:type="spellEnd"/>
            <w:r w:rsidRPr="005240A3">
              <w:rPr>
                <w:szCs w:val="26"/>
              </w:rPr>
              <w:t xml:space="preserve"> </w:t>
            </w:r>
            <w:proofErr w:type="spellStart"/>
            <w:r w:rsidRPr="005240A3">
              <w:rPr>
                <w:szCs w:val="26"/>
              </w:rPr>
              <w:t>dữ</w:t>
            </w:r>
            <w:proofErr w:type="spellEnd"/>
            <w:r w:rsidRPr="005240A3">
              <w:rPr>
                <w:szCs w:val="26"/>
              </w:rPr>
              <w:t xml:space="preserve"> </w:t>
            </w:r>
            <w:proofErr w:type="spellStart"/>
            <w:r w:rsidRPr="005240A3">
              <w:rPr>
                <w:szCs w:val="26"/>
              </w:rPr>
              <w:t>liệu</w:t>
            </w:r>
            <w:proofErr w:type="spellEnd"/>
          </w:p>
          <w:p w14:paraId="2E2D92AF" w14:textId="051E1425" w:rsidR="005240A3" w:rsidRPr="005240A3" w:rsidRDefault="005240A3" w:rsidP="00455E54">
            <w:pPr>
              <w:keepLines/>
              <w:widowControl w:val="0"/>
              <w:rPr>
                <w:szCs w:val="26"/>
                <w:lang w:val="vi-VN"/>
              </w:rPr>
            </w:pPr>
          </w:p>
        </w:tc>
        <w:tc>
          <w:tcPr>
            <w:tcW w:w="6912" w:type="dxa"/>
            <w:shd w:val="clear" w:color="auto" w:fill="auto"/>
          </w:tcPr>
          <w:p w14:paraId="71319C2E" w14:textId="6DF773C7" w:rsidR="00646544" w:rsidRPr="002F4F88" w:rsidRDefault="00D210C6" w:rsidP="00455E54">
            <w:pPr>
              <w:pStyle w:val="NormalIndent"/>
              <w:keepNext w:val="0"/>
              <w:keepLines/>
              <w:widowControl w:val="0"/>
              <w:numPr>
                <w:ilvl w:val="0"/>
                <w:numId w:val="15"/>
              </w:numPr>
              <w:spacing w:before="0" w:after="0" w:line="312" w:lineRule="auto"/>
              <w:jc w:val="left"/>
              <w:rPr>
                <w:snapToGrid/>
                <w:color w:val="auto"/>
                <w:szCs w:val="26"/>
              </w:rPr>
            </w:pPr>
            <w:r w:rsidRPr="005240A3">
              <w:rPr>
                <w:szCs w:val="26"/>
                <w:highlight w:val="yellow"/>
                <w:lang w:val="vi-VN"/>
              </w:rPr>
              <w:t>(TBD)</w:t>
            </w:r>
          </w:p>
        </w:tc>
      </w:tr>
      <w:tr w:rsidR="00646544" w:rsidRPr="006B729D" w14:paraId="574F6833" w14:textId="77777777" w:rsidTr="00455E54">
        <w:tc>
          <w:tcPr>
            <w:tcW w:w="817" w:type="dxa"/>
            <w:shd w:val="clear" w:color="auto" w:fill="auto"/>
          </w:tcPr>
          <w:p w14:paraId="4672F495" w14:textId="77777777" w:rsidR="00646544" w:rsidRPr="002F4F88" w:rsidRDefault="00646544" w:rsidP="00911D8A">
            <w:pPr>
              <w:pStyle w:val="ListParagraph"/>
              <w:numPr>
                <w:ilvl w:val="0"/>
                <w:numId w:val="102"/>
              </w:numPr>
            </w:pPr>
          </w:p>
        </w:tc>
        <w:tc>
          <w:tcPr>
            <w:tcW w:w="1877" w:type="dxa"/>
            <w:shd w:val="clear" w:color="auto" w:fill="auto"/>
          </w:tcPr>
          <w:p w14:paraId="431DE0E1" w14:textId="77777777" w:rsidR="00646544" w:rsidRPr="002F4F88" w:rsidRDefault="00646544" w:rsidP="00455E54">
            <w:pPr>
              <w:keepLines/>
              <w:widowControl w:val="0"/>
              <w:rPr>
                <w:szCs w:val="26"/>
              </w:rPr>
            </w:pPr>
            <w:proofErr w:type="spellStart"/>
            <w:r>
              <w:rPr>
                <w:szCs w:val="26"/>
              </w:rPr>
              <w:t>Xóa</w:t>
            </w:r>
            <w:proofErr w:type="spellEnd"/>
          </w:p>
        </w:tc>
        <w:tc>
          <w:tcPr>
            <w:tcW w:w="6912" w:type="dxa"/>
            <w:shd w:val="clear" w:color="auto" w:fill="auto"/>
          </w:tcPr>
          <w:p w14:paraId="6C48EF07" w14:textId="77777777" w:rsidR="00646544" w:rsidRDefault="00646544" w:rsidP="00455E54">
            <w:pPr>
              <w:keepLines/>
              <w:widowControl w:val="0"/>
              <w:numPr>
                <w:ilvl w:val="0"/>
                <w:numId w:val="15"/>
              </w:numPr>
              <w:jc w:val="both"/>
              <w:rPr>
                <w:bCs/>
                <w:szCs w:val="26"/>
              </w:rPr>
            </w:pPr>
            <w:r w:rsidRPr="00E62DAE">
              <w:rPr>
                <w:bCs/>
                <w:szCs w:val="26"/>
              </w:rPr>
              <w:t xml:space="preserve">Cho </w:t>
            </w:r>
            <w:proofErr w:type="spellStart"/>
            <w:r w:rsidRPr="00E62DAE">
              <w:rPr>
                <w:bCs/>
                <w:szCs w:val="26"/>
              </w:rPr>
              <w:t>phép</w:t>
            </w:r>
            <w:proofErr w:type="spellEnd"/>
            <w:r w:rsidRPr="00E62DAE">
              <w:rPr>
                <w:bCs/>
                <w:szCs w:val="26"/>
              </w:rPr>
              <w:t xml:space="preserve"> </w:t>
            </w:r>
            <w:proofErr w:type="spellStart"/>
            <w:r w:rsidRPr="00E62DAE">
              <w:rPr>
                <w:bCs/>
                <w:szCs w:val="26"/>
              </w:rPr>
              <w:t>xóa</w:t>
            </w:r>
            <w:proofErr w:type="spellEnd"/>
            <w:r w:rsidRPr="00E62DAE">
              <w:rPr>
                <w:bCs/>
                <w:szCs w:val="26"/>
              </w:rPr>
              <w:t xml:space="preserve"> </w:t>
            </w:r>
            <w:proofErr w:type="spellStart"/>
            <w:r>
              <w:rPr>
                <w:bCs/>
                <w:szCs w:val="26"/>
              </w:rPr>
              <w:t>kỳ</w:t>
            </w:r>
            <w:proofErr w:type="spellEnd"/>
            <w:r w:rsidRPr="00E62DAE">
              <w:rPr>
                <w:bCs/>
                <w:szCs w:val="26"/>
              </w:rPr>
              <w:t xml:space="preserve"> </w:t>
            </w:r>
            <w:proofErr w:type="spellStart"/>
            <w:r w:rsidRPr="00E62DAE">
              <w:rPr>
                <w:bCs/>
                <w:szCs w:val="26"/>
              </w:rPr>
              <w:t>đánh</w:t>
            </w:r>
            <w:proofErr w:type="spellEnd"/>
            <w:r w:rsidRPr="00E62DAE">
              <w:rPr>
                <w:bCs/>
                <w:szCs w:val="26"/>
              </w:rPr>
              <w:t xml:space="preserve"> </w:t>
            </w:r>
            <w:proofErr w:type="spellStart"/>
            <w:r w:rsidRPr="00E62DAE">
              <w:rPr>
                <w:bCs/>
                <w:szCs w:val="26"/>
              </w:rPr>
              <w:t>giá</w:t>
            </w:r>
            <w:proofErr w:type="spellEnd"/>
            <w:r w:rsidRPr="00E62DAE">
              <w:rPr>
                <w:bCs/>
                <w:szCs w:val="26"/>
              </w:rPr>
              <w:t>.</w:t>
            </w:r>
          </w:p>
          <w:p w14:paraId="4506D0D6" w14:textId="20221859" w:rsidR="00646544" w:rsidRDefault="00646544" w:rsidP="00455E54">
            <w:pPr>
              <w:keepLines/>
              <w:widowControl w:val="0"/>
              <w:numPr>
                <w:ilvl w:val="0"/>
                <w:numId w:val="15"/>
              </w:numPr>
              <w:jc w:val="both"/>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popup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Pr>
                <w:bCs/>
                <w:szCs w:val="26"/>
              </w:rPr>
              <w:t>xóa</w:t>
            </w:r>
            <w:proofErr w:type="spellEnd"/>
            <w:r>
              <w:rPr>
                <w:bCs/>
                <w:szCs w:val="26"/>
              </w:rPr>
              <w:t xml:space="preserve"> “</w:t>
            </w:r>
            <w:proofErr w:type="spellStart"/>
            <w:r w:rsidRPr="00E350A4">
              <w:rPr>
                <w:bCs/>
                <w:i/>
                <w:iCs/>
                <w:szCs w:val="26"/>
              </w:rPr>
              <w:t>Bạn</w:t>
            </w:r>
            <w:proofErr w:type="spellEnd"/>
            <w:r w:rsidRPr="00E350A4">
              <w:rPr>
                <w:bCs/>
                <w:i/>
                <w:iCs/>
                <w:szCs w:val="26"/>
              </w:rPr>
              <w:t xml:space="preserve"> </w:t>
            </w:r>
            <w:proofErr w:type="spellStart"/>
            <w:r w:rsidRPr="00E350A4">
              <w:rPr>
                <w:bCs/>
                <w:i/>
                <w:iCs/>
                <w:szCs w:val="26"/>
              </w:rPr>
              <w:t>có</w:t>
            </w:r>
            <w:proofErr w:type="spellEnd"/>
            <w:r w:rsidRPr="00E350A4">
              <w:rPr>
                <w:bCs/>
                <w:i/>
                <w:iCs/>
                <w:szCs w:val="26"/>
              </w:rPr>
              <w:t xml:space="preserve"> </w:t>
            </w:r>
            <w:proofErr w:type="spellStart"/>
            <w:r w:rsidRPr="00E350A4">
              <w:rPr>
                <w:bCs/>
                <w:i/>
                <w:iCs/>
                <w:szCs w:val="26"/>
              </w:rPr>
              <w:t>chắc</w:t>
            </w:r>
            <w:proofErr w:type="spellEnd"/>
            <w:r w:rsidRPr="00E350A4">
              <w:rPr>
                <w:bCs/>
                <w:i/>
                <w:iCs/>
                <w:szCs w:val="26"/>
              </w:rPr>
              <w:t xml:space="preserve"> </w:t>
            </w:r>
            <w:proofErr w:type="spellStart"/>
            <w:r w:rsidRPr="00E350A4">
              <w:rPr>
                <w:bCs/>
                <w:i/>
                <w:iCs/>
                <w:szCs w:val="26"/>
              </w:rPr>
              <w:t>chắn</w:t>
            </w:r>
            <w:proofErr w:type="spellEnd"/>
            <w:r w:rsidRPr="00E350A4">
              <w:rPr>
                <w:bCs/>
                <w:i/>
                <w:iCs/>
                <w:szCs w:val="26"/>
              </w:rPr>
              <w:t xml:space="preserve"> </w:t>
            </w:r>
            <w:proofErr w:type="spellStart"/>
            <w:r w:rsidRPr="00E350A4">
              <w:rPr>
                <w:bCs/>
                <w:i/>
                <w:iCs/>
                <w:szCs w:val="26"/>
              </w:rPr>
              <w:t>muốn</w:t>
            </w:r>
            <w:proofErr w:type="spellEnd"/>
            <w:r w:rsidRPr="00E350A4">
              <w:rPr>
                <w:bCs/>
                <w:i/>
                <w:iCs/>
                <w:szCs w:val="26"/>
              </w:rPr>
              <w:t xml:space="preserve"> </w:t>
            </w:r>
            <w:proofErr w:type="spellStart"/>
            <w:r w:rsidRPr="00E350A4">
              <w:rPr>
                <w:bCs/>
                <w:i/>
                <w:iCs/>
                <w:szCs w:val="26"/>
              </w:rPr>
              <w:t>xóa</w:t>
            </w:r>
            <w:proofErr w:type="spellEnd"/>
            <w:r w:rsidRPr="00E350A4">
              <w:rPr>
                <w:bCs/>
                <w:i/>
                <w:iCs/>
                <w:szCs w:val="26"/>
              </w:rPr>
              <w:t xml:space="preserve"> </w:t>
            </w:r>
            <w:proofErr w:type="spellStart"/>
            <w:r w:rsidR="008E754A" w:rsidRPr="00E350A4">
              <w:rPr>
                <w:bCs/>
                <w:i/>
                <w:iCs/>
                <w:szCs w:val="26"/>
              </w:rPr>
              <w:t>bản</w:t>
            </w:r>
            <w:proofErr w:type="spellEnd"/>
            <w:r w:rsidR="008E754A" w:rsidRPr="00E350A4">
              <w:rPr>
                <w:bCs/>
                <w:i/>
                <w:iCs/>
                <w:szCs w:val="26"/>
                <w:lang w:val="vi-VN"/>
              </w:rPr>
              <w:t xml:space="preserve"> ghi này</w:t>
            </w:r>
            <w:r w:rsidRPr="00E350A4">
              <w:rPr>
                <w:bCs/>
                <w:i/>
                <w:iCs/>
                <w:szCs w:val="26"/>
              </w:rPr>
              <w:t>?</w:t>
            </w:r>
            <w:r w:rsidR="008E754A" w:rsidRPr="00E350A4">
              <w:rPr>
                <w:bCs/>
                <w:i/>
                <w:iCs/>
                <w:szCs w:val="26"/>
                <w:lang w:val="vi-VN"/>
              </w:rPr>
              <w:t xml:space="preserve"> kèm the</w:t>
            </w:r>
            <w:r w:rsidR="009D4326">
              <w:rPr>
                <w:bCs/>
                <w:i/>
                <w:iCs/>
                <w:szCs w:val="26"/>
                <w:lang w:val="vi-VN"/>
              </w:rPr>
              <w:t xml:space="preserve">o </w:t>
            </w:r>
            <w:r w:rsidR="008040F8">
              <w:rPr>
                <w:bCs/>
                <w:i/>
                <w:iCs/>
                <w:szCs w:val="26"/>
                <w:lang w:val="vi-VN"/>
              </w:rPr>
              <w:t>[năm đánh giá]</w:t>
            </w:r>
            <w:r w:rsidR="00EC4BF6">
              <w:rPr>
                <w:bCs/>
                <w:i/>
                <w:iCs/>
                <w:szCs w:val="26"/>
                <w:lang w:val="vi-VN"/>
              </w:rPr>
              <w:t xml:space="preserve"> </w:t>
            </w:r>
            <w:r w:rsidR="008040F8">
              <w:rPr>
                <w:bCs/>
                <w:i/>
                <w:iCs/>
                <w:szCs w:val="26"/>
                <w:lang w:val="vi-VN"/>
              </w:rPr>
              <w:t>[</w:t>
            </w:r>
            <w:r w:rsidR="008E754A" w:rsidRPr="00E350A4">
              <w:rPr>
                <w:bCs/>
                <w:i/>
                <w:iCs/>
                <w:szCs w:val="26"/>
                <w:lang w:val="vi-VN"/>
              </w:rPr>
              <w:t>kỳ đánh gi</w:t>
            </w:r>
            <w:r w:rsidR="008040F8">
              <w:rPr>
                <w:bCs/>
                <w:i/>
                <w:iCs/>
                <w:szCs w:val="26"/>
                <w:lang w:val="vi-VN"/>
              </w:rPr>
              <w:t>á</w:t>
            </w:r>
            <w:r w:rsidR="009D4326">
              <w:rPr>
                <w:bCs/>
                <w:i/>
                <w:iCs/>
                <w:szCs w:val="26"/>
                <w:lang w:val="vi-VN"/>
              </w:rPr>
              <w:t>]</w:t>
            </w:r>
            <w:r w:rsidR="008040F8">
              <w:rPr>
                <w:bCs/>
                <w:i/>
                <w:iCs/>
                <w:szCs w:val="26"/>
                <w:lang w:val="vi-VN"/>
              </w:rPr>
              <w:t xml:space="preserve"> [giá trị kỳ]</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hoặc</w:t>
            </w:r>
            <w:proofErr w:type="spellEnd"/>
            <w:r>
              <w:rPr>
                <w:bCs/>
                <w:szCs w:val="26"/>
              </w:rPr>
              <w:t xml:space="preserve"> </w:t>
            </w:r>
            <w:proofErr w:type="spellStart"/>
            <w:r>
              <w:rPr>
                <w:bCs/>
                <w:szCs w:val="26"/>
              </w:rPr>
              <w:t>Không</w:t>
            </w:r>
            <w:proofErr w:type="spellEnd"/>
            <w:r>
              <w:rPr>
                <w:bCs/>
                <w:szCs w:val="26"/>
              </w:rPr>
              <w:t>:</w:t>
            </w:r>
          </w:p>
          <w:p w14:paraId="31866DCC" w14:textId="5741F710" w:rsidR="00646544" w:rsidRDefault="00646544" w:rsidP="00911D8A">
            <w:pPr>
              <w:pStyle w:val="ListParagraph"/>
              <w:keepLines/>
              <w:widowControl w:val="0"/>
              <w:numPr>
                <w:ilvl w:val="0"/>
                <w:numId w:val="127"/>
              </w:numPr>
              <w:jc w:val="both"/>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Pr>
                <w:bCs/>
                <w:szCs w:val="26"/>
              </w:rPr>
              <w:t>kỳ</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
          <w:p w14:paraId="0D2EEC9A" w14:textId="2E4DC838" w:rsidR="00646544" w:rsidRPr="00494590" w:rsidRDefault="00646544" w:rsidP="00911D8A">
            <w:pPr>
              <w:pStyle w:val="ListParagraph"/>
              <w:keepLines/>
              <w:widowControl w:val="0"/>
              <w:numPr>
                <w:ilvl w:val="0"/>
                <w:numId w:val="127"/>
              </w:numPr>
              <w:jc w:val="both"/>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xóa</w:t>
            </w:r>
            <w:proofErr w:type="spellEnd"/>
          </w:p>
          <w:p w14:paraId="5C3779FB" w14:textId="7C8A67F0" w:rsidR="00646544" w:rsidRPr="00D97705" w:rsidRDefault="00D97705" w:rsidP="00455E54">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bCs/>
                <w:szCs w:val="26"/>
              </w:rPr>
              <w:t>Chỉ</w:t>
            </w:r>
            <w:proofErr w:type="spellEnd"/>
            <w:r>
              <w:rPr>
                <w:bCs/>
                <w:szCs w:val="26"/>
                <w:lang w:val="vi-VN"/>
              </w:rPr>
              <w:t xml:space="preserve"> được phép xoá kỳ đánh giá có Trạng thái đánh giá là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r>
              <w:rPr>
                <w:bCs/>
                <w:szCs w:val="26"/>
                <w:lang w:val="vi-VN"/>
              </w:rPr>
              <w:t xml:space="preserve">. Khi xoá kỳ đánh giá, hệ thống xoá tất cả các dữ liệu liên quan đến kỳ đánh giá đó bao gồm các bảng chấm điểm </w:t>
            </w:r>
            <w:r w:rsidR="00B510EC" w:rsidRPr="00B510EC">
              <w:rPr>
                <w:bCs/>
                <w:i/>
                <w:iCs/>
                <w:color w:val="0070C0"/>
                <w:szCs w:val="26"/>
                <w:lang w:val="vi-VN"/>
              </w:rPr>
              <w:t>(mục 3.3.2)</w:t>
            </w:r>
            <w:r w:rsidR="00B510EC" w:rsidRPr="00B510EC">
              <w:rPr>
                <w:bCs/>
                <w:color w:val="0070C0"/>
                <w:szCs w:val="26"/>
                <w:lang w:val="vi-VN"/>
              </w:rPr>
              <w:t xml:space="preserve"> </w:t>
            </w:r>
            <w:r>
              <w:rPr>
                <w:bCs/>
                <w:szCs w:val="26"/>
                <w:lang w:val="vi-VN"/>
              </w:rPr>
              <w:t>và kết quả</w:t>
            </w:r>
            <w:r w:rsidR="00B510EC">
              <w:rPr>
                <w:bCs/>
                <w:szCs w:val="26"/>
                <w:lang w:val="vi-VN"/>
              </w:rPr>
              <w:t xml:space="preserve"> đánh giá </w:t>
            </w:r>
            <w:r w:rsidR="00B510EC" w:rsidRPr="00B510EC">
              <w:rPr>
                <w:bCs/>
                <w:i/>
                <w:iCs/>
                <w:color w:val="0070C0"/>
                <w:szCs w:val="26"/>
                <w:lang w:val="vi-VN"/>
              </w:rPr>
              <w:t>(mục 3.3.3)</w:t>
            </w:r>
          </w:p>
        </w:tc>
      </w:tr>
      <w:tr w:rsidR="00646544" w:rsidRPr="002F4F88" w14:paraId="1183DFE2" w14:textId="77777777" w:rsidTr="00455E54">
        <w:tc>
          <w:tcPr>
            <w:tcW w:w="817" w:type="dxa"/>
            <w:shd w:val="clear" w:color="auto" w:fill="auto"/>
          </w:tcPr>
          <w:p w14:paraId="1C5D5A73" w14:textId="77777777" w:rsidR="00646544" w:rsidRPr="00D97705" w:rsidRDefault="00646544" w:rsidP="00911D8A">
            <w:pPr>
              <w:pStyle w:val="ListParagraph"/>
              <w:numPr>
                <w:ilvl w:val="0"/>
                <w:numId w:val="102"/>
              </w:numPr>
              <w:rPr>
                <w:lang w:val="vi-VN"/>
              </w:rPr>
            </w:pPr>
          </w:p>
        </w:tc>
        <w:tc>
          <w:tcPr>
            <w:tcW w:w="1877" w:type="dxa"/>
            <w:shd w:val="clear" w:color="auto" w:fill="auto"/>
          </w:tcPr>
          <w:p w14:paraId="4463B329" w14:textId="77777777" w:rsidR="00646544" w:rsidRPr="002F4F88" w:rsidRDefault="00646544" w:rsidP="00455E5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3FDD0D60" w14:textId="03F4E06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E5701C8"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STT</w:t>
            </w:r>
          </w:p>
          <w:p w14:paraId="0AEC0A56"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1C552CF5" w14:textId="64508C01"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0117E6FF" w14:textId="2D89701F" w:rsidR="00333E59" w:rsidRDefault="00333E59"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kỳ</w:t>
            </w:r>
          </w:p>
          <w:p w14:paraId="0AAA70D3" w14:textId="2A4B1D3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47B6FC82"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p>
          <w:p w14:paraId="5201E75C"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r>
              <w:rPr>
                <w:snapToGrid/>
                <w:color w:val="auto"/>
                <w:szCs w:val="26"/>
              </w:rPr>
              <w:t xml:space="preserve"> </w:t>
            </w:r>
            <w:proofErr w:type="spellStart"/>
            <w:r>
              <w:rPr>
                <w:snapToGrid/>
                <w:color w:val="auto"/>
                <w:szCs w:val="26"/>
              </w:rPr>
              <w:t>gần</w:t>
            </w:r>
            <w:proofErr w:type="spellEnd"/>
            <w:r>
              <w:rPr>
                <w:snapToGrid/>
                <w:color w:val="auto"/>
                <w:szCs w:val="26"/>
              </w:rPr>
              <w:t xml:space="preserve"> </w:t>
            </w:r>
            <w:proofErr w:type="spellStart"/>
            <w:r>
              <w:rPr>
                <w:snapToGrid/>
                <w:color w:val="auto"/>
                <w:szCs w:val="26"/>
              </w:rPr>
              <w:t>nhất</w:t>
            </w:r>
            <w:proofErr w:type="spellEnd"/>
          </w:p>
          <w:p w14:paraId="2E158FFC" w14:textId="3767A13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sidR="002E3A8B">
              <w:rPr>
                <w:snapToGrid/>
                <w:color w:val="auto"/>
                <w:szCs w:val="26"/>
                <w:lang w:val="vi-VN"/>
              </w:rPr>
              <w:t xml:space="preserve"> </w:t>
            </w:r>
            <w:proofErr w:type="spellStart"/>
            <w:r>
              <w:rPr>
                <w:snapToGrid/>
                <w:color w:val="auto"/>
                <w:szCs w:val="26"/>
              </w:rPr>
              <w:t>Năm</w:t>
            </w:r>
            <w:proofErr w:type="spellEnd"/>
            <w:r w:rsidR="00807B8F">
              <w:rPr>
                <w:snapToGrid/>
                <w:color w:val="auto"/>
                <w:szCs w:val="26"/>
                <w:lang w:val="vi-VN"/>
              </w:rPr>
              <w:t xml:space="preserve"> và Kỳ đánh giá</w:t>
            </w:r>
          </w:p>
          <w:p w14:paraId="0C418F0A" w14:textId="7504784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34EAD958" w14:textId="77777777" w:rsidR="00E5779F" w:rsidRDefault="00E5779F"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lastRenderedPageBreak/>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4A1939F7" w14:textId="5A0E6F00" w:rsidR="00646544" w:rsidRDefault="00646544"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367DC1E3" w14:textId="47884AC9" w:rsidR="00646544" w:rsidRPr="002F4F88" w:rsidRDefault="00646544"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tc>
      </w:tr>
    </w:tbl>
    <w:p w14:paraId="24D10E32" w14:textId="796203C2" w:rsidR="00FC300B" w:rsidRPr="00646544" w:rsidRDefault="00646544" w:rsidP="00FC300B">
      <w:pPr>
        <w:rPr>
          <w:b/>
          <w:szCs w:val="26"/>
        </w:rPr>
      </w:pPr>
      <w:proofErr w:type="spellStart"/>
      <w:r w:rsidRPr="002F4F88">
        <w:rPr>
          <w:b/>
          <w:szCs w:val="26"/>
        </w:rPr>
        <w:lastRenderedPageBreak/>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08B0DEBB" w14:textId="11FA3DEA" w:rsidR="006F46AB" w:rsidRDefault="006F46AB" w:rsidP="006F46AB">
      <w:pPr>
        <w:pStyle w:val="tvHeading111"/>
        <w:rPr>
          <w:lang w:val="vi-VN"/>
        </w:rPr>
      </w:pPr>
      <w:bookmarkStart w:id="91" w:name="_Toc87368219"/>
      <w:r>
        <w:rPr>
          <w:lang w:val="vi-VN"/>
        </w:rPr>
        <w:t>Bảng chấm điểm</w:t>
      </w:r>
      <w:bookmarkEnd w:id="91"/>
    </w:p>
    <w:p w14:paraId="3014EFBD" w14:textId="40FB9CE3" w:rsidR="00646544" w:rsidRPr="00646544" w:rsidRDefault="00646544" w:rsidP="00646544">
      <w:pPr>
        <w:rPr>
          <w:lang w:val="vi-VN"/>
        </w:rPr>
      </w:pPr>
      <w:r w:rsidRPr="00646544">
        <w:rPr>
          <w:b/>
          <w:bCs/>
          <w:szCs w:val="26"/>
          <w:lang w:val="vi-VN"/>
        </w:rPr>
        <w:t xml:space="preserve">Mục đích: </w:t>
      </w:r>
      <w:r w:rsidR="00837C6F" w:rsidRPr="00837C6F">
        <w:rPr>
          <w:szCs w:val="26"/>
          <w:lang w:val="vi-VN"/>
        </w:rPr>
        <w:t>Chấm điểm</w:t>
      </w:r>
      <w:r w:rsidR="00837C6F">
        <w:rPr>
          <w:szCs w:val="26"/>
          <w:lang w:val="vi-VN"/>
        </w:rPr>
        <w:t xml:space="preserve"> rủi ro cho các đối tượng có thể được kiểm toán</w:t>
      </w:r>
      <w:r w:rsidR="00D30DB7">
        <w:rPr>
          <w:lang w:val="vi-VN"/>
        </w:rPr>
        <w:t>, phục vụ lập kế hoạch kiểm toán năm</w:t>
      </w:r>
    </w:p>
    <w:p w14:paraId="2E3DE653" w14:textId="77777777" w:rsidR="00646544" w:rsidRPr="00C656EF" w:rsidRDefault="00646544" w:rsidP="00646544">
      <w:pPr>
        <w:rPr>
          <w:szCs w:val="26"/>
          <w:lang w:val="vi-VN"/>
        </w:rPr>
      </w:pPr>
      <w:r w:rsidRPr="00C656EF">
        <w:rPr>
          <w:b/>
          <w:bCs/>
          <w:szCs w:val="26"/>
          <w:lang w:val="vi-VN"/>
        </w:rPr>
        <w:t>Vai trò thực hiện:</w:t>
      </w:r>
      <w:r w:rsidRPr="00C656EF">
        <w:rPr>
          <w:szCs w:val="26"/>
          <w:lang w:val="vi-VN"/>
        </w:rPr>
        <w:t xml:space="preserve"> KTV</w:t>
      </w:r>
    </w:p>
    <w:p w14:paraId="4E38AD1C" w14:textId="77777777" w:rsidR="00646544" w:rsidRPr="00C656EF" w:rsidRDefault="00646544" w:rsidP="00646544">
      <w:pPr>
        <w:rPr>
          <w:lang w:val="vi-VN"/>
        </w:rPr>
      </w:pPr>
      <w:r w:rsidRPr="00C656EF">
        <w:rPr>
          <w:b/>
          <w:bCs/>
          <w:szCs w:val="26"/>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1BFA7B8" w14:textId="77777777" w:rsidTr="00455E54">
        <w:trPr>
          <w:trHeight w:val="449"/>
        </w:trPr>
        <w:tc>
          <w:tcPr>
            <w:tcW w:w="817" w:type="dxa"/>
            <w:shd w:val="clear" w:color="auto" w:fill="auto"/>
          </w:tcPr>
          <w:p w14:paraId="6F55F4F8"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4FA3BA37"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72BAE04"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6B729D" w14:paraId="15ACA030" w14:textId="77777777" w:rsidTr="00455E54">
        <w:tc>
          <w:tcPr>
            <w:tcW w:w="817" w:type="dxa"/>
            <w:shd w:val="clear" w:color="auto" w:fill="auto"/>
          </w:tcPr>
          <w:p w14:paraId="709216A2" w14:textId="77777777" w:rsidR="00646544" w:rsidRPr="002F4F88" w:rsidRDefault="00646544" w:rsidP="00911D8A">
            <w:pPr>
              <w:pStyle w:val="ListParagraph"/>
              <w:numPr>
                <w:ilvl w:val="0"/>
                <w:numId w:val="106"/>
              </w:numPr>
            </w:pPr>
          </w:p>
        </w:tc>
        <w:tc>
          <w:tcPr>
            <w:tcW w:w="1877" w:type="dxa"/>
            <w:shd w:val="clear" w:color="auto" w:fill="auto"/>
          </w:tcPr>
          <w:p w14:paraId="2F7B280F" w14:textId="078B44B8" w:rsidR="00646544" w:rsidRPr="009B5405" w:rsidRDefault="00646544" w:rsidP="00455E54">
            <w:pPr>
              <w:keepLines/>
              <w:widowControl w:val="0"/>
              <w:rPr>
                <w:szCs w:val="26"/>
                <w:lang w:val="vi-VN"/>
              </w:rPr>
            </w:pPr>
            <w:proofErr w:type="spellStart"/>
            <w:r w:rsidRPr="00E62DAE">
              <w:rPr>
                <w:bCs/>
                <w:szCs w:val="26"/>
              </w:rPr>
              <w:t>Tìm</w:t>
            </w:r>
            <w:proofErr w:type="spellEnd"/>
            <w:r w:rsidRPr="00E62DAE">
              <w:rPr>
                <w:bCs/>
                <w:szCs w:val="26"/>
              </w:rPr>
              <w:t xml:space="preserve"> </w:t>
            </w:r>
            <w:proofErr w:type="spellStart"/>
            <w:r w:rsidRPr="00E62DAE">
              <w:rPr>
                <w:bCs/>
                <w:szCs w:val="26"/>
              </w:rPr>
              <w:t>kiếm</w:t>
            </w:r>
            <w:proofErr w:type="spellEnd"/>
            <w:r w:rsidR="009B5405">
              <w:rPr>
                <w:bCs/>
                <w:szCs w:val="26"/>
                <w:lang w:val="vi-VN"/>
              </w:rPr>
              <w:t xml:space="preserve"> bảng chấm điểm</w:t>
            </w:r>
          </w:p>
        </w:tc>
        <w:tc>
          <w:tcPr>
            <w:tcW w:w="6912" w:type="dxa"/>
            <w:shd w:val="clear" w:color="auto" w:fill="auto"/>
          </w:tcPr>
          <w:p w14:paraId="22BC8DCF" w14:textId="77777777" w:rsidR="00646544" w:rsidRPr="009B5405"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9B5405">
              <w:rPr>
                <w:snapToGrid/>
                <w:color w:val="auto"/>
                <w:szCs w:val="26"/>
                <w:lang w:val="vi-VN"/>
              </w:rPr>
              <w:t>Cho phép tìm kiếm bảng chấm điểm đánh giá rủi ro của các đối tượng theo tiêu chí:</w:t>
            </w:r>
          </w:p>
          <w:p w14:paraId="3699072E" w14:textId="3EA9CB48"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Năm đánh giá</w:t>
            </w:r>
            <w:r w:rsidRPr="00C656EF">
              <w:rPr>
                <w:snapToGrid/>
                <w:color w:val="auto"/>
                <w:szCs w:val="26"/>
                <w:lang w:val="vi-VN"/>
              </w:rPr>
              <w:t xml:space="preserve">*: Chọn </w:t>
            </w:r>
            <w:r w:rsidR="00E5779F">
              <w:rPr>
                <w:snapToGrid/>
                <w:color w:val="auto"/>
                <w:szCs w:val="26"/>
                <w:lang w:val="vi-VN"/>
              </w:rPr>
              <w:t xml:space="preserve">1 </w:t>
            </w:r>
            <w:r w:rsidR="002F6D4B">
              <w:rPr>
                <w:snapToGrid/>
                <w:color w:val="auto"/>
                <w:szCs w:val="26"/>
                <w:lang w:val="vi-VN"/>
              </w:rPr>
              <w:t xml:space="preserve">trong các năm đánh giá đã tạo tại </w:t>
            </w:r>
            <w:r w:rsidR="002F6D4B" w:rsidRPr="002F6D4B">
              <w:rPr>
                <w:i/>
                <w:iCs/>
                <w:snapToGrid/>
                <w:color w:val="0070C0"/>
                <w:szCs w:val="26"/>
                <w:lang w:val="vi-VN"/>
              </w:rPr>
              <w:t>mục 3.3.1</w:t>
            </w:r>
            <w:r w:rsidR="00076732">
              <w:rPr>
                <w:i/>
                <w:iCs/>
                <w:snapToGrid/>
                <w:color w:val="0070C0"/>
                <w:szCs w:val="26"/>
                <w:lang w:val="vi-VN"/>
              </w:rPr>
              <w:t xml:space="preserve"> Kỳ đánh giá</w:t>
            </w:r>
          </w:p>
          <w:p w14:paraId="27B54668" w14:textId="72A98E07"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Kỳ đánh giá</w:t>
            </w:r>
            <w:r w:rsidRPr="00C656EF">
              <w:rPr>
                <w:snapToGrid/>
                <w:color w:val="auto"/>
                <w:szCs w:val="26"/>
                <w:lang w:val="vi-VN"/>
              </w:rPr>
              <w:t xml:space="preserve">*: Chọn </w:t>
            </w:r>
            <w:r w:rsidR="00B4225E">
              <w:rPr>
                <w:snapToGrid/>
                <w:color w:val="auto"/>
                <w:szCs w:val="26"/>
                <w:lang w:val="vi-VN"/>
              </w:rPr>
              <w:t xml:space="preserve">1 trong các </w:t>
            </w:r>
            <w:r w:rsidRPr="00C656EF">
              <w:rPr>
                <w:snapToGrid/>
                <w:color w:val="auto"/>
                <w:szCs w:val="26"/>
                <w:lang w:val="vi-VN"/>
              </w:rPr>
              <w:t xml:space="preserve">kỳ đánh giá </w:t>
            </w:r>
            <w:r w:rsidR="00CD4A2E" w:rsidRPr="00C656EF">
              <w:rPr>
                <w:snapToGrid/>
                <w:color w:val="auto"/>
                <w:szCs w:val="26"/>
                <w:lang w:val="vi-VN"/>
              </w:rPr>
              <w:t>thuộc</w:t>
            </w:r>
            <w:r w:rsidRPr="00C656EF">
              <w:rPr>
                <w:snapToGrid/>
                <w:color w:val="auto"/>
                <w:szCs w:val="26"/>
                <w:lang w:val="vi-VN"/>
              </w:rPr>
              <w:t xml:space="preserve"> năm đã chọn</w:t>
            </w:r>
            <w:r w:rsidR="00CD4A2E">
              <w:rPr>
                <w:snapToGrid/>
                <w:color w:val="auto"/>
                <w:szCs w:val="26"/>
                <w:lang w:val="vi-VN"/>
              </w:rPr>
              <w:t xml:space="preserve">, lấy từ </w:t>
            </w:r>
            <w:r w:rsidR="00076732" w:rsidRPr="002F6D4B">
              <w:rPr>
                <w:i/>
                <w:iCs/>
                <w:snapToGrid/>
                <w:color w:val="0070C0"/>
                <w:szCs w:val="26"/>
                <w:lang w:val="vi-VN"/>
              </w:rPr>
              <w:t>mục 3.3.1</w:t>
            </w:r>
            <w:r w:rsidR="00076732">
              <w:rPr>
                <w:i/>
                <w:iCs/>
                <w:snapToGrid/>
                <w:color w:val="0070C0"/>
                <w:szCs w:val="26"/>
                <w:lang w:val="vi-VN"/>
              </w:rPr>
              <w:t xml:space="preserve"> Kỳ đánh giá </w:t>
            </w:r>
          </w:p>
          <w:p w14:paraId="705ABD53" w14:textId="475D25CA"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Giá trị kỳ</w:t>
            </w:r>
            <w:r w:rsidRPr="00C656EF">
              <w:rPr>
                <w:snapToGrid/>
                <w:color w:val="auto"/>
                <w:szCs w:val="26"/>
                <w:lang w:val="vi-VN"/>
              </w:rPr>
              <w:t xml:space="preserve">: </w:t>
            </w:r>
            <w:r w:rsidR="00B66FAA" w:rsidRPr="00C656EF">
              <w:rPr>
                <w:snapToGrid/>
                <w:color w:val="auto"/>
                <w:szCs w:val="26"/>
                <w:lang w:val="vi-VN"/>
              </w:rPr>
              <w:t>Chọn</w:t>
            </w:r>
            <w:r w:rsidR="00B66FAA">
              <w:rPr>
                <w:snapToGrid/>
                <w:color w:val="auto"/>
                <w:szCs w:val="26"/>
                <w:lang w:val="vi-VN"/>
              </w:rPr>
              <w:t xml:space="preserve"> 1 trong các giá trị kỳ của kỳ đánh giá đã chọn</w:t>
            </w:r>
          </w:p>
          <w:p w14:paraId="30646017" w14:textId="32A4C23B" w:rsidR="00566954" w:rsidRPr="00566954" w:rsidRDefault="00566954" w:rsidP="00911D8A">
            <w:pPr>
              <w:pStyle w:val="NormalIndent"/>
              <w:keepNext w:val="0"/>
              <w:keepLines/>
              <w:widowControl w:val="0"/>
              <w:numPr>
                <w:ilvl w:val="0"/>
                <w:numId w:val="107"/>
              </w:numPr>
              <w:spacing w:before="0" w:after="0" w:line="312" w:lineRule="auto"/>
              <w:jc w:val="left"/>
              <w:rPr>
                <w:snapToGrid/>
                <w:color w:val="auto"/>
                <w:szCs w:val="26"/>
              </w:rPr>
            </w:pPr>
            <w:proofErr w:type="spellStart"/>
            <w:r w:rsidRPr="00D30DB7">
              <w:rPr>
                <w:b/>
                <w:bCs/>
                <w:snapToGrid/>
                <w:color w:val="auto"/>
                <w:szCs w:val="26"/>
              </w:rPr>
              <w:t>Loại</w:t>
            </w:r>
            <w:proofErr w:type="spellEnd"/>
            <w:r w:rsidRPr="00D30DB7">
              <w:rPr>
                <w:b/>
                <w:bCs/>
                <w:snapToGrid/>
                <w:color w:val="auto"/>
                <w:szCs w:val="26"/>
                <w:lang w:val="vi-VN"/>
              </w:rPr>
              <w:t xml:space="preserve"> đối tượng</w:t>
            </w:r>
            <w:r>
              <w:rPr>
                <w:snapToGrid/>
                <w:color w:val="auto"/>
                <w:szCs w:val="26"/>
                <w:lang w:val="vi-VN"/>
              </w:rPr>
              <w:t>*: chọn 1 trong 3 loại:</w:t>
            </w:r>
          </w:p>
          <w:p w14:paraId="75BC2B7F" w14:textId="37C4D865"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w:t>
            </w:r>
          </w:p>
          <w:p w14:paraId="15AE5E0E" w14:textId="04818747"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782F56F4" w14:textId="4D5D8973" w:rsid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641E062C" w14:textId="34758B49" w:rsidR="00646544" w:rsidRDefault="00646544" w:rsidP="00911D8A">
            <w:pPr>
              <w:pStyle w:val="NormalIndent"/>
              <w:keepNext w:val="0"/>
              <w:keepLines/>
              <w:widowControl w:val="0"/>
              <w:numPr>
                <w:ilvl w:val="0"/>
                <w:numId w:val="107"/>
              </w:numPr>
              <w:spacing w:before="0" w:after="0" w:line="312" w:lineRule="auto"/>
              <w:jc w:val="left"/>
              <w:rPr>
                <w:snapToGrid/>
                <w:color w:val="auto"/>
                <w:szCs w:val="26"/>
              </w:rPr>
            </w:pPr>
            <w:proofErr w:type="spellStart"/>
            <w:r w:rsidRPr="00D30DB7">
              <w:rPr>
                <w:b/>
                <w:bCs/>
                <w:snapToGrid/>
                <w:color w:val="auto"/>
                <w:szCs w:val="26"/>
              </w:rPr>
              <w:t>Đối</w:t>
            </w:r>
            <w:proofErr w:type="spellEnd"/>
            <w:r w:rsidRPr="00D30DB7">
              <w:rPr>
                <w:b/>
                <w:bCs/>
                <w:snapToGrid/>
                <w:color w:val="auto"/>
                <w:szCs w:val="26"/>
              </w:rPr>
              <w:t xml:space="preserve"> </w:t>
            </w:r>
            <w:proofErr w:type="spellStart"/>
            <w:r w:rsidRPr="00D30DB7">
              <w:rPr>
                <w:b/>
                <w:bCs/>
                <w:snapToGrid/>
                <w:color w:val="auto"/>
                <w:szCs w:val="26"/>
              </w:rPr>
              <w:t>tượng</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6F0256">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6F0256">
              <w:rPr>
                <w:snapToGrid/>
                <w:color w:val="auto"/>
                <w:szCs w:val="26"/>
              </w:rPr>
              <w:t>thuộc</w:t>
            </w:r>
            <w:proofErr w:type="spellEnd"/>
            <w:r w:rsidR="006F0256">
              <w:rPr>
                <w:snapToGrid/>
                <w:color w:val="auto"/>
                <w:szCs w:val="26"/>
                <w:lang w:val="vi-VN"/>
              </w:rPr>
              <w:t xml:space="preserve"> loại đã chọn</w:t>
            </w:r>
          </w:p>
          <w:p w14:paraId="307B7F12" w14:textId="55AF7C34" w:rsidR="00F70292" w:rsidRPr="00BC59BA" w:rsidRDefault="00646544" w:rsidP="00127608">
            <w:pPr>
              <w:pStyle w:val="NormalIndent"/>
              <w:keepNext w:val="0"/>
              <w:keepLines/>
              <w:widowControl w:val="0"/>
              <w:numPr>
                <w:ilvl w:val="0"/>
                <w:numId w:val="15"/>
              </w:numPr>
              <w:spacing w:before="0" w:after="0" w:line="312" w:lineRule="auto"/>
              <w:jc w:val="left"/>
              <w:rPr>
                <w:i/>
                <w:iCs/>
                <w:snapToGrid/>
                <w:color w:val="auto"/>
                <w:szCs w:val="26"/>
                <w:lang w:val="vi-VN"/>
              </w:rPr>
            </w:pPr>
            <w:proofErr w:type="spellStart"/>
            <w:r w:rsidRPr="00E62DAE">
              <w:rPr>
                <w:bCs/>
                <w:szCs w:val="26"/>
              </w:rPr>
              <w:t>Hệ</w:t>
            </w:r>
            <w:proofErr w:type="spellEnd"/>
            <w:r w:rsidRPr="00E62DAE">
              <w:rPr>
                <w:bCs/>
                <w:szCs w:val="26"/>
              </w:rPr>
              <w:t xml:space="preserve"> </w:t>
            </w:r>
            <w:proofErr w:type="spellStart"/>
            <w:r w:rsidRPr="00E62DAE">
              <w:rPr>
                <w:bCs/>
                <w:szCs w:val="26"/>
              </w:rPr>
              <w:t>thống</w:t>
            </w:r>
            <w:proofErr w:type="spellEnd"/>
            <w:r w:rsidRPr="00E62DAE">
              <w:rPr>
                <w:bCs/>
                <w:szCs w:val="26"/>
              </w:rPr>
              <w:t xml:space="preserve"> </w:t>
            </w:r>
            <w:proofErr w:type="spellStart"/>
            <w:r w:rsidRPr="00E62DAE">
              <w:rPr>
                <w:bCs/>
                <w:szCs w:val="26"/>
              </w:rPr>
              <w:t>hiển</w:t>
            </w:r>
            <w:proofErr w:type="spellEnd"/>
            <w:r w:rsidRPr="00E62DAE">
              <w:rPr>
                <w:bCs/>
                <w:szCs w:val="26"/>
              </w:rPr>
              <w:t xml:space="preserve"> </w:t>
            </w:r>
            <w:proofErr w:type="spellStart"/>
            <w:r w:rsidRPr="00E62DAE">
              <w:rPr>
                <w:bCs/>
                <w:szCs w:val="26"/>
              </w:rPr>
              <w:t>thị</w:t>
            </w:r>
            <w:proofErr w:type="spellEnd"/>
            <w:r w:rsidRPr="00E62DAE">
              <w:rPr>
                <w:bCs/>
                <w:szCs w:val="26"/>
              </w:rPr>
              <w:t xml:space="preserve"> </w:t>
            </w:r>
            <w:proofErr w:type="spellStart"/>
            <w:r w:rsidRPr="00E62DAE">
              <w:rPr>
                <w:bCs/>
                <w:szCs w:val="26"/>
              </w:rPr>
              <w:t>bảng</w:t>
            </w:r>
            <w:proofErr w:type="spellEnd"/>
            <w:r w:rsidRPr="00E62DAE">
              <w:rPr>
                <w:bCs/>
                <w:szCs w:val="26"/>
              </w:rPr>
              <w:t xml:space="preserve"> </w:t>
            </w:r>
            <w:proofErr w:type="spellStart"/>
            <w:r w:rsidRPr="00E62DAE">
              <w:rPr>
                <w:bCs/>
                <w:szCs w:val="26"/>
              </w:rPr>
              <w:t>chấm</w:t>
            </w:r>
            <w:proofErr w:type="spellEnd"/>
            <w:r w:rsidRPr="00E62DAE">
              <w:rPr>
                <w:bCs/>
                <w:szCs w:val="26"/>
              </w:rPr>
              <w:t xml:space="preserve"> </w:t>
            </w:r>
            <w:proofErr w:type="spellStart"/>
            <w:r w:rsidRPr="00E62DAE">
              <w:rPr>
                <w:bCs/>
                <w:szCs w:val="26"/>
              </w:rPr>
              <w:t>điểm</w:t>
            </w:r>
            <w:proofErr w:type="spellEnd"/>
            <w:r w:rsidRPr="00E62DAE">
              <w:rPr>
                <w:bCs/>
                <w:szCs w:val="26"/>
              </w:rPr>
              <w:t xml:space="preserve"> </w:t>
            </w:r>
            <w:proofErr w:type="spellStart"/>
            <w:r w:rsidRPr="00E62DAE">
              <w:rPr>
                <w:bCs/>
                <w:szCs w:val="26"/>
              </w:rPr>
              <w:t>tương</w:t>
            </w:r>
            <w:proofErr w:type="spellEnd"/>
            <w:r w:rsidRPr="00E62DAE">
              <w:rPr>
                <w:bCs/>
                <w:szCs w:val="26"/>
              </w:rPr>
              <w:t xml:space="preserve"> </w:t>
            </w:r>
            <w:proofErr w:type="spellStart"/>
            <w:r w:rsidRPr="00E62DAE">
              <w:rPr>
                <w:bCs/>
                <w:szCs w:val="26"/>
              </w:rPr>
              <w:t>ứng</w:t>
            </w:r>
            <w:proofErr w:type="spellEnd"/>
            <w:r w:rsidRPr="00E62DAE">
              <w:rPr>
                <w:bCs/>
                <w:szCs w:val="26"/>
              </w:rPr>
              <w:t xml:space="preserve"> </w:t>
            </w:r>
            <w:proofErr w:type="spellStart"/>
            <w:r w:rsidRPr="00E62DAE">
              <w:rPr>
                <w:bCs/>
                <w:szCs w:val="26"/>
              </w:rPr>
              <w:t>với</w:t>
            </w:r>
            <w:proofErr w:type="spellEnd"/>
            <w:r w:rsidRPr="00E62DAE">
              <w:rPr>
                <w:bCs/>
                <w:szCs w:val="26"/>
              </w:rPr>
              <w:t xml:space="preserve"> </w:t>
            </w:r>
            <w:proofErr w:type="spellStart"/>
            <w:r w:rsidRPr="00E62DAE">
              <w:rPr>
                <w:bCs/>
                <w:szCs w:val="26"/>
              </w:rPr>
              <w:t>điều</w:t>
            </w:r>
            <w:proofErr w:type="spellEnd"/>
            <w:r w:rsidRPr="00E62DAE">
              <w:rPr>
                <w:bCs/>
                <w:szCs w:val="26"/>
              </w:rPr>
              <w:t xml:space="preserve"> </w:t>
            </w:r>
            <w:proofErr w:type="spellStart"/>
            <w:r w:rsidRPr="00E62DAE">
              <w:rPr>
                <w:bCs/>
                <w:szCs w:val="26"/>
              </w:rPr>
              <w:t>kiện</w:t>
            </w:r>
            <w:proofErr w:type="spellEnd"/>
            <w:r w:rsidRPr="00E62DAE">
              <w:rPr>
                <w:bCs/>
                <w:szCs w:val="26"/>
              </w:rPr>
              <w:t xml:space="preserve"> </w:t>
            </w:r>
            <w:proofErr w:type="spellStart"/>
            <w:r w:rsidRPr="00E62DAE">
              <w:rPr>
                <w:bCs/>
                <w:szCs w:val="26"/>
              </w:rPr>
              <w:t>tìm</w:t>
            </w:r>
            <w:proofErr w:type="spellEnd"/>
            <w:r w:rsidRPr="00E62DAE">
              <w:rPr>
                <w:bCs/>
                <w:szCs w:val="26"/>
              </w:rPr>
              <w:t xml:space="preserve"> </w:t>
            </w:r>
            <w:proofErr w:type="spellStart"/>
            <w:r w:rsidRPr="00E62DAE">
              <w:rPr>
                <w:bCs/>
                <w:szCs w:val="26"/>
              </w:rPr>
              <w:t>kiếm</w:t>
            </w:r>
            <w:proofErr w:type="spellEnd"/>
            <w:r w:rsidR="006F0256">
              <w:rPr>
                <w:bCs/>
                <w:szCs w:val="26"/>
                <w:lang w:val="vi-VN"/>
              </w:rPr>
              <w:t xml:space="preserve">. </w:t>
            </w:r>
            <w:r w:rsidR="00F70292">
              <w:rPr>
                <w:bCs/>
                <w:szCs w:val="26"/>
                <w:lang w:val="vi-VN"/>
              </w:rPr>
              <w:t>Thông tin hiển thị mô tả tại chức năng</w:t>
            </w:r>
            <w:r w:rsidR="008D13A6">
              <w:rPr>
                <w:bCs/>
                <w:szCs w:val="26"/>
                <w:lang w:val="vi-VN"/>
              </w:rPr>
              <w:t xml:space="preserve"> </w:t>
            </w:r>
            <w:r w:rsidR="008D13A6">
              <w:rPr>
                <w:bCs/>
                <w:i/>
                <w:iCs/>
                <w:szCs w:val="26"/>
                <w:lang w:val="vi-VN"/>
              </w:rPr>
              <w:t>B</w:t>
            </w:r>
            <w:r w:rsidR="00F70292" w:rsidRPr="00844205">
              <w:rPr>
                <w:bCs/>
                <w:i/>
                <w:iCs/>
                <w:szCs w:val="26"/>
                <w:lang w:val="vi-VN"/>
              </w:rPr>
              <w:t>ảng chấm điểm</w:t>
            </w:r>
          </w:p>
          <w:p w14:paraId="54A459AE" w14:textId="77777777" w:rsidR="00BC59BA" w:rsidRPr="005F3677" w:rsidRDefault="00BC59BA" w:rsidP="00127608">
            <w:pPr>
              <w:pStyle w:val="NormalIndent"/>
              <w:keepNext w:val="0"/>
              <w:keepLines/>
              <w:widowControl w:val="0"/>
              <w:numPr>
                <w:ilvl w:val="0"/>
                <w:numId w:val="15"/>
              </w:numPr>
              <w:spacing w:before="0" w:after="0" w:line="312" w:lineRule="auto"/>
              <w:jc w:val="left"/>
              <w:rPr>
                <w:snapToGrid/>
                <w:color w:val="auto"/>
                <w:szCs w:val="26"/>
                <w:lang w:val="vi-VN"/>
              </w:rPr>
            </w:pPr>
            <w:r w:rsidRPr="005F3677">
              <w:rPr>
                <w:snapToGrid/>
                <w:color w:val="auto"/>
                <w:szCs w:val="26"/>
                <w:lang w:val="vi-VN"/>
              </w:rPr>
              <w:t>Giao diện</w:t>
            </w:r>
            <w:r w:rsidR="005F3677" w:rsidRPr="005F3677">
              <w:rPr>
                <w:snapToGrid/>
                <w:color w:val="auto"/>
                <w:szCs w:val="26"/>
                <w:lang w:val="vi-VN"/>
              </w:rPr>
              <w:t>:</w:t>
            </w:r>
          </w:p>
          <w:p w14:paraId="6EDFAAE9" w14:textId="424289AD" w:rsidR="005F3677" w:rsidRPr="00BC59BA" w:rsidRDefault="00C4294D" w:rsidP="005F3677">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"id=s0byd8&amp;p=19__bang_cham_diem&amp;c=1" </w:instrText>
            </w:r>
            <w:r>
              <w:fldChar w:fldCharType="separate"/>
            </w:r>
            <w:r w:rsidR="005F3677" w:rsidRPr="00A44996">
              <w:rPr>
                <w:rStyle w:val="Hyperlink"/>
                <w:snapToGrid/>
                <w:szCs w:val="26"/>
                <w:lang w:val="vi-VN"/>
              </w:rPr>
              <w:t>https://f2z0rj.axshare.com/#id=s0byd8&amp;p=19__bang_cham_diem&amp;c=1</w:t>
            </w:r>
            <w:r>
              <w:rPr>
                <w:rStyle w:val="Hyperlink"/>
                <w:snapToGrid/>
                <w:szCs w:val="26"/>
                <w:lang w:val="vi-VN"/>
              </w:rPr>
              <w:fldChar w:fldCharType="end"/>
            </w:r>
          </w:p>
        </w:tc>
      </w:tr>
      <w:tr w:rsidR="00646544" w:rsidRPr="006B729D" w14:paraId="25ECA6E1" w14:textId="77777777" w:rsidTr="00455E54">
        <w:tc>
          <w:tcPr>
            <w:tcW w:w="817" w:type="dxa"/>
            <w:shd w:val="clear" w:color="auto" w:fill="auto"/>
          </w:tcPr>
          <w:p w14:paraId="1A8A0883" w14:textId="77777777" w:rsidR="00646544" w:rsidRPr="006F0256" w:rsidRDefault="00646544" w:rsidP="00911D8A">
            <w:pPr>
              <w:pStyle w:val="ListParagraph"/>
              <w:numPr>
                <w:ilvl w:val="0"/>
                <w:numId w:val="106"/>
              </w:numPr>
              <w:rPr>
                <w:lang w:val="vi-VN"/>
              </w:rPr>
            </w:pPr>
          </w:p>
        </w:tc>
        <w:tc>
          <w:tcPr>
            <w:tcW w:w="1877" w:type="dxa"/>
            <w:shd w:val="clear" w:color="auto" w:fill="auto"/>
          </w:tcPr>
          <w:p w14:paraId="3C755079" w14:textId="42A1AED8" w:rsidR="00646544" w:rsidRPr="002F4F88" w:rsidRDefault="008D13A6" w:rsidP="00455E54">
            <w:pPr>
              <w:keepLines/>
              <w:widowControl w:val="0"/>
              <w:rPr>
                <w:szCs w:val="26"/>
              </w:rPr>
            </w:pPr>
            <w:r>
              <w:rPr>
                <w:bCs/>
                <w:szCs w:val="26"/>
                <w:lang w:val="vi-VN"/>
              </w:rPr>
              <w:t>B</w:t>
            </w:r>
            <w:proofErr w:type="spellStart"/>
            <w:r w:rsidR="00646544" w:rsidRPr="00E62DAE">
              <w:rPr>
                <w:bCs/>
                <w:szCs w:val="26"/>
              </w:rPr>
              <w:t>ảng</w:t>
            </w:r>
            <w:proofErr w:type="spellEnd"/>
            <w:r w:rsidR="00646544" w:rsidRPr="00E62DAE">
              <w:rPr>
                <w:bCs/>
                <w:szCs w:val="26"/>
              </w:rPr>
              <w:t xml:space="preserve"> </w:t>
            </w:r>
            <w:proofErr w:type="spellStart"/>
            <w:r w:rsidR="00646544" w:rsidRPr="00E62DAE">
              <w:rPr>
                <w:bCs/>
                <w:szCs w:val="26"/>
              </w:rPr>
              <w:t>chấm</w:t>
            </w:r>
            <w:proofErr w:type="spellEnd"/>
            <w:r w:rsidR="00646544" w:rsidRPr="00E62DAE">
              <w:rPr>
                <w:bCs/>
                <w:szCs w:val="26"/>
              </w:rPr>
              <w:t xml:space="preserve"> </w:t>
            </w:r>
            <w:proofErr w:type="spellStart"/>
            <w:r w:rsidR="00646544" w:rsidRPr="00E62DAE">
              <w:rPr>
                <w:bCs/>
                <w:szCs w:val="26"/>
              </w:rPr>
              <w:t>điểm</w:t>
            </w:r>
            <w:proofErr w:type="spellEnd"/>
          </w:p>
        </w:tc>
        <w:tc>
          <w:tcPr>
            <w:tcW w:w="6912" w:type="dxa"/>
            <w:shd w:val="clear" w:color="auto" w:fill="auto"/>
          </w:tcPr>
          <w:p w14:paraId="7B9D0559" w14:textId="6964B6D7" w:rsidR="00646544" w:rsidRPr="00DF6A5B"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7C18B9">
              <w:rPr>
                <w:bCs/>
                <w:szCs w:val="26"/>
              </w:rPr>
              <w:t xml:space="preserve">Cho </w:t>
            </w:r>
            <w:proofErr w:type="spellStart"/>
            <w:r w:rsidRPr="007C18B9">
              <w:rPr>
                <w:bCs/>
                <w:szCs w:val="26"/>
              </w:rPr>
              <w:t>phép</w:t>
            </w:r>
            <w:proofErr w:type="spellEnd"/>
            <w:r w:rsidRPr="007C18B9">
              <w:rPr>
                <w:bCs/>
                <w:szCs w:val="26"/>
              </w:rPr>
              <w:t xml:space="preserve"> </w:t>
            </w:r>
            <w:r>
              <w:rPr>
                <w:bCs/>
                <w:szCs w:val="26"/>
              </w:rPr>
              <w:t xml:space="preserve">NSD </w:t>
            </w:r>
            <w:proofErr w:type="spellStart"/>
            <w:r w:rsidRPr="007C18B9">
              <w:rPr>
                <w:bCs/>
                <w:szCs w:val="26"/>
              </w:rPr>
              <w:t>xem</w:t>
            </w:r>
            <w:proofErr w:type="spellEnd"/>
            <w:r w:rsidRPr="007C18B9">
              <w:rPr>
                <w:bCs/>
                <w:szCs w:val="26"/>
              </w:rPr>
              <w:t xml:space="preserve"> </w:t>
            </w:r>
            <w:proofErr w:type="spellStart"/>
            <w:r w:rsidR="008D13A6">
              <w:rPr>
                <w:bCs/>
                <w:szCs w:val="26"/>
              </w:rPr>
              <w:t>và</w:t>
            </w:r>
            <w:proofErr w:type="spellEnd"/>
            <w:r w:rsidR="008D13A6">
              <w:rPr>
                <w:bCs/>
                <w:szCs w:val="26"/>
                <w:lang w:val="vi-VN"/>
              </w:rPr>
              <w:t xml:space="preserve"> cập nhật </w:t>
            </w:r>
            <w:proofErr w:type="spellStart"/>
            <w:r w:rsidRPr="007C18B9">
              <w:rPr>
                <w:bCs/>
                <w:szCs w:val="26"/>
              </w:rPr>
              <w:t>bảng</w:t>
            </w:r>
            <w:proofErr w:type="spellEnd"/>
            <w:r w:rsidRPr="007C18B9">
              <w:rPr>
                <w:bCs/>
                <w:szCs w:val="26"/>
              </w:rPr>
              <w:t xml:space="preserve"> </w:t>
            </w:r>
            <w:proofErr w:type="spellStart"/>
            <w:r w:rsidRPr="007C18B9">
              <w:rPr>
                <w:bCs/>
                <w:szCs w:val="26"/>
              </w:rPr>
              <w:t>chấm</w:t>
            </w:r>
            <w:proofErr w:type="spellEnd"/>
            <w:r w:rsidRPr="007C18B9">
              <w:rPr>
                <w:bCs/>
                <w:szCs w:val="26"/>
              </w:rPr>
              <w:t xml:space="preserve"> </w:t>
            </w:r>
            <w:proofErr w:type="spellStart"/>
            <w:r w:rsidRPr="007C18B9">
              <w:rPr>
                <w:bCs/>
                <w:szCs w:val="26"/>
              </w:rPr>
              <w:t>điểm</w:t>
            </w:r>
            <w:proofErr w:type="spellEnd"/>
            <w:r w:rsidRPr="007C18B9">
              <w:rPr>
                <w:bCs/>
                <w:szCs w:val="26"/>
              </w:rPr>
              <w:t xml:space="preserve"> </w:t>
            </w:r>
            <w:proofErr w:type="spellStart"/>
            <w:r w:rsidRPr="007C18B9">
              <w:rPr>
                <w:bCs/>
                <w:szCs w:val="26"/>
              </w:rPr>
              <w:t>đánh</w:t>
            </w:r>
            <w:proofErr w:type="spellEnd"/>
            <w:r w:rsidRPr="007C18B9">
              <w:rPr>
                <w:bCs/>
                <w:szCs w:val="26"/>
              </w:rPr>
              <w:t xml:space="preserve"> </w:t>
            </w:r>
            <w:proofErr w:type="spellStart"/>
            <w:r w:rsidRPr="007C18B9">
              <w:rPr>
                <w:bCs/>
                <w:szCs w:val="26"/>
              </w:rPr>
              <w:t>giá</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của</w:t>
            </w:r>
            <w:proofErr w:type="spellEnd"/>
            <w:r>
              <w:rPr>
                <w:bCs/>
                <w:szCs w:val="26"/>
              </w:rPr>
              <w:t xml:space="preserve"> </w:t>
            </w:r>
            <w:r w:rsidR="009852D8">
              <w:rPr>
                <w:bCs/>
                <w:szCs w:val="26"/>
                <w:lang w:val="vi-VN"/>
              </w:rPr>
              <w:t xml:space="preserve">1 </w:t>
            </w:r>
            <w:proofErr w:type="spellStart"/>
            <w:r>
              <w:rPr>
                <w:bCs/>
                <w:szCs w:val="26"/>
              </w:rPr>
              <w:t>đối</w:t>
            </w:r>
            <w:proofErr w:type="spellEnd"/>
            <w:r>
              <w:rPr>
                <w:bCs/>
                <w:szCs w:val="26"/>
              </w:rPr>
              <w:t xml:space="preserve"> </w:t>
            </w:r>
            <w:proofErr w:type="spellStart"/>
            <w:r>
              <w:rPr>
                <w:bCs/>
                <w:szCs w:val="26"/>
              </w:rPr>
              <w:t>tượng</w:t>
            </w:r>
            <w:proofErr w:type="spellEnd"/>
            <w:r w:rsidRPr="007C18B9">
              <w:rPr>
                <w:bCs/>
                <w:szCs w:val="26"/>
              </w:rPr>
              <w:t xml:space="preserve">. </w:t>
            </w:r>
            <w:proofErr w:type="spellStart"/>
            <w:r w:rsidRPr="007C18B9">
              <w:rPr>
                <w:bCs/>
                <w:szCs w:val="26"/>
              </w:rPr>
              <w:t>Hệ</w:t>
            </w:r>
            <w:proofErr w:type="spellEnd"/>
            <w:r w:rsidRPr="007C18B9">
              <w:rPr>
                <w:bCs/>
                <w:szCs w:val="26"/>
              </w:rPr>
              <w:t xml:space="preserve"> </w:t>
            </w:r>
            <w:proofErr w:type="spellStart"/>
            <w:r w:rsidRPr="007C18B9">
              <w:rPr>
                <w:bCs/>
                <w:szCs w:val="26"/>
              </w:rPr>
              <w:t>thống</w:t>
            </w:r>
            <w:proofErr w:type="spellEnd"/>
            <w:r w:rsidRPr="007C18B9">
              <w:rPr>
                <w:bCs/>
                <w:szCs w:val="26"/>
              </w:rPr>
              <w:t xml:space="preserve"> </w:t>
            </w:r>
            <w:proofErr w:type="spellStart"/>
            <w:r w:rsidRPr="007C18B9">
              <w:rPr>
                <w:bCs/>
                <w:szCs w:val="26"/>
              </w:rPr>
              <w:t>hiển</w:t>
            </w:r>
            <w:proofErr w:type="spellEnd"/>
            <w:r w:rsidRPr="007C18B9">
              <w:rPr>
                <w:bCs/>
                <w:szCs w:val="26"/>
              </w:rPr>
              <w:t xml:space="preserve"> </w:t>
            </w:r>
            <w:proofErr w:type="spellStart"/>
            <w:r w:rsidRPr="007C18B9">
              <w:rPr>
                <w:bCs/>
                <w:szCs w:val="26"/>
              </w:rPr>
              <w:t>thị</w:t>
            </w:r>
            <w:proofErr w:type="spellEnd"/>
            <w:r w:rsidRPr="007C18B9">
              <w:rPr>
                <w:bCs/>
                <w:szCs w:val="26"/>
              </w:rPr>
              <w:t xml:space="preserve"> </w:t>
            </w:r>
            <w:proofErr w:type="spellStart"/>
            <w:r w:rsidRPr="007C18B9">
              <w:rPr>
                <w:bCs/>
                <w:szCs w:val="26"/>
              </w:rPr>
              <w:t>các</w:t>
            </w:r>
            <w:proofErr w:type="spellEnd"/>
            <w:r w:rsidRPr="007C18B9">
              <w:rPr>
                <w:bCs/>
                <w:szCs w:val="26"/>
              </w:rPr>
              <w:t xml:space="preserve"> </w:t>
            </w:r>
            <w:proofErr w:type="spellStart"/>
            <w:r w:rsidR="009852D8">
              <w:rPr>
                <w:bCs/>
                <w:szCs w:val="26"/>
              </w:rPr>
              <w:t>nhóm</w:t>
            </w:r>
            <w:proofErr w:type="spellEnd"/>
            <w:r w:rsidR="009852D8">
              <w:rPr>
                <w:bCs/>
                <w:szCs w:val="26"/>
                <w:lang w:val="vi-VN"/>
              </w:rPr>
              <w:t xml:space="preserve"> </w:t>
            </w:r>
            <w:proofErr w:type="spellStart"/>
            <w:r w:rsidRPr="007C18B9">
              <w:rPr>
                <w:bCs/>
                <w:szCs w:val="26"/>
              </w:rPr>
              <w:t>thông</w:t>
            </w:r>
            <w:proofErr w:type="spellEnd"/>
            <w:r w:rsidRPr="007C18B9">
              <w:rPr>
                <w:bCs/>
                <w:szCs w:val="26"/>
              </w:rPr>
              <w:t xml:space="preserve"> tin</w:t>
            </w:r>
            <w:r w:rsidR="0061057B" w:rsidRPr="00663B47">
              <w:rPr>
                <w:b/>
                <w:szCs w:val="26"/>
                <w:lang w:val="vi-VN"/>
              </w:rPr>
              <w:t xml:space="preserve"> chia thành từng tab</w:t>
            </w:r>
            <w:r w:rsidR="0061057B">
              <w:rPr>
                <w:bCs/>
                <w:szCs w:val="26"/>
                <w:lang w:val="vi-VN"/>
              </w:rPr>
              <w:t xml:space="preserve"> như sau:</w:t>
            </w:r>
          </w:p>
          <w:p w14:paraId="51E32DE7" w14:textId="1D311D93" w:rsidR="00646544" w:rsidRPr="00790BE7" w:rsidRDefault="00790BE7" w:rsidP="00911D8A">
            <w:pPr>
              <w:pStyle w:val="NormalIndent"/>
              <w:keepNext w:val="0"/>
              <w:keepLines/>
              <w:widowControl w:val="0"/>
              <w:numPr>
                <w:ilvl w:val="0"/>
                <w:numId w:val="108"/>
              </w:numPr>
              <w:spacing w:before="0" w:after="0" w:line="312" w:lineRule="auto"/>
              <w:jc w:val="left"/>
              <w:rPr>
                <w:b/>
                <w:snapToGrid/>
                <w:color w:val="auto"/>
                <w:szCs w:val="26"/>
              </w:rPr>
            </w:pPr>
            <w:proofErr w:type="spellStart"/>
            <w:r>
              <w:rPr>
                <w:b/>
                <w:bCs/>
                <w:szCs w:val="26"/>
              </w:rPr>
              <w:t>Bảng</w:t>
            </w:r>
            <w:proofErr w:type="spellEnd"/>
            <w:r>
              <w:rPr>
                <w:b/>
                <w:bCs/>
                <w:szCs w:val="26"/>
                <w:lang w:val="vi-VN"/>
              </w:rPr>
              <w:t xml:space="preserve"> chấm điểm</w:t>
            </w:r>
          </w:p>
          <w:p w14:paraId="004840A9" w14:textId="7C089E98" w:rsidR="00790BE7" w:rsidRPr="008A6888" w:rsidRDefault="008A6888" w:rsidP="00790BE7">
            <w:pPr>
              <w:pStyle w:val="NormalIndent"/>
              <w:keepNext w:val="0"/>
              <w:keepLines/>
              <w:widowControl w:val="0"/>
              <w:numPr>
                <w:ilvl w:val="0"/>
                <w:numId w:val="0"/>
              </w:numPr>
              <w:spacing w:before="0" w:after="0" w:line="312" w:lineRule="auto"/>
              <w:jc w:val="left"/>
              <w:rPr>
                <w:b/>
                <w:snapToGrid/>
                <w:color w:val="auto"/>
                <w:szCs w:val="26"/>
                <w:lang w:val="vi-VN"/>
              </w:rPr>
            </w:pPr>
            <w:r>
              <w:rPr>
                <w:b/>
                <w:snapToGrid/>
                <w:color w:val="auto"/>
                <w:szCs w:val="26"/>
                <w:lang w:val="vi-VN"/>
              </w:rPr>
              <w:t xml:space="preserve">1.1 </w:t>
            </w:r>
            <w:proofErr w:type="spellStart"/>
            <w:r>
              <w:rPr>
                <w:b/>
                <w:snapToGrid/>
                <w:color w:val="auto"/>
                <w:szCs w:val="26"/>
              </w:rPr>
              <w:t>Thông</w:t>
            </w:r>
            <w:proofErr w:type="spellEnd"/>
            <w:r>
              <w:rPr>
                <w:b/>
                <w:snapToGrid/>
                <w:color w:val="auto"/>
                <w:szCs w:val="26"/>
                <w:lang w:val="vi-VN"/>
              </w:rPr>
              <w:t xml:space="preserve"> tin chung </w:t>
            </w:r>
          </w:p>
          <w:p w14:paraId="0A30824B" w14:textId="6A55F5DE" w:rsidR="00D6707D" w:rsidRPr="00514585" w:rsidRDefault="00D6707D"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514585">
              <w:rPr>
                <w:b/>
                <w:bCs/>
                <w:snapToGrid/>
                <w:color w:val="auto"/>
                <w:szCs w:val="26"/>
                <w:lang w:val="vi-VN"/>
              </w:rPr>
              <w:lastRenderedPageBreak/>
              <w:t>Đối tượng</w:t>
            </w:r>
            <w:r w:rsidR="00514585">
              <w:rPr>
                <w:b/>
                <w:bCs/>
                <w:snapToGrid/>
                <w:color w:val="auto"/>
                <w:szCs w:val="26"/>
                <w:lang w:val="vi-VN"/>
              </w:rPr>
              <w:t xml:space="preserve"> được đánh giá</w:t>
            </w:r>
            <w:r w:rsidRPr="00514585">
              <w:rPr>
                <w:b/>
                <w:bCs/>
                <w:snapToGrid/>
                <w:color w:val="auto"/>
                <w:szCs w:val="26"/>
                <w:lang w:val="vi-VN"/>
              </w:rPr>
              <w:t>:</w:t>
            </w:r>
            <w:r w:rsidRPr="00514585">
              <w:rPr>
                <w:snapToGrid/>
                <w:color w:val="auto"/>
                <w:szCs w:val="26"/>
                <w:lang w:val="vi-VN"/>
              </w:rPr>
              <w:t xml:space="preserve"> hệ thống hiển</w:t>
            </w:r>
            <w:r>
              <w:rPr>
                <w:snapToGrid/>
                <w:color w:val="auto"/>
                <w:szCs w:val="26"/>
                <w:lang w:val="vi-VN"/>
              </w:rPr>
              <w:t xml:space="preserve"> thị tên đối tượng</w:t>
            </w:r>
            <w:r w:rsidRPr="00514585">
              <w:rPr>
                <w:snapToGrid/>
                <w:color w:val="auto"/>
                <w:szCs w:val="26"/>
                <w:lang w:val="vi-VN"/>
              </w:rPr>
              <w:t xml:space="preserve"> tương ứng với điều</w:t>
            </w:r>
            <w:r>
              <w:rPr>
                <w:snapToGrid/>
                <w:color w:val="auto"/>
                <w:szCs w:val="26"/>
                <w:lang w:val="vi-VN"/>
              </w:rPr>
              <w:t xml:space="preserve"> kiện tìm kiếm, read-only</w:t>
            </w:r>
          </w:p>
          <w:p w14:paraId="20B736EA" w14:textId="2D8FB7A3"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Tổng điểm:</w:t>
            </w:r>
            <w:r w:rsidRPr="00C656EF">
              <w:rPr>
                <w:snapToGrid/>
                <w:color w:val="auto"/>
                <w:szCs w:val="26"/>
                <w:lang w:val="vi-VN"/>
              </w:rPr>
              <w:t xml:space="preserve"> </w:t>
            </w:r>
            <w:r w:rsidRPr="00C656EF">
              <w:rPr>
                <w:bCs/>
                <w:szCs w:val="26"/>
                <w:lang w:val="vi-VN"/>
              </w:rPr>
              <w:t xml:space="preserve">hệ thống tự động tính: </w:t>
            </w:r>
            <w:r w:rsidRPr="00C656EF">
              <w:rPr>
                <w:szCs w:val="26"/>
                <w:lang w:val="vi-VN"/>
              </w:rPr>
              <w:t xml:space="preserve">Điểm rủi ro tổng thể của 1 đối tượng là tổng điểm bình quân gia quyền của tất cả các yếu tố </w:t>
            </w:r>
            <w:r w:rsidR="009B14CF" w:rsidRPr="00C656EF">
              <w:rPr>
                <w:szCs w:val="26"/>
                <w:lang w:val="vi-VN"/>
              </w:rPr>
              <w:t>rủi</w:t>
            </w:r>
            <w:r w:rsidR="009B14CF">
              <w:rPr>
                <w:szCs w:val="26"/>
                <w:lang w:val="vi-VN"/>
              </w:rPr>
              <w:t xml:space="preserve"> ro </w:t>
            </w:r>
            <w:r w:rsidR="00CB3658">
              <w:rPr>
                <w:szCs w:val="26"/>
                <w:lang w:val="vi-VN"/>
              </w:rPr>
              <w:t>ở cấp cao nhất trong bảng chấm điểm</w:t>
            </w:r>
          </w:p>
          <w:p w14:paraId="2FC261E3" w14:textId="29ACDEB1"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Xếp hạng rủi ro:</w:t>
            </w:r>
            <w:r w:rsidRPr="00C656EF">
              <w:rPr>
                <w:snapToGrid/>
                <w:color w:val="auto"/>
                <w:szCs w:val="26"/>
                <w:lang w:val="vi-VN"/>
              </w:rPr>
              <w:t xml:space="preserve"> </w:t>
            </w:r>
            <w:r w:rsidR="00CB3658" w:rsidRPr="00C656EF">
              <w:rPr>
                <w:snapToGrid/>
                <w:color w:val="auto"/>
                <w:szCs w:val="26"/>
                <w:lang w:val="vi-VN"/>
              </w:rPr>
              <w:t>hệ</w:t>
            </w:r>
            <w:r w:rsidR="00CB3658">
              <w:rPr>
                <w:snapToGrid/>
                <w:color w:val="auto"/>
                <w:szCs w:val="26"/>
                <w:lang w:val="vi-VN"/>
              </w:rPr>
              <w:t xml:space="preserve"> thống căn cứ thang điểm xếp </w:t>
            </w:r>
            <w:r w:rsidR="00042A03">
              <w:rPr>
                <w:snapToGrid/>
                <w:color w:val="auto"/>
                <w:szCs w:val="26"/>
                <w:lang w:val="vi-VN"/>
              </w:rPr>
              <w:t xml:space="preserve">hạng </w:t>
            </w:r>
            <w:r w:rsidR="00042A03" w:rsidRPr="00441F7C">
              <w:rPr>
                <w:i/>
                <w:iCs/>
                <w:snapToGrid/>
                <w:color w:val="0070C0"/>
                <w:szCs w:val="26"/>
                <w:lang w:val="vi-VN"/>
              </w:rPr>
              <w:t>(mục 3.2.3)</w:t>
            </w:r>
            <w:r w:rsidR="00042A03">
              <w:rPr>
                <w:snapToGrid/>
                <w:color w:val="auto"/>
                <w:szCs w:val="26"/>
                <w:lang w:val="vi-VN"/>
              </w:rPr>
              <w:t xml:space="preserve"> </w:t>
            </w:r>
            <w:r w:rsidR="00767CD0">
              <w:rPr>
                <w:snapToGrid/>
                <w:color w:val="auto"/>
                <w:szCs w:val="26"/>
                <w:lang w:val="vi-VN"/>
              </w:rPr>
              <w:t xml:space="preserve">để tự động quy đổi từ tổng </w:t>
            </w:r>
            <w:r w:rsidR="00053498">
              <w:rPr>
                <w:snapToGrid/>
                <w:color w:val="auto"/>
                <w:szCs w:val="26"/>
                <w:lang w:val="vi-VN"/>
              </w:rPr>
              <w:t>điểm sang mức xếp hạng rủi ro tương ứng</w:t>
            </w:r>
            <w:r w:rsidRPr="00C656EF">
              <w:rPr>
                <w:snapToGrid/>
                <w:color w:val="auto"/>
                <w:szCs w:val="26"/>
                <w:lang w:val="vi-VN"/>
              </w:rPr>
              <w:t>.</w:t>
            </w:r>
          </w:p>
          <w:p w14:paraId="6CF00CC7" w14:textId="3B9A153B" w:rsidR="00F36AA4" w:rsidRDefault="00646544" w:rsidP="00911D8A">
            <w:pPr>
              <w:pStyle w:val="NormalIndent"/>
              <w:keepNext w:val="0"/>
              <w:keepLines/>
              <w:widowControl w:val="0"/>
              <w:numPr>
                <w:ilvl w:val="0"/>
                <w:numId w:val="109"/>
              </w:numPr>
              <w:spacing w:before="0" w:after="0" w:line="312" w:lineRule="auto"/>
              <w:jc w:val="left"/>
              <w:rPr>
                <w:snapToGrid/>
                <w:color w:val="auto"/>
                <w:szCs w:val="26"/>
              </w:rPr>
            </w:pPr>
            <w:proofErr w:type="spellStart"/>
            <w:r w:rsidRPr="00053498">
              <w:rPr>
                <w:b/>
                <w:bCs/>
                <w:snapToGrid/>
                <w:color w:val="auto"/>
                <w:szCs w:val="26"/>
              </w:rPr>
              <w:t>Trạng</w:t>
            </w:r>
            <w:proofErr w:type="spellEnd"/>
            <w:r w:rsidRPr="00053498">
              <w:rPr>
                <w:b/>
                <w:bCs/>
                <w:snapToGrid/>
                <w:color w:val="auto"/>
                <w:szCs w:val="26"/>
              </w:rPr>
              <w:t xml:space="preserve"> </w:t>
            </w:r>
            <w:proofErr w:type="spellStart"/>
            <w:r w:rsidRPr="00053498">
              <w:rPr>
                <w:b/>
                <w:bCs/>
                <w:snapToGrid/>
                <w:color w:val="auto"/>
                <w:szCs w:val="26"/>
              </w:rPr>
              <w:t>thái</w:t>
            </w:r>
            <w:proofErr w:type="spellEnd"/>
            <w:r w:rsidRPr="00053498">
              <w:rPr>
                <w:b/>
                <w:bCs/>
                <w:snapToGrid/>
                <w:color w:val="auto"/>
                <w:szCs w:val="26"/>
              </w:rPr>
              <w:t xml:space="preserve"> </w:t>
            </w:r>
            <w:proofErr w:type="spellStart"/>
            <w:r w:rsidRPr="00053498">
              <w:rPr>
                <w:b/>
                <w:bCs/>
                <w:snapToGrid/>
                <w:color w:val="auto"/>
                <w:szCs w:val="26"/>
              </w:rPr>
              <w:t>chấm</w:t>
            </w:r>
            <w:proofErr w:type="spellEnd"/>
            <w:r w:rsidRPr="00053498">
              <w:rPr>
                <w:b/>
                <w:bCs/>
                <w:snapToGrid/>
                <w:color w:val="auto"/>
                <w:szCs w:val="26"/>
              </w:rPr>
              <w:t xml:space="preserve"> </w:t>
            </w:r>
            <w:proofErr w:type="spellStart"/>
            <w:r w:rsidRPr="00053498">
              <w:rPr>
                <w:b/>
                <w:bCs/>
                <w:snapToGrid/>
                <w:color w:val="auto"/>
                <w:szCs w:val="26"/>
              </w:rPr>
              <w:t>điểm</w:t>
            </w:r>
            <w:proofErr w:type="spellEnd"/>
            <w:r w:rsidRPr="00053498">
              <w:rPr>
                <w:b/>
                <w:bCs/>
                <w:snapToGrid/>
                <w:color w:val="auto"/>
                <w:szCs w:val="26"/>
              </w:rPr>
              <w:t>:</w:t>
            </w:r>
            <w:r>
              <w:rPr>
                <w:snapToGrid/>
                <w:color w:val="auto"/>
                <w:szCs w:val="26"/>
              </w:rPr>
              <w:t xml:space="preserve"> </w:t>
            </w:r>
            <w:r w:rsidR="000A37F9">
              <w:rPr>
                <w:snapToGrid/>
                <w:color w:val="auto"/>
                <w:szCs w:val="26"/>
              </w:rPr>
              <w:t>read</w:t>
            </w:r>
            <w:r w:rsidR="000A37F9">
              <w:rPr>
                <w:snapToGrid/>
                <w:color w:val="auto"/>
                <w:szCs w:val="26"/>
                <w:lang w:val="vi-VN"/>
              </w:rPr>
              <w:t>-only</w:t>
            </w:r>
          </w:p>
          <w:p w14:paraId="0874E3CE" w14:textId="170928FF"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K</w:t>
            </w:r>
            <w:r w:rsidR="00137AC9">
              <w:rPr>
                <w:snapToGrid/>
                <w:color w:val="auto"/>
                <w:szCs w:val="26"/>
              </w:rPr>
              <w:t>hi</w:t>
            </w:r>
            <w:r w:rsidR="00137AC9">
              <w:rPr>
                <w:snapToGrid/>
                <w:color w:val="auto"/>
                <w:szCs w:val="26"/>
                <w:lang w:val="vi-VN"/>
              </w:rPr>
              <w:t xml:space="preserve"> chưa có yếu tố nào có điểm thì trạng thái bỏ trống</w:t>
            </w:r>
          </w:p>
          <w:p w14:paraId="61E31851" w14:textId="77777777"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C</w:t>
            </w:r>
            <w:r w:rsidR="00137AC9">
              <w:rPr>
                <w:snapToGrid/>
                <w:color w:val="auto"/>
                <w:szCs w:val="26"/>
                <w:lang w:val="vi-VN"/>
              </w:rPr>
              <w:t xml:space="preserve">ó ít nhất 1 yếu tố </w:t>
            </w:r>
            <w:r>
              <w:rPr>
                <w:snapToGrid/>
                <w:color w:val="auto"/>
                <w:szCs w:val="26"/>
                <w:lang w:val="vi-VN"/>
              </w:rPr>
              <w:t xml:space="preserve">có điểm trạng thái là </w:t>
            </w:r>
            <w:r w:rsidRPr="000A37F9">
              <w:rPr>
                <w:b/>
                <w:bCs/>
                <w:snapToGrid/>
                <w:color w:val="auto"/>
                <w:szCs w:val="26"/>
                <w:lang w:val="vi-VN"/>
              </w:rPr>
              <w:t>Đang thực hiện</w:t>
            </w:r>
            <w:r w:rsidR="00646544">
              <w:rPr>
                <w:bCs/>
                <w:szCs w:val="26"/>
              </w:rPr>
              <w:t>.</w:t>
            </w:r>
          </w:p>
          <w:p w14:paraId="4F320D41" w14:textId="27AD19D8" w:rsidR="00646544" w:rsidRPr="008E0183" w:rsidRDefault="0098337B" w:rsidP="00911D8A">
            <w:pPr>
              <w:pStyle w:val="NormalIndent"/>
              <w:keepNext w:val="0"/>
              <w:keepLines/>
              <w:widowControl w:val="0"/>
              <w:numPr>
                <w:ilvl w:val="0"/>
                <w:numId w:val="168"/>
              </w:numPr>
              <w:spacing w:before="0" w:after="0" w:line="312" w:lineRule="auto"/>
              <w:jc w:val="left"/>
              <w:rPr>
                <w:snapToGrid/>
                <w:color w:val="auto"/>
                <w:szCs w:val="26"/>
              </w:rPr>
            </w:pPr>
            <w:proofErr w:type="spellStart"/>
            <w:r>
              <w:rPr>
                <w:bCs/>
                <w:szCs w:val="26"/>
              </w:rPr>
              <w:t>Khi</w:t>
            </w:r>
            <w:proofErr w:type="spellEnd"/>
            <w:r>
              <w:rPr>
                <w:bCs/>
                <w:szCs w:val="26"/>
                <w:lang w:val="vi-VN"/>
              </w:rPr>
              <w:t xml:space="preserve"> tất cả các yếu tố </w:t>
            </w:r>
            <w:r w:rsidR="00CD6FB8">
              <w:rPr>
                <w:bCs/>
                <w:szCs w:val="26"/>
                <w:lang w:val="vi-VN"/>
              </w:rPr>
              <w:t>đều đã</w:t>
            </w:r>
            <w:r>
              <w:rPr>
                <w:bCs/>
                <w:szCs w:val="26"/>
                <w:lang w:val="vi-VN"/>
              </w:rPr>
              <w:t xml:space="preserve"> </w:t>
            </w:r>
            <w:r w:rsidR="00F36AA4">
              <w:rPr>
                <w:bCs/>
                <w:szCs w:val="26"/>
                <w:lang w:val="vi-VN"/>
              </w:rPr>
              <w:t xml:space="preserve">có </w:t>
            </w:r>
            <w:r>
              <w:rPr>
                <w:bCs/>
                <w:szCs w:val="26"/>
                <w:lang w:val="vi-VN"/>
              </w:rPr>
              <w:t xml:space="preserve">điểm </w:t>
            </w:r>
            <w:r w:rsidR="00F05EFC">
              <w:rPr>
                <w:bCs/>
                <w:szCs w:val="26"/>
                <w:lang w:val="vi-VN"/>
              </w:rPr>
              <w:t xml:space="preserve">thì trạng thái </w:t>
            </w:r>
            <w:r w:rsidR="000A37F9">
              <w:rPr>
                <w:bCs/>
                <w:szCs w:val="26"/>
                <w:lang w:val="vi-VN"/>
              </w:rPr>
              <w:t xml:space="preserve">là </w:t>
            </w:r>
            <w:r w:rsidR="00F05EFC" w:rsidRPr="000A37F9">
              <w:rPr>
                <w:b/>
                <w:szCs w:val="26"/>
                <w:lang w:val="vi-VN"/>
              </w:rPr>
              <w:t>Hoàn thành</w:t>
            </w:r>
            <w:r w:rsidR="00646544">
              <w:rPr>
                <w:bCs/>
                <w:szCs w:val="26"/>
              </w:rPr>
              <w:t>.</w:t>
            </w:r>
          </w:p>
          <w:p w14:paraId="4E335941" w14:textId="6ECE05F6" w:rsidR="00646544" w:rsidRPr="00E429B8" w:rsidRDefault="008A6888" w:rsidP="008A6888">
            <w:pPr>
              <w:pStyle w:val="NormalIndent"/>
              <w:keepNext w:val="0"/>
              <w:keepLines/>
              <w:widowControl w:val="0"/>
              <w:numPr>
                <w:ilvl w:val="0"/>
                <w:numId w:val="0"/>
              </w:numPr>
              <w:spacing w:before="0" w:after="0" w:line="312" w:lineRule="auto"/>
              <w:jc w:val="left"/>
              <w:rPr>
                <w:b/>
                <w:snapToGrid/>
                <w:color w:val="auto"/>
                <w:szCs w:val="26"/>
              </w:rPr>
            </w:pPr>
            <w:r>
              <w:rPr>
                <w:b/>
                <w:bCs/>
                <w:szCs w:val="26"/>
                <w:lang w:val="vi-VN"/>
              </w:rPr>
              <w:t xml:space="preserve">1.2 </w:t>
            </w:r>
            <w:proofErr w:type="spellStart"/>
            <w:r w:rsidR="00646544" w:rsidRPr="00E429B8">
              <w:rPr>
                <w:b/>
                <w:bCs/>
                <w:szCs w:val="26"/>
              </w:rPr>
              <w:t>Bảng</w:t>
            </w:r>
            <w:proofErr w:type="spellEnd"/>
            <w:r w:rsidR="00646544" w:rsidRPr="00E429B8">
              <w:rPr>
                <w:b/>
                <w:bCs/>
                <w:szCs w:val="26"/>
              </w:rPr>
              <w:t xml:space="preserve"> </w:t>
            </w:r>
            <w:proofErr w:type="spellStart"/>
            <w:r w:rsidR="00646544" w:rsidRPr="00E429B8">
              <w:rPr>
                <w:b/>
                <w:bCs/>
                <w:szCs w:val="26"/>
              </w:rPr>
              <w:t>chấm</w:t>
            </w:r>
            <w:proofErr w:type="spellEnd"/>
            <w:r w:rsidR="00646544" w:rsidRPr="00E429B8">
              <w:rPr>
                <w:b/>
                <w:bCs/>
                <w:szCs w:val="26"/>
              </w:rPr>
              <w:t xml:space="preserve"> </w:t>
            </w:r>
            <w:proofErr w:type="spellStart"/>
            <w:r w:rsidR="00646544" w:rsidRPr="00E429B8">
              <w:rPr>
                <w:b/>
                <w:bCs/>
                <w:szCs w:val="26"/>
              </w:rPr>
              <w:t>điểm</w:t>
            </w:r>
            <w:proofErr w:type="spellEnd"/>
            <w:r>
              <w:rPr>
                <w:b/>
                <w:bCs/>
                <w:szCs w:val="26"/>
                <w:lang w:val="vi-VN"/>
              </w:rPr>
              <w:t xml:space="preserve"> chi tiết</w:t>
            </w:r>
          </w:p>
          <w:p w14:paraId="22F404A8" w14:textId="39B740B7" w:rsidR="00646544" w:rsidRPr="000013EC"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1B6A02">
              <w:rPr>
                <w:szCs w:val="26"/>
              </w:rPr>
              <w:t>Hiển</w:t>
            </w:r>
            <w:proofErr w:type="spellEnd"/>
            <w:r w:rsidRPr="001B6A02">
              <w:rPr>
                <w:szCs w:val="26"/>
              </w:rPr>
              <w:t xml:space="preserve"> </w:t>
            </w:r>
            <w:proofErr w:type="spellStart"/>
            <w:r w:rsidRPr="001B6A02">
              <w:rPr>
                <w:szCs w:val="26"/>
              </w:rPr>
              <w:t>thị</w:t>
            </w:r>
            <w:proofErr w:type="spellEnd"/>
            <w:r w:rsidRPr="001B6A02">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r w:rsidR="00B26805" w:rsidRPr="009A2D15">
              <w:rPr>
                <w:szCs w:val="26"/>
                <w:lang w:val="vi-VN"/>
              </w:rPr>
              <w:t>ở trạng thái Sử dụng</w:t>
            </w:r>
            <w:r w:rsidR="00B26805">
              <w:rPr>
                <w:szCs w:val="26"/>
                <w:lang w:val="vi-VN"/>
              </w:rPr>
              <w:t xml:space="preserve"> </w:t>
            </w:r>
            <w:r w:rsidR="0097056D" w:rsidRPr="00AB7D4F">
              <w:rPr>
                <w:i/>
                <w:iCs/>
                <w:color w:val="0070C0"/>
                <w:szCs w:val="26"/>
                <w:lang w:val="vi-VN"/>
              </w:rPr>
              <w:t>(</w:t>
            </w:r>
            <w:proofErr w:type="spellStart"/>
            <w:r w:rsidR="0097056D" w:rsidRPr="00AB7D4F">
              <w:rPr>
                <w:i/>
                <w:iCs/>
                <w:color w:val="0070C0"/>
                <w:szCs w:val="26"/>
              </w:rPr>
              <w:t>mục</w:t>
            </w:r>
            <w:proofErr w:type="spellEnd"/>
            <w:r w:rsidR="0097056D" w:rsidRPr="00AB7D4F">
              <w:rPr>
                <w:i/>
                <w:iCs/>
                <w:color w:val="0070C0"/>
                <w:szCs w:val="26"/>
              </w:rPr>
              <w:t xml:space="preserve"> 3.2.1</w:t>
            </w:r>
            <w:r w:rsidR="0097056D" w:rsidRPr="00AB7D4F">
              <w:rPr>
                <w:i/>
                <w:iCs/>
                <w:color w:val="0070C0"/>
                <w:szCs w:val="26"/>
                <w:lang w:val="vi-VN"/>
              </w:rPr>
              <w:t>)</w:t>
            </w:r>
            <w:r w:rsidR="0097056D" w:rsidRPr="00AB7D4F">
              <w:rPr>
                <w:i/>
                <w:iCs/>
                <w:color w:val="0070C0"/>
                <w:szCs w:val="26"/>
              </w:rPr>
              <w:t xml:space="preserve"> </w:t>
            </w:r>
            <w:proofErr w:type="spellStart"/>
            <w:r w:rsidR="0097056D">
              <w:rPr>
                <w:szCs w:val="26"/>
              </w:rPr>
              <w:t>áp</w:t>
            </w:r>
            <w:proofErr w:type="spellEnd"/>
            <w:r w:rsidR="0097056D">
              <w:rPr>
                <w:szCs w:val="26"/>
                <w:lang w:val="vi-VN"/>
              </w:rPr>
              <w:t xml:space="preserve"> dụng cho đối tượng đã chọn</w:t>
            </w:r>
            <w:r w:rsidR="004F2FB5">
              <w:rPr>
                <w:szCs w:val="26"/>
                <w:lang w:val="vi-VN"/>
              </w:rPr>
              <w:t xml:space="preserve">, </w:t>
            </w:r>
            <w:proofErr w:type="spellStart"/>
            <w:r w:rsidRPr="001B6A02">
              <w:rPr>
                <w:szCs w:val="26"/>
              </w:rPr>
              <w:t>gồm</w:t>
            </w:r>
            <w:proofErr w:type="spellEnd"/>
            <w:r w:rsidRPr="001B6A02">
              <w:rPr>
                <w:szCs w:val="26"/>
              </w:rPr>
              <w:t xml:space="preserve"> </w:t>
            </w:r>
            <w:proofErr w:type="spellStart"/>
            <w:r w:rsidRPr="001B6A02">
              <w:rPr>
                <w:szCs w:val="26"/>
              </w:rPr>
              <w:t>các</w:t>
            </w:r>
            <w:proofErr w:type="spellEnd"/>
            <w:r w:rsidRPr="001B6A02">
              <w:rPr>
                <w:szCs w:val="26"/>
              </w:rPr>
              <w:t xml:space="preserve"> </w:t>
            </w:r>
            <w:proofErr w:type="spellStart"/>
            <w:r w:rsidRPr="001B6A02">
              <w:rPr>
                <w:szCs w:val="26"/>
              </w:rPr>
              <w:t>thông</w:t>
            </w:r>
            <w:proofErr w:type="spellEnd"/>
            <w:r w:rsidRPr="001B6A02">
              <w:rPr>
                <w:szCs w:val="26"/>
              </w:rPr>
              <w:t xml:space="preserve"> tin</w:t>
            </w:r>
            <w:r>
              <w:rPr>
                <w:szCs w:val="26"/>
              </w:rPr>
              <w:t>:</w:t>
            </w:r>
          </w:p>
          <w:p w14:paraId="0663660B"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2E4E72A3"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1290AB5D" w14:textId="60DBF56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Trọng</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Trọng</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sidR="00F86209">
              <w:rPr>
                <w:snapToGrid/>
                <w:color w:val="auto"/>
                <w:szCs w:val="26"/>
              </w:rPr>
              <w:t>của</w:t>
            </w:r>
            <w:proofErr w:type="spellEnd"/>
            <w:r w:rsidR="00F86209">
              <w:rPr>
                <w:snapToGrid/>
                <w:color w:val="auto"/>
                <w:szCs w:val="26"/>
                <w:lang w:val="vi-VN"/>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F86209">
              <w:rPr>
                <w:snapToGrid/>
                <w:color w:val="auto"/>
                <w:szCs w:val="26"/>
                <w:lang w:val="vi-VN"/>
              </w:rPr>
              <w:t xml:space="preserve"> hoặc trọng số điều chỉnh (nếu có)</w:t>
            </w:r>
          </w:p>
          <w:p w14:paraId="7E6BD8BE" w14:textId="31757E9E" w:rsidR="00F46D73" w:rsidRDefault="00F46D73"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w:t>
            </w:r>
            <w:r w:rsidR="00E92DA4">
              <w:rPr>
                <w:snapToGrid/>
                <w:color w:val="auto"/>
                <w:szCs w:val="26"/>
                <w:lang w:val="vi-VN"/>
              </w:rPr>
              <w:t>điểm</w:t>
            </w:r>
          </w:p>
          <w:p w14:paraId="530AC196" w14:textId="4C2BED98" w:rsidR="00646544" w:rsidRPr="00CB0669"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hiển</w:t>
            </w:r>
            <w:proofErr w:type="spellEnd"/>
            <w:r w:rsidRPr="00CB0669">
              <w:rPr>
                <w:snapToGrid/>
                <w:color w:val="auto"/>
                <w:szCs w:val="26"/>
              </w:rPr>
              <w:t xml:space="preserve"> </w:t>
            </w:r>
            <w:proofErr w:type="spellStart"/>
            <w:r w:rsidRPr="00CB0669">
              <w:rPr>
                <w:snapToGrid/>
                <w:color w:val="auto"/>
                <w:szCs w:val="26"/>
              </w:rPr>
              <w:t>thị</w:t>
            </w:r>
            <w:proofErr w:type="spellEnd"/>
            <w:r w:rsidRPr="00CB0669">
              <w:rPr>
                <w:snapToGrid/>
                <w:color w:val="auto"/>
                <w:szCs w:val="26"/>
              </w:rPr>
              <w:t xml:space="preserve"> </w:t>
            </w: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yế</w:t>
            </w:r>
            <w:proofErr w:type="spellEnd"/>
            <w:r w:rsidR="00F01CDD" w:rsidRPr="00CB0669">
              <w:rPr>
                <w:snapToGrid/>
                <w:color w:val="auto"/>
                <w:szCs w:val="26"/>
                <w:lang w:val="vi-VN"/>
              </w:rPr>
              <w:t>u tố chấm tự động</w:t>
            </w:r>
            <w:r w:rsidRPr="00CB0669">
              <w:rPr>
                <w:snapToGrid/>
                <w:color w:val="auto"/>
                <w:szCs w:val="26"/>
              </w:rPr>
              <w:t xml:space="preserve">. </w:t>
            </w: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có</w:t>
            </w:r>
            <w:proofErr w:type="spellEnd"/>
            <w:r w:rsidRPr="00CB0669">
              <w:rPr>
                <w:snapToGrid/>
                <w:color w:val="auto"/>
                <w:szCs w:val="26"/>
              </w:rPr>
              <w:t xml:space="preserve"> </w:t>
            </w:r>
            <w:proofErr w:type="spellStart"/>
            <w:r w:rsidRPr="00CB0669">
              <w:rPr>
                <w:snapToGrid/>
                <w:color w:val="auto"/>
                <w:szCs w:val="26"/>
              </w:rPr>
              <w:t>thể</w:t>
            </w:r>
            <w:proofErr w:type="spellEnd"/>
            <w:r w:rsidRPr="00CB0669">
              <w:rPr>
                <w:snapToGrid/>
                <w:color w:val="auto"/>
                <w:szCs w:val="26"/>
              </w:rPr>
              <w:t xml:space="preserve"> </w:t>
            </w:r>
            <w:r w:rsidR="00F14A48" w:rsidRPr="00CB0669">
              <w:rPr>
                <w:snapToGrid/>
                <w:color w:val="auto"/>
                <w:szCs w:val="26"/>
              </w:rPr>
              <w:t>do</w:t>
            </w:r>
            <w:r w:rsidR="00F14A48" w:rsidRPr="00CB0669">
              <w:rPr>
                <w:snapToGrid/>
                <w:color w:val="auto"/>
                <w:szCs w:val="26"/>
                <w:lang w:val="vi-VN"/>
              </w:rPr>
              <w:t xml:space="preserve"> </w:t>
            </w:r>
            <w:proofErr w:type="spellStart"/>
            <w:r w:rsidRPr="00CB0669">
              <w:rPr>
                <w:snapToGrid/>
                <w:color w:val="auto"/>
                <w:szCs w:val="26"/>
              </w:rPr>
              <w:t>hệ</w:t>
            </w:r>
            <w:proofErr w:type="spellEnd"/>
            <w:r w:rsidRPr="00CB0669">
              <w:rPr>
                <w:snapToGrid/>
                <w:color w:val="auto"/>
                <w:szCs w:val="26"/>
              </w:rPr>
              <w:t xml:space="preserve"> </w:t>
            </w:r>
            <w:proofErr w:type="spellStart"/>
            <w:r w:rsidRPr="00CB0669">
              <w:rPr>
                <w:snapToGrid/>
                <w:color w:val="auto"/>
                <w:szCs w:val="26"/>
              </w:rPr>
              <w:t>thống</w:t>
            </w:r>
            <w:proofErr w:type="spellEnd"/>
            <w:r w:rsidRPr="00CB0669">
              <w:rPr>
                <w:snapToGrid/>
                <w:color w:val="auto"/>
                <w:szCs w:val="26"/>
              </w:rPr>
              <w:t xml:space="preserve"> t</w:t>
            </w:r>
            <w:r w:rsidR="00F14A48" w:rsidRPr="00CB0669">
              <w:rPr>
                <w:snapToGrid/>
                <w:color w:val="auto"/>
                <w:szCs w:val="26"/>
                <w:lang w:val="vi-VN"/>
              </w:rPr>
              <w:t xml:space="preserve">ự động tính </w:t>
            </w:r>
            <w:proofErr w:type="spellStart"/>
            <w:r w:rsidRPr="00CB0669">
              <w:rPr>
                <w:snapToGrid/>
                <w:color w:val="auto"/>
                <w:szCs w:val="26"/>
              </w:rPr>
              <w:t>dựa</w:t>
            </w:r>
            <w:proofErr w:type="spellEnd"/>
            <w:r w:rsidRPr="00CB0669">
              <w:rPr>
                <w:snapToGrid/>
                <w:color w:val="auto"/>
                <w:szCs w:val="26"/>
              </w:rPr>
              <w:t xml:space="preserve"> </w:t>
            </w:r>
            <w:proofErr w:type="spellStart"/>
            <w:r w:rsidRPr="00CB0669">
              <w:rPr>
                <w:snapToGrid/>
                <w:color w:val="auto"/>
                <w:szCs w:val="26"/>
              </w:rPr>
              <w:t>vào</w:t>
            </w:r>
            <w:proofErr w:type="spellEnd"/>
            <w:r w:rsidRPr="00CB0669">
              <w:rPr>
                <w:snapToGrid/>
                <w:color w:val="auto"/>
                <w:szCs w:val="26"/>
              </w:rPr>
              <w:t xml:space="preserve"> </w:t>
            </w:r>
            <w:proofErr w:type="spellStart"/>
            <w:r w:rsidRPr="00CB0669">
              <w:rPr>
                <w:snapToGrid/>
                <w:color w:val="auto"/>
                <w:szCs w:val="26"/>
              </w:rPr>
              <w:t>công</w:t>
            </w:r>
            <w:proofErr w:type="spellEnd"/>
            <w:r w:rsidRPr="00CB0669">
              <w:rPr>
                <w:snapToGrid/>
                <w:color w:val="auto"/>
                <w:szCs w:val="26"/>
              </w:rPr>
              <w:t xml:space="preserve"> </w:t>
            </w:r>
            <w:proofErr w:type="spellStart"/>
            <w:r w:rsidRPr="00CB0669">
              <w:rPr>
                <w:snapToGrid/>
                <w:color w:val="auto"/>
                <w:szCs w:val="26"/>
              </w:rPr>
              <w:t>thức</w:t>
            </w:r>
            <w:proofErr w:type="spellEnd"/>
            <w:r w:rsidRPr="00CB0669">
              <w:rPr>
                <w:snapToGrid/>
                <w:color w:val="auto"/>
                <w:szCs w:val="26"/>
              </w:rPr>
              <w:t xml:space="preserve"> </w:t>
            </w:r>
            <w:proofErr w:type="spellStart"/>
            <w:r w:rsidRPr="00CB0669">
              <w:rPr>
                <w:snapToGrid/>
                <w:color w:val="auto"/>
                <w:szCs w:val="26"/>
              </w:rPr>
              <w:t>đã</w:t>
            </w:r>
            <w:proofErr w:type="spellEnd"/>
            <w:r w:rsidRPr="00CB0669">
              <w:rPr>
                <w:snapToGrid/>
                <w:color w:val="auto"/>
                <w:szCs w:val="26"/>
              </w:rPr>
              <w:t xml:space="preserve"> </w:t>
            </w:r>
            <w:proofErr w:type="spellStart"/>
            <w:r w:rsidRPr="00CB0669">
              <w:rPr>
                <w:snapToGrid/>
                <w:color w:val="auto"/>
                <w:szCs w:val="26"/>
              </w:rPr>
              <w:t>thiết</w:t>
            </w:r>
            <w:proofErr w:type="spellEnd"/>
            <w:r w:rsidRPr="00CB0669">
              <w:rPr>
                <w:snapToGrid/>
                <w:color w:val="auto"/>
                <w:szCs w:val="26"/>
              </w:rPr>
              <w:t xml:space="preserve"> </w:t>
            </w:r>
            <w:proofErr w:type="spellStart"/>
            <w:r w:rsidRPr="00CB0669">
              <w:rPr>
                <w:snapToGrid/>
                <w:color w:val="auto"/>
                <w:szCs w:val="26"/>
              </w:rPr>
              <w:t>lập</w:t>
            </w:r>
            <w:proofErr w:type="spellEnd"/>
            <w:r w:rsidRPr="00CB0669">
              <w:rPr>
                <w:snapToGrid/>
                <w:color w:val="auto"/>
                <w:szCs w:val="26"/>
              </w:rPr>
              <w:t xml:space="preserve"> </w:t>
            </w:r>
            <w:proofErr w:type="spellStart"/>
            <w:r w:rsidRPr="00CB0669">
              <w:rPr>
                <w:snapToGrid/>
                <w:color w:val="auto"/>
                <w:szCs w:val="26"/>
              </w:rPr>
              <w:t>hoặc</w:t>
            </w:r>
            <w:proofErr w:type="spellEnd"/>
            <w:r w:rsidRPr="00CB0669">
              <w:rPr>
                <w:snapToGrid/>
                <w:color w:val="auto"/>
                <w:szCs w:val="26"/>
              </w:rPr>
              <w:t xml:space="preserve"> do </w:t>
            </w:r>
            <w:proofErr w:type="spellStart"/>
            <w:r w:rsidRPr="00CB0669">
              <w:rPr>
                <w:snapToGrid/>
                <w:color w:val="auto"/>
                <w:szCs w:val="26"/>
              </w:rPr>
              <w:t>người</w:t>
            </w:r>
            <w:proofErr w:type="spellEnd"/>
            <w:r w:rsidRPr="00CB0669">
              <w:rPr>
                <w:snapToGrid/>
                <w:color w:val="auto"/>
                <w:szCs w:val="26"/>
              </w:rPr>
              <w:t xml:space="preserve"> </w:t>
            </w:r>
            <w:proofErr w:type="spellStart"/>
            <w:r w:rsidRPr="00CB0669">
              <w:rPr>
                <w:snapToGrid/>
                <w:color w:val="auto"/>
                <w:szCs w:val="26"/>
              </w:rPr>
              <w:t>dùng</w:t>
            </w:r>
            <w:proofErr w:type="spellEnd"/>
            <w:r w:rsidRPr="00CB0669">
              <w:rPr>
                <w:snapToGrid/>
                <w:color w:val="auto"/>
                <w:szCs w:val="26"/>
              </w:rPr>
              <w:t xml:space="preserve"> </w:t>
            </w:r>
            <w:proofErr w:type="spellStart"/>
            <w:r w:rsidRPr="00CB0669">
              <w:rPr>
                <w:snapToGrid/>
                <w:color w:val="auto"/>
                <w:szCs w:val="26"/>
              </w:rPr>
              <w:t>nhập</w:t>
            </w:r>
            <w:proofErr w:type="spellEnd"/>
            <w:r w:rsidRPr="00CB0669">
              <w:rPr>
                <w:snapToGrid/>
                <w:color w:val="auto"/>
                <w:szCs w:val="26"/>
              </w:rPr>
              <w:t xml:space="preserve"> </w:t>
            </w:r>
            <w:proofErr w:type="spellStart"/>
            <w:r w:rsidRPr="00CB0669">
              <w:rPr>
                <w:snapToGrid/>
                <w:color w:val="auto"/>
                <w:szCs w:val="26"/>
              </w:rPr>
              <w:t>vào</w:t>
            </w:r>
            <w:proofErr w:type="spellEnd"/>
            <w:r w:rsidRPr="00CB0669">
              <w:rPr>
                <w:snapToGrid/>
                <w:color w:val="auto"/>
                <w:szCs w:val="26"/>
              </w:rPr>
              <w:t xml:space="preserve"> </w:t>
            </w:r>
            <w:proofErr w:type="spellStart"/>
            <w:r w:rsidR="00F01CDD" w:rsidRPr="00CB0669">
              <w:rPr>
                <w:snapToGrid/>
                <w:color w:val="auto"/>
                <w:szCs w:val="26"/>
              </w:rPr>
              <w:t>hệ</w:t>
            </w:r>
            <w:proofErr w:type="spellEnd"/>
            <w:r w:rsidR="00F01CDD" w:rsidRPr="00CB0669">
              <w:rPr>
                <w:snapToGrid/>
                <w:color w:val="auto"/>
                <w:szCs w:val="26"/>
                <w:lang w:val="vi-VN"/>
              </w:rPr>
              <w:t xml:space="preserve"> thống trên màn hình Chấm điểm rủi ro</w:t>
            </w:r>
          </w:p>
          <w:p w14:paraId="48FCC2C8" w14:textId="0F98C65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Điểm</w:t>
            </w:r>
            <w:proofErr w:type="spellEnd"/>
            <w:r w:rsidR="00982610">
              <w:rPr>
                <w:snapToGrid/>
                <w:color w:val="auto"/>
                <w:szCs w:val="26"/>
                <w:lang w:val="vi-VN"/>
              </w:rPr>
              <w:t>: điểm chấm ch</w:t>
            </w:r>
            <w:r w:rsidR="000A6BD0">
              <w:rPr>
                <w:snapToGrid/>
                <w:color w:val="auto"/>
                <w:szCs w:val="26"/>
                <w:lang w:val="vi-VN"/>
              </w:rPr>
              <w:t xml:space="preserve">o </w:t>
            </w:r>
            <w:r w:rsidR="00982610">
              <w:rPr>
                <w:snapToGrid/>
                <w:color w:val="auto"/>
                <w:szCs w:val="26"/>
                <w:lang w:val="vi-VN"/>
              </w:rPr>
              <w:t>yếu tố</w:t>
            </w:r>
          </w:p>
          <w:p w14:paraId="3B9E4137" w14:textId="77777777" w:rsidR="00FA3FC2" w:rsidRDefault="008A2742" w:rsidP="00911D8A">
            <w:pPr>
              <w:pStyle w:val="NormalIndent"/>
              <w:keepNext w:val="0"/>
              <w:keepLines/>
              <w:widowControl w:val="0"/>
              <w:numPr>
                <w:ilvl w:val="0"/>
                <w:numId w:val="106"/>
              </w:numPr>
              <w:spacing w:before="0" w:after="0" w:line="312" w:lineRule="auto"/>
              <w:jc w:val="left"/>
              <w:rPr>
                <w:b/>
                <w:bCs/>
                <w:snapToGrid/>
                <w:color w:val="auto"/>
                <w:szCs w:val="26"/>
                <w:lang w:val="vi-VN"/>
              </w:rPr>
            </w:pPr>
            <w:r w:rsidRPr="008A2742">
              <w:rPr>
                <w:b/>
                <w:bCs/>
                <w:snapToGrid/>
                <w:color w:val="auto"/>
                <w:szCs w:val="26"/>
                <w:lang w:val="vi-VN"/>
              </w:rPr>
              <w:t xml:space="preserve">Thông tin về đối </w:t>
            </w:r>
            <w:r>
              <w:rPr>
                <w:b/>
                <w:bCs/>
                <w:snapToGrid/>
                <w:color w:val="auto"/>
                <w:szCs w:val="26"/>
                <w:lang w:val="vi-VN"/>
              </w:rPr>
              <w:t>tượng</w:t>
            </w:r>
          </w:p>
          <w:p w14:paraId="29C051AB" w14:textId="47D4DABC" w:rsidR="00082C23" w:rsidRDefault="00082C23" w:rsidP="00082C23">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Với </w:t>
            </w:r>
            <w:r w:rsidRPr="00982F66">
              <w:rPr>
                <w:i/>
                <w:iCs/>
                <w:snapToGrid/>
                <w:color w:val="auto"/>
                <w:szCs w:val="26"/>
                <w:lang w:val="vi-VN"/>
              </w:rPr>
              <w:t>loại đối tượng là Đơn vị</w:t>
            </w:r>
            <w:r>
              <w:rPr>
                <w:snapToGrid/>
                <w:color w:val="auto"/>
                <w:szCs w:val="26"/>
                <w:lang w:val="vi-VN"/>
              </w:rPr>
              <w:t>, hệ thống hiển thị các thông tin sau</w:t>
            </w:r>
            <w:r w:rsidR="00436E08">
              <w:rPr>
                <w:snapToGrid/>
                <w:color w:val="auto"/>
                <w:szCs w:val="26"/>
                <w:lang w:val="vi-VN"/>
              </w:rPr>
              <w:t>, mặc định sao chép thông tin từ bảng chấm điểm gần nhất của đối tượng và cho phép người dùng sửa lại:</w:t>
            </w:r>
          </w:p>
          <w:p w14:paraId="06E2985D" w14:textId="62C77F68"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Mục tiêu/chiến lược: </w:t>
            </w:r>
            <w:r w:rsidR="00982F66">
              <w:rPr>
                <w:snapToGrid/>
                <w:color w:val="auto"/>
                <w:szCs w:val="26"/>
                <w:lang w:val="vi-VN"/>
              </w:rPr>
              <w:t>nhập đoạn text</w:t>
            </w:r>
          </w:p>
          <w:p w14:paraId="3DFBCCF3" w14:textId="173DF364"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Quy trình chính: read-only, hệ thống tự động lấy ra Tên của các quy trình ở trạng thái Sử dụng liên quan đến đơn vị hiện tại từ </w:t>
            </w:r>
            <w:r w:rsidRPr="00B21F9E">
              <w:rPr>
                <w:i/>
                <w:iCs/>
                <w:snapToGrid/>
                <w:color w:val="0070C0"/>
                <w:szCs w:val="26"/>
                <w:lang w:val="vi-VN"/>
              </w:rPr>
              <w:t>mục 3.1.</w:t>
            </w:r>
            <w:r w:rsidR="00B21F9E">
              <w:rPr>
                <w:i/>
                <w:iCs/>
                <w:snapToGrid/>
                <w:color w:val="0070C0"/>
                <w:szCs w:val="26"/>
                <w:lang w:val="vi-VN"/>
              </w:rPr>
              <w:t>3</w:t>
            </w:r>
            <w:r w:rsidRPr="00B21F9E">
              <w:rPr>
                <w:i/>
                <w:iCs/>
                <w:snapToGrid/>
                <w:color w:val="0070C0"/>
                <w:szCs w:val="26"/>
                <w:lang w:val="vi-VN"/>
              </w:rPr>
              <w:t xml:space="preserve"> danh mục quy trình </w:t>
            </w:r>
          </w:p>
          <w:p w14:paraId="7FF263B6" w14:textId="444D318A" w:rsidR="000406AE" w:rsidRPr="006A420F"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6A420F">
              <w:rPr>
                <w:snapToGrid/>
                <w:color w:val="auto"/>
                <w:szCs w:val="26"/>
                <w:lang w:val="vi-VN"/>
              </w:rPr>
              <w:t>Hệ thống CNTT</w:t>
            </w:r>
            <w:r w:rsidR="006A420F">
              <w:rPr>
                <w:snapToGrid/>
                <w:color w:val="auto"/>
                <w:szCs w:val="26"/>
                <w:lang w:val="vi-VN"/>
              </w:rPr>
              <w:t>: nhập đoạn text</w:t>
            </w:r>
          </w:p>
          <w:p w14:paraId="10E82A5E" w14:textId="37CE640A"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Dự</w:t>
            </w:r>
            <w:proofErr w:type="spellEnd"/>
            <w:r w:rsidRPr="000406AE">
              <w:rPr>
                <w:snapToGrid/>
                <w:color w:val="auto"/>
                <w:szCs w:val="26"/>
              </w:rPr>
              <w:t xml:space="preserve"> </w:t>
            </w:r>
            <w:proofErr w:type="spellStart"/>
            <w:r w:rsidRPr="000406AE">
              <w:rPr>
                <w:snapToGrid/>
                <w:color w:val="auto"/>
                <w:szCs w:val="26"/>
              </w:rPr>
              <w:t>án</w:t>
            </w:r>
            <w:proofErr w:type="spellEnd"/>
            <w:r w:rsidR="006A420F">
              <w:rPr>
                <w:snapToGrid/>
                <w:color w:val="auto"/>
                <w:szCs w:val="26"/>
                <w:lang w:val="vi-VN"/>
              </w:rPr>
              <w:t>: nhập đoạn text</w:t>
            </w:r>
          </w:p>
          <w:p w14:paraId="35AE0555" w14:textId="5C3D1CD9"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lastRenderedPageBreak/>
              <w:t>Dịch</w:t>
            </w:r>
            <w:proofErr w:type="spellEnd"/>
            <w:r w:rsidRPr="000406AE">
              <w:rPr>
                <w:snapToGrid/>
                <w:color w:val="auto"/>
                <w:szCs w:val="26"/>
              </w:rPr>
              <w:t xml:space="preserve"> </w:t>
            </w:r>
            <w:proofErr w:type="spellStart"/>
            <w:r w:rsidRPr="000406AE">
              <w:rPr>
                <w:snapToGrid/>
                <w:color w:val="auto"/>
                <w:szCs w:val="26"/>
              </w:rPr>
              <w:t>vụ</w:t>
            </w:r>
            <w:proofErr w:type="spellEnd"/>
            <w:r w:rsidRPr="000406AE">
              <w:rPr>
                <w:snapToGrid/>
                <w:color w:val="auto"/>
                <w:szCs w:val="26"/>
              </w:rPr>
              <w:t xml:space="preserve"> </w:t>
            </w:r>
            <w:proofErr w:type="spellStart"/>
            <w:r w:rsidRPr="000406AE">
              <w:rPr>
                <w:snapToGrid/>
                <w:color w:val="auto"/>
                <w:szCs w:val="26"/>
              </w:rPr>
              <w:t>thuê</w:t>
            </w:r>
            <w:proofErr w:type="spellEnd"/>
            <w:r w:rsidRPr="000406AE">
              <w:rPr>
                <w:snapToGrid/>
                <w:color w:val="auto"/>
                <w:szCs w:val="26"/>
              </w:rPr>
              <w:t xml:space="preserve"> </w:t>
            </w:r>
            <w:proofErr w:type="spellStart"/>
            <w:r w:rsidRPr="000406AE">
              <w:rPr>
                <w:snapToGrid/>
                <w:color w:val="auto"/>
                <w:szCs w:val="26"/>
              </w:rPr>
              <w:t>ngoài</w:t>
            </w:r>
            <w:proofErr w:type="spellEnd"/>
            <w:r w:rsidR="006A420F">
              <w:rPr>
                <w:snapToGrid/>
                <w:color w:val="auto"/>
                <w:szCs w:val="26"/>
                <w:lang w:val="vi-VN"/>
              </w:rPr>
              <w:t>: nhập đoạn text</w:t>
            </w:r>
          </w:p>
          <w:p w14:paraId="700F55A8" w14:textId="675ADEC3"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Khách</w:t>
            </w:r>
            <w:proofErr w:type="spellEnd"/>
            <w:r w:rsidRPr="000406AE">
              <w:rPr>
                <w:snapToGrid/>
                <w:color w:val="auto"/>
                <w:szCs w:val="26"/>
              </w:rPr>
              <w:t xml:space="preserve"> </w:t>
            </w:r>
            <w:proofErr w:type="spellStart"/>
            <w:r w:rsidR="006A420F">
              <w:rPr>
                <w:snapToGrid/>
                <w:color w:val="auto"/>
                <w:szCs w:val="26"/>
              </w:rPr>
              <w:t>h</w:t>
            </w:r>
            <w:r w:rsidR="003A3F2D">
              <w:rPr>
                <w:snapToGrid/>
                <w:color w:val="auto"/>
                <w:szCs w:val="26"/>
              </w:rPr>
              <w:t>àng</w:t>
            </w:r>
            <w:proofErr w:type="spellEnd"/>
            <w:r w:rsidR="006A420F">
              <w:rPr>
                <w:snapToGrid/>
                <w:color w:val="auto"/>
                <w:szCs w:val="26"/>
                <w:lang w:val="vi-VN"/>
              </w:rPr>
              <w:t>: nhập đoạn text</w:t>
            </w:r>
          </w:p>
          <w:p w14:paraId="17560EB0" w14:textId="42864AC0"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Nhà</w:t>
            </w:r>
            <w:proofErr w:type="spellEnd"/>
            <w:r w:rsidRPr="000406AE">
              <w:rPr>
                <w:snapToGrid/>
                <w:color w:val="auto"/>
                <w:szCs w:val="26"/>
              </w:rPr>
              <w:t xml:space="preserve"> </w:t>
            </w:r>
            <w:proofErr w:type="spellStart"/>
            <w:r w:rsidRPr="000406AE">
              <w:rPr>
                <w:snapToGrid/>
                <w:color w:val="auto"/>
                <w:szCs w:val="26"/>
              </w:rPr>
              <w:t>cung</w:t>
            </w:r>
            <w:proofErr w:type="spellEnd"/>
            <w:r w:rsidRPr="000406AE">
              <w:rPr>
                <w:snapToGrid/>
                <w:color w:val="auto"/>
                <w:szCs w:val="26"/>
              </w:rPr>
              <w:t xml:space="preserve"> </w:t>
            </w:r>
            <w:proofErr w:type="spellStart"/>
            <w:r w:rsidRPr="000406AE">
              <w:rPr>
                <w:snapToGrid/>
                <w:color w:val="auto"/>
                <w:szCs w:val="26"/>
              </w:rPr>
              <w:t>cấp</w:t>
            </w:r>
            <w:proofErr w:type="spellEnd"/>
            <w:r w:rsidR="006A420F">
              <w:rPr>
                <w:snapToGrid/>
                <w:color w:val="auto"/>
                <w:szCs w:val="26"/>
                <w:lang w:val="vi-VN"/>
              </w:rPr>
              <w:t>: nhập đoạn text</w:t>
            </w:r>
          </w:p>
          <w:p w14:paraId="5B7E24C4" w14:textId="23A4C536"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Quy</w:t>
            </w:r>
            <w:proofErr w:type="spellEnd"/>
            <w:r w:rsidRPr="000406AE">
              <w:rPr>
                <w:snapToGrid/>
                <w:color w:val="auto"/>
                <w:szCs w:val="26"/>
              </w:rPr>
              <w:t xml:space="preserve"> </w:t>
            </w:r>
            <w:proofErr w:type="spellStart"/>
            <w:r w:rsidRPr="000406AE">
              <w:rPr>
                <w:snapToGrid/>
                <w:color w:val="auto"/>
                <w:szCs w:val="26"/>
              </w:rPr>
              <w:t>định</w:t>
            </w:r>
            <w:proofErr w:type="spellEnd"/>
            <w:r w:rsidRPr="000406AE">
              <w:rPr>
                <w:snapToGrid/>
                <w:color w:val="auto"/>
                <w:szCs w:val="26"/>
              </w:rPr>
              <w:t xml:space="preserve"> </w:t>
            </w:r>
            <w:proofErr w:type="spellStart"/>
            <w:r w:rsidRPr="000406AE">
              <w:rPr>
                <w:snapToGrid/>
                <w:color w:val="auto"/>
                <w:szCs w:val="26"/>
              </w:rPr>
              <w:t>nội</w:t>
            </w:r>
            <w:proofErr w:type="spellEnd"/>
            <w:r w:rsidRPr="000406AE">
              <w:rPr>
                <w:snapToGrid/>
                <w:color w:val="auto"/>
                <w:szCs w:val="26"/>
              </w:rPr>
              <w:t xml:space="preserve"> </w:t>
            </w:r>
            <w:proofErr w:type="spellStart"/>
            <w:r w:rsidRPr="000406AE">
              <w:rPr>
                <w:snapToGrid/>
                <w:color w:val="auto"/>
                <w:szCs w:val="26"/>
              </w:rPr>
              <w:t>bộ</w:t>
            </w:r>
            <w:proofErr w:type="spellEnd"/>
            <w:r w:rsidRPr="000406AE">
              <w:rPr>
                <w:snapToGrid/>
                <w:color w:val="auto"/>
                <w:szCs w:val="26"/>
              </w:rPr>
              <w:t xml:space="preserve"> </w:t>
            </w:r>
            <w:proofErr w:type="spellStart"/>
            <w:r w:rsidRPr="000406AE">
              <w:rPr>
                <w:snapToGrid/>
                <w:color w:val="auto"/>
                <w:szCs w:val="26"/>
              </w:rPr>
              <w:t>liên</w:t>
            </w:r>
            <w:proofErr w:type="spellEnd"/>
            <w:r w:rsidRPr="000406AE">
              <w:rPr>
                <w:snapToGrid/>
                <w:color w:val="auto"/>
                <w:szCs w:val="26"/>
              </w:rPr>
              <w:t xml:space="preserve"> </w:t>
            </w:r>
            <w:proofErr w:type="spellStart"/>
            <w:r w:rsidRPr="000406AE">
              <w:rPr>
                <w:snapToGrid/>
                <w:color w:val="auto"/>
                <w:szCs w:val="26"/>
              </w:rPr>
              <w:t>quan</w:t>
            </w:r>
            <w:proofErr w:type="spellEnd"/>
            <w:r w:rsidR="006A420F">
              <w:rPr>
                <w:snapToGrid/>
                <w:color w:val="auto"/>
                <w:szCs w:val="26"/>
                <w:lang w:val="vi-VN"/>
              </w:rPr>
              <w:t>: nhập đoạn text</w:t>
            </w:r>
          </w:p>
          <w:p w14:paraId="29C0582A" w14:textId="521A5F84" w:rsidR="00082C23" w:rsidRPr="008D13A6"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Quy</w:t>
            </w:r>
            <w:proofErr w:type="spellEnd"/>
            <w:r w:rsidRPr="000406AE">
              <w:rPr>
                <w:snapToGrid/>
                <w:color w:val="auto"/>
                <w:szCs w:val="26"/>
              </w:rPr>
              <w:t xml:space="preserve"> </w:t>
            </w:r>
            <w:proofErr w:type="spellStart"/>
            <w:r w:rsidRPr="000406AE">
              <w:rPr>
                <w:snapToGrid/>
                <w:color w:val="auto"/>
                <w:szCs w:val="26"/>
              </w:rPr>
              <w:t>định</w:t>
            </w:r>
            <w:proofErr w:type="spellEnd"/>
            <w:r w:rsidRPr="000406AE">
              <w:rPr>
                <w:snapToGrid/>
                <w:color w:val="auto"/>
                <w:szCs w:val="26"/>
              </w:rPr>
              <w:t xml:space="preserve"> </w:t>
            </w:r>
            <w:proofErr w:type="spellStart"/>
            <w:r w:rsidRPr="000406AE">
              <w:rPr>
                <w:snapToGrid/>
                <w:color w:val="auto"/>
                <w:szCs w:val="26"/>
              </w:rPr>
              <w:t>pháp</w:t>
            </w:r>
            <w:proofErr w:type="spellEnd"/>
            <w:r w:rsidRPr="000406AE">
              <w:rPr>
                <w:snapToGrid/>
                <w:color w:val="auto"/>
                <w:szCs w:val="26"/>
              </w:rPr>
              <w:t xml:space="preserve"> </w:t>
            </w:r>
            <w:proofErr w:type="spellStart"/>
            <w:r w:rsidRPr="000406AE">
              <w:rPr>
                <w:snapToGrid/>
                <w:color w:val="auto"/>
                <w:szCs w:val="26"/>
              </w:rPr>
              <w:t>luật</w:t>
            </w:r>
            <w:proofErr w:type="spellEnd"/>
            <w:r w:rsidRPr="000406AE">
              <w:rPr>
                <w:snapToGrid/>
                <w:color w:val="auto"/>
                <w:szCs w:val="26"/>
              </w:rPr>
              <w:t xml:space="preserve"> </w:t>
            </w:r>
            <w:proofErr w:type="spellStart"/>
            <w:r w:rsidRPr="000406AE">
              <w:rPr>
                <w:snapToGrid/>
                <w:color w:val="auto"/>
                <w:szCs w:val="26"/>
              </w:rPr>
              <w:t>liên</w:t>
            </w:r>
            <w:proofErr w:type="spellEnd"/>
            <w:r w:rsidRPr="000406AE">
              <w:rPr>
                <w:snapToGrid/>
                <w:color w:val="auto"/>
                <w:szCs w:val="26"/>
              </w:rPr>
              <w:t xml:space="preserve"> qua</w:t>
            </w:r>
            <w:r w:rsidR="006A420F">
              <w:rPr>
                <w:snapToGrid/>
                <w:color w:val="auto"/>
                <w:szCs w:val="26"/>
                <w:lang w:val="vi-VN"/>
              </w:rPr>
              <w:t>n: nhập đoạn text</w:t>
            </w:r>
          </w:p>
          <w:p w14:paraId="58CF2158" w14:textId="4B1192DE" w:rsidR="008D13A6" w:rsidRPr="0058547A" w:rsidRDefault="008D13A6"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File</w:t>
            </w:r>
            <w:r>
              <w:rPr>
                <w:snapToGrid/>
                <w:color w:val="auto"/>
                <w:szCs w:val="26"/>
                <w:lang w:val="vi-VN"/>
              </w:rPr>
              <w:t xml:space="preserve"> đính kèm</w:t>
            </w:r>
          </w:p>
          <w:p w14:paraId="047C303C" w14:textId="77777777" w:rsidR="0058547A" w:rsidRDefault="0058547A" w:rsidP="0058547A">
            <w:pPr>
              <w:pStyle w:val="NormalIndent"/>
              <w:keepNext w:val="0"/>
              <w:keepLines/>
              <w:widowControl w:val="0"/>
              <w:numPr>
                <w:ilvl w:val="0"/>
                <w:numId w:val="15"/>
              </w:numPr>
              <w:spacing w:before="0" w:after="0" w:line="312" w:lineRule="auto"/>
              <w:jc w:val="left"/>
              <w:rPr>
                <w:snapToGrid/>
                <w:color w:val="auto"/>
                <w:szCs w:val="26"/>
                <w:lang w:val="vi-VN"/>
              </w:rPr>
            </w:pPr>
            <w:r w:rsidRPr="0058547A">
              <w:rPr>
                <w:snapToGrid/>
                <w:color w:val="auto"/>
                <w:szCs w:val="26"/>
                <w:lang w:val="vi-VN"/>
              </w:rPr>
              <w:t>Với</w:t>
            </w:r>
            <w:r>
              <w:rPr>
                <w:snapToGrid/>
                <w:color w:val="auto"/>
                <w:szCs w:val="26"/>
                <w:lang w:val="vi-VN"/>
              </w:rPr>
              <w:t xml:space="preserve"> </w:t>
            </w:r>
            <w:r w:rsidRPr="000C7098">
              <w:rPr>
                <w:i/>
                <w:iCs/>
                <w:snapToGrid/>
                <w:color w:val="auto"/>
                <w:szCs w:val="26"/>
                <w:lang w:val="vi-VN"/>
              </w:rPr>
              <w:t>loại đối tượng là Hoạt động</w:t>
            </w:r>
            <w:r w:rsidR="00CE00B5" w:rsidRPr="000C7098">
              <w:rPr>
                <w:i/>
                <w:iCs/>
                <w:snapToGrid/>
                <w:color w:val="auto"/>
                <w:szCs w:val="26"/>
                <w:lang w:val="vi-VN"/>
              </w:rPr>
              <w:t xml:space="preserve"> hoặc Quy trình</w:t>
            </w:r>
            <w:r w:rsidR="00CE00B5">
              <w:rPr>
                <w:snapToGrid/>
                <w:color w:val="auto"/>
                <w:szCs w:val="26"/>
                <w:lang w:val="vi-VN"/>
              </w:rPr>
              <w:t>, hệ thống hiển thị các thông tin sau:</w:t>
            </w:r>
          </w:p>
          <w:p w14:paraId="493F5AF6" w14:textId="74E0E289" w:rsidR="00CE00B5" w:rsidRDefault="00455E54"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Mục tiêu</w:t>
            </w:r>
            <w:r w:rsidR="0009595C">
              <w:rPr>
                <w:snapToGrid/>
                <w:color w:val="auto"/>
                <w:szCs w:val="26"/>
                <w:lang w:val="vi-VN"/>
              </w:rPr>
              <w:t>: nhập đoạn text</w:t>
            </w:r>
          </w:p>
          <w:p w14:paraId="29D341A1" w14:textId="77777777" w:rsidR="00E66456" w:rsidRDefault="000C7098"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Mô tả</w:t>
            </w:r>
            <w:r w:rsidR="0009595C">
              <w:rPr>
                <w:snapToGrid/>
                <w:color w:val="auto"/>
                <w:szCs w:val="26"/>
                <w:lang w:val="vi-VN"/>
              </w:rPr>
              <w:t>: nhập đoạn text</w:t>
            </w:r>
            <w:r w:rsidR="00031E30" w:rsidRPr="00A93A01">
              <w:rPr>
                <w:snapToGrid/>
                <w:color w:val="auto"/>
                <w:szCs w:val="26"/>
                <w:lang w:val="vi-VN"/>
              </w:rPr>
              <w:t xml:space="preserve"> </w:t>
            </w:r>
          </w:p>
          <w:p w14:paraId="7560DC6D" w14:textId="77777777" w:rsidR="005F3677" w:rsidRDefault="008D13A6"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File đính kèm</w:t>
            </w:r>
          </w:p>
          <w:p w14:paraId="6C5C90B7" w14:textId="77777777" w:rsidR="005F3677" w:rsidRDefault="005F3677" w:rsidP="005F36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67E4A14" w14:textId="741A7797" w:rsidR="005F3677" w:rsidRPr="005F3677" w:rsidRDefault="00C4294D" w:rsidP="005F3677">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"id=s0byd8&amp;p=19__bang_cham_diem&amp;c=1" </w:instrText>
            </w:r>
            <w:r>
              <w:fldChar w:fldCharType="separate"/>
            </w:r>
            <w:r w:rsidR="005F3677" w:rsidRPr="00A44996">
              <w:rPr>
                <w:rStyle w:val="Hyperlink"/>
                <w:snapToGrid/>
                <w:szCs w:val="26"/>
                <w:lang w:val="vi-VN"/>
              </w:rPr>
              <w:t>https://f2z0rj.axshare.com/#id=s0byd8&amp;p=19__bang_cham_diem&amp;c=1</w:t>
            </w:r>
            <w:r>
              <w:rPr>
                <w:rStyle w:val="Hyperlink"/>
                <w:snapToGrid/>
                <w:szCs w:val="26"/>
                <w:lang w:val="vi-VN"/>
              </w:rPr>
              <w:fldChar w:fldCharType="end"/>
            </w:r>
          </w:p>
        </w:tc>
      </w:tr>
      <w:tr w:rsidR="00646544" w:rsidRPr="002F4F88" w14:paraId="5409BBE9" w14:textId="77777777" w:rsidTr="00455E54">
        <w:tc>
          <w:tcPr>
            <w:tcW w:w="817" w:type="dxa"/>
            <w:shd w:val="clear" w:color="auto" w:fill="auto"/>
          </w:tcPr>
          <w:p w14:paraId="7DDCB163" w14:textId="77777777" w:rsidR="00646544" w:rsidRPr="007C5A43" w:rsidRDefault="00646544" w:rsidP="00911D8A">
            <w:pPr>
              <w:pStyle w:val="ListParagraph"/>
              <w:numPr>
                <w:ilvl w:val="0"/>
                <w:numId w:val="106"/>
              </w:numPr>
              <w:rPr>
                <w:lang w:val="vi-VN"/>
              </w:rPr>
            </w:pPr>
          </w:p>
        </w:tc>
        <w:tc>
          <w:tcPr>
            <w:tcW w:w="1877" w:type="dxa"/>
            <w:shd w:val="clear" w:color="auto" w:fill="auto"/>
          </w:tcPr>
          <w:p w14:paraId="168E1CF3" w14:textId="39EEDDD7" w:rsidR="00646544" w:rsidRPr="006F74B4" w:rsidRDefault="00646544" w:rsidP="00455E54">
            <w:pPr>
              <w:keepLines/>
              <w:widowControl w:val="0"/>
              <w:rPr>
                <w:szCs w:val="26"/>
                <w:lang w:val="vi-VN"/>
              </w:rPr>
            </w:pPr>
            <w:r w:rsidRPr="00C656EF">
              <w:rPr>
                <w:bCs/>
                <w:szCs w:val="26"/>
                <w:lang w:val="vi-VN"/>
              </w:rPr>
              <w:t>Chấm điểm</w:t>
            </w:r>
            <w:r w:rsidR="006F74B4">
              <w:rPr>
                <w:bCs/>
                <w:szCs w:val="26"/>
                <w:lang w:val="vi-VN"/>
              </w:rPr>
              <w:t xml:space="preserve"> yếu tố rủi ro</w:t>
            </w:r>
          </w:p>
        </w:tc>
        <w:tc>
          <w:tcPr>
            <w:tcW w:w="6912" w:type="dxa"/>
            <w:shd w:val="clear" w:color="auto" w:fill="auto"/>
          </w:tcPr>
          <w:p w14:paraId="6EC9830C" w14:textId="693666CF" w:rsidR="00510F0B" w:rsidRPr="00510F0B" w:rsidRDefault="00FE7208"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82610">
              <w:rPr>
                <w:snapToGrid/>
                <w:color w:val="auto"/>
                <w:szCs w:val="26"/>
                <w:lang w:val="vi-VN"/>
              </w:rPr>
              <w:t>Cho phép NSD chấm điểm trên màn hình bảng điểm</w:t>
            </w:r>
            <w:r w:rsidR="00A652AF">
              <w:rPr>
                <w:snapToGrid/>
                <w:color w:val="auto"/>
                <w:szCs w:val="26"/>
                <w:lang w:val="vi-VN"/>
              </w:rPr>
              <w:t>/tab Bảng chấm điểm</w:t>
            </w:r>
            <w:r w:rsidRPr="00982610">
              <w:rPr>
                <w:snapToGrid/>
                <w:color w:val="auto"/>
                <w:szCs w:val="26"/>
                <w:lang w:val="vi-VN"/>
              </w:rPr>
              <w:t xml:space="preserve">. </w:t>
            </w:r>
            <w:r w:rsidR="00510F0B">
              <w:rPr>
                <w:snapToGrid/>
                <w:color w:val="auto"/>
                <w:szCs w:val="26"/>
                <w:lang w:val="vi-VN"/>
              </w:rPr>
              <w:t>H</w:t>
            </w:r>
            <w:r w:rsidR="00510F0B" w:rsidRPr="00510F0B">
              <w:rPr>
                <w:snapToGrid/>
                <w:color w:val="auto"/>
                <w:szCs w:val="26"/>
                <w:lang w:val="vi-VN"/>
              </w:rPr>
              <w:t xml:space="preserve">ệ thống hiển thị popup </w:t>
            </w:r>
            <w:r w:rsidR="00510F0B">
              <w:rPr>
                <w:snapToGrid/>
                <w:color w:val="auto"/>
                <w:szCs w:val="26"/>
                <w:lang w:val="vi-VN"/>
              </w:rPr>
              <w:t>c</w:t>
            </w:r>
            <w:r w:rsidR="00510F0B" w:rsidRPr="00510F0B">
              <w:rPr>
                <w:snapToGrid/>
                <w:color w:val="auto"/>
                <w:szCs w:val="26"/>
                <w:lang w:val="vi-VN"/>
              </w:rPr>
              <w:t xml:space="preserve">ho phép NSD </w:t>
            </w:r>
            <w:r w:rsidR="00510F0B">
              <w:rPr>
                <w:snapToGrid/>
                <w:color w:val="auto"/>
                <w:szCs w:val="26"/>
                <w:lang w:val="vi-VN"/>
              </w:rPr>
              <w:t>nhập các thông tin sau:</w:t>
            </w:r>
          </w:p>
          <w:p w14:paraId="4EA593B6" w14:textId="64BE9ECC" w:rsidR="00646544"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Mã yếu tố</w:t>
            </w:r>
            <w:r w:rsidRPr="00FB386A">
              <w:rPr>
                <w:snapToGrid/>
                <w:color w:val="auto"/>
                <w:szCs w:val="26"/>
                <w:lang w:val="vi-VN"/>
              </w:rPr>
              <w:t xml:space="preserve">: </w:t>
            </w:r>
            <w:r w:rsidR="00C872EA">
              <w:rPr>
                <w:snapToGrid/>
                <w:color w:val="auto"/>
                <w:szCs w:val="26"/>
                <w:lang w:val="vi-VN"/>
              </w:rPr>
              <w:t>read-only, h</w:t>
            </w:r>
            <w:r w:rsidRPr="00FB386A">
              <w:rPr>
                <w:snapToGrid/>
                <w:color w:val="auto"/>
                <w:szCs w:val="26"/>
                <w:lang w:val="vi-VN"/>
              </w:rPr>
              <w:t>ệ thống hiển thị mã yếu tố</w:t>
            </w:r>
            <w:r w:rsidR="00C872EA">
              <w:rPr>
                <w:snapToGrid/>
                <w:color w:val="auto"/>
                <w:szCs w:val="26"/>
                <w:lang w:val="vi-VN"/>
              </w:rPr>
              <w:t xml:space="preserve"> đã chọn</w:t>
            </w:r>
          </w:p>
          <w:p w14:paraId="54DFC185" w14:textId="2020935A" w:rsidR="00C872EA"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Tên yếu tố</w:t>
            </w:r>
            <w:r w:rsidRPr="00C872EA">
              <w:rPr>
                <w:snapToGrid/>
                <w:color w:val="auto"/>
                <w:szCs w:val="26"/>
                <w:lang w:val="vi-VN"/>
              </w:rPr>
              <w:t xml:space="preserve">: </w:t>
            </w:r>
            <w:r w:rsidR="00C872EA">
              <w:rPr>
                <w:snapToGrid/>
                <w:color w:val="auto"/>
                <w:szCs w:val="26"/>
                <w:lang w:val="vi-VN"/>
              </w:rPr>
              <w:t>read-only, h</w:t>
            </w:r>
            <w:r w:rsidR="00C872EA" w:rsidRPr="00FB386A">
              <w:rPr>
                <w:snapToGrid/>
                <w:color w:val="auto"/>
                <w:szCs w:val="26"/>
                <w:lang w:val="vi-VN"/>
              </w:rPr>
              <w:t xml:space="preserve">ệ thống hiển thị </w:t>
            </w:r>
            <w:r w:rsidR="00C872EA">
              <w:rPr>
                <w:snapToGrid/>
                <w:color w:val="auto"/>
                <w:szCs w:val="26"/>
                <w:lang w:val="vi-VN"/>
              </w:rPr>
              <w:t xml:space="preserve">tên </w:t>
            </w:r>
            <w:r w:rsidR="00C872EA" w:rsidRPr="00FB386A">
              <w:rPr>
                <w:snapToGrid/>
                <w:color w:val="auto"/>
                <w:szCs w:val="26"/>
                <w:lang w:val="vi-VN"/>
              </w:rPr>
              <w:t>yếu tố</w:t>
            </w:r>
            <w:r w:rsidR="00C872EA">
              <w:rPr>
                <w:snapToGrid/>
                <w:color w:val="auto"/>
                <w:szCs w:val="26"/>
                <w:lang w:val="vi-VN"/>
              </w:rPr>
              <w:t xml:space="preserve"> đã chọn</w:t>
            </w:r>
          </w:p>
          <w:p w14:paraId="173F7E2E" w14:textId="64B3E79E" w:rsidR="00646544" w:rsidRDefault="00646544"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041E0A">
              <w:rPr>
                <w:b/>
                <w:bCs/>
                <w:snapToGrid/>
                <w:color w:val="auto"/>
                <w:szCs w:val="26"/>
              </w:rPr>
              <w:t>Điểm</w:t>
            </w:r>
            <w:proofErr w:type="spellEnd"/>
            <w:r w:rsidR="00041E0A">
              <w:rPr>
                <w:b/>
                <w:bCs/>
                <w:snapToGrid/>
                <w:color w:val="auto"/>
                <w:szCs w:val="26"/>
                <w:lang w:val="vi-VN"/>
              </w:rPr>
              <w:t>*</w:t>
            </w:r>
            <w:r>
              <w:rPr>
                <w:snapToGrid/>
                <w:color w:val="auto"/>
                <w:szCs w:val="26"/>
              </w:rPr>
              <w:t xml:space="preserve">: </w:t>
            </w:r>
          </w:p>
          <w:p w14:paraId="7DE41A9F" w14:textId="002CA1CE" w:rsidR="00646544" w:rsidRPr="00041E0A" w:rsidRDefault="00646544" w:rsidP="00911D8A">
            <w:pPr>
              <w:pStyle w:val="NormalIndent"/>
              <w:keepNext w:val="0"/>
              <w:keepLines/>
              <w:widowControl w:val="0"/>
              <w:numPr>
                <w:ilvl w:val="0"/>
                <w:numId w:val="147"/>
              </w:numPr>
              <w:spacing w:before="0" w:after="0" w:line="312" w:lineRule="auto"/>
              <w:jc w:val="left"/>
              <w:rPr>
                <w:snapToGrid/>
                <w:color w:val="auto"/>
                <w:szCs w:val="26"/>
              </w:rPr>
            </w:pPr>
            <w:proofErr w:type="spellStart"/>
            <w:r w:rsidRPr="00041E0A">
              <w:rPr>
                <w:szCs w:val="26"/>
              </w:rPr>
              <w:t>Với</w:t>
            </w:r>
            <w:proofErr w:type="spellEnd"/>
            <w:r w:rsidRPr="00041E0A">
              <w:rPr>
                <w:szCs w:val="26"/>
              </w:rPr>
              <w:t xml:space="preserve"> </w:t>
            </w:r>
            <w:proofErr w:type="spellStart"/>
            <w:r w:rsidRPr="00041E0A">
              <w:rPr>
                <w:szCs w:val="26"/>
              </w:rPr>
              <w:t>yếu</w:t>
            </w:r>
            <w:proofErr w:type="spellEnd"/>
            <w:r w:rsidRPr="00041E0A">
              <w:rPr>
                <w:szCs w:val="26"/>
              </w:rPr>
              <w:t xml:space="preserve"> </w:t>
            </w:r>
            <w:proofErr w:type="spellStart"/>
            <w:r w:rsidRPr="00041E0A">
              <w:rPr>
                <w:szCs w:val="26"/>
              </w:rPr>
              <w:t>tố</w:t>
            </w:r>
            <w:proofErr w:type="spellEnd"/>
            <w:r w:rsidRPr="00041E0A">
              <w:rPr>
                <w:szCs w:val="26"/>
              </w:rPr>
              <w:t xml:space="preserve"> </w:t>
            </w:r>
            <w:proofErr w:type="spellStart"/>
            <w:r w:rsidR="00041E0A" w:rsidRPr="00041E0A">
              <w:rPr>
                <w:szCs w:val="26"/>
              </w:rPr>
              <w:t>chấm</w:t>
            </w:r>
            <w:proofErr w:type="spellEnd"/>
            <w:r w:rsidR="00041E0A" w:rsidRPr="00041E0A">
              <w:rPr>
                <w:szCs w:val="26"/>
                <w:lang w:val="vi-VN"/>
              </w:rPr>
              <w:t xml:space="preserve"> thủ công, NSD chọn 1 trên thang điểm</w:t>
            </w:r>
            <w:r w:rsidRPr="00041E0A">
              <w:rPr>
                <w:szCs w:val="26"/>
              </w:rPr>
              <w:t xml:space="preserve"> </w:t>
            </w:r>
            <w:proofErr w:type="spellStart"/>
            <w:r w:rsidRPr="00041E0A">
              <w:rPr>
                <w:szCs w:val="26"/>
              </w:rPr>
              <w:t>đã</w:t>
            </w:r>
            <w:proofErr w:type="spellEnd"/>
            <w:r w:rsidRPr="00041E0A">
              <w:rPr>
                <w:szCs w:val="26"/>
              </w:rPr>
              <w:t xml:space="preserve"> </w:t>
            </w:r>
            <w:proofErr w:type="spellStart"/>
            <w:r w:rsidRPr="00041E0A">
              <w:rPr>
                <w:szCs w:val="26"/>
              </w:rPr>
              <w:t>thiết</w:t>
            </w:r>
            <w:proofErr w:type="spellEnd"/>
            <w:r w:rsidRPr="00041E0A">
              <w:rPr>
                <w:szCs w:val="26"/>
              </w:rPr>
              <w:t xml:space="preserve"> </w:t>
            </w:r>
            <w:proofErr w:type="spellStart"/>
            <w:r w:rsidRPr="00041E0A">
              <w:rPr>
                <w:szCs w:val="26"/>
              </w:rPr>
              <w:t>lập</w:t>
            </w:r>
            <w:proofErr w:type="spellEnd"/>
            <w:r w:rsidRPr="00041E0A">
              <w:rPr>
                <w:szCs w:val="26"/>
              </w:rPr>
              <w:t xml:space="preserve"> </w:t>
            </w:r>
            <w:proofErr w:type="spellStart"/>
            <w:r w:rsidRPr="00041E0A">
              <w:rPr>
                <w:szCs w:val="26"/>
              </w:rPr>
              <w:t>cho</w:t>
            </w:r>
            <w:proofErr w:type="spellEnd"/>
            <w:r w:rsidRPr="00041E0A">
              <w:rPr>
                <w:szCs w:val="26"/>
              </w:rPr>
              <w:t xml:space="preserve"> </w:t>
            </w:r>
            <w:proofErr w:type="spellStart"/>
            <w:r w:rsidRPr="00041E0A">
              <w:rPr>
                <w:szCs w:val="26"/>
              </w:rPr>
              <w:t>yếu</w:t>
            </w:r>
            <w:proofErr w:type="spellEnd"/>
            <w:r w:rsidRPr="00041E0A">
              <w:rPr>
                <w:szCs w:val="26"/>
              </w:rPr>
              <w:t xml:space="preserve"> </w:t>
            </w:r>
            <w:proofErr w:type="spellStart"/>
            <w:r w:rsidRPr="00041E0A">
              <w:rPr>
                <w:szCs w:val="26"/>
              </w:rPr>
              <w:t>tố</w:t>
            </w:r>
            <w:proofErr w:type="spellEnd"/>
            <w:r w:rsidRPr="00041E0A">
              <w:rPr>
                <w:szCs w:val="26"/>
              </w:rPr>
              <w:t xml:space="preserve"> </w:t>
            </w:r>
            <w:proofErr w:type="spellStart"/>
            <w:r w:rsidR="00041E0A">
              <w:rPr>
                <w:szCs w:val="26"/>
              </w:rPr>
              <w:t>đố</w:t>
            </w:r>
            <w:proofErr w:type="spellEnd"/>
            <w:r w:rsidRPr="00041E0A">
              <w:rPr>
                <w:szCs w:val="26"/>
              </w:rPr>
              <w:t xml:space="preserve">. </w:t>
            </w:r>
            <w:proofErr w:type="spellStart"/>
            <w:r w:rsidRPr="00041E0A">
              <w:rPr>
                <w:szCs w:val="26"/>
              </w:rPr>
              <w:t>Danh</w:t>
            </w:r>
            <w:proofErr w:type="spellEnd"/>
            <w:r w:rsidRPr="00041E0A">
              <w:rPr>
                <w:szCs w:val="26"/>
              </w:rPr>
              <w:t xml:space="preserve"> </w:t>
            </w:r>
            <w:proofErr w:type="spellStart"/>
            <w:r w:rsidRPr="00041E0A">
              <w:rPr>
                <w:szCs w:val="26"/>
              </w:rPr>
              <w:t>sách</w:t>
            </w:r>
            <w:proofErr w:type="spellEnd"/>
            <w:r w:rsidRPr="00041E0A">
              <w:rPr>
                <w:szCs w:val="26"/>
              </w:rPr>
              <w:t xml:space="preserve"> thang </w:t>
            </w:r>
            <w:proofErr w:type="spellStart"/>
            <w:r w:rsidRPr="00041E0A">
              <w:rPr>
                <w:szCs w:val="26"/>
              </w:rPr>
              <w:t>điểm</w:t>
            </w:r>
            <w:proofErr w:type="spellEnd"/>
            <w:r w:rsidRPr="00041E0A">
              <w:rPr>
                <w:szCs w:val="26"/>
              </w:rPr>
              <w:t xml:space="preserve"> </w:t>
            </w:r>
            <w:proofErr w:type="spellStart"/>
            <w:r w:rsidRPr="00041E0A">
              <w:rPr>
                <w:szCs w:val="26"/>
              </w:rPr>
              <w:t>lấy</w:t>
            </w:r>
            <w:proofErr w:type="spellEnd"/>
            <w:r w:rsidRPr="00041E0A">
              <w:rPr>
                <w:szCs w:val="26"/>
              </w:rPr>
              <w:t xml:space="preserve"> </w:t>
            </w:r>
            <w:proofErr w:type="spellStart"/>
            <w:r w:rsidRPr="00041E0A">
              <w:rPr>
                <w:szCs w:val="26"/>
              </w:rPr>
              <w:t>tại</w:t>
            </w:r>
            <w:proofErr w:type="spellEnd"/>
            <w:r w:rsidRPr="00041E0A">
              <w:rPr>
                <w:szCs w:val="26"/>
              </w:rPr>
              <w:t xml:space="preserve"> </w:t>
            </w:r>
            <w:proofErr w:type="spellStart"/>
            <w:r w:rsidRPr="00041E0A">
              <w:rPr>
                <w:szCs w:val="26"/>
              </w:rPr>
              <w:t>mục</w:t>
            </w:r>
            <w:proofErr w:type="spellEnd"/>
            <w:r w:rsidRPr="00041E0A">
              <w:rPr>
                <w:szCs w:val="26"/>
              </w:rPr>
              <w:t xml:space="preserve"> “</w:t>
            </w:r>
            <w:r w:rsidRPr="00041E0A">
              <w:rPr>
                <w:i/>
                <w:color w:val="0000FF"/>
                <w:szCs w:val="26"/>
              </w:rPr>
              <w:t xml:space="preserve">3.2.2. Thang </w:t>
            </w:r>
            <w:proofErr w:type="spellStart"/>
            <w:r w:rsidRPr="00041E0A">
              <w:rPr>
                <w:i/>
                <w:color w:val="0000FF"/>
                <w:szCs w:val="26"/>
              </w:rPr>
              <w:t>điểm</w:t>
            </w:r>
            <w:proofErr w:type="spellEnd"/>
            <w:r w:rsidRPr="00041E0A">
              <w:rPr>
                <w:i/>
                <w:color w:val="0000FF"/>
                <w:szCs w:val="26"/>
              </w:rPr>
              <w:t xml:space="preserve"> </w:t>
            </w:r>
            <w:proofErr w:type="spellStart"/>
            <w:r w:rsidR="00940219">
              <w:rPr>
                <w:i/>
                <w:color w:val="0000FF"/>
                <w:szCs w:val="26"/>
              </w:rPr>
              <w:t>chấm</w:t>
            </w:r>
            <w:proofErr w:type="spellEnd"/>
            <w:r w:rsidR="00940219">
              <w:rPr>
                <w:i/>
                <w:color w:val="0000FF"/>
                <w:szCs w:val="26"/>
                <w:lang w:val="vi-VN"/>
              </w:rPr>
              <w:t xml:space="preserve"> điểm</w:t>
            </w:r>
            <w:r w:rsidRPr="00041E0A">
              <w:rPr>
                <w:szCs w:val="26"/>
              </w:rPr>
              <w:t>”.</w:t>
            </w:r>
          </w:p>
          <w:p w14:paraId="42A5C057" w14:textId="449B1720" w:rsidR="00041E0A" w:rsidRPr="00F33F54" w:rsidRDefault="00041E0A" w:rsidP="00911D8A">
            <w:pPr>
              <w:pStyle w:val="NormalIndent"/>
              <w:keepNext w:val="0"/>
              <w:keepLines/>
              <w:widowControl w:val="0"/>
              <w:numPr>
                <w:ilvl w:val="0"/>
                <w:numId w:val="147"/>
              </w:numPr>
              <w:spacing w:before="0" w:after="0" w:line="312" w:lineRule="auto"/>
              <w:jc w:val="left"/>
              <w:rPr>
                <w:snapToGrid/>
                <w:color w:val="auto"/>
                <w:szCs w:val="26"/>
              </w:rPr>
            </w:pPr>
            <w:proofErr w:type="spellStart"/>
            <w:r>
              <w:rPr>
                <w:snapToGrid/>
                <w:color w:val="auto"/>
                <w:szCs w:val="26"/>
              </w:rPr>
              <w:t>Với</w:t>
            </w:r>
            <w:proofErr w:type="spellEnd"/>
            <w:r>
              <w:rPr>
                <w:snapToGrid/>
                <w:color w:val="auto"/>
                <w:szCs w:val="26"/>
                <w:lang w:val="vi-VN"/>
              </w:rPr>
              <w:t xml:space="preserve"> yếu tố chấm tự động, hệ thống căn cứ thang điểm chấm điểm để quy đổi từ giá trị của yếu tố thành mức điểm tương ứng</w:t>
            </w:r>
          </w:p>
          <w:p w14:paraId="7009066F" w14:textId="610FDE77" w:rsidR="00F33F54" w:rsidRPr="00F33F54" w:rsidRDefault="00F33F54"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F33F54">
              <w:rPr>
                <w:b/>
                <w:bCs/>
                <w:snapToGrid/>
                <w:color w:val="auto"/>
                <w:szCs w:val="26"/>
              </w:rPr>
              <w:t>Điều</w:t>
            </w:r>
            <w:proofErr w:type="spellEnd"/>
            <w:r w:rsidRPr="00F33F54">
              <w:rPr>
                <w:b/>
                <w:bCs/>
                <w:snapToGrid/>
                <w:color w:val="auto"/>
                <w:szCs w:val="26"/>
              </w:rPr>
              <w:t xml:space="preserve"> </w:t>
            </w:r>
            <w:proofErr w:type="spellStart"/>
            <w:r w:rsidRPr="00F33F54">
              <w:rPr>
                <w:b/>
                <w:bCs/>
                <w:snapToGrid/>
                <w:color w:val="auto"/>
                <w:szCs w:val="26"/>
              </w:rPr>
              <w:t>kiện</w:t>
            </w:r>
            <w:proofErr w:type="spellEnd"/>
            <w:r w:rsidRPr="00F33F54">
              <w:rPr>
                <w:b/>
                <w:bCs/>
                <w:snapToGrid/>
                <w:color w:val="auto"/>
                <w:szCs w:val="26"/>
              </w:rPr>
              <w:t xml:space="preserve"> </w:t>
            </w:r>
            <w:proofErr w:type="spellStart"/>
            <w:r w:rsidRPr="00F33F54">
              <w:rPr>
                <w:b/>
                <w:bCs/>
                <w:snapToGrid/>
                <w:color w:val="auto"/>
                <w:szCs w:val="26"/>
              </w:rPr>
              <w:t>đạt</w:t>
            </w:r>
            <w:proofErr w:type="spellEnd"/>
            <w:r w:rsidRPr="00F33F54">
              <w:rPr>
                <w:b/>
                <w:bCs/>
                <w:snapToGrid/>
                <w:color w:val="auto"/>
                <w:szCs w:val="26"/>
              </w:rPr>
              <w:t xml:space="preserve"> </w:t>
            </w:r>
            <w:proofErr w:type="spellStart"/>
            <w:r w:rsidRPr="00F33F54">
              <w:rPr>
                <w:b/>
                <w:bCs/>
                <w:snapToGrid/>
                <w:color w:val="auto"/>
                <w:szCs w:val="26"/>
              </w:rPr>
              <w:t>điểm</w:t>
            </w:r>
            <w:proofErr w:type="spellEnd"/>
            <w:r>
              <w:rPr>
                <w:b/>
                <w:bCs/>
                <w:snapToGrid/>
                <w:color w:val="auto"/>
                <w:szCs w:val="26"/>
                <w:lang w:val="vi-VN"/>
              </w:rPr>
              <w:t xml:space="preserve">: </w:t>
            </w:r>
            <w:r w:rsidRPr="00F33F54">
              <w:rPr>
                <w:snapToGrid/>
                <w:color w:val="auto"/>
                <w:szCs w:val="26"/>
                <w:lang w:val="vi-VN"/>
              </w:rPr>
              <w:t xml:space="preserve">read-only, hệ thống hiển thị điều kiện đạt mức điểm đã </w:t>
            </w:r>
            <w:r>
              <w:rPr>
                <w:snapToGrid/>
                <w:color w:val="auto"/>
                <w:szCs w:val="26"/>
                <w:lang w:val="vi-VN"/>
              </w:rPr>
              <w:t xml:space="preserve">chọn, thông tin lấy từ </w:t>
            </w:r>
            <w:r w:rsidR="006320F4" w:rsidRPr="00041E0A">
              <w:rPr>
                <w:i/>
                <w:color w:val="0000FF"/>
                <w:szCs w:val="26"/>
              </w:rPr>
              <w:t xml:space="preserve">3.2.2. Thang </w:t>
            </w:r>
            <w:proofErr w:type="spellStart"/>
            <w:r w:rsidR="006320F4" w:rsidRPr="00041E0A">
              <w:rPr>
                <w:i/>
                <w:color w:val="0000FF"/>
                <w:szCs w:val="26"/>
              </w:rPr>
              <w:t>điểm</w:t>
            </w:r>
            <w:proofErr w:type="spellEnd"/>
            <w:r w:rsidR="006320F4" w:rsidRPr="00041E0A">
              <w:rPr>
                <w:i/>
                <w:color w:val="0000FF"/>
                <w:szCs w:val="26"/>
              </w:rPr>
              <w:t xml:space="preserve"> </w:t>
            </w:r>
            <w:proofErr w:type="spellStart"/>
            <w:r w:rsidR="006320F4">
              <w:rPr>
                <w:i/>
                <w:color w:val="0000FF"/>
                <w:szCs w:val="26"/>
              </w:rPr>
              <w:t>chấm</w:t>
            </w:r>
            <w:proofErr w:type="spellEnd"/>
            <w:r w:rsidR="006320F4">
              <w:rPr>
                <w:i/>
                <w:color w:val="0000FF"/>
                <w:szCs w:val="26"/>
                <w:lang w:val="vi-VN"/>
              </w:rPr>
              <w:t xml:space="preserve"> điể</w:t>
            </w:r>
            <w:r w:rsidR="006910BB">
              <w:rPr>
                <w:i/>
                <w:color w:val="0000FF"/>
                <w:szCs w:val="26"/>
                <w:lang w:val="vi-VN"/>
              </w:rPr>
              <w:t>m</w:t>
            </w:r>
          </w:p>
          <w:p w14:paraId="0772FE20" w14:textId="5FF92C4B" w:rsidR="0075162E" w:rsidRPr="0075162E" w:rsidRDefault="0075162E"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75162E">
              <w:rPr>
                <w:b/>
                <w:bCs/>
                <w:snapToGrid/>
                <w:color w:val="auto"/>
                <w:szCs w:val="26"/>
              </w:rPr>
              <w:t>Giá</w:t>
            </w:r>
            <w:proofErr w:type="spellEnd"/>
            <w:r w:rsidRPr="0075162E">
              <w:rPr>
                <w:b/>
                <w:bCs/>
                <w:snapToGrid/>
                <w:color w:val="auto"/>
                <w:szCs w:val="26"/>
                <w:lang w:val="vi-VN"/>
              </w:rPr>
              <w:t xml:space="preserve"> </w:t>
            </w:r>
            <w:r>
              <w:rPr>
                <w:b/>
                <w:bCs/>
                <w:snapToGrid/>
                <w:color w:val="auto"/>
                <w:szCs w:val="26"/>
                <w:lang w:val="vi-VN"/>
              </w:rPr>
              <w:t>trị yếu tố</w:t>
            </w:r>
            <w:r w:rsidR="004302BF">
              <w:rPr>
                <w:b/>
                <w:bCs/>
                <w:snapToGrid/>
                <w:color w:val="auto"/>
                <w:szCs w:val="26"/>
                <w:lang w:val="vi-VN"/>
              </w:rPr>
              <w:t>*</w:t>
            </w:r>
            <w:r>
              <w:rPr>
                <w:b/>
                <w:bCs/>
                <w:snapToGrid/>
                <w:color w:val="auto"/>
                <w:szCs w:val="26"/>
                <w:lang w:val="vi-VN"/>
              </w:rPr>
              <w:t xml:space="preserve">: </w:t>
            </w:r>
            <w:r w:rsidR="004302BF" w:rsidRPr="004302BF">
              <w:rPr>
                <w:snapToGrid/>
                <w:color w:val="auto"/>
                <w:szCs w:val="26"/>
                <w:lang w:val="vi-VN"/>
              </w:rPr>
              <w:t xml:space="preserve">chỉ hiển thị </w:t>
            </w:r>
            <w:r w:rsidR="00CB0669">
              <w:rPr>
                <w:snapToGrid/>
                <w:color w:val="auto"/>
                <w:szCs w:val="26"/>
                <w:lang w:val="vi-VN"/>
              </w:rPr>
              <w:t xml:space="preserve">với </w:t>
            </w:r>
            <w:r w:rsidRPr="0075162E">
              <w:rPr>
                <w:snapToGrid/>
                <w:color w:val="auto"/>
                <w:szCs w:val="26"/>
                <w:lang w:val="vi-VN"/>
              </w:rPr>
              <w:t xml:space="preserve">yếu tố chấm tự </w:t>
            </w:r>
            <w:r>
              <w:rPr>
                <w:snapToGrid/>
                <w:color w:val="auto"/>
                <w:szCs w:val="26"/>
                <w:lang w:val="vi-VN"/>
              </w:rPr>
              <w:t>động</w:t>
            </w:r>
            <w:r w:rsidR="002E0887">
              <w:rPr>
                <w:snapToGrid/>
                <w:color w:val="auto"/>
                <w:szCs w:val="26"/>
                <w:lang w:val="vi-VN"/>
              </w:rPr>
              <w:t xml:space="preserve">, cho phép nhập số thập phân, số </w:t>
            </w:r>
            <w:r w:rsidR="00141384">
              <w:rPr>
                <w:snapToGrid/>
                <w:color w:val="auto"/>
                <w:szCs w:val="26"/>
                <w:lang w:val="vi-VN"/>
              </w:rPr>
              <w:t>&lt;0</w:t>
            </w:r>
            <w:r w:rsidR="00531B1B">
              <w:rPr>
                <w:snapToGrid/>
                <w:color w:val="auto"/>
                <w:szCs w:val="26"/>
                <w:lang w:val="vi-VN"/>
              </w:rPr>
              <w:t>, = 0, &gt;0</w:t>
            </w:r>
          </w:p>
          <w:p w14:paraId="32DE4477" w14:textId="48E9EC9E" w:rsidR="00646544" w:rsidRPr="006B729D" w:rsidRDefault="007533ED" w:rsidP="00911D8A">
            <w:pPr>
              <w:pStyle w:val="NormalIndent"/>
              <w:keepNext w:val="0"/>
              <w:keepLines/>
              <w:widowControl w:val="0"/>
              <w:numPr>
                <w:ilvl w:val="0"/>
                <w:numId w:val="146"/>
              </w:numPr>
              <w:spacing w:before="0" w:after="0" w:line="312" w:lineRule="auto"/>
              <w:jc w:val="left"/>
              <w:rPr>
                <w:snapToGrid/>
                <w:color w:val="auto"/>
                <w:szCs w:val="26"/>
              </w:rPr>
            </w:pPr>
            <w:r w:rsidRPr="007533ED">
              <w:rPr>
                <w:b/>
                <w:bCs/>
                <w:szCs w:val="26"/>
                <w:lang w:val="vi-VN"/>
              </w:rPr>
              <w:t>G</w:t>
            </w:r>
            <w:proofErr w:type="spellStart"/>
            <w:r w:rsidR="00646544" w:rsidRPr="007533ED">
              <w:rPr>
                <w:b/>
                <w:bCs/>
                <w:szCs w:val="26"/>
              </w:rPr>
              <w:t>iải</w:t>
            </w:r>
            <w:proofErr w:type="spellEnd"/>
            <w:r w:rsidR="00646544" w:rsidRPr="007533ED">
              <w:rPr>
                <w:b/>
                <w:bCs/>
                <w:szCs w:val="26"/>
              </w:rPr>
              <w:t xml:space="preserve"> </w:t>
            </w:r>
            <w:proofErr w:type="spellStart"/>
            <w:r w:rsidR="00646544" w:rsidRPr="007533ED">
              <w:rPr>
                <w:b/>
                <w:bCs/>
                <w:szCs w:val="26"/>
              </w:rPr>
              <w:t>thích</w:t>
            </w:r>
            <w:proofErr w:type="spellEnd"/>
            <w:r w:rsidR="0075162E">
              <w:rPr>
                <w:szCs w:val="26"/>
                <w:lang w:val="vi-VN"/>
              </w:rPr>
              <w:t>: bắt buộc nhập với yếu tố chấm thủ công</w:t>
            </w:r>
          </w:p>
          <w:p w14:paraId="51274C87" w14:textId="6BAFBCCB" w:rsidR="006B729D" w:rsidRPr="006B729D" w:rsidRDefault="006B729D" w:rsidP="006B729D"/>
          <w:p w14:paraId="4FEAAB36" w14:textId="78B70D02" w:rsidR="006B729D" w:rsidRPr="006B729D" w:rsidRDefault="006B729D" w:rsidP="006B729D">
            <w:pPr>
              <w:tabs>
                <w:tab w:val="left" w:pos="4320"/>
              </w:tabs>
            </w:pPr>
            <w:r>
              <w:tab/>
            </w:r>
          </w:p>
          <w:p w14:paraId="4EFB2CD2" w14:textId="78B70D02" w:rsidR="00FB386A" w:rsidRDefault="00FB386A" w:rsidP="0097295C">
            <w:pPr>
              <w:pStyle w:val="NormalIndent"/>
              <w:keepNext w:val="0"/>
              <w:keepLines/>
              <w:widowControl w:val="0"/>
              <w:numPr>
                <w:ilvl w:val="0"/>
                <w:numId w:val="15"/>
              </w:numPr>
              <w:spacing w:before="0" w:after="0" w:line="312" w:lineRule="auto"/>
              <w:jc w:val="left"/>
              <w:rPr>
                <w:snapToGrid/>
                <w:color w:val="auto"/>
                <w:szCs w:val="26"/>
              </w:rPr>
            </w:pPr>
            <w:proofErr w:type="spellStart"/>
            <w:r w:rsidRPr="0097295C">
              <w:rPr>
                <w:snapToGrid/>
                <w:color w:val="auto"/>
                <w:szCs w:val="26"/>
              </w:rPr>
              <w:lastRenderedPageBreak/>
              <w:t>Hệ</w:t>
            </w:r>
            <w:proofErr w:type="spellEnd"/>
            <w:r w:rsidRPr="0097295C">
              <w:rPr>
                <w:snapToGrid/>
                <w:color w:val="auto"/>
                <w:szCs w:val="26"/>
              </w:rPr>
              <w:t xml:space="preserve"> </w:t>
            </w:r>
            <w:proofErr w:type="spellStart"/>
            <w:r w:rsidRPr="0097295C">
              <w:rPr>
                <w:snapToGrid/>
                <w:color w:val="auto"/>
                <w:szCs w:val="26"/>
              </w:rPr>
              <w:t>thống</w:t>
            </w:r>
            <w:proofErr w:type="spellEnd"/>
            <w:r w:rsidRPr="0097295C">
              <w:rPr>
                <w:snapToGrid/>
                <w:color w:val="auto"/>
                <w:szCs w:val="26"/>
              </w:rPr>
              <w:t xml:space="preserve"> </w:t>
            </w:r>
            <w:proofErr w:type="spellStart"/>
            <w:r w:rsidRPr="0097295C">
              <w:rPr>
                <w:snapToGrid/>
                <w:color w:val="auto"/>
                <w:szCs w:val="26"/>
              </w:rPr>
              <w:t>không</w:t>
            </w:r>
            <w:proofErr w:type="spellEnd"/>
            <w:r w:rsidRPr="0097295C">
              <w:rPr>
                <w:snapToGrid/>
                <w:color w:val="auto"/>
                <w:szCs w:val="26"/>
              </w:rPr>
              <w:t xml:space="preserve"> </w:t>
            </w:r>
            <w:proofErr w:type="spellStart"/>
            <w:r w:rsidRPr="0097295C">
              <w:rPr>
                <w:snapToGrid/>
                <w:color w:val="auto"/>
                <w:szCs w:val="26"/>
              </w:rPr>
              <w:t>cho</w:t>
            </w:r>
            <w:proofErr w:type="spellEnd"/>
            <w:r w:rsidRPr="0097295C">
              <w:rPr>
                <w:snapToGrid/>
                <w:color w:val="auto"/>
                <w:szCs w:val="26"/>
              </w:rPr>
              <w:t xml:space="preserve"> </w:t>
            </w:r>
            <w:proofErr w:type="spellStart"/>
            <w:r w:rsidRPr="0097295C">
              <w:rPr>
                <w:snapToGrid/>
                <w:color w:val="auto"/>
                <w:szCs w:val="26"/>
              </w:rPr>
              <w:t>phép</w:t>
            </w:r>
            <w:proofErr w:type="spellEnd"/>
            <w:r w:rsidRPr="0097295C">
              <w:rPr>
                <w:snapToGrid/>
                <w:color w:val="auto"/>
                <w:szCs w:val="26"/>
              </w:rPr>
              <w:t xml:space="preserve"> </w:t>
            </w:r>
            <w:proofErr w:type="spellStart"/>
            <w:r w:rsidRPr="0097295C">
              <w:rPr>
                <w:snapToGrid/>
                <w:color w:val="auto"/>
                <w:szCs w:val="26"/>
              </w:rPr>
              <w:t>chấm</w:t>
            </w:r>
            <w:proofErr w:type="spellEnd"/>
            <w:r w:rsidRPr="0097295C">
              <w:rPr>
                <w:snapToGrid/>
                <w:color w:val="auto"/>
                <w:szCs w:val="26"/>
              </w:rPr>
              <w:t xml:space="preserve"> </w:t>
            </w:r>
            <w:proofErr w:type="spellStart"/>
            <w:r w:rsidRPr="0097295C">
              <w:rPr>
                <w:snapToGrid/>
                <w:color w:val="auto"/>
                <w:szCs w:val="26"/>
              </w:rPr>
              <w:t>điểm</w:t>
            </w:r>
            <w:proofErr w:type="spellEnd"/>
            <w:r w:rsidRPr="0097295C">
              <w:rPr>
                <w:snapToGrid/>
                <w:color w:val="auto"/>
                <w:szCs w:val="26"/>
              </w:rPr>
              <w:t xml:space="preserve"> </w:t>
            </w:r>
            <w:proofErr w:type="spellStart"/>
            <w:r w:rsidR="0097295C" w:rsidRPr="0097295C">
              <w:rPr>
                <w:snapToGrid/>
                <w:color w:val="auto"/>
                <w:szCs w:val="26"/>
              </w:rPr>
              <w:t>cho</w:t>
            </w:r>
            <w:proofErr w:type="spellEnd"/>
            <w:r w:rsidR="0097295C" w:rsidRPr="0097295C">
              <w:rPr>
                <w:snapToGrid/>
                <w:color w:val="auto"/>
                <w:szCs w:val="26"/>
                <w:lang w:val="vi-VN"/>
              </w:rPr>
              <w:t xml:space="preserve"> các yếu tố cha vì </w:t>
            </w:r>
            <w:proofErr w:type="spellStart"/>
            <w:r w:rsidRPr="0097295C">
              <w:rPr>
                <w:snapToGrid/>
                <w:color w:val="auto"/>
                <w:szCs w:val="26"/>
              </w:rPr>
              <w:t>Điểm</w:t>
            </w:r>
            <w:proofErr w:type="spellEnd"/>
            <w:r w:rsidRPr="0097295C">
              <w:rPr>
                <w:snapToGrid/>
                <w:color w:val="auto"/>
                <w:szCs w:val="26"/>
              </w:rPr>
              <w:t xml:space="preserve"> </w:t>
            </w:r>
            <w:proofErr w:type="spellStart"/>
            <w:r w:rsidRPr="0097295C">
              <w:rPr>
                <w:snapToGrid/>
                <w:color w:val="auto"/>
                <w:szCs w:val="26"/>
              </w:rPr>
              <w:t>của</w:t>
            </w:r>
            <w:proofErr w:type="spellEnd"/>
            <w:r w:rsidRPr="0097295C">
              <w:rPr>
                <w:snapToGrid/>
                <w:color w:val="auto"/>
                <w:szCs w:val="26"/>
              </w:rPr>
              <w:t xml:space="preserve"> </w:t>
            </w:r>
            <w:proofErr w:type="spellStart"/>
            <w:r w:rsidRPr="0097295C">
              <w:rPr>
                <w:snapToGrid/>
                <w:color w:val="auto"/>
                <w:szCs w:val="26"/>
              </w:rPr>
              <w:t>yếu</w:t>
            </w:r>
            <w:proofErr w:type="spellEnd"/>
            <w:r w:rsidRPr="0097295C">
              <w:rPr>
                <w:snapToGrid/>
                <w:color w:val="auto"/>
                <w:szCs w:val="26"/>
              </w:rPr>
              <w:t xml:space="preserve"> </w:t>
            </w:r>
            <w:proofErr w:type="spellStart"/>
            <w:r w:rsidRPr="0097295C">
              <w:rPr>
                <w:snapToGrid/>
                <w:color w:val="auto"/>
                <w:szCs w:val="26"/>
              </w:rPr>
              <w:t>tố</w:t>
            </w:r>
            <w:proofErr w:type="spellEnd"/>
            <w:r w:rsidRPr="0097295C">
              <w:rPr>
                <w:snapToGrid/>
                <w:color w:val="auto"/>
                <w:szCs w:val="26"/>
              </w:rPr>
              <w:t xml:space="preserve"> cha </w:t>
            </w:r>
            <w:proofErr w:type="spellStart"/>
            <w:r w:rsidR="0097295C">
              <w:rPr>
                <w:snapToGrid/>
                <w:color w:val="auto"/>
                <w:szCs w:val="26"/>
              </w:rPr>
              <w:t>được</w:t>
            </w:r>
            <w:proofErr w:type="spellEnd"/>
            <w:r w:rsidR="0097295C">
              <w:rPr>
                <w:snapToGrid/>
                <w:color w:val="auto"/>
                <w:szCs w:val="26"/>
                <w:lang w:val="vi-VN"/>
              </w:rPr>
              <w:t xml:space="preserve"> tính tự động từ điểm của các yếu tố con</w:t>
            </w:r>
            <w:r w:rsidRPr="0097295C">
              <w:rPr>
                <w:snapToGrid/>
                <w:color w:val="auto"/>
                <w:szCs w:val="26"/>
              </w:rPr>
              <w:t>.</w:t>
            </w:r>
          </w:p>
          <w:p w14:paraId="6361BB79" w14:textId="77DA9668" w:rsidR="00105DE0" w:rsidRPr="00BC59BA" w:rsidRDefault="00105DE0" w:rsidP="00105DE0">
            <w:pPr>
              <w:pStyle w:val="NormalIndent"/>
              <w:keepNext w:val="0"/>
              <w:keepLines/>
              <w:widowControl w:val="0"/>
              <w:numPr>
                <w:ilvl w:val="0"/>
                <w:numId w:val="15"/>
              </w:numPr>
              <w:spacing w:before="0" w:after="0" w:line="312" w:lineRule="auto"/>
              <w:jc w:val="left"/>
              <w:rPr>
                <w:snapToGrid/>
                <w:color w:val="auto"/>
                <w:szCs w:val="26"/>
              </w:rPr>
            </w:pPr>
            <w:proofErr w:type="spellStart"/>
            <w:r w:rsidRPr="0075162E">
              <w:rPr>
                <w:bCs/>
                <w:szCs w:val="26"/>
              </w:rPr>
              <w:t>Khi</w:t>
            </w:r>
            <w:proofErr w:type="spellEnd"/>
            <w:r w:rsidRPr="0075162E">
              <w:rPr>
                <w:bCs/>
                <w:szCs w:val="26"/>
              </w:rPr>
              <w:t xml:space="preserve"> </w:t>
            </w:r>
            <w:proofErr w:type="spellStart"/>
            <w:r w:rsidRPr="0075162E">
              <w:rPr>
                <w:bCs/>
                <w:szCs w:val="26"/>
              </w:rPr>
              <w:t>tất</w:t>
            </w:r>
            <w:proofErr w:type="spellEnd"/>
            <w:r w:rsidRPr="0075162E">
              <w:rPr>
                <w:bCs/>
                <w:szCs w:val="26"/>
              </w:rPr>
              <w:t xml:space="preserve"> </w:t>
            </w:r>
            <w:proofErr w:type="spellStart"/>
            <w:r w:rsidRPr="0075162E">
              <w:rPr>
                <w:bCs/>
                <w:szCs w:val="26"/>
              </w:rPr>
              <w:t>cả</w:t>
            </w:r>
            <w:proofErr w:type="spellEnd"/>
            <w:r w:rsidRPr="0075162E">
              <w:rPr>
                <w:bCs/>
                <w:szCs w:val="26"/>
              </w:rPr>
              <w:t xml:space="preserve"> </w:t>
            </w:r>
            <w:proofErr w:type="spellStart"/>
            <w:r w:rsidRPr="0075162E">
              <w:rPr>
                <w:bCs/>
                <w:szCs w:val="26"/>
              </w:rPr>
              <w:t>các</w:t>
            </w:r>
            <w:proofErr w:type="spellEnd"/>
            <w:r>
              <w:rPr>
                <w:bCs/>
                <w:szCs w:val="26"/>
                <w:lang w:val="vi-VN"/>
              </w:rPr>
              <w:t xml:space="preserve"> yếu tố</w:t>
            </w:r>
            <w:r w:rsidRPr="0075162E">
              <w:rPr>
                <w:bCs/>
                <w:szCs w:val="26"/>
              </w:rPr>
              <w:t xml:space="preserve"> </w:t>
            </w:r>
            <w:proofErr w:type="spellStart"/>
            <w:r w:rsidRPr="0075162E">
              <w:rPr>
                <w:bCs/>
                <w:szCs w:val="26"/>
              </w:rPr>
              <w:t>rủi</w:t>
            </w:r>
            <w:proofErr w:type="spellEnd"/>
            <w:r w:rsidRPr="0075162E">
              <w:rPr>
                <w:bCs/>
                <w:szCs w:val="26"/>
              </w:rPr>
              <w:t xml:space="preserve"> </w:t>
            </w:r>
            <w:proofErr w:type="spellStart"/>
            <w:r w:rsidRPr="0075162E">
              <w:rPr>
                <w:bCs/>
                <w:szCs w:val="26"/>
              </w:rPr>
              <w:t>ro</w:t>
            </w:r>
            <w:proofErr w:type="spellEnd"/>
            <w:r w:rsidRPr="0075162E">
              <w:rPr>
                <w:bCs/>
                <w:szCs w:val="26"/>
              </w:rPr>
              <w:t xml:space="preserve"> </w:t>
            </w:r>
            <w:proofErr w:type="spellStart"/>
            <w:r w:rsidRPr="0075162E">
              <w:rPr>
                <w:bCs/>
                <w:szCs w:val="26"/>
              </w:rPr>
              <w:t>đã</w:t>
            </w:r>
            <w:proofErr w:type="spellEnd"/>
            <w:r w:rsidRPr="0075162E">
              <w:rPr>
                <w:bCs/>
                <w:szCs w:val="26"/>
              </w:rPr>
              <w:t xml:space="preserve"> </w:t>
            </w:r>
            <w:proofErr w:type="spellStart"/>
            <w:r w:rsidRPr="0075162E">
              <w:rPr>
                <w:bCs/>
                <w:szCs w:val="26"/>
              </w:rPr>
              <w:t>được</w:t>
            </w:r>
            <w:proofErr w:type="spellEnd"/>
            <w:r w:rsidRPr="0075162E">
              <w:rPr>
                <w:bCs/>
                <w:szCs w:val="26"/>
              </w:rPr>
              <w:t xml:space="preserve"> </w:t>
            </w:r>
            <w:proofErr w:type="spellStart"/>
            <w:r w:rsidRPr="0075162E">
              <w:rPr>
                <w:bCs/>
                <w:szCs w:val="26"/>
              </w:rPr>
              <w:t>chấm</w:t>
            </w:r>
            <w:proofErr w:type="spellEnd"/>
            <w:r w:rsidRPr="0075162E">
              <w:rPr>
                <w:bCs/>
                <w:szCs w:val="26"/>
              </w:rPr>
              <w:t xml:space="preserve"> </w:t>
            </w:r>
            <w:proofErr w:type="spellStart"/>
            <w:r w:rsidRPr="0075162E">
              <w:rPr>
                <w:bCs/>
                <w:szCs w:val="26"/>
              </w:rPr>
              <w:t>điểm</w:t>
            </w:r>
            <w:proofErr w:type="spellEnd"/>
            <w:r w:rsidR="00456B33">
              <w:rPr>
                <w:bCs/>
                <w:szCs w:val="26"/>
                <w:lang w:val="vi-VN"/>
              </w:rPr>
              <w:t xml:space="preserve"> và có điểm</w:t>
            </w:r>
            <w:r w:rsidRPr="0075162E">
              <w:rPr>
                <w:bCs/>
                <w:szCs w:val="26"/>
              </w:rPr>
              <w:t xml:space="preserve">, </w:t>
            </w:r>
            <w:proofErr w:type="spellStart"/>
            <w:r w:rsidRPr="0075162E">
              <w:rPr>
                <w:bCs/>
                <w:szCs w:val="26"/>
              </w:rPr>
              <w:t>trạng</w:t>
            </w:r>
            <w:proofErr w:type="spellEnd"/>
            <w:r w:rsidRPr="0075162E">
              <w:rPr>
                <w:bCs/>
                <w:szCs w:val="26"/>
              </w:rPr>
              <w:t xml:space="preserve"> </w:t>
            </w:r>
            <w:proofErr w:type="spellStart"/>
            <w:r w:rsidRPr="0075162E">
              <w:rPr>
                <w:bCs/>
                <w:szCs w:val="26"/>
              </w:rPr>
              <w:t>thái</w:t>
            </w:r>
            <w:proofErr w:type="spellEnd"/>
            <w:r w:rsidRPr="0075162E">
              <w:rPr>
                <w:bCs/>
                <w:szCs w:val="26"/>
              </w:rPr>
              <w:t xml:space="preserve"> </w:t>
            </w:r>
            <w:proofErr w:type="spellStart"/>
            <w:r w:rsidRPr="0075162E">
              <w:rPr>
                <w:bCs/>
                <w:szCs w:val="26"/>
              </w:rPr>
              <w:t>chấm</w:t>
            </w:r>
            <w:proofErr w:type="spellEnd"/>
            <w:r w:rsidRPr="0075162E">
              <w:rPr>
                <w:bCs/>
                <w:szCs w:val="26"/>
              </w:rPr>
              <w:t xml:space="preserve"> </w:t>
            </w:r>
            <w:proofErr w:type="spellStart"/>
            <w:r w:rsidRPr="0075162E">
              <w:rPr>
                <w:bCs/>
                <w:szCs w:val="26"/>
              </w:rPr>
              <w:t>điểm</w:t>
            </w:r>
            <w:proofErr w:type="spellEnd"/>
            <w:r w:rsidRPr="0075162E">
              <w:rPr>
                <w:bCs/>
                <w:szCs w:val="26"/>
              </w:rPr>
              <w:t xml:space="preserve"> </w:t>
            </w:r>
            <w:proofErr w:type="spellStart"/>
            <w:r w:rsidRPr="0075162E">
              <w:rPr>
                <w:bCs/>
                <w:szCs w:val="26"/>
              </w:rPr>
              <w:t>của</w:t>
            </w:r>
            <w:proofErr w:type="spellEnd"/>
            <w:r w:rsidRPr="0075162E">
              <w:rPr>
                <w:bCs/>
                <w:szCs w:val="26"/>
              </w:rPr>
              <w:t xml:space="preserve"> </w:t>
            </w:r>
            <w:proofErr w:type="spellStart"/>
            <w:r w:rsidRPr="0075162E">
              <w:rPr>
                <w:bCs/>
                <w:szCs w:val="26"/>
              </w:rPr>
              <w:t>đối</w:t>
            </w:r>
            <w:proofErr w:type="spellEnd"/>
            <w:r w:rsidRPr="0075162E">
              <w:rPr>
                <w:bCs/>
                <w:szCs w:val="26"/>
              </w:rPr>
              <w:t xml:space="preserve"> </w:t>
            </w:r>
            <w:proofErr w:type="spellStart"/>
            <w:r w:rsidRPr="0075162E">
              <w:rPr>
                <w:bCs/>
                <w:szCs w:val="26"/>
              </w:rPr>
              <w:t>tượng</w:t>
            </w:r>
            <w:proofErr w:type="spellEnd"/>
            <w:r w:rsidRPr="0075162E">
              <w:rPr>
                <w:bCs/>
                <w:szCs w:val="26"/>
              </w:rPr>
              <w:t xml:space="preserve"> </w:t>
            </w:r>
            <w:proofErr w:type="spellStart"/>
            <w:r w:rsidRPr="0075162E">
              <w:rPr>
                <w:bCs/>
                <w:szCs w:val="26"/>
              </w:rPr>
              <w:t>chuyển</w:t>
            </w:r>
            <w:proofErr w:type="spellEnd"/>
            <w:r w:rsidRPr="0075162E">
              <w:rPr>
                <w:bCs/>
                <w:szCs w:val="26"/>
              </w:rPr>
              <w:t xml:space="preserve"> </w:t>
            </w:r>
            <w:proofErr w:type="spellStart"/>
            <w:r w:rsidRPr="0075162E">
              <w:rPr>
                <w:bCs/>
                <w:szCs w:val="26"/>
              </w:rPr>
              <w:t>từ</w:t>
            </w:r>
            <w:proofErr w:type="spellEnd"/>
            <w:r w:rsidRPr="0075162E">
              <w:rPr>
                <w:bCs/>
                <w:szCs w:val="26"/>
              </w:rPr>
              <w:t xml:space="preserve"> </w:t>
            </w:r>
            <w:proofErr w:type="spellStart"/>
            <w:r w:rsidR="00C433DA" w:rsidRPr="00C433DA">
              <w:rPr>
                <w:b/>
                <w:szCs w:val="26"/>
              </w:rPr>
              <w:t>Đang</w:t>
            </w:r>
            <w:proofErr w:type="spellEnd"/>
            <w:r w:rsidR="00C433DA" w:rsidRPr="00C433DA">
              <w:rPr>
                <w:b/>
                <w:szCs w:val="26"/>
                <w:lang w:val="vi-VN"/>
              </w:rPr>
              <w:t xml:space="preserve"> thực hiện</w:t>
            </w:r>
            <w:r w:rsidR="00C433DA">
              <w:rPr>
                <w:bCs/>
                <w:szCs w:val="26"/>
                <w:lang w:val="vi-VN"/>
              </w:rPr>
              <w:t xml:space="preserve"> </w:t>
            </w:r>
            <w:r w:rsidRPr="0075162E">
              <w:rPr>
                <w:bCs/>
                <w:szCs w:val="26"/>
              </w:rPr>
              <w:t xml:space="preserve">sang </w:t>
            </w:r>
            <w:proofErr w:type="spellStart"/>
            <w:r w:rsidRPr="0075162E">
              <w:rPr>
                <w:b/>
                <w:bCs/>
                <w:szCs w:val="26"/>
              </w:rPr>
              <w:t>Hoàn</w:t>
            </w:r>
            <w:proofErr w:type="spellEnd"/>
            <w:r w:rsidRPr="0075162E">
              <w:rPr>
                <w:b/>
                <w:bCs/>
                <w:szCs w:val="26"/>
              </w:rPr>
              <w:t xml:space="preserve"> </w:t>
            </w:r>
            <w:proofErr w:type="spellStart"/>
            <w:r w:rsidRPr="0075162E">
              <w:rPr>
                <w:b/>
                <w:bCs/>
                <w:szCs w:val="26"/>
              </w:rPr>
              <w:t>thành</w:t>
            </w:r>
            <w:proofErr w:type="spellEnd"/>
            <w:r w:rsidRPr="0075162E">
              <w:rPr>
                <w:b/>
                <w:bCs/>
                <w:szCs w:val="26"/>
              </w:rPr>
              <w:t xml:space="preserve">, </w:t>
            </w:r>
            <w:proofErr w:type="spellStart"/>
            <w:r w:rsidR="00E9499C" w:rsidRPr="006910BB">
              <w:rPr>
                <w:szCs w:val="26"/>
              </w:rPr>
              <w:t>hệ</w:t>
            </w:r>
            <w:proofErr w:type="spellEnd"/>
            <w:r w:rsidR="00E9499C" w:rsidRPr="006910BB">
              <w:rPr>
                <w:szCs w:val="26"/>
                <w:lang w:val="vi-VN"/>
              </w:rPr>
              <w:t xml:space="preserve"> thống tính tổng điểm</w:t>
            </w:r>
            <w:r w:rsidR="006910BB">
              <w:rPr>
                <w:szCs w:val="26"/>
                <w:lang w:val="vi-VN"/>
              </w:rPr>
              <w:t xml:space="preserve"> của đối tượng</w:t>
            </w:r>
          </w:p>
          <w:p w14:paraId="4725532D" w14:textId="77777777" w:rsidR="00BC59BA" w:rsidRPr="005F3677" w:rsidRDefault="00BC59BA" w:rsidP="00105DE0">
            <w:pPr>
              <w:pStyle w:val="NormalIndent"/>
              <w:keepNext w:val="0"/>
              <w:keepLines/>
              <w:widowControl w:val="0"/>
              <w:numPr>
                <w:ilvl w:val="0"/>
                <w:numId w:val="15"/>
              </w:numPr>
              <w:spacing w:before="0" w:after="0" w:line="312" w:lineRule="auto"/>
              <w:jc w:val="left"/>
              <w:rPr>
                <w:snapToGrid/>
                <w:color w:val="auto"/>
                <w:szCs w:val="26"/>
              </w:rPr>
            </w:pPr>
            <w:proofErr w:type="spellStart"/>
            <w:r w:rsidRPr="005F3677">
              <w:rPr>
                <w:snapToGrid/>
                <w:color w:val="auto"/>
                <w:szCs w:val="26"/>
              </w:rPr>
              <w:t>Giao</w:t>
            </w:r>
            <w:proofErr w:type="spellEnd"/>
            <w:r w:rsidRPr="005F3677">
              <w:rPr>
                <w:snapToGrid/>
                <w:color w:val="auto"/>
                <w:szCs w:val="26"/>
                <w:lang w:val="vi-VN"/>
              </w:rPr>
              <w:t xml:space="preserve"> diện</w:t>
            </w:r>
            <w:r w:rsidR="005F3677" w:rsidRPr="005F3677">
              <w:rPr>
                <w:snapToGrid/>
                <w:color w:val="auto"/>
                <w:szCs w:val="26"/>
                <w:lang w:val="vi-VN"/>
              </w:rPr>
              <w:t>:</w:t>
            </w:r>
          </w:p>
          <w:p w14:paraId="770D4B2C" w14:textId="263BAB79" w:rsidR="005F3677" w:rsidRPr="00105DE0" w:rsidRDefault="00C4294D" w:rsidP="005F3677">
            <w:pPr>
              <w:pStyle w:val="NormalIndent"/>
              <w:keepNext w:val="0"/>
              <w:keepLines/>
              <w:widowControl w:val="0"/>
              <w:numPr>
                <w:ilvl w:val="0"/>
                <w:numId w:val="0"/>
              </w:numPr>
              <w:spacing w:before="0" w:after="0" w:line="312" w:lineRule="auto"/>
              <w:jc w:val="left"/>
              <w:rPr>
                <w:snapToGrid/>
                <w:color w:val="auto"/>
                <w:szCs w:val="26"/>
              </w:rPr>
            </w:pPr>
            <w:hyperlink r:id="rId33" w:anchor="id=s0byd8&amp;p=19__bang_cham_diem&amp;c=1" w:history="1">
              <w:r w:rsidR="005F3677" w:rsidRPr="00A44996">
                <w:rPr>
                  <w:rStyle w:val="Hyperlink"/>
                  <w:snapToGrid/>
                  <w:szCs w:val="26"/>
                </w:rPr>
                <w:t>https://f2z0rj.axshare.com/#id=s0byd8&amp;p=19__bang_cham_diem&amp;c=1</w:t>
              </w:r>
            </w:hyperlink>
          </w:p>
        </w:tc>
      </w:tr>
      <w:tr w:rsidR="00E011D8" w:rsidRPr="006B729D" w14:paraId="444717A4" w14:textId="77777777" w:rsidTr="00455E54">
        <w:tc>
          <w:tcPr>
            <w:tcW w:w="817" w:type="dxa"/>
            <w:shd w:val="clear" w:color="auto" w:fill="auto"/>
          </w:tcPr>
          <w:p w14:paraId="57B936D4" w14:textId="77777777" w:rsidR="00E011D8" w:rsidRPr="007C5A43" w:rsidRDefault="00E011D8" w:rsidP="00911D8A">
            <w:pPr>
              <w:pStyle w:val="ListParagraph"/>
              <w:numPr>
                <w:ilvl w:val="0"/>
                <w:numId w:val="106"/>
              </w:numPr>
              <w:rPr>
                <w:lang w:val="vi-VN"/>
              </w:rPr>
            </w:pPr>
          </w:p>
        </w:tc>
        <w:tc>
          <w:tcPr>
            <w:tcW w:w="1877" w:type="dxa"/>
            <w:shd w:val="clear" w:color="auto" w:fill="auto"/>
          </w:tcPr>
          <w:p w14:paraId="7779495D" w14:textId="4C23E304" w:rsidR="00E011D8" w:rsidRPr="00E011D8" w:rsidRDefault="00E011D8" w:rsidP="00455E54">
            <w:pPr>
              <w:keepLines/>
              <w:widowControl w:val="0"/>
              <w:rPr>
                <w:bCs/>
                <w:szCs w:val="26"/>
                <w:lang w:val="vi-VN"/>
              </w:rPr>
            </w:pPr>
            <w:r>
              <w:rPr>
                <w:bCs/>
                <w:szCs w:val="26"/>
                <w:lang w:val="vi-VN"/>
              </w:rPr>
              <w:t>Điều chỉnh trọng số yếu tố rủi ro</w:t>
            </w:r>
          </w:p>
        </w:tc>
        <w:tc>
          <w:tcPr>
            <w:tcW w:w="6912" w:type="dxa"/>
            <w:shd w:val="clear" w:color="auto" w:fill="auto"/>
          </w:tcPr>
          <w:p w14:paraId="761D4795" w14:textId="0FFCD9B1" w:rsidR="008346F1" w:rsidRDefault="00E011D8"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NSD điều chỉnh trọng số của yếu tố rủi ro</w:t>
            </w:r>
            <w:r w:rsidR="008346F1">
              <w:rPr>
                <w:snapToGrid/>
                <w:color w:val="auto"/>
                <w:szCs w:val="26"/>
                <w:lang w:val="vi-VN"/>
              </w:rPr>
              <w:t>, nhập các thông tin:</w:t>
            </w:r>
          </w:p>
          <w:p w14:paraId="2A6EC99B"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Mã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ệ thống hiển thị mã yếu tố</w:t>
            </w:r>
            <w:r w:rsidR="00DF0EC5">
              <w:rPr>
                <w:snapToGrid/>
                <w:color w:val="auto"/>
                <w:szCs w:val="26"/>
                <w:lang w:val="vi-VN"/>
              </w:rPr>
              <w:t xml:space="preserve"> đã chọn</w:t>
            </w:r>
          </w:p>
          <w:p w14:paraId="3EC3DB6A"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Tên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 xml:space="preserve">ệ thống hiển thị </w:t>
            </w:r>
            <w:r w:rsidR="00DF0EC5">
              <w:rPr>
                <w:snapToGrid/>
                <w:color w:val="auto"/>
                <w:szCs w:val="26"/>
                <w:lang w:val="vi-VN"/>
              </w:rPr>
              <w:t xml:space="preserve">tên </w:t>
            </w:r>
            <w:r w:rsidR="00DF0EC5" w:rsidRPr="00FB386A">
              <w:rPr>
                <w:snapToGrid/>
                <w:color w:val="auto"/>
                <w:szCs w:val="26"/>
                <w:lang w:val="vi-VN"/>
              </w:rPr>
              <w:t>yếu tố</w:t>
            </w:r>
            <w:r w:rsidR="00DF0EC5">
              <w:rPr>
                <w:snapToGrid/>
                <w:color w:val="auto"/>
                <w:szCs w:val="26"/>
                <w:lang w:val="vi-VN"/>
              </w:rPr>
              <w:t xml:space="preserve"> đã chọn</w:t>
            </w:r>
          </w:p>
          <w:p w14:paraId="1728828C" w14:textId="0E60410A" w:rsidR="00093BC4" w:rsidRP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hiện tại</w:t>
            </w:r>
            <w:r w:rsidR="00DF0EC5">
              <w:rPr>
                <w:szCs w:val="26"/>
                <w:lang w:val="vi-VN"/>
              </w:rPr>
              <w:t xml:space="preserve">: trọng số của yếu tố được thiết lập tại </w:t>
            </w:r>
            <w:r w:rsidR="00177CC3">
              <w:rPr>
                <w:szCs w:val="26"/>
                <w:lang w:val="vi-VN"/>
              </w:rPr>
              <w:t xml:space="preserve">mục </w:t>
            </w:r>
            <w:r w:rsidR="00DF0EC5" w:rsidRPr="00E011D8">
              <w:rPr>
                <w:i/>
                <w:iCs/>
                <w:snapToGrid/>
                <w:color w:val="0070C0"/>
                <w:szCs w:val="26"/>
                <w:lang w:val="vi-VN"/>
              </w:rPr>
              <w:t xml:space="preserve">3.2.1 Yếu tố rủi </w:t>
            </w:r>
            <w:r w:rsidR="00DF0EC5">
              <w:rPr>
                <w:i/>
                <w:iCs/>
                <w:snapToGrid/>
                <w:color w:val="0070C0"/>
                <w:szCs w:val="26"/>
                <w:lang w:val="vi-VN"/>
              </w:rPr>
              <w:t>ro</w:t>
            </w:r>
          </w:p>
          <w:p w14:paraId="5A691206" w14:textId="46DF976D" w:rsid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điều chỉnh</w:t>
            </w:r>
            <w:r w:rsidR="005D2C33">
              <w:rPr>
                <w:szCs w:val="26"/>
                <w:lang w:val="vi-VN"/>
              </w:rPr>
              <w:t>: nhập số &gt;0, cho phép nhập thập phận, không &gt; 100</w:t>
            </w:r>
          </w:p>
          <w:p w14:paraId="0AC10EC9" w14:textId="0D62B0F3" w:rsidR="0018118B" w:rsidRPr="00093BC4" w:rsidRDefault="003E33D9" w:rsidP="00911D8A">
            <w:pPr>
              <w:pStyle w:val="NormalIndent"/>
              <w:keepNext w:val="0"/>
              <w:keepLines/>
              <w:widowControl w:val="0"/>
              <w:numPr>
                <w:ilvl w:val="0"/>
                <w:numId w:val="146"/>
              </w:numPr>
              <w:spacing w:before="0" w:after="0" w:line="312" w:lineRule="auto"/>
              <w:jc w:val="left"/>
              <w:rPr>
                <w:szCs w:val="26"/>
                <w:lang w:val="vi-VN"/>
              </w:rPr>
            </w:pPr>
            <w:r>
              <w:rPr>
                <w:szCs w:val="26"/>
                <w:lang w:val="vi-VN"/>
              </w:rPr>
              <w:t>Lý do điều chỉnh</w:t>
            </w:r>
            <w:r w:rsidR="0018118B">
              <w:rPr>
                <w:szCs w:val="26"/>
                <w:lang w:val="vi-VN"/>
              </w:rPr>
              <w:t>*</w:t>
            </w:r>
          </w:p>
          <w:p w14:paraId="35B3637E" w14:textId="77777777" w:rsidR="00A258CF" w:rsidRDefault="00A258CF"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Trọng số điều chỉnh chỉ áp dụng đối với đối tượng được điều chỉnh trong</w:t>
            </w:r>
            <w:r w:rsidR="000A6BD0">
              <w:rPr>
                <w:snapToGrid/>
                <w:color w:val="auto"/>
                <w:szCs w:val="26"/>
                <w:lang w:val="vi-VN"/>
              </w:rPr>
              <w:t xml:space="preserve"> kỳ đánh giá có điều </w:t>
            </w:r>
            <w:r w:rsidR="008346F1">
              <w:rPr>
                <w:snapToGrid/>
                <w:color w:val="auto"/>
                <w:szCs w:val="26"/>
                <w:lang w:val="vi-VN"/>
              </w:rPr>
              <w:t>chỉnh</w:t>
            </w:r>
          </w:p>
          <w:p w14:paraId="79BD30AF" w14:textId="77777777" w:rsidR="008346F1" w:rsidRPr="00921485" w:rsidRDefault="008346F1"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21485">
              <w:rPr>
                <w:snapToGrid/>
                <w:color w:val="auto"/>
                <w:szCs w:val="26"/>
                <w:lang w:val="vi-VN"/>
              </w:rPr>
              <w:t>Giao diện:</w:t>
            </w:r>
          </w:p>
          <w:p w14:paraId="030079A3" w14:textId="422AE67C" w:rsidR="00921485" w:rsidRPr="00982610" w:rsidRDefault="00C4294D" w:rsidP="00921485">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"id=s0byd8&amp;p=19__bang_cham_diem&amp;c=1" </w:instrText>
            </w:r>
            <w:r>
              <w:fldChar w:fldCharType="separate"/>
            </w:r>
            <w:r w:rsidR="00921485" w:rsidRPr="00A44996">
              <w:rPr>
                <w:rStyle w:val="Hyperlink"/>
                <w:snapToGrid/>
                <w:szCs w:val="26"/>
                <w:lang w:val="vi-VN"/>
              </w:rPr>
              <w:t>https://f2z0rj.axshare.com/#id=s0byd8&amp;p=19__bang_cham_diem&amp;c=1</w:t>
            </w:r>
            <w:r>
              <w:rPr>
                <w:rStyle w:val="Hyperlink"/>
                <w:snapToGrid/>
                <w:szCs w:val="26"/>
                <w:lang w:val="vi-VN"/>
              </w:rPr>
              <w:fldChar w:fldCharType="end"/>
            </w:r>
          </w:p>
        </w:tc>
      </w:tr>
    </w:tbl>
    <w:p w14:paraId="7D3D2016" w14:textId="0FDBA3E2" w:rsidR="009B5796" w:rsidRDefault="00646544" w:rsidP="00646544">
      <w:pPr>
        <w:rPr>
          <w:b/>
          <w:szCs w:val="26"/>
          <w:lang w:val="vi-VN"/>
        </w:rPr>
      </w:pPr>
      <w:r w:rsidRPr="009B5405">
        <w:rPr>
          <w:b/>
          <w:szCs w:val="26"/>
          <w:lang w:val="vi-VN"/>
        </w:rPr>
        <w:t>Yêu cầu đặc biệt/Điều kiện ràng buộc:</w:t>
      </w:r>
      <w:r w:rsidR="00EF5CE4">
        <w:rPr>
          <w:b/>
          <w:szCs w:val="26"/>
          <w:lang w:val="vi-VN"/>
        </w:rPr>
        <w:t xml:space="preserve"> </w:t>
      </w:r>
    </w:p>
    <w:p w14:paraId="016F276F" w14:textId="161FB573" w:rsidR="00133D7B" w:rsidRPr="00133D7B" w:rsidRDefault="00133D7B" w:rsidP="00646544">
      <w:pPr>
        <w:pStyle w:val="ListParagraph"/>
        <w:numPr>
          <w:ilvl w:val="0"/>
          <w:numId w:val="15"/>
        </w:numPr>
        <w:rPr>
          <w:bCs/>
          <w:szCs w:val="26"/>
          <w:lang w:val="vi-VN"/>
        </w:rPr>
      </w:pPr>
      <w:r>
        <w:rPr>
          <w:bCs/>
          <w:szCs w:val="26"/>
          <w:lang w:val="vi-VN"/>
        </w:rPr>
        <w:t>Dữ liệu tính toán được làm tròn đến 2 chữ số hàng thập phân</w:t>
      </w:r>
    </w:p>
    <w:p w14:paraId="17A4A542" w14:textId="3ED80510" w:rsidR="009B5796" w:rsidRPr="00BD347E" w:rsidRDefault="009B5796" w:rsidP="00BD347E">
      <w:pPr>
        <w:pStyle w:val="ListParagraph"/>
        <w:numPr>
          <w:ilvl w:val="0"/>
          <w:numId w:val="15"/>
        </w:numPr>
        <w:rPr>
          <w:bCs/>
          <w:szCs w:val="26"/>
          <w:lang w:val="vi-VN"/>
        </w:rPr>
      </w:pPr>
      <w:r w:rsidRPr="00BD347E">
        <w:rPr>
          <w:bCs/>
          <w:szCs w:val="26"/>
          <w:lang w:val="vi-VN"/>
        </w:rPr>
        <w:t>Ví dụ minh hoạ cách tính tổng điểm của 1 đối tượng</w:t>
      </w:r>
      <w:r w:rsidR="00133D7B" w:rsidRPr="00BD347E">
        <w:rPr>
          <w:bCs/>
          <w:szCs w:val="26"/>
          <w:lang w:val="vi-VN"/>
        </w:rPr>
        <w:t>:</w:t>
      </w:r>
    </w:p>
    <w:tbl>
      <w:tblPr>
        <w:tblStyle w:val="TableGrid"/>
        <w:tblW w:w="0" w:type="auto"/>
        <w:tblLook w:val="04A0" w:firstRow="1" w:lastRow="0" w:firstColumn="1" w:lastColumn="0" w:noHBand="0" w:noVBand="1"/>
      </w:tblPr>
      <w:tblGrid>
        <w:gridCol w:w="1413"/>
        <w:gridCol w:w="1701"/>
        <w:gridCol w:w="1417"/>
        <w:gridCol w:w="1995"/>
        <w:gridCol w:w="3103"/>
      </w:tblGrid>
      <w:tr w:rsidR="00BC269C" w14:paraId="255674F6" w14:textId="77777777" w:rsidTr="00BC269C">
        <w:tc>
          <w:tcPr>
            <w:tcW w:w="1413" w:type="dxa"/>
          </w:tcPr>
          <w:p w14:paraId="60FD7CB4" w14:textId="0F29A1A7" w:rsidR="00BC269C" w:rsidRPr="004774B0" w:rsidRDefault="00BC269C" w:rsidP="00646544">
            <w:pPr>
              <w:rPr>
                <w:b/>
                <w:szCs w:val="26"/>
                <w:lang w:val="vi-VN"/>
              </w:rPr>
            </w:pPr>
            <w:r w:rsidRPr="004774B0">
              <w:rPr>
                <w:b/>
                <w:szCs w:val="26"/>
                <w:lang w:val="vi-VN"/>
              </w:rPr>
              <w:t>Yếu tố</w:t>
            </w:r>
            <w:r>
              <w:rPr>
                <w:b/>
                <w:szCs w:val="26"/>
                <w:lang w:val="vi-VN"/>
              </w:rPr>
              <w:t xml:space="preserve"> cha</w:t>
            </w:r>
          </w:p>
        </w:tc>
        <w:tc>
          <w:tcPr>
            <w:tcW w:w="1701" w:type="dxa"/>
          </w:tcPr>
          <w:p w14:paraId="33EBB505" w14:textId="01484169" w:rsidR="00BC269C" w:rsidRPr="004774B0" w:rsidRDefault="00BC269C" w:rsidP="00646544">
            <w:pPr>
              <w:rPr>
                <w:b/>
                <w:szCs w:val="26"/>
                <w:lang w:val="vi-VN"/>
              </w:rPr>
            </w:pPr>
            <w:r>
              <w:rPr>
                <w:b/>
                <w:szCs w:val="26"/>
                <w:lang w:val="vi-VN"/>
              </w:rPr>
              <w:t>Yếu tố con</w:t>
            </w:r>
          </w:p>
        </w:tc>
        <w:tc>
          <w:tcPr>
            <w:tcW w:w="1417" w:type="dxa"/>
          </w:tcPr>
          <w:p w14:paraId="016D083B" w14:textId="611669F5" w:rsidR="00BC269C" w:rsidRPr="004774B0" w:rsidRDefault="00BC269C" w:rsidP="00646544">
            <w:pPr>
              <w:rPr>
                <w:b/>
                <w:szCs w:val="26"/>
                <w:lang w:val="vi-VN"/>
              </w:rPr>
            </w:pPr>
            <w:r w:rsidRPr="004774B0">
              <w:rPr>
                <w:b/>
                <w:szCs w:val="26"/>
                <w:lang w:val="vi-VN"/>
              </w:rPr>
              <w:t>Trọng số</w:t>
            </w:r>
          </w:p>
        </w:tc>
        <w:tc>
          <w:tcPr>
            <w:tcW w:w="1995" w:type="dxa"/>
          </w:tcPr>
          <w:p w14:paraId="77A5FC39" w14:textId="56959643" w:rsidR="00BC269C" w:rsidRPr="004774B0" w:rsidRDefault="00BC269C" w:rsidP="00646544">
            <w:pPr>
              <w:rPr>
                <w:b/>
                <w:szCs w:val="26"/>
                <w:lang w:val="vi-VN"/>
              </w:rPr>
            </w:pPr>
            <w:r>
              <w:rPr>
                <w:b/>
                <w:szCs w:val="26"/>
                <w:lang w:val="vi-VN"/>
              </w:rPr>
              <w:t>Cách tính tổng điểm</w:t>
            </w:r>
          </w:p>
        </w:tc>
        <w:tc>
          <w:tcPr>
            <w:tcW w:w="3103" w:type="dxa"/>
          </w:tcPr>
          <w:p w14:paraId="35CA1A0F" w14:textId="67DE0CE7" w:rsidR="00BC269C" w:rsidRPr="004774B0" w:rsidRDefault="00BC269C" w:rsidP="00646544">
            <w:pPr>
              <w:rPr>
                <w:b/>
                <w:szCs w:val="26"/>
                <w:lang w:val="vi-VN"/>
              </w:rPr>
            </w:pPr>
            <w:r w:rsidRPr="004774B0">
              <w:rPr>
                <w:b/>
                <w:szCs w:val="26"/>
                <w:lang w:val="vi-VN"/>
              </w:rPr>
              <w:t>Điểm</w:t>
            </w:r>
          </w:p>
        </w:tc>
      </w:tr>
      <w:tr w:rsidR="00BC269C" w14:paraId="2DC09A8B" w14:textId="77777777" w:rsidTr="00BC269C">
        <w:tc>
          <w:tcPr>
            <w:tcW w:w="1413" w:type="dxa"/>
          </w:tcPr>
          <w:p w14:paraId="0BDC4890" w14:textId="670F900B" w:rsidR="00BC269C" w:rsidRDefault="00BC269C" w:rsidP="00BC269C">
            <w:pPr>
              <w:jc w:val="both"/>
              <w:rPr>
                <w:bCs/>
                <w:szCs w:val="26"/>
                <w:lang w:val="vi-VN"/>
              </w:rPr>
            </w:pPr>
            <w:r>
              <w:rPr>
                <w:bCs/>
                <w:szCs w:val="26"/>
                <w:lang w:val="vi-VN"/>
              </w:rPr>
              <w:t>YT1</w:t>
            </w:r>
          </w:p>
        </w:tc>
        <w:tc>
          <w:tcPr>
            <w:tcW w:w="1701" w:type="dxa"/>
          </w:tcPr>
          <w:p w14:paraId="46483EAC" w14:textId="77777777" w:rsidR="00BC269C" w:rsidRDefault="00BC269C" w:rsidP="00BC269C">
            <w:pPr>
              <w:jc w:val="both"/>
              <w:rPr>
                <w:bCs/>
                <w:szCs w:val="26"/>
                <w:lang w:val="vi-VN"/>
              </w:rPr>
            </w:pPr>
          </w:p>
        </w:tc>
        <w:tc>
          <w:tcPr>
            <w:tcW w:w="1417" w:type="dxa"/>
          </w:tcPr>
          <w:p w14:paraId="3C1BAE22" w14:textId="748C528F" w:rsidR="00BC269C" w:rsidRDefault="00BC269C" w:rsidP="00646544">
            <w:pPr>
              <w:rPr>
                <w:bCs/>
                <w:szCs w:val="26"/>
                <w:lang w:val="vi-VN"/>
              </w:rPr>
            </w:pPr>
            <w:r>
              <w:rPr>
                <w:bCs/>
                <w:szCs w:val="26"/>
                <w:lang w:val="vi-VN"/>
              </w:rPr>
              <w:t>30%</w:t>
            </w:r>
          </w:p>
        </w:tc>
        <w:tc>
          <w:tcPr>
            <w:tcW w:w="1995" w:type="dxa"/>
          </w:tcPr>
          <w:p w14:paraId="1CD867A0" w14:textId="7E8966A7" w:rsidR="00BC269C" w:rsidRDefault="00BC269C" w:rsidP="00646544">
            <w:pPr>
              <w:rPr>
                <w:bCs/>
                <w:szCs w:val="26"/>
                <w:lang w:val="vi-VN"/>
              </w:rPr>
            </w:pPr>
            <w:r>
              <w:rPr>
                <w:bCs/>
                <w:szCs w:val="26"/>
                <w:lang w:val="vi-VN"/>
              </w:rPr>
              <w:t>Bình quân gia quyền</w:t>
            </w:r>
          </w:p>
        </w:tc>
        <w:tc>
          <w:tcPr>
            <w:tcW w:w="3103" w:type="dxa"/>
          </w:tcPr>
          <w:p w14:paraId="350C23A7" w14:textId="3E48F98A" w:rsidR="00BC269C" w:rsidRDefault="00BC269C" w:rsidP="00646544">
            <w:pPr>
              <w:rPr>
                <w:bCs/>
                <w:szCs w:val="26"/>
                <w:lang w:val="vi-VN"/>
              </w:rPr>
            </w:pPr>
            <w:r>
              <w:rPr>
                <w:bCs/>
                <w:szCs w:val="26"/>
                <w:lang w:val="vi-VN"/>
              </w:rPr>
              <w:t>= 10*0.6 + 20*0.4 = 14</w:t>
            </w:r>
          </w:p>
        </w:tc>
      </w:tr>
      <w:tr w:rsidR="00BC269C" w14:paraId="6157D0F0" w14:textId="77777777" w:rsidTr="00BC269C">
        <w:tc>
          <w:tcPr>
            <w:tcW w:w="1413" w:type="dxa"/>
          </w:tcPr>
          <w:p w14:paraId="78083C83" w14:textId="121E465E" w:rsidR="00BC269C" w:rsidRDefault="00BC269C" w:rsidP="00BC269C">
            <w:pPr>
              <w:jc w:val="both"/>
              <w:rPr>
                <w:bCs/>
                <w:szCs w:val="26"/>
                <w:lang w:val="vi-VN"/>
              </w:rPr>
            </w:pPr>
          </w:p>
        </w:tc>
        <w:tc>
          <w:tcPr>
            <w:tcW w:w="1701" w:type="dxa"/>
          </w:tcPr>
          <w:p w14:paraId="780A2AB9" w14:textId="13F6229A" w:rsidR="00BC269C" w:rsidRDefault="00BC269C" w:rsidP="00BC269C">
            <w:pPr>
              <w:jc w:val="both"/>
              <w:rPr>
                <w:bCs/>
                <w:szCs w:val="26"/>
                <w:lang w:val="vi-VN"/>
              </w:rPr>
            </w:pPr>
            <w:r>
              <w:rPr>
                <w:bCs/>
                <w:szCs w:val="26"/>
                <w:lang w:val="vi-VN"/>
              </w:rPr>
              <w:t>YT1.1</w:t>
            </w:r>
          </w:p>
        </w:tc>
        <w:tc>
          <w:tcPr>
            <w:tcW w:w="1417" w:type="dxa"/>
          </w:tcPr>
          <w:p w14:paraId="0EDBE449" w14:textId="5C9916BD" w:rsidR="00BC269C" w:rsidRDefault="00BC269C" w:rsidP="00BC269C">
            <w:pPr>
              <w:rPr>
                <w:bCs/>
                <w:szCs w:val="26"/>
                <w:lang w:val="vi-VN"/>
              </w:rPr>
            </w:pPr>
            <w:r>
              <w:rPr>
                <w:bCs/>
                <w:szCs w:val="26"/>
                <w:lang w:val="vi-VN"/>
              </w:rPr>
              <w:t>60%</w:t>
            </w:r>
          </w:p>
        </w:tc>
        <w:tc>
          <w:tcPr>
            <w:tcW w:w="1995" w:type="dxa"/>
          </w:tcPr>
          <w:p w14:paraId="6F067150" w14:textId="0CF42FD6" w:rsidR="00BC269C" w:rsidRDefault="00BC269C" w:rsidP="00BC269C">
            <w:pPr>
              <w:rPr>
                <w:bCs/>
                <w:szCs w:val="26"/>
                <w:lang w:val="vi-VN"/>
              </w:rPr>
            </w:pPr>
          </w:p>
        </w:tc>
        <w:tc>
          <w:tcPr>
            <w:tcW w:w="3103" w:type="dxa"/>
          </w:tcPr>
          <w:p w14:paraId="6535F07D" w14:textId="76F4A0A2" w:rsidR="00BC269C" w:rsidRDefault="00BC269C" w:rsidP="00BC269C">
            <w:pPr>
              <w:rPr>
                <w:bCs/>
                <w:szCs w:val="26"/>
                <w:lang w:val="vi-VN"/>
              </w:rPr>
            </w:pPr>
            <w:r>
              <w:rPr>
                <w:bCs/>
                <w:szCs w:val="26"/>
                <w:lang w:val="vi-VN"/>
              </w:rPr>
              <w:t>10</w:t>
            </w:r>
          </w:p>
        </w:tc>
      </w:tr>
      <w:tr w:rsidR="00BC269C" w14:paraId="722D0951" w14:textId="77777777" w:rsidTr="00BC269C">
        <w:tc>
          <w:tcPr>
            <w:tcW w:w="1413" w:type="dxa"/>
          </w:tcPr>
          <w:p w14:paraId="315F1727" w14:textId="2E7E3886" w:rsidR="00BC269C" w:rsidRDefault="00BC269C" w:rsidP="00BC269C">
            <w:pPr>
              <w:jc w:val="both"/>
              <w:rPr>
                <w:bCs/>
                <w:szCs w:val="26"/>
                <w:lang w:val="vi-VN"/>
              </w:rPr>
            </w:pPr>
          </w:p>
        </w:tc>
        <w:tc>
          <w:tcPr>
            <w:tcW w:w="1701" w:type="dxa"/>
          </w:tcPr>
          <w:p w14:paraId="1783A920" w14:textId="3BC8AF51" w:rsidR="00BC269C" w:rsidRDefault="00BC269C" w:rsidP="00BC269C">
            <w:pPr>
              <w:jc w:val="both"/>
              <w:rPr>
                <w:bCs/>
                <w:szCs w:val="26"/>
                <w:lang w:val="vi-VN"/>
              </w:rPr>
            </w:pPr>
            <w:r>
              <w:rPr>
                <w:bCs/>
                <w:szCs w:val="26"/>
                <w:lang w:val="vi-VN"/>
              </w:rPr>
              <w:t>YT1.2</w:t>
            </w:r>
          </w:p>
        </w:tc>
        <w:tc>
          <w:tcPr>
            <w:tcW w:w="1417" w:type="dxa"/>
          </w:tcPr>
          <w:p w14:paraId="2807F422" w14:textId="3915E1C9" w:rsidR="00BC269C" w:rsidRDefault="00BC269C" w:rsidP="00BC269C">
            <w:pPr>
              <w:rPr>
                <w:bCs/>
                <w:szCs w:val="26"/>
                <w:lang w:val="vi-VN"/>
              </w:rPr>
            </w:pPr>
            <w:r>
              <w:rPr>
                <w:bCs/>
                <w:szCs w:val="26"/>
                <w:lang w:val="vi-VN"/>
              </w:rPr>
              <w:t>40%</w:t>
            </w:r>
          </w:p>
        </w:tc>
        <w:tc>
          <w:tcPr>
            <w:tcW w:w="1995" w:type="dxa"/>
          </w:tcPr>
          <w:p w14:paraId="542D8255" w14:textId="77777777" w:rsidR="00BC269C" w:rsidRDefault="00BC269C" w:rsidP="00BC269C">
            <w:pPr>
              <w:rPr>
                <w:bCs/>
                <w:szCs w:val="26"/>
                <w:lang w:val="vi-VN"/>
              </w:rPr>
            </w:pPr>
          </w:p>
        </w:tc>
        <w:tc>
          <w:tcPr>
            <w:tcW w:w="3103" w:type="dxa"/>
          </w:tcPr>
          <w:p w14:paraId="70EDE9BE" w14:textId="60EDAEE7" w:rsidR="00BC269C" w:rsidRDefault="00BC269C" w:rsidP="00BC269C">
            <w:pPr>
              <w:rPr>
                <w:bCs/>
                <w:szCs w:val="26"/>
                <w:lang w:val="vi-VN"/>
              </w:rPr>
            </w:pPr>
            <w:r>
              <w:rPr>
                <w:bCs/>
                <w:szCs w:val="26"/>
                <w:lang w:val="vi-VN"/>
              </w:rPr>
              <w:t>20</w:t>
            </w:r>
          </w:p>
        </w:tc>
      </w:tr>
      <w:tr w:rsidR="00BC269C" w14:paraId="4CC73247" w14:textId="77777777" w:rsidTr="00BC269C">
        <w:tc>
          <w:tcPr>
            <w:tcW w:w="1413" w:type="dxa"/>
          </w:tcPr>
          <w:p w14:paraId="63859E2A" w14:textId="2A0EE63C" w:rsidR="00BC269C" w:rsidRDefault="00BC269C" w:rsidP="00BC269C">
            <w:pPr>
              <w:jc w:val="both"/>
              <w:rPr>
                <w:bCs/>
                <w:szCs w:val="26"/>
                <w:lang w:val="vi-VN"/>
              </w:rPr>
            </w:pPr>
            <w:r>
              <w:rPr>
                <w:bCs/>
                <w:szCs w:val="26"/>
                <w:lang w:val="vi-VN"/>
              </w:rPr>
              <w:t>YT2</w:t>
            </w:r>
          </w:p>
        </w:tc>
        <w:tc>
          <w:tcPr>
            <w:tcW w:w="1701" w:type="dxa"/>
          </w:tcPr>
          <w:p w14:paraId="49E37132" w14:textId="77777777" w:rsidR="00BC269C" w:rsidRDefault="00BC269C" w:rsidP="00BC269C">
            <w:pPr>
              <w:jc w:val="both"/>
              <w:rPr>
                <w:bCs/>
                <w:szCs w:val="26"/>
                <w:lang w:val="vi-VN"/>
              </w:rPr>
            </w:pPr>
          </w:p>
        </w:tc>
        <w:tc>
          <w:tcPr>
            <w:tcW w:w="1417" w:type="dxa"/>
          </w:tcPr>
          <w:p w14:paraId="181193A4" w14:textId="30FBE095" w:rsidR="00BC269C" w:rsidRDefault="00BC269C" w:rsidP="00646544">
            <w:pPr>
              <w:rPr>
                <w:bCs/>
                <w:szCs w:val="26"/>
                <w:lang w:val="vi-VN"/>
              </w:rPr>
            </w:pPr>
            <w:r>
              <w:rPr>
                <w:bCs/>
                <w:szCs w:val="26"/>
                <w:lang w:val="vi-VN"/>
              </w:rPr>
              <w:t>70%</w:t>
            </w:r>
          </w:p>
        </w:tc>
        <w:tc>
          <w:tcPr>
            <w:tcW w:w="1995" w:type="dxa"/>
          </w:tcPr>
          <w:p w14:paraId="7559C102" w14:textId="77777777" w:rsidR="00BC269C" w:rsidRDefault="00BC269C" w:rsidP="00646544">
            <w:pPr>
              <w:rPr>
                <w:bCs/>
                <w:szCs w:val="26"/>
                <w:lang w:val="vi-VN"/>
              </w:rPr>
            </w:pPr>
          </w:p>
        </w:tc>
        <w:tc>
          <w:tcPr>
            <w:tcW w:w="3103" w:type="dxa"/>
          </w:tcPr>
          <w:p w14:paraId="0F4E600B" w14:textId="7EFA2430" w:rsidR="00BC269C" w:rsidRDefault="00BC269C" w:rsidP="00646544">
            <w:pPr>
              <w:rPr>
                <w:bCs/>
                <w:szCs w:val="26"/>
                <w:lang w:val="vi-VN"/>
              </w:rPr>
            </w:pPr>
            <w:r>
              <w:rPr>
                <w:bCs/>
                <w:szCs w:val="26"/>
                <w:lang w:val="vi-VN"/>
              </w:rPr>
              <w:t>25</w:t>
            </w:r>
          </w:p>
        </w:tc>
      </w:tr>
      <w:tr w:rsidR="00BC269C" w14:paraId="698ED3AE" w14:textId="77777777" w:rsidTr="00EF54B5">
        <w:tc>
          <w:tcPr>
            <w:tcW w:w="6526" w:type="dxa"/>
            <w:gridSpan w:val="4"/>
          </w:tcPr>
          <w:p w14:paraId="5210CA44" w14:textId="357A666D" w:rsidR="00BC269C" w:rsidRDefault="00BC269C" w:rsidP="00646544">
            <w:pPr>
              <w:rPr>
                <w:bCs/>
                <w:szCs w:val="26"/>
                <w:lang w:val="vi-VN"/>
              </w:rPr>
            </w:pPr>
            <w:r>
              <w:rPr>
                <w:bCs/>
                <w:szCs w:val="26"/>
                <w:lang w:val="vi-VN"/>
              </w:rPr>
              <w:lastRenderedPageBreak/>
              <w:t>Tổng điểm của đối tượng</w:t>
            </w:r>
          </w:p>
        </w:tc>
        <w:tc>
          <w:tcPr>
            <w:tcW w:w="3103" w:type="dxa"/>
          </w:tcPr>
          <w:p w14:paraId="692C74EF" w14:textId="77F743D8" w:rsidR="00BC269C" w:rsidRDefault="00BC269C" w:rsidP="00646544">
            <w:pPr>
              <w:rPr>
                <w:bCs/>
                <w:szCs w:val="26"/>
                <w:lang w:val="vi-VN"/>
              </w:rPr>
            </w:pPr>
            <w:r>
              <w:rPr>
                <w:bCs/>
                <w:szCs w:val="26"/>
                <w:lang w:val="vi-VN"/>
              </w:rPr>
              <w:t>= 14 *0.3 + 25 *0.7 = 21.7</w:t>
            </w:r>
          </w:p>
        </w:tc>
      </w:tr>
    </w:tbl>
    <w:p w14:paraId="6D2F5759" w14:textId="50235C49" w:rsidR="006F46AB" w:rsidRDefault="00E93B40" w:rsidP="006F46AB">
      <w:pPr>
        <w:pStyle w:val="tvHeading111"/>
        <w:rPr>
          <w:lang w:val="vi-VN"/>
        </w:rPr>
      </w:pPr>
      <w:bookmarkStart w:id="92" w:name="_Toc87368220"/>
      <w:r>
        <w:rPr>
          <w:lang w:val="vi-VN"/>
        </w:rPr>
        <w:t>Kết quả đánh giá</w:t>
      </w:r>
      <w:bookmarkEnd w:id="92"/>
    </w:p>
    <w:p w14:paraId="3A2C0C22" w14:textId="463174A7" w:rsidR="00646544" w:rsidRPr="00646544" w:rsidRDefault="00646544" w:rsidP="00646544">
      <w:pPr>
        <w:rPr>
          <w:lang w:val="vi-VN"/>
        </w:rPr>
      </w:pPr>
      <w:r w:rsidRPr="00646544">
        <w:rPr>
          <w:b/>
          <w:bCs/>
          <w:szCs w:val="26"/>
          <w:lang w:val="vi-VN"/>
        </w:rPr>
        <w:t xml:space="preserve">Mục đích: </w:t>
      </w:r>
      <w:r w:rsidRPr="00646544">
        <w:rPr>
          <w:bCs/>
          <w:szCs w:val="26"/>
          <w:lang w:val="vi-VN"/>
        </w:rPr>
        <w:t xml:space="preserve">Quản lý </w:t>
      </w:r>
      <w:r w:rsidR="00277396">
        <w:rPr>
          <w:bCs/>
          <w:szCs w:val="26"/>
          <w:lang w:val="vi-VN"/>
        </w:rPr>
        <w:t xml:space="preserve">và tổng hợp </w:t>
      </w:r>
      <w:r w:rsidRPr="00646544">
        <w:rPr>
          <w:bCs/>
          <w:szCs w:val="26"/>
          <w:lang w:val="vi-VN"/>
        </w:rPr>
        <w:t xml:space="preserve">kết quả </w:t>
      </w:r>
      <w:r w:rsidR="00D248AA">
        <w:rPr>
          <w:bCs/>
          <w:szCs w:val="26"/>
          <w:lang w:val="vi-VN"/>
        </w:rPr>
        <w:t xml:space="preserve">chấm điểm </w:t>
      </w:r>
      <w:r w:rsidRPr="00646544">
        <w:rPr>
          <w:bCs/>
          <w:szCs w:val="26"/>
          <w:lang w:val="vi-VN"/>
        </w:rPr>
        <w:t xml:space="preserve">rủi ro </w:t>
      </w:r>
      <w:r w:rsidR="00D248AA">
        <w:rPr>
          <w:bCs/>
          <w:szCs w:val="26"/>
          <w:lang w:val="vi-VN"/>
        </w:rPr>
        <w:t xml:space="preserve">của các đối tượng </w:t>
      </w:r>
      <w:r w:rsidR="00903C53">
        <w:rPr>
          <w:bCs/>
          <w:szCs w:val="26"/>
          <w:lang w:val="vi-VN"/>
        </w:rPr>
        <w:t>trong kỳ đánh giá</w:t>
      </w:r>
    </w:p>
    <w:p w14:paraId="46DA3F48" w14:textId="283CAC81" w:rsidR="00646544" w:rsidRPr="009135E1" w:rsidRDefault="00646544" w:rsidP="00646544">
      <w:pPr>
        <w:rPr>
          <w:szCs w:val="26"/>
          <w:lang w:val="vi-VN"/>
        </w:rPr>
      </w:pPr>
      <w:r w:rsidRPr="009135E1">
        <w:rPr>
          <w:b/>
          <w:bCs/>
          <w:szCs w:val="26"/>
          <w:lang w:val="vi-VN"/>
        </w:rPr>
        <w:t>Vai trò thực hiện:</w:t>
      </w:r>
      <w:r w:rsidRPr="009135E1">
        <w:rPr>
          <w:szCs w:val="26"/>
          <w:lang w:val="vi-VN"/>
        </w:rPr>
        <w:t xml:space="preserve"> </w:t>
      </w:r>
      <w:r w:rsidR="009135E1" w:rsidRPr="009135E1">
        <w:rPr>
          <w:szCs w:val="26"/>
          <w:lang w:val="vi-VN"/>
        </w:rPr>
        <w:t>Trưởng</w:t>
      </w:r>
      <w:r w:rsidR="009135E1">
        <w:rPr>
          <w:szCs w:val="26"/>
          <w:lang w:val="vi-VN"/>
        </w:rPr>
        <w:t xml:space="preserve"> KTNB, </w:t>
      </w:r>
      <w:r w:rsidRPr="009135E1">
        <w:rPr>
          <w:szCs w:val="26"/>
          <w:lang w:val="vi-VN"/>
        </w:rPr>
        <w:t>KTV</w:t>
      </w:r>
    </w:p>
    <w:p w14:paraId="35C8CE1B" w14:textId="77777777" w:rsidR="00646544" w:rsidRPr="002F4F88" w:rsidRDefault="00646544" w:rsidP="00646544">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75001C4A" w14:textId="77777777" w:rsidTr="00455E54">
        <w:trPr>
          <w:trHeight w:val="449"/>
        </w:trPr>
        <w:tc>
          <w:tcPr>
            <w:tcW w:w="817" w:type="dxa"/>
            <w:shd w:val="clear" w:color="auto" w:fill="auto"/>
          </w:tcPr>
          <w:p w14:paraId="7397B234"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1D9C7146"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5B251FD"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2F4F88" w14:paraId="6C26113A" w14:textId="77777777" w:rsidTr="00455E54">
        <w:tc>
          <w:tcPr>
            <w:tcW w:w="817" w:type="dxa"/>
            <w:shd w:val="clear" w:color="auto" w:fill="auto"/>
          </w:tcPr>
          <w:p w14:paraId="204A4ABB" w14:textId="77777777" w:rsidR="00646544" w:rsidRPr="002F4F88" w:rsidRDefault="00646544" w:rsidP="00911D8A">
            <w:pPr>
              <w:pStyle w:val="ListParagraph"/>
              <w:numPr>
                <w:ilvl w:val="0"/>
                <w:numId w:val="111"/>
              </w:numPr>
            </w:pPr>
          </w:p>
        </w:tc>
        <w:tc>
          <w:tcPr>
            <w:tcW w:w="1877" w:type="dxa"/>
            <w:shd w:val="clear" w:color="auto" w:fill="auto"/>
          </w:tcPr>
          <w:p w14:paraId="5D21A78C" w14:textId="77777777" w:rsidR="00646544" w:rsidRPr="002F4F88" w:rsidRDefault="00646544" w:rsidP="00455E5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6F2587DD" w14:textId="4E8AC9B0"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quả</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sidR="005F7B76">
              <w:rPr>
                <w:snapToGrid/>
                <w:color w:val="auto"/>
                <w:szCs w:val="26"/>
              </w:rPr>
              <w:t>các</w:t>
            </w:r>
            <w:proofErr w:type="spellEnd"/>
            <w:r w:rsidR="005F7B76">
              <w:rPr>
                <w:snapToGrid/>
                <w:color w:val="auto"/>
                <w:szCs w:val="26"/>
                <w:lang w:val="vi-VN"/>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5F7B76">
              <w:rPr>
                <w:snapToGrid/>
                <w:color w:val="auto"/>
                <w:szCs w:val="26"/>
              </w:rPr>
              <w:t>trong</w:t>
            </w:r>
            <w:proofErr w:type="spellEnd"/>
            <w:r w:rsidR="005F7B76">
              <w:rPr>
                <w:snapToGrid/>
                <w:color w:val="auto"/>
                <w:szCs w:val="26"/>
                <w:lang w:val="vi-VN"/>
              </w:rPr>
              <w:t xml:space="preserve"> các kỳ đánh giá</w:t>
            </w:r>
            <w:r w:rsidR="00BC59BA">
              <w:rPr>
                <w:snapToGrid/>
                <w:color w:val="auto"/>
                <w:szCs w:val="26"/>
                <w:lang w:val="vi-VN"/>
              </w:rPr>
              <w:t xml:space="preserve"> theo các điều kiện sau</w:t>
            </w:r>
            <w:r>
              <w:rPr>
                <w:snapToGrid/>
                <w:color w:val="auto"/>
                <w:szCs w:val="26"/>
              </w:rPr>
              <w:t>:</w:t>
            </w:r>
          </w:p>
          <w:p w14:paraId="0DDA199B" w14:textId="081F2634" w:rsidR="00646544" w:rsidRPr="00975BD8"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w:t>
            </w:r>
            <w:r w:rsidR="00975BD8">
              <w:rPr>
                <w:snapToGrid/>
                <w:color w:val="auto"/>
                <w:szCs w:val="26"/>
              </w:rPr>
              <w:t>ọn</w:t>
            </w:r>
            <w:proofErr w:type="spellEnd"/>
            <w:r w:rsidR="00975BD8">
              <w:rPr>
                <w:snapToGrid/>
                <w:color w:val="auto"/>
                <w:szCs w:val="26"/>
                <w:lang w:val="vi-VN"/>
              </w:rPr>
              <w:t xml:space="preserve"> 1</w:t>
            </w:r>
            <w:r>
              <w:rPr>
                <w:snapToGrid/>
                <w:color w:val="auto"/>
                <w:szCs w:val="26"/>
              </w:rPr>
              <w:t xml:space="preserve"> </w:t>
            </w:r>
            <w:proofErr w:type="spellStart"/>
            <w:r>
              <w:rPr>
                <w:snapToGrid/>
                <w:color w:val="auto"/>
                <w:szCs w:val="26"/>
              </w:rPr>
              <w:t>năm</w:t>
            </w:r>
            <w:proofErr w:type="spellEnd"/>
            <w:r>
              <w:rPr>
                <w:snapToGrid/>
                <w:color w:val="auto"/>
                <w:szCs w:val="26"/>
              </w:rPr>
              <w:t xml:space="preserve">. </w:t>
            </w:r>
            <w:r w:rsidR="00975BD8">
              <w:rPr>
                <w:snapToGrid/>
                <w:color w:val="auto"/>
                <w:szCs w:val="26"/>
                <w:lang w:val="vi-VN"/>
              </w:rPr>
              <w:t>M</w:t>
            </w:r>
            <w:proofErr w:type="spellStart"/>
            <w:r w:rsidRPr="00975BD8">
              <w:rPr>
                <w:snapToGrid/>
                <w:color w:val="auto"/>
                <w:szCs w:val="26"/>
              </w:rPr>
              <w:t>ặc</w:t>
            </w:r>
            <w:proofErr w:type="spellEnd"/>
            <w:r w:rsidRPr="00975BD8">
              <w:rPr>
                <w:snapToGrid/>
                <w:color w:val="auto"/>
                <w:szCs w:val="26"/>
              </w:rPr>
              <w:t xml:space="preserve"> </w:t>
            </w:r>
            <w:proofErr w:type="spellStart"/>
            <w:r w:rsidRPr="00975BD8">
              <w:rPr>
                <w:snapToGrid/>
                <w:color w:val="auto"/>
                <w:szCs w:val="26"/>
              </w:rPr>
              <w:t>định</w:t>
            </w:r>
            <w:proofErr w:type="spellEnd"/>
            <w:r w:rsidRPr="00975BD8">
              <w:rPr>
                <w:snapToGrid/>
                <w:color w:val="auto"/>
                <w:szCs w:val="26"/>
              </w:rPr>
              <w:t xml:space="preserve"> </w:t>
            </w:r>
            <w:proofErr w:type="spellStart"/>
            <w:r w:rsidRPr="00975BD8">
              <w:rPr>
                <w:snapToGrid/>
                <w:color w:val="auto"/>
                <w:szCs w:val="26"/>
              </w:rPr>
              <w:t>là</w:t>
            </w:r>
            <w:proofErr w:type="spellEnd"/>
            <w:r w:rsidRPr="00975BD8">
              <w:rPr>
                <w:snapToGrid/>
                <w:color w:val="auto"/>
                <w:szCs w:val="26"/>
              </w:rPr>
              <w:t xml:space="preserve"> </w:t>
            </w:r>
            <w:proofErr w:type="spellStart"/>
            <w:r w:rsidRPr="00975BD8">
              <w:rPr>
                <w:snapToGrid/>
                <w:color w:val="auto"/>
                <w:szCs w:val="26"/>
              </w:rPr>
              <w:t>năm</w:t>
            </w:r>
            <w:proofErr w:type="spellEnd"/>
            <w:r w:rsidRPr="00975BD8">
              <w:rPr>
                <w:snapToGrid/>
                <w:color w:val="auto"/>
                <w:szCs w:val="26"/>
              </w:rPr>
              <w:t xml:space="preserve"> </w:t>
            </w:r>
            <w:proofErr w:type="spellStart"/>
            <w:r w:rsidRPr="00975BD8">
              <w:rPr>
                <w:snapToGrid/>
                <w:color w:val="auto"/>
                <w:szCs w:val="26"/>
              </w:rPr>
              <w:t>hiện</w:t>
            </w:r>
            <w:proofErr w:type="spellEnd"/>
            <w:r w:rsidRPr="00975BD8">
              <w:rPr>
                <w:snapToGrid/>
                <w:color w:val="auto"/>
                <w:szCs w:val="26"/>
              </w:rPr>
              <w:t xml:space="preserve"> </w:t>
            </w:r>
            <w:proofErr w:type="spellStart"/>
            <w:r w:rsidRPr="00975BD8">
              <w:rPr>
                <w:snapToGrid/>
                <w:color w:val="auto"/>
                <w:szCs w:val="26"/>
              </w:rPr>
              <w:t>tại</w:t>
            </w:r>
            <w:proofErr w:type="spellEnd"/>
            <w:r w:rsidRPr="00975BD8">
              <w:rPr>
                <w:snapToGrid/>
                <w:color w:val="auto"/>
                <w:szCs w:val="26"/>
              </w:rPr>
              <w:t>.</w:t>
            </w:r>
          </w:p>
          <w:p w14:paraId="03150D94" w14:textId="77777777"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59B69811" w14:textId="69B7CDF2"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1475AF">
              <w:rPr>
                <w:snapToGrid/>
                <w:color w:val="auto"/>
                <w:szCs w:val="26"/>
                <w:lang w:val="vi-VN"/>
              </w:rPr>
              <w:t xml:space="preserve">1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tương</w:t>
            </w:r>
            <w:proofErr w:type="spellEnd"/>
            <w:r>
              <w:rPr>
                <w:snapToGrid/>
                <w:color w:val="auto"/>
                <w:szCs w:val="26"/>
              </w:rPr>
              <w:t xml:space="preserve"> </w:t>
            </w:r>
            <w:proofErr w:type="spellStart"/>
            <w:r>
              <w:rPr>
                <w:snapToGrid/>
                <w:color w:val="auto"/>
                <w:szCs w:val="26"/>
              </w:rPr>
              <w:t>ứng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35170B95" w14:textId="6B6C06A6" w:rsidR="00975BD8" w:rsidRPr="001475AF" w:rsidRDefault="00975BD8"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đối tượng</w:t>
            </w:r>
            <w:r w:rsidR="00412FE7">
              <w:rPr>
                <w:snapToGrid/>
                <w:color w:val="auto"/>
                <w:szCs w:val="26"/>
                <w:lang w:val="vi-VN"/>
              </w:rPr>
              <w:t>*</w:t>
            </w:r>
            <w:r w:rsidR="001475AF">
              <w:rPr>
                <w:snapToGrid/>
                <w:color w:val="auto"/>
                <w:szCs w:val="26"/>
                <w:lang w:val="vi-VN"/>
              </w:rPr>
              <w:t>: chọn 1 trong 3 loại:</w:t>
            </w:r>
          </w:p>
          <w:p w14:paraId="7F101821" w14:textId="543B3FB8"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00084CD7" w14:textId="211A9374"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w:t>
            </w:r>
          </w:p>
          <w:p w14:paraId="1397A049" w14:textId="74501115" w:rsid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4CF4B1F3" w14:textId="2A47F688"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sidR="00412FE7">
              <w:rPr>
                <w:snapToGrid/>
                <w:color w:val="auto"/>
                <w:szCs w:val="26"/>
                <w:lang w:val="vi-VN"/>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8D189B">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8D189B">
              <w:rPr>
                <w:snapToGrid/>
                <w:color w:val="auto"/>
                <w:szCs w:val="26"/>
              </w:rPr>
              <w:t>thuộc</w:t>
            </w:r>
            <w:proofErr w:type="spellEnd"/>
            <w:r w:rsidR="008D189B">
              <w:rPr>
                <w:snapToGrid/>
                <w:color w:val="auto"/>
                <w:szCs w:val="26"/>
                <w:lang w:val="vi-VN"/>
              </w:rPr>
              <w:t xml:space="preserve"> loại đã chọn</w:t>
            </w:r>
          </w:p>
          <w:p w14:paraId="65343355" w14:textId="04BF3830" w:rsidR="00646544" w:rsidRPr="00BC59BA" w:rsidRDefault="007D2630" w:rsidP="00455E54">
            <w:pPr>
              <w:pStyle w:val="NormalIndent"/>
              <w:keepNext w:val="0"/>
              <w:keepLines/>
              <w:widowControl w:val="0"/>
              <w:numPr>
                <w:ilvl w:val="0"/>
                <w:numId w:val="15"/>
              </w:numPr>
              <w:spacing w:before="0" w:after="0" w:line="312" w:lineRule="auto"/>
              <w:jc w:val="left"/>
              <w:rPr>
                <w:snapToGrid/>
                <w:color w:val="auto"/>
                <w:szCs w:val="26"/>
              </w:rPr>
            </w:pPr>
            <w:r>
              <w:rPr>
                <w:bCs/>
                <w:szCs w:val="26"/>
                <w:lang w:val="vi-VN"/>
              </w:rPr>
              <w:t>H</w:t>
            </w:r>
            <w:proofErr w:type="spellStart"/>
            <w:r w:rsidR="00646544" w:rsidRPr="00E62DAE">
              <w:rPr>
                <w:bCs/>
                <w:szCs w:val="26"/>
              </w:rPr>
              <w:t>iển</w:t>
            </w:r>
            <w:proofErr w:type="spellEnd"/>
            <w:r w:rsidR="00646544" w:rsidRPr="00E62DAE">
              <w:rPr>
                <w:bCs/>
                <w:szCs w:val="26"/>
              </w:rPr>
              <w:t xml:space="preserve"> </w:t>
            </w:r>
            <w:proofErr w:type="spellStart"/>
            <w:r w:rsidR="00646544" w:rsidRPr="00E62DAE">
              <w:rPr>
                <w:bCs/>
                <w:szCs w:val="26"/>
              </w:rPr>
              <w:t>thị</w:t>
            </w:r>
            <w:proofErr w:type="spellEnd"/>
            <w:r w:rsidR="00646544" w:rsidRPr="00E62DAE">
              <w:rPr>
                <w:bCs/>
                <w:szCs w:val="26"/>
              </w:rPr>
              <w:t xml:space="preserve"> </w:t>
            </w:r>
            <w:proofErr w:type="spellStart"/>
            <w:r w:rsidR="00646544" w:rsidRPr="00E62DAE">
              <w:rPr>
                <w:bCs/>
                <w:szCs w:val="26"/>
              </w:rPr>
              <w:t>kết</w:t>
            </w:r>
            <w:proofErr w:type="spellEnd"/>
            <w:r w:rsidR="00646544" w:rsidRPr="00E62DAE">
              <w:rPr>
                <w:bCs/>
                <w:szCs w:val="26"/>
              </w:rPr>
              <w:t xml:space="preserve"> </w:t>
            </w:r>
            <w:proofErr w:type="spellStart"/>
            <w:r w:rsidR="00646544" w:rsidRPr="00E62DAE">
              <w:rPr>
                <w:bCs/>
                <w:szCs w:val="26"/>
              </w:rPr>
              <w:t>quả</w:t>
            </w:r>
            <w:proofErr w:type="spellEnd"/>
            <w:r w:rsidR="00646544" w:rsidRPr="00E62DAE">
              <w:rPr>
                <w:bCs/>
                <w:szCs w:val="26"/>
              </w:rPr>
              <w:t xml:space="preserve"> </w:t>
            </w:r>
            <w:proofErr w:type="spellStart"/>
            <w:r w:rsidR="008D189B">
              <w:rPr>
                <w:bCs/>
                <w:szCs w:val="26"/>
              </w:rPr>
              <w:t>tìm</w:t>
            </w:r>
            <w:proofErr w:type="spellEnd"/>
            <w:r w:rsidR="008D189B">
              <w:rPr>
                <w:bCs/>
                <w:szCs w:val="26"/>
                <w:lang w:val="vi-VN"/>
              </w:rPr>
              <w:t xml:space="preserve"> kiếm là danh sách các đối tượng </w:t>
            </w:r>
            <w:r w:rsidR="00C433DA">
              <w:rPr>
                <w:bCs/>
                <w:szCs w:val="26"/>
                <w:lang w:val="vi-VN"/>
              </w:rPr>
              <w:t xml:space="preserve">có trạng thái </w:t>
            </w:r>
            <w:r w:rsidR="00303C01">
              <w:rPr>
                <w:bCs/>
                <w:szCs w:val="26"/>
                <w:lang w:val="vi-VN"/>
              </w:rPr>
              <w:t xml:space="preserve">bảng </w:t>
            </w:r>
            <w:r w:rsidR="00C433DA">
              <w:rPr>
                <w:bCs/>
                <w:szCs w:val="26"/>
                <w:lang w:val="vi-VN"/>
              </w:rPr>
              <w:t xml:space="preserve">chấm điểm là </w:t>
            </w:r>
            <w:r w:rsidR="00C433DA" w:rsidRPr="00B701AA">
              <w:rPr>
                <w:b/>
                <w:szCs w:val="26"/>
                <w:lang w:val="vi-VN"/>
              </w:rPr>
              <w:t>Đang thực hiện</w:t>
            </w:r>
            <w:r w:rsidR="00C433DA">
              <w:rPr>
                <w:bCs/>
                <w:szCs w:val="26"/>
                <w:lang w:val="vi-VN"/>
              </w:rPr>
              <w:t xml:space="preserve"> </w:t>
            </w:r>
            <w:r w:rsidR="00BF14DE">
              <w:rPr>
                <w:bCs/>
                <w:szCs w:val="26"/>
                <w:lang w:val="vi-VN"/>
              </w:rPr>
              <w:t xml:space="preserve">hoặc </w:t>
            </w:r>
            <w:r w:rsidR="00BF14DE" w:rsidRPr="00B701AA">
              <w:rPr>
                <w:b/>
                <w:szCs w:val="26"/>
                <w:lang w:val="vi-VN"/>
              </w:rPr>
              <w:t>Hoàn thành</w:t>
            </w:r>
            <w:r w:rsidR="00BF14DE">
              <w:rPr>
                <w:bCs/>
                <w:szCs w:val="26"/>
                <w:lang w:val="vi-VN"/>
              </w:rPr>
              <w:t xml:space="preserve"> </w:t>
            </w:r>
            <w:r w:rsidR="008D189B">
              <w:rPr>
                <w:bCs/>
                <w:szCs w:val="26"/>
                <w:lang w:val="vi-VN"/>
              </w:rPr>
              <w:t xml:space="preserve">kèm theo kết quả đánh </w:t>
            </w:r>
            <w:r w:rsidR="008210DF">
              <w:rPr>
                <w:bCs/>
                <w:szCs w:val="26"/>
                <w:lang w:val="vi-VN"/>
              </w:rPr>
              <w:t>giá</w:t>
            </w:r>
          </w:p>
          <w:p w14:paraId="48AE3533" w14:textId="77777777" w:rsidR="00BC59BA" w:rsidRPr="00EF5CE4" w:rsidRDefault="00BC59BA"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F5CE4">
              <w:rPr>
                <w:snapToGrid/>
                <w:color w:val="auto"/>
                <w:szCs w:val="26"/>
              </w:rPr>
              <w:t>Giao</w:t>
            </w:r>
            <w:proofErr w:type="spellEnd"/>
            <w:r w:rsidRPr="00EF5CE4">
              <w:rPr>
                <w:snapToGrid/>
                <w:color w:val="auto"/>
                <w:szCs w:val="26"/>
                <w:lang w:val="vi-VN"/>
              </w:rPr>
              <w:t xml:space="preserve"> diện:</w:t>
            </w:r>
          </w:p>
          <w:p w14:paraId="625B85BA" w14:textId="35800061" w:rsidR="00EF5CE4" w:rsidRPr="002F4F88" w:rsidRDefault="00C4294D" w:rsidP="00EF5CE4">
            <w:pPr>
              <w:pStyle w:val="NormalIndent"/>
              <w:keepNext w:val="0"/>
              <w:keepLines/>
              <w:widowControl w:val="0"/>
              <w:numPr>
                <w:ilvl w:val="0"/>
                <w:numId w:val="0"/>
              </w:numPr>
              <w:spacing w:before="0" w:after="0" w:line="312" w:lineRule="auto"/>
              <w:jc w:val="left"/>
              <w:rPr>
                <w:snapToGrid/>
                <w:color w:val="auto"/>
                <w:szCs w:val="26"/>
              </w:rPr>
            </w:pPr>
            <w:hyperlink r:id="rId34" w:anchor="id=hp627d&amp;p=20__ket_qua_danh_gia&amp;g=1" w:history="1">
              <w:r w:rsidR="00EF5CE4" w:rsidRPr="00A44996">
                <w:rPr>
                  <w:rStyle w:val="Hyperlink"/>
                  <w:snapToGrid/>
                  <w:szCs w:val="26"/>
                </w:rPr>
                <w:t>https://f2z0rj.axshare.com/#id=hp627d&amp;p=20__ket_qua_danh_gia&amp;g=1</w:t>
              </w:r>
            </w:hyperlink>
          </w:p>
        </w:tc>
      </w:tr>
      <w:tr w:rsidR="00646544" w:rsidRPr="006B729D" w14:paraId="193B0075" w14:textId="77777777" w:rsidTr="00455E54">
        <w:tc>
          <w:tcPr>
            <w:tcW w:w="817" w:type="dxa"/>
            <w:shd w:val="clear" w:color="auto" w:fill="auto"/>
          </w:tcPr>
          <w:p w14:paraId="0B6FC40D" w14:textId="77777777" w:rsidR="00646544" w:rsidRPr="002F4F88" w:rsidRDefault="00646544" w:rsidP="00911D8A">
            <w:pPr>
              <w:pStyle w:val="ListParagraph"/>
              <w:numPr>
                <w:ilvl w:val="0"/>
                <w:numId w:val="111"/>
              </w:numPr>
            </w:pPr>
          </w:p>
        </w:tc>
        <w:tc>
          <w:tcPr>
            <w:tcW w:w="1877" w:type="dxa"/>
            <w:shd w:val="clear" w:color="auto" w:fill="auto"/>
          </w:tcPr>
          <w:p w14:paraId="59C0E270" w14:textId="77777777" w:rsidR="00646544" w:rsidRPr="002F4F88" w:rsidRDefault="00646544" w:rsidP="00455E54">
            <w:pPr>
              <w:keepLines/>
              <w:widowControl w:val="0"/>
              <w:rPr>
                <w:szCs w:val="26"/>
              </w:rPr>
            </w:pPr>
            <w:proofErr w:type="spellStart"/>
            <w:r>
              <w:rPr>
                <w:szCs w:val="26"/>
              </w:rPr>
              <w:t>Xem</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p>
        </w:tc>
        <w:tc>
          <w:tcPr>
            <w:tcW w:w="6912" w:type="dxa"/>
            <w:shd w:val="clear" w:color="auto" w:fill="auto"/>
          </w:tcPr>
          <w:p w14:paraId="57BBD9F9" w14:textId="77777777" w:rsidR="00646544" w:rsidRPr="00B70F4A"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Danh</w:t>
            </w:r>
            <w:proofErr w:type="spellEnd"/>
            <w:r w:rsidRPr="00E62DAE">
              <w:rPr>
                <w:bCs/>
                <w:szCs w:val="26"/>
              </w:rPr>
              <w:t xml:space="preserve"> </w:t>
            </w:r>
            <w:proofErr w:type="spellStart"/>
            <w:r w:rsidRPr="00E62DAE">
              <w:rPr>
                <w:bCs/>
                <w:szCs w:val="26"/>
              </w:rPr>
              <w:t>sách</w:t>
            </w:r>
            <w:proofErr w:type="spellEnd"/>
            <w:r w:rsidRPr="00E62DAE">
              <w:rPr>
                <w:bCs/>
                <w:szCs w:val="26"/>
              </w:rPr>
              <w:t xml:space="preserve"> </w:t>
            </w:r>
            <w:proofErr w:type="spellStart"/>
            <w:r w:rsidRPr="00E62DAE">
              <w:rPr>
                <w:bCs/>
                <w:szCs w:val="26"/>
              </w:rPr>
              <w:t>kết</w:t>
            </w:r>
            <w:proofErr w:type="spellEnd"/>
            <w:r w:rsidRPr="00E62DAE">
              <w:rPr>
                <w:bCs/>
                <w:szCs w:val="26"/>
              </w:rPr>
              <w:t xml:space="preserve"> </w:t>
            </w:r>
            <w:proofErr w:type="spellStart"/>
            <w:r w:rsidRPr="00E62DAE">
              <w:rPr>
                <w:bCs/>
                <w:szCs w:val="26"/>
              </w:rPr>
              <w:t>quả</w:t>
            </w:r>
            <w:proofErr w:type="spellEnd"/>
            <w:r w:rsidRPr="00E62DAE">
              <w:rPr>
                <w:bCs/>
                <w:szCs w:val="26"/>
              </w:rPr>
              <w:t xml:space="preserve"> </w:t>
            </w:r>
            <w:proofErr w:type="spellStart"/>
            <w:r w:rsidRPr="00E62DAE">
              <w:rPr>
                <w:bCs/>
                <w:szCs w:val="26"/>
              </w:rPr>
              <w:t>đánh</w:t>
            </w:r>
            <w:proofErr w:type="spellEnd"/>
            <w:r w:rsidRPr="00E62DAE">
              <w:rPr>
                <w:bCs/>
                <w:szCs w:val="26"/>
              </w:rPr>
              <w:t xml:space="preserve"> </w:t>
            </w:r>
            <w:proofErr w:type="spellStart"/>
            <w:r w:rsidRPr="00E62DAE">
              <w:rPr>
                <w:bCs/>
                <w:szCs w:val="26"/>
              </w:rPr>
              <w:t>giá</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hiển</w:t>
            </w:r>
            <w:proofErr w:type="spellEnd"/>
            <w:r w:rsidRPr="00E62DAE">
              <w:rPr>
                <w:bCs/>
                <w:szCs w:val="26"/>
              </w:rPr>
              <w:t xml:space="preserve"> </w:t>
            </w:r>
            <w:proofErr w:type="spellStart"/>
            <w:r w:rsidRPr="00E62DAE">
              <w:rPr>
                <w:bCs/>
                <w:szCs w:val="26"/>
              </w:rPr>
              <w:t>thị</w:t>
            </w:r>
            <w:proofErr w:type="spellEnd"/>
            <w:r w:rsidRPr="00E62DAE">
              <w:rPr>
                <w:bCs/>
                <w:szCs w:val="26"/>
              </w:rPr>
              <w:t xml:space="preserve"> </w:t>
            </w:r>
            <w:proofErr w:type="spellStart"/>
            <w:r w:rsidRPr="00E62DAE">
              <w:rPr>
                <w:bCs/>
                <w:szCs w:val="26"/>
              </w:rPr>
              <w:t>các</w:t>
            </w:r>
            <w:proofErr w:type="spellEnd"/>
            <w:r w:rsidRPr="00E62DAE">
              <w:rPr>
                <w:bCs/>
                <w:szCs w:val="26"/>
              </w:rPr>
              <w:t xml:space="preserve"> </w:t>
            </w:r>
            <w:proofErr w:type="spellStart"/>
            <w:r w:rsidRPr="00E62DAE">
              <w:rPr>
                <w:bCs/>
                <w:szCs w:val="26"/>
              </w:rPr>
              <w:t>thông</w:t>
            </w:r>
            <w:proofErr w:type="spellEnd"/>
            <w:r w:rsidRPr="00E62DAE">
              <w:rPr>
                <w:bCs/>
                <w:szCs w:val="26"/>
              </w:rPr>
              <w:t xml:space="preserve"> tin</w:t>
            </w:r>
            <w:r>
              <w:rPr>
                <w:bCs/>
                <w:szCs w:val="26"/>
              </w:rPr>
              <w:t>:</w:t>
            </w:r>
          </w:p>
          <w:p w14:paraId="5CA605E3" w14:textId="77777777" w:rsidR="00646544" w:rsidRPr="00BF14DE" w:rsidRDefault="00646544" w:rsidP="00911D8A">
            <w:pPr>
              <w:pStyle w:val="NormalIndent"/>
              <w:keepNext w:val="0"/>
              <w:keepLines/>
              <w:widowControl w:val="0"/>
              <w:numPr>
                <w:ilvl w:val="0"/>
                <w:numId w:val="113"/>
              </w:numPr>
              <w:spacing w:before="0" w:after="0" w:line="312" w:lineRule="auto"/>
              <w:jc w:val="left"/>
              <w:rPr>
                <w:b/>
                <w:bCs/>
                <w:snapToGrid/>
                <w:color w:val="auto"/>
                <w:szCs w:val="26"/>
              </w:rPr>
            </w:pPr>
            <w:r w:rsidRPr="00BF14DE">
              <w:rPr>
                <w:b/>
                <w:bCs/>
                <w:snapToGrid/>
                <w:color w:val="auto"/>
                <w:szCs w:val="26"/>
              </w:rPr>
              <w:t>STT</w:t>
            </w:r>
          </w:p>
          <w:p w14:paraId="65404483" w14:textId="31200105" w:rsidR="008A18C0" w:rsidRDefault="008A18C0" w:rsidP="00911D8A">
            <w:pPr>
              <w:pStyle w:val="NormalIndent"/>
              <w:keepNext w:val="0"/>
              <w:keepLines/>
              <w:widowControl w:val="0"/>
              <w:numPr>
                <w:ilvl w:val="0"/>
                <w:numId w:val="113"/>
              </w:numPr>
              <w:spacing w:before="0" w:after="0" w:line="312" w:lineRule="auto"/>
              <w:jc w:val="left"/>
              <w:rPr>
                <w:snapToGrid/>
                <w:color w:val="auto"/>
                <w:szCs w:val="26"/>
              </w:rPr>
            </w:pPr>
            <w:r w:rsidRPr="0086753F">
              <w:rPr>
                <w:b/>
                <w:bCs/>
                <w:snapToGrid/>
                <w:color w:val="auto"/>
                <w:szCs w:val="26"/>
              </w:rPr>
              <w:t>M</w:t>
            </w:r>
            <w:r w:rsidRPr="0086753F">
              <w:rPr>
                <w:b/>
                <w:bCs/>
                <w:snapToGrid/>
                <w:color w:val="auto"/>
                <w:szCs w:val="26"/>
                <w:lang w:val="vi-VN"/>
              </w:rPr>
              <w:t>ã đối tượng</w:t>
            </w:r>
            <w:r>
              <w:rPr>
                <w:snapToGrid/>
                <w:color w:val="auto"/>
                <w:szCs w:val="26"/>
                <w:lang w:val="vi-VN"/>
              </w:rPr>
              <w:t>: mã đơn vị/hoạt động/quy trình được đánh giá</w:t>
            </w:r>
          </w:p>
          <w:p w14:paraId="683CCCE6" w14:textId="13BDD6E2" w:rsidR="00646544" w:rsidRPr="00336B67"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336B67">
              <w:rPr>
                <w:b/>
                <w:bCs/>
                <w:snapToGrid/>
                <w:color w:val="auto"/>
                <w:szCs w:val="26"/>
              </w:rPr>
              <w:t>Đối</w:t>
            </w:r>
            <w:proofErr w:type="spellEnd"/>
            <w:r w:rsidRPr="00336B67">
              <w:rPr>
                <w:b/>
                <w:bCs/>
                <w:snapToGrid/>
                <w:color w:val="auto"/>
                <w:szCs w:val="26"/>
              </w:rPr>
              <w:t xml:space="preserve"> </w:t>
            </w:r>
            <w:proofErr w:type="spellStart"/>
            <w:r w:rsidRPr="00336B67">
              <w:rPr>
                <w:b/>
                <w:bCs/>
                <w:snapToGrid/>
                <w:color w:val="auto"/>
                <w:szCs w:val="26"/>
              </w:rPr>
              <w:t>tượng</w:t>
            </w:r>
            <w:proofErr w:type="spellEnd"/>
            <w:r w:rsidRPr="00336B67">
              <w:rPr>
                <w:snapToGrid/>
                <w:color w:val="auto"/>
                <w:szCs w:val="26"/>
              </w:rPr>
              <w:t xml:space="preserve">: </w:t>
            </w:r>
            <w:proofErr w:type="spellStart"/>
            <w:r w:rsidR="009B27FF" w:rsidRPr="00336B67">
              <w:rPr>
                <w:snapToGrid/>
                <w:color w:val="auto"/>
                <w:szCs w:val="26"/>
              </w:rPr>
              <w:t>hiển</w:t>
            </w:r>
            <w:proofErr w:type="spellEnd"/>
            <w:r w:rsidR="009B27FF" w:rsidRPr="00336B67">
              <w:rPr>
                <w:snapToGrid/>
                <w:color w:val="auto"/>
                <w:szCs w:val="26"/>
                <w:lang w:val="vi-VN"/>
              </w:rPr>
              <w:t xml:space="preserve"> thị tên </w:t>
            </w:r>
            <w:r w:rsidR="008A18C0" w:rsidRPr="00336B67">
              <w:rPr>
                <w:snapToGrid/>
                <w:color w:val="auto"/>
                <w:szCs w:val="26"/>
                <w:lang w:val="vi-VN"/>
              </w:rPr>
              <w:t>đơn vị/hoạt động/quy trình được đánh giá</w:t>
            </w:r>
            <w:r w:rsidR="009D0CAC" w:rsidRPr="00336B67">
              <w:rPr>
                <w:snapToGrid/>
                <w:color w:val="auto"/>
                <w:szCs w:val="26"/>
                <w:lang w:val="vi-VN"/>
              </w:rPr>
              <w:t xml:space="preserve">, click vào tên đối tượng hiển thị popup màn hình xem </w:t>
            </w:r>
            <w:r w:rsidR="00841452" w:rsidRPr="00336B67">
              <w:rPr>
                <w:snapToGrid/>
                <w:color w:val="auto"/>
                <w:szCs w:val="26"/>
                <w:lang w:val="vi-VN"/>
              </w:rPr>
              <w:t xml:space="preserve">lịch sử kiểm toán và lịch sử đánh giá của đối tượng </w:t>
            </w:r>
          </w:p>
          <w:p w14:paraId="65E348E3" w14:textId="147A785D" w:rsidR="00294240" w:rsidRDefault="00294240"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86753F">
              <w:rPr>
                <w:b/>
                <w:bCs/>
                <w:snapToGrid/>
                <w:color w:val="auto"/>
                <w:szCs w:val="26"/>
              </w:rPr>
              <w:t>Loại</w:t>
            </w:r>
            <w:proofErr w:type="spellEnd"/>
            <w:r w:rsidRPr="0086753F">
              <w:rPr>
                <w:b/>
                <w:bCs/>
                <w:snapToGrid/>
                <w:color w:val="auto"/>
                <w:szCs w:val="26"/>
                <w:lang w:val="vi-VN"/>
              </w:rPr>
              <w:t xml:space="preserve"> đối tượng</w:t>
            </w:r>
            <w:r>
              <w:rPr>
                <w:snapToGrid/>
                <w:color w:val="auto"/>
                <w:szCs w:val="26"/>
                <w:lang w:val="vi-VN"/>
              </w:rPr>
              <w:t>: đơn vị/hoạt động/quy trình</w:t>
            </w:r>
          </w:p>
          <w:p w14:paraId="7F8D81EC" w14:textId="7CD860C3"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lastRenderedPageBreak/>
              <w:t>Tổng</w:t>
            </w:r>
            <w:proofErr w:type="spellEnd"/>
            <w:r w:rsidRPr="00F03EC9">
              <w:rPr>
                <w:b/>
                <w:bCs/>
                <w:snapToGrid/>
                <w:color w:val="auto"/>
                <w:szCs w:val="26"/>
              </w:rPr>
              <w:t xml:space="preserve"> </w:t>
            </w:r>
            <w:proofErr w:type="spellStart"/>
            <w:r w:rsidRPr="00F03EC9">
              <w:rPr>
                <w:b/>
                <w:bCs/>
                <w:snapToGrid/>
                <w:color w:val="auto"/>
                <w:szCs w:val="26"/>
              </w:rPr>
              <w:t>điểm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tổng</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sidR="0018610C">
              <w:rPr>
                <w:snapToGrid/>
                <w:color w:val="auto"/>
                <w:szCs w:val="26"/>
              </w:rPr>
              <w:t>đánh</w:t>
            </w:r>
            <w:proofErr w:type="spellEnd"/>
            <w:r w:rsidR="0018610C">
              <w:rPr>
                <w:snapToGrid/>
                <w:color w:val="auto"/>
                <w:szCs w:val="26"/>
                <w:lang w:val="vi-VN"/>
              </w:rPr>
              <w:t xml:space="preserve"> giá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
          <w:p w14:paraId="72BE29ED" w14:textId="4C080318"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Xếp</w:t>
            </w:r>
            <w:proofErr w:type="spellEnd"/>
            <w:r w:rsidRPr="00F03EC9">
              <w:rPr>
                <w:b/>
                <w:bCs/>
                <w:snapToGrid/>
                <w:color w:val="auto"/>
                <w:szCs w:val="26"/>
              </w:rPr>
              <w:t xml:space="preserve"> </w:t>
            </w:r>
            <w:proofErr w:type="spellStart"/>
            <w:r w:rsidRPr="00F03EC9">
              <w:rPr>
                <w:b/>
                <w:bCs/>
                <w:snapToGrid/>
                <w:color w:val="auto"/>
                <w:szCs w:val="26"/>
              </w:rPr>
              <w:t>hạng</w:t>
            </w:r>
            <w:proofErr w:type="spellEnd"/>
            <w:r w:rsidRPr="00F03EC9">
              <w:rPr>
                <w:b/>
                <w:bCs/>
                <w:snapToGrid/>
                <w:color w:val="auto"/>
                <w:szCs w:val="26"/>
              </w:rPr>
              <w:t xml:space="preserve"> </w:t>
            </w:r>
            <w:proofErr w:type="spellStart"/>
            <w:r w:rsidRPr="00F03EC9">
              <w:rPr>
                <w:b/>
                <w:bCs/>
                <w:snapToGrid/>
                <w:color w:val="auto"/>
                <w:szCs w:val="26"/>
              </w:rPr>
              <w:t>rủi</w:t>
            </w:r>
            <w:proofErr w:type="spellEnd"/>
            <w:r w:rsidRPr="00F03EC9">
              <w:rPr>
                <w:b/>
                <w:bCs/>
                <w:snapToGrid/>
                <w:color w:val="auto"/>
                <w:szCs w:val="26"/>
              </w:rPr>
              <w:t xml:space="preserve"> </w:t>
            </w:r>
            <w:proofErr w:type="spellStart"/>
            <w:r w:rsidRPr="00F03EC9">
              <w:rPr>
                <w:b/>
                <w:bCs/>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6C3752">
              <w:rPr>
                <w:snapToGrid/>
                <w:color w:val="auto"/>
                <w:szCs w:val="26"/>
              </w:rPr>
              <w:t>theo</w:t>
            </w:r>
            <w:proofErr w:type="spellEnd"/>
            <w:r w:rsidR="006C3752">
              <w:rPr>
                <w:snapToGrid/>
                <w:color w:val="auto"/>
                <w:szCs w:val="26"/>
                <w:lang w:val="vi-VN"/>
              </w:rPr>
              <w:t xml:space="preserve"> bảng chấm điểm </w:t>
            </w:r>
            <w:r w:rsidR="006C3752" w:rsidRPr="006C3752">
              <w:rPr>
                <w:i/>
                <w:iCs/>
                <w:snapToGrid/>
                <w:color w:val="0070C0"/>
                <w:szCs w:val="26"/>
                <w:lang w:val="vi-VN"/>
              </w:rPr>
              <w:t>(mục 3.3.2)</w:t>
            </w:r>
          </w:p>
          <w:p w14:paraId="045B5838" w14:textId="63D362F8" w:rsidR="00646544" w:rsidRPr="00860BF8"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Xếp</w:t>
            </w:r>
            <w:proofErr w:type="spellEnd"/>
            <w:r w:rsidRPr="00F03EC9">
              <w:rPr>
                <w:b/>
                <w:bCs/>
                <w:snapToGrid/>
                <w:color w:val="auto"/>
                <w:szCs w:val="26"/>
              </w:rPr>
              <w:t xml:space="preserve"> </w:t>
            </w:r>
            <w:proofErr w:type="spellStart"/>
            <w:r w:rsidRPr="00F03EC9">
              <w:rPr>
                <w:b/>
                <w:bCs/>
                <w:snapToGrid/>
                <w:color w:val="auto"/>
                <w:szCs w:val="26"/>
              </w:rPr>
              <w:t>hạng</w:t>
            </w:r>
            <w:proofErr w:type="spellEnd"/>
            <w:r w:rsidRPr="00F03EC9">
              <w:rPr>
                <w:b/>
                <w:bCs/>
                <w:snapToGrid/>
                <w:color w:val="auto"/>
                <w:szCs w:val="26"/>
              </w:rPr>
              <w:t xml:space="preserve"> </w:t>
            </w:r>
            <w:proofErr w:type="spellStart"/>
            <w:r w:rsidRPr="00F03EC9">
              <w:rPr>
                <w:b/>
                <w:bCs/>
                <w:snapToGrid/>
                <w:color w:val="auto"/>
                <w:szCs w:val="26"/>
              </w:rPr>
              <w:t>rủi</w:t>
            </w:r>
            <w:proofErr w:type="spellEnd"/>
            <w:r w:rsidRPr="00F03EC9">
              <w:rPr>
                <w:b/>
                <w:bCs/>
                <w:snapToGrid/>
                <w:color w:val="auto"/>
                <w:szCs w:val="26"/>
              </w:rPr>
              <w:t xml:space="preserve"> </w:t>
            </w:r>
            <w:proofErr w:type="spellStart"/>
            <w:r w:rsidRPr="00F03EC9">
              <w:rPr>
                <w:b/>
                <w:bCs/>
                <w:snapToGrid/>
                <w:color w:val="auto"/>
                <w:szCs w:val="26"/>
              </w:rPr>
              <w:t>ro</w:t>
            </w:r>
            <w:proofErr w:type="spellEnd"/>
            <w:r w:rsidRPr="00F03EC9">
              <w:rPr>
                <w:b/>
                <w:bCs/>
                <w:snapToGrid/>
                <w:color w:val="auto"/>
                <w:szCs w:val="26"/>
              </w:rPr>
              <w:t xml:space="preserve"> </w:t>
            </w:r>
            <w:proofErr w:type="spellStart"/>
            <w:r w:rsidRPr="00F03EC9">
              <w:rPr>
                <w:b/>
                <w:bCs/>
                <w:snapToGrid/>
                <w:color w:val="auto"/>
                <w:szCs w:val="26"/>
              </w:rPr>
              <w:t>điều</w:t>
            </w:r>
            <w:proofErr w:type="spellEnd"/>
            <w:r w:rsidRPr="00F03EC9">
              <w:rPr>
                <w:b/>
                <w:bCs/>
                <w:snapToGrid/>
                <w:color w:val="auto"/>
                <w:szCs w:val="26"/>
              </w:rPr>
              <w:t xml:space="preserve"> </w:t>
            </w:r>
            <w:proofErr w:type="spellStart"/>
            <w:r w:rsidRPr="00F03EC9">
              <w:rPr>
                <w:b/>
                <w:bCs/>
                <w:snapToGrid/>
                <w:color w:val="auto"/>
                <w:szCs w:val="26"/>
              </w:rPr>
              <w:t>chỉnh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r w:rsidR="006C3752">
              <w:rPr>
                <w:snapToGrid/>
                <w:color w:val="auto"/>
                <w:szCs w:val="26"/>
              </w:rPr>
              <w:t>do</w:t>
            </w:r>
            <w:r w:rsidR="006C3752">
              <w:rPr>
                <w:snapToGrid/>
                <w:color w:val="auto"/>
                <w:szCs w:val="26"/>
                <w:lang w:val="vi-VN"/>
              </w:rPr>
              <w:t xml:space="preserve"> NSD </w:t>
            </w: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chỉnh</w:t>
            </w:r>
            <w:proofErr w:type="spellEnd"/>
            <w:r w:rsidR="008615CB">
              <w:rPr>
                <w:snapToGrid/>
                <w:color w:val="auto"/>
                <w:szCs w:val="26"/>
                <w:lang w:val="vi-VN"/>
              </w:rPr>
              <w:t xml:space="preserve"> lại</w:t>
            </w:r>
          </w:p>
          <w:p w14:paraId="43EEAE8E" w14:textId="7BF8ED98" w:rsidR="00860BF8" w:rsidRPr="00960856" w:rsidRDefault="00860BF8"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Kết</w:t>
            </w:r>
            <w:proofErr w:type="spellEnd"/>
            <w:r w:rsidRPr="00F03EC9">
              <w:rPr>
                <w:b/>
                <w:bCs/>
                <w:snapToGrid/>
                <w:color w:val="auto"/>
                <w:szCs w:val="26"/>
                <w:lang w:val="vi-VN"/>
              </w:rPr>
              <w:t xml:space="preserve"> quả đánh giá gần nhất</w:t>
            </w:r>
            <w:r w:rsidR="00C219D5" w:rsidRPr="00960856">
              <w:rPr>
                <w:snapToGrid/>
                <w:color w:val="auto"/>
                <w:szCs w:val="26"/>
                <w:lang w:val="vi-VN"/>
              </w:rPr>
              <w:t xml:space="preserve">: hệ thống căn cứ kết quả đánh giá rủi ro </w:t>
            </w:r>
            <w:r w:rsidR="00C219D5" w:rsidRPr="00960856">
              <w:rPr>
                <w:i/>
                <w:iCs/>
                <w:snapToGrid/>
                <w:color w:val="0070C0"/>
                <w:szCs w:val="26"/>
                <w:lang w:val="vi-VN"/>
              </w:rPr>
              <w:t>(mục 3.3.3)</w:t>
            </w:r>
            <w:r w:rsidR="00C219D5" w:rsidRPr="00960856">
              <w:rPr>
                <w:snapToGrid/>
                <w:color w:val="0070C0"/>
                <w:szCs w:val="26"/>
                <w:lang w:val="vi-VN"/>
              </w:rPr>
              <w:t xml:space="preserve"> </w:t>
            </w:r>
            <w:r w:rsidR="00C219D5" w:rsidRPr="00960856">
              <w:rPr>
                <w:snapToGrid/>
                <w:color w:val="auto"/>
                <w:szCs w:val="26"/>
                <w:lang w:val="vi-VN"/>
              </w:rPr>
              <w:t xml:space="preserve">của </w:t>
            </w:r>
            <w:r w:rsidR="000651C4" w:rsidRPr="00960856">
              <w:rPr>
                <w:snapToGrid/>
                <w:color w:val="auto"/>
                <w:szCs w:val="26"/>
                <w:lang w:val="vi-VN"/>
              </w:rPr>
              <w:t>đối tượng</w:t>
            </w:r>
            <w:r w:rsidR="00C219D5" w:rsidRPr="00960856">
              <w:rPr>
                <w:snapToGrid/>
                <w:color w:val="auto"/>
                <w:szCs w:val="26"/>
                <w:lang w:val="vi-VN"/>
              </w:rPr>
              <w:t xml:space="preserve"> ở kỳ đánh giá gần nhất </w:t>
            </w:r>
            <w:r w:rsidR="000651C4" w:rsidRPr="00960856">
              <w:rPr>
                <w:snapToGrid/>
                <w:color w:val="auto"/>
                <w:szCs w:val="26"/>
                <w:lang w:val="vi-VN"/>
              </w:rPr>
              <w:t xml:space="preserve">so với kỳ hiện tại </w:t>
            </w:r>
            <w:r w:rsidR="00B701AA">
              <w:rPr>
                <w:snapToGrid/>
                <w:color w:val="auto"/>
                <w:szCs w:val="26"/>
                <w:lang w:val="vi-VN"/>
              </w:rPr>
              <w:t xml:space="preserve">(kỳ được chọn ở điều kiện tìm kiếm) </w:t>
            </w:r>
            <w:r w:rsidR="00C219D5" w:rsidRPr="00960856">
              <w:rPr>
                <w:snapToGrid/>
                <w:color w:val="auto"/>
                <w:szCs w:val="26"/>
                <w:lang w:val="vi-VN"/>
              </w:rPr>
              <w:t xml:space="preserve">để tự động lấy ra </w:t>
            </w:r>
            <w:r w:rsidR="00C219D5" w:rsidRPr="00960856">
              <w:rPr>
                <w:i/>
                <w:iCs/>
                <w:snapToGrid/>
                <w:color w:val="auto"/>
                <w:szCs w:val="26"/>
                <w:lang w:val="vi-VN"/>
              </w:rPr>
              <w:t>mức xếp hạng rủi ro</w:t>
            </w:r>
            <w:r w:rsidR="00C219D5" w:rsidRPr="00960856">
              <w:rPr>
                <w:snapToGrid/>
                <w:color w:val="auto"/>
                <w:szCs w:val="26"/>
                <w:lang w:val="vi-VN"/>
              </w:rPr>
              <w:t xml:space="preserve"> hoặc </w:t>
            </w:r>
            <w:r w:rsidR="00C219D5" w:rsidRPr="00960856">
              <w:rPr>
                <w:i/>
                <w:iCs/>
                <w:snapToGrid/>
                <w:color w:val="auto"/>
                <w:szCs w:val="26"/>
                <w:lang w:val="vi-VN"/>
              </w:rPr>
              <w:t>mức xếp hạng rủi ro điều chỉnh</w:t>
            </w:r>
            <w:r w:rsidR="00C219D5" w:rsidRPr="00960856">
              <w:rPr>
                <w:snapToGrid/>
                <w:color w:val="auto"/>
                <w:szCs w:val="26"/>
                <w:lang w:val="vi-VN"/>
              </w:rPr>
              <w:t xml:space="preserve"> nếu có</w:t>
            </w:r>
          </w:p>
          <w:p w14:paraId="101CC0CE" w14:textId="77F00043" w:rsidR="00860BF8" w:rsidRPr="00960856" w:rsidRDefault="00960856"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lang w:val="vi-VN"/>
              </w:rPr>
              <w:t>Thời gian</w:t>
            </w:r>
            <w:r w:rsidR="00860BF8" w:rsidRPr="00F03EC9">
              <w:rPr>
                <w:b/>
                <w:bCs/>
                <w:snapToGrid/>
                <w:color w:val="auto"/>
                <w:szCs w:val="26"/>
                <w:lang w:val="vi-VN"/>
              </w:rPr>
              <w:t xml:space="preserve"> kiểm toán gần nhất</w:t>
            </w:r>
            <w:r w:rsidRPr="00960856">
              <w:rPr>
                <w:snapToGrid/>
                <w:color w:val="auto"/>
                <w:szCs w:val="26"/>
                <w:lang w:val="vi-VN"/>
              </w:rPr>
              <w:t xml:space="preserve">: Hệ thống căn cứ báo cáo </w:t>
            </w:r>
            <w:r w:rsidR="00670378">
              <w:rPr>
                <w:snapToGrid/>
                <w:color w:val="auto"/>
                <w:szCs w:val="26"/>
                <w:lang w:val="vi-VN"/>
              </w:rPr>
              <w:t xml:space="preserve">cuộc kiểm toán </w:t>
            </w:r>
            <w:r w:rsidRPr="00960856">
              <w:rPr>
                <w:snapToGrid/>
                <w:color w:val="auto"/>
                <w:szCs w:val="26"/>
                <w:lang w:val="vi-VN"/>
              </w:rPr>
              <w:t>gần nhất</w:t>
            </w:r>
            <w:r w:rsidR="001D0007">
              <w:rPr>
                <w:snapToGrid/>
                <w:color w:val="auto"/>
                <w:szCs w:val="26"/>
                <w:lang w:val="vi-VN"/>
              </w:rPr>
              <w:t xml:space="preserve"> Đã duyệt</w:t>
            </w:r>
            <w:r w:rsidRPr="00960856">
              <w:rPr>
                <w:snapToGrid/>
                <w:color w:val="auto"/>
                <w:szCs w:val="26"/>
                <w:lang w:val="vi-VN"/>
              </w:rPr>
              <w:t xml:space="preserve"> có phạm vi kiểm toán chứa đ</w:t>
            </w:r>
            <w:r w:rsidR="00D01759">
              <w:rPr>
                <w:snapToGrid/>
                <w:color w:val="auto"/>
                <w:szCs w:val="26"/>
                <w:lang w:val="vi-VN"/>
              </w:rPr>
              <w:t xml:space="preserve">ối </w:t>
            </w:r>
            <w:r w:rsidR="00467A27">
              <w:rPr>
                <w:snapToGrid/>
                <w:color w:val="auto"/>
                <w:szCs w:val="26"/>
                <w:lang w:val="vi-VN"/>
              </w:rPr>
              <w:t xml:space="preserve">tượng </w:t>
            </w:r>
            <w:r w:rsidRPr="00960856">
              <w:rPr>
                <w:snapToGrid/>
                <w:color w:val="auto"/>
                <w:szCs w:val="26"/>
                <w:lang w:val="vi-VN"/>
              </w:rPr>
              <w:t xml:space="preserve">hiện tại để tự động lấy ra </w:t>
            </w:r>
            <w:r w:rsidR="00842519" w:rsidRPr="003F00C3">
              <w:rPr>
                <w:snapToGrid/>
                <w:color w:val="auto"/>
                <w:szCs w:val="26"/>
                <w:lang w:val="vi-VN"/>
              </w:rPr>
              <w:t>tháng và năm</w:t>
            </w:r>
            <w:r w:rsidR="00FB006B" w:rsidRPr="003F00C3">
              <w:rPr>
                <w:snapToGrid/>
                <w:color w:val="auto"/>
                <w:szCs w:val="26"/>
                <w:lang w:val="vi-VN"/>
              </w:rPr>
              <w:t xml:space="preserve"> của </w:t>
            </w:r>
            <w:r w:rsidR="003F00C3">
              <w:rPr>
                <w:i/>
                <w:iCs/>
                <w:snapToGrid/>
                <w:color w:val="auto"/>
                <w:szCs w:val="26"/>
                <w:lang w:val="vi-VN"/>
              </w:rPr>
              <w:t>ngày</w:t>
            </w:r>
            <w:r w:rsidR="00842519" w:rsidRPr="00842519">
              <w:rPr>
                <w:i/>
                <w:iCs/>
                <w:snapToGrid/>
                <w:color w:val="auto"/>
                <w:szCs w:val="26"/>
                <w:lang w:val="vi-VN"/>
              </w:rPr>
              <w:t xml:space="preserve"> </w:t>
            </w:r>
            <w:r w:rsidR="00E11AFC">
              <w:rPr>
                <w:i/>
                <w:iCs/>
                <w:snapToGrid/>
                <w:color w:val="auto"/>
                <w:szCs w:val="26"/>
                <w:lang w:val="vi-VN"/>
              </w:rPr>
              <w:t>kết thúc thực địa</w:t>
            </w:r>
            <w:r w:rsidR="00842519">
              <w:rPr>
                <w:i/>
                <w:iCs/>
                <w:snapToGrid/>
                <w:color w:val="auto"/>
                <w:szCs w:val="26"/>
                <w:lang w:val="vi-VN"/>
              </w:rPr>
              <w:t xml:space="preserve">: </w:t>
            </w:r>
            <w:r w:rsidR="00842519" w:rsidRPr="00842519">
              <w:rPr>
                <w:snapToGrid/>
                <w:color w:val="auto"/>
                <w:szCs w:val="26"/>
                <w:lang w:val="vi-VN"/>
              </w:rPr>
              <w:t>MM/</w:t>
            </w:r>
            <w:r w:rsidR="00842519">
              <w:rPr>
                <w:snapToGrid/>
                <w:color w:val="auto"/>
                <w:szCs w:val="26"/>
                <w:lang w:val="vi-VN"/>
              </w:rPr>
              <w:t xml:space="preserve">yyyy </w:t>
            </w:r>
          </w:p>
          <w:p w14:paraId="3F541E35" w14:textId="0E885B57"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 xml:space="preserve">Chu </w:t>
            </w:r>
            <w:proofErr w:type="spellStart"/>
            <w:r w:rsidRPr="00F03EC9">
              <w:rPr>
                <w:b/>
                <w:bCs/>
                <w:snapToGrid/>
                <w:color w:val="auto"/>
                <w:szCs w:val="26"/>
              </w:rPr>
              <w:t>kỳ</w:t>
            </w:r>
            <w:proofErr w:type="spellEnd"/>
            <w:r w:rsidRPr="00F03EC9">
              <w:rPr>
                <w:b/>
                <w:bCs/>
                <w:snapToGrid/>
                <w:color w:val="auto"/>
                <w:szCs w:val="26"/>
              </w:rPr>
              <w:t xml:space="preserve"> </w:t>
            </w:r>
            <w:proofErr w:type="spellStart"/>
            <w:r w:rsidRPr="00F03EC9">
              <w:rPr>
                <w:b/>
                <w:bCs/>
                <w:snapToGrid/>
                <w:color w:val="auto"/>
                <w:szCs w:val="26"/>
              </w:rPr>
              <w:t>kiểm</w:t>
            </w:r>
            <w:proofErr w:type="spellEnd"/>
            <w:r w:rsidRPr="00F03EC9">
              <w:rPr>
                <w:b/>
                <w:bCs/>
                <w:snapToGrid/>
                <w:color w:val="auto"/>
                <w:szCs w:val="26"/>
              </w:rPr>
              <w:t xml:space="preserve"> </w:t>
            </w:r>
            <w:proofErr w:type="spellStart"/>
            <w:r w:rsidRPr="00F03EC9">
              <w:rPr>
                <w:b/>
                <w:bCs/>
                <w:snapToGrid/>
                <w:color w:val="auto"/>
                <w:szCs w:val="26"/>
              </w:rPr>
              <w:t>toán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6305A9">
              <w:rPr>
                <w:snapToGrid/>
                <w:color w:val="auto"/>
                <w:szCs w:val="26"/>
                <w:lang w:val="vi-VN"/>
              </w:rPr>
              <w:t xml:space="preserve"> </w:t>
            </w:r>
            <w:r w:rsidR="006305A9" w:rsidRPr="006305A9">
              <w:rPr>
                <w:i/>
                <w:iCs/>
                <w:snapToGrid/>
                <w:color w:val="0070C0"/>
                <w:szCs w:val="26"/>
                <w:lang w:val="vi-VN"/>
              </w:rPr>
              <w:t xml:space="preserve">(mục 3.2.4) </w:t>
            </w:r>
            <w:r w:rsidR="006305A9">
              <w:rPr>
                <w:snapToGrid/>
                <w:color w:val="auto"/>
                <w:szCs w:val="26"/>
                <w:lang w:val="vi-VN"/>
              </w:rPr>
              <w:t>tương ứng với mức xếp hạng rủi ro hoặc xếp hạng rủi ro điều chỉnh nếu có</w:t>
            </w:r>
            <w:r w:rsidR="008615CB">
              <w:rPr>
                <w:snapToGrid/>
                <w:color w:val="auto"/>
                <w:szCs w:val="26"/>
                <w:lang w:val="vi-VN"/>
              </w:rPr>
              <w:t>. Ví dụ: 24 tháng</w:t>
            </w:r>
          </w:p>
          <w:p w14:paraId="1917A422" w14:textId="1E1D60DC" w:rsidR="00646544" w:rsidRPr="008274D8" w:rsidRDefault="009F65BF" w:rsidP="00911D8A">
            <w:pPr>
              <w:pStyle w:val="NormalIndent"/>
              <w:keepNext w:val="0"/>
              <w:keepLines/>
              <w:widowControl w:val="0"/>
              <w:numPr>
                <w:ilvl w:val="0"/>
                <w:numId w:val="113"/>
              </w:numPr>
              <w:spacing w:before="0" w:after="0" w:line="312" w:lineRule="auto"/>
              <w:jc w:val="left"/>
              <w:rPr>
                <w:i/>
                <w:iCs/>
                <w:snapToGrid/>
                <w:color w:val="auto"/>
                <w:szCs w:val="26"/>
              </w:rPr>
            </w:pPr>
            <w:r w:rsidRPr="00F03EC9">
              <w:rPr>
                <w:b/>
                <w:bCs/>
                <w:snapToGrid/>
                <w:color w:val="auto"/>
                <w:szCs w:val="26"/>
              </w:rPr>
              <w:t>Đ</w:t>
            </w:r>
            <w:r w:rsidRPr="00F03EC9">
              <w:rPr>
                <w:b/>
                <w:bCs/>
                <w:snapToGrid/>
                <w:color w:val="auto"/>
                <w:szCs w:val="26"/>
                <w:lang w:val="vi-VN"/>
              </w:rPr>
              <w:t>ề xuất kiểm t</w:t>
            </w:r>
            <w:r w:rsidR="008274D8" w:rsidRPr="00F03EC9">
              <w:rPr>
                <w:b/>
                <w:bCs/>
                <w:snapToGrid/>
                <w:color w:val="auto"/>
                <w:szCs w:val="26"/>
                <w:lang w:val="vi-VN"/>
              </w:rPr>
              <w:t>oán năm</w:t>
            </w:r>
            <w:r w:rsidR="00646544">
              <w:rPr>
                <w:snapToGrid/>
                <w:color w:val="auto"/>
                <w:szCs w:val="26"/>
              </w:rPr>
              <w:t xml:space="preserve">: </w:t>
            </w:r>
            <w:proofErr w:type="spellStart"/>
            <w:r w:rsidR="00646544">
              <w:rPr>
                <w:snapToGrid/>
                <w:color w:val="auto"/>
                <w:szCs w:val="26"/>
              </w:rPr>
              <w:t>hệ</w:t>
            </w:r>
            <w:proofErr w:type="spellEnd"/>
            <w:r w:rsidR="00646544">
              <w:rPr>
                <w:snapToGrid/>
                <w:color w:val="auto"/>
                <w:szCs w:val="26"/>
              </w:rPr>
              <w:t xml:space="preserve"> </w:t>
            </w:r>
            <w:proofErr w:type="spellStart"/>
            <w:r w:rsidR="00646544">
              <w:rPr>
                <w:snapToGrid/>
                <w:color w:val="auto"/>
                <w:szCs w:val="26"/>
              </w:rPr>
              <w:t>thống</w:t>
            </w:r>
            <w:proofErr w:type="spellEnd"/>
            <w:r w:rsidR="00646544">
              <w:rPr>
                <w:snapToGrid/>
                <w:color w:val="auto"/>
                <w:szCs w:val="26"/>
              </w:rPr>
              <w:t xml:space="preserve"> </w:t>
            </w:r>
            <w:proofErr w:type="spellStart"/>
            <w:r w:rsidR="00646544">
              <w:rPr>
                <w:snapToGrid/>
                <w:color w:val="auto"/>
                <w:szCs w:val="26"/>
              </w:rPr>
              <w:t>hiển</w:t>
            </w:r>
            <w:proofErr w:type="spellEnd"/>
            <w:r w:rsidR="00646544">
              <w:rPr>
                <w:snapToGrid/>
                <w:color w:val="auto"/>
                <w:szCs w:val="26"/>
              </w:rPr>
              <w:t xml:space="preserve"> </w:t>
            </w:r>
            <w:proofErr w:type="spellStart"/>
            <w:r w:rsidR="00646544">
              <w:rPr>
                <w:snapToGrid/>
                <w:color w:val="auto"/>
                <w:szCs w:val="26"/>
              </w:rPr>
              <w:t>thị</w:t>
            </w:r>
            <w:proofErr w:type="spellEnd"/>
            <w:r w:rsidR="00646544">
              <w:rPr>
                <w:snapToGrid/>
                <w:color w:val="auto"/>
                <w:szCs w:val="26"/>
              </w:rPr>
              <w:t xml:space="preserve"> </w:t>
            </w:r>
            <w:proofErr w:type="spellStart"/>
            <w:r w:rsidR="00646544">
              <w:rPr>
                <w:snapToGrid/>
                <w:color w:val="auto"/>
                <w:szCs w:val="26"/>
              </w:rPr>
              <w:t>có</w:t>
            </w:r>
            <w:proofErr w:type="spellEnd"/>
            <w:r w:rsidR="00646544">
              <w:rPr>
                <w:snapToGrid/>
                <w:color w:val="auto"/>
                <w:szCs w:val="26"/>
              </w:rPr>
              <w:t xml:space="preserve">/ </w:t>
            </w:r>
            <w:proofErr w:type="spellStart"/>
            <w:r w:rsidR="00646544">
              <w:rPr>
                <w:snapToGrid/>
                <w:color w:val="auto"/>
                <w:szCs w:val="26"/>
              </w:rPr>
              <w:t>không</w:t>
            </w:r>
            <w:proofErr w:type="spellEnd"/>
            <w:r w:rsidR="008274D8">
              <w:rPr>
                <w:snapToGrid/>
                <w:color w:val="auto"/>
                <w:szCs w:val="26"/>
                <w:lang w:val="vi-VN"/>
              </w:rPr>
              <w:t xml:space="preserve">, thông tin này được nhập trên màn hình </w:t>
            </w:r>
            <w:r w:rsidR="008274D8" w:rsidRPr="008274D8">
              <w:rPr>
                <w:i/>
                <w:iCs/>
                <w:snapToGrid/>
                <w:color w:val="auto"/>
                <w:szCs w:val="26"/>
                <w:lang w:val="vi-VN"/>
              </w:rPr>
              <w:t>Sửa kết quả đánh</w:t>
            </w:r>
            <w:r w:rsidR="00E240D0">
              <w:rPr>
                <w:i/>
                <w:iCs/>
                <w:snapToGrid/>
                <w:color w:val="auto"/>
                <w:szCs w:val="26"/>
                <w:lang w:val="vi-VN"/>
              </w:rPr>
              <w:t xml:space="preserve"> giá</w:t>
            </w:r>
            <w:r w:rsidR="008274D8" w:rsidRPr="008274D8">
              <w:rPr>
                <w:i/>
                <w:iCs/>
                <w:snapToGrid/>
                <w:color w:val="auto"/>
                <w:szCs w:val="26"/>
                <w:lang w:val="vi-VN"/>
              </w:rPr>
              <w:t xml:space="preserve"> </w:t>
            </w:r>
          </w:p>
          <w:p w14:paraId="3B006DC4" w14:textId="2AEEE9F6"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Lý</w:t>
            </w:r>
            <w:proofErr w:type="spellEnd"/>
            <w:r w:rsidRPr="00F03EC9">
              <w:rPr>
                <w:b/>
                <w:bCs/>
                <w:snapToGrid/>
                <w:color w:val="auto"/>
                <w:szCs w:val="26"/>
              </w:rPr>
              <w:t xml:space="preserve"> do </w:t>
            </w:r>
            <w:proofErr w:type="spellStart"/>
            <w:r w:rsidR="00E74CFF">
              <w:rPr>
                <w:b/>
                <w:bCs/>
                <w:snapToGrid/>
                <w:color w:val="auto"/>
                <w:szCs w:val="26"/>
              </w:rPr>
              <w:t>đề</w:t>
            </w:r>
            <w:proofErr w:type="spellEnd"/>
            <w:r w:rsidR="00E74CFF">
              <w:rPr>
                <w:b/>
                <w:bCs/>
                <w:snapToGrid/>
                <w:color w:val="auto"/>
                <w:szCs w:val="26"/>
                <w:lang w:val="vi-VN"/>
              </w:rPr>
              <w:t xml:space="preserve"> xuất kiểm toán</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lý</w:t>
            </w:r>
            <w:proofErr w:type="spellEnd"/>
            <w:r>
              <w:rPr>
                <w:snapToGrid/>
                <w:color w:val="auto"/>
                <w:szCs w:val="26"/>
              </w:rPr>
              <w:t xml:space="preserve"> do </w:t>
            </w:r>
            <w:proofErr w:type="spellStart"/>
            <w:r>
              <w:rPr>
                <w:snapToGrid/>
                <w:color w:val="auto"/>
                <w:szCs w:val="26"/>
              </w:rPr>
              <w:t>đưa</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w:t>
            </w:r>
          </w:p>
          <w:p w14:paraId="40CCC924" w14:textId="3F47F305"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D01759">
              <w:rPr>
                <w:b/>
                <w:bCs/>
                <w:snapToGrid/>
                <w:color w:val="auto"/>
                <w:szCs w:val="26"/>
              </w:rPr>
              <w:t>Trạng</w:t>
            </w:r>
            <w:proofErr w:type="spellEnd"/>
            <w:r w:rsidRPr="00D01759">
              <w:rPr>
                <w:b/>
                <w:bCs/>
                <w:snapToGrid/>
                <w:color w:val="auto"/>
                <w:szCs w:val="26"/>
              </w:rPr>
              <w:t xml:space="preserve"> </w:t>
            </w:r>
            <w:proofErr w:type="spellStart"/>
            <w:r w:rsidRPr="00D01759">
              <w:rPr>
                <w:b/>
                <w:bCs/>
                <w:snapToGrid/>
                <w:color w:val="auto"/>
                <w:szCs w:val="26"/>
              </w:rPr>
              <w:t>thái</w:t>
            </w:r>
            <w:proofErr w:type="spellEnd"/>
            <w:r w:rsidRPr="00D01759">
              <w:rPr>
                <w:b/>
                <w:bCs/>
                <w:snapToGrid/>
                <w:color w:val="auto"/>
                <w:szCs w:val="26"/>
              </w:rPr>
              <w:t xml:space="preserve"> </w:t>
            </w:r>
            <w:proofErr w:type="spellStart"/>
            <w:r w:rsidRPr="00D01759">
              <w:rPr>
                <w:b/>
                <w:bCs/>
                <w:snapToGrid/>
                <w:color w:val="auto"/>
                <w:szCs w:val="26"/>
              </w:rPr>
              <w:t>chấm</w:t>
            </w:r>
            <w:proofErr w:type="spellEnd"/>
            <w:r w:rsidRPr="00D01759">
              <w:rPr>
                <w:b/>
                <w:bCs/>
                <w:snapToGrid/>
                <w:color w:val="auto"/>
                <w:szCs w:val="26"/>
              </w:rPr>
              <w:t xml:space="preserve"> </w:t>
            </w:r>
            <w:proofErr w:type="spellStart"/>
            <w:r w:rsidRPr="00D01759">
              <w:rPr>
                <w:b/>
                <w:bCs/>
                <w:snapToGrid/>
                <w:color w:val="auto"/>
                <w:szCs w:val="26"/>
              </w:rPr>
              <w:t>điểm</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00E240D0">
              <w:rPr>
                <w:snapToGrid/>
                <w:color w:val="auto"/>
                <w:szCs w:val="26"/>
              </w:rPr>
              <w:t>của</w:t>
            </w:r>
            <w:proofErr w:type="spellEnd"/>
            <w:r w:rsidR="00E240D0">
              <w:rPr>
                <w:snapToGrid/>
                <w:color w:val="auto"/>
                <w:szCs w:val="26"/>
                <w:lang w:val="vi-VN"/>
              </w:rPr>
              <w:t xml:space="preserve"> bảng chấm điểm của đối tượng</w:t>
            </w:r>
            <w:r>
              <w:rPr>
                <w:snapToGrid/>
                <w:color w:val="auto"/>
                <w:szCs w:val="26"/>
              </w:rPr>
              <w:t xml:space="preserve">: </w:t>
            </w:r>
            <w:proofErr w:type="spellStart"/>
            <w:r w:rsidR="00BF1B24">
              <w:rPr>
                <w:snapToGrid/>
                <w:color w:val="auto"/>
                <w:szCs w:val="26"/>
              </w:rPr>
              <w:t>Đang</w:t>
            </w:r>
            <w:proofErr w:type="spellEnd"/>
            <w:r w:rsidR="00BF1B24">
              <w:rPr>
                <w:snapToGrid/>
                <w:color w:val="auto"/>
                <w:szCs w:val="26"/>
                <w:lang w:val="vi-VN"/>
              </w:rPr>
              <w:t xml:space="preserve"> thực hiện hoặc Hoàn thành</w:t>
            </w:r>
          </w:p>
          <w:p w14:paraId="0482BB78" w14:textId="77777777" w:rsidR="00FE7720" w:rsidRPr="00EF5CE4" w:rsidRDefault="00FE7720" w:rsidP="00FE7720">
            <w:pPr>
              <w:pStyle w:val="NormalIndent"/>
              <w:keepNext w:val="0"/>
              <w:keepLines/>
              <w:widowControl w:val="0"/>
              <w:numPr>
                <w:ilvl w:val="0"/>
                <w:numId w:val="15"/>
              </w:numPr>
              <w:spacing w:before="0" w:after="0" w:line="312" w:lineRule="auto"/>
              <w:jc w:val="left"/>
              <w:rPr>
                <w:snapToGrid/>
                <w:color w:val="auto"/>
                <w:szCs w:val="26"/>
                <w:lang w:val="vi-VN"/>
              </w:rPr>
            </w:pPr>
            <w:r w:rsidRPr="00EF5CE4">
              <w:rPr>
                <w:snapToGrid/>
                <w:color w:val="auto"/>
                <w:szCs w:val="26"/>
                <w:lang w:val="vi-VN"/>
              </w:rPr>
              <w:t>Giao diện:</w:t>
            </w:r>
          </w:p>
          <w:p w14:paraId="32343DFE" w14:textId="1B671928" w:rsidR="00EF5CE4" w:rsidRPr="00FE7720" w:rsidRDefault="00C4294D" w:rsidP="00EF5CE4">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"id=hp627d&amp;p=20__ket_qua_danh_gia&amp;g=1" </w:instrText>
            </w:r>
            <w:r>
              <w:fldChar w:fldCharType="separate"/>
            </w:r>
            <w:r w:rsidR="00EF5CE4" w:rsidRPr="00A44996">
              <w:rPr>
                <w:rStyle w:val="Hyperlink"/>
                <w:snapToGrid/>
                <w:szCs w:val="26"/>
                <w:lang w:val="vi-VN"/>
              </w:rPr>
              <w:t>https://f2z0rj.axshare.com/#id=hp627d&amp;p=20__ket_qua_danh_gia&amp;g=1</w:t>
            </w:r>
            <w:r>
              <w:rPr>
                <w:rStyle w:val="Hyperlink"/>
                <w:snapToGrid/>
                <w:szCs w:val="26"/>
                <w:lang w:val="vi-VN"/>
              </w:rPr>
              <w:fldChar w:fldCharType="end"/>
            </w:r>
          </w:p>
        </w:tc>
      </w:tr>
      <w:tr w:rsidR="005C5466" w:rsidRPr="006B729D" w14:paraId="620C43C3" w14:textId="77777777" w:rsidTr="00455E54">
        <w:tc>
          <w:tcPr>
            <w:tcW w:w="817" w:type="dxa"/>
            <w:shd w:val="clear" w:color="auto" w:fill="auto"/>
          </w:tcPr>
          <w:p w14:paraId="2ADE0128" w14:textId="77777777" w:rsidR="005C5466" w:rsidRPr="00EF5CE4" w:rsidRDefault="005C5466" w:rsidP="00911D8A">
            <w:pPr>
              <w:pStyle w:val="ListParagraph"/>
              <w:numPr>
                <w:ilvl w:val="0"/>
                <w:numId w:val="111"/>
              </w:numPr>
              <w:rPr>
                <w:lang w:val="vi-VN"/>
              </w:rPr>
            </w:pPr>
          </w:p>
        </w:tc>
        <w:tc>
          <w:tcPr>
            <w:tcW w:w="1877" w:type="dxa"/>
            <w:shd w:val="clear" w:color="auto" w:fill="auto"/>
          </w:tcPr>
          <w:p w14:paraId="21DF1C7F" w14:textId="0055EE21" w:rsidR="005C5466" w:rsidRPr="00C656EF" w:rsidRDefault="005C5466" w:rsidP="005C5466">
            <w:pPr>
              <w:keepLines/>
              <w:widowControl w:val="0"/>
              <w:rPr>
                <w:szCs w:val="26"/>
                <w:lang w:val="vi-VN"/>
              </w:rPr>
            </w:pPr>
            <w:r>
              <w:rPr>
                <w:szCs w:val="26"/>
                <w:lang w:val="vi-VN"/>
              </w:rPr>
              <w:t>Xem lịch sử kiểm toán và lịch sử đánh giá rủi ro</w:t>
            </w:r>
          </w:p>
        </w:tc>
        <w:tc>
          <w:tcPr>
            <w:tcW w:w="6912" w:type="dxa"/>
            <w:shd w:val="clear" w:color="auto" w:fill="auto"/>
          </w:tcPr>
          <w:p w14:paraId="6541CF24" w14:textId="77777777" w:rsidR="005C5466" w:rsidRPr="00C656EF" w:rsidRDefault="00BE154C" w:rsidP="005C5466">
            <w:pPr>
              <w:pStyle w:val="NormalIndent"/>
              <w:keepNext w:val="0"/>
              <w:keepLines/>
              <w:widowControl w:val="0"/>
              <w:numPr>
                <w:ilvl w:val="0"/>
                <w:numId w:val="15"/>
              </w:numPr>
              <w:spacing w:before="0" w:after="0" w:line="312" w:lineRule="auto"/>
              <w:jc w:val="left"/>
              <w:rPr>
                <w:bCs/>
                <w:szCs w:val="26"/>
                <w:lang w:val="vi-VN"/>
              </w:rPr>
            </w:pPr>
            <w:r w:rsidRPr="00C656EF">
              <w:rPr>
                <w:bCs/>
                <w:szCs w:val="26"/>
                <w:lang w:val="vi-VN"/>
              </w:rPr>
              <w:t>Cho</w:t>
            </w:r>
            <w:r>
              <w:rPr>
                <w:bCs/>
                <w:szCs w:val="26"/>
                <w:lang w:val="vi-VN"/>
              </w:rPr>
              <w:t xml:space="preserve"> phép xem kết quả kiểm toán và kết quả đánh giá rủi ro </w:t>
            </w:r>
            <w:r w:rsidR="00305053">
              <w:rPr>
                <w:bCs/>
                <w:szCs w:val="26"/>
                <w:lang w:val="vi-VN"/>
              </w:rPr>
              <w:t>trong quá khứ, hệ thống hiển thị các thông tin sau:</w:t>
            </w:r>
          </w:p>
          <w:p w14:paraId="4EA73172" w14:textId="489FD731" w:rsidR="00031D21" w:rsidRDefault="00031D21" w:rsidP="00911D8A">
            <w:pPr>
              <w:pStyle w:val="NormalIndent"/>
              <w:keepNext w:val="0"/>
              <w:keepLines/>
              <w:widowControl w:val="0"/>
              <w:numPr>
                <w:ilvl w:val="0"/>
                <w:numId w:val="152"/>
              </w:numPr>
              <w:spacing w:before="0" w:after="0" w:line="312" w:lineRule="auto"/>
              <w:jc w:val="left"/>
              <w:rPr>
                <w:b/>
                <w:snapToGrid/>
                <w:color w:val="auto"/>
                <w:szCs w:val="26"/>
              </w:rPr>
            </w:pPr>
            <w:r w:rsidRPr="00031D21">
              <w:rPr>
                <w:b/>
                <w:snapToGrid/>
                <w:color w:val="auto"/>
                <w:szCs w:val="26"/>
              </w:rPr>
              <w:t xml:space="preserve">3 </w:t>
            </w:r>
            <w:proofErr w:type="spellStart"/>
            <w:r w:rsidRPr="00031D21">
              <w:rPr>
                <w:b/>
                <w:snapToGrid/>
                <w:color w:val="auto"/>
                <w:szCs w:val="26"/>
              </w:rPr>
              <w:t>lần</w:t>
            </w:r>
            <w:proofErr w:type="spellEnd"/>
            <w:r w:rsidRPr="00031D21">
              <w:rPr>
                <w:b/>
                <w:snapToGrid/>
                <w:color w:val="auto"/>
                <w:szCs w:val="26"/>
              </w:rPr>
              <w:t xml:space="preserve"> </w:t>
            </w:r>
            <w:proofErr w:type="spellStart"/>
            <w:r w:rsidRPr="00031D21">
              <w:rPr>
                <w:b/>
                <w:snapToGrid/>
                <w:color w:val="auto"/>
                <w:szCs w:val="26"/>
              </w:rPr>
              <w:t>đánh</w:t>
            </w:r>
            <w:proofErr w:type="spellEnd"/>
            <w:r w:rsidRPr="00031D21">
              <w:rPr>
                <w:b/>
                <w:snapToGrid/>
                <w:color w:val="auto"/>
                <w:szCs w:val="26"/>
              </w:rPr>
              <w:t xml:space="preserve"> </w:t>
            </w:r>
            <w:proofErr w:type="spellStart"/>
            <w:r w:rsidRPr="00031D21">
              <w:rPr>
                <w:b/>
                <w:snapToGrid/>
                <w:color w:val="auto"/>
                <w:szCs w:val="26"/>
              </w:rPr>
              <w:t>giá</w:t>
            </w:r>
            <w:proofErr w:type="spellEnd"/>
            <w:r w:rsidRPr="00031D21">
              <w:rPr>
                <w:b/>
                <w:snapToGrid/>
                <w:color w:val="auto"/>
                <w:szCs w:val="26"/>
              </w:rPr>
              <w:t xml:space="preserve"> </w:t>
            </w:r>
            <w:proofErr w:type="spellStart"/>
            <w:r w:rsidRPr="00031D21">
              <w:rPr>
                <w:b/>
                <w:snapToGrid/>
                <w:color w:val="auto"/>
                <w:szCs w:val="26"/>
              </w:rPr>
              <w:t>gần</w:t>
            </w:r>
            <w:proofErr w:type="spellEnd"/>
            <w:r w:rsidRPr="00031D21">
              <w:rPr>
                <w:b/>
                <w:snapToGrid/>
                <w:color w:val="auto"/>
                <w:szCs w:val="26"/>
              </w:rPr>
              <w:t xml:space="preserve"> </w:t>
            </w:r>
            <w:proofErr w:type="spellStart"/>
            <w:r w:rsidRPr="00031D21">
              <w:rPr>
                <w:b/>
                <w:snapToGrid/>
                <w:color w:val="auto"/>
                <w:szCs w:val="26"/>
              </w:rPr>
              <w:t>nhất</w:t>
            </w:r>
            <w:proofErr w:type="spellEnd"/>
          </w:p>
          <w:p w14:paraId="370F473F" w14:textId="39ED53D1" w:rsidR="00E93E65" w:rsidRPr="003175B6" w:rsidRDefault="003175B6" w:rsidP="00E93E65">
            <w:pPr>
              <w:pStyle w:val="NormalIndent"/>
              <w:keepNext w:val="0"/>
              <w:keepLines/>
              <w:widowControl w:val="0"/>
              <w:numPr>
                <w:ilvl w:val="0"/>
                <w:numId w:val="15"/>
              </w:numPr>
              <w:spacing w:before="0" w:after="0" w:line="312" w:lineRule="auto"/>
              <w:jc w:val="left"/>
              <w:rPr>
                <w:bCs/>
                <w:snapToGrid/>
                <w:color w:val="auto"/>
                <w:szCs w:val="26"/>
                <w:lang w:val="vi-VN"/>
              </w:rPr>
            </w:pPr>
            <w:r w:rsidRPr="003175B6">
              <w:rPr>
                <w:bCs/>
                <w:snapToGrid/>
                <w:color w:val="auto"/>
                <w:szCs w:val="26"/>
                <w:lang w:val="vi-VN"/>
              </w:rPr>
              <w:t>Hệ thống</w:t>
            </w:r>
            <w:r>
              <w:rPr>
                <w:bCs/>
                <w:snapToGrid/>
                <w:color w:val="auto"/>
                <w:szCs w:val="26"/>
                <w:lang w:val="vi-VN"/>
              </w:rPr>
              <w:t xml:space="preserve"> </w:t>
            </w:r>
            <w:r w:rsidRPr="003175B6">
              <w:rPr>
                <w:bCs/>
                <w:snapToGrid/>
                <w:color w:val="auto"/>
                <w:szCs w:val="26"/>
                <w:lang w:val="vi-VN"/>
              </w:rPr>
              <w:t xml:space="preserve">căn cứ 3 bảng chấm điểm </w:t>
            </w:r>
            <w:r w:rsidR="00A95707" w:rsidRPr="00A95707">
              <w:rPr>
                <w:bCs/>
                <w:i/>
                <w:iCs/>
                <w:snapToGrid/>
                <w:color w:val="0070C0"/>
                <w:szCs w:val="26"/>
                <w:lang w:val="vi-VN"/>
              </w:rPr>
              <w:t>(mục 3.3.2)</w:t>
            </w:r>
            <w:r w:rsidR="00A95707">
              <w:rPr>
                <w:bCs/>
                <w:snapToGrid/>
                <w:color w:val="auto"/>
                <w:szCs w:val="26"/>
                <w:lang w:val="vi-VN"/>
              </w:rPr>
              <w:t xml:space="preserve"> </w:t>
            </w:r>
            <w:r w:rsidR="00066CC2">
              <w:rPr>
                <w:bCs/>
                <w:snapToGrid/>
                <w:color w:val="auto"/>
                <w:szCs w:val="26"/>
                <w:lang w:val="vi-VN"/>
              </w:rPr>
              <w:t xml:space="preserve">của đối tượng </w:t>
            </w:r>
            <w:r w:rsidR="00F677DC">
              <w:rPr>
                <w:bCs/>
                <w:snapToGrid/>
                <w:color w:val="auto"/>
                <w:szCs w:val="26"/>
                <w:lang w:val="vi-VN"/>
              </w:rPr>
              <w:t xml:space="preserve">ở trạng thái </w:t>
            </w:r>
            <w:r w:rsidR="00F677DC" w:rsidRPr="00F677DC">
              <w:rPr>
                <w:b/>
                <w:snapToGrid/>
                <w:color w:val="auto"/>
                <w:szCs w:val="26"/>
                <w:lang w:val="vi-VN"/>
              </w:rPr>
              <w:t>Hoàn thành</w:t>
            </w:r>
            <w:r w:rsidR="00F677DC">
              <w:rPr>
                <w:bCs/>
                <w:snapToGrid/>
                <w:color w:val="auto"/>
                <w:szCs w:val="26"/>
                <w:lang w:val="vi-VN"/>
              </w:rPr>
              <w:t xml:space="preserve"> </w:t>
            </w:r>
            <w:r w:rsidR="008F3579">
              <w:rPr>
                <w:bCs/>
                <w:snapToGrid/>
                <w:color w:val="auto"/>
                <w:szCs w:val="26"/>
                <w:lang w:val="vi-VN"/>
              </w:rPr>
              <w:t xml:space="preserve">thuộc </w:t>
            </w:r>
            <w:r w:rsidR="00A248C1">
              <w:rPr>
                <w:bCs/>
                <w:snapToGrid/>
                <w:color w:val="auto"/>
                <w:szCs w:val="26"/>
                <w:lang w:val="vi-VN"/>
              </w:rPr>
              <w:t xml:space="preserve">3 </w:t>
            </w:r>
            <w:r w:rsidR="008F3579">
              <w:rPr>
                <w:bCs/>
                <w:snapToGrid/>
                <w:color w:val="auto"/>
                <w:szCs w:val="26"/>
                <w:lang w:val="vi-VN"/>
              </w:rPr>
              <w:t>kỳ đánh giá</w:t>
            </w:r>
            <w:r w:rsidR="00A248C1">
              <w:rPr>
                <w:bCs/>
                <w:snapToGrid/>
                <w:color w:val="auto"/>
                <w:szCs w:val="26"/>
                <w:lang w:val="vi-VN"/>
              </w:rPr>
              <w:t xml:space="preserve"> gần nhất</w:t>
            </w:r>
            <w:r w:rsidR="00066CC2">
              <w:rPr>
                <w:bCs/>
                <w:snapToGrid/>
                <w:color w:val="auto"/>
                <w:szCs w:val="26"/>
                <w:lang w:val="vi-VN"/>
              </w:rPr>
              <w:t xml:space="preserve"> </w:t>
            </w:r>
            <w:r w:rsidR="00066CC2" w:rsidRPr="00A95707">
              <w:rPr>
                <w:bCs/>
                <w:i/>
                <w:iCs/>
                <w:snapToGrid/>
                <w:color w:val="0070C0"/>
                <w:szCs w:val="26"/>
                <w:lang w:val="vi-VN"/>
              </w:rPr>
              <w:t>(</w:t>
            </w:r>
            <w:r w:rsidR="00A95707" w:rsidRPr="00A95707">
              <w:rPr>
                <w:bCs/>
                <w:i/>
                <w:iCs/>
                <w:snapToGrid/>
                <w:color w:val="0070C0"/>
                <w:szCs w:val="26"/>
                <w:lang w:val="vi-VN"/>
              </w:rPr>
              <w:t>mục 3.</w:t>
            </w:r>
            <w:r w:rsidR="00A95707">
              <w:rPr>
                <w:bCs/>
                <w:i/>
                <w:iCs/>
                <w:snapToGrid/>
                <w:color w:val="0070C0"/>
                <w:szCs w:val="26"/>
                <w:lang w:val="vi-VN"/>
              </w:rPr>
              <w:t>3</w:t>
            </w:r>
            <w:r w:rsidR="00A95707" w:rsidRPr="00A95707">
              <w:rPr>
                <w:bCs/>
                <w:i/>
                <w:iCs/>
                <w:snapToGrid/>
                <w:color w:val="0070C0"/>
                <w:szCs w:val="26"/>
                <w:lang w:val="vi-VN"/>
              </w:rPr>
              <w:t>.1)</w:t>
            </w:r>
            <w:r w:rsidR="008F3579" w:rsidRPr="00A95707">
              <w:rPr>
                <w:bCs/>
                <w:snapToGrid/>
                <w:color w:val="0070C0"/>
                <w:szCs w:val="26"/>
                <w:lang w:val="vi-VN"/>
              </w:rPr>
              <w:t xml:space="preserve"> </w:t>
            </w:r>
            <w:r w:rsidR="008F3579">
              <w:rPr>
                <w:bCs/>
                <w:snapToGrid/>
                <w:color w:val="auto"/>
                <w:szCs w:val="26"/>
                <w:lang w:val="vi-VN"/>
              </w:rPr>
              <w:t xml:space="preserve">ở trạng thái </w:t>
            </w:r>
            <w:r w:rsidR="008F3579" w:rsidRPr="00066CC2">
              <w:rPr>
                <w:b/>
                <w:snapToGrid/>
                <w:color w:val="auto"/>
                <w:szCs w:val="26"/>
                <w:lang w:val="vi-VN"/>
              </w:rPr>
              <w:t>Đã kết thúc</w:t>
            </w:r>
            <w:r w:rsidR="008F3579">
              <w:rPr>
                <w:bCs/>
                <w:snapToGrid/>
                <w:color w:val="auto"/>
                <w:szCs w:val="26"/>
                <w:lang w:val="vi-VN"/>
              </w:rPr>
              <w:t>, để lấy ra các thông tin sau:</w:t>
            </w:r>
          </w:p>
          <w:p w14:paraId="204ECE5B" w14:textId="2EE649AA" w:rsidR="00031D21" w:rsidRPr="003175B6"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3175B6">
              <w:rPr>
                <w:snapToGrid/>
                <w:color w:val="auto"/>
                <w:szCs w:val="26"/>
                <w:lang w:val="vi-VN"/>
              </w:rPr>
              <w:lastRenderedPageBreak/>
              <w:t>Năm</w:t>
            </w:r>
            <w:r w:rsidR="001F129C">
              <w:rPr>
                <w:snapToGrid/>
                <w:color w:val="auto"/>
                <w:szCs w:val="26"/>
                <w:lang w:val="vi-VN"/>
              </w:rPr>
              <w:t>: năm của kỳ đánh giá</w:t>
            </w:r>
          </w:p>
          <w:p w14:paraId="06413370" w14:textId="57C74ADC" w:rsidR="00031D21" w:rsidRPr="00F818C7"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F818C7">
              <w:rPr>
                <w:snapToGrid/>
                <w:color w:val="auto"/>
                <w:szCs w:val="26"/>
                <w:lang w:val="vi-VN"/>
              </w:rPr>
              <w:t>Kỳ đánh giá</w:t>
            </w:r>
            <w:r w:rsidR="001F129C">
              <w:rPr>
                <w:snapToGrid/>
                <w:color w:val="auto"/>
                <w:szCs w:val="26"/>
                <w:lang w:val="vi-VN"/>
              </w:rPr>
              <w:t xml:space="preserve">: loại kỳ Năm/Bán niên/Quý </w:t>
            </w:r>
            <w:r w:rsidR="0052580C">
              <w:rPr>
                <w:snapToGrid/>
                <w:color w:val="auto"/>
                <w:szCs w:val="26"/>
                <w:lang w:val="vi-VN"/>
              </w:rPr>
              <w:t xml:space="preserve">của kỳ đánh giá </w:t>
            </w:r>
          </w:p>
          <w:p w14:paraId="7F551483" w14:textId="1ECB2C3F"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031D21">
              <w:rPr>
                <w:snapToGrid/>
                <w:color w:val="auto"/>
                <w:szCs w:val="26"/>
              </w:rPr>
              <w:t>Giá</w:t>
            </w:r>
            <w:proofErr w:type="spellEnd"/>
            <w:r w:rsidRPr="00031D21">
              <w:rPr>
                <w:snapToGrid/>
                <w:color w:val="auto"/>
                <w:szCs w:val="26"/>
              </w:rPr>
              <w:t xml:space="preserve"> </w:t>
            </w:r>
            <w:proofErr w:type="spellStart"/>
            <w:r w:rsidRPr="00031D21">
              <w:rPr>
                <w:snapToGrid/>
                <w:color w:val="auto"/>
                <w:szCs w:val="26"/>
              </w:rPr>
              <w:t>trị</w:t>
            </w:r>
            <w:proofErr w:type="spellEnd"/>
            <w:r w:rsidRPr="00031D21">
              <w:rPr>
                <w:snapToGrid/>
                <w:color w:val="auto"/>
                <w:szCs w:val="26"/>
              </w:rPr>
              <w:t xml:space="preserve"> </w:t>
            </w:r>
            <w:proofErr w:type="spellStart"/>
            <w:r w:rsidRPr="00031D21">
              <w:rPr>
                <w:snapToGrid/>
                <w:color w:val="auto"/>
                <w:szCs w:val="26"/>
              </w:rPr>
              <w:t>kỳ</w:t>
            </w:r>
            <w:proofErr w:type="spellEnd"/>
          </w:p>
          <w:p w14:paraId="736D400E" w14:textId="2952430E"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031D21">
              <w:rPr>
                <w:snapToGrid/>
                <w:color w:val="auto"/>
                <w:szCs w:val="26"/>
              </w:rPr>
              <w:t>Xếp</w:t>
            </w:r>
            <w:proofErr w:type="spellEnd"/>
            <w:r w:rsidRPr="00031D21">
              <w:rPr>
                <w:snapToGrid/>
                <w:color w:val="auto"/>
                <w:szCs w:val="26"/>
              </w:rPr>
              <w:t xml:space="preserve"> </w:t>
            </w:r>
            <w:proofErr w:type="spellStart"/>
            <w:r w:rsidRPr="00031D21">
              <w:rPr>
                <w:snapToGrid/>
                <w:color w:val="auto"/>
                <w:szCs w:val="26"/>
              </w:rPr>
              <w:t>hạng</w:t>
            </w:r>
            <w:proofErr w:type="spellEnd"/>
            <w:r w:rsidRPr="00031D21">
              <w:rPr>
                <w:snapToGrid/>
                <w:color w:val="auto"/>
                <w:szCs w:val="26"/>
              </w:rPr>
              <w:t xml:space="preserve"> </w:t>
            </w:r>
            <w:proofErr w:type="spellStart"/>
            <w:r w:rsidRPr="00031D21">
              <w:rPr>
                <w:snapToGrid/>
                <w:color w:val="auto"/>
                <w:szCs w:val="26"/>
              </w:rPr>
              <w:t>rủi</w:t>
            </w:r>
            <w:proofErr w:type="spellEnd"/>
            <w:r w:rsidRPr="00031D21">
              <w:rPr>
                <w:snapToGrid/>
                <w:color w:val="auto"/>
                <w:szCs w:val="26"/>
              </w:rPr>
              <w:t xml:space="preserve"> </w:t>
            </w:r>
            <w:proofErr w:type="spellStart"/>
            <w:r w:rsidRPr="00031D21">
              <w:rPr>
                <w:snapToGrid/>
                <w:color w:val="auto"/>
                <w:szCs w:val="26"/>
              </w:rPr>
              <w:t>ro</w:t>
            </w:r>
            <w:proofErr w:type="spellEnd"/>
            <w:r w:rsidR="0052580C">
              <w:rPr>
                <w:snapToGrid/>
                <w:color w:val="auto"/>
                <w:szCs w:val="26"/>
                <w:lang w:val="vi-VN"/>
              </w:rPr>
              <w:t>: xếp hạng rủi ro của đối tượng hoặc mức xếp hạng rủi ro điều chỉnh (nếu có)</w:t>
            </w:r>
          </w:p>
          <w:p w14:paraId="1B2EEAC3" w14:textId="77777777" w:rsidR="00031D21" w:rsidRPr="00031D21" w:rsidRDefault="00031D21" w:rsidP="00911D8A">
            <w:pPr>
              <w:pStyle w:val="NormalIndent"/>
              <w:keepNext w:val="0"/>
              <w:keepLines/>
              <w:widowControl w:val="0"/>
              <w:numPr>
                <w:ilvl w:val="0"/>
                <w:numId w:val="152"/>
              </w:numPr>
              <w:spacing w:before="0" w:after="0" w:line="312" w:lineRule="auto"/>
              <w:jc w:val="left"/>
              <w:rPr>
                <w:bCs/>
                <w:szCs w:val="26"/>
                <w:lang w:val="vi-VN"/>
              </w:rPr>
            </w:pPr>
            <w:r w:rsidRPr="00031D21">
              <w:rPr>
                <w:b/>
                <w:snapToGrid/>
                <w:color w:val="auto"/>
                <w:szCs w:val="26"/>
              </w:rPr>
              <w:t xml:space="preserve">3 </w:t>
            </w:r>
            <w:proofErr w:type="spellStart"/>
            <w:r w:rsidRPr="00031D21">
              <w:rPr>
                <w:b/>
                <w:snapToGrid/>
                <w:color w:val="auto"/>
                <w:szCs w:val="26"/>
              </w:rPr>
              <w:t>lần</w:t>
            </w:r>
            <w:proofErr w:type="spellEnd"/>
            <w:r w:rsidRPr="00031D21">
              <w:rPr>
                <w:b/>
                <w:snapToGrid/>
                <w:color w:val="auto"/>
                <w:szCs w:val="26"/>
              </w:rPr>
              <w:t xml:space="preserve"> </w:t>
            </w:r>
            <w:proofErr w:type="spellStart"/>
            <w:r w:rsidRPr="00031D21">
              <w:rPr>
                <w:b/>
                <w:snapToGrid/>
                <w:color w:val="auto"/>
                <w:szCs w:val="26"/>
              </w:rPr>
              <w:t>kiểm</w:t>
            </w:r>
            <w:proofErr w:type="spellEnd"/>
            <w:r w:rsidRPr="00031D21">
              <w:rPr>
                <w:b/>
                <w:snapToGrid/>
                <w:color w:val="auto"/>
                <w:szCs w:val="26"/>
              </w:rPr>
              <w:t xml:space="preserve"> </w:t>
            </w:r>
            <w:proofErr w:type="spellStart"/>
            <w:r w:rsidRPr="00031D21">
              <w:rPr>
                <w:b/>
                <w:snapToGrid/>
                <w:color w:val="auto"/>
                <w:szCs w:val="26"/>
              </w:rPr>
              <w:t>toán</w:t>
            </w:r>
            <w:proofErr w:type="spellEnd"/>
            <w:r w:rsidRPr="00031D21">
              <w:rPr>
                <w:b/>
                <w:snapToGrid/>
                <w:color w:val="auto"/>
                <w:szCs w:val="26"/>
              </w:rPr>
              <w:t xml:space="preserve"> </w:t>
            </w:r>
            <w:proofErr w:type="spellStart"/>
            <w:r w:rsidRPr="00031D21">
              <w:rPr>
                <w:b/>
                <w:snapToGrid/>
                <w:color w:val="auto"/>
                <w:szCs w:val="26"/>
              </w:rPr>
              <w:t>gần</w:t>
            </w:r>
            <w:proofErr w:type="spellEnd"/>
            <w:r w:rsidRPr="00031D21">
              <w:rPr>
                <w:b/>
                <w:snapToGrid/>
                <w:color w:val="auto"/>
                <w:szCs w:val="26"/>
              </w:rPr>
              <w:t xml:space="preserve"> </w:t>
            </w:r>
            <w:proofErr w:type="spellStart"/>
            <w:r w:rsidRPr="00031D21">
              <w:rPr>
                <w:b/>
                <w:snapToGrid/>
                <w:color w:val="auto"/>
                <w:szCs w:val="26"/>
              </w:rPr>
              <w:t>nhất</w:t>
            </w:r>
            <w:proofErr w:type="spellEnd"/>
          </w:p>
          <w:p w14:paraId="5BB2B965" w14:textId="312909DB" w:rsidR="00031D21" w:rsidRPr="007C409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7C4099">
              <w:rPr>
                <w:snapToGrid/>
                <w:color w:val="auto"/>
                <w:szCs w:val="26"/>
                <w:lang w:val="vi-VN"/>
              </w:rPr>
              <w:t>Năm</w:t>
            </w:r>
            <w:r w:rsidR="0052580C" w:rsidRPr="007C4099">
              <w:rPr>
                <w:snapToGrid/>
                <w:color w:val="auto"/>
                <w:szCs w:val="26"/>
                <w:lang w:val="vi-VN"/>
              </w:rPr>
              <w:t xml:space="preserve">: </w:t>
            </w:r>
            <w:r w:rsidR="007C4099" w:rsidRPr="007C4099">
              <w:rPr>
                <w:snapToGrid/>
                <w:color w:val="auto"/>
                <w:szCs w:val="26"/>
                <w:lang w:val="vi-VN"/>
              </w:rPr>
              <w:t xml:space="preserve">lấy năm trong mã cuộc kiểm </w:t>
            </w:r>
            <w:r w:rsidR="00240AB1" w:rsidRPr="007C4099">
              <w:rPr>
                <w:snapToGrid/>
                <w:color w:val="auto"/>
                <w:szCs w:val="26"/>
                <w:lang w:val="vi-VN"/>
              </w:rPr>
              <w:t xml:space="preserve"> </w:t>
            </w:r>
          </w:p>
          <w:p w14:paraId="070E0192" w14:textId="2596889E" w:rsidR="00031D21" w:rsidRPr="0098075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980759">
              <w:rPr>
                <w:snapToGrid/>
                <w:color w:val="auto"/>
                <w:szCs w:val="26"/>
                <w:lang w:val="vi-VN"/>
              </w:rPr>
              <w:t>Cuộc KT</w:t>
            </w:r>
            <w:r w:rsidR="00E93E65">
              <w:rPr>
                <w:snapToGrid/>
                <w:color w:val="auto"/>
                <w:szCs w:val="26"/>
                <w:lang w:val="vi-VN"/>
              </w:rPr>
              <w:t>: mã cuộc KT có phạm vi kiểm toán chứa đối tượng</w:t>
            </w:r>
          </w:p>
          <w:p w14:paraId="77836A5D" w14:textId="45BDC8A0" w:rsidR="00031D21" w:rsidRPr="00240A2B"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240A2B">
              <w:rPr>
                <w:snapToGrid/>
                <w:color w:val="auto"/>
                <w:szCs w:val="26"/>
                <w:lang w:val="vi-VN"/>
              </w:rPr>
              <w:t xml:space="preserve">Thời gian </w:t>
            </w:r>
            <w:r w:rsidR="001F129C" w:rsidRPr="00240A2B">
              <w:rPr>
                <w:snapToGrid/>
                <w:color w:val="auto"/>
                <w:szCs w:val="26"/>
                <w:lang w:val="vi-VN"/>
              </w:rPr>
              <w:t>KT</w:t>
            </w:r>
            <w:r w:rsidR="00E93E65">
              <w:rPr>
                <w:snapToGrid/>
                <w:color w:val="auto"/>
                <w:szCs w:val="26"/>
                <w:lang w:val="vi-VN"/>
              </w:rPr>
              <w:t>: MM/yyyy</w:t>
            </w:r>
            <w:r w:rsidR="00240AB1">
              <w:rPr>
                <w:snapToGrid/>
                <w:color w:val="auto"/>
                <w:szCs w:val="26"/>
                <w:lang w:val="vi-VN"/>
              </w:rPr>
              <w:t>:</w:t>
            </w:r>
            <w:r w:rsidR="00E93E65">
              <w:rPr>
                <w:snapToGrid/>
                <w:color w:val="auto"/>
                <w:szCs w:val="26"/>
                <w:lang w:val="vi-VN"/>
              </w:rPr>
              <w:t xml:space="preserve"> tháng và năm của ngày kết thúc thực địa</w:t>
            </w:r>
            <w:r w:rsidR="00240AB1">
              <w:rPr>
                <w:snapToGrid/>
                <w:color w:val="auto"/>
                <w:szCs w:val="26"/>
                <w:lang w:val="vi-VN"/>
              </w:rPr>
              <w:t xml:space="preserve"> nhập trên báo cáo cuộc KT</w:t>
            </w:r>
          </w:p>
          <w:p w14:paraId="5D7D9AFE" w14:textId="77777777" w:rsidR="001F129C" w:rsidRPr="007C4099" w:rsidRDefault="001F129C" w:rsidP="00911D8A">
            <w:pPr>
              <w:pStyle w:val="NormalIndent"/>
              <w:keepNext w:val="0"/>
              <w:keepLines/>
              <w:widowControl w:val="0"/>
              <w:numPr>
                <w:ilvl w:val="0"/>
                <w:numId w:val="113"/>
              </w:numPr>
              <w:spacing w:before="0" w:after="0" w:line="312" w:lineRule="auto"/>
              <w:jc w:val="left"/>
              <w:rPr>
                <w:bCs/>
                <w:szCs w:val="26"/>
                <w:lang w:val="vi-VN"/>
              </w:rPr>
            </w:pPr>
            <w:r w:rsidRPr="00C656EF">
              <w:rPr>
                <w:snapToGrid/>
                <w:color w:val="auto"/>
                <w:szCs w:val="26"/>
                <w:lang w:val="vi-VN"/>
              </w:rPr>
              <w:t>Xếp hạng kiểm toán</w:t>
            </w:r>
            <w:r w:rsidR="00E93E65">
              <w:rPr>
                <w:snapToGrid/>
                <w:color w:val="auto"/>
                <w:szCs w:val="26"/>
                <w:lang w:val="vi-VN"/>
              </w:rPr>
              <w:t>: mức xếp hạng kiểm toán của đối tượng trên báo cáo cuộc kiểm toán</w:t>
            </w:r>
          </w:p>
          <w:p w14:paraId="03361A1C" w14:textId="77777777" w:rsidR="007C4099" w:rsidRDefault="007C4099" w:rsidP="007C4099">
            <w:pPr>
              <w:pStyle w:val="NormalIndent"/>
              <w:keepNext w:val="0"/>
              <w:keepLines/>
              <w:widowControl w:val="0"/>
              <w:numPr>
                <w:ilvl w:val="0"/>
                <w:numId w:val="15"/>
              </w:numPr>
              <w:spacing w:before="0" w:after="0" w:line="312" w:lineRule="auto"/>
              <w:jc w:val="left"/>
              <w:rPr>
                <w:bCs/>
                <w:szCs w:val="26"/>
                <w:lang w:val="vi-VN"/>
              </w:rPr>
            </w:pPr>
            <w:r>
              <w:rPr>
                <w:bCs/>
                <w:szCs w:val="26"/>
                <w:lang w:val="vi-VN"/>
              </w:rPr>
              <w:t>Giao diện:</w:t>
            </w:r>
          </w:p>
          <w:p w14:paraId="0754FA20" w14:textId="246D96A7" w:rsidR="007C4099" w:rsidRPr="00031D21" w:rsidRDefault="00C4294D" w:rsidP="007C4099">
            <w:pPr>
              <w:pStyle w:val="NormalIndent"/>
              <w:keepNext w:val="0"/>
              <w:keepLines/>
              <w:widowControl w:val="0"/>
              <w:numPr>
                <w:ilvl w:val="0"/>
                <w:numId w:val="0"/>
              </w:numPr>
              <w:spacing w:before="0" w:after="0" w:line="312" w:lineRule="auto"/>
              <w:jc w:val="left"/>
              <w:rPr>
                <w:bCs/>
                <w:szCs w:val="26"/>
                <w:lang w:val="vi-VN"/>
              </w:rPr>
            </w:pPr>
            <w:r>
              <w:fldChar w:fldCharType="begin"/>
            </w:r>
            <w:r w:rsidRPr="006B729D">
              <w:rPr>
                <w:lang w:val="vi-VN"/>
              </w:rPr>
              <w:instrText xml:space="preserve"> HYPERLINK "https://f2z0rj.axshare.com/" \l "id=hp627d&amp;p=20__ket_qua_danh_gia&amp;g=1" </w:instrText>
            </w:r>
            <w:r>
              <w:fldChar w:fldCharType="separate"/>
            </w:r>
            <w:r w:rsidR="007C4099" w:rsidRPr="00A44996">
              <w:rPr>
                <w:rStyle w:val="Hyperlink"/>
                <w:bCs/>
                <w:szCs w:val="26"/>
                <w:lang w:val="vi-VN"/>
              </w:rPr>
              <w:t>https://f2z0rj.axshare.com/#id=hp627d&amp;p=20__ket_qua_danh_gia&amp;g=1</w:t>
            </w:r>
            <w:r>
              <w:rPr>
                <w:rStyle w:val="Hyperlink"/>
                <w:bCs/>
                <w:szCs w:val="26"/>
                <w:lang w:val="vi-VN"/>
              </w:rPr>
              <w:fldChar w:fldCharType="end"/>
            </w:r>
          </w:p>
        </w:tc>
      </w:tr>
      <w:tr w:rsidR="00646544" w:rsidRPr="002F4F88" w14:paraId="1A0BBE15" w14:textId="77777777" w:rsidTr="00455E54">
        <w:tc>
          <w:tcPr>
            <w:tcW w:w="817" w:type="dxa"/>
            <w:shd w:val="clear" w:color="auto" w:fill="auto"/>
          </w:tcPr>
          <w:p w14:paraId="078D516A" w14:textId="77777777" w:rsidR="00646544" w:rsidRPr="00031D21" w:rsidRDefault="00646544" w:rsidP="00911D8A">
            <w:pPr>
              <w:pStyle w:val="ListParagraph"/>
              <w:numPr>
                <w:ilvl w:val="0"/>
                <w:numId w:val="111"/>
              </w:numPr>
              <w:rPr>
                <w:lang w:val="vi-VN"/>
              </w:rPr>
            </w:pPr>
          </w:p>
        </w:tc>
        <w:tc>
          <w:tcPr>
            <w:tcW w:w="1877" w:type="dxa"/>
            <w:shd w:val="clear" w:color="auto" w:fill="auto"/>
          </w:tcPr>
          <w:p w14:paraId="5378F8DE" w14:textId="3793B488" w:rsidR="00646544" w:rsidRPr="00C656EF" w:rsidRDefault="00805EDD" w:rsidP="00455E54">
            <w:pPr>
              <w:keepLines/>
              <w:widowControl w:val="0"/>
              <w:rPr>
                <w:szCs w:val="26"/>
                <w:lang w:val="vi-VN"/>
              </w:rPr>
            </w:pPr>
            <w:r w:rsidRPr="00C656EF">
              <w:rPr>
                <w:szCs w:val="26"/>
                <w:lang w:val="vi-VN"/>
              </w:rPr>
              <w:t>Điều</w:t>
            </w:r>
            <w:r>
              <w:rPr>
                <w:szCs w:val="26"/>
                <w:lang w:val="vi-VN"/>
              </w:rPr>
              <w:t xml:space="preserve"> chỉnh</w:t>
            </w:r>
            <w:r w:rsidR="00646544" w:rsidRPr="00C656EF">
              <w:rPr>
                <w:szCs w:val="26"/>
                <w:lang w:val="vi-VN"/>
              </w:rPr>
              <w:t xml:space="preserve"> kết quả đánh giá</w:t>
            </w:r>
          </w:p>
        </w:tc>
        <w:tc>
          <w:tcPr>
            <w:tcW w:w="6912" w:type="dxa"/>
            <w:shd w:val="clear" w:color="auto" w:fill="auto"/>
          </w:tcPr>
          <w:p w14:paraId="62F040AD" w14:textId="66342359" w:rsidR="00646544" w:rsidRPr="00C656EF"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Cho phép </w:t>
            </w:r>
            <w:r w:rsidR="000044C7" w:rsidRPr="00C656EF">
              <w:rPr>
                <w:snapToGrid/>
                <w:color w:val="auto"/>
                <w:szCs w:val="26"/>
                <w:lang w:val="vi-VN"/>
              </w:rPr>
              <w:t>NSD</w:t>
            </w:r>
            <w:r w:rsidR="000044C7">
              <w:rPr>
                <w:snapToGrid/>
                <w:color w:val="auto"/>
                <w:szCs w:val="26"/>
                <w:lang w:val="vi-VN"/>
              </w:rPr>
              <w:t xml:space="preserve"> </w:t>
            </w:r>
            <w:r w:rsidRPr="00C656EF">
              <w:rPr>
                <w:snapToGrid/>
                <w:color w:val="auto"/>
                <w:szCs w:val="26"/>
                <w:lang w:val="vi-VN"/>
              </w:rPr>
              <w:t xml:space="preserve">sửa kết quả </w:t>
            </w:r>
            <w:r w:rsidR="000044C7" w:rsidRPr="00C656EF">
              <w:rPr>
                <w:snapToGrid/>
                <w:color w:val="auto"/>
                <w:szCs w:val="26"/>
                <w:lang w:val="vi-VN"/>
              </w:rPr>
              <w:t>đánh</w:t>
            </w:r>
            <w:r w:rsidR="000044C7">
              <w:rPr>
                <w:snapToGrid/>
                <w:color w:val="auto"/>
                <w:szCs w:val="26"/>
                <w:lang w:val="vi-VN"/>
              </w:rPr>
              <w:t xml:space="preserve"> giá của 1 đối tượng</w:t>
            </w:r>
            <w:r w:rsidR="00BE49A0">
              <w:rPr>
                <w:snapToGrid/>
                <w:color w:val="auto"/>
                <w:szCs w:val="26"/>
                <w:lang w:val="vi-VN"/>
              </w:rPr>
              <w:t xml:space="preserve">, </w:t>
            </w:r>
            <w:r w:rsidR="007E4AC2">
              <w:rPr>
                <w:snapToGrid/>
                <w:color w:val="auto"/>
                <w:szCs w:val="26"/>
                <w:lang w:val="vi-VN"/>
              </w:rPr>
              <w:t xml:space="preserve">hệ thống hiển thị popup </w:t>
            </w:r>
            <w:r w:rsidR="00BE49A0">
              <w:rPr>
                <w:snapToGrid/>
                <w:color w:val="auto"/>
                <w:szCs w:val="26"/>
                <w:lang w:val="vi-VN"/>
              </w:rPr>
              <w:t>nhập các thông tin:</w:t>
            </w:r>
          </w:p>
          <w:p w14:paraId="47BD183B" w14:textId="4C2DAA3C" w:rsidR="00644D10" w:rsidRPr="00C656EF" w:rsidRDefault="00644D10"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Loại</w:t>
            </w:r>
            <w:r w:rsidRPr="00644D10">
              <w:rPr>
                <w:snapToGrid/>
                <w:color w:val="auto"/>
                <w:szCs w:val="26"/>
                <w:lang w:val="vi-VN"/>
              </w:rPr>
              <w:t xml:space="preserve"> đối tượng: read-only, hiển thị </w:t>
            </w:r>
            <w:r w:rsidR="0084616B">
              <w:rPr>
                <w:snapToGrid/>
                <w:color w:val="auto"/>
                <w:szCs w:val="26"/>
                <w:lang w:val="vi-VN"/>
              </w:rPr>
              <w:t>loại</w:t>
            </w:r>
            <w:r w:rsidRPr="00644D10">
              <w:rPr>
                <w:snapToGrid/>
                <w:color w:val="auto"/>
                <w:szCs w:val="26"/>
                <w:lang w:val="vi-VN"/>
              </w:rPr>
              <w:t xml:space="preserve"> đối tượng được chọn </w:t>
            </w:r>
          </w:p>
          <w:p w14:paraId="20550458" w14:textId="2AF9AF0C"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Tên</w:t>
            </w:r>
            <w:r>
              <w:rPr>
                <w:snapToGrid/>
                <w:color w:val="auto"/>
                <w:szCs w:val="26"/>
                <w:lang w:val="vi-VN"/>
              </w:rPr>
              <w:t xml:space="preserve"> đối tượng</w:t>
            </w:r>
            <w:r w:rsidR="00325456">
              <w:rPr>
                <w:snapToGrid/>
                <w:color w:val="auto"/>
                <w:szCs w:val="26"/>
                <w:lang w:val="vi-VN"/>
              </w:rPr>
              <w:t xml:space="preserve">: read-only, hiển thị tên đối tượng được chọn </w:t>
            </w:r>
          </w:p>
          <w:p w14:paraId="387BA2A1" w14:textId="74A94520"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hiện tại:</w:t>
            </w:r>
            <w:r w:rsidR="00325456">
              <w:rPr>
                <w:snapToGrid/>
                <w:color w:val="auto"/>
                <w:szCs w:val="26"/>
                <w:lang w:val="vi-VN"/>
              </w:rPr>
              <w:t xml:space="preserve"> read-only, hiển thị mức xếp hạng rủi ro </w:t>
            </w:r>
            <w:r w:rsidR="00BB0799">
              <w:rPr>
                <w:snapToGrid/>
                <w:color w:val="auto"/>
                <w:szCs w:val="26"/>
                <w:lang w:val="vi-VN"/>
              </w:rPr>
              <w:t>trên bảng chấm điểm của đối tượng</w:t>
            </w:r>
          </w:p>
          <w:p w14:paraId="35EE197F" w14:textId="2BE89740" w:rsidR="00646544"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điều chỉnh</w:t>
            </w:r>
            <w:r w:rsidR="00646544" w:rsidRPr="00C656EF">
              <w:rPr>
                <w:snapToGrid/>
                <w:color w:val="auto"/>
                <w:szCs w:val="26"/>
                <w:lang w:val="vi-VN"/>
              </w:rPr>
              <w:t xml:space="preserve">*: Chọn 1 trong danh </w:t>
            </w:r>
            <w:r w:rsidR="00644D10" w:rsidRPr="00C656EF">
              <w:rPr>
                <w:snapToGrid/>
                <w:color w:val="auto"/>
                <w:szCs w:val="26"/>
                <w:lang w:val="vi-VN"/>
              </w:rPr>
              <w:t>m</w:t>
            </w:r>
            <w:r w:rsidR="00FD6FFE" w:rsidRPr="00C656EF">
              <w:rPr>
                <w:snapToGrid/>
                <w:color w:val="auto"/>
                <w:szCs w:val="26"/>
                <w:lang w:val="vi-VN"/>
              </w:rPr>
              <w:t>ục</w:t>
            </w:r>
            <w:r w:rsidR="00FD6FFE">
              <w:rPr>
                <w:snapToGrid/>
                <w:color w:val="auto"/>
                <w:szCs w:val="26"/>
                <w:lang w:val="vi-VN"/>
              </w:rPr>
              <w:t xml:space="preserve"> mức độ rủi ro</w:t>
            </w:r>
            <w:r w:rsidR="00BB0799">
              <w:rPr>
                <w:snapToGrid/>
                <w:color w:val="auto"/>
                <w:szCs w:val="26"/>
                <w:lang w:val="vi-VN"/>
              </w:rPr>
              <w:t xml:space="preserve"> </w:t>
            </w:r>
            <w:r w:rsidR="00BB0799" w:rsidRPr="00BB0799">
              <w:rPr>
                <w:i/>
                <w:iCs/>
                <w:snapToGrid/>
                <w:color w:val="0070C0"/>
                <w:szCs w:val="26"/>
                <w:lang w:val="vi-VN"/>
              </w:rPr>
              <w:t xml:space="preserve">mục </w:t>
            </w:r>
            <w:r w:rsidR="00FD6FFE">
              <w:rPr>
                <w:i/>
                <w:iCs/>
                <w:snapToGrid/>
                <w:color w:val="0070C0"/>
                <w:szCs w:val="26"/>
                <w:lang w:val="vi-VN"/>
              </w:rPr>
              <w:t>2.3.2</w:t>
            </w:r>
          </w:p>
          <w:p w14:paraId="0A54DF27" w14:textId="56590321"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chỉnh</w:t>
            </w:r>
            <w:proofErr w:type="spellEnd"/>
            <w:r>
              <w:rPr>
                <w:snapToGrid/>
                <w:color w:val="auto"/>
                <w:szCs w:val="26"/>
              </w:rPr>
              <w:t>*</w:t>
            </w:r>
            <w:r w:rsidR="001C662C">
              <w:rPr>
                <w:snapToGrid/>
                <w:color w:val="auto"/>
                <w:szCs w:val="26"/>
                <w:lang w:val="vi-VN"/>
              </w:rPr>
              <w:t>: nhập đoạn text</w:t>
            </w:r>
          </w:p>
          <w:p w14:paraId="75018F9D" w14:textId="634B7EE0"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t>Đ</w:t>
            </w:r>
            <w:r w:rsidR="00357AD8">
              <w:rPr>
                <w:snapToGrid/>
                <w:color w:val="auto"/>
                <w:szCs w:val="26"/>
                <w:lang w:val="vi-VN"/>
              </w:rPr>
              <w:t>ề xuất kiểm toán</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sidR="001C662C">
              <w:rPr>
                <w:snapToGrid/>
                <w:color w:val="auto"/>
                <w:szCs w:val="26"/>
                <w:lang w:val="vi-VN"/>
              </w:rPr>
              <w:t>, để check box</w:t>
            </w:r>
          </w:p>
          <w:p w14:paraId="3083D864" w14:textId="1C8A73C9" w:rsidR="00646544" w:rsidRPr="00563BB8" w:rsidRDefault="00646544"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sidR="001C662C">
              <w:rPr>
                <w:snapToGrid/>
                <w:color w:val="auto"/>
                <w:szCs w:val="26"/>
              </w:rPr>
              <w:t>kiểm</w:t>
            </w:r>
            <w:proofErr w:type="spellEnd"/>
            <w:r w:rsidR="001C662C">
              <w:rPr>
                <w:snapToGrid/>
                <w:color w:val="auto"/>
                <w:szCs w:val="26"/>
                <w:lang w:val="vi-VN"/>
              </w:rPr>
              <w:t xml:space="preserve"> toán</w:t>
            </w:r>
            <w:r>
              <w:rPr>
                <w:snapToGrid/>
                <w:color w:val="auto"/>
                <w:szCs w:val="26"/>
              </w:rPr>
              <w:t xml:space="preserve">*: </w:t>
            </w:r>
            <w:proofErr w:type="spellStart"/>
            <w:r>
              <w:rPr>
                <w:snapToGrid/>
                <w:color w:val="auto"/>
                <w:szCs w:val="26"/>
              </w:rPr>
              <w:t>Chỉ</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E06643">
              <w:rPr>
                <w:snapToGrid/>
                <w:color w:val="auto"/>
                <w:szCs w:val="26"/>
                <w:lang w:val="vi-VN"/>
              </w:rPr>
              <w:t>C</w:t>
            </w:r>
            <w:r>
              <w:rPr>
                <w:snapToGrid/>
                <w:color w:val="auto"/>
                <w:szCs w:val="26"/>
              </w:rPr>
              <w:t xml:space="preserve">ó </w:t>
            </w:r>
            <w:proofErr w:type="spellStart"/>
            <w:r w:rsidR="00151F4E">
              <w:rPr>
                <w:snapToGrid/>
                <w:color w:val="auto"/>
                <w:szCs w:val="26"/>
              </w:rPr>
              <w:t>đề</w:t>
            </w:r>
            <w:proofErr w:type="spellEnd"/>
            <w:r w:rsidR="00151F4E">
              <w:rPr>
                <w:snapToGrid/>
                <w:color w:val="auto"/>
                <w:szCs w:val="26"/>
                <w:lang w:val="vi-VN"/>
              </w:rPr>
              <w:t xml:space="preserve"> xuất kiểm toán</w:t>
            </w:r>
            <w:r w:rsidR="00563BB8">
              <w:rPr>
                <w:snapToGrid/>
                <w:color w:val="auto"/>
                <w:szCs w:val="26"/>
                <w:lang w:val="vi-VN"/>
              </w:rPr>
              <w:t>, chọn nhiều trong các lý do sau:</w:t>
            </w:r>
          </w:p>
          <w:p w14:paraId="6B42AC62" w14:textId="516471C3"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kết quả đánh giá rủi </w:t>
            </w:r>
          </w:p>
          <w:p w14:paraId="156D18DD" w14:textId="51755A2E"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pháp luật</w:t>
            </w:r>
          </w:p>
          <w:p w14:paraId="1E118276" w14:textId="0A6304D1"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ban lãnh đạo</w:t>
            </w:r>
          </w:p>
          <w:p w14:paraId="130C8D8C" w14:textId="66D823E5" w:rsid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chu kỳ kiểm toán</w:t>
            </w:r>
          </w:p>
          <w:p w14:paraId="57EF7FEE" w14:textId="235768B4" w:rsidR="00962626" w:rsidRPr="00C960FF" w:rsidRDefault="00962626"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lastRenderedPageBreak/>
              <w:t>Lý</w:t>
            </w:r>
            <w:proofErr w:type="spellEnd"/>
            <w:r>
              <w:rPr>
                <w:snapToGrid/>
                <w:color w:val="auto"/>
                <w:szCs w:val="26"/>
                <w:lang w:val="vi-VN"/>
              </w:rPr>
              <w:t xml:space="preserve"> do không kiểm toán</w:t>
            </w:r>
            <w:r w:rsidR="00E06643">
              <w:rPr>
                <w:snapToGrid/>
                <w:color w:val="auto"/>
                <w:szCs w:val="26"/>
                <w:lang w:val="vi-VN"/>
              </w:rPr>
              <w:t>: chỉ hiển th</w:t>
            </w:r>
            <w:r w:rsidR="00467A27">
              <w:rPr>
                <w:snapToGrid/>
                <w:color w:val="auto"/>
                <w:szCs w:val="26"/>
                <w:lang w:val="vi-VN"/>
              </w:rPr>
              <w:t>ị</w:t>
            </w:r>
            <w:r w:rsidR="00E06643">
              <w:rPr>
                <w:snapToGrid/>
                <w:color w:val="auto"/>
                <w:szCs w:val="26"/>
                <w:lang w:val="vi-VN"/>
              </w:rPr>
              <w:t xml:space="preserve"> nếu chọn Không đưa vào kế hoạch năm </w:t>
            </w:r>
          </w:p>
        </w:tc>
      </w:tr>
      <w:tr w:rsidR="00646544" w:rsidRPr="006B729D" w14:paraId="3B479FBD" w14:textId="77777777" w:rsidTr="00455E54">
        <w:tc>
          <w:tcPr>
            <w:tcW w:w="817" w:type="dxa"/>
            <w:shd w:val="clear" w:color="auto" w:fill="auto"/>
          </w:tcPr>
          <w:p w14:paraId="4F87DF54" w14:textId="77777777" w:rsidR="00646544" w:rsidRPr="002F4F88" w:rsidRDefault="00646544" w:rsidP="00911D8A">
            <w:pPr>
              <w:pStyle w:val="ListParagraph"/>
              <w:numPr>
                <w:ilvl w:val="0"/>
                <w:numId w:val="111"/>
              </w:numPr>
            </w:pPr>
          </w:p>
        </w:tc>
        <w:tc>
          <w:tcPr>
            <w:tcW w:w="1877" w:type="dxa"/>
            <w:shd w:val="clear" w:color="auto" w:fill="auto"/>
          </w:tcPr>
          <w:p w14:paraId="2A8F8018" w14:textId="32C56EFF" w:rsidR="00646544" w:rsidRPr="00E06643" w:rsidRDefault="00646544" w:rsidP="00455E54">
            <w:pPr>
              <w:keepLines/>
              <w:widowControl w:val="0"/>
              <w:rPr>
                <w:szCs w:val="26"/>
                <w:lang w:val="vi-VN"/>
              </w:rPr>
            </w:pPr>
            <w:proofErr w:type="spellStart"/>
            <w:r>
              <w:rPr>
                <w:szCs w:val="26"/>
              </w:rPr>
              <w:t>Xem</w:t>
            </w:r>
            <w:proofErr w:type="spellEnd"/>
            <w:r>
              <w:rPr>
                <w:szCs w:val="26"/>
              </w:rPr>
              <w:t xml:space="preserve"> </w:t>
            </w:r>
            <w:r w:rsidR="00F3441D">
              <w:rPr>
                <w:szCs w:val="26"/>
                <w:lang w:val="vi-VN"/>
              </w:rPr>
              <w:t xml:space="preserve">kết quả đánh giá điều </w:t>
            </w:r>
            <w:r w:rsidR="00823D0A">
              <w:rPr>
                <w:szCs w:val="26"/>
                <w:lang w:val="vi-VN"/>
              </w:rPr>
              <w:t xml:space="preserve">chỉnh </w:t>
            </w:r>
          </w:p>
        </w:tc>
        <w:tc>
          <w:tcPr>
            <w:tcW w:w="6912" w:type="dxa"/>
            <w:shd w:val="clear" w:color="auto" w:fill="auto"/>
          </w:tcPr>
          <w:p w14:paraId="5E31E5BE" w14:textId="2E079ED1" w:rsidR="00646544" w:rsidRPr="00F3441D" w:rsidRDefault="00646544" w:rsidP="00455E54">
            <w:pPr>
              <w:pStyle w:val="NormalIndent"/>
              <w:keepNext w:val="0"/>
              <w:keepLines/>
              <w:widowControl w:val="0"/>
              <w:numPr>
                <w:ilvl w:val="0"/>
                <w:numId w:val="15"/>
              </w:numPr>
              <w:spacing w:before="0" w:after="0" w:line="312" w:lineRule="auto"/>
              <w:jc w:val="left"/>
              <w:rPr>
                <w:bCs/>
                <w:szCs w:val="26"/>
                <w:lang w:val="vi-VN"/>
              </w:rPr>
            </w:pPr>
            <w:r w:rsidRPr="00F3441D">
              <w:rPr>
                <w:bCs/>
                <w:szCs w:val="26"/>
                <w:lang w:val="vi-VN"/>
              </w:rPr>
              <w:t>Cho phép NSD xem chi tiết nội dung điều chỉnh kết quả đánh giá rủi ro</w:t>
            </w:r>
            <w:r w:rsidR="00823D0A">
              <w:rPr>
                <w:bCs/>
                <w:szCs w:val="26"/>
                <w:lang w:val="vi-VN"/>
              </w:rPr>
              <w:t>, hiển thị đầy đủ các thông tin đã nhập trên màn hình Sửa kết quả đánh giá</w:t>
            </w:r>
          </w:p>
        </w:tc>
      </w:tr>
      <w:tr w:rsidR="00516CE5" w:rsidRPr="00F3441D" w14:paraId="7ACA04D5" w14:textId="77777777" w:rsidTr="00455E54">
        <w:tc>
          <w:tcPr>
            <w:tcW w:w="817" w:type="dxa"/>
            <w:shd w:val="clear" w:color="auto" w:fill="auto"/>
          </w:tcPr>
          <w:p w14:paraId="6E804B8D" w14:textId="77777777" w:rsidR="00516CE5" w:rsidRPr="00C656EF" w:rsidRDefault="00516CE5" w:rsidP="00911D8A">
            <w:pPr>
              <w:pStyle w:val="ListParagraph"/>
              <w:numPr>
                <w:ilvl w:val="0"/>
                <w:numId w:val="111"/>
              </w:numPr>
              <w:rPr>
                <w:lang w:val="vi-VN"/>
              </w:rPr>
            </w:pPr>
          </w:p>
        </w:tc>
        <w:tc>
          <w:tcPr>
            <w:tcW w:w="1877" w:type="dxa"/>
            <w:shd w:val="clear" w:color="auto" w:fill="auto"/>
          </w:tcPr>
          <w:p w14:paraId="4ADF4AEC" w14:textId="2505A8AD" w:rsidR="00516CE5" w:rsidRDefault="00516CE5" w:rsidP="00516CE5">
            <w:pPr>
              <w:keepLines/>
              <w:widowControl w:val="0"/>
              <w:rPr>
                <w:szCs w:val="26"/>
                <w:lang w:val="vi-VN"/>
              </w:rPr>
            </w:pPr>
            <w:proofErr w:type="spellStart"/>
            <w:r>
              <w:rPr>
                <w:szCs w:val="26"/>
              </w:rPr>
              <w:t>Kết</w:t>
            </w:r>
            <w:proofErr w:type="spellEnd"/>
            <w:r>
              <w:rPr>
                <w:szCs w:val="26"/>
              </w:rPr>
              <w:t xml:space="preserve"> </w:t>
            </w:r>
            <w:proofErr w:type="spellStart"/>
            <w:r>
              <w:rPr>
                <w:szCs w:val="26"/>
              </w:rPr>
              <w:t>xuất</w:t>
            </w:r>
            <w:proofErr w:type="spellEnd"/>
          </w:p>
        </w:tc>
        <w:tc>
          <w:tcPr>
            <w:tcW w:w="6912" w:type="dxa"/>
            <w:shd w:val="clear" w:color="auto" w:fill="auto"/>
          </w:tcPr>
          <w:p w14:paraId="13A32490" w14:textId="77777777" w:rsidR="00516CE5" w:rsidRPr="00516CE5" w:rsidRDefault="00516CE5" w:rsidP="00516CE5">
            <w:pPr>
              <w:pStyle w:val="NormalIndent"/>
              <w:keepNext w:val="0"/>
              <w:keepLines/>
              <w:widowControl w:val="0"/>
              <w:numPr>
                <w:ilvl w:val="0"/>
                <w:numId w:val="15"/>
              </w:numPr>
              <w:spacing w:before="0" w:after="0" w:line="312" w:lineRule="auto"/>
              <w:jc w:val="left"/>
              <w:rPr>
                <w:bCs/>
                <w:szCs w:val="26"/>
                <w:lang w:val="vi-VN"/>
              </w:rPr>
            </w:pPr>
            <w:r w:rsidRPr="00516CE5">
              <w:rPr>
                <w:snapToGrid/>
                <w:color w:val="auto"/>
                <w:szCs w:val="26"/>
                <w:lang w:val="vi-VN"/>
              </w:rPr>
              <w:t>Cho phép kết xuất file excel kết quả đánh giá rủi</w:t>
            </w:r>
            <w:r>
              <w:rPr>
                <w:snapToGrid/>
                <w:color w:val="auto"/>
                <w:szCs w:val="26"/>
                <w:lang w:val="vi-VN"/>
              </w:rPr>
              <w:t xml:space="preserve"> ro </w:t>
            </w:r>
            <w:r w:rsidRPr="00516CE5">
              <w:rPr>
                <w:snapToGrid/>
                <w:color w:val="auto"/>
                <w:szCs w:val="26"/>
                <w:lang w:val="vi-VN"/>
              </w:rPr>
              <w:t xml:space="preserve">của các đối tượng </w:t>
            </w:r>
          </w:p>
          <w:p w14:paraId="734A0C62" w14:textId="3286253A" w:rsidR="00516CE5" w:rsidRPr="00F3441D" w:rsidRDefault="00516CE5" w:rsidP="00516CE5">
            <w:pPr>
              <w:pStyle w:val="NormalIndent"/>
              <w:keepNext w:val="0"/>
              <w:keepLines/>
              <w:widowControl w:val="0"/>
              <w:numPr>
                <w:ilvl w:val="0"/>
                <w:numId w:val="15"/>
              </w:numPr>
              <w:spacing w:before="0" w:after="0" w:line="312" w:lineRule="auto"/>
              <w:jc w:val="left"/>
              <w:rPr>
                <w:bCs/>
                <w:szCs w:val="26"/>
                <w:lang w:val="vi-VN"/>
              </w:rPr>
            </w:pPr>
            <w:proofErr w:type="spellStart"/>
            <w:r w:rsidRPr="001E60FC">
              <w:rPr>
                <w:bCs/>
                <w:szCs w:val="26"/>
                <w:highlight w:val="yellow"/>
              </w:rPr>
              <w:t>Biểu</w:t>
            </w:r>
            <w:proofErr w:type="spellEnd"/>
            <w:r w:rsidRPr="001E60FC">
              <w:rPr>
                <w:bCs/>
                <w:szCs w:val="26"/>
                <w:highlight w:val="yellow"/>
                <w:lang w:val="vi-VN"/>
              </w:rPr>
              <w:t xml:space="preserve"> </w:t>
            </w:r>
            <w:r w:rsidRPr="006402EC">
              <w:rPr>
                <w:bCs/>
                <w:szCs w:val="26"/>
                <w:highlight w:val="yellow"/>
                <w:lang w:val="vi-VN"/>
              </w:rPr>
              <w:t>mẫu</w:t>
            </w:r>
            <w:r w:rsidR="006402EC" w:rsidRPr="006402EC">
              <w:rPr>
                <w:bCs/>
                <w:szCs w:val="26"/>
                <w:highlight w:val="yellow"/>
                <w:lang w:val="vi-VN"/>
              </w:rPr>
              <w:t xml:space="preserve"> (TBD)</w:t>
            </w:r>
          </w:p>
        </w:tc>
      </w:tr>
      <w:tr w:rsidR="00F51BE4" w:rsidRPr="006B729D" w14:paraId="0E506D0C" w14:textId="77777777" w:rsidTr="00455E54">
        <w:tc>
          <w:tcPr>
            <w:tcW w:w="817" w:type="dxa"/>
            <w:shd w:val="clear" w:color="auto" w:fill="auto"/>
          </w:tcPr>
          <w:p w14:paraId="3241DA1E" w14:textId="77777777" w:rsidR="00F51BE4" w:rsidRPr="002F4F88" w:rsidRDefault="00F51BE4" w:rsidP="00911D8A">
            <w:pPr>
              <w:pStyle w:val="ListParagraph"/>
              <w:numPr>
                <w:ilvl w:val="0"/>
                <w:numId w:val="111"/>
              </w:numPr>
            </w:pPr>
          </w:p>
        </w:tc>
        <w:tc>
          <w:tcPr>
            <w:tcW w:w="1877" w:type="dxa"/>
            <w:shd w:val="clear" w:color="auto" w:fill="auto"/>
          </w:tcPr>
          <w:p w14:paraId="23597C81" w14:textId="2ADF7FE9" w:rsidR="00F51BE4" w:rsidRDefault="00F51BE4" w:rsidP="00F51BE4">
            <w:pPr>
              <w:keepLines/>
              <w:widowControl w:val="0"/>
              <w:rPr>
                <w:szCs w:val="26"/>
              </w:rPr>
            </w:pPr>
            <w:r w:rsidRPr="00AD20D4">
              <w:rPr>
                <w:szCs w:val="26"/>
                <w:lang w:val="vi-VN"/>
              </w:rPr>
              <w:t>Kết thúc kỳ đánh giá</w:t>
            </w:r>
          </w:p>
        </w:tc>
        <w:tc>
          <w:tcPr>
            <w:tcW w:w="6912" w:type="dxa"/>
            <w:shd w:val="clear" w:color="auto" w:fill="auto"/>
          </w:tcPr>
          <w:p w14:paraId="003CF46E" w14:textId="6F0CAD21" w:rsidR="00151F4E"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Cho phép NSD kết thúc kỳ đánh giá</w:t>
            </w:r>
          </w:p>
          <w:p w14:paraId="14EC139E" w14:textId="585C1261" w:rsidR="0009582B" w:rsidRDefault="00151F4E" w:rsidP="000811AB">
            <w:pPr>
              <w:keepLines/>
              <w:widowControl w:val="0"/>
              <w:numPr>
                <w:ilvl w:val="0"/>
                <w:numId w:val="15"/>
              </w:numPr>
              <w:jc w:val="both"/>
              <w:rPr>
                <w:bCs/>
                <w:szCs w:val="26"/>
                <w:lang w:val="vi-VN"/>
              </w:rPr>
            </w:pPr>
            <w:r w:rsidRPr="00151F4E">
              <w:rPr>
                <w:bCs/>
                <w:szCs w:val="26"/>
                <w:lang w:val="vi-VN"/>
              </w:rPr>
              <w:t>Hệ thống hiển thị popup yêu cầu xác nhận “</w:t>
            </w:r>
            <w:r w:rsidRPr="00151F4E">
              <w:rPr>
                <w:bCs/>
                <w:i/>
                <w:iCs/>
                <w:szCs w:val="26"/>
                <w:lang w:val="vi-VN"/>
              </w:rPr>
              <w:t xml:space="preserve">Bạn có chắc chắn muốn </w:t>
            </w:r>
            <w:r>
              <w:rPr>
                <w:bCs/>
                <w:i/>
                <w:iCs/>
                <w:szCs w:val="26"/>
                <w:lang w:val="vi-VN"/>
              </w:rPr>
              <w:t>kết thúc kỳ đánh giá này</w:t>
            </w:r>
            <w:r w:rsidR="00D8024D">
              <w:rPr>
                <w:bCs/>
                <w:i/>
                <w:iCs/>
                <w:szCs w:val="26"/>
                <w:lang w:val="vi-VN"/>
              </w:rPr>
              <w:t>?</w:t>
            </w:r>
            <w:r w:rsidR="00200941">
              <w:rPr>
                <w:bCs/>
                <w:i/>
                <w:iCs/>
                <w:szCs w:val="26"/>
                <w:lang w:val="vi-VN"/>
              </w:rPr>
              <w:t xml:space="preserve">[năm đánh giá][kỳ đánh giá][giá trị </w:t>
            </w:r>
            <w:r w:rsidR="005E493D">
              <w:rPr>
                <w:bCs/>
                <w:i/>
                <w:iCs/>
                <w:szCs w:val="26"/>
                <w:lang w:val="vi-VN"/>
              </w:rPr>
              <w:t xml:space="preserve">kỳ] Kỳ đánh giá đã kết thúc thì không được chỉnh </w:t>
            </w:r>
            <w:r w:rsidR="0009582B">
              <w:rPr>
                <w:bCs/>
                <w:i/>
                <w:iCs/>
                <w:szCs w:val="26"/>
                <w:lang w:val="vi-VN"/>
              </w:rPr>
              <w:t>sửa dữ liệu chấm điểm rủi ro trong kỳ đó</w:t>
            </w:r>
            <w:r w:rsidR="00D8024D">
              <w:rPr>
                <w:bCs/>
                <w:i/>
                <w:iCs/>
                <w:szCs w:val="26"/>
                <w:lang w:val="vi-VN"/>
              </w:rPr>
              <w:t xml:space="preserve"> nữa</w:t>
            </w:r>
            <w:r w:rsidR="0009582B">
              <w:rPr>
                <w:bCs/>
                <w:i/>
                <w:iCs/>
                <w:szCs w:val="26"/>
                <w:lang w:val="vi-VN"/>
              </w:rPr>
              <w:t xml:space="preserve"> </w:t>
            </w:r>
            <w:r w:rsidRPr="00151F4E">
              <w:rPr>
                <w:bCs/>
                <w:szCs w:val="26"/>
                <w:lang w:val="vi-VN"/>
              </w:rPr>
              <w:t xml:space="preserve">”. </w:t>
            </w:r>
          </w:p>
          <w:p w14:paraId="71E9EDB7" w14:textId="4ECFCCAE" w:rsidR="00151F4E" w:rsidRPr="00151F4E" w:rsidRDefault="00151F4E" w:rsidP="000811AB">
            <w:pPr>
              <w:keepLines/>
              <w:widowControl w:val="0"/>
              <w:numPr>
                <w:ilvl w:val="0"/>
                <w:numId w:val="15"/>
              </w:numPr>
              <w:jc w:val="both"/>
              <w:rPr>
                <w:bCs/>
                <w:szCs w:val="26"/>
                <w:lang w:val="vi-VN"/>
              </w:rPr>
            </w:pPr>
            <w:r w:rsidRPr="00151F4E">
              <w:rPr>
                <w:bCs/>
                <w:szCs w:val="26"/>
                <w:lang w:val="vi-VN"/>
              </w:rPr>
              <w:t>NSD chọn Có hoặc Không:</w:t>
            </w:r>
          </w:p>
          <w:p w14:paraId="23E679E8" w14:textId="539C0701" w:rsidR="000811AB" w:rsidRPr="000811AB" w:rsidRDefault="000811AB" w:rsidP="00911D8A">
            <w:pPr>
              <w:pStyle w:val="ListParagraph"/>
              <w:keepLines/>
              <w:widowControl w:val="0"/>
              <w:numPr>
                <w:ilvl w:val="0"/>
                <w:numId w:val="169"/>
              </w:numPr>
              <w:jc w:val="both"/>
              <w:rPr>
                <w:bCs/>
                <w:szCs w:val="26"/>
                <w:lang w:val="vi-VN"/>
              </w:rPr>
            </w:pPr>
            <w:r w:rsidRPr="000811AB">
              <w:rPr>
                <w:bCs/>
                <w:szCs w:val="26"/>
                <w:lang w:val="vi-VN"/>
              </w:rPr>
              <w:t xml:space="preserve">Nếu chọn Có, hệ thống </w:t>
            </w:r>
            <w:r w:rsidR="00D8024D">
              <w:rPr>
                <w:bCs/>
                <w:szCs w:val="26"/>
                <w:lang w:val="vi-VN"/>
              </w:rPr>
              <w:t xml:space="preserve">cập nhật trạng thái kỳ đánh giá là </w:t>
            </w:r>
            <w:r w:rsidR="00D8024D" w:rsidRPr="00D8024D">
              <w:rPr>
                <w:b/>
                <w:szCs w:val="26"/>
                <w:lang w:val="vi-VN"/>
              </w:rPr>
              <w:t>Đã kết thúc</w:t>
            </w:r>
            <w:r w:rsidRPr="000811AB">
              <w:rPr>
                <w:bCs/>
                <w:szCs w:val="26"/>
                <w:lang w:val="vi-VN"/>
              </w:rPr>
              <w:t xml:space="preserve"> </w:t>
            </w:r>
          </w:p>
          <w:p w14:paraId="5BDF8316" w14:textId="6810BDBC" w:rsidR="000811AB" w:rsidRPr="000811AB" w:rsidRDefault="000811AB" w:rsidP="00911D8A">
            <w:pPr>
              <w:pStyle w:val="ListParagraph"/>
              <w:keepLines/>
              <w:widowControl w:val="0"/>
              <w:numPr>
                <w:ilvl w:val="0"/>
                <w:numId w:val="169"/>
              </w:numPr>
              <w:jc w:val="both"/>
              <w:rPr>
                <w:bCs/>
                <w:szCs w:val="26"/>
                <w:lang w:val="vi-VN"/>
              </w:rPr>
            </w:pPr>
            <w:r w:rsidRPr="000811AB">
              <w:rPr>
                <w:bCs/>
                <w:szCs w:val="26"/>
                <w:lang w:val="vi-VN"/>
              </w:rPr>
              <w:t xml:space="preserve">Nếu chọn Không, hệ thống hủy bỏ </w:t>
            </w:r>
            <w:r w:rsidR="00BD7CC2">
              <w:rPr>
                <w:bCs/>
                <w:szCs w:val="26"/>
                <w:lang w:val="vi-VN"/>
              </w:rPr>
              <w:t>thao tác kết thúc</w:t>
            </w:r>
          </w:p>
          <w:p w14:paraId="3B0A1EE8" w14:textId="034A1C2C" w:rsidR="00F51BE4" w:rsidRPr="00F51BE4"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 xml:space="preserve">Kỳ đánh giá kết thúc thì NSD sẽ không được chỉnh sửa </w:t>
            </w:r>
            <w:r>
              <w:rPr>
                <w:snapToGrid/>
                <w:color w:val="auto"/>
                <w:szCs w:val="26"/>
                <w:lang w:val="vi-VN"/>
              </w:rPr>
              <w:t xml:space="preserve">thông tin trên </w:t>
            </w:r>
            <w:r w:rsidRPr="00AD20D4">
              <w:rPr>
                <w:snapToGrid/>
                <w:color w:val="auto"/>
                <w:szCs w:val="26"/>
                <w:lang w:val="vi-VN"/>
              </w:rPr>
              <w:t>bảng</w:t>
            </w:r>
            <w:r>
              <w:rPr>
                <w:snapToGrid/>
                <w:color w:val="auto"/>
                <w:szCs w:val="26"/>
                <w:lang w:val="vi-VN"/>
              </w:rPr>
              <w:t xml:space="preserve"> chấm</w:t>
            </w:r>
            <w:r w:rsidRPr="00AD20D4">
              <w:rPr>
                <w:snapToGrid/>
                <w:color w:val="auto"/>
                <w:szCs w:val="26"/>
                <w:lang w:val="vi-VN"/>
              </w:rPr>
              <w:t xml:space="preserve"> điểm </w:t>
            </w:r>
            <w:r w:rsidRPr="00526982">
              <w:rPr>
                <w:i/>
                <w:iCs/>
                <w:snapToGrid/>
                <w:color w:val="0070C0"/>
                <w:szCs w:val="26"/>
                <w:lang w:val="vi-VN"/>
              </w:rPr>
              <w:t>(mục 3.3.2)</w:t>
            </w:r>
            <w:r w:rsidRPr="00526982">
              <w:rPr>
                <w:snapToGrid/>
                <w:color w:val="0070C0"/>
                <w:szCs w:val="26"/>
                <w:lang w:val="vi-VN"/>
              </w:rPr>
              <w:t xml:space="preserve"> </w:t>
            </w:r>
            <w:r w:rsidRPr="00AD20D4">
              <w:rPr>
                <w:snapToGrid/>
                <w:color w:val="auto"/>
                <w:szCs w:val="26"/>
                <w:lang w:val="vi-VN"/>
              </w:rPr>
              <w:t>hoặc điều chỉnh kết quả đánh giá</w:t>
            </w:r>
            <w:r>
              <w:rPr>
                <w:snapToGrid/>
                <w:color w:val="auto"/>
                <w:szCs w:val="26"/>
                <w:lang w:val="vi-VN"/>
              </w:rPr>
              <w:t xml:space="preserve"> </w:t>
            </w:r>
            <w:r w:rsidRPr="00526982">
              <w:rPr>
                <w:i/>
                <w:iCs/>
                <w:snapToGrid/>
                <w:color w:val="0070C0"/>
                <w:szCs w:val="26"/>
                <w:lang w:val="vi-VN"/>
              </w:rPr>
              <w:t>(mục 3.3.3)</w:t>
            </w:r>
          </w:p>
        </w:tc>
      </w:tr>
      <w:tr w:rsidR="006F739B" w:rsidRPr="00F51BE4" w14:paraId="023223E3" w14:textId="77777777" w:rsidTr="00455E54">
        <w:tc>
          <w:tcPr>
            <w:tcW w:w="817" w:type="dxa"/>
            <w:shd w:val="clear" w:color="auto" w:fill="auto"/>
          </w:tcPr>
          <w:p w14:paraId="4A2E040E" w14:textId="77777777" w:rsidR="006F739B" w:rsidRPr="002742C5" w:rsidRDefault="006F739B" w:rsidP="00911D8A">
            <w:pPr>
              <w:pStyle w:val="ListParagraph"/>
              <w:numPr>
                <w:ilvl w:val="0"/>
                <w:numId w:val="111"/>
              </w:numPr>
              <w:rPr>
                <w:lang w:val="vi-VN"/>
              </w:rPr>
            </w:pPr>
          </w:p>
        </w:tc>
        <w:tc>
          <w:tcPr>
            <w:tcW w:w="1877" w:type="dxa"/>
            <w:shd w:val="clear" w:color="auto" w:fill="auto"/>
          </w:tcPr>
          <w:p w14:paraId="625E71F0" w14:textId="41AE8033" w:rsidR="006F739B" w:rsidRPr="00AD20D4" w:rsidRDefault="006F739B" w:rsidP="006F739B">
            <w:pPr>
              <w:keepLines/>
              <w:widowControl w:val="0"/>
              <w:rPr>
                <w:szCs w:val="26"/>
                <w:lang w:val="vi-VN"/>
              </w:rPr>
            </w:pPr>
            <w:proofErr w:type="spellStart"/>
            <w:r>
              <w:rPr>
                <w:szCs w:val="26"/>
              </w:rPr>
              <w:t>Xem</w:t>
            </w:r>
            <w:proofErr w:type="spellEnd"/>
            <w:r>
              <w:rPr>
                <w:szCs w:val="26"/>
              </w:rPr>
              <w:t xml:space="preserve"> </w:t>
            </w:r>
            <w:proofErr w:type="spellStart"/>
            <w:r>
              <w:rPr>
                <w:szCs w:val="26"/>
              </w:rPr>
              <w:t>RiskHeatMap</w:t>
            </w:r>
            <w:proofErr w:type="spellEnd"/>
          </w:p>
        </w:tc>
        <w:tc>
          <w:tcPr>
            <w:tcW w:w="6912" w:type="dxa"/>
            <w:shd w:val="clear" w:color="auto" w:fill="auto"/>
          </w:tcPr>
          <w:p w14:paraId="5C45F0C2" w14:textId="0430D281" w:rsidR="006F739B" w:rsidRPr="00AD20D4" w:rsidRDefault="006F739B" w:rsidP="006F739B">
            <w:pPr>
              <w:pStyle w:val="NormalIndent"/>
              <w:keepNext w:val="0"/>
              <w:keepLines/>
              <w:widowControl w:val="0"/>
              <w:numPr>
                <w:ilvl w:val="0"/>
                <w:numId w:val="15"/>
              </w:numPr>
              <w:spacing w:before="0" w:after="0" w:line="312" w:lineRule="auto"/>
              <w:jc w:val="left"/>
              <w:rPr>
                <w:snapToGrid/>
                <w:color w:val="auto"/>
                <w:szCs w:val="26"/>
                <w:lang w:val="vi-VN"/>
              </w:rPr>
            </w:pPr>
            <w:r w:rsidRPr="00516CE5">
              <w:rPr>
                <w:snapToGrid/>
                <w:color w:val="auto"/>
                <w:szCs w:val="26"/>
                <w:highlight w:val="yellow"/>
                <w:lang w:val="vi-VN"/>
              </w:rPr>
              <w:t>(TBD)</w:t>
            </w:r>
          </w:p>
        </w:tc>
      </w:tr>
    </w:tbl>
    <w:p w14:paraId="77982AAB" w14:textId="67D783FE" w:rsidR="00646544" w:rsidRPr="00F51BE4" w:rsidRDefault="00646544" w:rsidP="00646544">
      <w:pPr>
        <w:rPr>
          <w:lang w:val="vi-VN"/>
        </w:rPr>
      </w:pPr>
      <w:r w:rsidRPr="00F51BE4">
        <w:rPr>
          <w:b/>
          <w:szCs w:val="26"/>
          <w:lang w:val="vi-VN"/>
        </w:rPr>
        <w:t>Yêu cầu đặc biệt/Điều kiện ràng buộc: N/A</w:t>
      </w:r>
    </w:p>
    <w:p w14:paraId="5855C9C7" w14:textId="5DCF4F98" w:rsidR="006B7F63" w:rsidRDefault="006B7F63" w:rsidP="00762803">
      <w:pPr>
        <w:pStyle w:val="tvHeading1"/>
      </w:pPr>
      <w:bookmarkStart w:id="93" w:name="_Toc87368221"/>
      <w:proofErr w:type="spellStart"/>
      <w:r w:rsidRPr="00F50940">
        <w:t>Lập</w:t>
      </w:r>
      <w:proofErr w:type="spellEnd"/>
      <w:r w:rsidRPr="00F50940">
        <w:t xml:space="preserve"> </w:t>
      </w:r>
      <w:proofErr w:type="spellStart"/>
      <w:r w:rsidRPr="00F50940">
        <w:t>kế</w:t>
      </w:r>
      <w:proofErr w:type="spellEnd"/>
      <w:r w:rsidRPr="00F50940">
        <w:t xml:space="preserve"> </w:t>
      </w:r>
      <w:proofErr w:type="spellStart"/>
      <w:r w:rsidRPr="00F50940">
        <w:t>hoạch</w:t>
      </w:r>
      <w:proofErr w:type="spellEnd"/>
      <w:r w:rsidRPr="00F50940">
        <w:t xml:space="preserve"> </w:t>
      </w:r>
      <w:proofErr w:type="spellStart"/>
      <w:r w:rsidRPr="00F50940">
        <w:t>kiểm</w:t>
      </w:r>
      <w:proofErr w:type="spellEnd"/>
      <w:r w:rsidRPr="00F50940">
        <w:t xml:space="preserve"> </w:t>
      </w:r>
      <w:proofErr w:type="spellStart"/>
      <w:r w:rsidRPr="00F50940">
        <w:t>toán</w:t>
      </w:r>
      <w:proofErr w:type="spellEnd"/>
      <w:r w:rsidRPr="00F50940">
        <w:t xml:space="preserve"> </w:t>
      </w:r>
      <w:proofErr w:type="spellStart"/>
      <w:r w:rsidRPr="00F50940">
        <w:t>năm</w:t>
      </w:r>
      <w:bookmarkEnd w:id="93"/>
      <w:proofErr w:type="spellEnd"/>
    </w:p>
    <w:p w14:paraId="0EE798D7" w14:textId="70A4353A" w:rsidR="00310F4E" w:rsidRPr="00310F4E" w:rsidRDefault="00310F4E" w:rsidP="00310F4E">
      <w:pPr>
        <w:pStyle w:val="tvHeading11"/>
      </w:pPr>
      <w:bookmarkStart w:id="94" w:name="_Toc87368222"/>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bookmarkEnd w:id="94"/>
      <w:proofErr w:type="spellEnd"/>
    </w:p>
    <w:p w14:paraId="3CC6E04D" w14:textId="1CAE5B92" w:rsidR="004A7948" w:rsidRPr="00FF5436" w:rsidRDefault="004A7948" w:rsidP="004A7948">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494590">
        <w:rPr>
          <w:bCs/>
          <w:szCs w:val="26"/>
        </w:rPr>
        <w:t xml:space="preserve"> </w:t>
      </w:r>
      <w:proofErr w:type="spellStart"/>
      <w:r w:rsidR="00E03C94">
        <w:rPr>
          <w:bCs/>
          <w:szCs w:val="26"/>
        </w:rPr>
        <w:t>xây</w:t>
      </w:r>
      <w:proofErr w:type="spellEnd"/>
      <w:r w:rsidR="00E03C94">
        <w:rPr>
          <w:bCs/>
          <w:szCs w:val="26"/>
          <w:lang w:val="vi-VN"/>
        </w:rPr>
        <w:t xml:space="preserve"> dựng và q</w:t>
      </w:r>
      <w:proofErr w:type="spellStart"/>
      <w:r w:rsidRPr="00494590">
        <w:rPr>
          <w:bCs/>
          <w:szCs w:val="26"/>
        </w:rPr>
        <w:t>uản</w:t>
      </w:r>
      <w:proofErr w:type="spellEnd"/>
      <w:r w:rsidRPr="00494590">
        <w:rPr>
          <w:bCs/>
          <w:szCs w:val="26"/>
        </w:rPr>
        <w:t xml:space="preserve"> </w:t>
      </w:r>
      <w:proofErr w:type="spellStart"/>
      <w:r>
        <w:rPr>
          <w:szCs w:val="26"/>
        </w:rPr>
        <w:t>lý</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sidR="00CB0EA8">
        <w:rPr>
          <w:szCs w:val="26"/>
        </w:rPr>
        <w:t>hàng</w:t>
      </w:r>
      <w:proofErr w:type="spellEnd"/>
      <w:r w:rsidR="00CB0EA8">
        <w:rPr>
          <w:szCs w:val="26"/>
          <w:lang w:val="vi-VN"/>
        </w:rPr>
        <w:t xml:space="preserve"> </w:t>
      </w:r>
      <w:proofErr w:type="spellStart"/>
      <w:r>
        <w:rPr>
          <w:szCs w:val="26"/>
        </w:rPr>
        <w:t>năm</w:t>
      </w:r>
      <w:proofErr w:type="spellEnd"/>
      <w:r w:rsidR="00E03C94">
        <w:rPr>
          <w:szCs w:val="26"/>
          <w:lang w:val="vi-VN"/>
        </w:rPr>
        <w:t xml:space="preserve"> </w:t>
      </w:r>
      <w:proofErr w:type="spellStart"/>
      <w:r w:rsidRPr="00EC0DA4">
        <w:rPr>
          <w:bCs/>
          <w:szCs w:val="26"/>
        </w:rPr>
        <w:t>theo</w:t>
      </w:r>
      <w:proofErr w:type="spellEnd"/>
      <w:r w:rsidRPr="00EC0DA4">
        <w:rPr>
          <w:bCs/>
          <w:szCs w:val="26"/>
        </w:rPr>
        <w:t xml:space="preserve"> </w:t>
      </w:r>
      <w:proofErr w:type="spellStart"/>
      <w:r w:rsidRPr="00EC0DA4">
        <w:rPr>
          <w:bCs/>
          <w:szCs w:val="26"/>
        </w:rPr>
        <w:t>định</w:t>
      </w:r>
      <w:proofErr w:type="spellEnd"/>
      <w:r w:rsidRPr="00EC0DA4">
        <w:rPr>
          <w:bCs/>
          <w:szCs w:val="26"/>
        </w:rPr>
        <w:t xml:space="preserve"> </w:t>
      </w:r>
      <w:proofErr w:type="spellStart"/>
      <w:r w:rsidRPr="00EC0DA4">
        <w:rPr>
          <w:bCs/>
          <w:szCs w:val="26"/>
        </w:rPr>
        <w:t>hướng</w:t>
      </w:r>
      <w:proofErr w:type="spellEnd"/>
      <w:r w:rsidRPr="00EC0DA4">
        <w:rPr>
          <w:bCs/>
          <w:szCs w:val="26"/>
        </w:rPr>
        <w:t xml:space="preserve"> </w:t>
      </w:r>
      <w:proofErr w:type="spellStart"/>
      <w:r w:rsidRPr="00EC0DA4">
        <w:rPr>
          <w:bCs/>
          <w:szCs w:val="26"/>
        </w:rPr>
        <w:t>rủi</w:t>
      </w:r>
      <w:proofErr w:type="spellEnd"/>
      <w:r w:rsidRPr="00EC0DA4">
        <w:rPr>
          <w:bCs/>
          <w:szCs w:val="26"/>
        </w:rPr>
        <w:t xml:space="preserve"> </w:t>
      </w:r>
      <w:proofErr w:type="spellStart"/>
      <w:r w:rsidRPr="00EC0DA4">
        <w:rPr>
          <w:bCs/>
          <w:szCs w:val="26"/>
        </w:rPr>
        <w:t>ro</w:t>
      </w:r>
      <w:proofErr w:type="spellEnd"/>
      <w:r w:rsidRPr="00EC0DA4">
        <w:rPr>
          <w:bCs/>
          <w:szCs w:val="26"/>
        </w:rPr>
        <w:t xml:space="preserve">, bao </w:t>
      </w:r>
      <w:proofErr w:type="spellStart"/>
      <w:r w:rsidRPr="00EC0DA4">
        <w:rPr>
          <w:bCs/>
          <w:szCs w:val="26"/>
        </w:rPr>
        <w:t>gồm</w:t>
      </w:r>
      <w:proofErr w:type="spellEnd"/>
      <w:r w:rsidRPr="00EC0DA4">
        <w:rPr>
          <w:bCs/>
          <w:szCs w:val="26"/>
        </w:rPr>
        <w:t xml:space="preserve"> </w:t>
      </w:r>
      <w:proofErr w:type="spellStart"/>
      <w:r w:rsidRPr="00EC0DA4">
        <w:rPr>
          <w:bCs/>
          <w:szCs w:val="26"/>
        </w:rPr>
        <w:t>xác</w:t>
      </w:r>
      <w:proofErr w:type="spellEnd"/>
      <w:r w:rsidRPr="00EC0DA4">
        <w:rPr>
          <w:bCs/>
          <w:szCs w:val="26"/>
        </w:rPr>
        <w:t xml:space="preserve"> </w:t>
      </w:r>
      <w:proofErr w:type="spellStart"/>
      <w:r w:rsidRPr="00EC0DA4">
        <w:rPr>
          <w:bCs/>
          <w:szCs w:val="26"/>
        </w:rPr>
        <w:t>định</w:t>
      </w:r>
      <w:proofErr w:type="spellEnd"/>
      <w:r w:rsidRPr="00EC0DA4">
        <w:rPr>
          <w:bCs/>
          <w:szCs w:val="26"/>
        </w:rPr>
        <w:t xml:space="preserve"> </w:t>
      </w:r>
      <w:proofErr w:type="spellStart"/>
      <w:r w:rsidRPr="00EC0DA4">
        <w:rPr>
          <w:bCs/>
          <w:szCs w:val="26"/>
        </w:rPr>
        <w:t>các</w:t>
      </w:r>
      <w:proofErr w:type="spellEnd"/>
      <w:r w:rsidRPr="00EC0DA4">
        <w:rPr>
          <w:bCs/>
          <w:szCs w:val="26"/>
        </w:rPr>
        <w:t xml:space="preserve"> </w:t>
      </w:r>
      <w:proofErr w:type="spellStart"/>
      <w:r w:rsidRPr="00EC0DA4">
        <w:rPr>
          <w:bCs/>
          <w:szCs w:val="26"/>
        </w:rPr>
        <w:t>cuộc</w:t>
      </w:r>
      <w:proofErr w:type="spellEnd"/>
      <w:r w:rsidRPr="00EC0DA4">
        <w:rPr>
          <w:bCs/>
          <w:szCs w:val="26"/>
        </w:rPr>
        <w:t xml:space="preserve"> </w:t>
      </w:r>
      <w:proofErr w:type="spellStart"/>
      <w:r w:rsidRPr="00EC0DA4">
        <w:rPr>
          <w:bCs/>
          <w:szCs w:val="26"/>
        </w:rPr>
        <w:t>kiểm</w:t>
      </w:r>
      <w:proofErr w:type="spellEnd"/>
      <w:r w:rsidRPr="00EC0DA4">
        <w:rPr>
          <w:bCs/>
          <w:szCs w:val="26"/>
        </w:rPr>
        <w:t xml:space="preserve"> </w:t>
      </w:r>
      <w:proofErr w:type="spellStart"/>
      <w:r w:rsidRPr="00EC0DA4">
        <w:rPr>
          <w:bCs/>
          <w:szCs w:val="26"/>
        </w:rPr>
        <w:t>toán</w:t>
      </w:r>
      <w:proofErr w:type="spellEnd"/>
      <w:r w:rsidRPr="00EC0DA4">
        <w:rPr>
          <w:bCs/>
          <w:szCs w:val="26"/>
        </w:rPr>
        <w:t xml:space="preserve"> </w:t>
      </w:r>
      <w:proofErr w:type="spellStart"/>
      <w:r w:rsidRPr="00EC0DA4">
        <w:rPr>
          <w:bCs/>
          <w:szCs w:val="26"/>
        </w:rPr>
        <w:t>dự</w:t>
      </w:r>
      <w:proofErr w:type="spellEnd"/>
      <w:r w:rsidRPr="00EC0DA4">
        <w:rPr>
          <w:bCs/>
          <w:szCs w:val="26"/>
        </w:rPr>
        <w:t xml:space="preserve"> </w:t>
      </w:r>
      <w:proofErr w:type="spellStart"/>
      <w:r w:rsidRPr="00EC0DA4">
        <w:rPr>
          <w:bCs/>
          <w:szCs w:val="26"/>
        </w:rPr>
        <w:t>kiến</w:t>
      </w:r>
      <w:proofErr w:type="spellEnd"/>
      <w:r w:rsidRPr="00EC0DA4">
        <w:rPr>
          <w:bCs/>
          <w:szCs w:val="26"/>
        </w:rPr>
        <w:t xml:space="preserve"> </w:t>
      </w:r>
      <w:proofErr w:type="spellStart"/>
      <w:r w:rsidRPr="00EC0DA4">
        <w:rPr>
          <w:bCs/>
          <w:szCs w:val="26"/>
        </w:rPr>
        <w:t>sẽ</w:t>
      </w:r>
      <w:proofErr w:type="spellEnd"/>
      <w:r w:rsidRPr="00EC0DA4">
        <w:rPr>
          <w:bCs/>
          <w:szCs w:val="26"/>
        </w:rPr>
        <w:t xml:space="preserve"> </w:t>
      </w:r>
      <w:proofErr w:type="spellStart"/>
      <w:r w:rsidRPr="00EC0DA4">
        <w:rPr>
          <w:bCs/>
          <w:szCs w:val="26"/>
        </w:rPr>
        <w:t>thực</w:t>
      </w:r>
      <w:proofErr w:type="spellEnd"/>
      <w:r w:rsidRPr="00EC0DA4">
        <w:rPr>
          <w:bCs/>
          <w:szCs w:val="26"/>
        </w:rPr>
        <w:t xml:space="preserve"> </w:t>
      </w:r>
      <w:proofErr w:type="spellStart"/>
      <w:r w:rsidRPr="00EC0DA4">
        <w:rPr>
          <w:bCs/>
          <w:szCs w:val="26"/>
        </w:rPr>
        <w:t>hiện</w:t>
      </w:r>
      <w:proofErr w:type="spellEnd"/>
      <w:r w:rsidRPr="00EC0DA4">
        <w:rPr>
          <w:bCs/>
          <w:szCs w:val="26"/>
        </w:rPr>
        <w:t xml:space="preserve"> </w:t>
      </w:r>
      <w:proofErr w:type="spellStart"/>
      <w:r w:rsidRPr="00EC0DA4">
        <w:rPr>
          <w:bCs/>
          <w:szCs w:val="26"/>
        </w:rPr>
        <w:t>trong</w:t>
      </w:r>
      <w:proofErr w:type="spellEnd"/>
      <w:r w:rsidRPr="00EC0DA4">
        <w:rPr>
          <w:bCs/>
          <w:szCs w:val="26"/>
        </w:rPr>
        <w:t xml:space="preserve"> </w:t>
      </w:r>
      <w:proofErr w:type="spellStart"/>
      <w:r w:rsidRPr="00EC0DA4">
        <w:rPr>
          <w:bCs/>
          <w:szCs w:val="26"/>
        </w:rPr>
        <w:t>n</w:t>
      </w:r>
      <w:r w:rsidRPr="004B5AF5">
        <w:rPr>
          <w:szCs w:val="26"/>
        </w:rPr>
        <w:t>ăm</w:t>
      </w:r>
      <w:proofErr w:type="spellEnd"/>
      <w:r w:rsidRPr="004B5AF5">
        <w:rPr>
          <w:szCs w:val="26"/>
        </w:rPr>
        <w:t xml:space="preserve"> </w:t>
      </w:r>
      <w:proofErr w:type="spellStart"/>
      <w:r w:rsidRPr="004B5AF5">
        <w:rPr>
          <w:szCs w:val="26"/>
        </w:rPr>
        <w:t>tới</w:t>
      </w:r>
      <w:proofErr w:type="spellEnd"/>
      <w:r w:rsidRPr="004B5AF5">
        <w:rPr>
          <w:szCs w:val="26"/>
        </w:rPr>
        <w:t xml:space="preserve">. </w:t>
      </w:r>
      <w:proofErr w:type="spellStart"/>
      <w:r w:rsidRPr="004B5AF5">
        <w:rPr>
          <w:szCs w:val="26"/>
        </w:rPr>
        <w:t>Kế</w:t>
      </w:r>
      <w:proofErr w:type="spellEnd"/>
      <w:r w:rsidRPr="004B5AF5">
        <w:rPr>
          <w:szCs w:val="26"/>
        </w:rPr>
        <w:t xml:space="preserve"> </w:t>
      </w:r>
      <w:proofErr w:type="spellStart"/>
      <w:r w:rsidRPr="004B5AF5">
        <w:rPr>
          <w:szCs w:val="26"/>
        </w:rPr>
        <w:t>hoạch</w:t>
      </w:r>
      <w:proofErr w:type="spellEnd"/>
      <w:r w:rsidRPr="004B5AF5">
        <w:rPr>
          <w:szCs w:val="26"/>
        </w:rPr>
        <w:t xml:space="preserve"> </w:t>
      </w:r>
      <w:proofErr w:type="spellStart"/>
      <w:r w:rsidRPr="004B5AF5">
        <w:rPr>
          <w:szCs w:val="26"/>
        </w:rPr>
        <w:t>có</w:t>
      </w:r>
      <w:proofErr w:type="spellEnd"/>
      <w:r w:rsidRPr="004B5AF5">
        <w:rPr>
          <w:szCs w:val="26"/>
        </w:rPr>
        <w:t xml:space="preserve"> </w:t>
      </w:r>
      <w:proofErr w:type="spellStart"/>
      <w:r w:rsidRPr="004B5AF5">
        <w:rPr>
          <w:szCs w:val="26"/>
        </w:rPr>
        <w:t>thể</w:t>
      </w:r>
      <w:proofErr w:type="spellEnd"/>
      <w:r w:rsidRPr="004B5AF5">
        <w:rPr>
          <w:szCs w:val="26"/>
        </w:rPr>
        <w:t xml:space="preserve"> </w:t>
      </w:r>
      <w:proofErr w:type="spellStart"/>
      <w:r w:rsidRPr="004B5AF5">
        <w:rPr>
          <w:szCs w:val="26"/>
        </w:rPr>
        <w:t>thay</w:t>
      </w:r>
      <w:proofErr w:type="spellEnd"/>
      <w:r w:rsidRPr="004B5AF5">
        <w:rPr>
          <w:szCs w:val="26"/>
        </w:rPr>
        <w:t xml:space="preserve"> </w:t>
      </w:r>
      <w:proofErr w:type="spellStart"/>
      <w:r w:rsidRPr="004B5AF5">
        <w:rPr>
          <w:szCs w:val="26"/>
        </w:rPr>
        <w:t>đổi</w:t>
      </w:r>
      <w:proofErr w:type="spellEnd"/>
      <w:r w:rsidRPr="004B5AF5">
        <w:rPr>
          <w:szCs w:val="26"/>
        </w:rPr>
        <w:t xml:space="preserve"> </w:t>
      </w:r>
      <w:proofErr w:type="spellStart"/>
      <w:r w:rsidRPr="004B5AF5">
        <w:rPr>
          <w:szCs w:val="26"/>
        </w:rPr>
        <w:t>và</w:t>
      </w:r>
      <w:proofErr w:type="spellEnd"/>
      <w:r w:rsidRPr="004B5AF5">
        <w:rPr>
          <w:szCs w:val="26"/>
        </w:rPr>
        <w:t xml:space="preserve"> </w:t>
      </w:r>
      <w:proofErr w:type="spellStart"/>
      <w:r w:rsidRPr="004B5AF5">
        <w:rPr>
          <w:szCs w:val="26"/>
        </w:rPr>
        <w:t>điều</w:t>
      </w:r>
      <w:proofErr w:type="spellEnd"/>
      <w:r w:rsidRPr="004B5AF5">
        <w:rPr>
          <w:szCs w:val="26"/>
        </w:rPr>
        <w:t xml:space="preserve"> </w:t>
      </w:r>
      <w:proofErr w:type="spellStart"/>
      <w:r w:rsidRPr="004B5AF5">
        <w:rPr>
          <w:szCs w:val="26"/>
        </w:rPr>
        <w:t>chỉnh</w:t>
      </w:r>
      <w:proofErr w:type="spellEnd"/>
      <w:r w:rsidR="00FF5436">
        <w:rPr>
          <w:bCs/>
          <w:szCs w:val="26"/>
          <w:lang w:val="vi-VN"/>
        </w:rPr>
        <w:t>, quản lý các phiên bản của 1 kế hoạch.</w:t>
      </w:r>
    </w:p>
    <w:p w14:paraId="3497BDBE" w14:textId="0EEB698D" w:rsidR="004A7948" w:rsidRPr="00FF5436" w:rsidRDefault="004A7948" w:rsidP="004A7948">
      <w:pPr>
        <w:rPr>
          <w:lang w:val="vi-VN"/>
        </w:rPr>
      </w:pPr>
      <w:r w:rsidRPr="00FF5436">
        <w:rPr>
          <w:b/>
          <w:bCs/>
          <w:szCs w:val="26"/>
          <w:lang w:val="vi-VN"/>
        </w:rPr>
        <w:t>Vai trò thực hiện:</w:t>
      </w:r>
      <w:r w:rsidRPr="00FF5436">
        <w:rPr>
          <w:szCs w:val="26"/>
          <w:lang w:val="vi-VN"/>
        </w:rPr>
        <w:t xml:space="preserve"> Trưởng bộ phận </w:t>
      </w:r>
      <w:r w:rsidR="009C4D1B" w:rsidRPr="00FF5436">
        <w:rPr>
          <w:szCs w:val="26"/>
          <w:lang w:val="vi-VN"/>
        </w:rPr>
        <w:t>KTNB</w:t>
      </w:r>
      <w:r w:rsidRPr="00FF5436" w:rsidDel="00CB7DCB">
        <w:rPr>
          <w:szCs w:val="26"/>
          <w:lang w:val="vi-VN"/>
        </w:rPr>
        <w:t xml:space="preserve"> </w:t>
      </w:r>
    </w:p>
    <w:p w14:paraId="3C56FEB6" w14:textId="77777777" w:rsidR="004A7948" w:rsidRPr="002F4F88" w:rsidRDefault="004A7948" w:rsidP="004A7948">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0B0B105" w14:textId="77777777" w:rsidTr="004930BD">
        <w:trPr>
          <w:trHeight w:val="449"/>
          <w:tblHeader/>
        </w:trPr>
        <w:tc>
          <w:tcPr>
            <w:tcW w:w="817" w:type="dxa"/>
            <w:shd w:val="clear" w:color="auto" w:fill="auto"/>
          </w:tcPr>
          <w:p w14:paraId="70765A0A"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07692E3E"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91FB6B2"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2F4F88" w14:paraId="20B33C03" w14:textId="77777777" w:rsidTr="004A7948">
        <w:tc>
          <w:tcPr>
            <w:tcW w:w="817" w:type="dxa"/>
            <w:shd w:val="clear" w:color="auto" w:fill="auto"/>
          </w:tcPr>
          <w:p w14:paraId="1583C4F1" w14:textId="77777777" w:rsidR="004A7948" w:rsidRPr="002F4F88" w:rsidRDefault="004A7948" w:rsidP="00911D8A">
            <w:pPr>
              <w:pStyle w:val="ListParagraph"/>
              <w:numPr>
                <w:ilvl w:val="0"/>
                <w:numId w:val="150"/>
              </w:numPr>
            </w:pPr>
          </w:p>
        </w:tc>
        <w:tc>
          <w:tcPr>
            <w:tcW w:w="1877" w:type="dxa"/>
            <w:shd w:val="clear" w:color="auto" w:fill="auto"/>
          </w:tcPr>
          <w:p w14:paraId="7B2706E6" w14:textId="77777777" w:rsidR="004A7948" w:rsidRPr="002F4F88" w:rsidRDefault="004A7948" w:rsidP="004A7948">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340977C" w14:textId="31098E8C"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sidR="009753D7">
              <w:rPr>
                <w:snapToGrid/>
                <w:color w:val="auto"/>
                <w:szCs w:val="26"/>
                <w:lang w:val="vi-VN"/>
              </w:rPr>
              <w:t xml:space="preserve">, </w:t>
            </w:r>
            <w:r w:rsidR="00354250">
              <w:rPr>
                <w:snapToGrid/>
                <w:color w:val="auto"/>
                <w:szCs w:val="26"/>
                <w:lang w:val="vi-VN"/>
              </w:rPr>
              <w:t xml:space="preserve">hệ thống hiển thị popup để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00003DE7" w14:textId="30C80A4D"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CB3CDF">
              <w:rPr>
                <w:snapToGrid/>
                <w:color w:val="auto"/>
                <w:szCs w:val="26"/>
                <w:lang w:val="vi-VN"/>
              </w:rPr>
              <w:t xml:space="preserve">1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CB3CDF">
              <w:rPr>
                <w:snapToGrid/>
                <w:color w:val="auto"/>
                <w:szCs w:val="26"/>
              </w:rPr>
              <w:t>để</w:t>
            </w:r>
            <w:proofErr w:type="spellEnd"/>
            <w:r w:rsidR="00CB3CDF">
              <w:rPr>
                <w:snapToGrid/>
                <w:color w:val="auto"/>
                <w:szCs w:val="26"/>
                <w:lang w:val="vi-VN"/>
              </w:rPr>
              <w:t xml:space="preserve"> năm</w:t>
            </w:r>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
          <w:p w14:paraId="24536FD5" w14:textId="77777777"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w:t>
            </w:r>
          </w:p>
          <w:p w14:paraId="7BBD352E" w14:textId="252AD026" w:rsidR="00354250" w:rsidRPr="00272D91" w:rsidRDefault="00354250"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lastRenderedPageBreak/>
              <w:t>Kế</w:t>
            </w:r>
            <w:proofErr w:type="spellEnd"/>
            <w:r>
              <w:rPr>
                <w:snapToGrid/>
                <w:color w:val="auto"/>
                <w:szCs w:val="26"/>
                <w:lang w:val="vi-VN"/>
              </w:rPr>
              <w:t xml:space="preserve"> hoạch sau khi thêm mới ở trạng thái </w:t>
            </w:r>
            <w:r w:rsidRPr="00354250">
              <w:rPr>
                <w:i/>
                <w:iCs/>
                <w:snapToGrid/>
                <w:color w:val="auto"/>
                <w:szCs w:val="26"/>
                <w:lang w:val="vi-VN"/>
              </w:rPr>
              <w:t>Bản nháp</w:t>
            </w:r>
            <w:r w:rsidR="006978C5">
              <w:rPr>
                <w:i/>
                <w:iCs/>
                <w:snapToGrid/>
                <w:color w:val="auto"/>
                <w:szCs w:val="26"/>
                <w:lang w:val="vi-VN"/>
              </w:rPr>
              <w:t>,</w:t>
            </w:r>
            <w:r w:rsidR="00272D91">
              <w:rPr>
                <w:i/>
                <w:iCs/>
                <w:snapToGrid/>
                <w:color w:val="auto"/>
                <w:szCs w:val="26"/>
                <w:lang w:val="vi-VN"/>
              </w:rPr>
              <w:t xml:space="preserve"> </w:t>
            </w:r>
            <w:r w:rsidR="00272D91" w:rsidRPr="00272D91">
              <w:rPr>
                <w:snapToGrid/>
                <w:color w:val="auto"/>
                <w:szCs w:val="26"/>
                <w:lang w:val="vi-VN"/>
              </w:rPr>
              <w:t xml:space="preserve">hệ thống lưu log thao tác thêm mới vào </w:t>
            </w:r>
            <w:r w:rsidR="009322E1">
              <w:rPr>
                <w:i/>
                <w:iCs/>
                <w:snapToGrid/>
                <w:color w:val="auto"/>
                <w:szCs w:val="26"/>
                <w:lang w:val="vi-VN"/>
              </w:rPr>
              <w:t>L</w:t>
            </w:r>
            <w:r w:rsidR="00272D91" w:rsidRPr="009322E1">
              <w:rPr>
                <w:i/>
                <w:iCs/>
                <w:snapToGrid/>
                <w:color w:val="auto"/>
                <w:szCs w:val="26"/>
                <w:lang w:val="vi-VN"/>
              </w:rPr>
              <w:t>ịch sử thay đổi</w:t>
            </w:r>
            <w:r w:rsidR="00272D91">
              <w:rPr>
                <w:snapToGrid/>
                <w:color w:val="auto"/>
                <w:szCs w:val="26"/>
                <w:lang w:val="vi-VN"/>
              </w:rPr>
              <w:t xml:space="preserve"> </w:t>
            </w:r>
          </w:p>
          <w:p w14:paraId="11B54331" w14:textId="60CDE0EF" w:rsidR="004A7948" w:rsidRPr="00B32220"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trùng</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sidR="00E91C7C">
              <w:rPr>
                <w:snapToGrid/>
                <w:color w:val="auto"/>
                <w:szCs w:val="26"/>
              </w:rPr>
              <w:t>năm</w:t>
            </w:r>
            <w:proofErr w:type="spellEnd"/>
            <w:r w:rsidR="00E91C7C">
              <w:rPr>
                <w:snapToGrid/>
                <w:color w:val="auto"/>
                <w:szCs w:val="26"/>
                <w:lang w:val="vi-VN"/>
              </w:rPr>
              <w:t>, n</w:t>
            </w:r>
            <w:proofErr w:type="spellStart"/>
            <w:r>
              <w:rPr>
                <w:snapToGrid/>
                <w:color w:val="auto"/>
                <w:szCs w:val="26"/>
              </w:rPr>
              <w:t>ếu</w:t>
            </w:r>
            <w:proofErr w:type="spellEnd"/>
            <w:r>
              <w:rPr>
                <w:snapToGrid/>
                <w:color w:val="auto"/>
                <w:szCs w:val="26"/>
              </w:rPr>
              <w:t xml:space="preserve"> </w:t>
            </w:r>
            <w:proofErr w:type="spellStart"/>
            <w:r>
              <w:rPr>
                <w:snapToGrid/>
                <w:color w:val="auto"/>
                <w:szCs w:val="26"/>
              </w:rPr>
              <w:t>trùng</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cảnh</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sidRPr="00E91C7C">
              <w:rPr>
                <w:i/>
                <w:iCs/>
                <w:szCs w:val="26"/>
              </w:rPr>
              <w:t>Đã</w:t>
            </w:r>
            <w:proofErr w:type="spellEnd"/>
            <w:r w:rsidRPr="00E91C7C">
              <w:rPr>
                <w:i/>
                <w:iCs/>
                <w:szCs w:val="26"/>
              </w:rPr>
              <w:t xml:space="preserve"> </w:t>
            </w:r>
            <w:proofErr w:type="spellStart"/>
            <w:r w:rsidRPr="00E91C7C">
              <w:rPr>
                <w:i/>
                <w:iCs/>
                <w:szCs w:val="26"/>
              </w:rPr>
              <w:t>có</w:t>
            </w:r>
            <w:proofErr w:type="spellEnd"/>
            <w:r w:rsidRPr="00E91C7C">
              <w:rPr>
                <w:i/>
                <w:iCs/>
                <w:szCs w:val="26"/>
              </w:rPr>
              <w:t xml:space="preserve"> </w:t>
            </w:r>
            <w:proofErr w:type="spellStart"/>
            <w:r w:rsidRPr="00E91C7C">
              <w:rPr>
                <w:i/>
                <w:iCs/>
                <w:szCs w:val="26"/>
              </w:rPr>
              <w:t>kế</w:t>
            </w:r>
            <w:proofErr w:type="spellEnd"/>
            <w:r w:rsidRPr="00E91C7C">
              <w:rPr>
                <w:i/>
                <w:iCs/>
                <w:szCs w:val="26"/>
              </w:rPr>
              <w:t xml:space="preserve"> </w:t>
            </w:r>
            <w:proofErr w:type="spellStart"/>
            <w:r w:rsidRPr="00E91C7C">
              <w:rPr>
                <w:i/>
                <w:iCs/>
                <w:szCs w:val="26"/>
              </w:rPr>
              <w:t>hoạch</w:t>
            </w:r>
            <w:proofErr w:type="spellEnd"/>
            <w:r w:rsidRPr="00E91C7C">
              <w:rPr>
                <w:i/>
                <w:iCs/>
                <w:szCs w:val="26"/>
              </w:rPr>
              <w:t xml:space="preserve"> </w:t>
            </w:r>
            <w:proofErr w:type="spellStart"/>
            <w:r w:rsidRPr="00E91C7C">
              <w:rPr>
                <w:i/>
                <w:iCs/>
                <w:szCs w:val="26"/>
              </w:rPr>
              <w:t>kiểm</w:t>
            </w:r>
            <w:proofErr w:type="spellEnd"/>
            <w:r w:rsidRPr="00E91C7C">
              <w:rPr>
                <w:i/>
                <w:iCs/>
                <w:szCs w:val="26"/>
              </w:rPr>
              <w:t xml:space="preserve"> </w:t>
            </w:r>
            <w:proofErr w:type="spellStart"/>
            <w:r w:rsidRPr="00E91C7C">
              <w:rPr>
                <w:i/>
                <w:iCs/>
                <w:szCs w:val="26"/>
              </w:rPr>
              <w:t>toán</w:t>
            </w:r>
            <w:proofErr w:type="spellEnd"/>
            <w:r w:rsidRPr="00E91C7C">
              <w:rPr>
                <w:i/>
                <w:iCs/>
                <w:szCs w:val="26"/>
              </w:rPr>
              <w:t xml:space="preserve"> </w:t>
            </w:r>
            <w:proofErr w:type="spellStart"/>
            <w:r w:rsidRPr="00E91C7C">
              <w:rPr>
                <w:i/>
                <w:iCs/>
                <w:szCs w:val="26"/>
              </w:rPr>
              <w:t>cho</w:t>
            </w:r>
            <w:proofErr w:type="spellEnd"/>
            <w:r w:rsidRPr="00E91C7C">
              <w:rPr>
                <w:i/>
                <w:iCs/>
                <w:szCs w:val="26"/>
              </w:rPr>
              <w:t xml:space="preserve"> </w:t>
            </w:r>
            <w:proofErr w:type="spellStart"/>
            <w:r w:rsidRPr="00E91C7C">
              <w:rPr>
                <w:i/>
                <w:iCs/>
                <w:szCs w:val="26"/>
              </w:rPr>
              <w:t>năm</w:t>
            </w:r>
            <w:proofErr w:type="spellEnd"/>
            <w:r w:rsidRPr="00E91C7C">
              <w:rPr>
                <w:i/>
                <w:iCs/>
                <w:szCs w:val="26"/>
              </w:rPr>
              <w:t xml:space="preserve"> </w:t>
            </w:r>
            <w:proofErr w:type="spellStart"/>
            <w:r w:rsidRPr="00E91C7C">
              <w:rPr>
                <w:i/>
                <w:iCs/>
                <w:szCs w:val="26"/>
              </w:rPr>
              <w:t>này</w:t>
            </w:r>
            <w:proofErr w:type="spellEnd"/>
            <w:r w:rsidRPr="00E91C7C">
              <w:rPr>
                <w:i/>
                <w:iCs/>
                <w:szCs w:val="26"/>
              </w:rPr>
              <w:t xml:space="preserve">, </w:t>
            </w:r>
            <w:proofErr w:type="spellStart"/>
            <w:r w:rsidRPr="00E91C7C">
              <w:rPr>
                <w:i/>
                <w:iCs/>
                <w:szCs w:val="26"/>
              </w:rPr>
              <w:t>bạn</w:t>
            </w:r>
            <w:proofErr w:type="spellEnd"/>
            <w:r w:rsidRPr="00E91C7C">
              <w:rPr>
                <w:i/>
                <w:iCs/>
                <w:szCs w:val="26"/>
              </w:rPr>
              <w:t xml:space="preserve"> </w:t>
            </w:r>
            <w:proofErr w:type="spellStart"/>
            <w:r w:rsidRPr="00E91C7C">
              <w:rPr>
                <w:i/>
                <w:iCs/>
                <w:szCs w:val="26"/>
              </w:rPr>
              <w:t>vui</w:t>
            </w:r>
            <w:proofErr w:type="spellEnd"/>
            <w:r w:rsidRPr="00E91C7C">
              <w:rPr>
                <w:i/>
                <w:iCs/>
                <w:szCs w:val="26"/>
              </w:rPr>
              <w:t xml:space="preserve"> </w:t>
            </w:r>
            <w:proofErr w:type="spellStart"/>
            <w:r w:rsidRPr="00E91C7C">
              <w:rPr>
                <w:i/>
                <w:iCs/>
                <w:szCs w:val="26"/>
              </w:rPr>
              <w:t>lòng</w:t>
            </w:r>
            <w:proofErr w:type="spellEnd"/>
            <w:r w:rsidRPr="00E91C7C">
              <w:rPr>
                <w:i/>
                <w:iCs/>
                <w:szCs w:val="26"/>
              </w:rPr>
              <w:t xml:space="preserve"> </w:t>
            </w:r>
            <w:proofErr w:type="spellStart"/>
            <w:r w:rsidRPr="00E91C7C">
              <w:rPr>
                <w:i/>
                <w:iCs/>
                <w:szCs w:val="26"/>
              </w:rPr>
              <w:t>chọn</w:t>
            </w:r>
            <w:proofErr w:type="spellEnd"/>
            <w:r w:rsidRPr="00E91C7C">
              <w:rPr>
                <w:i/>
                <w:iCs/>
                <w:szCs w:val="26"/>
              </w:rPr>
              <w:t xml:space="preserve"> </w:t>
            </w:r>
            <w:proofErr w:type="spellStart"/>
            <w:r w:rsidRPr="00E91C7C">
              <w:rPr>
                <w:i/>
                <w:iCs/>
                <w:szCs w:val="26"/>
              </w:rPr>
              <w:t>lại</w:t>
            </w:r>
            <w:proofErr w:type="spellEnd"/>
            <w:r w:rsidRPr="00E91C7C">
              <w:rPr>
                <w:i/>
                <w:iCs/>
                <w:szCs w:val="26"/>
              </w:rPr>
              <w:t xml:space="preserve"> </w:t>
            </w:r>
            <w:proofErr w:type="spellStart"/>
            <w:r w:rsidRPr="00E91C7C">
              <w:rPr>
                <w:i/>
                <w:iCs/>
                <w:szCs w:val="26"/>
              </w:rPr>
              <w:t>năm</w:t>
            </w:r>
            <w:proofErr w:type="spellEnd"/>
            <w:r>
              <w:rPr>
                <w:snapToGrid/>
                <w:color w:val="auto"/>
                <w:szCs w:val="26"/>
              </w:rPr>
              <w:t>”.</w:t>
            </w:r>
            <w:r w:rsidR="00B32220">
              <w:rPr>
                <w:snapToGrid/>
                <w:color w:val="auto"/>
                <w:szCs w:val="26"/>
                <w:lang w:val="vi-VN"/>
              </w:rPr>
              <w:t xml:space="preserve"> Các phiên bản khác nhau của cùng 1 kế hoạch năm thì không bắt </w:t>
            </w:r>
            <w:r w:rsidR="000A573E">
              <w:rPr>
                <w:snapToGrid/>
                <w:color w:val="auto"/>
                <w:szCs w:val="26"/>
                <w:lang w:val="vi-VN"/>
              </w:rPr>
              <w:t>trùng.</w:t>
            </w:r>
          </w:p>
          <w:p w14:paraId="7E2D2F72" w14:textId="77777777" w:rsidR="004A7948" w:rsidRPr="003A7D6E" w:rsidRDefault="004A7948" w:rsidP="004A7948">
            <w:pPr>
              <w:pStyle w:val="NormalIndent"/>
              <w:keepNext w:val="0"/>
              <w:keepLines/>
              <w:widowControl w:val="0"/>
              <w:numPr>
                <w:ilvl w:val="0"/>
                <w:numId w:val="15"/>
              </w:numPr>
              <w:spacing w:before="0" w:after="0" w:line="312" w:lineRule="auto"/>
              <w:jc w:val="left"/>
              <w:rPr>
                <w:snapToGrid/>
                <w:color w:val="auto"/>
                <w:szCs w:val="26"/>
              </w:rPr>
            </w:pPr>
            <w:r w:rsidRPr="00C656EF">
              <w:rPr>
                <w:snapToGrid/>
                <w:color w:val="auto"/>
                <w:szCs w:val="26"/>
                <w:lang w:val="vi-VN"/>
              </w:rPr>
              <w:t xml:space="preserve">Sau khi thêm mới thành công, hệ thống </w:t>
            </w:r>
            <w:r w:rsidR="00E91C7C" w:rsidRPr="00C656EF">
              <w:rPr>
                <w:snapToGrid/>
                <w:color w:val="auto"/>
                <w:szCs w:val="26"/>
                <w:lang w:val="vi-VN"/>
              </w:rPr>
              <w:t>điều</w:t>
            </w:r>
            <w:r w:rsidR="00E91C7C">
              <w:rPr>
                <w:snapToGrid/>
                <w:color w:val="auto"/>
                <w:szCs w:val="26"/>
                <w:lang w:val="vi-VN"/>
              </w:rPr>
              <w:t xml:space="preserve"> hướng sang </w:t>
            </w:r>
            <w:r w:rsidRPr="00C656EF">
              <w:rPr>
                <w:snapToGrid/>
                <w:color w:val="auto"/>
                <w:szCs w:val="26"/>
                <w:lang w:val="vi-VN"/>
              </w:rPr>
              <w:t xml:space="preserve">màn hình sửa kế hoạch kiểm toán. </w:t>
            </w:r>
            <w:r>
              <w:rPr>
                <w:snapToGrid/>
                <w:color w:val="auto"/>
                <w:szCs w:val="26"/>
              </w:rPr>
              <w:t xml:space="preserve">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Pr="00494590">
              <w:rPr>
                <w:i/>
                <w:snapToGrid/>
                <w:color w:val="0066FF"/>
                <w:szCs w:val="26"/>
              </w:rPr>
              <w:t xml:space="preserve">2. </w:t>
            </w:r>
            <w:proofErr w:type="spellStart"/>
            <w:r w:rsidRPr="00494590">
              <w:rPr>
                <w:i/>
                <w:snapToGrid/>
                <w:color w:val="0066FF"/>
                <w:szCs w:val="26"/>
              </w:rPr>
              <w:t>Sửa</w:t>
            </w:r>
            <w:proofErr w:type="spellEnd"/>
            <w:r w:rsidRPr="00494590">
              <w:rPr>
                <w:i/>
                <w:snapToGrid/>
                <w:color w:val="0066FF"/>
                <w:szCs w:val="26"/>
              </w:rPr>
              <w:t xml:space="preserve"> </w:t>
            </w:r>
            <w:proofErr w:type="spellStart"/>
            <w:r w:rsidRPr="00494590">
              <w:rPr>
                <w:i/>
                <w:snapToGrid/>
                <w:color w:val="0066FF"/>
                <w:szCs w:val="26"/>
              </w:rPr>
              <w:t>thông</w:t>
            </w:r>
            <w:proofErr w:type="spellEnd"/>
            <w:r w:rsidRPr="00494590">
              <w:rPr>
                <w:i/>
                <w:snapToGrid/>
                <w:color w:val="0066FF"/>
                <w:szCs w:val="26"/>
              </w:rPr>
              <w:t xml:space="preserve"> tin</w:t>
            </w:r>
            <w:r w:rsidRPr="00494590">
              <w:rPr>
                <w:snapToGrid/>
                <w:color w:val="000000" w:themeColor="text1"/>
                <w:szCs w:val="26"/>
              </w:rPr>
              <w:t>”</w:t>
            </w:r>
          </w:p>
          <w:p w14:paraId="71DF5B01" w14:textId="6A8D2878" w:rsidR="00EE6E03" w:rsidRPr="00EE6E03" w:rsidRDefault="00EE6E03" w:rsidP="00004F0C">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Giao diện: </w:t>
            </w:r>
            <w:r w:rsidR="00C4294D">
              <w:fldChar w:fldCharType="begin"/>
            </w:r>
            <w:r w:rsidR="00C4294D">
              <w:instrText xml:space="preserve"> HYPERLINK "https://f2z0rj.axshare.com/" \l "id=3roucw&amp;p=22__ds_ke_hoach_kt_nam&amp;c=1" </w:instrText>
            </w:r>
            <w:r w:rsidR="00C4294D">
              <w:fldChar w:fldCharType="separate"/>
            </w:r>
            <w:r w:rsidRPr="00A44996">
              <w:rPr>
                <w:rStyle w:val="Hyperlink"/>
                <w:snapToGrid/>
                <w:szCs w:val="26"/>
                <w:lang w:val="vi-VN"/>
              </w:rPr>
              <w:t>https://f2z0rj.axshare.com/#id=3roucw&amp;p=22__ds_ke_hoach_kt_nam&amp;c=1</w:t>
            </w:r>
            <w:r w:rsidR="00C4294D">
              <w:rPr>
                <w:rStyle w:val="Hyperlink"/>
                <w:snapToGrid/>
                <w:szCs w:val="26"/>
                <w:lang w:val="vi-VN"/>
              </w:rPr>
              <w:fldChar w:fldCharType="end"/>
            </w:r>
          </w:p>
        </w:tc>
      </w:tr>
      <w:tr w:rsidR="004A7948" w:rsidRPr="002F4F88" w14:paraId="3C652DC2" w14:textId="77777777" w:rsidTr="004A7948">
        <w:tc>
          <w:tcPr>
            <w:tcW w:w="817" w:type="dxa"/>
            <w:shd w:val="clear" w:color="auto" w:fill="auto"/>
          </w:tcPr>
          <w:p w14:paraId="1712024E" w14:textId="77777777" w:rsidR="004A7948" w:rsidRPr="002F4F88" w:rsidRDefault="004A7948" w:rsidP="00911D8A">
            <w:pPr>
              <w:pStyle w:val="ListParagraph"/>
              <w:numPr>
                <w:ilvl w:val="0"/>
                <w:numId w:val="150"/>
              </w:numPr>
            </w:pPr>
          </w:p>
        </w:tc>
        <w:tc>
          <w:tcPr>
            <w:tcW w:w="1877" w:type="dxa"/>
            <w:shd w:val="clear" w:color="auto" w:fill="auto"/>
          </w:tcPr>
          <w:p w14:paraId="28EF1B31" w14:textId="77777777" w:rsidR="004A7948" w:rsidRPr="002F4F88" w:rsidRDefault="004A7948" w:rsidP="004A7948">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7F2EAC2" w14:textId="31F8FFA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sidR="00FA3B88">
              <w:rPr>
                <w:snapToGrid/>
                <w:color w:val="auto"/>
                <w:szCs w:val="26"/>
              </w:rPr>
              <w:t>màn</w:t>
            </w:r>
            <w:proofErr w:type="spellEnd"/>
            <w:r w:rsidR="00FA3B88">
              <w:rPr>
                <w:snapToGrid/>
                <w:color w:val="auto"/>
                <w:szCs w:val="26"/>
                <w:lang w:val="vi-VN"/>
              </w:rPr>
              <w:t xml:space="preserve"> hình sửa gồm các thông tin sau</w:t>
            </w:r>
            <w:r>
              <w:rPr>
                <w:snapToGrid/>
                <w:color w:val="auto"/>
                <w:szCs w:val="26"/>
              </w:rPr>
              <w:t>:</w:t>
            </w:r>
          </w:p>
          <w:p w14:paraId="3D250B03"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proofErr w:type="spellStart"/>
            <w:r w:rsidRPr="00494590">
              <w:rPr>
                <w:b/>
                <w:snapToGrid/>
                <w:color w:val="auto"/>
                <w:szCs w:val="26"/>
              </w:rPr>
              <w:t>Thông</w:t>
            </w:r>
            <w:proofErr w:type="spellEnd"/>
            <w:r w:rsidRPr="00494590">
              <w:rPr>
                <w:b/>
                <w:snapToGrid/>
                <w:color w:val="auto"/>
                <w:szCs w:val="26"/>
              </w:rPr>
              <w:t xml:space="preserve"> tin </w:t>
            </w:r>
            <w:proofErr w:type="spellStart"/>
            <w:r w:rsidRPr="00494590">
              <w:rPr>
                <w:b/>
                <w:snapToGrid/>
                <w:color w:val="auto"/>
                <w:szCs w:val="26"/>
              </w:rPr>
              <w:t>chung</w:t>
            </w:r>
            <w:proofErr w:type="spellEnd"/>
          </w:p>
          <w:p w14:paraId="223466A3" w14:textId="47629478"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Năm</w:t>
            </w:r>
            <w:proofErr w:type="spellEnd"/>
            <w:r>
              <w:rPr>
                <w:snapToGrid/>
                <w:color w:val="auto"/>
                <w:szCs w:val="26"/>
                <w:lang w:val="vi-VN"/>
              </w:rPr>
              <w:t>*</w:t>
            </w:r>
            <w:r w:rsidR="00D5231F">
              <w:rPr>
                <w:snapToGrid/>
                <w:color w:val="auto"/>
                <w:szCs w:val="26"/>
                <w:lang w:val="vi-VN"/>
              </w:rPr>
              <w:t xml:space="preserve">: không cho phép trùng với năm đã tạo </w:t>
            </w:r>
          </w:p>
          <w:p w14:paraId="73DDEBB0" w14:textId="3E687035" w:rsidR="006C1A15" w:rsidRPr="00784F20"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Tên</w:t>
            </w:r>
            <w:proofErr w:type="spellEnd"/>
            <w:r>
              <w:rPr>
                <w:snapToGrid/>
                <w:color w:val="auto"/>
                <w:szCs w:val="26"/>
                <w:lang w:val="vi-VN"/>
              </w:rPr>
              <w:t xml:space="preserve"> kế hoạch*</w:t>
            </w:r>
          </w:p>
          <w:p w14:paraId="47A56F2E" w14:textId="13C01D3D" w:rsidR="00784F20" w:rsidRPr="006C1A15" w:rsidRDefault="00784F20"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Mục</w:t>
            </w:r>
            <w:proofErr w:type="spellEnd"/>
            <w:r>
              <w:rPr>
                <w:snapToGrid/>
                <w:color w:val="auto"/>
                <w:szCs w:val="26"/>
                <w:lang w:val="vi-VN"/>
              </w:rPr>
              <w:t xml:space="preserve"> tiêu*</w:t>
            </w:r>
          </w:p>
          <w:p w14:paraId="4BCF7184" w14:textId="4FAF3E9F"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Ghi</w:t>
            </w:r>
            <w:proofErr w:type="spellEnd"/>
            <w:r>
              <w:rPr>
                <w:snapToGrid/>
                <w:color w:val="auto"/>
                <w:szCs w:val="26"/>
                <w:lang w:val="vi-VN"/>
              </w:rPr>
              <w:t xml:space="preserve"> chú</w:t>
            </w:r>
          </w:p>
          <w:p w14:paraId="607FFCB4" w14:textId="4C3E978D" w:rsid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Trạng</w:t>
            </w:r>
            <w:proofErr w:type="spellEnd"/>
            <w:r>
              <w:rPr>
                <w:snapToGrid/>
                <w:color w:val="auto"/>
                <w:szCs w:val="26"/>
                <w:lang w:val="vi-VN"/>
              </w:rPr>
              <w:t xml:space="preserve"> thái</w:t>
            </w:r>
            <w:r w:rsidR="00D207A4">
              <w:rPr>
                <w:snapToGrid/>
                <w:color w:val="auto"/>
                <w:szCs w:val="26"/>
                <w:lang w:val="vi-VN"/>
              </w:rPr>
              <w:t>: read-</w:t>
            </w:r>
            <w:r w:rsidR="00185954">
              <w:rPr>
                <w:snapToGrid/>
                <w:color w:val="auto"/>
                <w:szCs w:val="26"/>
                <w:lang w:val="vi-VN"/>
              </w:rPr>
              <w:t>only</w:t>
            </w:r>
          </w:p>
          <w:p w14:paraId="25438905" w14:textId="6236588D" w:rsidR="004A7948" w:rsidRPr="001F1B7A" w:rsidRDefault="004A7948" w:rsidP="00911D8A">
            <w:pPr>
              <w:pStyle w:val="NormalIndent"/>
              <w:keepNext w:val="0"/>
              <w:keepLines/>
              <w:widowControl w:val="0"/>
              <w:numPr>
                <w:ilvl w:val="0"/>
                <w:numId w:val="164"/>
              </w:numPr>
              <w:spacing w:before="0" w:after="0" w:line="312" w:lineRule="auto"/>
              <w:jc w:val="left"/>
              <w:rPr>
                <w:snapToGrid/>
                <w:color w:val="auto"/>
                <w:szCs w:val="26"/>
              </w:rPr>
            </w:pPr>
            <w:proofErr w:type="spellStart"/>
            <w:r w:rsidRPr="001F1B7A">
              <w:rPr>
                <w:snapToGrid/>
                <w:color w:val="auto"/>
                <w:szCs w:val="26"/>
              </w:rPr>
              <w:t>Ngày</w:t>
            </w:r>
            <w:proofErr w:type="spellEnd"/>
            <w:r w:rsidRPr="001F1B7A">
              <w:rPr>
                <w:snapToGrid/>
                <w:color w:val="auto"/>
                <w:szCs w:val="26"/>
              </w:rPr>
              <w:t xml:space="preserve"> </w:t>
            </w:r>
            <w:proofErr w:type="spellStart"/>
            <w:r w:rsidRPr="001F1B7A">
              <w:rPr>
                <w:snapToGrid/>
                <w:color w:val="auto"/>
                <w:szCs w:val="26"/>
              </w:rPr>
              <w:t>duyệt</w:t>
            </w:r>
            <w:proofErr w:type="spellEnd"/>
            <w:r w:rsidRPr="001F1B7A">
              <w:rPr>
                <w:snapToGrid/>
                <w:color w:val="auto"/>
                <w:szCs w:val="26"/>
              </w:rPr>
              <w:t xml:space="preserve">: </w:t>
            </w:r>
            <w:r w:rsidR="00DA5629" w:rsidRPr="001F1B7A">
              <w:rPr>
                <w:snapToGrid/>
                <w:color w:val="auto"/>
                <w:szCs w:val="26"/>
              </w:rPr>
              <w:t>read</w:t>
            </w:r>
            <w:r w:rsidR="00DA5629" w:rsidRPr="001F1B7A">
              <w:rPr>
                <w:snapToGrid/>
                <w:color w:val="auto"/>
                <w:szCs w:val="26"/>
                <w:lang w:val="vi-VN"/>
              </w:rPr>
              <w:t>-on</w:t>
            </w:r>
            <w:r w:rsidR="00EE0DD9" w:rsidRPr="001F1B7A">
              <w:rPr>
                <w:snapToGrid/>
                <w:color w:val="auto"/>
                <w:szCs w:val="26"/>
                <w:lang w:val="vi-VN"/>
              </w:rPr>
              <w:t xml:space="preserve">ly, hệ thống </w:t>
            </w:r>
            <w:proofErr w:type="spellStart"/>
            <w:r w:rsidRPr="001F1B7A">
              <w:rPr>
                <w:snapToGrid/>
                <w:color w:val="auto"/>
                <w:szCs w:val="26"/>
              </w:rPr>
              <w:t>hiển</w:t>
            </w:r>
            <w:proofErr w:type="spellEnd"/>
            <w:r w:rsidRPr="001F1B7A">
              <w:rPr>
                <w:snapToGrid/>
                <w:color w:val="auto"/>
                <w:szCs w:val="26"/>
              </w:rPr>
              <w:t xml:space="preserve"> </w:t>
            </w:r>
            <w:proofErr w:type="spellStart"/>
            <w:r w:rsidRPr="001F1B7A">
              <w:rPr>
                <w:snapToGrid/>
                <w:color w:val="auto"/>
                <w:szCs w:val="26"/>
              </w:rPr>
              <w:t>thị</w:t>
            </w:r>
            <w:proofErr w:type="spellEnd"/>
            <w:r w:rsidRPr="001F1B7A">
              <w:rPr>
                <w:snapToGrid/>
                <w:color w:val="auto"/>
                <w:szCs w:val="26"/>
              </w:rPr>
              <w:t xml:space="preserve"> </w:t>
            </w:r>
            <w:proofErr w:type="spellStart"/>
            <w:r w:rsidRPr="001F1B7A">
              <w:rPr>
                <w:snapToGrid/>
                <w:color w:val="auto"/>
                <w:szCs w:val="26"/>
              </w:rPr>
              <w:t>ngày</w:t>
            </w:r>
            <w:proofErr w:type="spellEnd"/>
            <w:r w:rsidR="00B01CD9">
              <w:rPr>
                <w:snapToGrid/>
                <w:color w:val="auto"/>
                <w:szCs w:val="26"/>
                <w:lang w:val="vi-VN"/>
              </w:rPr>
              <w:t xml:space="preserve"> kế hoạch chuyển trạng thái là Đã duyệt</w:t>
            </w:r>
          </w:p>
          <w:p w14:paraId="2AEC3F1D" w14:textId="7C7AEC5D" w:rsidR="004A7948" w:rsidRPr="00C355E0" w:rsidRDefault="004A7948" w:rsidP="00911D8A">
            <w:pPr>
              <w:pStyle w:val="NormalIndent"/>
              <w:keepNext w:val="0"/>
              <w:keepLines/>
              <w:widowControl w:val="0"/>
              <w:numPr>
                <w:ilvl w:val="0"/>
                <w:numId w:val="164"/>
              </w:numPr>
              <w:spacing w:before="0" w:after="0" w:line="312" w:lineRule="auto"/>
              <w:jc w:val="left"/>
              <w:rPr>
                <w:snapToGrid/>
                <w:color w:val="auto"/>
                <w:szCs w:val="26"/>
              </w:rPr>
            </w:pPr>
            <w:proofErr w:type="spellStart"/>
            <w:r w:rsidRPr="00C355E0">
              <w:rPr>
                <w:snapToGrid/>
                <w:color w:val="auto"/>
                <w:szCs w:val="26"/>
              </w:rPr>
              <w:t>Người</w:t>
            </w:r>
            <w:proofErr w:type="spellEnd"/>
            <w:r w:rsidRPr="00C355E0">
              <w:rPr>
                <w:snapToGrid/>
                <w:color w:val="auto"/>
                <w:szCs w:val="26"/>
              </w:rPr>
              <w:t xml:space="preserve"> </w:t>
            </w:r>
            <w:proofErr w:type="spellStart"/>
            <w:r w:rsidR="00B01CD9" w:rsidRPr="00C355E0">
              <w:rPr>
                <w:snapToGrid/>
                <w:color w:val="auto"/>
                <w:szCs w:val="26"/>
              </w:rPr>
              <w:t>duyệt</w:t>
            </w:r>
            <w:proofErr w:type="spellEnd"/>
            <w:r w:rsidRPr="00C355E0">
              <w:rPr>
                <w:snapToGrid/>
                <w:color w:val="auto"/>
                <w:szCs w:val="26"/>
              </w:rPr>
              <w:t>:</w:t>
            </w:r>
            <w:r w:rsidR="00B01CD9" w:rsidRPr="00C355E0">
              <w:rPr>
                <w:snapToGrid/>
                <w:color w:val="auto"/>
                <w:szCs w:val="26"/>
                <w:lang w:val="vi-VN"/>
              </w:rPr>
              <w:t xml:space="preserve"> read-only</w:t>
            </w:r>
            <w:r w:rsidR="00871E85" w:rsidRPr="00C355E0">
              <w:rPr>
                <w:snapToGrid/>
                <w:color w:val="auto"/>
                <w:szCs w:val="26"/>
                <w:lang w:val="vi-VN"/>
              </w:rPr>
              <w:t xml:space="preserve">, hệ thống hiển thị </w:t>
            </w:r>
            <w:r w:rsidR="00480FAB" w:rsidRPr="00C355E0">
              <w:rPr>
                <w:snapToGrid/>
                <w:color w:val="auto"/>
                <w:szCs w:val="26"/>
                <w:lang w:val="vi-VN"/>
              </w:rPr>
              <w:t>Họ tên người dùng duyệt</w:t>
            </w:r>
            <w:r w:rsidR="00843843" w:rsidRPr="00C355E0">
              <w:rPr>
                <w:snapToGrid/>
                <w:color w:val="auto"/>
                <w:szCs w:val="26"/>
                <w:lang w:val="vi-VN"/>
              </w:rPr>
              <w:t xml:space="preserve"> kế hoạch hoặc bỏ trống nếu thao tác duyệt</w:t>
            </w:r>
            <w:r w:rsidR="00C355E0" w:rsidRPr="00C355E0">
              <w:rPr>
                <w:snapToGrid/>
                <w:color w:val="auto"/>
                <w:szCs w:val="26"/>
                <w:lang w:val="vi-VN"/>
              </w:rPr>
              <w:t xml:space="preserve"> thực hiện ngoài hệ thống</w:t>
            </w:r>
          </w:p>
          <w:p w14:paraId="1C8F77CF" w14:textId="75D481A8" w:rsidR="005254E7" w:rsidRPr="00C355E0" w:rsidRDefault="005254E7" w:rsidP="00911D8A">
            <w:pPr>
              <w:pStyle w:val="NormalIndent"/>
              <w:keepNext w:val="0"/>
              <w:keepLines/>
              <w:widowControl w:val="0"/>
              <w:numPr>
                <w:ilvl w:val="0"/>
                <w:numId w:val="164"/>
              </w:numPr>
              <w:spacing w:before="0" w:after="0" w:line="312" w:lineRule="auto"/>
              <w:jc w:val="left"/>
              <w:rPr>
                <w:snapToGrid/>
                <w:color w:val="auto"/>
                <w:szCs w:val="26"/>
              </w:rPr>
            </w:pPr>
            <w:r w:rsidRPr="00C355E0">
              <w:rPr>
                <w:snapToGrid/>
                <w:color w:val="auto"/>
                <w:szCs w:val="26"/>
              </w:rPr>
              <w:t>File</w:t>
            </w:r>
            <w:r w:rsidRPr="00C355E0">
              <w:rPr>
                <w:snapToGrid/>
                <w:color w:val="auto"/>
                <w:szCs w:val="26"/>
                <w:lang w:val="vi-VN"/>
              </w:rPr>
              <w:t xml:space="preserve"> đã </w:t>
            </w:r>
            <w:r w:rsidR="00843843" w:rsidRPr="00C355E0">
              <w:rPr>
                <w:snapToGrid/>
                <w:color w:val="auto"/>
                <w:szCs w:val="26"/>
                <w:lang w:val="vi-VN"/>
              </w:rPr>
              <w:t>duyệt</w:t>
            </w:r>
            <w:r w:rsidR="00F46585" w:rsidRPr="00C355E0">
              <w:rPr>
                <w:snapToGrid/>
                <w:color w:val="auto"/>
                <w:szCs w:val="26"/>
                <w:lang w:val="vi-VN"/>
              </w:rPr>
              <w:t xml:space="preserve">: </w:t>
            </w:r>
            <w:r w:rsidR="00C355E0" w:rsidRPr="00C355E0">
              <w:rPr>
                <w:snapToGrid/>
                <w:color w:val="auto"/>
                <w:szCs w:val="26"/>
                <w:lang w:val="vi-VN"/>
              </w:rPr>
              <w:t xml:space="preserve">cho phép tải file về xem </w:t>
            </w:r>
            <w:r w:rsidR="00843843" w:rsidRPr="00C355E0">
              <w:rPr>
                <w:snapToGrid/>
                <w:color w:val="auto"/>
                <w:szCs w:val="26"/>
                <w:lang w:val="vi-VN"/>
              </w:rPr>
              <w:t xml:space="preserve"> </w:t>
            </w:r>
          </w:p>
          <w:p w14:paraId="443E1227"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proofErr w:type="spellStart"/>
            <w:r w:rsidRPr="00494590">
              <w:rPr>
                <w:b/>
                <w:snapToGrid/>
                <w:color w:val="auto"/>
                <w:szCs w:val="26"/>
              </w:rPr>
              <w:t>Thiết</w:t>
            </w:r>
            <w:proofErr w:type="spellEnd"/>
            <w:r w:rsidRPr="00494590">
              <w:rPr>
                <w:b/>
                <w:snapToGrid/>
                <w:color w:val="auto"/>
                <w:szCs w:val="26"/>
              </w:rPr>
              <w:t xml:space="preserve"> </w:t>
            </w:r>
            <w:proofErr w:type="spellStart"/>
            <w:r w:rsidRPr="00494590">
              <w:rPr>
                <w:b/>
                <w:snapToGrid/>
                <w:color w:val="auto"/>
                <w:szCs w:val="26"/>
              </w:rPr>
              <w:t>lập</w:t>
            </w:r>
            <w:proofErr w:type="spellEnd"/>
            <w:r w:rsidRPr="00494590">
              <w:rPr>
                <w:b/>
                <w:snapToGrid/>
                <w:color w:val="auto"/>
                <w:szCs w:val="26"/>
              </w:rPr>
              <w:t xml:space="preserve"> </w:t>
            </w:r>
            <w:proofErr w:type="spellStart"/>
            <w:r w:rsidRPr="00494590">
              <w:rPr>
                <w:b/>
                <w:snapToGrid/>
                <w:color w:val="auto"/>
                <w:szCs w:val="26"/>
              </w:rPr>
              <w:t>cuộc</w:t>
            </w:r>
            <w:proofErr w:type="spellEnd"/>
            <w:r w:rsidRPr="00494590">
              <w:rPr>
                <w:b/>
                <w:snapToGrid/>
                <w:color w:val="auto"/>
                <w:szCs w:val="26"/>
              </w:rPr>
              <w:t xml:space="preserve"> </w:t>
            </w:r>
            <w:proofErr w:type="spellStart"/>
            <w:r w:rsidRPr="00494590">
              <w:rPr>
                <w:b/>
                <w:snapToGrid/>
                <w:color w:val="auto"/>
                <w:szCs w:val="26"/>
              </w:rPr>
              <w:t>kiểm</w:t>
            </w:r>
            <w:proofErr w:type="spellEnd"/>
            <w:r w:rsidRPr="00494590">
              <w:rPr>
                <w:b/>
                <w:snapToGrid/>
                <w:color w:val="auto"/>
                <w:szCs w:val="26"/>
              </w:rPr>
              <w:t xml:space="preserve"> </w:t>
            </w:r>
            <w:proofErr w:type="spellStart"/>
            <w:r w:rsidRPr="00494590">
              <w:rPr>
                <w:b/>
                <w:snapToGrid/>
                <w:color w:val="auto"/>
                <w:szCs w:val="26"/>
              </w:rPr>
              <w:t>toán</w:t>
            </w:r>
            <w:proofErr w:type="spellEnd"/>
          </w:p>
          <w:p w14:paraId="1C4B3B1C" w14:textId="563CB8BE" w:rsidR="004A7948" w:rsidRDefault="004A7948"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185954">
              <w:rPr>
                <w:snapToGrid/>
                <w:color w:val="auto"/>
                <w:szCs w:val="26"/>
              </w:rPr>
              <w:t>thêm</w:t>
            </w:r>
            <w:proofErr w:type="spellEnd"/>
            <w:r w:rsidR="00185954">
              <w:rPr>
                <w:snapToGrid/>
                <w:color w:val="auto"/>
                <w:szCs w:val="26"/>
                <w:lang w:val="vi-VN"/>
              </w:rPr>
              <w:t>/sửa/xoá</w:t>
            </w:r>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Pr="00494590">
              <w:rPr>
                <w:i/>
                <w:snapToGrid/>
                <w:color w:val="0066FF"/>
                <w:szCs w:val="26"/>
              </w:rPr>
              <w:t>4.2.</w:t>
            </w:r>
            <w:r w:rsidR="00F06BF5">
              <w:rPr>
                <w:i/>
                <w:snapToGrid/>
                <w:color w:val="0066FF"/>
                <w:szCs w:val="26"/>
                <w:lang w:val="vi-VN"/>
              </w:rPr>
              <w:t>1</w:t>
            </w:r>
            <w:r w:rsidRPr="00494590">
              <w:rPr>
                <w:i/>
                <w:snapToGrid/>
                <w:color w:val="0066FF"/>
                <w:szCs w:val="26"/>
              </w:rPr>
              <w:t xml:space="preserve"> </w:t>
            </w:r>
            <w:r w:rsidR="00185954">
              <w:rPr>
                <w:i/>
                <w:snapToGrid/>
                <w:color w:val="0066FF"/>
                <w:szCs w:val="26"/>
                <w:lang w:val="vi-VN"/>
              </w:rPr>
              <w:t>C</w:t>
            </w:r>
            <w:proofErr w:type="spellStart"/>
            <w:r w:rsidRPr="00494590">
              <w:rPr>
                <w:i/>
                <w:snapToGrid/>
                <w:color w:val="0066FF"/>
                <w:szCs w:val="26"/>
              </w:rPr>
              <w:t>uộc</w:t>
            </w:r>
            <w:proofErr w:type="spellEnd"/>
            <w:r w:rsidRPr="00494590">
              <w:rPr>
                <w:i/>
                <w:snapToGrid/>
                <w:color w:val="0066FF"/>
                <w:szCs w:val="26"/>
              </w:rPr>
              <w:t xml:space="preserve"> </w:t>
            </w:r>
            <w:proofErr w:type="spellStart"/>
            <w:r w:rsidRPr="00494590">
              <w:rPr>
                <w:i/>
                <w:snapToGrid/>
                <w:color w:val="0066FF"/>
                <w:szCs w:val="26"/>
              </w:rPr>
              <w:t>kiểm</w:t>
            </w:r>
            <w:proofErr w:type="spellEnd"/>
            <w:r w:rsidRPr="00494590">
              <w:rPr>
                <w:i/>
                <w:snapToGrid/>
                <w:color w:val="0066FF"/>
                <w:szCs w:val="26"/>
              </w:rPr>
              <w:t xml:space="preserve"> </w:t>
            </w:r>
            <w:proofErr w:type="spellStart"/>
            <w:r w:rsidRPr="00494590">
              <w:rPr>
                <w:i/>
                <w:snapToGrid/>
                <w:color w:val="0066FF"/>
                <w:szCs w:val="26"/>
              </w:rPr>
              <w:t>toán</w:t>
            </w:r>
            <w:proofErr w:type="spellEnd"/>
            <w:r>
              <w:rPr>
                <w:snapToGrid/>
                <w:color w:val="auto"/>
                <w:szCs w:val="26"/>
              </w:rPr>
              <w:t>”.</w:t>
            </w:r>
          </w:p>
          <w:p w14:paraId="7E5E79DA" w14:textId="77777777" w:rsidR="00FA3B88" w:rsidRPr="00C759CC" w:rsidRDefault="009F0137" w:rsidP="00343B9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w:t>
            </w:r>
            <w:r w:rsidR="00790531">
              <w:rPr>
                <w:snapToGrid/>
                <w:color w:val="auto"/>
                <w:szCs w:val="26"/>
                <w:lang w:val="vi-VN"/>
              </w:rPr>
              <w:t xml:space="preserve">ỉ được </w:t>
            </w:r>
            <w:r>
              <w:rPr>
                <w:snapToGrid/>
                <w:color w:val="auto"/>
                <w:szCs w:val="26"/>
                <w:lang w:val="vi-VN"/>
              </w:rPr>
              <w:t xml:space="preserve">sửa kế hoạch năm ở trạng thái </w:t>
            </w:r>
            <w:r w:rsidRPr="006A263A">
              <w:rPr>
                <w:b/>
                <w:bCs/>
                <w:snapToGrid/>
                <w:color w:val="auto"/>
                <w:szCs w:val="26"/>
                <w:lang w:val="vi-VN"/>
              </w:rPr>
              <w:t>Bản nháp</w:t>
            </w:r>
            <w:r>
              <w:rPr>
                <w:snapToGrid/>
                <w:color w:val="auto"/>
                <w:szCs w:val="26"/>
                <w:lang w:val="vi-VN"/>
              </w:rPr>
              <w:t xml:space="preserve"> và </w:t>
            </w:r>
            <w:r w:rsidR="006A263A" w:rsidRPr="006A263A">
              <w:rPr>
                <w:b/>
                <w:bCs/>
                <w:snapToGrid/>
                <w:color w:val="auto"/>
                <w:szCs w:val="26"/>
                <w:lang w:val="vi-VN"/>
              </w:rPr>
              <w:t xml:space="preserve">Từ chối </w:t>
            </w:r>
            <w:r w:rsidR="006A263A">
              <w:rPr>
                <w:b/>
                <w:bCs/>
                <w:snapToGrid/>
                <w:color w:val="auto"/>
                <w:szCs w:val="26"/>
                <w:lang w:val="vi-VN"/>
              </w:rPr>
              <w:t xml:space="preserve">duyệt. </w:t>
            </w:r>
          </w:p>
          <w:p w14:paraId="43E8D35A" w14:textId="77777777" w:rsidR="00C759CC" w:rsidRPr="00EE6E03" w:rsidRDefault="00C759CC" w:rsidP="00343B90">
            <w:pPr>
              <w:pStyle w:val="NormalIndent"/>
              <w:keepNext w:val="0"/>
              <w:keepLines/>
              <w:widowControl w:val="0"/>
              <w:numPr>
                <w:ilvl w:val="0"/>
                <w:numId w:val="15"/>
              </w:numPr>
              <w:spacing w:before="0" w:after="0" w:line="312" w:lineRule="auto"/>
              <w:jc w:val="left"/>
              <w:rPr>
                <w:snapToGrid/>
                <w:color w:val="auto"/>
                <w:szCs w:val="26"/>
              </w:rPr>
            </w:pPr>
            <w:proofErr w:type="spellStart"/>
            <w:r w:rsidRPr="00EE6E03">
              <w:rPr>
                <w:snapToGrid/>
                <w:color w:val="auto"/>
                <w:szCs w:val="26"/>
              </w:rPr>
              <w:t>Giao</w:t>
            </w:r>
            <w:proofErr w:type="spellEnd"/>
            <w:r w:rsidRPr="00EE6E03">
              <w:rPr>
                <w:snapToGrid/>
                <w:color w:val="auto"/>
                <w:szCs w:val="26"/>
                <w:lang w:val="vi-VN"/>
              </w:rPr>
              <w:t xml:space="preserve"> diện:</w:t>
            </w:r>
          </w:p>
          <w:p w14:paraId="0D276BF4" w14:textId="73B9FA3E" w:rsidR="00EE6E03" w:rsidRPr="00343B90" w:rsidRDefault="00C4294D" w:rsidP="00EE6E03">
            <w:pPr>
              <w:pStyle w:val="NormalIndent"/>
              <w:keepNext w:val="0"/>
              <w:keepLines/>
              <w:widowControl w:val="0"/>
              <w:numPr>
                <w:ilvl w:val="0"/>
                <w:numId w:val="0"/>
              </w:numPr>
              <w:spacing w:before="0" w:after="0" w:line="312" w:lineRule="auto"/>
              <w:jc w:val="left"/>
              <w:rPr>
                <w:snapToGrid/>
                <w:color w:val="auto"/>
                <w:szCs w:val="26"/>
              </w:rPr>
            </w:pPr>
            <w:hyperlink r:id="rId35" w:anchor="id=tbl38q&amp;p=23__update_khkt_nam&amp;c=1" w:history="1">
              <w:r w:rsidR="00EE6E03" w:rsidRPr="00A44996">
                <w:rPr>
                  <w:rStyle w:val="Hyperlink"/>
                  <w:snapToGrid/>
                  <w:szCs w:val="26"/>
                </w:rPr>
                <w:t>https://f2z0rj.axshare.com/#id=tbl38q&amp;p=23__update_khkt_nam&amp;c=1</w:t>
              </w:r>
            </w:hyperlink>
          </w:p>
        </w:tc>
      </w:tr>
      <w:tr w:rsidR="00542512" w:rsidRPr="006B729D" w14:paraId="372E79E1" w14:textId="77777777" w:rsidTr="004A7948">
        <w:tc>
          <w:tcPr>
            <w:tcW w:w="817" w:type="dxa"/>
            <w:shd w:val="clear" w:color="auto" w:fill="auto"/>
          </w:tcPr>
          <w:p w14:paraId="60056831" w14:textId="77777777" w:rsidR="00542512" w:rsidRPr="002F4F88" w:rsidRDefault="00542512" w:rsidP="00911D8A">
            <w:pPr>
              <w:pStyle w:val="ListParagraph"/>
              <w:numPr>
                <w:ilvl w:val="0"/>
                <w:numId w:val="150"/>
              </w:numPr>
            </w:pPr>
          </w:p>
        </w:tc>
        <w:tc>
          <w:tcPr>
            <w:tcW w:w="1877" w:type="dxa"/>
            <w:shd w:val="clear" w:color="auto" w:fill="auto"/>
          </w:tcPr>
          <w:p w14:paraId="4A7B03C1" w14:textId="0082540E" w:rsidR="00542512" w:rsidRDefault="00542512" w:rsidP="00542512">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C4BE8CA" w14:textId="08E7DC9C"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lang w:val="vi-VN"/>
              </w:rPr>
              <w:t xml:space="preserve">, </w:t>
            </w:r>
            <w:r w:rsidR="00E262EB">
              <w:rPr>
                <w:snapToGrid/>
                <w:color w:val="auto"/>
                <w:szCs w:val="26"/>
                <w:lang w:val="vi-VN"/>
              </w:rPr>
              <w:t xml:space="preserve">và xem </w:t>
            </w:r>
            <w:r>
              <w:rPr>
                <w:snapToGrid/>
                <w:color w:val="auto"/>
                <w:szCs w:val="26"/>
                <w:lang w:val="vi-VN"/>
              </w:rPr>
              <w:t xml:space="preserve">chi tiết các cuộc kiểm toán trong kế hoạch năm. </w:t>
            </w:r>
            <w:r w:rsidRPr="00C759CC">
              <w:rPr>
                <w:snapToGrid/>
                <w:color w:val="auto"/>
                <w:szCs w:val="26"/>
                <w:lang w:val="vi-VN"/>
              </w:rPr>
              <w:t xml:space="preserve">Thông tin hiển thị đúng với lần cập nhật cuối cùng. </w:t>
            </w:r>
          </w:p>
        </w:tc>
      </w:tr>
      <w:tr w:rsidR="00343B90" w:rsidRPr="00343B90" w14:paraId="21CD214A" w14:textId="77777777" w:rsidTr="004A7948">
        <w:tc>
          <w:tcPr>
            <w:tcW w:w="817" w:type="dxa"/>
            <w:shd w:val="clear" w:color="auto" w:fill="auto"/>
          </w:tcPr>
          <w:p w14:paraId="131F5475" w14:textId="77777777" w:rsidR="00343B90" w:rsidRPr="00542512" w:rsidRDefault="00343B90" w:rsidP="00911D8A">
            <w:pPr>
              <w:pStyle w:val="ListParagraph"/>
              <w:numPr>
                <w:ilvl w:val="0"/>
                <w:numId w:val="150"/>
              </w:numPr>
              <w:rPr>
                <w:lang w:val="vi-VN"/>
              </w:rPr>
            </w:pPr>
          </w:p>
        </w:tc>
        <w:tc>
          <w:tcPr>
            <w:tcW w:w="1877" w:type="dxa"/>
            <w:shd w:val="clear" w:color="auto" w:fill="auto"/>
          </w:tcPr>
          <w:p w14:paraId="33F7B6D7" w14:textId="7BE738E7" w:rsidR="00343B90" w:rsidRPr="00343B90" w:rsidRDefault="00343B90" w:rsidP="004A7948">
            <w:pPr>
              <w:keepLines/>
              <w:widowControl w:val="0"/>
              <w:rPr>
                <w:szCs w:val="26"/>
                <w:lang w:val="vi-VN"/>
              </w:rPr>
            </w:pPr>
            <w:r>
              <w:rPr>
                <w:szCs w:val="26"/>
                <w:lang w:val="vi-VN"/>
              </w:rPr>
              <w:t>Cập nhật trạng thái</w:t>
            </w:r>
          </w:p>
        </w:tc>
        <w:tc>
          <w:tcPr>
            <w:tcW w:w="6912" w:type="dxa"/>
            <w:shd w:val="clear" w:color="auto" w:fill="auto"/>
          </w:tcPr>
          <w:p w14:paraId="4615EDC8" w14:textId="7F526624" w:rsidR="002F0B64" w:rsidRDefault="008D74C8" w:rsidP="008D74C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trạng thái </w:t>
            </w:r>
            <w:r w:rsidR="00D70FE4">
              <w:rPr>
                <w:snapToGrid/>
                <w:color w:val="auto"/>
                <w:szCs w:val="26"/>
                <w:lang w:val="vi-VN"/>
              </w:rPr>
              <w:t xml:space="preserve">của kế hoạch năm đang </w:t>
            </w:r>
            <w:r>
              <w:rPr>
                <w:snapToGrid/>
                <w:color w:val="auto"/>
                <w:szCs w:val="26"/>
                <w:lang w:val="vi-VN"/>
              </w:rPr>
              <w:t>ở trạng thái</w:t>
            </w:r>
            <w:r w:rsidR="00343B90" w:rsidRPr="00C41923">
              <w:rPr>
                <w:snapToGrid/>
                <w:color w:val="auto"/>
                <w:szCs w:val="26"/>
                <w:lang w:val="vi-VN"/>
              </w:rPr>
              <w:t xml:space="preserve"> </w:t>
            </w:r>
            <w:r w:rsidR="00343B90" w:rsidRPr="00C41923">
              <w:rPr>
                <w:b/>
                <w:bCs/>
                <w:snapToGrid/>
                <w:color w:val="auto"/>
                <w:szCs w:val="26"/>
                <w:lang w:val="vi-VN"/>
              </w:rPr>
              <w:t>Chờ duyệt</w:t>
            </w:r>
            <w:r w:rsidR="00343B90" w:rsidRPr="00B3327F">
              <w:rPr>
                <w:snapToGrid/>
                <w:color w:val="auto"/>
                <w:szCs w:val="26"/>
                <w:lang w:val="vi-VN"/>
              </w:rPr>
              <w:t>,</w:t>
            </w:r>
            <w:r w:rsidR="00343B90" w:rsidRPr="00343B90">
              <w:rPr>
                <w:snapToGrid/>
                <w:color w:val="auto"/>
                <w:szCs w:val="26"/>
                <w:lang w:val="vi-VN"/>
              </w:rPr>
              <w:t xml:space="preserve"> </w:t>
            </w:r>
            <w:r w:rsidR="00C759CC">
              <w:rPr>
                <w:snapToGrid/>
                <w:color w:val="auto"/>
                <w:szCs w:val="26"/>
                <w:lang w:val="vi-VN"/>
              </w:rPr>
              <w:t xml:space="preserve">hệ thống hiển thị popup </w:t>
            </w:r>
            <w:r w:rsidR="002F0B64">
              <w:rPr>
                <w:snapToGrid/>
                <w:color w:val="auto"/>
                <w:szCs w:val="26"/>
                <w:lang w:val="vi-VN"/>
              </w:rPr>
              <w:t>nhập các thông tin:</w:t>
            </w:r>
          </w:p>
          <w:p w14:paraId="75BA107F" w14:textId="59BAF488" w:rsidR="00343B90"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Trạng thái</w:t>
            </w:r>
            <w:r w:rsidR="00F34975">
              <w:rPr>
                <w:snapToGrid/>
                <w:color w:val="auto"/>
                <w:szCs w:val="26"/>
                <w:lang w:val="vi-VN"/>
              </w:rPr>
              <w:t>*</w:t>
            </w:r>
            <w:r>
              <w:rPr>
                <w:snapToGrid/>
                <w:color w:val="auto"/>
                <w:szCs w:val="26"/>
                <w:lang w:val="vi-VN"/>
              </w:rPr>
              <w:t xml:space="preserve">: chọn </w:t>
            </w:r>
            <w:r w:rsidR="00343B90" w:rsidRPr="00343B90">
              <w:rPr>
                <w:b/>
                <w:snapToGrid/>
                <w:color w:val="auto"/>
                <w:szCs w:val="26"/>
                <w:lang w:val="vi-VN"/>
              </w:rPr>
              <w:t>Đã duyệt</w:t>
            </w:r>
            <w:r w:rsidR="008D74C8">
              <w:rPr>
                <w:b/>
                <w:snapToGrid/>
                <w:color w:val="auto"/>
                <w:szCs w:val="26"/>
                <w:lang w:val="vi-VN"/>
              </w:rPr>
              <w:t xml:space="preserve"> </w:t>
            </w:r>
            <w:r w:rsidR="008D74C8" w:rsidRPr="008D53FD">
              <w:rPr>
                <w:bCs/>
                <w:snapToGrid/>
                <w:color w:val="auto"/>
                <w:szCs w:val="26"/>
                <w:lang w:val="vi-VN"/>
              </w:rPr>
              <w:t>hoặc</w:t>
            </w:r>
            <w:r w:rsidR="00343B90" w:rsidRPr="00343B90">
              <w:rPr>
                <w:b/>
                <w:snapToGrid/>
                <w:color w:val="auto"/>
                <w:szCs w:val="26"/>
                <w:lang w:val="vi-VN"/>
              </w:rPr>
              <w:t xml:space="preserve"> </w:t>
            </w:r>
            <w:r w:rsidR="008D53FD">
              <w:rPr>
                <w:b/>
                <w:snapToGrid/>
                <w:color w:val="auto"/>
                <w:szCs w:val="26"/>
                <w:lang w:val="vi-VN"/>
              </w:rPr>
              <w:t>T</w:t>
            </w:r>
            <w:r w:rsidR="00343B90" w:rsidRPr="00343B90">
              <w:rPr>
                <w:b/>
                <w:snapToGrid/>
                <w:color w:val="auto"/>
                <w:szCs w:val="26"/>
                <w:lang w:val="vi-VN"/>
              </w:rPr>
              <w:t>ừ chối duyệt</w:t>
            </w:r>
            <w:r w:rsidR="00343B90" w:rsidRPr="00343B90">
              <w:rPr>
                <w:snapToGrid/>
                <w:color w:val="auto"/>
                <w:szCs w:val="26"/>
                <w:lang w:val="vi-VN"/>
              </w:rPr>
              <w:t xml:space="preserve"> </w:t>
            </w:r>
          </w:p>
          <w:p w14:paraId="14155F10" w14:textId="5E576498"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Ngày duyệt</w:t>
            </w:r>
            <w:r w:rsidR="009B05FA">
              <w:rPr>
                <w:snapToGrid/>
                <w:color w:val="auto"/>
                <w:szCs w:val="26"/>
                <w:lang w:val="vi-VN"/>
              </w:rPr>
              <w:t>/từ chối duyệt</w:t>
            </w:r>
            <w:r w:rsidR="00F34975">
              <w:rPr>
                <w:snapToGrid/>
                <w:color w:val="auto"/>
                <w:szCs w:val="26"/>
                <w:lang w:val="vi-VN"/>
              </w:rPr>
              <w:t>*</w:t>
            </w:r>
          </w:p>
          <w:p w14:paraId="2B77DD34" w14:textId="77777777"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File</w:t>
            </w:r>
            <w:r w:rsidR="009B05FA">
              <w:rPr>
                <w:snapToGrid/>
                <w:color w:val="auto"/>
                <w:szCs w:val="26"/>
                <w:lang w:val="vi-VN"/>
              </w:rPr>
              <w:t xml:space="preserve"> </w:t>
            </w:r>
            <w:r w:rsidR="005254E7">
              <w:rPr>
                <w:snapToGrid/>
                <w:color w:val="auto"/>
                <w:szCs w:val="26"/>
                <w:lang w:val="vi-VN"/>
              </w:rPr>
              <w:t>đã duyệt</w:t>
            </w:r>
            <w:r w:rsidR="00B666D9">
              <w:rPr>
                <w:snapToGrid/>
                <w:color w:val="auto"/>
                <w:szCs w:val="26"/>
                <w:lang w:val="vi-VN"/>
              </w:rPr>
              <w:t>: bắt buộc đính kèm nếu chọn trạng thái là Đã duyệt</w:t>
            </w:r>
          </w:p>
          <w:p w14:paraId="412E21A2" w14:textId="23F3E1EB" w:rsidR="0030129C" w:rsidRPr="008D74C8" w:rsidRDefault="0030129C" w:rsidP="0030129C">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w:t>
            </w:r>
            <w:r w:rsidR="003A3356">
              <w:rPr>
                <w:snapToGrid/>
                <w:color w:val="auto"/>
                <w:szCs w:val="26"/>
                <w:lang w:val="vi-VN"/>
              </w:rPr>
              <w:t xml:space="preserve">tạo số version cho phiên bản </w:t>
            </w:r>
            <w:r w:rsidR="003A3974">
              <w:rPr>
                <w:snapToGrid/>
                <w:color w:val="auto"/>
                <w:szCs w:val="26"/>
                <w:lang w:val="vi-VN"/>
              </w:rPr>
              <w:t xml:space="preserve">kế hoạch năm </w:t>
            </w:r>
            <w:r w:rsidR="00731F36">
              <w:rPr>
                <w:snapToGrid/>
                <w:color w:val="auto"/>
                <w:szCs w:val="26"/>
                <w:lang w:val="vi-VN"/>
              </w:rPr>
              <w:t xml:space="preserve">tại thời điểm chuyển trạng thái là </w:t>
            </w:r>
            <w:r w:rsidR="00731F36" w:rsidRPr="00731F36">
              <w:rPr>
                <w:b/>
                <w:bCs/>
                <w:snapToGrid/>
                <w:color w:val="auto"/>
                <w:szCs w:val="26"/>
                <w:lang w:val="vi-VN"/>
              </w:rPr>
              <w:t xml:space="preserve">Đã </w:t>
            </w:r>
            <w:r w:rsidR="00731F36">
              <w:rPr>
                <w:b/>
                <w:bCs/>
                <w:snapToGrid/>
                <w:color w:val="auto"/>
                <w:szCs w:val="26"/>
                <w:lang w:val="vi-VN"/>
              </w:rPr>
              <w:t>duyệt</w:t>
            </w:r>
            <w:r w:rsidR="00731F36" w:rsidRPr="00731F36">
              <w:rPr>
                <w:snapToGrid/>
                <w:color w:val="auto"/>
                <w:szCs w:val="26"/>
                <w:lang w:val="vi-VN"/>
              </w:rPr>
              <w:t>. Ví dụ: v1, v2</w:t>
            </w:r>
          </w:p>
        </w:tc>
      </w:tr>
      <w:tr w:rsidR="004A7948" w:rsidRPr="002F4F88" w14:paraId="6A02A7AB" w14:textId="77777777" w:rsidTr="004A7948">
        <w:tc>
          <w:tcPr>
            <w:tcW w:w="817" w:type="dxa"/>
            <w:shd w:val="clear" w:color="auto" w:fill="auto"/>
          </w:tcPr>
          <w:p w14:paraId="2CBF8B04" w14:textId="77777777" w:rsidR="004A7948" w:rsidRPr="00C759CC" w:rsidRDefault="004A7948" w:rsidP="00911D8A">
            <w:pPr>
              <w:pStyle w:val="ListParagraph"/>
              <w:numPr>
                <w:ilvl w:val="0"/>
                <w:numId w:val="150"/>
              </w:numPr>
              <w:rPr>
                <w:lang w:val="vi-VN"/>
              </w:rPr>
            </w:pPr>
          </w:p>
        </w:tc>
        <w:tc>
          <w:tcPr>
            <w:tcW w:w="1877" w:type="dxa"/>
            <w:shd w:val="clear" w:color="auto" w:fill="auto"/>
          </w:tcPr>
          <w:p w14:paraId="4B44DBBD" w14:textId="77777777" w:rsidR="004A7948" w:rsidRPr="002F4F88" w:rsidRDefault="004A7948" w:rsidP="004A7948">
            <w:pPr>
              <w:keepLines/>
              <w:widowControl w:val="0"/>
              <w:rPr>
                <w:szCs w:val="26"/>
              </w:rPr>
            </w:pPr>
            <w:proofErr w:type="spellStart"/>
            <w:r>
              <w:rPr>
                <w:szCs w:val="26"/>
              </w:rPr>
              <w:t>Xóa</w:t>
            </w:r>
            <w:proofErr w:type="spellEnd"/>
          </w:p>
        </w:tc>
        <w:tc>
          <w:tcPr>
            <w:tcW w:w="6912" w:type="dxa"/>
            <w:shd w:val="clear" w:color="auto" w:fill="auto"/>
          </w:tcPr>
          <w:p w14:paraId="45671084" w14:textId="7CF0F28F" w:rsidR="008D08B5"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sidR="008D08B5">
              <w:rPr>
                <w:snapToGrid/>
                <w:color w:val="auto"/>
                <w:szCs w:val="26"/>
              </w:rPr>
              <w:t>phiên</w:t>
            </w:r>
            <w:proofErr w:type="spellEnd"/>
            <w:r w:rsidR="008D08B5">
              <w:rPr>
                <w:snapToGrid/>
                <w:color w:val="auto"/>
                <w:szCs w:val="26"/>
                <w:lang w:val="vi-VN"/>
              </w:rPr>
              <w:t xml:space="preserve"> bản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ở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r w:rsidR="00794E62" w:rsidRPr="00794E62">
              <w:rPr>
                <w:b/>
                <w:bCs/>
                <w:snapToGrid/>
                <w:color w:val="auto"/>
                <w:szCs w:val="26"/>
                <w:lang w:val="vi-VN"/>
              </w:rPr>
              <w:t>B</w:t>
            </w:r>
            <w:proofErr w:type="spellStart"/>
            <w:r w:rsidRPr="00794E62">
              <w:rPr>
                <w:b/>
                <w:bCs/>
                <w:snapToGrid/>
                <w:color w:val="auto"/>
                <w:szCs w:val="26"/>
              </w:rPr>
              <w:t>ản</w:t>
            </w:r>
            <w:proofErr w:type="spellEnd"/>
            <w:r w:rsidRPr="00794E62">
              <w:rPr>
                <w:b/>
                <w:bCs/>
                <w:snapToGrid/>
                <w:color w:val="auto"/>
                <w:szCs w:val="26"/>
              </w:rPr>
              <w:t xml:space="preserve"> </w:t>
            </w:r>
            <w:proofErr w:type="spellStart"/>
            <w:r w:rsidRPr="00794E62">
              <w:rPr>
                <w:b/>
                <w:bCs/>
                <w:snapToGrid/>
                <w:color w:val="auto"/>
                <w:szCs w:val="26"/>
              </w:rPr>
              <w:t>nháp</w:t>
            </w:r>
            <w:proofErr w:type="spellEnd"/>
            <w:r w:rsidR="00B05D09">
              <w:rPr>
                <w:snapToGrid/>
                <w:color w:val="auto"/>
                <w:szCs w:val="26"/>
                <w:lang w:val="vi-VN"/>
              </w:rPr>
              <w:t xml:space="preserve">, </w:t>
            </w:r>
            <w:r w:rsidR="00794E62" w:rsidRPr="00794E62">
              <w:rPr>
                <w:b/>
                <w:bCs/>
                <w:snapToGrid/>
                <w:color w:val="auto"/>
                <w:szCs w:val="26"/>
                <w:lang w:val="vi-VN"/>
              </w:rPr>
              <w:t>Từ chối duyệt</w:t>
            </w:r>
            <w:r>
              <w:rPr>
                <w:snapToGrid/>
                <w:color w:val="auto"/>
                <w:szCs w:val="26"/>
              </w:rPr>
              <w:t xml:space="preserve">. </w:t>
            </w:r>
            <w:proofErr w:type="spellStart"/>
            <w:r w:rsidR="00202905">
              <w:rPr>
                <w:snapToGrid/>
                <w:color w:val="auto"/>
                <w:szCs w:val="26"/>
              </w:rPr>
              <w:t>Hệ</w:t>
            </w:r>
            <w:proofErr w:type="spellEnd"/>
            <w:r w:rsidR="00202905">
              <w:rPr>
                <w:snapToGrid/>
                <w:color w:val="auto"/>
                <w:szCs w:val="26"/>
                <w:lang w:val="vi-VN"/>
              </w:rPr>
              <w:t xml:space="preserve"> thống hiển thị popup yêu cầu xác nhận xoá </w:t>
            </w:r>
            <w:r w:rsidR="00202905" w:rsidRPr="0010425A">
              <w:rPr>
                <w:snapToGrid/>
                <w:color w:val="auto"/>
                <w:szCs w:val="26"/>
                <w:lang w:val="vi-VN"/>
              </w:rPr>
              <w:t>“</w:t>
            </w:r>
            <w:r w:rsidR="00202905" w:rsidRPr="0010425A">
              <w:rPr>
                <w:i/>
                <w:iCs/>
                <w:snapToGrid/>
                <w:color w:val="auto"/>
                <w:szCs w:val="26"/>
                <w:lang w:val="vi-VN"/>
              </w:rPr>
              <w:t xml:space="preserve">Bạn có chắc chắn muốn </w:t>
            </w:r>
            <w:r w:rsidR="00202905">
              <w:rPr>
                <w:i/>
                <w:iCs/>
                <w:snapToGrid/>
                <w:color w:val="auto"/>
                <w:szCs w:val="26"/>
                <w:lang w:val="vi-VN"/>
              </w:rPr>
              <w:t xml:space="preserve">xoá </w:t>
            </w:r>
            <w:r w:rsidR="004A3580">
              <w:rPr>
                <w:i/>
                <w:iCs/>
                <w:snapToGrid/>
                <w:color w:val="auto"/>
                <w:szCs w:val="26"/>
                <w:lang w:val="vi-VN"/>
              </w:rPr>
              <w:t>bản ghi này</w:t>
            </w:r>
            <w:r w:rsidR="00202905" w:rsidRPr="0010425A">
              <w:rPr>
                <w:i/>
                <w:iCs/>
                <w:snapToGrid/>
                <w:color w:val="auto"/>
                <w:szCs w:val="26"/>
                <w:lang w:val="vi-VN"/>
              </w:rPr>
              <w:t>?</w:t>
            </w:r>
            <w:r w:rsidR="002924E6">
              <w:rPr>
                <w:i/>
                <w:iCs/>
                <w:snapToGrid/>
                <w:color w:val="auto"/>
                <w:szCs w:val="26"/>
                <w:lang w:val="vi-VN"/>
              </w:rPr>
              <w:t>[tên kế hoạch năm]</w:t>
            </w:r>
            <w:r w:rsidR="00202905" w:rsidRPr="0010425A">
              <w:rPr>
                <w:snapToGrid/>
                <w:color w:val="auto"/>
                <w:szCs w:val="26"/>
                <w:lang w:val="vi-VN"/>
              </w:rPr>
              <w:t>”</w:t>
            </w:r>
          </w:p>
          <w:p w14:paraId="2BAEBFD9" w14:textId="49AA967D" w:rsidR="004A7948" w:rsidRPr="00B3637F"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B05D09">
              <w:rPr>
                <w:snapToGrid/>
                <w:color w:val="auto"/>
                <w:szCs w:val="26"/>
              </w:rPr>
              <w:t>phiên</w:t>
            </w:r>
            <w:proofErr w:type="spellEnd"/>
            <w:r w:rsidR="00B05D09">
              <w:rPr>
                <w:snapToGrid/>
                <w:color w:val="auto"/>
                <w:szCs w:val="26"/>
                <w:lang w:val="vi-VN"/>
              </w:rPr>
              <w:t xml:space="preserve"> bản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r w:rsidR="008D08B5">
              <w:rPr>
                <w:snapToGrid/>
                <w:color w:val="auto"/>
                <w:szCs w:val="26"/>
                <w:lang w:val="vi-VN"/>
              </w:rPr>
              <w:t xml:space="preserve">ở trạng thái </w:t>
            </w:r>
            <w:r w:rsidR="008D08B5" w:rsidRPr="002924E6">
              <w:rPr>
                <w:b/>
                <w:bCs/>
                <w:snapToGrid/>
                <w:color w:val="auto"/>
                <w:szCs w:val="26"/>
                <w:lang w:val="vi-VN"/>
              </w:rPr>
              <w:t>Chờ duyệt, Đã duyệt</w:t>
            </w:r>
            <w:r>
              <w:rPr>
                <w:snapToGrid/>
                <w:color w:val="auto"/>
                <w:szCs w:val="26"/>
              </w:rPr>
              <w:t>.</w:t>
            </w:r>
          </w:p>
        </w:tc>
      </w:tr>
      <w:tr w:rsidR="00542512" w:rsidRPr="006B729D" w14:paraId="4582A1AA" w14:textId="77777777" w:rsidTr="004A7948">
        <w:tc>
          <w:tcPr>
            <w:tcW w:w="817" w:type="dxa"/>
            <w:shd w:val="clear" w:color="auto" w:fill="auto"/>
          </w:tcPr>
          <w:p w14:paraId="6EFB0EDB" w14:textId="77777777" w:rsidR="00542512" w:rsidRPr="00C759CC" w:rsidRDefault="00542512" w:rsidP="00911D8A">
            <w:pPr>
              <w:pStyle w:val="ListParagraph"/>
              <w:numPr>
                <w:ilvl w:val="0"/>
                <w:numId w:val="150"/>
              </w:numPr>
              <w:rPr>
                <w:lang w:val="vi-VN"/>
              </w:rPr>
            </w:pPr>
          </w:p>
        </w:tc>
        <w:tc>
          <w:tcPr>
            <w:tcW w:w="1877" w:type="dxa"/>
            <w:shd w:val="clear" w:color="auto" w:fill="auto"/>
          </w:tcPr>
          <w:p w14:paraId="3075E943" w14:textId="36EFACD8" w:rsidR="00542512" w:rsidRPr="00542512" w:rsidRDefault="00542512" w:rsidP="00542512">
            <w:pPr>
              <w:keepLines/>
              <w:widowControl w:val="0"/>
              <w:rPr>
                <w:szCs w:val="26"/>
                <w:lang w:val="vi-VN"/>
              </w:rPr>
            </w:pPr>
            <w:r w:rsidRPr="00542512">
              <w:rPr>
                <w:color w:val="000000"/>
                <w:shd w:val="clear" w:color="auto" w:fill="FFFFFF"/>
                <w:lang w:val="vi-VN"/>
              </w:rPr>
              <w:t>Tạo phiên bản mới cho</w:t>
            </w:r>
            <w:r>
              <w:rPr>
                <w:color w:val="000000"/>
                <w:shd w:val="clear" w:color="auto" w:fill="FFFFFF"/>
                <w:lang w:val="vi-VN"/>
              </w:rPr>
              <w:t xml:space="preserve"> kế hoạch năm</w:t>
            </w:r>
          </w:p>
        </w:tc>
        <w:tc>
          <w:tcPr>
            <w:tcW w:w="6912" w:type="dxa"/>
            <w:shd w:val="clear" w:color="auto" w:fill="auto"/>
          </w:tcPr>
          <w:p w14:paraId="66D135EA" w14:textId="3C1AA950" w:rsidR="00542512" w:rsidRPr="0010425A"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10425A">
              <w:rPr>
                <w:bCs/>
                <w:szCs w:val="26"/>
                <w:lang w:val="vi-VN"/>
              </w:rPr>
              <w:t xml:space="preserve">Cho phép NSD tạo mới phiên bản cho kế hoạch năm đang ở trạng thái </w:t>
            </w:r>
            <w:r w:rsidRPr="0010425A">
              <w:rPr>
                <w:b/>
                <w:szCs w:val="26"/>
                <w:lang w:val="vi-VN"/>
              </w:rPr>
              <w:t>Đã duyệt</w:t>
            </w:r>
            <w:r>
              <w:rPr>
                <w:b/>
                <w:szCs w:val="26"/>
                <w:lang w:val="vi-VN"/>
              </w:rPr>
              <w:t xml:space="preserve">. </w:t>
            </w:r>
            <w:r w:rsidRPr="0010425A">
              <w:rPr>
                <w:snapToGrid/>
                <w:color w:val="auto"/>
                <w:szCs w:val="26"/>
                <w:lang w:val="vi-VN"/>
              </w:rPr>
              <w:t>Hệ thống hiển thị popup yêu cầu xác nhận “</w:t>
            </w:r>
            <w:r w:rsidRPr="0010425A">
              <w:rPr>
                <w:i/>
                <w:iCs/>
                <w:snapToGrid/>
                <w:color w:val="auto"/>
                <w:szCs w:val="26"/>
                <w:lang w:val="vi-VN"/>
              </w:rPr>
              <w:t>Bạn có chắc chắn muốn tạo phiên bản mới?</w:t>
            </w:r>
            <w:r w:rsidR="001B4322">
              <w:rPr>
                <w:i/>
                <w:iCs/>
                <w:snapToGrid/>
                <w:color w:val="auto"/>
                <w:szCs w:val="26"/>
                <w:lang w:val="vi-VN"/>
              </w:rPr>
              <w:t>[tên kế hoạch năm]</w:t>
            </w:r>
            <w:r w:rsidRPr="0010425A">
              <w:rPr>
                <w:snapToGrid/>
                <w:color w:val="auto"/>
                <w:szCs w:val="26"/>
                <w:lang w:val="vi-VN"/>
              </w:rPr>
              <w:t>”, NSD chọn có/ không:</w:t>
            </w:r>
          </w:p>
          <w:p w14:paraId="030E4C72" w14:textId="10450418"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 xml:space="preserve">Nếu chọn có, hệ thống tạo phiên bản mới cho kế hoạch </w:t>
            </w:r>
            <w:r w:rsidR="00C6149C">
              <w:rPr>
                <w:snapToGrid/>
                <w:color w:val="auto"/>
                <w:szCs w:val="26"/>
                <w:lang w:val="vi-VN"/>
              </w:rPr>
              <w:t>năm</w:t>
            </w:r>
          </w:p>
          <w:p w14:paraId="56975D3F" w14:textId="77777777"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Nếu chọn không, hệ thống hủy bỏ thao tác tạo phiên bản mới</w:t>
            </w:r>
            <w:r w:rsidRPr="00542512">
              <w:rPr>
                <w:bCs/>
                <w:szCs w:val="26"/>
                <w:lang w:val="vi-VN"/>
              </w:rPr>
              <w:t>.</w:t>
            </w:r>
          </w:p>
          <w:p w14:paraId="07E11DB3" w14:textId="77777777" w:rsidR="00542512" w:rsidRPr="00542512" w:rsidRDefault="00542512" w:rsidP="00542512">
            <w:pPr>
              <w:keepLines/>
              <w:widowControl w:val="0"/>
              <w:numPr>
                <w:ilvl w:val="0"/>
                <w:numId w:val="15"/>
              </w:numPr>
              <w:jc w:val="both"/>
              <w:rPr>
                <w:bCs/>
                <w:szCs w:val="26"/>
                <w:lang w:val="vi-VN"/>
              </w:rPr>
            </w:pPr>
            <w:r>
              <w:rPr>
                <w:bCs/>
                <w:szCs w:val="26"/>
                <w:lang w:val="vi-VN"/>
              </w:rPr>
              <w:t xml:space="preserve">Phiên bản mới tạo ra ở trạng thái </w:t>
            </w:r>
            <w:r w:rsidRPr="00C6149C">
              <w:rPr>
                <w:b/>
                <w:szCs w:val="26"/>
                <w:lang w:val="vi-VN"/>
              </w:rPr>
              <w:t>Bản nháp</w:t>
            </w:r>
            <w:r>
              <w:rPr>
                <w:bCs/>
                <w:szCs w:val="26"/>
                <w:lang w:val="vi-VN"/>
              </w:rPr>
              <w:t>, dữ liệu của phiên bản mới</w:t>
            </w:r>
            <w:r w:rsidRPr="008E7D1A">
              <w:rPr>
                <w:bCs/>
                <w:szCs w:val="26"/>
                <w:lang w:val="vi-VN"/>
              </w:rPr>
              <w:t xml:space="preserve"> </w:t>
            </w:r>
            <w:r>
              <w:rPr>
                <w:bCs/>
                <w:szCs w:val="26"/>
                <w:lang w:val="vi-VN"/>
              </w:rPr>
              <w:t xml:space="preserve">tạo </w:t>
            </w:r>
            <w:r w:rsidRPr="008E7D1A">
              <w:rPr>
                <w:bCs/>
                <w:szCs w:val="26"/>
                <w:lang w:val="vi-VN"/>
              </w:rPr>
              <w:t xml:space="preserve">ra mặc định giống version </w:t>
            </w:r>
            <w:r>
              <w:rPr>
                <w:bCs/>
                <w:szCs w:val="26"/>
                <w:lang w:val="vi-VN"/>
              </w:rPr>
              <w:t>liền trước đó</w:t>
            </w:r>
            <w:r w:rsidRPr="008E7D1A">
              <w:rPr>
                <w:bCs/>
                <w:szCs w:val="26"/>
                <w:lang w:val="vi-VN"/>
              </w:rPr>
              <w:t>.</w:t>
            </w:r>
          </w:p>
          <w:p w14:paraId="623CFE0B" w14:textId="77777777" w:rsidR="00542512" w:rsidRPr="00542512" w:rsidRDefault="00542512" w:rsidP="00542512">
            <w:pPr>
              <w:keepLines/>
              <w:widowControl w:val="0"/>
              <w:numPr>
                <w:ilvl w:val="0"/>
                <w:numId w:val="15"/>
              </w:numPr>
              <w:jc w:val="both"/>
              <w:rPr>
                <w:bCs/>
                <w:szCs w:val="26"/>
                <w:lang w:val="vi-VN"/>
              </w:rPr>
            </w:pPr>
            <w:r w:rsidRPr="00542512">
              <w:rPr>
                <w:bCs/>
                <w:szCs w:val="26"/>
                <w:lang w:val="vi-VN"/>
              </w:rPr>
              <w:t>1 kế hoạch kiểm toán năm tại 1 thời điểm chỉ có</w:t>
            </w:r>
            <w:r>
              <w:rPr>
                <w:bCs/>
                <w:szCs w:val="26"/>
                <w:lang w:val="vi-VN"/>
              </w:rPr>
              <w:t xml:space="preserve"> 1</w:t>
            </w:r>
            <w:r w:rsidRPr="00542512">
              <w:rPr>
                <w:bCs/>
                <w:szCs w:val="26"/>
                <w:lang w:val="vi-VN"/>
              </w:rPr>
              <w:t xml:space="preserve"> phiên</w:t>
            </w:r>
            <w:r>
              <w:rPr>
                <w:bCs/>
                <w:szCs w:val="26"/>
                <w:lang w:val="vi-VN"/>
              </w:rPr>
              <w:t xml:space="preserve"> bản ở trạng thái B</w:t>
            </w:r>
            <w:r w:rsidRPr="00542512">
              <w:rPr>
                <w:bCs/>
                <w:szCs w:val="26"/>
                <w:lang w:val="vi-VN"/>
              </w:rPr>
              <w:t>ản nháp</w:t>
            </w:r>
            <w:r>
              <w:rPr>
                <w:bCs/>
                <w:szCs w:val="26"/>
                <w:lang w:val="vi-VN"/>
              </w:rPr>
              <w:t>, 1 phiên bản ở trạng thái Đã duyệt</w:t>
            </w:r>
            <w:r w:rsidRPr="00542512">
              <w:rPr>
                <w:bCs/>
                <w:szCs w:val="26"/>
                <w:lang w:val="vi-VN"/>
              </w:rPr>
              <w:t>.</w:t>
            </w:r>
          </w:p>
          <w:p w14:paraId="58EAD7AB" w14:textId="77777777"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t>Khi</w:t>
            </w:r>
            <w:r>
              <w:rPr>
                <w:snapToGrid/>
                <w:color w:val="auto"/>
                <w:szCs w:val="26"/>
                <w:lang w:val="vi-VN"/>
              </w:rPr>
              <w:t xml:space="preserve"> phê duyệt 1 phiên bản mới, thì phiên bản trước đó tự động chuyển trạng thái thành </w:t>
            </w:r>
            <w:r w:rsidRPr="00294948">
              <w:rPr>
                <w:b/>
                <w:bCs/>
                <w:snapToGrid/>
                <w:color w:val="auto"/>
                <w:szCs w:val="26"/>
                <w:lang w:val="vi-VN"/>
              </w:rPr>
              <w:t xml:space="preserve">Ngừng sử </w:t>
            </w:r>
            <w:r>
              <w:rPr>
                <w:b/>
                <w:bCs/>
                <w:snapToGrid/>
                <w:color w:val="auto"/>
                <w:szCs w:val="26"/>
                <w:lang w:val="vi-VN"/>
              </w:rPr>
              <w:t>dụng</w:t>
            </w:r>
          </w:p>
          <w:p w14:paraId="36827300" w14:textId="446095A2"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lastRenderedPageBreak/>
              <w:t>Cho</w:t>
            </w:r>
            <w:r>
              <w:rPr>
                <w:snapToGrid/>
                <w:color w:val="auto"/>
                <w:szCs w:val="26"/>
                <w:lang w:val="vi-VN"/>
              </w:rPr>
              <w:t xml:space="preserve"> phép sửa/xoá phiên bản kế hoạch năm mới tạo ra, không sửa/xoá được các cuộc kiểm toán đang diễn ra hoặc đã kết thúc trong kế hoạch năm</w:t>
            </w:r>
          </w:p>
        </w:tc>
      </w:tr>
      <w:tr w:rsidR="004A7948" w:rsidRPr="002F4F88" w14:paraId="5B203907" w14:textId="77777777" w:rsidTr="004A7948">
        <w:tc>
          <w:tcPr>
            <w:tcW w:w="817" w:type="dxa"/>
            <w:shd w:val="clear" w:color="auto" w:fill="auto"/>
          </w:tcPr>
          <w:p w14:paraId="02E74209" w14:textId="77777777" w:rsidR="004A7948" w:rsidRPr="00542512" w:rsidRDefault="004A7948" w:rsidP="00911D8A">
            <w:pPr>
              <w:pStyle w:val="ListParagraph"/>
              <w:numPr>
                <w:ilvl w:val="0"/>
                <w:numId w:val="150"/>
              </w:numPr>
              <w:rPr>
                <w:lang w:val="vi-VN"/>
              </w:rPr>
            </w:pPr>
          </w:p>
        </w:tc>
        <w:tc>
          <w:tcPr>
            <w:tcW w:w="1877" w:type="dxa"/>
            <w:shd w:val="clear" w:color="auto" w:fill="auto"/>
          </w:tcPr>
          <w:p w14:paraId="7CDD10DB" w14:textId="2202C625" w:rsidR="004A7948" w:rsidRPr="009F015E" w:rsidRDefault="009F015E" w:rsidP="004A7948">
            <w:pPr>
              <w:keepLines/>
              <w:widowControl w:val="0"/>
              <w:rPr>
                <w:szCs w:val="26"/>
                <w:lang w:val="vi-VN"/>
              </w:rPr>
            </w:pPr>
            <w:r>
              <w:rPr>
                <w:szCs w:val="26"/>
                <w:lang w:val="vi-VN"/>
              </w:rPr>
              <w:t>Kết xuất kế hoạch</w:t>
            </w:r>
          </w:p>
        </w:tc>
        <w:tc>
          <w:tcPr>
            <w:tcW w:w="6912" w:type="dxa"/>
            <w:shd w:val="clear" w:color="auto" w:fill="auto"/>
          </w:tcPr>
          <w:p w14:paraId="47DCAD9A" w14:textId="72D09A14" w:rsidR="004A7948" w:rsidRPr="000928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0928AC">
              <w:rPr>
                <w:snapToGrid/>
                <w:color w:val="auto"/>
                <w:szCs w:val="26"/>
                <w:lang w:val="vi-VN"/>
              </w:rPr>
              <w:t xml:space="preserve">Cho phép NSD xuất file </w:t>
            </w:r>
            <w:r w:rsidR="007A3228" w:rsidRPr="000928AC">
              <w:rPr>
                <w:snapToGrid/>
                <w:color w:val="auto"/>
                <w:szCs w:val="26"/>
                <w:lang w:val="vi-VN"/>
              </w:rPr>
              <w:t>excel</w:t>
            </w:r>
            <w:r w:rsidRPr="000928AC">
              <w:rPr>
                <w:snapToGrid/>
                <w:color w:val="auto"/>
                <w:szCs w:val="26"/>
                <w:lang w:val="vi-VN"/>
              </w:rPr>
              <w:t xml:space="preserve"> kế hoạch kiểm toán năm</w:t>
            </w:r>
            <w:r w:rsidR="000928AC">
              <w:rPr>
                <w:snapToGrid/>
                <w:color w:val="auto"/>
                <w:szCs w:val="26"/>
                <w:lang w:val="vi-VN"/>
              </w:rPr>
              <w:t xml:space="preserve"> ở mọi trạng thái</w:t>
            </w:r>
          </w:p>
          <w:p w14:paraId="37E15900" w14:textId="593ABCE1" w:rsidR="004A7948" w:rsidRPr="005B4301" w:rsidRDefault="004A7948" w:rsidP="005B4301">
            <w:pPr>
              <w:pStyle w:val="NormalIndent"/>
              <w:keepNext w:val="0"/>
              <w:keepLines/>
              <w:widowControl w:val="0"/>
              <w:numPr>
                <w:ilvl w:val="0"/>
                <w:numId w:val="15"/>
              </w:numPr>
              <w:spacing w:before="0" w:after="0" w:line="312" w:lineRule="auto"/>
              <w:jc w:val="left"/>
              <w:rPr>
                <w:snapToGrid/>
                <w:color w:val="auto"/>
                <w:szCs w:val="26"/>
                <w:highlight w:val="yellow"/>
              </w:rPr>
            </w:pPr>
            <w:proofErr w:type="spellStart"/>
            <w:r w:rsidRPr="007A3228">
              <w:rPr>
                <w:snapToGrid/>
                <w:color w:val="auto"/>
                <w:szCs w:val="26"/>
                <w:highlight w:val="yellow"/>
              </w:rPr>
              <w:t>Mẫu</w:t>
            </w:r>
            <w:proofErr w:type="spellEnd"/>
            <w:r w:rsidRPr="007A3228">
              <w:rPr>
                <w:snapToGrid/>
                <w:color w:val="auto"/>
                <w:szCs w:val="26"/>
                <w:highlight w:val="yellow"/>
              </w:rPr>
              <w:t xml:space="preserve"> file </w:t>
            </w:r>
            <w:proofErr w:type="spellStart"/>
            <w:r w:rsidRPr="007A3228">
              <w:rPr>
                <w:snapToGrid/>
                <w:color w:val="auto"/>
                <w:szCs w:val="26"/>
                <w:highlight w:val="yellow"/>
              </w:rPr>
              <w:t>kết</w:t>
            </w:r>
            <w:proofErr w:type="spellEnd"/>
            <w:r w:rsidRPr="007A3228">
              <w:rPr>
                <w:snapToGrid/>
                <w:color w:val="auto"/>
                <w:szCs w:val="26"/>
                <w:highlight w:val="yellow"/>
              </w:rPr>
              <w:t xml:space="preserve"> </w:t>
            </w:r>
            <w:proofErr w:type="spellStart"/>
            <w:r w:rsidRPr="007A3228">
              <w:rPr>
                <w:snapToGrid/>
                <w:color w:val="auto"/>
                <w:szCs w:val="26"/>
                <w:highlight w:val="yellow"/>
              </w:rPr>
              <w:t>xuất</w:t>
            </w:r>
            <w:proofErr w:type="spellEnd"/>
            <w:r w:rsidR="009025AE">
              <w:rPr>
                <w:snapToGrid/>
                <w:color w:val="auto"/>
                <w:szCs w:val="26"/>
                <w:highlight w:val="yellow"/>
                <w:lang w:val="vi-VN"/>
              </w:rPr>
              <w:t>: (TBD)</w:t>
            </w:r>
          </w:p>
        </w:tc>
      </w:tr>
      <w:tr w:rsidR="004A7948" w:rsidRPr="002F4F88" w14:paraId="27D3FD06" w14:textId="77777777" w:rsidTr="004A7948">
        <w:tc>
          <w:tcPr>
            <w:tcW w:w="817" w:type="dxa"/>
            <w:shd w:val="clear" w:color="auto" w:fill="auto"/>
          </w:tcPr>
          <w:p w14:paraId="6EEC6325" w14:textId="77777777" w:rsidR="004A7948" w:rsidRPr="002F4F88" w:rsidRDefault="004A7948" w:rsidP="00911D8A">
            <w:pPr>
              <w:pStyle w:val="ListParagraph"/>
              <w:numPr>
                <w:ilvl w:val="0"/>
                <w:numId w:val="150"/>
              </w:numPr>
            </w:pPr>
          </w:p>
        </w:tc>
        <w:tc>
          <w:tcPr>
            <w:tcW w:w="1877" w:type="dxa"/>
            <w:shd w:val="clear" w:color="auto" w:fill="auto"/>
          </w:tcPr>
          <w:p w14:paraId="7DA47946" w14:textId="174B5CCC" w:rsidR="004A7948" w:rsidRPr="00CF46A1" w:rsidRDefault="004A7948" w:rsidP="004A7948">
            <w:pPr>
              <w:keepLines/>
              <w:widowControl w:val="0"/>
              <w:rPr>
                <w:szCs w:val="26"/>
                <w:lang w:val="vi-VN"/>
              </w:rPr>
            </w:pPr>
            <w:proofErr w:type="spellStart"/>
            <w:r>
              <w:rPr>
                <w:color w:val="000000"/>
                <w:shd w:val="clear" w:color="auto" w:fill="FFFFFF"/>
              </w:rPr>
              <w:t>Xem</w:t>
            </w:r>
            <w:proofErr w:type="spellEnd"/>
            <w:r>
              <w:rPr>
                <w:color w:val="000000"/>
                <w:shd w:val="clear" w:color="auto" w:fill="FFFFFF"/>
              </w:rPr>
              <w:t xml:space="preserve"> </w:t>
            </w:r>
            <w:proofErr w:type="spellStart"/>
            <w:r>
              <w:rPr>
                <w:color w:val="000000"/>
                <w:shd w:val="clear" w:color="auto" w:fill="FFFFFF"/>
              </w:rPr>
              <w:t>lịch</w:t>
            </w:r>
            <w:proofErr w:type="spellEnd"/>
            <w:r>
              <w:rPr>
                <w:color w:val="000000"/>
                <w:shd w:val="clear" w:color="auto" w:fill="FFFFFF"/>
              </w:rPr>
              <w:t xml:space="preserve"> </w:t>
            </w:r>
            <w:proofErr w:type="spellStart"/>
            <w:r>
              <w:rPr>
                <w:color w:val="000000"/>
                <w:shd w:val="clear" w:color="auto" w:fill="FFFFFF"/>
              </w:rPr>
              <w:t>sử</w:t>
            </w:r>
            <w:proofErr w:type="spellEnd"/>
            <w:r w:rsidR="00CF46A1">
              <w:rPr>
                <w:color w:val="000000"/>
                <w:shd w:val="clear" w:color="auto" w:fill="FFFFFF"/>
                <w:lang w:val="vi-VN"/>
              </w:rPr>
              <w:t xml:space="preserve"> thay đổi</w:t>
            </w:r>
          </w:p>
        </w:tc>
        <w:tc>
          <w:tcPr>
            <w:tcW w:w="6912" w:type="dxa"/>
            <w:shd w:val="clear" w:color="auto" w:fill="auto"/>
          </w:tcPr>
          <w:p w14:paraId="29CD75EE" w14:textId="77777777" w:rsidR="004A7948" w:rsidRPr="00CF46A1"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F46A1">
              <w:rPr>
                <w:bCs/>
                <w:szCs w:val="26"/>
                <w:lang w:val="vi-VN"/>
              </w:rPr>
              <w:t>Hệ thống lưu lại lịch sử thay đổi kế hoạch kiểm toán năm cho phép NSD theo dõi quá trình thay đổi</w:t>
            </w:r>
            <w:r w:rsidRPr="00CF46A1">
              <w:rPr>
                <w:snapToGrid/>
                <w:color w:val="auto"/>
                <w:szCs w:val="26"/>
                <w:lang w:val="vi-VN"/>
              </w:rPr>
              <w:t>.</w:t>
            </w:r>
          </w:p>
          <w:p w14:paraId="4A31FCE8" w14:textId="26DE0CAD" w:rsidR="004A7948" w:rsidRPr="00580AD2" w:rsidRDefault="00580AD2" w:rsidP="004A7948">
            <w:pPr>
              <w:pStyle w:val="NormalIndent"/>
              <w:keepNext w:val="0"/>
              <w:keepLines/>
              <w:widowControl w:val="0"/>
              <w:numPr>
                <w:ilvl w:val="0"/>
                <w:numId w:val="15"/>
              </w:numPr>
              <w:spacing w:before="0" w:after="0" w:line="312" w:lineRule="auto"/>
              <w:jc w:val="left"/>
              <w:rPr>
                <w:snapToGrid/>
                <w:color w:val="auto"/>
                <w:szCs w:val="26"/>
                <w:lang w:val="vi-VN"/>
              </w:rPr>
            </w:pPr>
            <w:r w:rsidRPr="00580AD2">
              <w:rPr>
                <w:bCs/>
                <w:szCs w:val="26"/>
                <w:lang w:val="vi-VN"/>
              </w:rPr>
              <w:t>Thông</w:t>
            </w:r>
            <w:r>
              <w:rPr>
                <w:bCs/>
                <w:szCs w:val="26"/>
                <w:lang w:val="vi-VN"/>
              </w:rPr>
              <w:t xml:space="preserve"> tin hiển thị bao gồm</w:t>
            </w:r>
            <w:r w:rsidR="004A7948" w:rsidRPr="00580AD2">
              <w:rPr>
                <w:bCs/>
                <w:szCs w:val="26"/>
                <w:lang w:val="vi-VN"/>
              </w:rPr>
              <w:t>:</w:t>
            </w:r>
          </w:p>
          <w:p w14:paraId="7AC03B20" w14:textId="77777777"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STT</w:t>
            </w:r>
          </w:p>
          <w:p w14:paraId="3BA93B94" w14:textId="181A194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sidR="003249B1">
              <w:rPr>
                <w:snapToGrid/>
                <w:color w:val="auto"/>
                <w:szCs w:val="26"/>
              </w:rPr>
              <w:t>thực</w:t>
            </w:r>
            <w:proofErr w:type="spellEnd"/>
            <w:r w:rsidR="003249B1">
              <w:rPr>
                <w:snapToGrid/>
                <w:color w:val="auto"/>
                <w:szCs w:val="26"/>
                <w:lang w:val="vi-VN"/>
              </w:rPr>
              <w:t xml:space="preserve"> hiện thao tác,</w:t>
            </w:r>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dạng</w:t>
            </w:r>
            <w:proofErr w:type="spellEnd"/>
            <w:r>
              <w:rPr>
                <w:snapToGrid/>
                <w:color w:val="auto"/>
                <w:szCs w:val="26"/>
              </w:rPr>
              <w:t xml:space="preserve"> dd/MM/</w:t>
            </w:r>
            <w:proofErr w:type="spellStart"/>
            <w:r>
              <w:rPr>
                <w:snapToGrid/>
                <w:color w:val="auto"/>
                <w:szCs w:val="26"/>
              </w:rPr>
              <w:t>yyyy</w:t>
            </w:r>
            <w:proofErr w:type="spellEnd"/>
            <w:r>
              <w:rPr>
                <w:snapToGrid/>
                <w:color w:val="auto"/>
                <w:szCs w:val="26"/>
              </w:rPr>
              <w:t xml:space="preserve"> </w:t>
            </w:r>
            <w:proofErr w:type="spellStart"/>
            <w:r>
              <w:rPr>
                <w:snapToGrid/>
                <w:color w:val="auto"/>
                <w:szCs w:val="26"/>
              </w:rPr>
              <w:t>hh:mm:ss</w:t>
            </w:r>
            <w:proofErr w:type="spellEnd"/>
            <w:r>
              <w:rPr>
                <w:snapToGrid/>
                <w:color w:val="auto"/>
                <w:szCs w:val="26"/>
              </w:rPr>
              <w:t>.</w:t>
            </w:r>
          </w:p>
          <w:p w14:paraId="665F6778" w14:textId="03BA0A75"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bCs/>
                <w:szCs w:val="26"/>
              </w:rPr>
              <w:t>tên</w:t>
            </w:r>
            <w:proofErr w:type="spellEnd"/>
            <w:r>
              <w:rPr>
                <w:bCs/>
                <w:szCs w:val="26"/>
              </w:rPr>
              <w:t xml:space="preserve"> TK </w:t>
            </w:r>
            <w:proofErr w:type="spellStart"/>
            <w:r>
              <w:rPr>
                <w:bCs/>
                <w:szCs w:val="26"/>
              </w:rPr>
              <w:t>người</w:t>
            </w:r>
            <w:proofErr w:type="spellEnd"/>
            <w:r>
              <w:rPr>
                <w:bCs/>
                <w:szCs w:val="26"/>
              </w:rPr>
              <w:t xml:space="preserve"> </w:t>
            </w:r>
            <w:proofErr w:type="spellStart"/>
            <w:r>
              <w:rPr>
                <w:bCs/>
                <w:szCs w:val="26"/>
              </w:rPr>
              <w:t>dùng</w:t>
            </w:r>
            <w:proofErr w:type="spellEnd"/>
            <w:r w:rsidRPr="002B1902">
              <w:rPr>
                <w:bCs/>
                <w:szCs w:val="26"/>
              </w:rPr>
              <w:t xml:space="preserve"> </w:t>
            </w:r>
            <w:proofErr w:type="spellStart"/>
            <w:r w:rsidRPr="002B1902">
              <w:rPr>
                <w:bCs/>
                <w:szCs w:val="26"/>
              </w:rPr>
              <w:t>t</w:t>
            </w:r>
            <w:r w:rsidR="003249B1">
              <w:rPr>
                <w:bCs/>
                <w:szCs w:val="26"/>
              </w:rPr>
              <w:t>ha</w:t>
            </w:r>
            <w:proofErr w:type="spellEnd"/>
            <w:r w:rsidR="003249B1">
              <w:rPr>
                <w:bCs/>
                <w:szCs w:val="26"/>
                <w:lang w:val="vi-VN"/>
              </w:rPr>
              <w:t xml:space="preserve">o </w:t>
            </w:r>
            <w:r w:rsidR="0094363A">
              <w:rPr>
                <w:bCs/>
                <w:szCs w:val="26"/>
                <w:lang w:val="vi-VN"/>
              </w:rPr>
              <w:t>tác</w:t>
            </w:r>
          </w:p>
          <w:p w14:paraId="7511441A" w14:textId="0281B59F"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Thao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sidR="00202905">
              <w:rPr>
                <w:snapToGrid/>
                <w:color w:val="auto"/>
                <w:szCs w:val="26"/>
              </w:rPr>
              <w:t>được</w:t>
            </w:r>
            <w:proofErr w:type="spellEnd"/>
            <w:r w:rsidR="00202905">
              <w:rPr>
                <w:snapToGrid/>
                <w:color w:val="auto"/>
                <w:szCs w:val="26"/>
                <w:lang w:val="vi-VN"/>
              </w:rPr>
              <w:t xml:space="preserve"> lưu log </w:t>
            </w:r>
            <w:r>
              <w:rPr>
                <w:snapToGrid/>
                <w:color w:val="auto"/>
                <w:szCs w:val="26"/>
              </w:rPr>
              <w:t xml:space="preserve">bao </w:t>
            </w:r>
            <w:proofErr w:type="spellStart"/>
            <w:r>
              <w:rPr>
                <w:snapToGrid/>
                <w:color w:val="auto"/>
                <w:szCs w:val="26"/>
              </w:rPr>
              <w:t>gồm</w:t>
            </w:r>
            <w:proofErr w:type="spellEnd"/>
            <w:r>
              <w:rPr>
                <w:snapToGrid/>
                <w:color w:val="auto"/>
                <w:szCs w:val="26"/>
              </w:rPr>
              <w:t>:</w:t>
            </w:r>
          </w:p>
          <w:p w14:paraId="326E8DA9"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Tạo</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563D5BBE"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0AF56F94"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Thêm</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04C6354B"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42F73E63"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Xóa</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2221220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6C2313A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18B5AE7C"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Từ</w:t>
            </w:r>
            <w:proofErr w:type="spellEnd"/>
            <w:r>
              <w:rPr>
                <w:bCs/>
                <w:szCs w:val="26"/>
              </w:rPr>
              <w:t xml:space="preserve"> </w:t>
            </w:r>
            <w:proofErr w:type="spellStart"/>
            <w:r>
              <w:rPr>
                <w:bCs/>
                <w:szCs w:val="26"/>
              </w:rPr>
              <w:t>chối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0CF3832C" w14:textId="77777777" w:rsidR="004A7948"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Tạo</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74FBE455" w14:textId="5DF7016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Phiên</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sidR="00F946A1">
              <w:rPr>
                <w:snapToGrid/>
                <w:color w:val="auto"/>
                <w:szCs w:val="26"/>
              </w:rPr>
              <w:t>hiển</w:t>
            </w:r>
            <w:proofErr w:type="spellEnd"/>
            <w:r w:rsidR="00F946A1">
              <w:rPr>
                <w:snapToGrid/>
                <w:color w:val="auto"/>
                <w:szCs w:val="26"/>
                <w:lang w:val="vi-VN"/>
              </w:rPr>
              <w:t xml:space="preserve"> thị số phiên bản tương ứng với bản ghi được thao tác </w:t>
            </w:r>
            <w:r>
              <w:rPr>
                <w:snapToGrid/>
                <w:color w:val="auto"/>
                <w:szCs w:val="26"/>
              </w:rPr>
              <w:t>1, 2, 3, …</w:t>
            </w:r>
          </w:p>
          <w:p w14:paraId="6C257A01" w14:textId="77777777" w:rsidR="004A7948" w:rsidRPr="004E359A" w:rsidRDefault="00124D1A" w:rsidP="002F379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Các</w:t>
            </w:r>
            <w:proofErr w:type="spellEnd"/>
            <w:r>
              <w:rPr>
                <w:bCs/>
                <w:szCs w:val="26"/>
                <w:lang w:val="vi-VN"/>
              </w:rPr>
              <w:t xml:space="preserve"> bản ghi</w:t>
            </w:r>
            <w:r w:rsidR="004A7948">
              <w:rPr>
                <w:bCs/>
                <w:szCs w:val="26"/>
              </w:rPr>
              <w:t xml:space="preserve"> </w:t>
            </w:r>
            <w:proofErr w:type="spellStart"/>
            <w:r w:rsidR="004A7948">
              <w:rPr>
                <w:bCs/>
                <w:szCs w:val="26"/>
              </w:rPr>
              <w:t>sắp</w:t>
            </w:r>
            <w:proofErr w:type="spellEnd"/>
            <w:r w:rsidR="004A7948">
              <w:rPr>
                <w:bCs/>
                <w:szCs w:val="26"/>
              </w:rPr>
              <w:t xml:space="preserve"> </w:t>
            </w:r>
            <w:proofErr w:type="spellStart"/>
            <w:r w:rsidR="004A7948">
              <w:rPr>
                <w:bCs/>
                <w:szCs w:val="26"/>
              </w:rPr>
              <w:t>xếp</w:t>
            </w:r>
            <w:proofErr w:type="spellEnd"/>
            <w:r w:rsidR="004A7948">
              <w:rPr>
                <w:bCs/>
                <w:szCs w:val="26"/>
              </w:rPr>
              <w:t xml:space="preserve"> </w:t>
            </w:r>
            <w:proofErr w:type="spellStart"/>
            <w:r w:rsidR="004A7948">
              <w:rPr>
                <w:bCs/>
                <w:szCs w:val="26"/>
              </w:rPr>
              <w:t>theo</w:t>
            </w:r>
            <w:proofErr w:type="spellEnd"/>
            <w:r w:rsidR="004A7948">
              <w:rPr>
                <w:bCs/>
                <w:szCs w:val="26"/>
              </w:rPr>
              <w:t xml:space="preserve"> </w:t>
            </w:r>
            <w:proofErr w:type="spellStart"/>
            <w:r w:rsidR="004A7948">
              <w:rPr>
                <w:bCs/>
                <w:szCs w:val="26"/>
              </w:rPr>
              <w:t>thứ</w:t>
            </w:r>
            <w:proofErr w:type="spellEnd"/>
            <w:r w:rsidR="004A7948">
              <w:rPr>
                <w:bCs/>
                <w:szCs w:val="26"/>
              </w:rPr>
              <w:t xml:space="preserve"> </w:t>
            </w:r>
            <w:proofErr w:type="spellStart"/>
            <w:r w:rsidR="004A7948">
              <w:rPr>
                <w:bCs/>
                <w:szCs w:val="26"/>
              </w:rPr>
              <w:t>tự</w:t>
            </w:r>
            <w:proofErr w:type="spellEnd"/>
            <w:r w:rsidR="004A7948">
              <w:rPr>
                <w:bCs/>
                <w:szCs w:val="26"/>
              </w:rPr>
              <w:t xml:space="preserve"> </w:t>
            </w:r>
            <w:proofErr w:type="spellStart"/>
            <w:r w:rsidR="004A7948">
              <w:rPr>
                <w:bCs/>
                <w:szCs w:val="26"/>
              </w:rPr>
              <w:t>thời</w:t>
            </w:r>
            <w:proofErr w:type="spellEnd"/>
            <w:r w:rsidR="004A7948">
              <w:rPr>
                <w:bCs/>
                <w:szCs w:val="26"/>
              </w:rPr>
              <w:t xml:space="preserve"> </w:t>
            </w:r>
            <w:proofErr w:type="spellStart"/>
            <w:r w:rsidR="004A7948">
              <w:rPr>
                <w:bCs/>
                <w:szCs w:val="26"/>
              </w:rPr>
              <w:t>gian</w:t>
            </w:r>
            <w:proofErr w:type="spellEnd"/>
            <w:r w:rsidR="004A7948">
              <w:rPr>
                <w:bCs/>
                <w:szCs w:val="26"/>
              </w:rPr>
              <w:t xml:space="preserve">: </w:t>
            </w:r>
            <w:proofErr w:type="spellStart"/>
            <w:r w:rsidR="004A7948">
              <w:rPr>
                <w:bCs/>
                <w:szCs w:val="26"/>
              </w:rPr>
              <w:t>mới</w:t>
            </w:r>
            <w:proofErr w:type="spellEnd"/>
            <w:r w:rsidR="004A7948">
              <w:rPr>
                <w:bCs/>
                <w:szCs w:val="26"/>
              </w:rPr>
              <w:t xml:space="preserve"> </w:t>
            </w:r>
            <w:proofErr w:type="spellStart"/>
            <w:r w:rsidR="00535C95">
              <w:rPr>
                <w:bCs/>
                <w:szCs w:val="26"/>
              </w:rPr>
              <w:t>đến</w:t>
            </w:r>
            <w:proofErr w:type="spellEnd"/>
            <w:r w:rsidR="00535C95">
              <w:rPr>
                <w:bCs/>
                <w:szCs w:val="26"/>
                <w:lang w:val="vi-VN"/>
              </w:rPr>
              <w:t xml:space="preserve"> cũ</w:t>
            </w:r>
          </w:p>
          <w:p w14:paraId="3607EE58" w14:textId="77777777" w:rsidR="00EE6E03" w:rsidRPr="00EE6E03" w:rsidRDefault="004E359A" w:rsidP="00EE6E03">
            <w:pPr>
              <w:pStyle w:val="NormalIndent"/>
              <w:keepNext w:val="0"/>
              <w:keepLines/>
              <w:widowControl w:val="0"/>
              <w:numPr>
                <w:ilvl w:val="0"/>
                <w:numId w:val="15"/>
              </w:numPr>
              <w:spacing w:before="0" w:after="0" w:line="312" w:lineRule="auto"/>
              <w:jc w:val="left"/>
              <w:rPr>
                <w:snapToGrid/>
                <w:color w:val="auto"/>
                <w:szCs w:val="26"/>
              </w:rPr>
            </w:pPr>
            <w:proofErr w:type="spellStart"/>
            <w:r w:rsidRPr="00EE6E03">
              <w:rPr>
                <w:snapToGrid/>
                <w:color w:val="auto"/>
                <w:szCs w:val="26"/>
              </w:rPr>
              <w:t>Giao</w:t>
            </w:r>
            <w:proofErr w:type="spellEnd"/>
            <w:r w:rsidRPr="00EE6E03">
              <w:rPr>
                <w:snapToGrid/>
                <w:color w:val="auto"/>
                <w:szCs w:val="26"/>
                <w:lang w:val="vi-VN"/>
              </w:rPr>
              <w:t xml:space="preserve"> diện</w:t>
            </w:r>
            <w:r w:rsidR="00EE6E03" w:rsidRPr="00EE6E03">
              <w:rPr>
                <w:snapToGrid/>
                <w:color w:val="auto"/>
                <w:szCs w:val="26"/>
                <w:lang w:val="vi-VN"/>
              </w:rPr>
              <w:t>:</w:t>
            </w:r>
          </w:p>
          <w:p w14:paraId="69BD8CEB" w14:textId="5035ABAD" w:rsidR="00EE6E03" w:rsidRPr="002F379D" w:rsidRDefault="00C4294D" w:rsidP="00EE6E03">
            <w:pPr>
              <w:pStyle w:val="NormalIndent"/>
              <w:keepNext w:val="0"/>
              <w:keepLines/>
              <w:widowControl w:val="0"/>
              <w:numPr>
                <w:ilvl w:val="0"/>
                <w:numId w:val="0"/>
              </w:numPr>
              <w:spacing w:before="0" w:after="0" w:line="312" w:lineRule="auto"/>
              <w:jc w:val="left"/>
              <w:rPr>
                <w:snapToGrid/>
                <w:color w:val="auto"/>
                <w:szCs w:val="26"/>
              </w:rPr>
            </w:pPr>
            <w:hyperlink r:id="rId36" w:anchor="id=5qstr8&amp;p=24__lich_su_thay_doi&amp;g=1" w:history="1">
              <w:r w:rsidR="00EE6E03" w:rsidRPr="00A44996">
                <w:rPr>
                  <w:rStyle w:val="Hyperlink"/>
                  <w:snapToGrid/>
                  <w:szCs w:val="26"/>
                </w:rPr>
                <w:t>https://f2z0rj.axshare.com/#id=5qstr8&amp;p=24__lich_su_thay_doi&amp;g=1</w:t>
              </w:r>
            </w:hyperlink>
          </w:p>
        </w:tc>
      </w:tr>
      <w:tr w:rsidR="004A7948" w:rsidRPr="002F4F88" w14:paraId="25C2A904" w14:textId="77777777" w:rsidTr="004A7948">
        <w:tc>
          <w:tcPr>
            <w:tcW w:w="817" w:type="dxa"/>
            <w:shd w:val="clear" w:color="auto" w:fill="auto"/>
          </w:tcPr>
          <w:p w14:paraId="0E749FEB" w14:textId="77777777" w:rsidR="004A7948" w:rsidRPr="002F4F88" w:rsidRDefault="004A7948" w:rsidP="00911D8A">
            <w:pPr>
              <w:pStyle w:val="ListParagraph"/>
              <w:numPr>
                <w:ilvl w:val="0"/>
                <w:numId w:val="150"/>
              </w:numPr>
            </w:pPr>
          </w:p>
        </w:tc>
        <w:tc>
          <w:tcPr>
            <w:tcW w:w="1877" w:type="dxa"/>
            <w:shd w:val="clear" w:color="auto" w:fill="auto"/>
          </w:tcPr>
          <w:p w14:paraId="2B27B292" w14:textId="77777777" w:rsidR="004A7948" w:rsidRDefault="004A7948" w:rsidP="004A7948">
            <w:pPr>
              <w:keepLines/>
              <w:widowControl w:val="0"/>
              <w:rPr>
                <w:szCs w:val="26"/>
              </w:rPr>
            </w:pPr>
            <w:proofErr w:type="spellStart"/>
            <w:r w:rsidRPr="00812873">
              <w:rPr>
                <w:color w:val="000000"/>
                <w:shd w:val="clear" w:color="auto" w:fill="FFFFFF"/>
              </w:rPr>
              <w:t>Gửi</w:t>
            </w:r>
            <w:proofErr w:type="spellEnd"/>
            <w:r w:rsidRPr="00812873">
              <w:rPr>
                <w:color w:val="000000"/>
                <w:shd w:val="clear" w:color="auto" w:fill="FFFFFF"/>
              </w:rPr>
              <w:t xml:space="preserve"> </w:t>
            </w:r>
            <w:proofErr w:type="spellStart"/>
            <w:r w:rsidRPr="00812873">
              <w:rPr>
                <w:color w:val="000000"/>
                <w:shd w:val="clear" w:color="auto" w:fill="FFFFFF"/>
              </w:rPr>
              <w:t>phê</w:t>
            </w:r>
            <w:proofErr w:type="spellEnd"/>
            <w:r w:rsidRPr="00812873">
              <w:rPr>
                <w:color w:val="000000"/>
                <w:shd w:val="clear" w:color="auto" w:fill="FFFFFF"/>
              </w:rPr>
              <w:t xml:space="preserve"> </w:t>
            </w:r>
            <w:proofErr w:type="spellStart"/>
            <w:r w:rsidRPr="00812873">
              <w:rPr>
                <w:color w:val="000000"/>
                <w:shd w:val="clear" w:color="auto" w:fill="FFFFFF"/>
              </w:rPr>
              <w:t>duyệt</w:t>
            </w:r>
            <w:proofErr w:type="spellEnd"/>
          </w:p>
        </w:tc>
        <w:tc>
          <w:tcPr>
            <w:tcW w:w="6912" w:type="dxa"/>
            <w:shd w:val="clear" w:color="auto" w:fill="auto"/>
          </w:tcPr>
          <w:p w14:paraId="6E8A411E" w14:textId="48F11D39" w:rsidR="0016756F" w:rsidRPr="0016756F" w:rsidRDefault="00202905"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phép NSD gửi duyệt kế hoạch năm</w:t>
            </w:r>
            <w:r w:rsidR="00D11C35">
              <w:rPr>
                <w:snapToGrid/>
                <w:color w:val="auto"/>
                <w:szCs w:val="26"/>
                <w:lang w:val="vi-VN"/>
              </w:rPr>
              <w:t>, hệ thống h</w:t>
            </w:r>
            <w:r w:rsidR="0016756F">
              <w:rPr>
                <w:snapToGrid/>
                <w:color w:val="auto"/>
                <w:szCs w:val="26"/>
                <w:lang w:val="vi-VN"/>
              </w:rPr>
              <w:t>iển thị popup nhập các thông tin:</w:t>
            </w:r>
          </w:p>
          <w:p w14:paraId="64FB0153" w14:textId="7CFBACE5" w:rsidR="0016756F" w:rsidRPr="0016756F" w:rsidRDefault="0016756F"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Người</w:t>
            </w:r>
            <w:proofErr w:type="spellEnd"/>
            <w:r w:rsidRPr="004B2A6F">
              <w:rPr>
                <w:snapToGrid/>
                <w:color w:val="auto"/>
                <w:szCs w:val="26"/>
              </w:rPr>
              <w:t xml:space="preserve"> </w:t>
            </w:r>
            <w:proofErr w:type="spellStart"/>
            <w:r w:rsidRPr="004B2A6F">
              <w:rPr>
                <w:snapToGrid/>
                <w:color w:val="auto"/>
                <w:szCs w:val="26"/>
              </w:rPr>
              <w:t>duyệt</w:t>
            </w:r>
            <w:proofErr w:type="spellEnd"/>
            <w:r w:rsidR="001E6E6C">
              <w:rPr>
                <w:snapToGrid/>
                <w:color w:val="auto"/>
                <w:szCs w:val="26"/>
                <w:lang w:val="vi-VN"/>
              </w:rPr>
              <w:t>*</w:t>
            </w:r>
            <w:r w:rsidRPr="004B2A6F">
              <w:rPr>
                <w:snapToGrid/>
                <w:color w:val="auto"/>
                <w:szCs w:val="26"/>
              </w:rPr>
              <w:t xml:space="preserve">: </w:t>
            </w:r>
            <w:proofErr w:type="spellStart"/>
            <w:r w:rsidRPr="004B2A6F">
              <w:rPr>
                <w:snapToGrid/>
                <w:color w:val="auto"/>
                <w:szCs w:val="26"/>
              </w:rPr>
              <w:t>chọn</w:t>
            </w:r>
            <w:proofErr w:type="spellEnd"/>
            <w:r w:rsidRPr="004B2A6F">
              <w:rPr>
                <w:snapToGrid/>
                <w:color w:val="auto"/>
                <w:szCs w:val="26"/>
              </w:rPr>
              <w:t xml:space="preserve"> 1 </w:t>
            </w:r>
            <w:proofErr w:type="spellStart"/>
            <w:r w:rsidR="008146F5" w:rsidRPr="004B2A6F">
              <w:rPr>
                <w:snapToGrid/>
                <w:color w:val="auto"/>
                <w:szCs w:val="26"/>
              </w:rPr>
              <w:t>trên</w:t>
            </w:r>
            <w:proofErr w:type="spellEnd"/>
            <w:r w:rsidR="008146F5" w:rsidRPr="004B2A6F">
              <w:rPr>
                <w:snapToGrid/>
                <w:color w:val="auto"/>
                <w:szCs w:val="26"/>
              </w:rPr>
              <w:t xml:space="preserve"> </w:t>
            </w:r>
            <w:proofErr w:type="spellStart"/>
            <w:r w:rsidR="008146F5" w:rsidRPr="004B2A6F">
              <w:rPr>
                <w:snapToGrid/>
                <w:color w:val="auto"/>
                <w:szCs w:val="26"/>
              </w:rPr>
              <w:t>danh</w:t>
            </w:r>
            <w:proofErr w:type="spellEnd"/>
            <w:r w:rsidR="008146F5" w:rsidRPr="004B2A6F">
              <w:rPr>
                <w:snapToGrid/>
                <w:color w:val="auto"/>
                <w:szCs w:val="26"/>
              </w:rPr>
              <w:t xml:space="preserve"> </w:t>
            </w:r>
            <w:proofErr w:type="spellStart"/>
            <w:r w:rsidR="008146F5" w:rsidRPr="004B2A6F">
              <w:rPr>
                <w:snapToGrid/>
                <w:color w:val="auto"/>
                <w:szCs w:val="26"/>
              </w:rPr>
              <w:t>sách</w:t>
            </w:r>
            <w:proofErr w:type="spellEnd"/>
            <w:r w:rsidR="008146F5" w:rsidRPr="004B2A6F">
              <w:rPr>
                <w:snapToGrid/>
                <w:color w:val="auto"/>
                <w:szCs w:val="26"/>
              </w:rPr>
              <w:t xml:space="preserve"> </w:t>
            </w:r>
            <w:proofErr w:type="spellStart"/>
            <w:r w:rsidR="00111275">
              <w:rPr>
                <w:snapToGrid/>
                <w:color w:val="auto"/>
                <w:szCs w:val="26"/>
              </w:rPr>
              <w:t>tên</w:t>
            </w:r>
            <w:proofErr w:type="spellEnd"/>
            <w:r w:rsidR="00111275">
              <w:rPr>
                <w:snapToGrid/>
                <w:color w:val="auto"/>
                <w:szCs w:val="26"/>
                <w:lang w:val="vi-VN"/>
              </w:rPr>
              <w:t xml:space="preserve"> </w:t>
            </w:r>
            <w:proofErr w:type="spellStart"/>
            <w:r w:rsidR="008146F5" w:rsidRPr="004B2A6F">
              <w:rPr>
                <w:snapToGrid/>
                <w:color w:val="auto"/>
                <w:szCs w:val="26"/>
              </w:rPr>
              <w:t>người</w:t>
            </w:r>
            <w:proofErr w:type="spellEnd"/>
            <w:r w:rsidR="008146F5" w:rsidRPr="004B2A6F">
              <w:rPr>
                <w:snapToGrid/>
                <w:color w:val="auto"/>
                <w:szCs w:val="26"/>
              </w:rPr>
              <w:t xml:space="preserve"> </w:t>
            </w:r>
            <w:proofErr w:type="spellStart"/>
            <w:r w:rsidR="008146F5" w:rsidRPr="004B2A6F">
              <w:rPr>
                <w:snapToGrid/>
                <w:color w:val="auto"/>
                <w:szCs w:val="26"/>
              </w:rPr>
              <w:t>dùng</w:t>
            </w:r>
            <w:proofErr w:type="spellEnd"/>
            <w:r w:rsidR="008146F5" w:rsidRPr="004B2A6F">
              <w:rPr>
                <w:snapToGrid/>
                <w:color w:val="auto"/>
                <w:szCs w:val="26"/>
              </w:rPr>
              <w:t xml:space="preserve"> </w:t>
            </w:r>
            <w:r w:rsidR="00E82698" w:rsidRPr="00E82698">
              <w:rPr>
                <w:i/>
                <w:iCs/>
                <w:snapToGrid/>
                <w:color w:val="0070C0"/>
                <w:szCs w:val="26"/>
                <w:lang w:val="vi-VN"/>
              </w:rPr>
              <w:t>(mục 2.1.1)</w:t>
            </w:r>
            <w:r w:rsidR="00E82698">
              <w:rPr>
                <w:snapToGrid/>
                <w:color w:val="auto"/>
                <w:szCs w:val="26"/>
                <w:lang w:val="vi-VN"/>
              </w:rPr>
              <w:t xml:space="preserve"> </w:t>
            </w:r>
            <w:proofErr w:type="spellStart"/>
            <w:r w:rsidR="001B3477">
              <w:rPr>
                <w:snapToGrid/>
                <w:color w:val="auto"/>
                <w:szCs w:val="26"/>
              </w:rPr>
              <w:t>thuộc</w:t>
            </w:r>
            <w:proofErr w:type="spellEnd"/>
            <w:r w:rsidR="001B3477">
              <w:rPr>
                <w:snapToGrid/>
                <w:color w:val="auto"/>
                <w:szCs w:val="26"/>
                <w:lang w:val="vi-VN"/>
              </w:rPr>
              <w:t xml:space="preserve"> Loại người dùng là “Kiểm toán nội bộ”</w:t>
            </w:r>
            <w:r w:rsidR="00E82698">
              <w:rPr>
                <w:snapToGrid/>
                <w:color w:val="auto"/>
                <w:szCs w:val="26"/>
                <w:lang w:val="vi-VN"/>
              </w:rPr>
              <w:t xml:space="preserve"> có trạng thái là “Hoạt động”</w:t>
            </w:r>
          </w:p>
          <w:p w14:paraId="73E08C1A" w14:textId="0FF15DCB" w:rsidR="004A7948" w:rsidRPr="00074103" w:rsidRDefault="004A7948" w:rsidP="004A7948">
            <w:pPr>
              <w:pStyle w:val="NormalIndent"/>
              <w:keepNext w:val="0"/>
              <w:keepLines/>
              <w:widowControl w:val="0"/>
              <w:numPr>
                <w:ilvl w:val="0"/>
                <w:numId w:val="15"/>
              </w:numPr>
              <w:spacing w:before="0" w:after="0" w:line="312" w:lineRule="auto"/>
              <w:jc w:val="left"/>
              <w:rPr>
                <w:b/>
                <w:bCs/>
                <w:snapToGrid/>
                <w:color w:val="auto"/>
                <w:szCs w:val="26"/>
              </w:rPr>
            </w:pPr>
            <w:r>
              <w:rPr>
                <w:snapToGrid/>
                <w:color w:val="auto"/>
                <w:szCs w:val="26"/>
              </w:rPr>
              <w:lastRenderedPageBreak/>
              <w:t>Ch</w:t>
            </w:r>
            <w:r w:rsidR="00111275">
              <w:rPr>
                <w:snapToGrid/>
                <w:color w:val="auto"/>
                <w:szCs w:val="26"/>
                <w:lang w:val="vi-VN"/>
              </w:rPr>
              <w:t>ỉ được gửi duyệt</w:t>
            </w:r>
            <w:r>
              <w:rPr>
                <w:snapToGrid/>
                <w:color w:val="auto"/>
                <w:szCs w:val="26"/>
              </w:rPr>
              <w:t xml:space="preserve"> </w:t>
            </w:r>
            <w:proofErr w:type="spellStart"/>
            <w:r w:rsidR="00074103">
              <w:rPr>
                <w:snapToGrid/>
                <w:color w:val="auto"/>
                <w:szCs w:val="26"/>
              </w:rPr>
              <w:t>phiên</w:t>
            </w:r>
            <w:proofErr w:type="spellEnd"/>
            <w:r w:rsidR="00074103">
              <w:rPr>
                <w:snapToGrid/>
                <w:color w:val="auto"/>
                <w:szCs w:val="26"/>
                <w:lang w:val="vi-VN"/>
              </w:rPr>
              <w:t xml:space="preserve"> bản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sidR="00111275">
              <w:rPr>
                <w:snapToGrid/>
                <w:color w:val="auto"/>
                <w:szCs w:val="26"/>
              </w:rPr>
              <w:t>năm</w:t>
            </w:r>
            <w:proofErr w:type="spellEnd"/>
            <w:r w:rsidR="00111275">
              <w:rPr>
                <w:snapToGrid/>
                <w:color w:val="auto"/>
                <w:szCs w:val="26"/>
                <w:lang w:val="vi-VN"/>
              </w:rPr>
              <w:t xml:space="preserve"> ở</w:t>
            </w:r>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Pr="00074103">
              <w:rPr>
                <w:b/>
                <w:bCs/>
                <w:snapToGrid/>
                <w:color w:val="auto"/>
                <w:szCs w:val="26"/>
              </w:rPr>
              <w:t>Bản</w:t>
            </w:r>
            <w:proofErr w:type="spellEnd"/>
            <w:r w:rsidRPr="00074103">
              <w:rPr>
                <w:b/>
                <w:bCs/>
                <w:snapToGrid/>
                <w:color w:val="auto"/>
                <w:szCs w:val="26"/>
              </w:rPr>
              <w:t xml:space="preserve"> </w:t>
            </w:r>
            <w:proofErr w:type="spellStart"/>
            <w:r w:rsidRPr="00074103">
              <w:rPr>
                <w:b/>
                <w:bCs/>
                <w:snapToGrid/>
                <w:color w:val="auto"/>
                <w:szCs w:val="26"/>
              </w:rPr>
              <w:t>nháp</w:t>
            </w:r>
            <w:proofErr w:type="spellEnd"/>
            <w:r w:rsidRPr="00074103">
              <w:rPr>
                <w:b/>
                <w:bCs/>
                <w:snapToGrid/>
                <w:color w:val="auto"/>
                <w:szCs w:val="26"/>
              </w:rPr>
              <w:t xml:space="preserve">, </w:t>
            </w:r>
            <w:proofErr w:type="spellStart"/>
            <w:r w:rsidRPr="00074103">
              <w:rPr>
                <w:b/>
                <w:bCs/>
                <w:snapToGrid/>
                <w:color w:val="auto"/>
                <w:szCs w:val="26"/>
              </w:rPr>
              <w:t>Từ</w:t>
            </w:r>
            <w:proofErr w:type="spellEnd"/>
            <w:r w:rsidRPr="00074103">
              <w:rPr>
                <w:b/>
                <w:bCs/>
                <w:snapToGrid/>
                <w:color w:val="auto"/>
                <w:szCs w:val="26"/>
              </w:rPr>
              <w:t xml:space="preserve"> </w:t>
            </w:r>
            <w:proofErr w:type="spellStart"/>
            <w:r w:rsidRPr="00074103">
              <w:rPr>
                <w:b/>
                <w:bCs/>
                <w:snapToGrid/>
                <w:color w:val="auto"/>
                <w:szCs w:val="26"/>
              </w:rPr>
              <w:t>chối</w:t>
            </w:r>
            <w:proofErr w:type="spellEnd"/>
            <w:r w:rsidRPr="00074103">
              <w:rPr>
                <w:b/>
                <w:bCs/>
                <w:snapToGrid/>
                <w:color w:val="auto"/>
                <w:szCs w:val="26"/>
              </w:rPr>
              <w:t xml:space="preserve"> </w:t>
            </w:r>
            <w:proofErr w:type="spellStart"/>
            <w:r w:rsidRPr="00074103">
              <w:rPr>
                <w:b/>
                <w:bCs/>
                <w:snapToGrid/>
                <w:color w:val="auto"/>
                <w:szCs w:val="26"/>
              </w:rPr>
              <w:t>duyệt</w:t>
            </w:r>
            <w:proofErr w:type="spellEnd"/>
            <w:r w:rsidRPr="00074103">
              <w:rPr>
                <w:b/>
                <w:bCs/>
                <w:snapToGrid/>
                <w:color w:val="auto"/>
                <w:szCs w:val="26"/>
              </w:rPr>
              <w:t>.</w:t>
            </w:r>
          </w:p>
          <w:p w14:paraId="27D15BFC" w14:textId="45611165" w:rsidR="004A7948" w:rsidRPr="000F04FE"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Sau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gửi</w:t>
            </w:r>
            <w:proofErr w:type="spellEnd"/>
            <w:r>
              <w:rPr>
                <w:snapToGrid/>
                <w:color w:val="auto"/>
                <w:szCs w:val="26"/>
              </w:rPr>
              <w:t xml:space="preserve"> </w:t>
            </w:r>
            <w:proofErr w:type="spellStart"/>
            <w:r>
              <w:rPr>
                <w:snapToGrid/>
                <w:color w:val="auto"/>
                <w:szCs w:val="26"/>
              </w:rPr>
              <w:t>phê</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sidR="00111275">
              <w:rPr>
                <w:snapToGrid/>
                <w:color w:val="auto"/>
                <w:szCs w:val="26"/>
              </w:rPr>
              <w:t>chuyển</w:t>
            </w:r>
            <w:proofErr w:type="spellEnd"/>
            <w:r w:rsidR="00111275">
              <w:rPr>
                <w:snapToGrid/>
                <w:color w:val="auto"/>
                <w:szCs w:val="26"/>
                <w:lang w:val="vi-VN"/>
              </w:rPr>
              <w:t xml:space="preserve"> trạng thái kế hoạch </w:t>
            </w:r>
            <w:r w:rsidR="00690639">
              <w:rPr>
                <w:snapToGrid/>
                <w:color w:val="auto"/>
                <w:szCs w:val="26"/>
                <w:lang w:val="vi-VN"/>
              </w:rPr>
              <w:t xml:space="preserve">thành </w:t>
            </w:r>
            <w:r w:rsidR="00690639" w:rsidRPr="00690639">
              <w:rPr>
                <w:b/>
                <w:bCs/>
                <w:snapToGrid/>
                <w:color w:val="auto"/>
                <w:szCs w:val="26"/>
                <w:lang w:val="vi-VN"/>
              </w:rPr>
              <w:t>Chờ duyệt</w:t>
            </w:r>
            <w:r w:rsidR="00690639">
              <w:rPr>
                <w:snapToGrid/>
                <w:color w:val="auto"/>
                <w:szCs w:val="26"/>
                <w:lang w:val="vi-VN"/>
              </w:rPr>
              <w:t xml:space="preserve"> </w:t>
            </w:r>
          </w:p>
        </w:tc>
      </w:tr>
      <w:tr w:rsidR="004A7948" w:rsidRPr="006B729D" w14:paraId="5EDF532A" w14:textId="77777777" w:rsidTr="004A7948">
        <w:tc>
          <w:tcPr>
            <w:tcW w:w="817" w:type="dxa"/>
            <w:shd w:val="clear" w:color="auto" w:fill="auto"/>
          </w:tcPr>
          <w:p w14:paraId="37DAC975" w14:textId="77777777" w:rsidR="004A7948" w:rsidRPr="002F4F88" w:rsidRDefault="004A7948" w:rsidP="00911D8A">
            <w:pPr>
              <w:pStyle w:val="ListParagraph"/>
              <w:numPr>
                <w:ilvl w:val="0"/>
                <w:numId w:val="150"/>
              </w:numPr>
            </w:pPr>
          </w:p>
        </w:tc>
        <w:tc>
          <w:tcPr>
            <w:tcW w:w="1877" w:type="dxa"/>
            <w:shd w:val="clear" w:color="auto" w:fill="auto"/>
          </w:tcPr>
          <w:p w14:paraId="5F6F6086" w14:textId="77777777" w:rsidR="004A7948" w:rsidRDefault="004A7948" w:rsidP="004A7948">
            <w:pPr>
              <w:keepLines/>
              <w:widowControl w:val="0"/>
              <w:rPr>
                <w:color w:val="000000"/>
                <w:shd w:val="clear" w:color="auto" w:fill="FFFFFF"/>
              </w:rPr>
            </w:pPr>
            <w:proofErr w:type="spellStart"/>
            <w:r>
              <w:rPr>
                <w:color w:val="000000"/>
                <w:shd w:val="clear" w:color="auto" w:fill="FFFFFF"/>
              </w:rPr>
              <w:t>Duyệt</w:t>
            </w:r>
            <w:proofErr w:type="spellEnd"/>
            <w:r>
              <w:rPr>
                <w:color w:val="000000"/>
                <w:shd w:val="clear" w:color="auto" w:fill="FFFFFF"/>
              </w:rPr>
              <w:t xml:space="preserve"> </w:t>
            </w:r>
            <w:proofErr w:type="spellStart"/>
            <w:r>
              <w:rPr>
                <w:color w:val="000000"/>
                <w:shd w:val="clear" w:color="auto" w:fill="FFFFFF"/>
              </w:rPr>
              <w:t>kế</w:t>
            </w:r>
            <w:proofErr w:type="spellEnd"/>
            <w:r>
              <w:rPr>
                <w:color w:val="000000"/>
                <w:shd w:val="clear" w:color="auto" w:fill="FFFFFF"/>
              </w:rPr>
              <w:t xml:space="preserve"> </w:t>
            </w:r>
            <w:proofErr w:type="spellStart"/>
            <w:r>
              <w:rPr>
                <w:color w:val="000000"/>
                <w:shd w:val="clear" w:color="auto" w:fill="FFFFFF"/>
              </w:rPr>
              <w:t>hoạch</w:t>
            </w:r>
            <w:proofErr w:type="spellEnd"/>
          </w:p>
        </w:tc>
        <w:tc>
          <w:tcPr>
            <w:tcW w:w="6912" w:type="dxa"/>
            <w:shd w:val="clear" w:color="auto" w:fill="auto"/>
          </w:tcPr>
          <w:p w14:paraId="233904EB" w14:textId="5F25F3B8" w:rsidR="004A7948" w:rsidRPr="002C50E5" w:rsidRDefault="004A7948" w:rsidP="00536B3E">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537E03">
              <w:rPr>
                <w:snapToGrid/>
                <w:color w:val="auto"/>
                <w:szCs w:val="26"/>
              </w:rPr>
              <w:t>Hệ</w:t>
            </w:r>
            <w:proofErr w:type="spellEnd"/>
            <w:r w:rsidRPr="00537E03">
              <w:rPr>
                <w:snapToGrid/>
                <w:color w:val="auto"/>
                <w:szCs w:val="26"/>
              </w:rPr>
              <w:t xml:space="preserve"> </w:t>
            </w:r>
            <w:proofErr w:type="spellStart"/>
            <w:r w:rsidRPr="00537E03">
              <w:rPr>
                <w:snapToGrid/>
                <w:color w:val="auto"/>
                <w:szCs w:val="26"/>
              </w:rPr>
              <w:t>thống</w:t>
            </w:r>
            <w:proofErr w:type="spellEnd"/>
            <w:r w:rsidRPr="00537E03">
              <w:rPr>
                <w:snapToGrid/>
                <w:color w:val="auto"/>
                <w:szCs w:val="26"/>
              </w:rPr>
              <w:t xml:space="preserve"> </w:t>
            </w:r>
            <w:proofErr w:type="spellStart"/>
            <w:r w:rsidRPr="00537E03">
              <w:rPr>
                <w:snapToGrid/>
                <w:color w:val="auto"/>
                <w:szCs w:val="26"/>
              </w:rPr>
              <w:t>hiển</w:t>
            </w:r>
            <w:proofErr w:type="spellEnd"/>
            <w:r w:rsidRPr="00537E03">
              <w:rPr>
                <w:snapToGrid/>
                <w:color w:val="auto"/>
                <w:szCs w:val="26"/>
              </w:rPr>
              <w:t xml:space="preserve"> </w:t>
            </w:r>
            <w:proofErr w:type="spellStart"/>
            <w:r w:rsidRPr="00537E03">
              <w:rPr>
                <w:snapToGrid/>
                <w:color w:val="auto"/>
                <w:szCs w:val="26"/>
              </w:rPr>
              <w:t>thị</w:t>
            </w:r>
            <w:proofErr w:type="spellEnd"/>
            <w:r w:rsidRPr="00537E03">
              <w:rPr>
                <w:snapToGrid/>
                <w:color w:val="auto"/>
                <w:szCs w:val="26"/>
              </w:rPr>
              <w:t xml:space="preserve"> </w:t>
            </w:r>
            <w:proofErr w:type="spellStart"/>
            <w:r w:rsidR="00EA4819">
              <w:rPr>
                <w:snapToGrid/>
                <w:color w:val="auto"/>
                <w:szCs w:val="26"/>
              </w:rPr>
              <w:t>màn</w:t>
            </w:r>
            <w:proofErr w:type="spellEnd"/>
            <w:r w:rsidR="00EA4819">
              <w:rPr>
                <w:snapToGrid/>
                <w:color w:val="auto"/>
                <w:szCs w:val="26"/>
                <w:lang w:val="vi-VN"/>
              </w:rPr>
              <w:t xml:space="preserve"> hình xem chi tiết kế hoạch năm. NSD click phê duyệt, hệ thống hiển thị </w:t>
            </w:r>
            <w:r w:rsidRPr="00EA4819">
              <w:rPr>
                <w:snapToGrid/>
                <w:color w:val="auto"/>
                <w:szCs w:val="26"/>
                <w:lang w:val="vi-VN"/>
              </w:rPr>
              <w:t>popup yêu cầu xác nhận “</w:t>
            </w:r>
            <w:r w:rsidRPr="00EA4819">
              <w:rPr>
                <w:i/>
                <w:iCs/>
                <w:snapToGrid/>
                <w:color w:val="auto"/>
                <w:szCs w:val="26"/>
                <w:lang w:val="vi-VN"/>
              </w:rPr>
              <w:t xml:space="preserve">Bạn </w:t>
            </w:r>
            <w:r w:rsidR="00A5247F" w:rsidRPr="00EA4819">
              <w:rPr>
                <w:i/>
                <w:iCs/>
                <w:snapToGrid/>
                <w:color w:val="auto"/>
                <w:szCs w:val="26"/>
                <w:lang w:val="vi-VN"/>
              </w:rPr>
              <w:t>có</w:t>
            </w:r>
            <w:r w:rsidR="00A5247F">
              <w:rPr>
                <w:i/>
                <w:iCs/>
                <w:snapToGrid/>
                <w:color w:val="auto"/>
                <w:szCs w:val="26"/>
                <w:lang w:val="vi-VN"/>
              </w:rPr>
              <w:t xml:space="preserve"> </w:t>
            </w:r>
            <w:r w:rsidRPr="00EA4819">
              <w:rPr>
                <w:i/>
                <w:iCs/>
                <w:snapToGrid/>
                <w:color w:val="auto"/>
                <w:szCs w:val="26"/>
                <w:lang w:val="vi-VN"/>
              </w:rPr>
              <w:t xml:space="preserve">chắc chắn muốn duyệt </w:t>
            </w:r>
            <w:r w:rsidR="00E47AF9" w:rsidRPr="00EA4819">
              <w:rPr>
                <w:i/>
                <w:iCs/>
                <w:snapToGrid/>
                <w:color w:val="auto"/>
                <w:szCs w:val="26"/>
                <w:lang w:val="vi-VN"/>
              </w:rPr>
              <w:t>bản</w:t>
            </w:r>
            <w:r w:rsidR="00E47AF9">
              <w:rPr>
                <w:i/>
                <w:iCs/>
                <w:snapToGrid/>
                <w:color w:val="auto"/>
                <w:szCs w:val="26"/>
                <w:lang w:val="vi-VN"/>
              </w:rPr>
              <w:t xml:space="preserve"> ghi này? </w:t>
            </w:r>
            <w:r w:rsidR="0048171F">
              <w:rPr>
                <w:i/>
                <w:iCs/>
                <w:snapToGrid/>
                <w:color w:val="auto"/>
                <w:szCs w:val="26"/>
                <w:lang w:val="vi-VN"/>
              </w:rPr>
              <w:t>[tên kế hoạch năm]</w:t>
            </w:r>
            <w:r w:rsidRPr="002C50E5">
              <w:rPr>
                <w:snapToGrid/>
                <w:color w:val="auto"/>
                <w:szCs w:val="26"/>
                <w:lang w:val="vi-VN"/>
              </w:rPr>
              <w:t xml:space="preserve">”. NSD chọn </w:t>
            </w:r>
            <w:r w:rsidR="002C50E5" w:rsidRPr="002C50E5">
              <w:rPr>
                <w:snapToGrid/>
                <w:color w:val="auto"/>
                <w:szCs w:val="26"/>
                <w:lang w:val="vi-VN"/>
              </w:rPr>
              <w:t>Có</w:t>
            </w:r>
            <w:r w:rsidRPr="002C50E5">
              <w:rPr>
                <w:snapToGrid/>
                <w:color w:val="auto"/>
                <w:szCs w:val="26"/>
                <w:lang w:val="vi-VN"/>
              </w:rPr>
              <w:t xml:space="preserve"> hoặc </w:t>
            </w:r>
            <w:r w:rsidR="002C50E5">
              <w:rPr>
                <w:snapToGrid/>
                <w:color w:val="auto"/>
                <w:szCs w:val="26"/>
                <w:lang w:val="vi-VN"/>
              </w:rPr>
              <w:t>Không</w:t>
            </w:r>
            <w:r w:rsidRPr="002C50E5">
              <w:rPr>
                <w:snapToGrid/>
                <w:color w:val="auto"/>
                <w:szCs w:val="26"/>
                <w:lang w:val="vi-VN"/>
              </w:rPr>
              <w:t>:</w:t>
            </w:r>
          </w:p>
          <w:p w14:paraId="5D7E7DDE" w14:textId="2828B3C9" w:rsidR="004A7948" w:rsidRPr="002C50E5"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2C50E5">
              <w:rPr>
                <w:snapToGrid/>
                <w:color w:val="auto"/>
                <w:szCs w:val="26"/>
                <w:lang w:val="vi-VN"/>
              </w:rPr>
              <w:t xml:space="preserve">Nếu chọn </w:t>
            </w:r>
            <w:r w:rsidR="002C50E5" w:rsidRPr="002C50E5">
              <w:rPr>
                <w:snapToGrid/>
                <w:color w:val="auto"/>
                <w:szCs w:val="26"/>
                <w:lang w:val="vi-VN"/>
              </w:rPr>
              <w:t>Có</w:t>
            </w:r>
            <w:r w:rsidRPr="002C50E5">
              <w:rPr>
                <w:snapToGrid/>
                <w:color w:val="auto"/>
                <w:szCs w:val="26"/>
                <w:lang w:val="vi-VN"/>
              </w:rPr>
              <w:t xml:space="preserve">, hệ thống </w:t>
            </w:r>
            <w:r w:rsidR="002C50E5">
              <w:rPr>
                <w:snapToGrid/>
                <w:color w:val="auto"/>
                <w:szCs w:val="26"/>
                <w:lang w:val="vi-VN"/>
              </w:rPr>
              <w:t>chuyển t</w:t>
            </w:r>
            <w:r w:rsidRPr="002C50E5">
              <w:rPr>
                <w:snapToGrid/>
                <w:color w:val="auto"/>
                <w:szCs w:val="26"/>
                <w:lang w:val="vi-VN"/>
              </w:rPr>
              <w:t xml:space="preserve">rạng thái của kế hoạch từ Chờ duyệt thành </w:t>
            </w:r>
            <w:r w:rsidR="002C50E5">
              <w:rPr>
                <w:snapToGrid/>
                <w:color w:val="auto"/>
                <w:szCs w:val="26"/>
                <w:lang w:val="vi-VN"/>
              </w:rPr>
              <w:t>Đã duyệt</w:t>
            </w:r>
            <w:r w:rsidR="00792B26">
              <w:rPr>
                <w:snapToGrid/>
                <w:color w:val="auto"/>
                <w:szCs w:val="26"/>
                <w:lang w:val="vi-VN"/>
              </w:rPr>
              <w:t>, tạo số version cho phiên bản được duyệt</w:t>
            </w:r>
          </w:p>
          <w:p w14:paraId="4032BAE1" w14:textId="77777777" w:rsidR="004A7948" w:rsidRPr="00792B26"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792B26">
              <w:rPr>
                <w:snapToGrid/>
                <w:color w:val="auto"/>
                <w:szCs w:val="26"/>
                <w:lang w:val="vi-VN"/>
              </w:rPr>
              <w:t xml:space="preserve">Nếu chọn </w:t>
            </w:r>
            <w:r w:rsidR="002C50E5" w:rsidRPr="00792B26">
              <w:rPr>
                <w:snapToGrid/>
                <w:color w:val="auto"/>
                <w:szCs w:val="26"/>
                <w:lang w:val="vi-VN"/>
              </w:rPr>
              <w:t>Không</w:t>
            </w:r>
            <w:r w:rsidRPr="00792B26">
              <w:rPr>
                <w:snapToGrid/>
                <w:color w:val="auto"/>
                <w:szCs w:val="26"/>
                <w:lang w:val="vi-VN"/>
              </w:rPr>
              <w:t xml:space="preserve">, hệ thống hủy bỏ thao tác duyệt </w:t>
            </w:r>
          </w:p>
          <w:p w14:paraId="246557A0" w14:textId="08AD7A98" w:rsidR="00792B26" w:rsidRPr="00792B26" w:rsidRDefault="009748BF" w:rsidP="00792B26">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Hệ thống chỉ cho phép duyệt kế hoạch kiểm toán năm ở trạng thái </w:t>
            </w:r>
            <w:r>
              <w:rPr>
                <w:b/>
                <w:snapToGrid/>
                <w:color w:val="auto"/>
                <w:szCs w:val="26"/>
                <w:lang w:val="vi-VN"/>
              </w:rPr>
              <w:t>C</w:t>
            </w:r>
            <w:r w:rsidRPr="00C656EF">
              <w:rPr>
                <w:b/>
                <w:snapToGrid/>
                <w:color w:val="auto"/>
                <w:szCs w:val="26"/>
                <w:lang w:val="vi-VN"/>
              </w:rPr>
              <w:t>hờ duyệt</w:t>
            </w:r>
            <w:r w:rsidRPr="00C656EF">
              <w:rPr>
                <w:snapToGrid/>
                <w:color w:val="auto"/>
                <w:szCs w:val="26"/>
                <w:lang w:val="vi-VN"/>
              </w:rPr>
              <w:t>.</w:t>
            </w:r>
          </w:p>
        </w:tc>
      </w:tr>
      <w:tr w:rsidR="004A7948" w:rsidRPr="006B729D" w14:paraId="7A474D86" w14:textId="77777777" w:rsidTr="004A7948">
        <w:tc>
          <w:tcPr>
            <w:tcW w:w="817" w:type="dxa"/>
            <w:shd w:val="clear" w:color="auto" w:fill="auto"/>
          </w:tcPr>
          <w:p w14:paraId="38865B62" w14:textId="77777777" w:rsidR="004A7948" w:rsidRPr="00C656EF" w:rsidRDefault="004A7948" w:rsidP="00911D8A">
            <w:pPr>
              <w:pStyle w:val="ListParagraph"/>
              <w:numPr>
                <w:ilvl w:val="0"/>
                <w:numId w:val="150"/>
              </w:numPr>
              <w:rPr>
                <w:lang w:val="vi-VN"/>
              </w:rPr>
            </w:pPr>
          </w:p>
        </w:tc>
        <w:tc>
          <w:tcPr>
            <w:tcW w:w="1877" w:type="dxa"/>
            <w:shd w:val="clear" w:color="auto" w:fill="auto"/>
          </w:tcPr>
          <w:p w14:paraId="156C9260" w14:textId="2F6939A3" w:rsidR="004A7948" w:rsidRDefault="00A657FC" w:rsidP="004A7948">
            <w:pPr>
              <w:keepLines/>
              <w:widowControl w:val="0"/>
              <w:rPr>
                <w:color w:val="000000"/>
                <w:shd w:val="clear" w:color="auto" w:fill="FFFFFF"/>
              </w:rPr>
            </w:pPr>
            <w:proofErr w:type="spellStart"/>
            <w:r>
              <w:rPr>
                <w:color w:val="000000"/>
                <w:shd w:val="clear" w:color="auto" w:fill="FFFFFF"/>
              </w:rPr>
              <w:t>Từ</w:t>
            </w:r>
            <w:proofErr w:type="spellEnd"/>
            <w:r>
              <w:rPr>
                <w:color w:val="000000"/>
                <w:shd w:val="clear" w:color="auto" w:fill="FFFFFF"/>
                <w:lang w:val="vi-VN"/>
              </w:rPr>
              <w:t xml:space="preserve"> chối </w:t>
            </w:r>
            <w:proofErr w:type="spellStart"/>
            <w:r w:rsidR="004A7948">
              <w:rPr>
                <w:color w:val="000000"/>
                <w:shd w:val="clear" w:color="auto" w:fill="FFFFFF"/>
              </w:rPr>
              <w:t>duyệt</w:t>
            </w:r>
            <w:proofErr w:type="spellEnd"/>
          </w:p>
        </w:tc>
        <w:tc>
          <w:tcPr>
            <w:tcW w:w="6912" w:type="dxa"/>
            <w:shd w:val="clear" w:color="auto" w:fill="auto"/>
          </w:tcPr>
          <w:p w14:paraId="06F8F955" w14:textId="5A524056" w:rsidR="004A7948" w:rsidRDefault="002821F8" w:rsidP="000D319C">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537E03">
              <w:rPr>
                <w:snapToGrid/>
                <w:color w:val="auto"/>
                <w:szCs w:val="26"/>
              </w:rPr>
              <w:t>Hệ</w:t>
            </w:r>
            <w:proofErr w:type="spellEnd"/>
            <w:r w:rsidRPr="00537E03">
              <w:rPr>
                <w:snapToGrid/>
                <w:color w:val="auto"/>
                <w:szCs w:val="26"/>
              </w:rPr>
              <w:t xml:space="preserve"> </w:t>
            </w:r>
            <w:proofErr w:type="spellStart"/>
            <w:r w:rsidRPr="00537E03">
              <w:rPr>
                <w:snapToGrid/>
                <w:color w:val="auto"/>
                <w:szCs w:val="26"/>
              </w:rPr>
              <w:t>thống</w:t>
            </w:r>
            <w:proofErr w:type="spellEnd"/>
            <w:r w:rsidRPr="00537E03">
              <w:rPr>
                <w:snapToGrid/>
                <w:color w:val="auto"/>
                <w:szCs w:val="26"/>
              </w:rPr>
              <w:t xml:space="preserve"> </w:t>
            </w:r>
            <w:proofErr w:type="spellStart"/>
            <w:r w:rsidRPr="00537E03">
              <w:rPr>
                <w:snapToGrid/>
                <w:color w:val="auto"/>
                <w:szCs w:val="26"/>
              </w:rPr>
              <w:t>hiển</w:t>
            </w:r>
            <w:proofErr w:type="spellEnd"/>
            <w:r w:rsidRPr="00537E03">
              <w:rPr>
                <w:snapToGrid/>
                <w:color w:val="auto"/>
                <w:szCs w:val="26"/>
              </w:rPr>
              <w:t xml:space="preserve"> </w:t>
            </w:r>
            <w:proofErr w:type="spellStart"/>
            <w:r w:rsidRPr="00537E03">
              <w:rPr>
                <w:snapToGrid/>
                <w:color w:val="auto"/>
                <w:szCs w:val="26"/>
              </w:rPr>
              <w:t>thị</w:t>
            </w:r>
            <w:proofErr w:type="spellEnd"/>
            <w:r w:rsidRPr="00537E03">
              <w:rPr>
                <w:snapToGrid/>
                <w:color w:val="auto"/>
                <w:szCs w:val="26"/>
              </w:rPr>
              <w:t xml:space="preserve"> </w:t>
            </w:r>
            <w:proofErr w:type="spellStart"/>
            <w:r>
              <w:rPr>
                <w:snapToGrid/>
                <w:color w:val="auto"/>
                <w:szCs w:val="26"/>
              </w:rPr>
              <w:t>màn</w:t>
            </w:r>
            <w:proofErr w:type="spellEnd"/>
            <w:r>
              <w:rPr>
                <w:snapToGrid/>
                <w:color w:val="auto"/>
                <w:szCs w:val="26"/>
                <w:lang w:val="vi-VN"/>
              </w:rPr>
              <w:t xml:space="preserve"> hình xem chi tiết kế hoạch năm</w:t>
            </w:r>
            <w:r w:rsidR="00220F3A">
              <w:rPr>
                <w:snapToGrid/>
                <w:color w:val="auto"/>
                <w:szCs w:val="26"/>
                <w:lang w:val="vi-VN"/>
              </w:rPr>
              <w:t>. NSD click từ chối duyệt, h</w:t>
            </w:r>
            <w:r w:rsidR="009748BF" w:rsidRPr="00220F3A">
              <w:rPr>
                <w:snapToGrid/>
                <w:color w:val="auto"/>
                <w:szCs w:val="26"/>
                <w:lang w:val="vi-VN"/>
              </w:rPr>
              <w:t>ệ thống hiển thị popup</w:t>
            </w:r>
            <w:r w:rsidR="000D319C">
              <w:rPr>
                <w:snapToGrid/>
                <w:color w:val="auto"/>
                <w:szCs w:val="26"/>
                <w:lang w:val="vi-VN"/>
              </w:rPr>
              <w:t xml:space="preserve"> để nhập lý do từ chối</w:t>
            </w:r>
            <w:r w:rsidR="00FF03A4">
              <w:rPr>
                <w:snapToGrid/>
                <w:color w:val="auto"/>
                <w:szCs w:val="26"/>
                <w:lang w:val="vi-VN"/>
              </w:rPr>
              <w:t>*</w:t>
            </w:r>
          </w:p>
          <w:p w14:paraId="17502FD2" w14:textId="2E392EAF" w:rsidR="000D319C" w:rsidRPr="000D319C" w:rsidRDefault="000D319C" w:rsidP="000D319C">
            <w:pPr>
              <w:pStyle w:val="NormalIndent"/>
              <w:keepNext w:val="0"/>
              <w:keepLines/>
              <w:widowControl w:val="0"/>
              <w:numPr>
                <w:ilvl w:val="0"/>
                <w:numId w:val="15"/>
              </w:numPr>
              <w:spacing w:before="0" w:after="0" w:line="312" w:lineRule="auto"/>
              <w:jc w:val="left"/>
              <w:rPr>
                <w:snapToGrid/>
                <w:color w:val="auto"/>
                <w:szCs w:val="26"/>
                <w:lang w:val="vi-VN"/>
              </w:rPr>
            </w:pPr>
            <w:r w:rsidRPr="000D319C">
              <w:rPr>
                <w:snapToGrid/>
                <w:color w:val="auto"/>
                <w:szCs w:val="26"/>
                <w:lang w:val="vi-VN"/>
              </w:rPr>
              <w:t>Hệ thống chỉ cho</w:t>
            </w:r>
            <w:r>
              <w:rPr>
                <w:snapToGrid/>
                <w:color w:val="auto"/>
                <w:szCs w:val="26"/>
                <w:lang w:val="vi-VN"/>
              </w:rPr>
              <w:t xml:space="preserve"> phép</w:t>
            </w:r>
            <w:r w:rsidRPr="000D319C">
              <w:rPr>
                <w:snapToGrid/>
                <w:color w:val="auto"/>
                <w:szCs w:val="26"/>
                <w:lang w:val="vi-VN"/>
              </w:rPr>
              <w:t xml:space="preserve"> </w:t>
            </w:r>
            <w:r>
              <w:rPr>
                <w:snapToGrid/>
                <w:color w:val="auto"/>
                <w:szCs w:val="26"/>
                <w:lang w:val="vi-VN"/>
              </w:rPr>
              <w:t>từ chối</w:t>
            </w:r>
            <w:r w:rsidRPr="000D319C">
              <w:rPr>
                <w:snapToGrid/>
                <w:color w:val="auto"/>
                <w:szCs w:val="26"/>
                <w:lang w:val="vi-VN"/>
              </w:rPr>
              <w:t xml:space="preserve"> duyệt kế hoạch kiểm toán năm ở trạng thái </w:t>
            </w:r>
            <w:r>
              <w:rPr>
                <w:b/>
                <w:snapToGrid/>
                <w:color w:val="auto"/>
                <w:szCs w:val="26"/>
                <w:lang w:val="vi-VN"/>
              </w:rPr>
              <w:t>C</w:t>
            </w:r>
            <w:r w:rsidRPr="000D319C">
              <w:rPr>
                <w:b/>
                <w:snapToGrid/>
                <w:color w:val="auto"/>
                <w:szCs w:val="26"/>
                <w:lang w:val="vi-VN"/>
              </w:rPr>
              <w:t>hờ duyệt</w:t>
            </w:r>
            <w:r w:rsidRPr="000D319C">
              <w:rPr>
                <w:snapToGrid/>
                <w:color w:val="auto"/>
                <w:szCs w:val="26"/>
                <w:lang w:val="vi-VN"/>
              </w:rPr>
              <w:t>.</w:t>
            </w:r>
          </w:p>
        </w:tc>
      </w:tr>
      <w:tr w:rsidR="004A7948" w:rsidRPr="002F4F88" w14:paraId="0D98E6C6" w14:textId="77777777" w:rsidTr="004A7948">
        <w:tc>
          <w:tcPr>
            <w:tcW w:w="817" w:type="dxa"/>
            <w:shd w:val="clear" w:color="auto" w:fill="auto"/>
          </w:tcPr>
          <w:p w14:paraId="1C75FD66" w14:textId="77777777" w:rsidR="004A7948" w:rsidRPr="009748BF" w:rsidRDefault="004A7948" w:rsidP="00911D8A">
            <w:pPr>
              <w:pStyle w:val="ListParagraph"/>
              <w:numPr>
                <w:ilvl w:val="0"/>
                <w:numId w:val="150"/>
              </w:numPr>
              <w:rPr>
                <w:lang w:val="vi-VN"/>
              </w:rPr>
            </w:pPr>
          </w:p>
        </w:tc>
        <w:tc>
          <w:tcPr>
            <w:tcW w:w="1877" w:type="dxa"/>
            <w:shd w:val="clear" w:color="auto" w:fill="auto"/>
          </w:tcPr>
          <w:p w14:paraId="7587054C" w14:textId="77777777" w:rsidR="004A7948" w:rsidRPr="002F4F88" w:rsidRDefault="004A7948" w:rsidP="004A7948">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7E32D3E" w14:textId="7777777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6FE9AE52" w14:textId="77777777" w:rsidR="00E60070" w:rsidRDefault="00E60070"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Năm</w:t>
            </w:r>
            <w:proofErr w:type="spellEnd"/>
          </w:p>
          <w:p w14:paraId="7B65B057" w14:textId="3DABA4CD" w:rsidR="006D59A9"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sidR="006D59A9">
              <w:rPr>
                <w:snapToGrid/>
                <w:color w:val="auto"/>
                <w:szCs w:val="26"/>
              </w:rPr>
              <w:t xml:space="preserve"> </w:t>
            </w:r>
          </w:p>
          <w:p w14:paraId="65C0F2F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Phiên</w:t>
            </w:r>
            <w:proofErr w:type="spellEnd"/>
            <w:r>
              <w:rPr>
                <w:snapToGrid/>
                <w:color w:val="auto"/>
                <w:szCs w:val="26"/>
              </w:rPr>
              <w:t xml:space="preserve"> </w:t>
            </w:r>
            <w:proofErr w:type="spellStart"/>
            <w:r>
              <w:rPr>
                <w:snapToGrid/>
                <w:color w:val="auto"/>
                <w:szCs w:val="26"/>
              </w:rPr>
              <w:t>bản</w:t>
            </w:r>
            <w:proofErr w:type="spellEnd"/>
          </w:p>
          <w:p w14:paraId="3635C4A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38448A7" w14:textId="77777777" w:rsidR="004A7948" w:rsidRPr="0070379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sidR="00597F8D">
              <w:rPr>
                <w:bCs/>
                <w:szCs w:val="26"/>
              </w:rPr>
              <w:t>năm</w:t>
            </w:r>
            <w:proofErr w:type="spellEnd"/>
            <w:r w:rsidR="00597F8D">
              <w:rPr>
                <w:bCs/>
                <w:szCs w:val="26"/>
                <w:lang w:val="vi-VN"/>
              </w:rPr>
              <w:t xml:space="preserve"> hiển thị </w:t>
            </w:r>
            <w:r w:rsidR="00453843">
              <w:rPr>
                <w:bCs/>
                <w:szCs w:val="26"/>
                <w:lang w:val="vi-VN"/>
              </w:rPr>
              <w:t xml:space="preserve">phân </w:t>
            </w:r>
            <w:r w:rsidR="00703798">
              <w:rPr>
                <w:bCs/>
                <w:szCs w:val="26"/>
                <w:lang w:val="vi-VN"/>
              </w:rPr>
              <w:t xml:space="preserve">2 </w:t>
            </w:r>
            <w:r w:rsidR="00E9135B">
              <w:rPr>
                <w:bCs/>
                <w:szCs w:val="26"/>
                <w:lang w:val="vi-VN"/>
              </w:rPr>
              <w:t>cấp dạng cây</w:t>
            </w:r>
            <w:r>
              <w:rPr>
                <w:bCs/>
                <w:szCs w:val="26"/>
              </w:rPr>
              <w:t xml:space="preserve">: </w:t>
            </w:r>
            <w:proofErr w:type="spellStart"/>
            <w:r>
              <w:rPr>
                <w:bCs/>
                <w:szCs w:val="26"/>
              </w:rPr>
              <w:t>cấp</w:t>
            </w:r>
            <w:proofErr w:type="spellEnd"/>
            <w:r>
              <w:rPr>
                <w:bCs/>
                <w:szCs w:val="26"/>
              </w:rPr>
              <w:t xml:space="preserve"> cha </w:t>
            </w:r>
            <w:proofErr w:type="spellStart"/>
            <w:r>
              <w:rPr>
                <w:bCs/>
                <w:szCs w:val="26"/>
              </w:rPr>
              <w:t>là</w:t>
            </w:r>
            <w:proofErr w:type="spellEnd"/>
            <w:r>
              <w:rPr>
                <w:bCs/>
                <w:szCs w:val="26"/>
              </w:rPr>
              <w:t xml:space="preserve"> version </w:t>
            </w:r>
            <w:r w:rsidR="00EE5AE7">
              <w:rPr>
                <w:bCs/>
                <w:szCs w:val="26"/>
                <w:lang w:val="vi-VN"/>
              </w:rPr>
              <w:t>ở trạng thái Đã duyệt, cấp</w:t>
            </w:r>
            <w:r>
              <w:rPr>
                <w:bCs/>
                <w:szCs w:val="26"/>
              </w:rPr>
              <w:t xml:space="preserve"> con </w:t>
            </w:r>
            <w:proofErr w:type="spellStart"/>
            <w:r>
              <w:rPr>
                <w:bCs/>
                <w:szCs w:val="26"/>
              </w:rPr>
              <w:t>là</w:t>
            </w:r>
            <w:proofErr w:type="spellEnd"/>
            <w:r>
              <w:rPr>
                <w:bCs/>
                <w:szCs w:val="26"/>
              </w:rPr>
              <w:t xml:space="preserve"> </w:t>
            </w:r>
            <w:proofErr w:type="spellStart"/>
            <w:r w:rsidR="00703798">
              <w:rPr>
                <w:bCs/>
                <w:szCs w:val="26"/>
              </w:rPr>
              <w:t>các</w:t>
            </w:r>
            <w:proofErr w:type="spellEnd"/>
            <w:r w:rsidR="00703798">
              <w:rPr>
                <w:bCs/>
                <w:szCs w:val="26"/>
                <w:lang w:val="vi-VN"/>
              </w:rPr>
              <w:t xml:space="preserve"> </w:t>
            </w:r>
            <w:r>
              <w:rPr>
                <w:bCs/>
                <w:szCs w:val="26"/>
              </w:rPr>
              <w:t xml:space="preserve">version </w:t>
            </w:r>
            <w:r w:rsidR="00EE5AE7">
              <w:rPr>
                <w:bCs/>
                <w:szCs w:val="26"/>
                <w:lang w:val="vi-VN"/>
              </w:rPr>
              <w:t>ở trạng thái Bản nháp, Chờ duyệt, Từ chối duyệt, Ngừng sử dụng</w:t>
            </w:r>
            <w:r>
              <w:rPr>
                <w:bCs/>
                <w:szCs w:val="26"/>
              </w:rPr>
              <w:t>.</w:t>
            </w:r>
          </w:p>
          <w:p w14:paraId="33EDB100" w14:textId="77777777" w:rsidR="00703798" w:rsidRPr="00004F0C" w:rsidRDefault="0070379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sidRPr="00004F0C">
              <w:rPr>
                <w:snapToGrid/>
                <w:color w:val="auto"/>
                <w:szCs w:val="26"/>
              </w:rPr>
              <w:t>Giao</w:t>
            </w:r>
            <w:proofErr w:type="spellEnd"/>
            <w:r w:rsidRPr="00004F0C">
              <w:rPr>
                <w:snapToGrid/>
                <w:color w:val="auto"/>
                <w:szCs w:val="26"/>
                <w:lang w:val="vi-VN"/>
              </w:rPr>
              <w:t xml:space="preserve"> diện:</w:t>
            </w:r>
          </w:p>
          <w:p w14:paraId="47C5E2C1" w14:textId="05D86B52" w:rsidR="00004F0C" w:rsidRPr="002F4F88" w:rsidRDefault="00C4294D" w:rsidP="00004F0C">
            <w:pPr>
              <w:pStyle w:val="NormalIndent"/>
              <w:keepNext w:val="0"/>
              <w:keepLines/>
              <w:widowControl w:val="0"/>
              <w:numPr>
                <w:ilvl w:val="0"/>
                <w:numId w:val="0"/>
              </w:numPr>
              <w:spacing w:before="0" w:after="0" w:line="312" w:lineRule="auto"/>
              <w:jc w:val="left"/>
              <w:rPr>
                <w:snapToGrid/>
                <w:color w:val="auto"/>
                <w:szCs w:val="26"/>
              </w:rPr>
            </w:pPr>
            <w:hyperlink r:id="rId37" w:anchor="id=3roucw&amp;p=22__ds_ke_hoach_kt_nam&amp;c=1" w:history="1">
              <w:r w:rsidR="00004F0C" w:rsidRPr="00A44996">
                <w:rPr>
                  <w:rStyle w:val="Hyperlink"/>
                  <w:snapToGrid/>
                  <w:szCs w:val="26"/>
                  <w:lang w:val="vi-VN"/>
                </w:rPr>
                <w:t>https://f2z0rj.axshare.com/#id=3roucw&amp;p=22__ds_ke_hoach_kt_nam&amp;c=1</w:t>
              </w:r>
            </w:hyperlink>
          </w:p>
        </w:tc>
      </w:tr>
    </w:tbl>
    <w:p w14:paraId="022555AE" w14:textId="338041A8" w:rsidR="00F476C6" w:rsidRPr="00BF768B" w:rsidRDefault="004A7948" w:rsidP="004A7948">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w:t>
      </w:r>
      <w:r w:rsidR="00BF768B">
        <w:rPr>
          <w:b/>
          <w:szCs w:val="26"/>
          <w:lang w:val="vi-VN"/>
        </w:rPr>
        <w:t>N/A</w:t>
      </w:r>
    </w:p>
    <w:p w14:paraId="42A1490F" w14:textId="77F81CA4" w:rsidR="00860C14" w:rsidRPr="00860C14" w:rsidRDefault="00860C14" w:rsidP="00860C14">
      <w:pPr>
        <w:pStyle w:val="tvHeading11"/>
      </w:pPr>
      <w:bookmarkStart w:id="95" w:name="_Toc87368223"/>
      <w:proofErr w:type="spellStart"/>
      <w:r w:rsidRPr="00860C14">
        <w:t>Thiết</w:t>
      </w:r>
      <w:proofErr w:type="spellEnd"/>
      <w:r>
        <w:t xml:space="preserve"> </w:t>
      </w:r>
      <w:proofErr w:type="spellStart"/>
      <w:r>
        <w:t>lập</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năm</w:t>
      </w:r>
      <w:bookmarkEnd w:id="95"/>
      <w:proofErr w:type="spellEnd"/>
    </w:p>
    <w:p w14:paraId="6E472B80" w14:textId="163D242B" w:rsidR="004A7948" w:rsidRPr="00494590" w:rsidRDefault="004A7948" w:rsidP="00860C14">
      <w:pPr>
        <w:pStyle w:val="tvHeading111"/>
      </w:pPr>
      <w:bookmarkStart w:id="96" w:name="_Toc87368224"/>
      <w:proofErr w:type="spellStart"/>
      <w:r>
        <w:t>Cuộc</w:t>
      </w:r>
      <w:proofErr w:type="spellEnd"/>
      <w:r>
        <w:t xml:space="preserve"> </w:t>
      </w:r>
      <w:proofErr w:type="spellStart"/>
      <w:r>
        <w:t>kiểm</w:t>
      </w:r>
      <w:proofErr w:type="spellEnd"/>
      <w:r>
        <w:t xml:space="preserve"> </w:t>
      </w:r>
      <w:proofErr w:type="spellStart"/>
      <w:r>
        <w:t>toán</w:t>
      </w:r>
      <w:bookmarkEnd w:id="96"/>
      <w:proofErr w:type="spellEnd"/>
    </w:p>
    <w:p w14:paraId="3B5CBDD1" w14:textId="244E171D" w:rsidR="004A7948" w:rsidRPr="008F707F" w:rsidRDefault="004A7948" w:rsidP="004A7948">
      <w:proofErr w:type="spellStart"/>
      <w:r w:rsidRPr="004A3ECC">
        <w:rPr>
          <w:b/>
          <w:bCs/>
          <w:szCs w:val="26"/>
        </w:rPr>
        <w:lastRenderedPageBreak/>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Pr="00D423D2">
        <w:rPr>
          <w:bCs/>
          <w:szCs w:val="26"/>
        </w:rPr>
        <w:t>Quản</w:t>
      </w:r>
      <w:proofErr w:type="spellEnd"/>
      <w:r w:rsidRPr="00D423D2">
        <w:rPr>
          <w:bCs/>
          <w:szCs w:val="26"/>
        </w:rPr>
        <w:t xml:space="preserve"> </w:t>
      </w:r>
      <w:proofErr w:type="spellStart"/>
      <w:r w:rsidRPr="00D423D2">
        <w:rPr>
          <w:bCs/>
          <w:szCs w:val="26"/>
        </w:rPr>
        <w:t>lý</w:t>
      </w:r>
      <w:proofErr w:type="spellEnd"/>
      <w:r w:rsidRPr="00D760D5">
        <w:rPr>
          <w:color w:val="000000"/>
          <w:szCs w:val="26"/>
        </w:rPr>
        <w:t xml:space="preserve"> </w:t>
      </w:r>
      <w:proofErr w:type="spellStart"/>
      <w:r>
        <w:rPr>
          <w:color w:val="000000"/>
          <w:szCs w:val="26"/>
        </w:rPr>
        <w:t>các</w:t>
      </w:r>
      <w:proofErr w:type="spellEnd"/>
      <w:r>
        <w:rPr>
          <w:color w:val="000000"/>
          <w:szCs w:val="26"/>
        </w:rPr>
        <w:t xml:space="preserve"> </w:t>
      </w:r>
      <w:proofErr w:type="spellStart"/>
      <w:r w:rsidRPr="004B5AF5">
        <w:rPr>
          <w:color w:val="000000"/>
          <w:szCs w:val="26"/>
        </w:rPr>
        <w:t>thông</w:t>
      </w:r>
      <w:proofErr w:type="spellEnd"/>
      <w:r w:rsidRPr="004B5AF5">
        <w:rPr>
          <w:color w:val="000000"/>
          <w:szCs w:val="26"/>
        </w:rPr>
        <w:t xml:space="preserve"> tin </w:t>
      </w:r>
      <w:proofErr w:type="spellStart"/>
      <w:r w:rsidRPr="004B5AF5">
        <w:rPr>
          <w:color w:val="000000"/>
          <w:szCs w:val="26"/>
        </w:rPr>
        <w:t>về</w:t>
      </w:r>
      <w:proofErr w:type="spellEnd"/>
      <w:r w:rsidRPr="004B5AF5">
        <w:rPr>
          <w:color w:val="000000"/>
          <w:szCs w:val="26"/>
        </w:rPr>
        <w:t xml:space="preserve"> </w:t>
      </w:r>
      <w:proofErr w:type="spellStart"/>
      <w:r w:rsidRPr="004B5AF5">
        <w:rPr>
          <w:color w:val="000000"/>
          <w:szCs w:val="26"/>
        </w:rPr>
        <w:t>cuộc</w:t>
      </w:r>
      <w:proofErr w:type="spellEnd"/>
      <w:r w:rsidRPr="004B5AF5">
        <w:rPr>
          <w:color w:val="000000"/>
          <w:szCs w:val="26"/>
        </w:rPr>
        <w:t xml:space="preserve"> </w:t>
      </w:r>
      <w:proofErr w:type="spellStart"/>
      <w:r w:rsidRPr="004B5AF5">
        <w:rPr>
          <w:color w:val="000000"/>
          <w:szCs w:val="26"/>
        </w:rPr>
        <w:t>kiểm</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dự</w:t>
      </w:r>
      <w:proofErr w:type="spellEnd"/>
      <w:r>
        <w:rPr>
          <w:color w:val="000000"/>
          <w:szCs w:val="26"/>
        </w:rPr>
        <w:t xml:space="preserve"> </w:t>
      </w:r>
      <w:proofErr w:type="spellStart"/>
      <w:r>
        <w:rPr>
          <w:color w:val="000000"/>
          <w:szCs w:val="26"/>
        </w:rPr>
        <w:t>kiến</w:t>
      </w:r>
      <w:proofErr w:type="spellEnd"/>
      <w:r>
        <w:rPr>
          <w:color w:val="000000"/>
          <w:szCs w:val="26"/>
        </w:rPr>
        <w:t xml:space="preserve"> </w:t>
      </w:r>
      <w:proofErr w:type="spellStart"/>
      <w:r>
        <w:rPr>
          <w:color w:val="000000"/>
          <w:szCs w:val="26"/>
        </w:rPr>
        <w:t>thực</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kế</w:t>
      </w:r>
      <w:proofErr w:type="spellEnd"/>
      <w:r>
        <w:rPr>
          <w:color w:val="000000"/>
          <w:szCs w:val="26"/>
        </w:rPr>
        <w:t xml:space="preserve"> </w:t>
      </w:r>
      <w:proofErr w:type="spellStart"/>
      <w:r>
        <w:rPr>
          <w:color w:val="000000"/>
          <w:szCs w:val="26"/>
        </w:rPr>
        <w:t>hoạch</w:t>
      </w:r>
      <w:proofErr w:type="spellEnd"/>
      <w:r>
        <w:rPr>
          <w:color w:val="000000"/>
          <w:szCs w:val="26"/>
        </w:rPr>
        <w:t xml:space="preserve"> </w:t>
      </w:r>
      <w:proofErr w:type="spellStart"/>
      <w:r>
        <w:rPr>
          <w:color w:val="000000"/>
          <w:szCs w:val="26"/>
        </w:rPr>
        <w:t>kiểm</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năm</w:t>
      </w:r>
      <w:proofErr w:type="spellEnd"/>
      <w:r>
        <w:rPr>
          <w:bCs/>
          <w:szCs w:val="26"/>
        </w:rPr>
        <w:t>.</w:t>
      </w:r>
    </w:p>
    <w:p w14:paraId="6FEADF8D" w14:textId="77777777" w:rsidR="004A7948" w:rsidRPr="002F4F88" w:rsidRDefault="004A7948" w:rsidP="004A7948">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p>
    <w:p w14:paraId="208F2241" w14:textId="77777777" w:rsidR="004A7948" w:rsidRPr="002F4F88" w:rsidRDefault="004A7948" w:rsidP="004A7948">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F592165" w14:textId="77777777" w:rsidTr="004A7948">
        <w:trPr>
          <w:trHeight w:val="449"/>
        </w:trPr>
        <w:tc>
          <w:tcPr>
            <w:tcW w:w="817" w:type="dxa"/>
            <w:shd w:val="clear" w:color="auto" w:fill="auto"/>
          </w:tcPr>
          <w:p w14:paraId="2E21DF2C"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647B605E"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C2CD7A1"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2F4F88" w14:paraId="4F51ECB6" w14:textId="77777777" w:rsidTr="004A7948">
        <w:tc>
          <w:tcPr>
            <w:tcW w:w="817" w:type="dxa"/>
            <w:shd w:val="clear" w:color="auto" w:fill="auto"/>
          </w:tcPr>
          <w:p w14:paraId="6962D45D" w14:textId="77777777" w:rsidR="004A7948" w:rsidRPr="002F4F88" w:rsidRDefault="004A7948" w:rsidP="00911D8A">
            <w:pPr>
              <w:pStyle w:val="ListParagraph"/>
              <w:numPr>
                <w:ilvl w:val="0"/>
                <w:numId w:val="157"/>
              </w:numPr>
            </w:pPr>
          </w:p>
        </w:tc>
        <w:tc>
          <w:tcPr>
            <w:tcW w:w="1877" w:type="dxa"/>
            <w:shd w:val="clear" w:color="auto" w:fill="auto"/>
          </w:tcPr>
          <w:p w14:paraId="0F79E83A" w14:textId="77777777" w:rsidR="004A7948" w:rsidRPr="002F4F88" w:rsidRDefault="004A7948" w:rsidP="004A7948">
            <w:pPr>
              <w:keepLines/>
              <w:widowControl w:val="0"/>
              <w:rPr>
                <w:szCs w:val="26"/>
              </w:rPr>
            </w:pPr>
            <w:proofErr w:type="spellStart"/>
            <w:r>
              <w:rPr>
                <w:color w:val="000000"/>
                <w:shd w:val="clear" w:color="auto" w:fill="FFFFFF"/>
              </w:rPr>
              <w:t>Thêm</w:t>
            </w:r>
            <w:proofErr w:type="spellEnd"/>
            <w:r>
              <w:rPr>
                <w:color w:val="000000"/>
                <w:shd w:val="clear" w:color="auto" w:fill="FFFFFF"/>
              </w:rPr>
              <w:t xml:space="preserve"> </w:t>
            </w:r>
            <w:proofErr w:type="spellStart"/>
            <w:r>
              <w:rPr>
                <w:color w:val="000000"/>
                <w:shd w:val="clear" w:color="auto" w:fill="FFFFFF"/>
              </w:rPr>
              <w:t>cuộc</w:t>
            </w:r>
            <w:proofErr w:type="spellEnd"/>
            <w:r>
              <w:rPr>
                <w:color w:val="000000"/>
                <w:shd w:val="clear" w:color="auto" w:fill="FFFFFF"/>
              </w:rPr>
              <w:t xml:space="preserve"> KT</w:t>
            </w:r>
          </w:p>
        </w:tc>
        <w:tc>
          <w:tcPr>
            <w:tcW w:w="6912" w:type="dxa"/>
            <w:shd w:val="clear" w:color="auto" w:fill="auto"/>
          </w:tcPr>
          <w:p w14:paraId="52CEB6E3" w14:textId="177393E3"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4B230D">
              <w:rPr>
                <w:snapToGrid/>
                <w:color w:val="auto"/>
                <w:szCs w:val="26"/>
                <w:lang w:val="vi-VN"/>
              </w:rPr>
              <w:t xml:space="preserve"> trong kế hoạch năm,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9E677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798B3650" w14:textId="77A6BD10"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Mục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5F48F96E" w14:textId="0D95E1F5" w:rsidR="00F06BF5"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r>
              <w:rPr>
                <w:snapToGrid/>
                <w:color w:val="auto"/>
                <w:szCs w:val="26"/>
              </w:rPr>
              <w:t xml:space="preserve">*: </w:t>
            </w:r>
            <w:proofErr w:type="spellStart"/>
            <w:r w:rsidR="00F06BF5" w:rsidRPr="004B2A6F">
              <w:rPr>
                <w:snapToGrid/>
                <w:color w:val="auto"/>
                <w:szCs w:val="26"/>
              </w:rPr>
              <w:t>chọn</w:t>
            </w:r>
            <w:proofErr w:type="spellEnd"/>
            <w:r w:rsidR="00F06BF5" w:rsidRPr="004B2A6F">
              <w:rPr>
                <w:snapToGrid/>
                <w:color w:val="auto"/>
                <w:szCs w:val="26"/>
              </w:rPr>
              <w:t xml:space="preserve"> 1 </w:t>
            </w:r>
            <w:proofErr w:type="spellStart"/>
            <w:r w:rsidR="00F06BF5" w:rsidRPr="004B2A6F">
              <w:rPr>
                <w:snapToGrid/>
                <w:color w:val="auto"/>
                <w:szCs w:val="26"/>
              </w:rPr>
              <w:t>trên</w:t>
            </w:r>
            <w:proofErr w:type="spellEnd"/>
            <w:r w:rsidR="00F06BF5" w:rsidRPr="004B2A6F">
              <w:rPr>
                <w:snapToGrid/>
                <w:color w:val="auto"/>
                <w:szCs w:val="26"/>
              </w:rPr>
              <w:t xml:space="preserve"> </w:t>
            </w:r>
            <w:proofErr w:type="spellStart"/>
            <w:r w:rsidR="00F06BF5" w:rsidRPr="004B2A6F">
              <w:rPr>
                <w:snapToGrid/>
                <w:color w:val="auto"/>
                <w:szCs w:val="26"/>
              </w:rPr>
              <w:t>danh</w:t>
            </w:r>
            <w:proofErr w:type="spellEnd"/>
            <w:r w:rsidR="00F06BF5" w:rsidRPr="004B2A6F">
              <w:rPr>
                <w:snapToGrid/>
                <w:color w:val="auto"/>
                <w:szCs w:val="26"/>
              </w:rPr>
              <w:t xml:space="preserve"> </w:t>
            </w:r>
            <w:proofErr w:type="spellStart"/>
            <w:r w:rsidR="00F06BF5" w:rsidRPr="004B2A6F">
              <w:rPr>
                <w:snapToGrid/>
                <w:color w:val="auto"/>
                <w:szCs w:val="26"/>
              </w:rPr>
              <w:t>sách</w:t>
            </w:r>
            <w:proofErr w:type="spellEnd"/>
            <w:r w:rsidR="00F06BF5" w:rsidRPr="004B2A6F">
              <w:rPr>
                <w:snapToGrid/>
                <w:color w:val="auto"/>
                <w:szCs w:val="26"/>
              </w:rPr>
              <w:t xml:space="preserve"> </w:t>
            </w:r>
            <w:proofErr w:type="spellStart"/>
            <w:r w:rsidR="00F06BF5">
              <w:rPr>
                <w:snapToGrid/>
                <w:color w:val="auto"/>
                <w:szCs w:val="26"/>
              </w:rPr>
              <w:t>tên</w:t>
            </w:r>
            <w:proofErr w:type="spellEnd"/>
            <w:r w:rsidR="00F06BF5">
              <w:rPr>
                <w:snapToGrid/>
                <w:color w:val="auto"/>
                <w:szCs w:val="26"/>
                <w:lang w:val="vi-VN"/>
              </w:rPr>
              <w:t xml:space="preserve"> </w:t>
            </w:r>
            <w:proofErr w:type="spellStart"/>
            <w:r w:rsidR="00F06BF5" w:rsidRPr="004B2A6F">
              <w:rPr>
                <w:snapToGrid/>
                <w:color w:val="auto"/>
                <w:szCs w:val="26"/>
              </w:rPr>
              <w:t>người</w:t>
            </w:r>
            <w:proofErr w:type="spellEnd"/>
            <w:r w:rsidR="00F06BF5" w:rsidRPr="004B2A6F">
              <w:rPr>
                <w:snapToGrid/>
                <w:color w:val="auto"/>
                <w:szCs w:val="26"/>
              </w:rPr>
              <w:t xml:space="preserve"> </w:t>
            </w:r>
            <w:proofErr w:type="spellStart"/>
            <w:r w:rsidR="00F06BF5" w:rsidRPr="004B2A6F">
              <w:rPr>
                <w:snapToGrid/>
                <w:color w:val="auto"/>
                <w:szCs w:val="26"/>
              </w:rPr>
              <w:t>dùng</w:t>
            </w:r>
            <w:proofErr w:type="spellEnd"/>
            <w:r w:rsidR="00F06BF5" w:rsidRPr="004B2A6F">
              <w:rPr>
                <w:snapToGrid/>
                <w:color w:val="auto"/>
                <w:szCs w:val="26"/>
              </w:rPr>
              <w:t xml:space="preserve"> </w:t>
            </w:r>
            <w:r w:rsidR="00F06BF5" w:rsidRPr="00E82698">
              <w:rPr>
                <w:i/>
                <w:iCs/>
                <w:snapToGrid/>
                <w:color w:val="0070C0"/>
                <w:szCs w:val="26"/>
                <w:lang w:val="vi-VN"/>
              </w:rPr>
              <w:t>(mục 2.1.1)</w:t>
            </w:r>
            <w:r w:rsidR="00F06BF5">
              <w:rPr>
                <w:snapToGrid/>
                <w:color w:val="auto"/>
                <w:szCs w:val="26"/>
                <w:lang w:val="vi-VN"/>
              </w:rPr>
              <w:t xml:space="preserve"> </w:t>
            </w:r>
            <w:proofErr w:type="spellStart"/>
            <w:r w:rsidR="00F06BF5">
              <w:rPr>
                <w:snapToGrid/>
                <w:color w:val="auto"/>
                <w:szCs w:val="26"/>
              </w:rPr>
              <w:t>thuộc</w:t>
            </w:r>
            <w:proofErr w:type="spellEnd"/>
            <w:r w:rsidR="00F06BF5">
              <w:rPr>
                <w:snapToGrid/>
                <w:color w:val="auto"/>
                <w:szCs w:val="26"/>
                <w:lang w:val="vi-VN"/>
              </w:rPr>
              <w:t xml:space="preserve"> Loại người dùng là “Kiểm toán nội bộ” có trạng thái là “Hoạt động”</w:t>
            </w:r>
          </w:p>
          <w:p w14:paraId="27B093C8" w14:textId="021AF10D"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 dd/MM/</w:t>
            </w:r>
            <w:proofErr w:type="spellStart"/>
            <w:r>
              <w:rPr>
                <w:snapToGrid/>
                <w:color w:val="auto"/>
                <w:szCs w:val="26"/>
              </w:rPr>
              <w:t>yyyy</w:t>
            </w:r>
            <w:proofErr w:type="spellEnd"/>
            <w:r>
              <w:rPr>
                <w:snapToGrid/>
                <w:color w:val="auto"/>
                <w:szCs w:val="26"/>
              </w:rPr>
              <w:t xml:space="preserve"> </w:t>
            </w:r>
          </w:p>
          <w:p w14:paraId="3C22172E" w14:textId="2C33F9D9"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thúc</w:t>
            </w:r>
            <w:proofErr w:type="spellEnd"/>
            <w:r>
              <w:rPr>
                <w:snapToGrid/>
                <w:color w:val="auto"/>
                <w:szCs w:val="26"/>
              </w:rPr>
              <w:t>*: dd/MM/</w:t>
            </w:r>
            <w:proofErr w:type="spellStart"/>
            <w:r>
              <w:rPr>
                <w:snapToGrid/>
                <w:color w:val="auto"/>
                <w:szCs w:val="26"/>
              </w:rPr>
              <w:t>yyyy</w:t>
            </w:r>
            <w:proofErr w:type="spellEnd"/>
            <w:r w:rsidR="001A2B5C">
              <w:rPr>
                <w:snapToGrid/>
                <w:color w:val="auto"/>
                <w:szCs w:val="26"/>
                <w:lang w:val="vi-VN"/>
              </w:rPr>
              <w:t xml:space="preserve">, </w:t>
            </w:r>
            <w:r>
              <w:rPr>
                <w:snapToGrid/>
                <w:color w:val="auto"/>
                <w:szCs w:val="26"/>
              </w:rPr>
              <w:t xml:space="preserve"> &gt;=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02E00A0B" w14:textId="2CF9E204"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
          <w:p w14:paraId="30E91638" w14:textId="66BC0B5E"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lượng</w:t>
            </w:r>
            <w:proofErr w:type="spellEnd"/>
            <w:r>
              <w:rPr>
                <w:snapToGrid/>
                <w:color w:val="auto"/>
                <w:szCs w:val="26"/>
              </w:rPr>
              <w:t xml:space="preserve"> KTV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ins w:id="97" w:author="LienNTQ" w:date="2021-11-04T21:56:00Z">
              <w:r w:rsidR="0067526E">
                <w:rPr>
                  <w:snapToGrid/>
                  <w:color w:val="auto"/>
                  <w:szCs w:val="26"/>
                </w:rPr>
                <w:t>hệ</w:t>
              </w:r>
              <w:proofErr w:type="spellEnd"/>
              <w:r w:rsidR="0067526E">
                <w:rPr>
                  <w:snapToGrid/>
                  <w:color w:val="auto"/>
                  <w:szCs w:val="26"/>
                </w:rPr>
                <w:t xml:space="preserve"> </w:t>
              </w:r>
              <w:proofErr w:type="spellStart"/>
              <w:r w:rsidR="0067526E">
                <w:rPr>
                  <w:snapToGrid/>
                  <w:color w:val="auto"/>
                  <w:szCs w:val="26"/>
                </w:rPr>
                <w:t>thống</w:t>
              </w:r>
              <w:proofErr w:type="spellEnd"/>
              <w:r w:rsidR="0067526E">
                <w:rPr>
                  <w:snapToGrid/>
                  <w:color w:val="auto"/>
                  <w:szCs w:val="26"/>
                </w:rPr>
                <w:t xml:space="preserve"> </w:t>
              </w:r>
              <w:proofErr w:type="spellStart"/>
              <w:r w:rsidR="0067526E">
                <w:rPr>
                  <w:snapToGrid/>
                  <w:color w:val="auto"/>
                  <w:szCs w:val="26"/>
                </w:rPr>
                <w:t>tự</w:t>
              </w:r>
              <w:proofErr w:type="spellEnd"/>
              <w:r w:rsidR="0067526E">
                <w:rPr>
                  <w:snapToGrid/>
                  <w:color w:val="auto"/>
                  <w:szCs w:val="26"/>
                </w:rPr>
                <w:t xml:space="preserve"> </w:t>
              </w:r>
              <w:proofErr w:type="spellStart"/>
              <w:r w:rsidR="0067526E">
                <w:rPr>
                  <w:snapToGrid/>
                  <w:color w:val="auto"/>
                  <w:szCs w:val="26"/>
                </w:rPr>
                <w:t>động</w:t>
              </w:r>
              <w:proofErr w:type="spellEnd"/>
              <w:r w:rsidR="0067526E">
                <w:rPr>
                  <w:snapToGrid/>
                  <w:color w:val="auto"/>
                  <w:szCs w:val="26"/>
                </w:rPr>
                <w:t xml:space="preserve"> </w:t>
              </w:r>
              <w:proofErr w:type="spellStart"/>
              <w:r w:rsidR="0067526E">
                <w:rPr>
                  <w:snapToGrid/>
                  <w:color w:val="auto"/>
                  <w:szCs w:val="26"/>
                </w:rPr>
                <w:t>tính</w:t>
              </w:r>
              <w:proofErr w:type="spellEnd"/>
              <w:r w:rsidR="0067526E">
                <w:rPr>
                  <w:snapToGrid/>
                  <w:color w:val="auto"/>
                  <w:szCs w:val="26"/>
                </w:rPr>
                <w:t xml:space="preserve"> </w:t>
              </w:r>
              <w:proofErr w:type="spellStart"/>
              <w:r w:rsidR="0067526E">
                <w:rPr>
                  <w:snapToGrid/>
                  <w:color w:val="auto"/>
                  <w:szCs w:val="26"/>
                </w:rPr>
                <w:t>bằng</w:t>
              </w:r>
              <w:proofErr w:type="spellEnd"/>
              <w:r w:rsidR="0067526E">
                <w:rPr>
                  <w:snapToGrid/>
                  <w:color w:val="auto"/>
                  <w:szCs w:val="26"/>
                </w:rPr>
                <w:t xml:space="preserve"> </w:t>
              </w:r>
              <w:proofErr w:type="spellStart"/>
              <w:r w:rsidR="0067526E">
                <w:rPr>
                  <w:snapToGrid/>
                  <w:color w:val="auto"/>
                  <w:szCs w:val="26"/>
                </w:rPr>
                <w:t>số</w:t>
              </w:r>
              <w:proofErr w:type="spellEnd"/>
              <w:r w:rsidR="0067526E">
                <w:rPr>
                  <w:snapToGrid/>
                  <w:color w:val="auto"/>
                  <w:szCs w:val="26"/>
                </w:rPr>
                <w:t xml:space="preserve"> </w:t>
              </w:r>
              <w:proofErr w:type="spellStart"/>
              <w:r w:rsidR="0067526E">
                <w:rPr>
                  <w:snapToGrid/>
                  <w:color w:val="auto"/>
                  <w:szCs w:val="26"/>
                </w:rPr>
                <w:t>lượng</w:t>
              </w:r>
              <w:proofErr w:type="spellEnd"/>
              <w:r w:rsidR="0067526E">
                <w:rPr>
                  <w:snapToGrid/>
                  <w:color w:val="auto"/>
                  <w:szCs w:val="26"/>
                </w:rPr>
                <w:t xml:space="preserve"> </w:t>
              </w:r>
              <w:proofErr w:type="spellStart"/>
              <w:r w:rsidR="0067526E">
                <w:rPr>
                  <w:snapToGrid/>
                  <w:color w:val="auto"/>
                  <w:szCs w:val="26"/>
                </w:rPr>
                <w:t>nhân</w:t>
              </w:r>
              <w:proofErr w:type="spellEnd"/>
              <w:r w:rsidR="0067526E">
                <w:rPr>
                  <w:snapToGrid/>
                  <w:color w:val="auto"/>
                  <w:szCs w:val="26"/>
                </w:rPr>
                <w:t xml:space="preserve"> </w:t>
              </w:r>
              <w:proofErr w:type="spellStart"/>
              <w:r w:rsidR="0067526E">
                <w:rPr>
                  <w:snapToGrid/>
                  <w:color w:val="auto"/>
                  <w:szCs w:val="26"/>
                </w:rPr>
                <w:t>sự</w:t>
              </w:r>
              <w:proofErr w:type="spellEnd"/>
              <w:r w:rsidR="0067526E">
                <w:rPr>
                  <w:snapToGrid/>
                  <w:color w:val="auto"/>
                  <w:szCs w:val="26"/>
                </w:rPr>
                <w:t xml:space="preserve"> </w:t>
              </w:r>
              <w:proofErr w:type="spellStart"/>
              <w:r w:rsidR="0067526E">
                <w:rPr>
                  <w:snapToGrid/>
                  <w:color w:val="auto"/>
                  <w:szCs w:val="26"/>
                </w:rPr>
                <w:t>được</w:t>
              </w:r>
              <w:proofErr w:type="spellEnd"/>
              <w:r w:rsidR="0067526E">
                <w:rPr>
                  <w:snapToGrid/>
                  <w:color w:val="auto"/>
                  <w:szCs w:val="26"/>
                </w:rPr>
                <w:t xml:space="preserve"> </w:t>
              </w:r>
              <w:proofErr w:type="spellStart"/>
              <w:r w:rsidR="0067526E">
                <w:rPr>
                  <w:snapToGrid/>
                  <w:color w:val="auto"/>
                  <w:szCs w:val="26"/>
                </w:rPr>
                <w:t>khai</w:t>
              </w:r>
              <w:proofErr w:type="spellEnd"/>
              <w:r w:rsidR="0067526E">
                <w:rPr>
                  <w:snapToGrid/>
                  <w:color w:val="auto"/>
                  <w:szCs w:val="26"/>
                </w:rPr>
                <w:t xml:space="preserve"> </w:t>
              </w:r>
              <w:proofErr w:type="spellStart"/>
              <w:r w:rsidR="0067526E">
                <w:rPr>
                  <w:snapToGrid/>
                  <w:color w:val="auto"/>
                  <w:szCs w:val="26"/>
                </w:rPr>
                <w:t>báo</w:t>
              </w:r>
              <w:proofErr w:type="spellEnd"/>
              <w:r w:rsidR="0067526E">
                <w:rPr>
                  <w:snapToGrid/>
                  <w:color w:val="auto"/>
                  <w:szCs w:val="26"/>
                </w:rPr>
                <w:t xml:space="preserve"> </w:t>
              </w:r>
              <w:proofErr w:type="spellStart"/>
              <w:r w:rsidR="0067526E">
                <w:rPr>
                  <w:snapToGrid/>
                  <w:color w:val="auto"/>
                  <w:szCs w:val="26"/>
                </w:rPr>
                <w:t>tại</w:t>
              </w:r>
              <w:proofErr w:type="spellEnd"/>
              <w:r w:rsidR="0067526E">
                <w:rPr>
                  <w:snapToGrid/>
                  <w:color w:val="auto"/>
                  <w:szCs w:val="26"/>
                </w:rPr>
                <w:t xml:space="preserve"> </w:t>
              </w:r>
              <w:proofErr w:type="spellStart"/>
              <w:r w:rsidR="0067526E">
                <w:rPr>
                  <w:snapToGrid/>
                  <w:color w:val="auto"/>
                  <w:szCs w:val="26"/>
                </w:rPr>
                <w:t>mục</w:t>
              </w:r>
              <w:proofErr w:type="spellEnd"/>
              <w:r w:rsidR="0067526E">
                <w:rPr>
                  <w:snapToGrid/>
                  <w:color w:val="auto"/>
                  <w:szCs w:val="26"/>
                </w:rPr>
                <w:t xml:space="preserve"> </w:t>
              </w:r>
              <w:proofErr w:type="spellStart"/>
              <w:r w:rsidR="0067526E">
                <w:rPr>
                  <w:snapToGrid/>
                  <w:color w:val="auto"/>
                  <w:szCs w:val="26"/>
                </w:rPr>
                <w:t>Phân</w:t>
              </w:r>
              <w:proofErr w:type="spellEnd"/>
              <w:r w:rsidR="0067526E">
                <w:rPr>
                  <w:snapToGrid/>
                  <w:color w:val="auto"/>
                  <w:szCs w:val="26"/>
                </w:rPr>
                <w:t xml:space="preserve"> </w:t>
              </w:r>
              <w:proofErr w:type="spellStart"/>
              <w:r w:rsidR="0067526E">
                <w:rPr>
                  <w:snapToGrid/>
                  <w:color w:val="auto"/>
                  <w:szCs w:val="26"/>
                </w:rPr>
                <w:t>công</w:t>
              </w:r>
              <w:proofErr w:type="spellEnd"/>
              <w:r w:rsidR="0067526E">
                <w:rPr>
                  <w:snapToGrid/>
                  <w:color w:val="auto"/>
                  <w:szCs w:val="26"/>
                </w:rPr>
                <w:t xml:space="preserve"> </w:t>
              </w:r>
              <w:proofErr w:type="spellStart"/>
              <w:r w:rsidR="0067526E">
                <w:rPr>
                  <w:snapToGrid/>
                  <w:color w:val="auto"/>
                  <w:szCs w:val="26"/>
                </w:rPr>
                <w:t>kiểm</w:t>
              </w:r>
              <w:proofErr w:type="spellEnd"/>
              <w:r w:rsidR="0067526E">
                <w:rPr>
                  <w:snapToGrid/>
                  <w:color w:val="auto"/>
                  <w:szCs w:val="26"/>
                </w:rPr>
                <w:t xml:space="preserve"> </w:t>
              </w:r>
              <w:proofErr w:type="spellStart"/>
              <w:r w:rsidR="0067526E">
                <w:rPr>
                  <w:snapToGrid/>
                  <w:color w:val="auto"/>
                  <w:szCs w:val="26"/>
                </w:rPr>
                <w:t>toán</w:t>
              </w:r>
              <w:proofErr w:type="spellEnd"/>
              <w:r w:rsidR="0067526E">
                <w:rPr>
                  <w:snapToGrid/>
                  <w:color w:val="auto"/>
                  <w:szCs w:val="26"/>
                  <w:lang w:val="vi-VN"/>
                </w:rPr>
                <w:t>, không cho phép sửa</w:t>
              </w:r>
            </w:ins>
            <w:del w:id="98" w:author="LienNTQ" w:date="2021-11-04T21:55:00Z">
              <w:r w:rsidDel="0067526E">
                <w:rPr>
                  <w:snapToGrid/>
                  <w:color w:val="auto"/>
                  <w:szCs w:val="26"/>
                </w:rPr>
                <w:delText xml:space="preserve">nhập số </w:delText>
              </w:r>
            </w:del>
          </w:p>
          <w:p w14:paraId="7B5F7471" w14:textId="05763212" w:rsidR="00403911" w:rsidRPr="009274C6" w:rsidRDefault="004A7948" w:rsidP="00911D8A">
            <w:pPr>
              <w:pStyle w:val="NormalIndent"/>
              <w:keepNext w:val="0"/>
              <w:keepLines/>
              <w:widowControl w:val="0"/>
              <w:numPr>
                <w:ilvl w:val="0"/>
                <w:numId w:val="158"/>
              </w:numPr>
              <w:spacing w:before="0" w:after="0" w:line="312" w:lineRule="auto"/>
              <w:jc w:val="left"/>
              <w:rPr>
                <w:snapToGrid/>
                <w:color w:val="auto"/>
                <w:szCs w:val="26"/>
                <w:lang w:val="vi-VN"/>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sidR="00434205">
              <w:rPr>
                <w:snapToGrid/>
                <w:color w:val="auto"/>
                <w:szCs w:val="26"/>
              </w:rPr>
              <w:t>kiểm</w:t>
            </w:r>
            <w:proofErr w:type="spellEnd"/>
            <w:r w:rsidR="00434205">
              <w:rPr>
                <w:snapToGrid/>
                <w:color w:val="auto"/>
                <w:szCs w:val="26"/>
                <w:lang w:val="vi-VN"/>
              </w:rPr>
              <w:t xml:space="preserve"> </w:t>
            </w:r>
            <w:r w:rsidR="001B5548">
              <w:rPr>
                <w:snapToGrid/>
                <w:color w:val="auto"/>
                <w:szCs w:val="26"/>
                <w:lang w:val="vi-VN"/>
              </w:rPr>
              <w:t>toán</w:t>
            </w:r>
            <w:r w:rsidR="00584217">
              <w:rPr>
                <w:snapToGrid/>
                <w:color w:val="auto"/>
                <w:szCs w:val="26"/>
                <w:lang w:val="vi-VN"/>
              </w:rPr>
              <w:t>:</w:t>
            </w:r>
            <w:r>
              <w:rPr>
                <w:snapToGrid/>
                <w:color w:val="auto"/>
                <w:szCs w:val="26"/>
              </w:rPr>
              <w:t xml:space="preserve"> </w:t>
            </w:r>
            <w:proofErr w:type="spellStart"/>
            <w:r w:rsidR="00403911">
              <w:rPr>
                <w:snapToGrid/>
                <w:color w:val="auto"/>
                <w:szCs w:val="26"/>
              </w:rPr>
              <w:t>cho</w:t>
            </w:r>
            <w:proofErr w:type="spellEnd"/>
            <w:r w:rsidR="00403911">
              <w:rPr>
                <w:snapToGrid/>
                <w:color w:val="auto"/>
                <w:szCs w:val="26"/>
                <w:lang w:val="vi-VN"/>
              </w:rPr>
              <w:t xml:space="preserve"> phép thêm</w:t>
            </w:r>
            <w:r w:rsidR="001B5548">
              <w:rPr>
                <w:snapToGrid/>
                <w:color w:val="auto"/>
                <w:szCs w:val="26"/>
                <w:lang w:val="vi-VN"/>
              </w:rPr>
              <w:t>/</w:t>
            </w:r>
            <w:r w:rsidR="00403911">
              <w:rPr>
                <w:snapToGrid/>
                <w:color w:val="auto"/>
                <w:szCs w:val="26"/>
                <w:lang w:val="vi-VN"/>
              </w:rPr>
              <w:t>sửa/xoá các nhân sự tham gia cuộc kiểm toán</w:t>
            </w:r>
            <w:r w:rsidR="009274C6">
              <w:rPr>
                <w:snapToGrid/>
                <w:color w:val="auto"/>
                <w:szCs w:val="26"/>
                <w:lang w:val="vi-VN"/>
              </w:rPr>
              <w:t>. Danh sách nhân sự hiển thị thông tin</w:t>
            </w:r>
            <w:r w:rsidR="00403911">
              <w:rPr>
                <w:snapToGrid/>
                <w:color w:val="auto"/>
                <w:szCs w:val="26"/>
                <w:lang w:val="vi-VN"/>
              </w:rPr>
              <w:t>:</w:t>
            </w:r>
          </w:p>
          <w:p w14:paraId="6022049D" w14:textId="2F102B5C" w:rsidR="009274C6" w:rsidRPr="009274C6" w:rsidRDefault="00403911" w:rsidP="00911D8A">
            <w:pPr>
              <w:pStyle w:val="NormalIndent"/>
              <w:keepNext w:val="0"/>
              <w:keepLines/>
              <w:widowControl w:val="0"/>
              <w:numPr>
                <w:ilvl w:val="0"/>
                <w:numId w:val="166"/>
              </w:numPr>
              <w:spacing w:before="0" w:after="0" w:line="312" w:lineRule="auto"/>
              <w:jc w:val="left"/>
              <w:rPr>
                <w:snapToGrid/>
                <w:color w:val="auto"/>
                <w:szCs w:val="26"/>
                <w:lang w:val="vi-VN"/>
              </w:rPr>
            </w:pPr>
            <w:r w:rsidRPr="009274C6">
              <w:rPr>
                <w:b/>
                <w:bCs/>
                <w:snapToGrid/>
                <w:color w:val="auto"/>
                <w:szCs w:val="26"/>
                <w:lang w:val="vi-VN"/>
              </w:rPr>
              <w:t xml:space="preserve">Tên </w:t>
            </w:r>
            <w:r w:rsidR="009274C6" w:rsidRPr="009274C6">
              <w:rPr>
                <w:b/>
                <w:bCs/>
                <w:snapToGrid/>
                <w:color w:val="auto"/>
                <w:szCs w:val="26"/>
                <w:lang w:val="vi-VN"/>
              </w:rPr>
              <w:t>kiểm toán viên</w:t>
            </w:r>
            <w:r w:rsidR="009274C6">
              <w:rPr>
                <w:snapToGrid/>
                <w:color w:val="auto"/>
                <w:szCs w:val="26"/>
                <w:lang w:val="vi-VN"/>
              </w:rPr>
              <w:t xml:space="preserve">: </w:t>
            </w:r>
            <w:r w:rsidR="009274C6" w:rsidRPr="009274C6">
              <w:rPr>
                <w:snapToGrid/>
                <w:color w:val="auto"/>
                <w:szCs w:val="26"/>
                <w:lang w:val="vi-VN"/>
              </w:rPr>
              <w:t>chọn 1 trên danh sách tên</w:t>
            </w:r>
            <w:r w:rsidR="009274C6">
              <w:rPr>
                <w:snapToGrid/>
                <w:color w:val="auto"/>
                <w:szCs w:val="26"/>
                <w:lang w:val="vi-VN"/>
              </w:rPr>
              <w:t xml:space="preserve"> </w:t>
            </w:r>
            <w:r w:rsidR="009274C6" w:rsidRPr="009274C6">
              <w:rPr>
                <w:snapToGrid/>
                <w:color w:val="auto"/>
                <w:szCs w:val="26"/>
                <w:lang w:val="vi-VN"/>
              </w:rPr>
              <w:t>ng</w:t>
            </w:r>
            <w:r w:rsidR="009274C6">
              <w:rPr>
                <w:snapToGrid/>
                <w:color w:val="auto"/>
                <w:szCs w:val="26"/>
                <w:lang w:val="vi-VN"/>
              </w:rPr>
              <w:t>ười d</w:t>
            </w:r>
            <w:r w:rsidR="009274C6" w:rsidRPr="009274C6">
              <w:rPr>
                <w:snapToGrid/>
                <w:color w:val="auto"/>
                <w:szCs w:val="26"/>
                <w:lang w:val="vi-VN"/>
              </w:rPr>
              <w:t xml:space="preserve">ùng </w:t>
            </w:r>
            <w:r w:rsidR="009274C6" w:rsidRPr="00E82698">
              <w:rPr>
                <w:i/>
                <w:iCs/>
                <w:snapToGrid/>
                <w:color w:val="0070C0"/>
                <w:szCs w:val="26"/>
                <w:lang w:val="vi-VN"/>
              </w:rPr>
              <w:t>(mục 2.1.1)</w:t>
            </w:r>
            <w:r w:rsidR="009274C6">
              <w:rPr>
                <w:snapToGrid/>
                <w:color w:val="auto"/>
                <w:szCs w:val="26"/>
                <w:lang w:val="vi-VN"/>
              </w:rPr>
              <w:t xml:space="preserve"> </w:t>
            </w:r>
            <w:r w:rsidR="009274C6" w:rsidRPr="009274C6">
              <w:rPr>
                <w:snapToGrid/>
                <w:color w:val="auto"/>
                <w:szCs w:val="26"/>
                <w:lang w:val="vi-VN"/>
              </w:rPr>
              <w:t>thuộc</w:t>
            </w:r>
            <w:r w:rsidR="009274C6">
              <w:rPr>
                <w:snapToGrid/>
                <w:color w:val="auto"/>
                <w:szCs w:val="26"/>
                <w:lang w:val="vi-VN"/>
              </w:rPr>
              <w:t xml:space="preserve"> Loại người dùng là “Kiểm toán nội bộ” có trạng thái là “Hoạt động”</w:t>
            </w:r>
          </w:p>
          <w:p w14:paraId="1B170594" w14:textId="6B800729"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proofErr w:type="spellStart"/>
            <w:r w:rsidRPr="009274C6">
              <w:rPr>
                <w:b/>
                <w:bCs/>
                <w:snapToGrid/>
                <w:color w:val="auto"/>
                <w:szCs w:val="26"/>
              </w:rPr>
              <w:t>Ngày</w:t>
            </w:r>
            <w:proofErr w:type="spellEnd"/>
            <w:r w:rsidRPr="009274C6">
              <w:rPr>
                <w:b/>
                <w:bCs/>
                <w:snapToGrid/>
                <w:color w:val="auto"/>
                <w:szCs w:val="26"/>
                <w:lang w:val="vi-VN"/>
              </w:rPr>
              <w:t xml:space="preserve"> bắt đầu tham gia</w:t>
            </w:r>
          </w:p>
          <w:p w14:paraId="4055EFA1" w14:textId="3F786C51"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proofErr w:type="spellStart"/>
            <w:r w:rsidRPr="009274C6">
              <w:rPr>
                <w:b/>
                <w:bCs/>
                <w:snapToGrid/>
                <w:color w:val="auto"/>
                <w:szCs w:val="26"/>
              </w:rPr>
              <w:t>Ngày</w:t>
            </w:r>
            <w:proofErr w:type="spellEnd"/>
            <w:r w:rsidRPr="009274C6">
              <w:rPr>
                <w:b/>
                <w:bCs/>
                <w:snapToGrid/>
                <w:color w:val="auto"/>
                <w:szCs w:val="26"/>
                <w:lang w:val="vi-VN"/>
              </w:rPr>
              <w:t xml:space="preserve"> kết thúc tham gia</w:t>
            </w:r>
          </w:p>
          <w:p w14:paraId="7B1538B9" w14:textId="5AB7192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về</w:t>
            </w:r>
            <w:proofErr w:type="spellEnd"/>
            <w:r>
              <w:rPr>
                <w:snapToGrid/>
                <w:color w:val="auto"/>
                <w:szCs w:val="26"/>
              </w:rPr>
              <w:t xml:space="preserve"> </w:t>
            </w:r>
            <w:proofErr w:type="spellStart"/>
            <w:r>
              <w:rPr>
                <w:snapToGrid/>
                <w:color w:val="auto"/>
                <w:szCs w:val="26"/>
              </w:rPr>
              <w:t>kỹ</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sidR="00E65CCE">
              <w:rPr>
                <w:snapToGrid/>
                <w:color w:val="auto"/>
                <w:szCs w:val="26"/>
              </w:rPr>
              <w:t>kiểm</w:t>
            </w:r>
            <w:proofErr w:type="spellEnd"/>
            <w:r w:rsidR="00E65CCE">
              <w:rPr>
                <w:snapToGrid/>
                <w:color w:val="auto"/>
                <w:szCs w:val="26"/>
                <w:lang w:val="vi-VN"/>
              </w:rPr>
              <w:t xml:space="preserve"> toán</w:t>
            </w:r>
          </w:p>
          <w:p w14:paraId="782E0B69" w14:textId="3C4FC89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thuê</w:t>
            </w:r>
            <w:proofErr w:type="spellEnd"/>
            <w:r w:rsidR="00304C99">
              <w:rPr>
                <w:snapToGrid/>
                <w:color w:val="auto"/>
                <w:szCs w:val="26"/>
                <w:lang w:val="vi-VN"/>
              </w:rPr>
              <w:t xml:space="preserve"> </w:t>
            </w:r>
            <w:proofErr w:type="spellStart"/>
            <w:r>
              <w:rPr>
                <w:snapToGrid/>
                <w:color w:val="auto"/>
                <w:szCs w:val="26"/>
              </w:rPr>
              <w:t>ngoài</w:t>
            </w:r>
            <w:proofErr w:type="spellEnd"/>
          </w:p>
          <w:p w14:paraId="1978C53D" w14:textId="0CD854E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khác</w:t>
            </w:r>
            <w:proofErr w:type="spellEnd"/>
          </w:p>
          <w:p w14:paraId="623DD28B" w14:textId="06C8DC65" w:rsidR="00845E86" w:rsidRP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mô cuộc KT: chọn 1 trong các mức:</w:t>
            </w:r>
          </w:p>
          <w:p w14:paraId="62BBBA26" w14:textId="04B917E2"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Rất</w:t>
            </w:r>
            <w:proofErr w:type="spellEnd"/>
            <w:r>
              <w:rPr>
                <w:snapToGrid/>
                <w:color w:val="auto"/>
                <w:szCs w:val="26"/>
                <w:lang w:val="vi-VN"/>
              </w:rPr>
              <w:t xml:space="preserve"> lớn</w:t>
            </w:r>
          </w:p>
          <w:p w14:paraId="4BD5E469" w14:textId="2AC16FC2"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Lớn</w:t>
            </w:r>
            <w:proofErr w:type="spellEnd"/>
          </w:p>
          <w:p w14:paraId="59E94156" w14:textId="4677589C"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Trung</w:t>
            </w:r>
            <w:proofErr w:type="spellEnd"/>
            <w:r>
              <w:rPr>
                <w:snapToGrid/>
                <w:color w:val="auto"/>
                <w:szCs w:val="26"/>
                <w:lang w:val="vi-VN"/>
              </w:rPr>
              <w:t xml:space="preserve"> bình</w:t>
            </w:r>
          </w:p>
          <w:p w14:paraId="6B8F27F2" w14:textId="6D281A78"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Nhỏ</w:t>
            </w:r>
            <w:proofErr w:type="spellEnd"/>
          </w:p>
          <w:p w14:paraId="454DF6F7" w14:textId="4C34B684" w:rsidR="009274C6" w:rsidRPr="00845E86" w:rsidRDefault="007B34B0"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File</w:t>
            </w:r>
            <w:r>
              <w:rPr>
                <w:snapToGrid/>
                <w:color w:val="auto"/>
                <w:szCs w:val="26"/>
                <w:lang w:val="vi-VN"/>
              </w:rPr>
              <w:t xml:space="preserve"> đính kèm</w:t>
            </w:r>
          </w:p>
          <w:p w14:paraId="56C98AA2" w14:textId="77777777" w:rsid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lastRenderedPageBreak/>
              <w:t>Phạm</w:t>
            </w:r>
            <w:proofErr w:type="spellEnd"/>
            <w:r>
              <w:rPr>
                <w:snapToGrid/>
                <w:color w:val="auto"/>
                <w:szCs w:val="26"/>
              </w:rPr>
              <w:t xml:space="preserve"> vi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thiết</w:t>
            </w:r>
            <w:proofErr w:type="spellEnd"/>
            <w:r>
              <w:rPr>
                <w:snapToGrid/>
                <w:color w:val="auto"/>
                <w:szCs w:val="26"/>
                <w:lang w:val="vi-VN"/>
              </w:rPr>
              <w:t xml:space="preserve"> lập</w:t>
            </w:r>
            <w:r>
              <w:rPr>
                <w:snapToGrid/>
                <w:color w:val="auto"/>
                <w:szCs w:val="26"/>
              </w:rPr>
              <w:t xml:space="preserve"> </w:t>
            </w:r>
            <w:proofErr w:type="spellStart"/>
            <w:r>
              <w:rPr>
                <w:snapToGrid/>
                <w:color w:val="auto"/>
                <w:szCs w:val="26"/>
              </w:rPr>
              <w:t>phạm</w:t>
            </w:r>
            <w:proofErr w:type="spellEnd"/>
            <w:r>
              <w:rPr>
                <w:snapToGrid/>
                <w:color w:val="auto"/>
                <w:szCs w:val="26"/>
              </w:rPr>
              <w:t xml:space="preserve"> vi </w:t>
            </w:r>
            <w:proofErr w:type="spellStart"/>
            <w:r>
              <w:rPr>
                <w:snapToGrid/>
                <w:color w:val="auto"/>
                <w:szCs w:val="26"/>
              </w:rPr>
              <w:t>kiểm</w:t>
            </w:r>
            <w:proofErr w:type="spellEnd"/>
            <w:r>
              <w:rPr>
                <w:snapToGrid/>
                <w:color w:val="auto"/>
                <w:szCs w:val="26"/>
                <w:lang w:val="vi-VN"/>
              </w:rPr>
              <w:t xml:space="preserve"> toán cho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r w:rsidRPr="000D4CF5">
              <w:rPr>
                <w:i/>
                <w:snapToGrid/>
                <w:color w:val="0066FF"/>
                <w:szCs w:val="26"/>
              </w:rPr>
              <w:t>4.</w:t>
            </w:r>
            <w:r>
              <w:rPr>
                <w:i/>
                <w:snapToGrid/>
                <w:color w:val="0066FF"/>
                <w:szCs w:val="26"/>
                <w:lang w:val="vi-VN"/>
              </w:rPr>
              <w:t>2</w:t>
            </w:r>
            <w:r w:rsidRPr="000D4CF5">
              <w:rPr>
                <w:i/>
                <w:snapToGrid/>
                <w:color w:val="0066FF"/>
                <w:szCs w:val="26"/>
              </w:rPr>
              <w:t>.</w:t>
            </w:r>
            <w:r>
              <w:rPr>
                <w:i/>
                <w:snapToGrid/>
                <w:color w:val="0066FF"/>
                <w:szCs w:val="26"/>
                <w:lang w:val="vi-VN"/>
              </w:rPr>
              <w:t>2</w:t>
            </w:r>
            <w:r w:rsidRPr="000D4CF5">
              <w:rPr>
                <w:i/>
                <w:snapToGrid/>
                <w:color w:val="0066FF"/>
                <w:szCs w:val="26"/>
              </w:rPr>
              <w:t xml:space="preserve"> </w:t>
            </w:r>
            <w:proofErr w:type="spellStart"/>
            <w:r w:rsidRPr="000D4CF5">
              <w:rPr>
                <w:i/>
                <w:snapToGrid/>
                <w:color w:val="0066FF"/>
                <w:szCs w:val="26"/>
              </w:rPr>
              <w:t>Phạm</w:t>
            </w:r>
            <w:proofErr w:type="spellEnd"/>
            <w:r w:rsidRPr="000D4CF5">
              <w:rPr>
                <w:i/>
                <w:snapToGrid/>
                <w:color w:val="0066FF"/>
                <w:szCs w:val="26"/>
              </w:rPr>
              <w:t xml:space="preserve"> vi </w:t>
            </w:r>
            <w:proofErr w:type="spellStart"/>
            <w:r w:rsidRPr="000D4CF5">
              <w:rPr>
                <w:i/>
                <w:snapToGrid/>
                <w:color w:val="0066FF"/>
                <w:szCs w:val="26"/>
              </w:rPr>
              <w:t>cuộc</w:t>
            </w:r>
            <w:proofErr w:type="spellEnd"/>
            <w:r w:rsidRPr="000D4CF5">
              <w:rPr>
                <w:i/>
                <w:snapToGrid/>
                <w:color w:val="0066FF"/>
                <w:szCs w:val="26"/>
              </w:rPr>
              <w:t xml:space="preserve"> </w:t>
            </w:r>
            <w:proofErr w:type="spellStart"/>
            <w:r w:rsidRPr="000D4CF5">
              <w:rPr>
                <w:i/>
                <w:snapToGrid/>
                <w:color w:val="0066FF"/>
                <w:szCs w:val="26"/>
              </w:rPr>
              <w:t>kiểm</w:t>
            </w:r>
            <w:proofErr w:type="spellEnd"/>
            <w:r w:rsidRPr="000D4CF5">
              <w:rPr>
                <w:i/>
                <w:snapToGrid/>
                <w:color w:val="0066FF"/>
                <w:szCs w:val="26"/>
              </w:rPr>
              <w:t xml:space="preserve"> </w:t>
            </w:r>
            <w:proofErr w:type="spellStart"/>
            <w:r w:rsidRPr="000D4CF5">
              <w:rPr>
                <w:i/>
                <w:snapToGrid/>
                <w:color w:val="0066FF"/>
                <w:szCs w:val="26"/>
              </w:rPr>
              <w:t>toán</w:t>
            </w:r>
            <w:proofErr w:type="spellEnd"/>
            <w:r>
              <w:rPr>
                <w:snapToGrid/>
                <w:color w:val="auto"/>
                <w:szCs w:val="26"/>
              </w:rPr>
              <w:t>”</w:t>
            </w:r>
          </w:p>
          <w:p w14:paraId="174BDE0D" w14:textId="175F4916" w:rsidR="0043615B" w:rsidRPr="00A13CBB" w:rsidRDefault="007B34B0" w:rsidP="0043615B">
            <w:pPr>
              <w:pStyle w:val="NormalIndent"/>
              <w:keepNext w:val="0"/>
              <w:keepLines/>
              <w:widowControl w:val="0"/>
              <w:numPr>
                <w:ilvl w:val="0"/>
                <w:numId w:val="15"/>
              </w:numPr>
              <w:spacing w:before="0" w:after="0" w:line="312" w:lineRule="auto"/>
              <w:jc w:val="left"/>
              <w:rPr>
                <w:snapToGrid/>
                <w:color w:val="auto"/>
                <w:szCs w:val="26"/>
                <w:highlight w:val="yellow"/>
              </w:rPr>
            </w:pPr>
            <w:r w:rsidRPr="00A13CBB">
              <w:rPr>
                <w:snapToGrid/>
                <w:color w:val="auto"/>
                <w:szCs w:val="26"/>
                <w:highlight w:val="yellow"/>
              </w:rPr>
              <w:t>Sau</w:t>
            </w:r>
            <w:r w:rsidRPr="00A13CBB">
              <w:rPr>
                <w:snapToGrid/>
                <w:color w:val="auto"/>
                <w:szCs w:val="26"/>
                <w:highlight w:val="yellow"/>
                <w:lang w:val="vi-VN"/>
              </w:rPr>
              <w:t xml:space="preserve"> khi thêm mới</w:t>
            </w:r>
            <w:r w:rsidR="00B768E9" w:rsidRPr="00A13CBB">
              <w:rPr>
                <w:snapToGrid/>
                <w:color w:val="auto"/>
                <w:szCs w:val="26"/>
                <w:highlight w:val="yellow"/>
                <w:lang w:val="vi-VN"/>
              </w:rPr>
              <w:t xml:space="preserve"> </w:t>
            </w:r>
            <w:r w:rsidRPr="00A13CBB">
              <w:rPr>
                <w:snapToGrid/>
                <w:color w:val="auto"/>
                <w:szCs w:val="26"/>
                <w:highlight w:val="yellow"/>
                <w:lang w:val="vi-VN"/>
              </w:rPr>
              <w:t>thành công, h</w:t>
            </w:r>
            <w:r w:rsidR="001134A6" w:rsidRPr="00A13CBB">
              <w:rPr>
                <w:snapToGrid/>
                <w:color w:val="auto"/>
                <w:szCs w:val="26"/>
                <w:highlight w:val="yellow"/>
              </w:rPr>
              <w:t xml:space="preserve">ệ </w:t>
            </w:r>
            <w:proofErr w:type="spellStart"/>
            <w:r w:rsidR="001134A6" w:rsidRPr="00A13CBB">
              <w:rPr>
                <w:snapToGrid/>
                <w:color w:val="auto"/>
                <w:szCs w:val="26"/>
                <w:highlight w:val="yellow"/>
              </w:rPr>
              <w:t>thống</w:t>
            </w:r>
            <w:proofErr w:type="spellEnd"/>
            <w:r w:rsidR="001134A6" w:rsidRPr="00A13CBB">
              <w:rPr>
                <w:snapToGrid/>
                <w:color w:val="auto"/>
                <w:szCs w:val="26"/>
                <w:highlight w:val="yellow"/>
              </w:rPr>
              <w:t xml:space="preserve"> </w:t>
            </w:r>
            <w:proofErr w:type="spellStart"/>
            <w:r w:rsidR="001134A6" w:rsidRPr="00A13CBB">
              <w:rPr>
                <w:snapToGrid/>
                <w:color w:val="auto"/>
                <w:szCs w:val="26"/>
                <w:highlight w:val="yellow"/>
              </w:rPr>
              <w:t>tự</w:t>
            </w:r>
            <w:proofErr w:type="spellEnd"/>
            <w:r w:rsidR="001134A6" w:rsidRPr="00A13CBB">
              <w:rPr>
                <w:snapToGrid/>
                <w:color w:val="auto"/>
                <w:szCs w:val="26"/>
                <w:highlight w:val="yellow"/>
              </w:rPr>
              <w:t xml:space="preserve"> </w:t>
            </w:r>
            <w:proofErr w:type="spellStart"/>
            <w:r w:rsidR="001134A6" w:rsidRPr="00A13CBB">
              <w:rPr>
                <w:snapToGrid/>
                <w:color w:val="auto"/>
                <w:szCs w:val="26"/>
                <w:highlight w:val="yellow"/>
              </w:rPr>
              <w:t>sinh</w:t>
            </w:r>
            <w:proofErr w:type="spellEnd"/>
            <w:r w:rsidR="001134A6" w:rsidRPr="00A13CBB">
              <w:rPr>
                <w:snapToGrid/>
                <w:color w:val="auto"/>
                <w:szCs w:val="26"/>
                <w:highlight w:val="yellow"/>
              </w:rPr>
              <w:t xml:space="preserve"> </w:t>
            </w:r>
            <w:proofErr w:type="spellStart"/>
            <w:r w:rsidR="001134A6" w:rsidRPr="00A13CBB">
              <w:rPr>
                <w:snapToGrid/>
                <w:color w:val="auto"/>
                <w:szCs w:val="26"/>
                <w:highlight w:val="yellow"/>
              </w:rPr>
              <w:t>mã</w:t>
            </w:r>
            <w:proofErr w:type="spellEnd"/>
            <w:r w:rsidRPr="00A13CBB">
              <w:rPr>
                <w:snapToGrid/>
                <w:color w:val="auto"/>
                <w:szCs w:val="26"/>
                <w:highlight w:val="yellow"/>
                <w:lang w:val="vi-VN"/>
              </w:rPr>
              <w:t xml:space="preserve"> cuộc kiểm toán theo cấu trúc sau:</w:t>
            </w:r>
            <w:r w:rsidR="00C724B2" w:rsidRPr="00A13CBB">
              <w:rPr>
                <w:snapToGrid/>
                <w:color w:val="auto"/>
                <w:szCs w:val="26"/>
                <w:highlight w:val="yellow"/>
                <w:lang w:val="vi-VN"/>
              </w:rPr>
              <w:t xml:space="preserve"> YYYY.CKT.</w:t>
            </w:r>
            <w:r w:rsidR="0043615B" w:rsidRPr="00A13CBB">
              <w:rPr>
                <w:snapToGrid/>
                <w:color w:val="auto"/>
                <w:szCs w:val="26"/>
                <w:highlight w:val="yellow"/>
                <w:lang w:val="vi-VN"/>
              </w:rPr>
              <w:t xml:space="preserve">XXX. </w:t>
            </w:r>
            <w:proofErr w:type="spellStart"/>
            <w:r w:rsidR="0043615B" w:rsidRPr="00A13CBB">
              <w:rPr>
                <w:snapToGrid/>
                <w:color w:val="auto"/>
                <w:szCs w:val="26"/>
                <w:highlight w:val="yellow"/>
              </w:rPr>
              <w:t>Trong</w:t>
            </w:r>
            <w:proofErr w:type="spellEnd"/>
            <w:r w:rsidR="0043615B" w:rsidRPr="00A13CBB">
              <w:rPr>
                <w:snapToGrid/>
                <w:color w:val="auto"/>
                <w:szCs w:val="26"/>
                <w:highlight w:val="yellow"/>
                <w:lang w:val="vi-VN"/>
              </w:rPr>
              <w:t xml:space="preserve"> đó:</w:t>
            </w:r>
          </w:p>
          <w:p w14:paraId="2B689245" w14:textId="0F9F49E1" w:rsidR="0043615B" w:rsidRPr="00A13CBB" w:rsidRDefault="0043615B" w:rsidP="00911D8A">
            <w:pPr>
              <w:pStyle w:val="NormalIndent"/>
              <w:keepNext w:val="0"/>
              <w:keepLines/>
              <w:widowControl w:val="0"/>
              <w:numPr>
                <w:ilvl w:val="0"/>
                <w:numId w:val="158"/>
              </w:numPr>
              <w:spacing w:before="0" w:after="0" w:line="312" w:lineRule="auto"/>
              <w:jc w:val="left"/>
              <w:rPr>
                <w:snapToGrid/>
                <w:color w:val="auto"/>
                <w:szCs w:val="26"/>
                <w:highlight w:val="yellow"/>
              </w:rPr>
            </w:pPr>
            <w:r w:rsidRPr="00A13CBB">
              <w:rPr>
                <w:snapToGrid/>
                <w:color w:val="auto"/>
                <w:szCs w:val="26"/>
                <w:highlight w:val="yellow"/>
              </w:rPr>
              <w:t xml:space="preserve">YYYY: </w:t>
            </w:r>
            <w:proofErr w:type="spellStart"/>
            <w:r w:rsidRPr="00A13CBB">
              <w:rPr>
                <w:snapToGrid/>
                <w:color w:val="auto"/>
                <w:szCs w:val="26"/>
                <w:highlight w:val="yellow"/>
              </w:rPr>
              <w:t>là</w:t>
            </w:r>
            <w:proofErr w:type="spellEnd"/>
            <w:r w:rsidRPr="00A13CBB">
              <w:rPr>
                <w:snapToGrid/>
                <w:color w:val="auto"/>
                <w:szCs w:val="26"/>
                <w:highlight w:val="yellow"/>
              </w:rPr>
              <w:t xml:space="preserve"> </w:t>
            </w:r>
            <w:proofErr w:type="spellStart"/>
            <w:r w:rsidRPr="00A13CBB">
              <w:rPr>
                <w:snapToGrid/>
                <w:color w:val="auto"/>
                <w:szCs w:val="26"/>
                <w:highlight w:val="yellow"/>
              </w:rPr>
              <w:t>năm</w:t>
            </w:r>
            <w:proofErr w:type="spellEnd"/>
            <w:r w:rsidRPr="00A13CBB">
              <w:rPr>
                <w:snapToGrid/>
                <w:color w:val="auto"/>
                <w:szCs w:val="26"/>
                <w:highlight w:val="yellow"/>
              </w:rPr>
              <w:t xml:space="preserve"> </w:t>
            </w:r>
            <w:proofErr w:type="spellStart"/>
            <w:r w:rsidRPr="00A13CBB">
              <w:rPr>
                <w:snapToGrid/>
                <w:color w:val="auto"/>
                <w:szCs w:val="26"/>
                <w:highlight w:val="yellow"/>
              </w:rPr>
              <w:t>của</w:t>
            </w:r>
            <w:proofErr w:type="spellEnd"/>
            <w:r w:rsidRPr="00A13CBB">
              <w:rPr>
                <w:snapToGrid/>
                <w:color w:val="auto"/>
                <w:szCs w:val="26"/>
                <w:highlight w:val="yellow"/>
              </w:rPr>
              <w:t xml:space="preserve"> </w:t>
            </w:r>
            <w:proofErr w:type="spellStart"/>
            <w:r w:rsidRPr="00A13CBB">
              <w:rPr>
                <w:snapToGrid/>
                <w:color w:val="auto"/>
                <w:szCs w:val="26"/>
                <w:highlight w:val="yellow"/>
              </w:rPr>
              <w:t>kế</w:t>
            </w:r>
            <w:proofErr w:type="spellEnd"/>
            <w:r w:rsidRPr="00A13CBB">
              <w:rPr>
                <w:snapToGrid/>
                <w:color w:val="auto"/>
                <w:szCs w:val="26"/>
                <w:highlight w:val="yellow"/>
              </w:rPr>
              <w:t xml:space="preserve"> </w:t>
            </w:r>
            <w:proofErr w:type="spellStart"/>
            <w:r w:rsidRPr="00A13CBB">
              <w:rPr>
                <w:snapToGrid/>
                <w:color w:val="auto"/>
                <w:szCs w:val="26"/>
                <w:highlight w:val="yellow"/>
              </w:rPr>
              <w:t>hoạch</w:t>
            </w:r>
            <w:proofErr w:type="spellEnd"/>
            <w:r w:rsidRPr="00A13CBB">
              <w:rPr>
                <w:snapToGrid/>
                <w:color w:val="auto"/>
                <w:szCs w:val="26"/>
                <w:highlight w:val="yellow"/>
              </w:rPr>
              <w:t xml:space="preserve"> </w:t>
            </w:r>
            <w:proofErr w:type="spellStart"/>
            <w:r w:rsidRPr="00A13CBB">
              <w:rPr>
                <w:snapToGrid/>
                <w:color w:val="auto"/>
                <w:szCs w:val="26"/>
                <w:highlight w:val="yellow"/>
              </w:rPr>
              <w:t>kiểm</w:t>
            </w:r>
            <w:proofErr w:type="spellEnd"/>
            <w:r w:rsidRPr="00A13CBB">
              <w:rPr>
                <w:snapToGrid/>
                <w:color w:val="auto"/>
                <w:szCs w:val="26"/>
                <w:highlight w:val="yellow"/>
              </w:rPr>
              <w:t xml:space="preserve"> </w:t>
            </w:r>
            <w:proofErr w:type="spellStart"/>
            <w:r w:rsidRPr="00A13CBB">
              <w:rPr>
                <w:snapToGrid/>
                <w:color w:val="auto"/>
                <w:szCs w:val="26"/>
                <w:highlight w:val="yellow"/>
              </w:rPr>
              <w:t>toán</w:t>
            </w:r>
            <w:proofErr w:type="spellEnd"/>
            <w:r w:rsidRPr="00A13CBB">
              <w:rPr>
                <w:snapToGrid/>
                <w:color w:val="auto"/>
                <w:szCs w:val="26"/>
                <w:highlight w:val="yellow"/>
              </w:rPr>
              <w:t xml:space="preserve"> </w:t>
            </w:r>
            <w:proofErr w:type="spellStart"/>
            <w:r w:rsidRPr="00A13CBB">
              <w:rPr>
                <w:snapToGrid/>
                <w:color w:val="auto"/>
                <w:szCs w:val="26"/>
                <w:highlight w:val="yellow"/>
              </w:rPr>
              <w:t>năm</w:t>
            </w:r>
            <w:proofErr w:type="spellEnd"/>
          </w:p>
          <w:p w14:paraId="6CE1ED37" w14:textId="1B429748" w:rsidR="0043615B" w:rsidRPr="00A13CBB" w:rsidRDefault="0043615B" w:rsidP="00911D8A">
            <w:pPr>
              <w:pStyle w:val="NormalIndent"/>
              <w:keepNext w:val="0"/>
              <w:keepLines/>
              <w:widowControl w:val="0"/>
              <w:numPr>
                <w:ilvl w:val="0"/>
                <w:numId w:val="158"/>
              </w:numPr>
              <w:spacing w:before="0" w:after="0" w:line="312" w:lineRule="auto"/>
              <w:jc w:val="left"/>
              <w:rPr>
                <w:snapToGrid/>
                <w:color w:val="auto"/>
                <w:szCs w:val="26"/>
                <w:highlight w:val="yellow"/>
              </w:rPr>
            </w:pPr>
            <w:r w:rsidRPr="00A13CBB">
              <w:rPr>
                <w:snapToGrid/>
                <w:color w:val="auto"/>
                <w:szCs w:val="26"/>
                <w:highlight w:val="yellow"/>
              </w:rPr>
              <w:t xml:space="preserve">XXX: </w:t>
            </w:r>
            <w:proofErr w:type="spellStart"/>
            <w:r w:rsidRPr="00A13CBB">
              <w:rPr>
                <w:snapToGrid/>
                <w:color w:val="auto"/>
                <w:szCs w:val="26"/>
                <w:highlight w:val="yellow"/>
              </w:rPr>
              <w:t>dãy</w:t>
            </w:r>
            <w:proofErr w:type="spellEnd"/>
            <w:r w:rsidRPr="00A13CBB">
              <w:rPr>
                <w:snapToGrid/>
                <w:color w:val="auto"/>
                <w:szCs w:val="26"/>
                <w:highlight w:val="yellow"/>
              </w:rPr>
              <w:t xml:space="preserve"> </w:t>
            </w:r>
            <w:proofErr w:type="spellStart"/>
            <w:r w:rsidRPr="00A13CBB">
              <w:rPr>
                <w:snapToGrid/>
                <w:color w:val="auto"/>
                <w:szCs w:val="26"/>
                <w:highlight w:val="yellow"/>
              </w:rPr>
              <w:t>số</w:t>
            </w:r>
            <w:proofErr w:type="spellEnd"/>
            <w:r w:rsidRPr="00A13CBB">
              <w:rPr>
                <w:snapToGrid/>
                <w:color w:val="auto"/>
                <w:szCs w:val="26"/>
                <w:highlight w:val="yellow"/>
              </w:rPr>
              <w:t xml:space="preserve"> </w:t>
            </w:r>
            <w:proofErr w:type="spellStart"/>
            <w:r w:rsidRPr="00A13CBB">
              <w:rPr>
                <w:snapToGrid/>
                <w:color w:val="auto"/>
                <w:szCs w:val="26"/>
                <w:highlight w:val="yellow"/>
              </w:rPr>
              <w:t>tự</w:t>
            </w:r>
            <w:proofErr w:type="spellEnd"/>
            <w:r w:rsidRPr="00A13CBB">
              <w:rPr>
                <w:snapToGrid/>
                <w:color w:val="auto"/>
                <w:szCs w:val="26"/>
                <w:highlight w:val="yellow"/>
              </w:rPr>
              <w:t xml:space="preserve"> </w:t>
            </w:r>
            <w:proofErr w:type="spellStart"/>
            <w:r w:rsidRPr="00A13CBB">
              <w:rPr>
                <w:snapToGrid/>
                <w:color w:val="auto"/>
                <w:szCs w:val="26"/>
                <w:highlight w:val="yellow"/>
              </w:rPr>
              <w:t>tăng</w:t>
            </w:r>
            <w:proofErr w:type="spellEnd"/>
            <w:r w:rsidRPr="00A13CBB">
              <w:rPr>
                <w:snapToGrid/>
                <w:color w:val="auto"/>
                <w:szCs w:val="26"/>
                <w:highlight w:val="yellow"/>
              </w:rPr>
              <w:t xml:space="preserve"> </w:t>
            </w:r>
            <w:proofErr w:type="spellStart"/>
            <w:r w:rsidRPr="00A13CBB">
              <w:rPr>
                <w:snapToGrid/>
                <w:color w:val="auto"/>
                <w:szCs w:val="26"/>
                <w:highlight w:val="yellow"/>
              </w:rPr>
              <w:t>bắt</w:t>
            </w:r>
            <w:proofErr w:type="spellEnd"/>
            <w:r w:rsidRPr="00A13CBB">
              <w:rPr>
                <w:snapToGrid/>
                <w:color w:val="auto"/>
                <w:szCs w:val="26"/>
                <w:highlight w:val="yellow"/>
              </w:rPr>
              <w:t xml:space="preserve"> </w:t>
            </w:r>
            <w:proofErr w:type="spellStart"/>
            <w:r w:rsidRPr="00A13CBB">
              <w:rPr>
                <w:snapToGrid/>
                <w:color w:val="auto"/>
                <w:szCs w:val="26"/>
                <w:highlight w:val="yellow"/>
              </w:rPr>
              <w:t>đầu</w:t>
            </w:r>
            <w:proofErr w:type="spellEnd"/>
            <w:r w:rsidRPr="00A13CBB">
              <w:rPr>
                <w:snapToGrid/>
                <w:color w:val="auto"/>
                <w:szCs w:val="26"/>
                <w:highlight w:val="yellow"/>
              </w:rPr>
              <w:t xml:space="preserve"> </w:t>
            </w:r>
            <w:proofErr w:type="spellStart"/>
            <w:r w:rsidRPr="00A13CBB">
              <w:rPr>
                <w:snapToGrid/>
                <w:color w:val="auto"/>
                <w:szCs w:val="26"/>
                <w:highlight w:val="yellow"/>
              </w:rPr>
              <w:t>từ</w:t>
            </w:r>
            <w:proofErr w:type="spellEnd"/>
            <w:r w:rsidRPr="00A13CBB">
              <w:rPr>
                <w:snapToGrid/>
                <w:color w:val="auto"/>
                <w:szCs w:val="26"/>
                <w:highlight w:val="yellow"/>
              </w:rPr>
              <w:t xml:space="preserve"> 001</w:t>
            </w:r>
            <w:r w:rsidR="00863D96" w:rsidRPr="00A13CBB">
              <w:rPr>
                <w:snapToGrid/>
                <w:color w:val="auto"/>
                <w:szCs w:val="26"/>
                <w:highlight w:val="yellow"/>
                <w:lang w:val="vi-VN"/>
              </w:rPr>
              <w:t>, đếm lại khi thay đổi năm</w:t>
            </w:r>
          </w:p>
          <w:p w14:paraId="6748679D" w14:textId="77777777" w:rsidR="00655B2C" w:rsidRPr="00773571" w:rsidRDefault="00254C01" w:rsidP="00655B2C">
            <w:pPr>
              <w:pStyle w:val="NormalIndent"/>
              <w:keepNext w:val="0"/>
              <w:keepLines/>
              <w:widowControl w:val="0"/>
              <w:numPr>
                <w:ilvl w:val="0"/>
                <w:numId w:val="15"/>
              </w:numPr>
              <w:spacing w:before="0" w:after="0" w:line="312" w:lineRule="auto"/>
              <w:jc w:val="left"/>
              <w:rPr>
                <w:snapToGrid/>
                <w:color w:val="auto"/>
                <w:szCs w:val="26"/>
              </w:rPr>
            </w:pPr>
            <w:proofErr w:type="spellStart"/>
            <w:r w:rsidRPr="00655B2C">
              <w:rPr>
                <w:snapToGrid/>
                <w:color w:val="auto"/>
                <w:szCs w:val="26"/>
              </w:rPr>
              <w:t>Giao</w:t>
            </w:r>
            <w:proofErr w:type="spellEnd"/>
            <w:r w:rsidRPr="00655B2C">
              <w:rPr>
                <w:snapToGrid/>
                <w:color w:val="auto"/>
                <w:szCs w:val="26"/>
                <w:lang w:val="vi-VN"/>
              </w:rPr>
              <w:t xml:space="preserve"> </w:t>
            </w:r>
            <w:r w:rsidR="00434205" w:rsidRPr="00655B2C">
              <w:rPr>
                <w:snapToGrid/>
                <w:color w:val="auto"/>
                <w:szCs w:val="26"/>
                <w:lang w:val="vi-VN"/>
              </w:rPr>
              <w:t>diện</w:t>
            </w:r>
            <w:r w:rsidR="00655B2C" w:rsidRPr="00655B2C">
              <w:rPr>
                <w:snapToGrid/>
                <w:color w:val="auto"/>
                <w:szCs w:val="26"/>
                <w:lang w:val="vi-VN"/>
              </w:rPr>
              <w:t xml:space="preserve">: </w:t>
            </w:r>
          </w:p>
          <w:p w14:paraId="412BFB3B" w14:textId="65C85EBD" w:rsidR="00773571" w:rsidRPr="00655B2C" w:rsidRDefault="00C4294D" w:rsidP="00773571">
            <w:pPr>
              <w:pStyle w:val="NormalIndent"/>
              <w:keepNext w:val="0"/>
              <w:keepLines/>
              <w:widowControl w:val="0"/>
              <w:numPr>
                <w:ilvl w:val="0"/>
                <w:numId w:val="0"/>
              </w:numPr>
              <w:spacing w:before="0" w:after="0" w:line="312" w:lineRule="auto"/>
              <w:jc w:val="left"/>
              <w:rPr>
                <w:snapToGrid/>
                <w:color w:val="auto"/>
                <w:szCs w:val="26"/>
              </w:rPr>
            </w:pPr>
            <w:hyperlink r:id="rId38" w:anchor="id=eck2hr&amp;p=24__them_cuoc_kt&amp;c=1" w:history="1">
              <w:r w:rsidR="00773571" w:rsidRPr="00A44996">
                <w:rPr>
                  <w:rStyle w:val="Hyperlink"/>
                  <w:snapToGrid/>
                  <w:szCs w:val="26"/>
                </w:rPr>
                <w:t>https://f2z0rj.axshare.com/#id=eck2hr&amp;p=24__them_cuoc_kt&amp;c=1</w:t>
              </w:r>
            </w:hyperlink>
          </w:p>
        </w:tc>
      </w:tr>
      <w:tr w:rsidR="004A7948" w:rsidRPr="002F4F88" w14:paraId="5B743919" w14:textId="77777777" w:rsidTr="004A7948">
        <w:tc>
          <w:tcPr>
            <w:tcW w:w="817" w:type="dxa"/>
            <w:shd w:val="clear" w:color="auto" w:fill="auto"/>
          </w:tcPr>
          <w:p w14:paraId="14F2D9A3" w14:textId="77777777" w:rsidR="004A7948" w:rsidRPr="002F4F88" w:rsidRDefault="004A7948" w:rsidP="00911D8A">
            <w:pPr>
              <w:pStyle w:val="ListParagraph"/>
              <w:numPr>
                <w:ilvl w:val="0"/>
                <w:numId w:val="157"/>
              </w:numPr>
            </w:pPr>
          </w:p>
        </w:tc>
        <w:tc>
          <w:tcPr>
            <w:tcW w:w="1877" w:type="dxa"/>
            <w:shd w:val="clear" w:color="auto" w:fill="auto"/>
          </w:tcPr>
          <w:p w14:paraId="4393FBAF" w14:textId="77777777" w:rsidR="004A7948" w:rsidRPr="002F4F88" w:rsidRDefault="004A7948" w:rsidP="004A7948">
            <w:pPr>
              <w:keepLines/>
              <w:widowControl w:val="0"/>
              <w:rPr>
                <w:szCs w:val="26"/>
              </w:rPr>
            </w:pPr>
            <w:proofErr w:type="spellStart"/>
            <w:r>
              <w:rPr>
                <w:color w:val="000000"/>
                <w:shd w:val="clear" w:color="auto" w:fill="FFFFFF"/>
              </w:rPr>
              <w:t>Xem</w:t>
            </w:r>
            <w:proofErr w:type="spellEnd"/>
            <w:r>
              <w:rPr>
                <w:color w:val="000000"/>
                <w:shd w:val="clear" w:color="auto" w:fill="FFFFFF"/>
              </w:rPr>
              <w:t xml:space="preserve"> chi </w:t>
            </w:r>
            <w:proofErr w:type="spellStart"/>
            <w:r>
              <w:rPr>
                <w:color w:val="000000"/>
                <w:shd w:val="clear" w:color="auto" w:fill="FFFFFF"/>
              </w:rPr>
              <w:t>tiết</w:t>
            </w:r>
            <w:proofErr w:type="spellEnd"/>
          </w:p>
        </w:tc>
        <w:tc>
          <w:tcPr>
            <w:tcW w:w="6912" w:type="dxa"/>
            <w:shd w:val="clear" w:color="auto" w:fill="auto"/>
          </w:tcPr>
          <w:p w14:paraId="1F2B4EA1" w14:textId="52E752F3"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
        </w:tc>
      </w:tr>
      <w:tr w:rsidR="004A7948" w:rsidRPr="002F4F88" w14:paraId="2456E2E4" w14:textId="77777777" w:rsidTr="004A7948">
        <w:tc>
          <w:tcPr>
            <w:tcW w:w="817" w:type="dxa"/>
            <w:shd w:val="clear" w:color="auto" w:fill="auto"/>
          </w:tcPr>
          <w:p w14:paraId="14BF6048" w14:textId="77777777" w:rsidR="004A7948" w:rsidRPr="002F4F88" w:rsidRDefault="004A7948" w:rsidP="00911D8A">
            <w:pPr>
              <w:pStyle w:val="ListParagraph"/>
              <w:numPr>
                <w:ilvl w:val="0"/>
                <w:numId w:val="157"/>
              </w:numPr>
            </w:pPr>
          </w:p>
        </w:tc>
        <w:tc>
          <w:tcPr>
            <w:tcW w:w="1877" w:type="dxa"/>
            <w:shd w:val="clear" w:color="auto" w:fill="auto"/>
          </w:tcPr>
          <w:p w14:paraId="0CDD68BA" w14:textId="0297F34A" w:rsidR="004A7948" w:rsidRPr="002F4F88" w:rsidRDefault="004A7948" w:rsidP="004A7948">
            <w:pPr>
              <w:keepLines/>
              <w:widowControl w:val="0"/>
              <w:rPr>
                <w:szCs w:val="26"/>
              </w:rPr>
            </w:pPr>
            <w:proofErr w:type="spellStart"/>
            <w:r>
              <w:rPr>
                <w:color w:val="000000"/>
                <w:shd w:val="clear" w:color="auto" w:fill="FFFFFF"/>
              </w:rPr>
              <w:t>Sửa</w:t>
            </w:r>
            <w:proofErr w:type="spellEnd"/>
            <w:r>
              <w:rPr>
                <w:color w:val="000000"/>
                <w:shd w:val="clear" w:color="auto" w:fill="FFFFFF"/>
              </w:rPr>
              <w:t xml:space="preserve"> </w:t>
            </w:r>
            <w:proofErr w:type="spellStart"/>
            <w:r>
              <w:rPr>
                <w:color w:val="000000"/>
                <w:shd w:val="clear" w:color="auto" w:fill="FFFFFF"/>
              </w:rPr>
              <w:t>thông</w:t>
            </w:r>
            <w:proofErr w:type="spellEnd"/>
            <w:r>
              <w:rPr>
                <w:color w:val="000000"/>
                <w:shd w:val="clear" w:color="auto" w:fill="FFFFFF"/>
              </w:rPr>
              <w:t xml:space="preserve"> tin </w:t>
            </w:r>
          </w:p>
        </w:tc>
        <w:tc>
          <w:tcPr>
            <w:tcW w:w="6912" w:type="dxa"/>
            <w:shd w:val="clear" w:color="auto" w:fill="auto"/>
          </w:tcPr>
          <w:p w14:paraId="25074E63" w14:textId="3550FA48"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sidR="003764C4">
              <w:rPr>
                <w:snapToGrid/>
                <w:color w:val="auto"/>
                <w:szCs w:val="26"/>
              </w:rPr>
              <w:t>Các</w:t>
            </w:r>
            <w:proofErr w:type="spellEnd"/>
            <w:r w:rsidR="003764C4">
              <w:rPr>
                <w:snapToGrid/>
                <w:color w:val="auto"/>
                <w:szCs w:val="26"/>
                <w:lang w:val="vi-VN"/>
              </w:rPr>
              <w:t xml:space="preserve"> cuộc kiểm toán ở trạng thái Đang thực hiện và</w:t>
            </w:r>
            <w:r w:rsidR="00513249">
              <w:rPr>
                <w:snapToGrid/>
                <w:color w:val="auto"/>
                <w:szCs w:val="26"/>
                <w:lang w:val="vi-VN"/>
              </w:rPr>
              <w:t xml:space="preserve"> Đã hoàn thành thì không cho phép sửa </w:t>
            </w:r>
          </w:p>
        </w:tc>
      </w:tr>
      <w:tr w:rsidR="004A7948" w:rsidRPr="006B729D" w14:paraId="2EADE3ED" w14:textId="77777777" w:rsidTr="004A7948">
        <w:tc>
          <w:tcPr>
            <w:tcW w:w="817" w:type="dxa"/>
            <w:shd w:val="clear" w:color="auto" w:fill="auto"/>
          </w:tcPr>
          <w:p w14:paraId="344AFDC6" w14:textId="77777777" w:rsidR="004A7948" w:rsidRPr="002F4F88" w:rsidRDefault="004A7948" w:rsidP="00911D8A">
            <w:pPr>
              <w:pStyle w:val="ListParagraph"/>
              <w:numPr>
                <w:ilvl w:val="0"/>
                <w:numId w:val="157"/>
              </w:numPr>
            </w:pPr>
          </w:p>
        </w:tc>
        <w:tc>
          <w:tcPr>
            <w:tcW w:w="1877" w:type="dxa"/>
            <w:shd w:val="clear" w:color="auto" w:fill="auto"/>
          </w:tcPr>
          <w:p w14:paraId="3BF67091" w14:textId="77777777" w:rsidR="004A7948" w:rsidRPr="002F4F88" w:rsidRDefault="004A7948" w:rsidP="004A7948">
            <w:pPr>
              <w:keepLines/>
              <w:widowControl w:val="0"/>
              <w:rPr>
                <w:szCs w:val="26"/>
              </w:rPr>
            </w:pPr>
            <w:proofErr w:type="spellStart"/>
            <w:r>
              <w:rPr>
                <w:szCs w:val="26"/>
              </w:rPr>
              <w:t>Xóa</w:t>
            </w:r>
            <w:proofErr w:type="spellEnd"/>
          </w:p>
        </w:tc>
        <w:tc>
          <w:tcPr>
            <w:tcW w:w="6912" w:type="dxa"/>
            <w:shd w:val="clear" w:color="auto" w:fill="auto"/>
          </w:tcPr>
          <w:p w14:paraId="78494A22" w14:textId="0E09FD6A" w:rsidR="004A7948" w:rsidRPr="00513249"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1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r w:rsidR="00513249">
              <w:rPr>
                <w:snapToGrid/>
                <w:color w:val="auto"/>
                <w:szCs w:val="26"/>
                <w:lang w:val="vi-VN"/>
              </w:rPr>
              <w:t xml:space="preserve"> </w:t>
            </w:r>
            <w:r w:rsidR="00513249" w:rsidRPr="00513249">
              <w:rPr>
                <w:snapToGrid/>
                <w:color w:val="auto"/>
                <w:szCs w:val="26"/>
                <w:lang w:val="vi-VN"/>
              </w:rPr>
              <w:t>Các</w:t>
            </w:r>
            <w:r w:rsidR="00513249">
              <w:rPr>
                <w:snapToGrid/>
                <w:color w:val="auto"/>
                <w:szCs w:val="26"/>
                <w:lang w:val="vi-VN"/>
              </w:rPr>
              <w:t xml:space="preserve"> cuộc kiểm toán ở trạng thái Đang thực hiện và Đã hoàn thành thì không cho phép </w:t>
            </w:r>
            <w:r w:rsidR="005F799D">
              <w:rPr>
                <w:snapToGrid/>
                <w:color w:val="auto"/>
                <w:szCs w:val="26"/>
                <w:lang w:val="vi-VN"/>
              </w:rPr>
              <w:t>xoá</w:t>
            </w:r>
          </w:p>
        </w:tc>
      </w:tr>
      <w:tr w:rsidR="004A7948" w:rsidRPr="002F4F88" w14:paraId="2AF38C0C" w14:textId="77777777" w:rsidTr="004A7948">
        <w:tc>
          <w:tcPr>
            <w:tcW w:w="817" w:type="dxa"/>
            <w:shd w:val="clear" w:color="auto" w:fill="auto"/>
          </w:tcPr>
          <w:p w14:paraId="600DD263" w14:textId="77777777" w:rsidR="004A7948" w:rsidRPr="00513249" w:rsidRDefault="004A7948" w:rsidP="00911D8A">
            <w:pPr>
              <w:pStyle w:val="ListParagraph"/>
              <w:numPr>
                <w:ilvl w:val="0"/>
                <w:numId w:val="157"/>
              </w:numPr>
              <w:rPr>
                <w:lang w:val="vi-VN"/>
              </w:rPr>
            </w:pPr>
          </w:p>
        </w:tc>
        <w:tc>
          <w:tcPr>
            <w:tcW w:w="1877" w:type="dxa"/>
            <w:shd w:val="clear" w:color="auto" w:fill="auto"/>
          </w:tcPr>
          <w:p w14:paraId="0D4D1143" w14:textId="77777777" w:rsidR="004A7948" w:rsidRPr="00C656EF" w:rsidRDefault="004A7948" w:rsidP="004A7948">
            <w:pPr>
              <w:keepLines/>
              <w:widowControl w:val="0"/>
              <w:rPr>
                <w:szCs w:val="26"/>
                <w:lang w:val="vi-VN"/>
              </w:rPr>
            </w:pPr>
            <w:r w:rsidRPr="00C656EF">
              <w:rPr>
                <w:szCs w:val="26"/>
                <w:lang w:val="vi-VN"/>
              </w:rPr>
              <w:t>Xem danh sách cuộc kiểm toán</w:t>
            </w:r>
          </w:p>
        </w:tc>
        <w:tc>
          <w:tcPr>
            <w:tcW w:w="6912" w:type="dxa"/>
            <w:shd w:val="clear" w:color="auto" w:fill="auto"/>
          </w:tcPr>
          <w:p w14:paraId="609BDD07" w14:textId="77777777" w:rsidR="004A7948" w:rsidRPr="00C656EF"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Danh sách cuộc kiểm toán hiển thị các thông tin: </w:t>
            </w:r>
          </w:p>
          <w:p w14:paraId="7FA94582" w14:textId="3D09FE0B" w:rsidR="00B47216" w:rsidRDefault="005F799D"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STT</w:t>
            </w:r>
          </w:p>
          <w:p w14:paraId="567B3D64" w14:textId="1A5D12DC"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KT</w:t>
            </w:r>
          </w:p>
          <w:p w14:paraId="50EF1C17"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00157461"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521E4E6E" w14:textId="655F5B9C" w:rsidR="004A7948" w:rsidRPr="00D149D1"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sidRPr="00D149D1">
              <w:rPr>
                <w:snapToGrid/>
                <w:color w:val="auto"/>
                <w:szCs w:val="26"/>
              </w:rPr>
              <w:t>Phạm</w:t>
            </w:r>
            <w:proofErr w:type="spellEnd"/>
            <w:r w:rsidRPr="00D149D1">
              <w:rPr>
                <w:snapToGrid/>
                <w:color w:val="auto"/>
                <w:szCs w:val="26"/>
              </w:rPr>
              <w:t xml:space="preserve"> vi </w:t>
            </w:r>
            <w:proofErr w:type="spellStart"/>
            <w:r w:rsidRPr="00D149D1">
              <w:rPr>
                <w:snapToGrid/>
                <w:color w:val="auto"/>
                <w:szCs w:val="26"/>
              </w:rPr>
              <w:t>kiểm</w:t>
            </w:r>
            <w:proofErr w:type="spellEnd"/>
            <w:r w:rsidRPr="00D149D1">
              <w:rPr>
                <w:snapToGrid/>
                <w:color w:val="auto"/>
                <w:szCs w:val="26"/>
              </w:rPr>
              <w:t xml:space="preserve"> </w:t>
            </w:r>
            <w:proofErr w:type="spellStart"/>
            <w:r w:rsidRPr="00D149D1">
              <w:rPr>
                <w:snapToGrid/>
                <w:color w:val="auto"/>
                <w:szCs w:val="26"/>
              </w:rPr>
              <w:t>toán</w:t>
            </w:r>
            <w:proofErr w:type="spellEnd"/>
            <w:r w:rsidR="00D149D1" w:rsidRPr="00D149D1">
              <w:rPr>
                <w:snapToGrid/>
                <w:color w:val="auto"/>
                <w:szCs w:val="26"/>
                <w:lang w:val="vi-VN"/>
              </w:rPr>
              <w:t>: hiển thị</w:t>
            </w:r>
            <w:r w:rsidR="00D149D1">
              <w:rPr>
                <w:snapToGrid/>
                <w:color w:val="auto"/>
                <w:szCs w:val="26"/>
                <w:lang w:val="vi-VN"/>
              </w:rPr>
              <w:t xml:space="preserve"> các quy t</w:t>
            </w:r>
            <w:r w:rsidR="00F560C3">
              <w:rPr>
                <w:snapToGrid/>
                <w:color w:val="auto"/>
                <w:szCs w:val="26"/>
                <w:lang w:val="vi-VN"/>
              </w:rPr>
              <w:t xml:space="preserve">rình được kiểm toán </w:t>
            </w:r>
            <w:r w:rsidR="003F4128">
              <w:rPr>
                <w:snapToGrid/>
                <w:color w:val="auto"/>
                <w:szCs w:val="26"/>
                <w:lang w:val="vi-VN"/>
              </w:rPr>
              <w:t>trong phạm vi của cuộc kiểm toán</w:t>
            </w:r>
          </w:p>
          <w:p w14:paraId="6FB3BD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p>
          <w:p w14:paraId="5D81B7DF"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thúc</w:t>
            </w:r>
            <w:proofErr w:type="spellEnd"/>
          </w:p>
          <w:p w14:paraId="5477CE3C"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132FC70A" w14:textId="77777777"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tc>
      </w:tr>
    </w:tbl>
    <w:p w14:paraId="5C5071CA" w14:textId="77777777" w:rsidR="004A7948" w:rsidRDefault="004A7948" w:rsidP="004A7948">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0D6D7A94" w14:textId="77777777" w:rsidR="004A7948" w:rsidRPr="00B20760" w:rsidRDefault="004A7948" w:rsidP="00EE0DD9">
      <w:pPr>
        <w:pStyle w:val="tvHeading111"/>
      </w:pPr>
      <w:bookmarkStart w:id="99" w:name="_Toc87368225"/>
      <w:proofErr w:type="spellStart"/>
      <w:r>
        <w:t>Thiết</w:t>
      </w:r>
      <w:proofErr w:type="spellEnd"/>
      <w:r>
        <w:t xml:space="preserve"> </w:t>
      </w:r>
      <w:proofErr w:type="spellStart"/>
      <w:r>
        <w:t>lập</w:t>
      </w:r>
      <w:proofErr w:type="spellEnd"/>
      <w:r>
        <w:t xml:space="preserve"> </w:t>
      </w:r>
      <w:proofErr w:type="spellStart"/>
      <w:r>
        <w:t>phạm</w:t>
      </w:r>
      <w:proofErr w:type="spellEnd"/>
      <w:r>
        <w:t xml:space="preserve"> vi </w:t>
      </w:r>
      <w:proofErr w:type="spellStart"/>
      <w:r>
        <w:t>cuộc</w:t>
      </w:r>
      <w:proofErr w:type="spellEnd"/>
      <w:r>
        <w:t xml:space="preserve"> </w:t>
      </w:r>
      <w:proofErr w:type="spellStart"/>
      <w:r>
        <w:t>kiểm</w:t>
      </w:r>
      <w:proofErr w:type="spellEnd"/>
      <w:r>
        <w:t xml:space="preserve"> </w:t>
      </w:r>
      <w:proofErr w:type="spellStart"/>
      <w:r>
        <w:t>toán</w:t>
      </w:r>
      <w:bookmarkEnd w:id="99"/>
      <w:proofErr w:type="spellEnd"/>
    </w:p>
    <w:p w14:paraId="3C044659" w14:textId="37BCBAC4" w:rsidR="004A7948" w:rsidRPr="008F707F" w:rsidRDefault="004A7948" w:rsidP="004A7948">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Pr>
          <w:bCs/>
          <w:szCs w:val="26"/>
        </w:rPr>
        <w:t>thiết</w:t>
      </w:r>
      <w:proofErr w:type="spellEnd"/>
      <w:r>
        <w:rPr>
          <w:bCs/>
          <w:szCs w:val="26"/>
        </w:rPr>
        <w:t xml:space="preserve"> </w:t>
      </w:r>
      <w:proofErr w:type="spellStart"/>
      <w:r>
        <w:rPr>
          <w:bCs/>
          <w:szCs w:val="26"/>
        </w:rPr>
        <w:t>lập</w:t>
      </w:r>
      <w:proofErr w:type="spellEnd"/>
      <w:r>
        <w:rPr>
          <w:bCs/>
          <w:szCs w:val="26"/>
        </w:rPr>
        <w:t xml:space="preserve"> </w:t>
      </w:r>
      <w:proofErr w:type="spellStart"/>
      <w:r>
        <w:rPr>
          <w:bCs/>
          <w:szCs w:val="26"/>
        </w:rPr>
        <w:t>phạm</w:t>
      </w:r>
      <w:proofErr w:type="spellEnd"/>
      <w:r>
        <w:rPr>
          <w:bCs/>
          <w:szCs w:val="26"/>
        </w:rPr>
        <w:t xml:space="preserve"> vi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sidR="005D556B">
        <w:rPr>
          <w:bCs/>
          <w:szCs w:val="26"/>
        </w:rPr>
        <w:t>trong</w:t>
      </w:r>
      <w:proofErr w:type="spellEnd"/>
      <w:r w:rsidR="005D556B">
        <w:rPr>
          <w:bCs/>
          <w:szCs w:val="26"/>
          <w:lang w:val="vi-VN"/>
        </w:rPr>
        <w:t xml:space="preserve"> kế hoạch kiểm toán năm </w:t>
      </w:r>
      <w:proofErr w:type="spellStart"/>
      <w:r>
        <w:rPr>
          <w:bCs/>
          <w:szCs w:val="26"/>
        </w:rPr>
        <w:t>dựa</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kết</w:t>
      </w:r>
      <w:proofErr w:type="spellEnd"/>
      <w:r>
        <w:rPr>
          <w:bCs/>
          <w:szCs w:val="26"/>
        </w:rPr>
        <w:t xml:space="preserve"> </w:t>
      </w:r>
      <w:proofErr w:type="spellStart"/>
      <w:r>
        <w:rPr>
          <w:bCs/>
          <w:szCs w:val="26"/>
        </w:rPr>
        <w:t>quả</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rủi</w:t>
      </w:r>
      <w:proofErr w:type="spellEnd"/>
      <w:r>
        <w:rPr>
          <w:bCs/>
          <w:szCs w:val="26"/>
        </w:rPr>
        <w:t xml:space="preserve"> ro.</w:t>
      </w:r>
    </w:p>
    <w:p w14:paraId="0B0BA239" w14:textId="581CF5BD" w:rsidR="004A7948" w:rsidRPr="00C73133" w:rsidRDefault="004A7948" w:rsidP="004A7948">
      <w:pPr>
        <w:rPr>
          <w:lang w:val="vi-VN"/>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r w:rsidR="00C73133">
        <w:rPr>
          <w:szCs w:val="26"/>
          <w:lang w:val="vi-VN"/>
        </w:rPr>
        <w:t>, KTV</w:t>
      </w:r>
    </w:p>
    <w:p w14:paraId="585B08AC" w14:textId="77777777" w:rsidR="004A7948" w:rsidRPr="002F4F88" w:rsidRDefault="004A7948" w:rsidP="004A7948">
      <w:proofErr w:type="spellStart"/>
      <w:r w:rsidRPr="004A3ECC">
        <w:rPr>
          <w:b/>
          <w:bCs/>
          <w:szCs w:val="26"/>
        </w:rPr>
        <w:lastRenderedPageBreak/>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12BFD0B1" w14:textId="77777777" w:rsidTr="004A7948">
        <w:trPr>
          <w:trHeight w:val="449"/>
        </w:trPr>
        <w:tc>
          <w:tcPr>
            <w:tcW w:w="817" w:type="dxa"/>
            <w:shd w:val="clear" w:color="auto" w:fill="auto"/>
          </w:tcPr>
          <w:p w14:paraId="37688F84"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41569D69"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2E1928C"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6B729D" w14:paraId="466BD2D5" w14:textId="77777777" w:rsidTr="004A7948">
        <w:tc>
          <w:tcPr>
            <w:tcW w:w="817" w:type="dxa"/>
            <w:shd w:val="clear" w:color="auto" w:fill="auto"/>
          </w:tcPr>
          <w:p w14:paraId="63B5C2E2" w14:textId="77777777" w:rsidR="004A7948" w:rsidRPr="002F4F88" w:rsidRDefault="004A7948" w:rsidP="00911D8A">
            <w:pPr>
              <w:pStyle w:val="ListParagraph"/>
              <w:numPr>
                <w:ilvl w:val="0"/>
                <w:numId w:val="159"/>
              </w:numPr>
            </w:pPr>
          </w:p>
        </w:tc>
        <w:tc>
          <w:tcPr>
            <w:tcW w:w="1877" w:type="dxa"/>
            <w:shd w:val="clear" w:color="auto" w:fill="auto"/>
          </w:tcPr>
          <w:p w14:paraId="4F0234DD" w14:textId="30BCB1B3" w:rsidR="004A7948" w:rsidRPr="00A96971" w:rsidRDefault="00A96971" w:rsidP="004A7948">
            <w:pPr>
              <w:keepLines/>
              <w:widowControl w:val="0"/>
              <w:rPr>
                <w:szCs w:val="26"/>
                <w:lang w:val="vi-VN"/>
              </w:rPr>
            </w:pPr>
            <w:r>
              <w:rPr>
                <w:szCs w:val="26"/>
                <w:lang w:val="vi-VN"/>
              </w:rPr>
              <w:t>Tìm kiếm kết quả đánh giá rủi ro</w:t>
            </w:r>
          </w:p>
        </w:tc>
        <w:tc>
          <w:tcPr>
            <w:tcW w:w="6912" w:type="dxa"/>
            <w:shd w:val="clear" w:color="auto" w:fill="auto"/>
          </w:tcPr>
          <w:p w14:paraId="22B2D72E" w14:textId="3D03545E" w:rsidR="004A7948" w:rsidRPr="00B12E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 xml:space="preserve">Cho phép NSD </w:t>
            </w:r>
            <w:r w:rsidR="00B12EAC">
              <w:rPr>
                <w:snapToGrid/>
                <w:color w:val="auto"/>
                <w:szCs w:val="26"/>
                <w:lang w:val="vi-VN"/>
              </w:rPr>
              <w:t>tìm kiếm thông tin kết quả đánh giá rủi ro theo các điều kiện</w:t>
            </w:r>
            <w:r w:rsidR="00B270C0">
              <w:rPr>
                <w:snapToGrid/>
                <w:color w:val="auto"/>
                <w:szCs w:val="26"/>
                <w:lang w:val="vi-VN"/>
              </w:rPr>
              <w:t>:</w:t>
            </w:r>
          </w:p>
          <w:p w14:paraId="56B5018E" w14:textId="2287462D" w:rsidR="004A7948" w:rsidRPr="007F1733"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7F1733">
              <w:rPr>
                <w:snapToGrid/>
                <w:color w:val="auto"/>
                <w:szCs w:val="26"/>
                <w:lang w:val="vi-VN"/>
              </w:rPr>
              <w:t xml:space="preserve">Năm đánh giá*: </w:t>
            </w:r>
            <w:r w:rsidR="007F1733" w:rsidRPr="007F1733">
              <w:rPr>
                <w:snapToGrid/>
                <w:color w:val="auto"/>
                <w:szCs w:val="26"/>
                <w:lang w:val="vi-VN"/>
              </w:rPr>
              <w:t>chọn</w:t>
            </w:r>
            <w:r w:rsidR="007F1733">
              <w:rPr>
                <w:snapToGrid/>
                <w:color w:val="auto"/>
                <w:szCs w:val="26"/>
                <w:lang w:val="vi-VN"/>
              </w:rPr>
              <w:t xml:space="preserve"> 1 năm, </w:t>
            </w:r>
            <w:r w:rsidRPr="007F1733">
              <w:rPr>
                <w:snapToGrid/>
                <w:color w:val="auto"/>
                <w:szCs w:val="26"/>
                <w:lang w:val="vi-VN"/>
              </w:rPr>
              <w:t xml:space="preserve">mặc định </w:t>
            </w:r>
            <w:r w:rsidR="007F1733">
              <w:rPr>
                <w:snapToGrid/>
                <w:color w:val="auto"/>
                <w:szCs w:val="26"/>
                <w:lang w:val="vi-VN"/>
              </w:rPr>
              <w:t>để năm hiện tại</w:t>
            </w:r>
            <w:r w:rsidRPr="007F1733">
              <w:rPr>
                <w:snapToGrid/>
                <w:color w:val="auto"/>
                <w:szCs w:val="26"/>
                <w:lang w:val="vi-VN"/>
              </w:rPr>
              <w:t xml:space="preserve"> </w:t>
            </w:r>
          </w:p>
          <w:p w14:paraId="79098D08" w14:textId="275E97D8" w:rsidR="004A7948" w:rsidRPr="005A2C6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5A2C68">
              <w:rPr>
                <w:snapToGrid/>
                <w:color w:val="auto"/>
                <w:szCs w:val="26"/>
                <w:lang w:val="vi-VN"/>
              </w:rPr>
              <w:t xml:space="preserve">Kỳ đánh giá*: </w:t>
            </w:r>
            <w:r w:rsidR="005A2C68">
              <w:rPr>
                <w:snapToGrid/>
                <w:color w:val="auto"/>
                <w:szCs w:val="26"/>
                <w:lang w:val="vi-VN"/>
              </w:rPr>
              <w:t>c</w:t>
            </w:r>
            <w:r w:rsidRPr="005A2C68">
              <w:rPr>
                <w:snapToGrid/>
                <w:color w:val="auto"/>
                <w:szCs w:val="26"/>
                <w:lang w:val="vi-VN"/>
              </w:rPr>
              <w:t xml:space="preserve">họn 1 </w:t>
            </w:r>
            <w:r w:rsidR="005A2C68">
              <w:rPr>
                <w:snapToGrid/>
                <w:color w:val="auto"/>
                <w:szCs w:val="26"/>
                <w:lang w:val="vi-VN"/>
              </w:rPr>
              <w:t xml:space="preserve">trong </w:t>
            </w:r>
            <w:r w:rsidR="005A2C68" w:rsidRPr="005A2C68">
              <w:rPr>
                <w:snapToGrid/>
                <w:color w:val="auto"/>
                <w:szCs w:val="26"/>
                <w:lang w:val="vi-VN"/>
              </w:rPr>
              <w:t>các</w:t>
            </w:r>
            <w:r w:rsidR="005A2C68">
              <w:rPr>
                <w:snapToGrid/>
                <w:color w:val="auto"/>
                <w:szCs w:val="26"/>
                <w:lang w:val="vi-VN"/>
              </w:rPr>
              <w:t xml:space="preserve"> kỳ đánh giá thuộc năm đã chọn</w:t>
            </w:r>
            <w:r w:rsidRPr="005A2C68">
              <w:rPr>
                <w:snapToGrid/>
                <w:color w:val="auto"/>
                <w:szCs w:val="26"/>
                <w:lang w:val="vi-VN"/>
              </w:rPr>
              <w:t>.</w:t>
            </w:r>
          </w:p>
          <w:p w14:paraId="79DFB766" w14:textId="72F408D1"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0112B7">
              <w:rPr>
                <w:snapToGrid/>
                <w:color w:val="auto"/>
                <w:szCs w:val="26"/>
                <w:lang w:val="vi-VN"/>
              </w:rPr>
              <w:t>Giá trị kỳ: chọn 1 trong các giá trị kỳ 1/2/3/4</w:t>
            </w:r>
            <w:r w:rsidR="000112B7">
              <w:rPr>
                <w:snapToGrid/>
                <w:color w:val="auto"/>
                <w:szCs w:val="26"/>
                <w:lang w:val="vi-VN"/>
              </w:rPr>
              <w:t xml:space="preserve">, bắt buộc chọn nếu </w:t>
            </w:r>
            <w:r w:rsidRPr="000112B7">
              <w:rPr>
                <w:snapToGrid/>
                <w:color w:val="auto"/>
                <w:szCs w:val="26"/>
                <w:lang w:val="vi-VN"/>
              </w:rPr>
              <w:t>kỳ đánh giá rủi ro là kỳ Quý.</w:t>
            </w:r>
          </w:p>
          <w:p w14:paraId="74172CAE" w14:textId="2AAD398E"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Cách thức hiển thị dữ liệu: chọn 1 trong các lựa chọn sau:</w:t>
            </w:r>
          </w:p>
          <w:p w14:paraId="5285D2C1" w14:textId="603F775F"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Tất cả (mặc định)</w:t>
            </w:r>
          </w:p>
          <w:p w14:paraId="0F99696B" w14:textId="4D5D502C"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đơn vị</w:t>
            </w:r>
          </w:p>
          <w:p w14:paraId="0FD9898B" w14:textId="35C9FC98"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hoạt động</w:t>
            </w:r>
          </w:p>
          <w:p w14:paraId="20EC2C9C" w14:textId="5DD4D59B"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quy trình</w:t>
            </w:r>
          </w:p>
          <w:p w14:paraId="4478CE23" w14:textId="2D35DBA2" w:rsidR="00335760" w:rsidRDefault="0033576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Loại đối tượng: </w:t>
            </w:r>
            <w:r w:rsidR="00C73133">
              <w:rPr>
                <w:snapToGrid/>
                <w:color w:val="auto"/>
                <w:szCs w:val="26"/>
                <w:lang w:val="vi-VN"/>
              </w:rPr>
              <w:t xml:space="preserve">chỉ active với cách thức hiển thị dữ liệu là Tất cả, </w:t>
            </w:r>
            <w:r>
              <w:rPr>
                <w:snapToGrid/>
                <w:color w:val="auto"/>
                <w:szCs w:val="26"/>
                <w:lang w:val="vi-VN"/>
              </w:rPr>
              <w:t xml:space="preserve">chọn 1 trong </w:t>
            </w:r>
            <w:r w:rsidR="00C73133">
              <w:rPr>
                <w:snapToGrid/>
                <w:color w:val="auto"/>
                <w:szCs w:val="26"/>
                <w:lang w:val="vi-VN"/>
              </w:rPr>
              <w:t>3</w:t>
            </w:r>
            <w:r w:rsidR="008C2EDF">
              <w:rPr>
                <w:snapToGrid/>
                <w:color w:val="auto"/>
                <w:szCs w:val="26"/>
                <w:lang w:val="vi-VN"/>
              </w:rPr>
              <w:t xml:space="preserve"> lựa chọn sau</w:t>
            </w:r>
            <w:r w:rsidR="009C24C7">
              <w:rPr>
                <w:snapToGrid/>
                <w:color w:val="auto"/>
                <w:szCs w:val="26"/>
                <w:lang w:val="vi-VN"/>
              </w:rPr>
              <w:t>:</w:t>
            </w:r>
          </w:p>
          <w:p w14:paraId="0019A1D0" w14:textId="23C5482E"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Đơn vị</w:t>
            </w:r>
          </w:p>
          <w:p w14:paraId="12DF3F62" w14:textId="71447A42"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 xml:space="preserve">Hoạt động </w:t>
            </w:r>
          </w:p>
          <w:p w14:paraId="6B13235F" w14:textId="0AD71608" w:rsidR="00335760" w:rsidRPr="000112B7"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Quy trình</w:t>
            </w:r>
          </w:p>
          <w:p w14:paraId="168BBCC4" w14:textId="3187DD03"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8F6674">
              <w:rPr>
                <w:snapToGrid/>
                <w:color w:val="auto"/>
                <w:szCs w:val="26"/>
                <w:lang w:val="vi-VN"/>
              </w:rPr>
              <w:t>Đ</w:t>
            </w:r>
            <w:r w:rsidR="00C73133">
              <w:rPr>
                <w:snapToGrid/>
                <w:color w:val="auto"/>
                <w:szCs w:val="26"/>
                <w:lang w:val="vi-VN"/>
              </w:rPr>
              <w:t>ơn vị</w:t>
            </w:r>
            <w:r w:rsidRPr="008F6674">
              <w:rPr>
                <w:snapToGrid/>
                <w:color w:val="auto"/>
                <w:szCs w:val="26"/>
                <w:lang w:val="vi-VN"/>
              </w:rPr>
              <w:t xml:space="preserve">: </w:t>
            </w:r>
            <w:r w:rsidR="003464C5" w:rsidRPr="008F6674">
              <w:rPr>
                <w:snapToGrid/>
                <w:color w:val="auto"/>
                <w:szCs w:val="26"/>
                <w:lang w:val="vi-VN"/>
              </w:rPr>
              <w:t>nhập tê</w:t>
            </w:r>
            <w:r w:rsidR="00C73133">
              <w:rPr>
                <w:snapToGrid/>
                <w:color w:val="auto"/>
                <w:szCs w:val="26"/>
                <w:lang w:val="vi-VN"/>
              </w:rPr>
              <w:t>n đơn vị để tìm kiếm</w:t>
            </w:r>
          </w:p>
          <w:p w14:paraId="44369255" w14:textId="34BEA3B2"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Hoạt động:</w:t>
            </w:r>
            <w:r w:rsidR="00881C50">
              <w:rPr>
                <w:snapToGrid/>
                <w:color w:val="auto"/>
                <w:szCs w:val="26"/>
                <w:lang w:val="vi-VN"/>
              </w:rPr>
              <w:t xml:space="preserve"> nhập tên hoạt động để tìm kiếm</w:t>
            </w:r>
          </w:p>
          <w:p w14:paraId="109AB63D" w14:textId="182270E6" w:rsidR="00881C50" w:rsidRPr="008F6674" w:rsidRDefault="00881C5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Quy trình: nhập tên quy trình để tìm kiếm</w:t>
            </w:r>
          </w:p>
          <w:p w14:paraId="219EF9A5" w14:textId="77777777" w:rsidR="007426B3" w:rsidRPr="008F6674"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981606">
              <w:rPr>
                <w:snapToGrid/>
                <w:color w:val="auto"/>
                <w:szCs w:val="26"/>
                <w:lang w:val="vi-VN"/>
              </w:rPr>
              <w:t xml:space="preserve">Xếp hạng rủi ro: chọn 1 </w:t>
            </w:r>
            <w:r w:rsidR="00307C27">
              <w:rPr>
                <w:snapToGrid/>
                <w:color w:val="auto"/>
                <w:szCs w:val="26"/>
                <w:lang w:val="vi-VN"/>
              </w:rPr>
              <w:t xml:space="preserve">trong các mức rủi ro </w:t>
            </w:r>
            <w:r w:rsidR="00307C27" w:rsidRPr="00307C27">
              <w:rPr>
                <w:i/>
                <w:iCs/>
                <w:snapToGrid/>
                <w:color w:val="0070C0"/>
                <w:szCs w:val="26"/>
                <w:lang w:val="vi-VN"/>
              </w:rPr>
              <w:t>(mục 2.3.2)</w:t>
            </w:r>
          </w:p>
          <w:p w14:paraId="2EA282B3" w14:textId="77777777" w:rsidR="004B305E" w:rsidRDefault="008F6674" w:rsidP="008F667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kết quả tìm kiếm theo điều kiện đã chọn</w:t>
            </w:r>
            <w:r w:rsidR="004B305E">
              <w:rPr>
                <w:snapToGrid/>
                <w:color w:val="auto"/>
                <w:szCs w:val="26"/>
                <w:lang w:val="vi-VN"/>
              </w:rPr>
              <w:t>:</w:t>
            </w:r>
          </w:p>
          <w:p w14:paraId="3F5C5988" w14:textId="3CAD9F32" w:rsidR="00DE3734" w:rsidRDefault="004B305E"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w:t>
            </w:r>
            <w:r w:rsidR="00A04C36">
              <w:rPr>
                <w:snapToGrid/>
                <w:color w:val="auto"/>
                <w:szCs w:val="26"/>
                <w:lang w:val="vi-VN"/>
              </w:rPr>
              <w:t>họn cách thức hiển thị khác nhau thì kết quả tìm kiếm có view khác nhau</w:t>
            </w:r>
          </w:p>
          <w:p w14:paraId="3AD39F08" w14:textId="3E47CEE5" w:rsidR="00DE373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Chỉ hiển thị các đối tượng </w:t>
            </w:r>
            <w:r w:rsidR="004B305E">
              <w:rPr>
                <w:snapToGrid/>
                <w:color w:val="auto"/>
                <w:szCs w:val="26"/>
                <w:lang w:val="vi-VN"/>
              </w:rPr>
              <w:t xml:space="preserve">mà </w:t>
            </w:r>
            <w:r>
              <w:rPr>
                <w:snapToGrid/>
                <w:color w:val="auto"/>
                <w:szCs w:val="26"/>
                <w:lang w:val="vi-VN"/>
              </w:rPr>
              <w:t>Đề xuất kiểm toán là Có</w:t>
            </w:r>
          </w:p>
          <w:p w14:paraId="47AD0600" w14:textId="782C5CE9" w:rsidR="008F667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Dữ liệu hiển thị lấy từ Kết quả đánh giá rủi ro </w:t>
            </w:r>
            <w:r w:rsidRPr="003A7D6E">
              <w:rPr>
                <w:i/>
                <w:iCs/>
                <w:snapToGrid/>
                <w:color w:val="0070C0"/>
                <w:szCs w:val="26"/>
                <w:lang w:val="vi-VN"/>
              </w:rPr>
              <w:t>(mục 3.3.3)</w:t>
            </w:r>
            <w:r>
              <w:rPr>
                <w:snapToGrid/>
                <w:color w:val="auto"/>
                <w:szCs w:val="26"/>
                <w:lang w:val="vi-VN"/>
              </w:rPr>
              <w:t xml:space="preserve">, danh </w:t>
            </w:r>
            <w:r w:rsidR="004B305E">
              <w:rPr>
                <w:snapToGrid/>
                <w:color w:val="auto"/>
                <w:szCs w:val="26"/>
                <w:lang w:val="vi-VN"/>
              </w:rPr>
              <w:t xml:space="preserve">mục quy trình </w:t>
            </w:r>
            <w:r w:rsidR="004B305E" w:rsidRPr="003A7D6E">
              <w:rPr>
                <w:i/>
                <w:iCs/>
                <w:snapToGrid/>
                <w:color w:val="0070C0"/>
                <w:szCs w:val="26"/>
                <w:lang w:val="vi-VN"/>
              </w:rPr>
              <w:t>(mục 3.1.3)</w:t>
            </w:r>
          </w:p>
          <w:p w14:paraId="053D1BFC" w14:textId="77777777" w:rsidR="00DC37C4" w:rsidRDefault="00DE3734" w:rsidP="003A7D6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r w:rsidR="003A7D6E">
              <w:rPr>
                <w:snapToGrid/>
                <w:color w:val="auto"/>
                <w:szCs w:val="26"/>
                <w:lang w:val="vi-VN"/>
              </w:rPr>
              <w:t>:</w:t>
            </w:r>
          </w:p>
          <w:p w14:paraId="0A1E45E3" w14:textId="2EA64BE1" w:rsidR="00412987" w:rsidRPr="003A7D6E" w:rsidRDefault="00C4294D" w:rsidP="00412987">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"id=vnz6ow&amp;p=25__pham_vi_kt&amp;g=1" </w:instrText>
            </w:r>
            <w:r>
              <w:fldChar w:fldCharType="separate"/>
            </w:r>
            <w:r w:rsidR="00412987" w:rsidRPr="00A44996">
              <w:rPr>
                <w:rStyle w:val="Hyperlink"/>
                <w:snapToGrid/>
                <w:szCs w:val="26"/>
                <w:lang w:val="vi-VN"/>
              </w:rPr>
              <w:t>https://f2z0rj.axshare.com/#id=vnz6ow&amp;p=25__pham_vi_kt&amp;g=1</w:t>
            </w:r>
            <w:r>
              <w:rPr>
                <w:rStyle w:val="Hyperlink"/>
                <w:snapToGrid/>
                <w:szCs w:val="26"/>
                <w:lang w:val="vi-VN"/>
              </w:rPr>
              <w:fldChar w:fldCharType="end"/>
            </w:r>
          </w:p>
        </w:tc>
      </w:tr>
      <w:tr w:rsidR="00A96971" w:rsidRPr="006B729D" w14:paraId="4177A666" w14:textId="77777777" w:rsidTr="004A7948">
        <w:tc>
          <w:tcPr>
            <w:tcW w:w="817" w:type="dxa"/>
            <w:shd w:val="clear" w:color="auto" w:fill="auto"/>
          </w:tcPr>
          <w:p w14:paraId="213C8507" w14:textId="77777777" w:rsidR="00A96971" w:rsidRPr="007F1733" w:rsidRDefault="00A96971" w:rsidP="00911D8A">
            <w:pPr>
              <w:pStyle w:val="ListParagraph"/>
              <w:numPr>
                <w:ilvl w:val="0"/>
                <w:numId w:val="159"/>
              </w:numPr>
              <w:rPr>
                <w:lang w:val="vi-VN"/>
              </w:rPr>
            </w:pPr>
          </w:p>
        </w:tc>
        <w:tc>
          <w:tcPr>
            <w:tcW w:w="1877" w:type="dxa"/>
            <w:shd w:val="clear" w:color="auto" w:fill="auto"/>
          </w:tcPr>
          <w:p w14:paraId="29C81C42" w14:textId="0B42A739" w:rsidR="00A96971" w:rsidRPr="0068644C" w:rsidRDefault="00A96971" w:rsidP="00A96971">
            <w:pPr>
              <w:keepLines/>
              <w:widowControl w:val="0"/>
              <w:rPr>
                <w:szCs w:val="26"/>
                <w:lang w:val="vi-VN"/>
              </w:rPr>
            </w:pPr>
            <w:r w:rsidRPr="0068644C">
              <w:rPr>
                <w:szCs w:val="26"/>
                <w:lang w:val="vi-VN"/>
              </w:rPr>
              <w:t>Thêm đối</w:t>
            </w:r>
            <w:r>
              <w:rPr>
                <w:szCs w:val="26"/>
                <w:lang w:val="vi-VN"/>
              </w:rPr>
              <w:t xml:space="preserve"> tượng vào phạm vi kiểm toán</w:t>
            </w:r>
          </w:p>
        </w:tc>
        <w:tc>
          <w:tcPr>
            <w:tcW w:w="6912" w:type="dxa"/>
            <w:shd w:val="clear" w:color="auto" w:fill="auto"/>
          </w:tcPr>
          <w:p w14:paraId="70E9071E" w14:textId="5086D250" w:rsidR="0097613A" w:rsidRDefault="00A96971" w:rsidP="001801FE">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Cho phép NSD th</w:t>
            </w:r>
            <w:r>
              <w:rPr>
                <w:snapToGrid/>
                <w:color w:val="auto"/>
                <w:szCs w:val="26"/>
                <w:lang w:val="vi-VN"/>
              </w:rPr>
              <w:t xml:space="preserve">êm đối tượng vào </w:t>
            </w:r>
            <w:r w:rsidRPr="004E359A">
              <w:rPr>
                <w:snapToGrid/>
                <w:color w:val="auto"/>
                <w:szCs w:val="26"/>
                <w:lang w:val="vi-VN"/>
              </w:rPr>
              <w:t xml:space="preserve">phạm vi cuộc kiểm toán dựa trên kết quả đánh giá rủi ro. </w:t>
            </w:r>
            <w:r w:rsidR="009E756D">
              <w:rPr>
                <w:snapToGrid/>
                <w:color w:val="auto"/>
                <w:szCs w:val="26"/>
                <w:lang w:val="vi-VN"/>
              </w:rPr>
              <w:t xml:space="preserve">Trên màn hình kết quả </w:t>
            </w:r>
            <w:r w:rsidR="0097613A">
              <w:rPr>
                <w:snapToGrid/>
                <w:color w:val="auto"/>
                <w:szCs w:val="26"/>
                <w:lang w:val="vi-VN"/>
              </w:rPr>
              <w:t>tìm kiếm, cho phép NSD chọn nhiều đối tượng để thêm vào phạm vi kiểm toán</w:t>
            </w:r>
            <w:r w:rsidR="00DC37C4">
              <w:rPr>
                <w:snapToGrid/>
                <w:color w:val="auto"/>
                <w:szCs w:val="26"/>
                <w:lang w:val="vi-VN"/>
              </w:rPr>
              <w:t>. Đối tượng được chọn được ghi nhận vào các mục</w:t>
            </w:r>
            <w:r w:rsidR="001801FE">
              <w:rPr>
                <w:snapToGrid/>
                <w:color w:val="auto"/>
                <w:szCs w:val="26"/>
                <w:lang w:val="vi-VN"/>
              </w:rPr>
              <w:t>:</w:t>
            </w:r>
          </w:p>
          <w:p w14:paraId="48D4ABA1"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Quy trình được kiểm toán</w:t>
            </w:r>
          </w:p>
          <w:p w14:paraId="0E743AF6"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Đơn vị được kiểm toán</w:t>
            </w:r>
          </w:p>
          <w:p w14:paraId="3E9AB9EA"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Hoạt động được kiểm toán</w:t>
            </w:r>
          </w:p>
          <w:p w14:paraId="1E308A0F" w14:textId="77777777" w:rsidR="00412987" w:rsidRDefault="00412987" w:rsidP="0041298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7CF0EB16" w14:textId="0C242646" w:rsidR="00412987" w:rsidRPr="001801FE" w:rsidRDefault="00C4294D" w:rsidP="00412987">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"id=vnz6ow&amp;p=25__pham_vi_kt&amp;g=1" </w:instrText>
            </w:r>
            <w:r>
              <w:fldChar w:fldCharType="separate"/>
            </w:r>
            <w:r w:rsidR="00412987" w:rsidRPr="00A44996">
              <w:rPr>
                <w:rStyle w:val="Hyperlink"/>
                <w:snapToGrid/>
                <w:szCs w:val="26"/>
                <w:lang w:val="vi-VN"/>
              </w:rPr>
              <w:t>https://f2z0rj.axshare.com/#id=vnz6ow&amp;p=25__pham_vi_kt&amp;g=1</w:t>
            </w:r>
            <w:r>
              <w:rPr>
                <w:rStyle w:val="Hyperlink"/>
                <w:snapToGrid/>
                <w:szCs w:val="26"/>
                <w:lang w:val="vi-VN"/>
              </w:rPr>
              <w:fldChar w:fldCharType="end"/>
            </w:r>
          </w:p>
        </w:tc>
      </w:tr>
      <w:tr w:rsidR="004A7948" w:rsidRPr="002F4F88" w14:paraId="0D7EF91C" w14:textId="77777777" w:rsidTr="004A7948">
        <w:tc>
          <w:tcPr>
            <w:tcW w:w="817" w:type="dxa"/>
            <w:shd w:val="clear" w:color="auto" w:fill="auto"/>
          </w:tcPr>
          <w:p w14:paraId="31840627" w14:textId="77777777" w:rsidR="004A7948" w:rsidRPr="0097613A" w:rsidRDefault="004A7948" w:rsidP="00911D8A">
            <w:pPr>
              <w:pStyle w:val="ListParagraph"/>
              <w:numPr>
                <w:ilvl w:val="0"/>
                <w:numId w:val="159"/>
              </w:numPr>
              <w:rPr>
                <w:lang w:val="vi-VN"/>
              </w:rPr>
            </w:pPr>
          </w:p>
        </w:tc>
        <w:tc>
          <w:tcPr>
            <w:tcW w:w="1877" w:type="dxa"/>
            <w:shd w:val="clear" w:color="auto" w:fill="auto"/>
          </w:tcPr>
          <w:p w14:paraId="30ECD8AA" w14:textId="73B62B5A" w:rsidR="004A7948" w:rsidRPr="001C1629" w:rsidRDefault="004A7948" w:rsidP="004A7948">
            <w:pPr>
              <w:keepLines/>
              <w:widowControl w:val="0"/>
              <w:rPr>
                <w:szCs w:val="26"/>
                <w:lang w:val="vi-VN"/>
              </w:rPr>
            </w:pPr>
            <w:r w:rsidRPr="00C656EF">
              <w:rPr>
                <w:szCs w:val="26"/>
                <w:lang w:val="vi-VN"/>
              </w:rPr>
              <w:t xml:space="preserve">Danh sách </w:t>
            </w:r>
            <w:r w:rsidR="001C1629" w:rsidRPr="00C656EF">
              <w:rPr>
                <w:szCs w:val="26"/>
                <w:lang w:val="vi-VN"/>
              </w:rPr>
              <w:t>đối</w:t>
            </w:r>
            <w:r w:rsidR="001C1629">
              <w:rPr>
                <w:szCs w:val="26"/>
                <w:lang w:val="vi-VN"/>
              </w:rPr>
              <w:t xml:space="preserve"> tượng trong phạm vi kiểm toán</w:t>
            </w:r>
          </w:p>
        </w:tc>
        <w:tc>
          <w:tcPr>
            <w:tcW w:w="6912" w:type="dxa"/>
            <w:shd w:val="clear" w:color="auto" w:fill="auto"/>
          </w:tcPr>
          <w:p w14:paraId="0940CB13" w14:textId="7D2F0B45" w:rsidR="004A7948" w:rsidRPr="00CF305E" w:rsidRDefault="00CF305E"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danh sách các đối tượng đã được thêm vào phạm vi cuộc kiểm toán, gồm</w:t>
            </w:r>
            <w:r w:rsidR="004A7948" w:rsidRPr="00CF305E">
              <w:rPr>
                <w:snapToGrid/>
                <w:color w:val="auto"/>
                <w:szCs w:val="26"/>
                <w:lang w:val="vi-VN"/>
              </w:rPr>
              <w:t xml:space="preserve"> các thông tin:</w:t>
            </w:r>
          </w:p>
          <w:p w14:paraId="15BB5F29" w14:textId="77777777"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STT</w:t>
            </w:r>
          </w:p>
          <w:p w14:paraId="503E77C4" w14:textId="5638C982" w:rsidR="004A7948" w:rsidRPr="00113904"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Đ</w:t>
            </w:r>
            <w:r w:rsidR="008974D9">
              <w:rPr>
                <w:snapToGrid/>
                <w:color w:val="auto"/>
                <w:szCs w:val="26"/>
              </w:rPr>
              <w:t>ơn</w:t>
            </w:r>
            <w:proofErr w:type="spellEnd"/>
            <w:r w:rsidR="008974D9">
              <w:rPr>
                <w:snapToGrid/>
                <w:color w:val="auto"/>
                <w:szCs w:val="26"/>
                <w:lang w:val="vi-VN"/>
              </w:rPr>
              <w:t xml:space="preserve"> vị được kiểm toán</w:t>
            </w:r>
          </w:p>
          <w:p w14:paraId="0BBEDCBE" w14:textId="4EB4D9A0" w:rsidR="00113904" w:rsidRP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 được kiểm toán</w:t>
            </w:r>
          </w:p>
          <w:p w14:paraId="0B0DA166" w14:textId="109B95FD" w:rsid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được kiểm toán</w:t>
            </w:r>
          </w:p>
          <w:p w14:paraId="07858C2C" w14:textId="075ECD71"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sidR="00E74CFF">
              <w:rPr>
                <w:snapToGrid/>
                <w:color w:val="auto"/>
                <w:szCs w:val="26"/>
              </w:rPr>
              <w:t>đề</w:t>
            </w:r>
            <w:proofErr w:type="spellEnd"/>
            <w:r w:rsidR="00E74CFF">
              <w:rPr>
                <w:snapToGrid/>
                <w:color w:val="auto"/>
                <w:szCs w:val="26"/>
                <w:lang w:val="vi-VN"/>
              </w:rPr>
              <w:t xml:space="preserve"> xuất</w:t>
            </w:r>
            <w:r w:rsidR="00B62221">
              <w:rPr>
                <w:snapToGrid/>
                <w:color w:val="auto"/>
                <w:szCs w:val="26"/>
                <w:lang w:val="vi-VN"/>
              </w:rPr>
              <w:t xml:space="preserve"> kiể</w:t>
            </w:r>
            <w:r w:rsidR="00CF305E">
              <w:rPr>
                <w:snapToGrid/>
                <w:color w:val="auto"/>
                <w:szCs w:val="26"/>
                <w:lang w:val="vi-VN"/>
              </w:rPr>
              <w:t>m toán</w:t>
            </w:r>
          </w:p>
          <w:p w14:paraId="0E9140AC" w14:textId="77777777" w:rsidR="00364C25"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440EF94E" w14:textId="50E8A1D7" w:rsidR="004A7948" w:rsidRPr="002F4F88"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sidR="00364C25">
              <w:rPr>
                <w:snapToGrid/>
                <w:color w:val="auto"/>
                <w:szCs w:val="26"/>
              </w:rPr>
              <w:t>kiểm</w:t>
            </w:r>
            <w:proofErr w:type="spellEnd"/>
            <w:r w:rsidR="00364C25">
              <w:rPr>
                <w:snapToGrid/>
                <w:color w:val="auto"/>
                <w:szCs w:val="26"/>
                <w:lang w:val="vi-VN"/>
              </w:rPr>
              <w:t xml:space="preserve"> toán gần nhất: MM/yyyy</w:t>
            </w:r>
          </w:p>
        </w:tc>
      </w:tr>
      <w:tr w:rsidR="004A7948" w:rsidRPr="006B729D" w14:paraId="31A44854" w14:textId="77777777" w:rsidTr="004A7948">
        <w:tc>
          <w:tcPr>
            <w:tcW w:w="817" w:type="dxa"/>
            <w:shd w:val="clear" w:color="auto" w:fill="auto"/>
          </w:tcPr>
          <w:p w14:paraId="5B275D7E" w14:textId="77777777" w:rsidR="004A7948" w:rsidRPr="002F4F88" w:rsidRDefault="004A7948" w:rsidP="00911D8A">
            <w:pPr>
              <w:pStyle w:val="ListParagraph"/>
              <w:numPr>
                <w:ilvl w:val="0"/>
                <w:numId w:val="159"/>
              </w:numPr>
            </w:pPr>
          </w:p>
        </w:tc>
        <w:tc>
          <w:tcPr>
            <w:tcW w:w="1877" w:type="dxa"/>
            <w:shd w:val="clear" w:color="auto" w:fill="auto"/>
          </w:tcPr>
          <w:p w14:paraId="103A9F11" w14:textId="777158C0" w:rsidR="004A7948" w:rsidRPr="001C1629" w:rsidRDefault="004A7948" w:rsidP="004A7948">
            <w:pPr>
              <w:keepLines/>
              <w:widowControl w:val="0"/>
              <w:rPr>
                <w:szCs w:val="26"/>
                <w:lang w:val="vi-VN"/>
              </w:rPr>
            </w:pPr>
            <w:proofErr w:type="spellStart"/>
            <w:r>
              <w:rPr>
                <w:szCs w:val="26"/>
              </w:rPr>
              <w:t>Xóa</w:t>
            </w:r>
            <w:proofErr w:type="spellEnd"/>
            <w:r>
              <w:rPr>
                <w:szCs w:val="26"/>
              </w:rPr>
              <w:t xml:space="preserve"> </w:t>
            </w:r>
            <w:proofErr w:type="spellStart"/>
            <w:r w:rsidR="001C1629">
              <w:rPr>
                <w:szCs w:val="26"/>
              </w:rPr>
              <w:t>đối</w:t>
            </w:r>
            <w:proofErr w:type="spellEnd"/>
            <w:r w:rsidR="001C1629">
              <w:rPr>
                <w:szCs w:val="26"/>
                <w:lang w:val="vi-VN"/>
              </w:rPr>
              <w:t xml:space="preserve"> tượng </w:t>
            </w:r>
            <w:r w:rsidR="00DC37C4">
              <w:rPr>
                <w:szCs w:val="26"/>
                <w:lang w:val="vi-VN"/>
              </w:rPr>
              <w:t>khỏi</w:t>
            </w:r>
            <w:r w:rsidR="001C1629">
              <w:rPr>
                <w:szCs w:val="26"/>
                <w:lang w:val="vi-VN"/>
              </w:rPr>
              <w:t xml:space="preserve"> phạm vi kiểm toán</w:t>
            </w:r>
          </w:p>
        </w:tc>
        <w:tc>
          <w:tcPr>
            <w:tcW w:w="6912" w:type="dxa"/>
            <w:shd w:val="clear" w:color="auto" w:fill="auto"/>
          </w:tcPr>
          <w:p w14:paraId="33F4FF0E" w14:textId="3D8B3302" w:rsidR="004A7948" w:rsidRPr="00412987"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1C1629">
              <w:rPr>
                <w:snapToGrid/>
                <w:color w:val="auto"/>
                <w:szCs w:val="26"/>
                <w:lang w:val="vi-VN"/>
              </w:rPr>
              <w:t xml:space="preserve">Cho phép NSD xóa </w:t>
            </w:r>
            <w:r w:rsidR="00E92923">
              <w:rPr>
                <w:snapToGrid/>
                <w:color w:val="auto"/>
                <w:szCs w:val="26"/>
                <w:lang w:val="vi-VN"/>
              </w:rPr>
              <w:t>đối tượng trong phạm vi kiểm toán</w:t>
            </w:r>
            <w:r w:rsidRPr="001C1629">
              <w:rPr>
                <w:snapToGrid/>
                <w:color w:val="auto"/>
                <w:szCs w:val="26"/>
                <w:lang w:val="vi-VN"/>
              </w:rPr>
              <w:t xml:space="preserve">. </w:t>
            </w:r>
            <w:r w:rsidRPr="00412987">
              <w:rPr>
                <w:snapToGrid/>
                <w:color w:val="auto"/>
                <w:szCs w:val="26"/>
                <w:lang w:val="vi-VN"/>
              </w:rPr>
              <w:t>Hệ thống hiển thị popup yêu cầu xác nhận “</w:t>
            </w:r>
            <w:r w:rsidRPr="00412987">
              <w:rPr>
                <w:i/>
                <w:iCs/>
                <w:snapToGrid/>
                <w:color w:val="auto"/>
                <w:szCs w:val="26"/>
                <w:lang w:val="vi-VN"/>
              </w:rPr>
              <w:t xml:space="preserve">Bạn có chắc chắn muốn xóa </w:t>
            </w:r>
            <w:r w:rsidR="00412987" w:rsidRPr="00412987">
              <w:rPr>
                <w:i/>
                <w:iCs/>
                <w:snapToGrid/>
                <w:color w:val="auto"/>
                <w:szCs w:val="26"/>
                <w:lang w:val="vi-VN"/>
              </w:rPr>
              <w:t xml:space="preserve">đối tượng khỏi </w:t>
            </w:r>
            <w:r w:rsidRPr="00412987">
              <w:rPr>
                <w:i/>
                <w:iCs/>
                <w:snapToGrid/>
                <w:color w:val="auto"/>
                <w:szCs w:val="26"/>
                <w:lang w:val="vi-VN"/>
              </w:rPr>
              <w:t>phạm vi cuộc kiểm toán</w:t>
            </w:r>
            <w:r w:rsidR="00EF54B5">
              <w:rPr>
                <w:i/>
                <w:iCs/>
                <w:snapToGrid/>
                <w:color w:val="auto"/>
                <w:szCs w:val="26"/>
                <w:lang w:val="vi-VN"/>
              </w:rPr>
              <w:t>?[đơn vị được kiểm toán][quy trình được ki</w:t>
            </w:r>
            <w:r w:rsidR="000E66EE">
              <w:rPr>
                <w:i/>
                <w:iCs/>
                <w:snapToGrid/>
                <w:color w:val="auto"/>
                <w:szCs w:val="26"/>
                <w:lang w:val="vi-VN"/>
              </w:rPr>
              <w:t>ểm toán] [hoạt động được kiểm toán]</w:t>
            </w:r>
            <w:r w:rsidRPr="00412987">
              <w:rPr>
                <w:snapToGrid/>
                <w:color w:val="auto"/>
                <w:szCs w:val="26"/>
                <w:lang w:val="vi-VN"/>
              </w:rPr>
              <w:t>”, NSD chọn Có/ Không:</w:t>
            </w:r>
          </w:p>
          <w:p w14:paraId="58E9988C" w14:textId="61E22FA1" w:rsidR="004A7948" w:rsidRPr="00412987"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412987">
              <w:rPr>
                <w:snapToGrid/>
                <w:color w:val="auto"/>
                <w:szCs w:val="26"/>
                <w:lang w:val="vi-VN"/>
              </w:rPr>
              <w:t>Nếu chọn có, hệ thống thực hiện xóa</w:t>
            </w:r>
            <w:r w:rsidR="00412987">
              <w:rPr>
                <w:snapToGrid/>
                <w:color w:val="auto"/>
                <w:szCs w:val="26"/>
                <w:lang w:val="vi-VN"/>
              </w:rPr>
              <w:t xml:space="preserve"> đối tượng khỏi</w:t>
            </w:r>
            <w:r w:rsidRPr="00412987">
              <w:rPr>
                <w:snapToGrid/>
                <w:color w:val="auto"/>
                <w:szCs w:val="26"/>
                <w:lang w:val="vi-VN"/>
              </w:rPr>
              <w:t xml:space="preserve"> phạm vi cuộc KT.</w:t>
            </w:r>
          </w:p>
          <w:p w14:paraId="295EB721" w14:textId="6B09673C" w:rsidR="004A7948" w:rsidRPr="00C656EF"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C656EF">
              <w:rPr>
                <w:snapToGrid/>
                <w:color w:val="auto"/>
                <w:szCs w:val="26"/>
                <w:lang w:val="vi-VN"/>
              </w:rPr>
              <w:t>Nếu chọn không, hệ thống hủy bỏ thao tác xóa</w:t>
            </w:r>
          </w:p>
        </w:tc>
      </w:tr>
    </w:tbl>
    <w:p w14:paraId="26E86712" w14:textId="0677821B" w:rsidR="004A7948" w:rsidRPr="00C656EF" w:rsidRDefault="004A7948" w:rsidP="005D5E3C">
      <w:pPr>
        <w:rPr>
          <w:lang w:val="vi-VN"/>
        </w:rPr>
      </w:pPr>
      <w:r w:rsidRPr="00C656EF">
        <w:rPr>
          <w:b/>
          <w:szCs w:val="26"/>
          <w:lang w:val="vi-VN"/>
        </w:rPr>
        <w:t>Yêu cầu đặc biệt/Điều kiện ràng buộc: N/A</w:t>
      </w:r>
    </w:p>
    <w:p w14:paraId="1900AB09" w14:textId="7C18764C" w:rsidR="00815AD1" w:rsidRDefault="006B7F63" w:rsidP="00815AD1">
      <w:pPr>
        <w:pStyle w:val="tvHeading1"/>
      </w:pPr>
      <w:bookmarkStart w:id="100" w:name="_Toc87368226"/>
      <w:proofErr w:type="spellStart"/>
      <w:r w:rsidRPr="00F50940">
        <w:t>Chuẩn</w:t>
      </w:r>
      <w:proofErr w:type="spellEnd"/>
      <w:r w:rsidRPr="00F50940">
        <w:t xml:space="preserve"> </w:t>
      </w:r>
      <w:proofErr w:type="spellStart"/>
      <w:r w:rsidRPr="00F50940">
        <w:t>bị</w:t>
      </w:r>
      <w:proofErr w:type="spellEnd"/>
      <w:r w:rsidRPr="00F50940">
        <w:t xml:space="preserve"> </w:t>
      </w:r>
      <w:proofErr w:type="spellStart"/>
      <w:r w:rsidRPr="00F50940">
        <w:t>cuộc</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00"/>
      <w:proofErr w:type="spellEnd"/>
    </w:p>
    <w:p w14:paraId="36C24489" w14:textId="517F2B8F" w:rsidR="006E799C" w:rsidRPr="00815AD1" w:rsidRDefault="00592E2D" w:rsidP="006E799C">
      <w:pPr>
        <w:pStyle w:val="tvHeading11"/>
      </w:pPr>
      <w:bookmarkStart w:id="101" w:name="_Toc87368227"/>
      <w:r>
        <w:rPr>
          <w:lang w:val="vi-VN"/>
        </w:rPr>
        <w:t>Quản lý cuộc kiểm toán</w:t>
      </w:r>
      <w:bookmarkEnd w:id="101"/>
    </w:p>
    <w:p w14:paraId="16B6E0CC" w14:textId="45A104F8" w:rsidR="00815AD1" w:rsidRPr="00815AD1" w:rsidRDefault="00815AD1" w:rsidP="00815AD1">
      <w:r w:rsidRPr="00815AD1">
        <w:rPr>
          <w:b/>
          <w:bCs/>
          <w:lang w:val="vi-VN"/>
        </w:rPr>
        <w:t xml:space="preserve">Mục đích: </w:t>
      </w:r>
      <w:r>
        <w:rPr>
          <w:lang w:val="vi-VN"/>
        </w:rPr>
        <w:t xml:space="preserve">quản lý các cuộc kiểm toán thuộc kế hoạch năm </w:t>
      </w:r>
      <w:r w:rsidR="00680352">
        <w:rPr>
          <w:lang w:val="vi-VN"/>
        </w:rPr>
        <w:t>và</w:t>
      </w:r>
      <w:r>
        <w:rPr>
          <w:lang w:val="vi-VN"/>
        </w:rPr>
        <w:t xml:space="preserve"> cuộc kiểm toán đột xuất</w:t>
      </w:r>
      <w:r w:rsidR="0030080C">
        <w:rPr>
          <w:lang w:val="vi-VN"/>
        </w:rPr>
        <w:t xml:space="preserve">, thiết lập </w:t>
      </w:r>
      <w:proofErr w:type="spellStart"/>
      <w:r w:rsidRPr="004B5AF5">
        <w:rPr>
          <w:szCs w:val="26"/>
        </w:rPr>
        <w:t>kế</w:t>
      </w:r>
      <w:proofErr w:type="spellEnd"/>
      <w:r w:rsidRPr="004B5AF5">
        <w:rPr>
          <w:szCs w:val="26"/>
        </w:rPr>
        <w:t xml:space="preserve"> </w:t>
      </w:r>
      <w:proofErr w:type="spellStart"/>
      <w:r w:rsidRPr="004B5AF5">
        <w:rPr>
          <w:szCs w:val="26"/>
        </w:rPr>
        <w:t>hoạch</w:t>
      </w:r>
      <w:proofErr w:type="spellEnd"/>
      <w:r w:rsidRPr="004B5AF5">
        <w:rPr>
          <w:szCs w:val="26"/>
        </w:rPr>
        <w:t xml:space="preserve"> </w:t>
      </w:r>
      <w:proofErr w:type="spellStart"/>
      <w:r w:rsidR="00CD3A39">
        <w:rPr>
          <w:szCs w:val="26"/>
        </w:rPr>
        <w:t>về</w:t>
      </w:r>
      <w:proofErr w:type="spellEnd"/>
      <w:r w:rsidR="00CD3A39">
        <w:rPr>
          <w:szCs w:val="26"/>
        </w:rPr>
        <w:t xml:space="preserve"> </w:t>
      </w:r>
      <w:proofErr w:type="spellStart"/>
      <w:r w:rsidR="00CD3A39">
        <w:rPr>
          <w:szCs w:val="26"/>
        </w:rPr>
        <w:t>công</w:t>
      </w:r>
      <w:proofErr w:type="spellEnd"/>
      <w:r w:rsidR="00CD3A39">
        <w:rPr>
          <w:szCs w:val="26"/>
        </w:rPr>
        <w:t xml:space="preserve"> </w:t>
      </w:r>
      <w:proofErr w:type="spellStart"/>
      <w:r w:rsidR="00CD3A39">
        <w:rPr>
          <w:szCs w:val="26"/>
        </w:rPr>
        <w:t>việc</w:t>
      </w:r>
      <w:proofErr w:type="spellEnd"/>
      <w:r w:rsidR="00CD3A39">
        <w:rPr>
          <w:szCs w:val="26"/>
          <w:lang w:val="vi-VN"/>
        </w:rPr>
        <w:t xml:space="preserve">, nhân sự và lịch trình </w:t>
      </w:r>
      <w:proofErr w:type="spellStart"/>
      <w:r w:rsidR="00964972">
        <w:rPr>
          <w:szCs w:val="26"/>
        </w:rPr>
        <w:t>cho</w:t>
      </w:r>
      <w:proofErr w:type="spellEnd"/>
      <w:r w:rsidR="00964972">
        <w:rPr>
          <w:szCs w:val="26"/>
        </w:rPr>
        <w:t xml:space="preserve"> </w:t>
      </w:r>
      <w:proofErr w:type="spellStart"/>
      <w:r w:rsidR="00964972">
        <w:rPr>
          <w:szCs w:val="26"/>
        </w:rPr>
        <w:t>từng</w:t>
      </w:r>
      <w:proofErr w:type="spellEnd"/>
      <w:r w:rsidR="00964972">
        <w:rPr>
          <w:szCs w:val="26"/>
        </w:rPr>
        <w:t xml:space="preserve"> </w:t>
      </w:r>
      <w:proofErr w:type="spellStart"/>
      <w:r w:rsidR="00964972">
        <w:rPr>
          <w:szCs w:val="26"/>
        </w:rPr>
        <w:t>cuộc</w:t>
      </w:r>
      <w:proofErr w:type="spellEnd"/>
      <w:r w:rsidR="00964972">
        <w:rPr>
          <w:szCs w:val="26"/>
        </w:rPr>
        <w:t xml:space="preserve"> </w:t>
      </w:r>
      <w:proofErr w:type="spellStart"/>
      <w:r w:rsidR="00964972">
        <w:rPr>
          <w:szCs w:val="26"/>
        </w:rPr>
        <w:t>kiểm</w:t>
      </w:r>
      <w:proofErr w:type="spellEnd"/>
      <w:r w:rsidR="00964972">
        <w:rPr>
          <w:szCs w:val="26"/>
        </w:rPr>
        <w:t xml:space="preserve"> </w:t>
      </w:r>
      <w:proofErr w:type="spellStart"/>
      <w:r w:rsidR="00964972">
        <w:rPr>
          <w:szCs w:val="26"/>
        </w:rPr>
        <w:t>toán</w:t>
      </w:r>
      <w:proofErr w:type="spellEnd"/>
      <w:r>
        <w:rPr>
          <w:szCs w:val="26"/>
        </w:rPr>
        <w:t>.</w:t>
      </w:r>
    </w:p>
    <w:p w14:paraId="435B052E" w14:textId="77777777" w:rsidR="00DD599E" w:rsidRPr="002F4F88" w:rsidRDefault="00DD599E" w:rsidP="00DD599E">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sidRPr="004B5AF5">
        <w:rPr>
          <w:szCs w:val="26"/>
        </w:rPr>
        <w:t>Trưởng</w:t>
      </w:r>
      <w:proofErr w:type="spellEnd"/>
      <w:r w:rsidRPr="004B5AF5">
        <w:rPr>
          <w:szCs w:val="26"/>
        </w:rPr>
        <w:t xml:space="preserve"> </w:t>
      </w:r>
      <w:proofErr w:type="spellStart"/>
      <w:r w:rsidRPr="004B5AF5">
        <w:rPr>
          <w:szCs w:val="26"/>
        </w:rPr>
        <w:t>đoàn</w:t>
      </w:r>
      <w:proofErr w:type="spellEnd"/>
      <w:r w:rsidRPr="004B5AF5">
        <w:rPr>
          <w:szCs w:val="26"/>
        </w:rPr>
        <w:t xml:space="preserve"> KT, </w:t>
      </w:r>
      <w:proofErr w:type="spellStart"/>
      <w:r w:rsidRPr="004B5AF5">
        <w:rPr>
          <w:szCs w:val="26"/>
        </w:rPr>
        <w:t>trưởng</w:t>
      </w:r>
      <w:proofErr w:type="spellEnd"/>
      <w:r w:rsidRPr="004B5AF5">
        <w:rPr>
          <w:szCs w:val="26"/>
        </w:rPr>
        <w:t xml:space="preserve"> </w:t>
      </w:r>
      <w:proofErr w:type="spellStart"/>
      <w:r w:rsidRPr="004B5AF5">
        <w:rPr>
          <w:szCs w:val="26"/>
        </w:rPr>
        <w:t>nhóm</w:t>
      </w:r>
      <w:proofErr w:type="spellEnd"/>
      <w:r w:rsidRPr="004B5AF5">
        <w:rPr>
          <w:szCs w:val="26"/>
        </w:rPr>
        <w:t xml:space="preserve"> KT</w:t>
      </w:r>
    </w:p>
    <w:p w14:paraId="15E28EE1" w14:textId="77777777" w:rsidR="00DD599E" w:rsidRPr="005D40E7" w:rsidRDefault="00DD599E" w:rsidP="00DD599E">
      <w:pPr>
        <w:rPr>
          <w:lang w:val="vi-VN"/>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D599E" w:rsidRPr="002F4F88" w14:paraId="5A85A97D" w14:textId="77777777" w:rsidTr="00A54193">
        <w:trPr>
          <w:trHeight w:val="449"/>
        </w:trPr>
        <w:tc>
          <w:tcPr>
            <w:tcW w:w="817" w:type="dxa"/>
            <w:shd w:val="clear" w:color="auto" w:fill="auto"/>
          </w:tcPr>
          <w:p w14:paraId="2F90070F" w14:textId="77777777" w:rsidR="00DD599E" w:rsidRPr="002F4F88" w:rsidRDefault="00DD599E" w:rsidP="00A54193">
            <w:pPr>
              <w:keepLines/>
              <w:widowControl w:val="0"/>
              <w:jc w:val="both"/>
              <w:rPr>
                <w:b/>
                <w:bCs/>
                <w:szCs w:val="26"/>
              </w:rPr>
            </w:pPr>
            <w:r w:rsidRPr="002F4F88">
              <w:rPr>
                <w:b/>
                <w:bCs/>
                <w:szCs w:val="26"/>
              </w:rPr>
              <w:lastRenderedPageBreak/>
              <w:t>STT</w:t>
            </w:r>
          </w:p>
        </w:tc>
        <w:tc>
          <w:tcPr>
            <w:tcW w:w="1877" w:type="dxa"/>
            <w:shd w:val="clear" w:color="auto" w:fill="auto"/>
          </w:tcPr>
          <w:p w14:paraId="436BA291" w14:textId="77777777" w:rsidR="00DD599E" w:rsidRPr="002F4F88" w:rsidRDefault="00DD599E" w:rsidP="00A54193">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3485F88" w14:textId="77777777" w:rsidR="00DD599E" w:rsidRPr="002F4F88" w:rsidRDefault="00DD599E" w:rsidP="00A54193">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D599E" w:rsidRPr="006B729D" w14:paraId="583FD661" w14:textId="77777777" w:rsidTr="00A54193">
        <w:tc>
          <w:tcPr>
            <w:tcW w:w="817" w:type="dxa"/>
            <w:shd w:val="clear" w:color="auto" w:fill="auto"/>
          </w:tcPr>
          <w:p w14:paraId="54C40C62" w14:textId="77777777" w:rsidR="00DD599E" w:rsidRPr="002F4F88" w:rsidRDefault="00DD599E" w:rsidP="006C4854">
            <w:pPr>
              <w:pStyle w:val="ListParagraph"/>
              <w:numPr>
                <w:ilvl w:val="0"/>
                <w:numId w:val="189"/>
              </w:numPr>
            </w:pPr>
          </w:p>
        </w:tc>
        <w:tc>
          <w:tcPr>
            <w:tcW w:w="1877" w:type="dxa"/>
            <w:shd w:val="clear" w:color="auto" w:fill="auto"/>
          </w:tcPr>
          <w:p w14:paraId="001BDBA1" w14:textId="17691591" w:rsidR="00DD599E" w:rsidRPr="002F4F88" w:rsidRDefault="00DD599E" w:rsidP="00A54193">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r>
              <w:rPr>
                <w:szCs w:val="26"/>
              </w:rPr>
              <w:t xml:space="preserve"> </w:t>
            </w:r>
            <w:proofErr w:type="spellStart"/>
            <w:r w:rsidR="006479DF">
              <w:rPr>
                <w:szCs w:val="26"/>
              </w:rPr>
              <w:t>cuộc</w:t>
            </w:r>
            <w:proofErr w:type="spellEnd"/>
            <w:r w:rsidR="006479DF">
              <w:rPr>
                <w:szCs w:val="26"/>
              </w:rPr>
              <w:t xml:space="preserve"> </w:t>
            </w:r>
            <w:proofErr w:type="spellStart"/>
            <w:r w:rsidR="006479DF">
              <w:rPr>
                <w:szCs w:val="26"/>
              </w:rPr>
              <w:t>kiểm</w:t>
            </w:r>
            <w:proofErr w:type="spellEnd"/>
            <w:r w:rsidR="006479DF">
              <w:rPr>
                <w:szCs w:val="26"/>
              </w:rPr>
              <w:t xml:space="preserve"> </w:t>
            </w:r>
            <w:proofErr w:type="spellStart"/>
            <w:r w:rsidR="006479DF">
              <w:rPr>
                <w:szCs w:val="26"/>
              </w:rPr>
              <w:t>toán</w:t>
            </w:r>
            <w:proofErr w:type="spellEnd"/>
          </w:p>
        </w:tc>
        <w:tc>
          <w:tcPr>
            <w:tcW w:w="6912" w:type="dxa"/>
            <w:shd w:val="clear" w:color="auto" w:fill="auto"/>
          </w:tcPr>
          <w:p w14:paraId="47C562AA" w14:textId="253F765C" w:rsidR="00DD599E" w:rsidRDefault="00DD599E" w:rsidP="00732196">
            <w:pPr>
              <w:pStyle w:val="NormalIndent"/>
              <w:keepNext w:val="0"/>
              <w:keepLines/>
              <w:widowControl w:val="0"/>
              <w:numPr>
                <w:ilvl w:val="0"/>
                <w:numId w:val="15"/>
              </w:numPr>
              <w:spacing w:before="0" w:after="0" w:line="312" w:lineRule="auto"/>
              <w:jc w:val="left"/>
              <w:rPr>
                <w:snapToGrid/>
                <w:color w:val="auto"/>
                <w:szCs w:val="26"/>
                <w:lang w:val="vi-VN"/>
              </w:rPr>
            </w:pPr>
            <w:r w:rsidRPr="00FC5B24">
              <w:rPr>
                <w:snapToGrid/>
                <w:color w:val="auto"/>
                <w:szCs w:val="26"/>
                <w:lang w:val="vi-VN"/>
              </w:rPr>
              <w:t>Cho phép NSD thêm mới cuộc KT</w:t>
            </w:r>
            <w:r w:rsidR="005F293A">
              <w:rPr>
                <w:snapToGrid/>
                <w:color w:val="auto"/>
                <w:szCs w:val="26"/>
                <w:lang w:val="vi-VN"/>
              </w:rPr>
              <w:t xml:space="preserve">, </w:t>
            </w:r>
            <w:r w:rsidRPr="00FC5B24">
              <w:rPr>
                <w:snapToGrid/>
                <w:color w:val="auto"/>
                <w:szCs w:val="26"/>
                <w:lang w:val="vi-VN"/>
              </w:rPr>
              <w:t>nhập các thông tin</w:t>
            </w:r>
            <w:r w:rsidR="00FC5B24">
              <w:rPr>
                <w:snapToGrid/>
                <w:color w:val="auto"/>
                <w:szCs w:val="26"/>
                <w:lang w:val="vi-VN"/>
              </w:rPr>
              <w:t>:</w:t>
            </w:r>
          </w:p>
          <w:p w14:paraId="3888EE73" w14:textId="701B849B" w:rsidR="00A13CBB" w:rsidRPr="005D40E7" w:rsidRDefault="00DD599E" w:rsidP="009F70F0">
            <w:pPr>
              <w:pStyle w:val="NormalIndent"/>
              <w:keepNext w:val="0"/>
              <w:keepLines/>
              <w:widowControl w:val="0"/>
              <w:numPr>
                <w:ilvl w:val="0"/>
                <w:numId w:val="162"/>
              </w:numPr>
              <w:spacing w:before="0" w:after="0" w:line="312" w:lineRule="auto"/>
              <w:jc w:val="left"/>
              <w:rPr>
                <w:snapToGrid/>
                <w:color w:val="auto"/>
                <w:szCs w:val="26"/>
              </w:rPr>
            </w:pPr>
            <w:proofErr w:type="spellStart"/>
            <w:r w:rsidRPr="00411478">
              <w:rPr>
                <w:b/>
                <w:bCs/>
                <w:snapToGrid/>
                <w:color w:val="auto"/>
                <w:szCs w:val="26"/>
              </w:rPr>
              <w:t>Năm</w:t>
            </w:r>
            <w:proofErr w:type="spellEnd"/>
            <w:r w:rsidRPr="00411478">
              <w:rPr>
                <w:b/>
                <w:bCs/>
                <w:snapToGrid/>
                <w:color w:val="auto"/>
                <w:szCs w:val="26"/>
              </w:rPr>
              <w:t xml:space="preserve"> </w:t>
            </w:r>
            <w:proofErr w:type="spellStart"/>
            <w:r w:rsidRPr="00411478">
              <w:rPr>
                <w:b/>
                <w:bCs/>
                <w:snapToGrid/>
                <w:color w:val="auto"/>
                <w:szCs w:val="26"/>
              </w:rPr>
              <w:t>kiểm</w:t>
            </w:r>
            <w:proofErr w:type="spellEnd"/>
            <w:r w:rsidRPr="00411478">
              <w:rPr>
                <w:b/>
                <w:bCs/>
                <w:snapToGrid/>
                <w:color w:val="auto"/>
                <w:szCs w:val="26"/>
              </w:rPr>
              <w:t xml:space="preserve"> </w:t>
            </w:r>
            <w:proofErr w:type="spellStart"/>
            <w:r w:rsidRPr="00411478">
              <w:rPr>
                <w:b/>
                <w:bCs/>
                <w:snapToGrid/>
                <w:color w:val="auto"/>
                <w:szCs w:val="26"/>
              </w:rPr>
              <w:t>toán</w:t>
            </w:r>
            <w:proofErr w:type="spellEnd"/>
            <w:r>
              <w:rPr>
                <w:snapToGrid/>
                <w:color w:val="auto"/>
                <w:szCs w:val="26"/>
              </w:rPr>
              <w:t xml:space="preserve">*: </w:t>
            </w:r>
          </w:p>
          <w:p w14:paraId="09DF44EA" w14:textId="6F999ACF" w:rsidR="009E2D52" w:rsidRPr="009E2D52" w:rsidRDefault="009E2D52" w:rsidP="009F70F0">
            <w:pPr>
              <w:pStyle w:val="NormalIndent"/>
              <w:keepNext w:val="0"/>
              <w:keepLines/>
              <w:widowControl w:val="0"/>
              <w:numPr>
                <w:ilvl w:val="0"/>
                <w:numId w:val="162"/>
              </w:numPr>
              <w:spacing w:before="0" w:after="0" w:line="312" w:lineRule="auto"/>
              <w:jc w:val="left"/>
              <w:rPr>
                <w:snapToGrid/>
                <w:color w:val="auto"/>
                <w:szCs w:val="26"/>
              </w:rPr>
            </w:pPr>
            <w:proofErr w:type="spellStart"/>
            <w:r w:rsidRPr="00411478">
              <w:rPr>
                <w:b/>
                <w:bCs/>
                <w:snapToGrid/>
                <w:color w:val="auto"/>
                <w:szCs w:val="26"/>
              </w:rPr>
              <w:t>Phân</w:t>
            </w:r>
            <w:proofErr w:type="spellEnd"/>
            <w:r w:rsidRPr="00411478">
              <w:rPr>
                <w:b/>
                <w:bCs/>
                <w:snapToGrid/>
                <w:color w:val="auto"/>
                <w:szCs w:val="26"/>
              </w:rPr>
              <w:t xml:space="preserve"> </w:t>
            </w:r>
            <w:proofErr w:type="spellStart"/>
            <w:r w:rsidRPr="00411478">
              <w:rPr>
                <w:b/>
                <w:bCs/>
                <w:snapToGrid/>
                <w:color w:val="auto"/>
                <w:szCs w:val="26"/>
              </w:rPr>
              <w:t>loại</w:t>
            </w:r>
            <w:proofErr w:type="spellEnd"/>
            <w:r w:rsidR="00D166DE" w:rsidRPr="009F70F0">
              <w:rPr>
                <w:snapToGrid/>
                <w:color w:val="auto"/>
                <w:szCs w:val="26"/>
              </w:rPr>
              <w:t>*</w:t>
            </w:r>
            <w:r w:rsidRPr="009F70F0">
              <w:rPr>
                <w:snapToGrid/>
                <w:color w:val="auto"/>
                <w:szCs w:val="26"/>
              </w:rPr>
              <w:t xml:space="preserve">: </w:t>
            </w:r>
            <w:proofErr w:type="spellStart"/>
            <w:r w:rsidRPr="009F70F0">
              <w:rPr>
                <w:snapToGrid/>
                <w:color w:val="auto"/>
                <w:szCs w:val="26"/>
              </w:rPr>
              <w:t>chọn</w:t>
            </w:r>
            <w:proofErr w:type="spellEnd"/>
            <w:r w:rsidRPr="009F70F0">
              <w:rPr>
                <w:snapToGrid/>
                <w:color w:val="auto"/>
                <w:szCs w:val="26"/>
              </w:rPr>
              <w:t xml:space="preserve"> 1 </w:t>
            </w:r>
            <w:proofErr w:type="spellStart"/>
            <w:r w:rsidRPr="009F70F0">
              <w:rPr>
                <w:snapToGrid/>
                <w:color w:val="auto"/>
                <w:szCs w:val="26"/>
              </w:rPr>
              <w:t>trong</w:t>
            </w:r>
            <w:proofErr w:type="spellEnd"/>
            <w:r w:rsidRPr="009F70F0">
              <w:rPr>
                <w:snapToGrid/>
                <w:color w:val="auto"/>
                <w:szCs w:val="26"/>
              </w:rPr>
              <w:t xml:space="preserve"> 2 </w:t>
            </w:r>
            <w:proofErr w:type="spellStart"/>
            <w:r w:rsidRPr="009F70F0">
              <w:rPr>
                <w:snapToGrid/>
                <w:color w:val="auto"/>
                <w:szCs w:val="26"/>
              </w:rPr>
              <w:t>lựa</w:t>
            </w:r>
            <w:proofErr w:type="spellEnd"/>
            <w:r w:rsidRPr="009F70F0">
              <w:rPr>
                <w:snapToGrid/>
                <w:color w:val="auto"/>
                <w:szCs w:val="26"/>
              </w:rPr>
              <w:t xml:space="preserve"> </w:t>
            </w:r>
            <w:proofErr w:type="spellStart"/>
            <w:r w:rsidRPr="009F70F0">
              <w:rPr>
                <w:snapToGrid/>
                <w:color w:val="auto"/>
                <w:szCs w:val="26"/>
              </w:rPr>
              <w:t>chọn</w:t>
            </w:r>
            <w:proofErr w:type="spellEnd"/>
            <w:r w:rsidRPr="009F70F0">
              <w:rPr>
                <w:snapToGrid/>
                <w:color w:val="auto"/>
                <w:szCs w:val="26"/>
              </w:rPr>
              <w:t xml:space="preserve"> </w:t>
            </w:r>
            <w:proofErr w:type="spellStart"/>
            <w:r w:rsidRPr="009F70F0">
              <w:rPr>
                <w:snapToGrid/>
                <w:color w:val="auto"/>
                <w:szCs w:val="26"/>
              </w:rPr>
              <w:t>sau</w:t>
            </w:r>
            <w:proofErr w:type="spellEnd"/>
            <w:r w:rsidR="005D2A03">
              <w:rPr>
                <w:snapToGrid/>
                <w:color w:val="auto"/>
                <w:szCs w:val="26"/>
                <w:lang w:val="vi-VN"/>
              </w:rPr>
              <w:t>:</w:t>
            </w:r>
          </w:p>
          <w:p w14:paraId="05F0E703" w14:textId="6E393BDE" w:rsidR="009E2D52" w:rsidRDefault="00256035" w:rsidP="006C4854">
            <w:pPr>
              <w:pStyle w:val="NormalIndent"/>
              <w:keepNext w:val="0"/>
              <w:keepLines/>
              <w:widowControl w:val="0"/>
              <w:numPr>
                <w:ilvl w:val="0"/>
                <w:numId w:val="192"/>
              </w:numPr>
              <w:spacing w:before="0" w:after="0" w:line="312" w:lineRule="auto"/>
              <w:jc w:val="left"/>
              <w:rPr>
                <w:snapToGrid/>
                <w:color w:val="auto"/>
                <w:szCs w:val="26"/>
              </w:rPr>
            </w:pPr>
            <w:r>
              <w:rPr>
                <w:snapToGrid/>
                <w:color w:val="auto"/>
                <w:szCs w:val="26"/>
              </w:rPr>
              <w:t xml:space="preserve">Theo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sidR="00D166DE" w:rsidRPr="009F70F0">
              <w:rPr>
                <w:snapToGrid/>
                <w:color w:val="auto"/>
                <w:szCs w:val="26"/>
              </w:rPr>
              <w:t xml:space="preserve"> (</w:t>
            </w:r>
            <w:proofErr w:type="spellStart"/>
            <w:r w:rsidR="00D166DE" w:rsidRPr="009F70F0">
              <w:rPr>
                <w:snapToGrid/>
                <w:color w:val="auto"/>
                <w:szCs w:val="26"/>
              </w:rPr>
              <w:t>mặc</w:t>
            </w:r>
            <w:proofErr w:type="spellEnd"/>
            <w:r w:rsidR="00D166DE" w:rsidRPr="009F70F0">
              <w:rPr>
                <w:snapToGrid/>
                <w:color w:val="auto"/>
                <w:szCs w:val="26"/>
              </w:rPr>
              <w:t xml:space="preserve"> </w:t>
            </w:r>
            <w:proofErr w:type="spellStart"/>
            <w:r w:rsidR="00D166DE" w:rsidRPr="009F70F0">
              <w:rPr>
                <w:snapToGrid/>
                <w:color w:val="auto"/>
                <w:szCs w:val="26"/>
              </w:rPr>
              <w:t>định</w:t>
            </w:r>
            <w:proofErr w:type="spellEnd"/>
            <w:r w:rsidR="00D166DE" w:rsidRPr="009F70F0">
              <w:rPr>
                <w:snapToGrid/>
                <w:color w:val="auto"/>
                <w:szCs w:val="26"/>
              </w:rPr>
              <w:t>)</w:t>
            </w:r>
          </w:p>
          <w:p w14:paraId="1676727C" w14:textId="05090137" w:rsidR="00256035" w:rsidRDefault="00256035" w:rsidP="006C4854">
            <w:pPr>
              <w:pStyle w:val="NormalIndent"/>
              <w:keepNext w:val="0"/>
              <w:keepLines/>
              <w:widowControl w:val="0"/>
              <w:numPr>
                <w:ilvl w:val="0"/>
                <w:numId w:val="192"/>
              </w:numPr>
              <w:spacing w:before="0" w:after="0" w:line="312" w:lineRule="auto"/>
              <w:jc w:val="left"/>
              <w:rPr>
                <w:snapToGrid/>
                <w:color w:val="auto"/>
                <w:szCs w:val="26"/>
              </w:rPr>
            </w:pPr>
            <w:proofErr w:type="spellStart"/>
            <w:r>
              <w:rPr>
                <w:snapToGrid/>
                <w:color w:val="auto"/>
                <w:szCs w:val="26"/>
              </w:rPr>
              <w:t>Đột</w:t>
            </w:r>
            <w:proofErr w:type="spellEnd"/>
            <w:r>
              <w:rPr>
                <w:snapToGrid/>
                <w:color w:val="auto"/>
                <w:szCs w:val="26"/>
              </w:rPr>
              <w:t xml:space="preserve"> </w:t>
            </w:r>
            <w:proofErr w:type="spellStart"/>
            <w:r>
              <w:rPr>
                <w:snapToGrid/>
                <w:color w:val="auto"/>
                <w:szCs w:val="26"/>
              </w:rPr>
              <w:t>xuất</w:t>
            </w:r>
            <w:proofErr w:type="spellEnd"/>
          </w:p>
          <w:p w14:paraId="03F9CEB0" w14:textId="77777777" w:rsidR="002C11E4" w:rsidRDefault="00127DD8" w:rsidP="009F70F0">
            <w:pPr>
              <w:pStyle w:val="NormalIndent"/>
              <w:keepNext w:val="0"/>
              <w:keepLines/>
              <w:widowControl w:val="0"/>
              <w:numPr>
                <w:ilvl w:val="0"/>
                <w:numId w:val="162"/>
              </w:numPr>
              <w:spacing w:before="0" w:after="0" w:line="312" w:lineRule="auto"/>
              <w:jc w:val="left"/>
              <w:rPr>
                <w:snapToGrid/>
                <w:color w:val="auto"/>
                <w:szCs w:val="26"/>
              </w:rPr>
            </w:pPr>
            <w:proofErr w:type="spellStart"/>
            <w:r w:rsidRPr="00411478">
              <w:rPr>
                <w:b/>
                <w:bCs/>
                <w:snapToGrid/>
                <w:color w:val="auto"/>
                <w:szCs w:val="26"/>
              </w:rPr>
              <w:t>Tên</w:t>
            </w:r>
            <w:proofErr w:type="spellEnd"/>
            <w:r w:rsidRPr="00411478">
              <w:rPr>
                <w:b/>
                <w:bCs/>
                <w:snapToGrid/>
                <w:color w:val="auto"/>
                <w:szCs w:val="26"/>
              </w:rPr>
              <w:t xml:space="preserve"> </w:t>
            </w:r>
            <w:proofErr w:type="spellStart"/>
            <w:r w:rsidRPr="00411478">
              <w:rPr>
                <w:b/>
                <w:bCs/>
                <w:snapToGrid/>
                <w:color w:val="auto"/>
                <w:szCs w:val="26"/>
              </w:rPr>
              <w:t>cuộc</w:t>
            </w:r>
            <w:proofErr w:type="spellEnd"/>
            <w:r w:rsidRPr="00411478">
              <w:rPr>
                <w:b/>
                <w:bCs/>
                <w:snapToGrid/>
                <w:color w:val="auto"/>
                <w:szCs w:val="26"/>
              </w:rPr>
              <w:t xml:space="preserve"> </w:t>
            </w:r>
            <w:proofErr w:type="spellStart"/>
            <w:r w:rsidRPr="00411478">
              <w:rPr>
                <w:b/>
                <w:bCs/>
                <w:snapToGrid/>
                <w:color w:val="auto"/>
                <w:szCs w:val="26"/>
              </w:rPr>
              <w:t>kiểm</w:t>
            </w:r>
            <w:proofErr w:type="spellEnd"/>
            <w:r w:rsidRPr="00411478">
              <w:rPr>
                <w:b/>
                <w:bCs/>
                <w:snapToGrid/>
                <w:color w:val="auto"/>
                <w:szCs w:val="26"/>
              </w:rPr>
              <w:t xml:space="preserve"> </w:t>
            </w:r>
            <w:proofErr w:type="spellStart"/>
            <w:r w:rsidRPr="00411478">
              <w:rPr>
                <w:b/>
                <w:bCs/>
                <w:snapToGrid/>
                <w:color w:val="auto"/>
                <w:szCs w:val="26"/>
              </w:rPr>
              <w:t>toán</w:t>
            </w:r>
            <w:proofErr w:type="spellEnd"/>
            <w:r w:rsidRPr="009F70F0">
              <w:rPr>
                <w:snapToGrid/>
                <w:color w:val="auto"/>
                <w:szCs w:val="26"/>
              </w:rPr>
              <w:t xml:space="preserve">: </w:t>
            </w:r>
          </w:p>
          <w:p w14:paraId="0385D276" w14:textId="3B39D7CA" w:rsidR="00127DD8" w:rsidRDefault="002C11E4" w:rsidP="006C4854">
            <w:pPr>
              <w:pStyle w:val="NormalIndent"/>
              <w:keepNext w:val="0"/>
              <w:keepLines/>
              <w:widowControl w:val="0"/>
              <w:numPr>
                <w:ilvl w:val="0"/>
                <w:numId w:val="192"/>
              </w:numPr>
              <w:spacing w:before="0" w:after="0" w:line="312" w:lineRule="auto"/>
              <w:jc w:val="left"/>
              <w:rPr>
                <w:snapToGrid/>
                <w:color w:val="auto"/>
                <w:szCs w:val="26"/>
              </w:rPr>
            </w:pPr>
            <w:proofErr w:type="spellStart"/>
            <w:r>
              <w:rPr>
                <w:snapToGrid/>
                <w:color w:val="auto"/>
                <w:szCs w:val="26"/>
              </w:rPr>
              <w:t>N</w:t>
            </w:r>
            <w:r w:rsidR="00BF668C" w:rsidRPr="002C11E4">
              <w:rPr>
                <w:snapToGrid/>
                <w:color w:val="auto"/>
                <w:szCs w:val="26"/>
              </w:rPr>
              <w:t>ếu</w:t>
            </w:r>
            <w:proofErr w:type="spellEnd"/>
            <w:r w:rsidR="00BF668C" w:rsidRPr="002C11E4">
              <w:rPr>
                <w:snapToGrid/>
                <w:color w:val="auto"/>
                <w:szCs w:val="26"/>
              </w:rPr>
              <w:t xml:space="preserve"> </w:t>
            </w:r>
            <w:proofErr w:type="spellStart"/>
            <w:r w:rsidR="00802F78" w:rsidRPr="002C11E4">
              <w:rPr>
                <w:snapToGrid/>
                <w:color w:val="auto"/>
                <w:szCs w:val="26"/>
              </w:rPr>
              <w:t>phân</w:t>
            </w:r>
            <w:proofErr w:type="spellEnd"/>
            <w:r w:rsidR="00802F78" w:rsidRPr="002C11E4">
              <w:rPr>
                <w:snapToGrid/>
                <w:color w:val="auto"/>
                <w:szCs w:val="26"/>
              </w:rPr>
              <w:t xml:space="preserve"> </w:t>
            </w:r>
            <w:proofErr w:type="spellStart"/>
            <w:r w:rsidR="00411478" w:rsidRPr="002C11E4">
              <w:rPr>
                <w:snapToGrid/>
                <w:color w:val="auto"/>
                <w:szCs w:val="26"/>
              </w:rPr>
              <w:t>loại</w:t>
            </w:r>
            <w:proofErr w:type="spellEnd"/>
            <w:r w:rsidR="00802F78" w:rsidRPr="002C11E4">
              <w:rPr>
                <w:snapToGrid/>
                <w:color w:val="auto"/>
                <w:szCs w:val="26"/>
              </w:rPr>
              <w:t xml:space="preserve"> </w:t>
            </w:r>
            <w:proofErr w:type="spellStart"/>
            <w:r w:rsidR="00802F78" w:rsidRPr="002C11E4">
              <w:rPr>
                <w:snapToGrid/>
                <w:color w:val="auto"/>
                <w:szCs w:val="26"/>
              </w:rPr>
              <w:t>là</w:t>
            </w:r>
            <w:proofErr w:type="spellEnd"/>
            <w:r w:rsidR="00802F78" w:rsidRPr="002C11E4">
              <w:rPr>
                <w:snapToGrid/>
                <w:color w:val="auto"/>
                <w:szCs w:val="26"/>
              </w:rPr>
              <w:t xml:space="preserve"> </w:t>
            </w:r>
            <w:r>
              <w:rPr>
                <w:snapToGrid/>
                <w:color w:val="auto"/>
                <w:szCs w:val="26"/>
                <w:lang w:val="vi-VN"/>
              </w:rPr>
              <w:t>“</w:t>
            </w:r>
            <w:r w:rsidR="00802F78" w:rsidRPr="002C11E4">
              <w:rPr>
                <w:snapToGrid/>
                <w:color w:val="auto"/>
                <w:szCs w:val="26"/>
              </w:rPr>
              <w:t xml:space="preserve">Theo </w:t>
            </w:r>
            <w:proofErr w:type="spellStart"/>
            <w:r w:rsidR="00802F78" w:rsidRPr="002C11E4">
              <w:rPr>
                <w:snapToGrid/>
                <w:color w:val="auto"/>
                <w:szCs w:val="26"/>
              </w:rPr>
              <w:t>kế</w:t>
            </w:r>
            <w:proofErr w:type="spellEnd"/>
            <w:r w:rsidR="00802F78" w:rsidRPr="002C11E4">
              <w:rPr>
                <w:snapToGrid/>
                <w:color w:val="auto"/>
                <w:szCs w:val="26"/>
              </w:rPr>
              <w:t xml:space="preserve"> </w:t>
            </w:r>
            <w:proofErr w:type="spellStart"/>
            <w:r w:rsidR="00802F78" w:rsidRPr="002C11E4">
              <w:rPr>
                <w:snapToGrid/>
                <w:color w:val="auto"/>
                <w:szCs w:val="26"/>
              </w:rPr>
              <w:t>hoạch</w:t>
            </w:r>
            <w:proofErr w:type="spellEnd"/>
            <w:r>
              <w:rPr>
                <w:snapToGrid/>
                <w:color w:val="auto"/>
                <w:szCs w:val="26"/>
                <w:lang w:val="vi-VN"/>
              </w:rPr>
              <w:t>”</w:t>
            </w:r>
            <w:r w:rsidR="00802F78" w:rsidRPr="002C11E4">
              <w:rPr>
                <w:snapToGrid/>
                <w:color w:val="auto"/>
                <w:szCs w:val="26"/>
              </w:rPr>
              <w:t xml:space="preserve"> </w:t>
            </w:r>
            <w:proofErr w:type="spellStart"/>
            <w:r w:rsidR="00802F78" w:rsidRPr="002C11E4">
              <w:rPr>
                <w:snapToGrid/>
                <w:color w:val="auto"/>
                <w:szCs w:val="26"/>
              </w:rPr>
              <w:t>thì</w:t>
            </w:r>
            <w:proofErr w:type="spellEnd"/>
            <w:r w:rsidR="00802F78" w:rsidRPr="002C11E4">
              <w:rPr>
                <w:snapToGrid/>
                <w:color w:val="auto"/>
                <w:szCs w:val="26"/>
              </w:rPr>
              <w:t xml:space="preserve"> </w:t>
            </w:r>
            <w:proofErr w:type="spellStart"/>
            <w:r w:rsidR="00802F78" w:rsidRPr="002C11E4">
              <w:rPr>
                <w:snapToGrid/>
                <w:color w:val="auto"/>
                <w:szCs w:val="26"/>
              </w:rPr>
              <w:t>cho</w:t>
            </w:r>
            <w:proofErr w:type="spellEnd"/>
            <w:r w:rsidR="00802F78" w:rsidRPr="002C11E4">
              <w:rPr>
                <w:snapToGrid/>
                <w:color w:val="auto"/>
                <w:szCs w:val="26"/>
              </w:rPr>
              <w:t xml:space="preserve"> </w:t>
            </w:r>
            <w:proofErr w:type="spellStart"/>
            <w:r w:rsidR="00802F78" w:rsidRPr="002C11E4">
              <w:rPr>
                <w:snapToGrid/>
                <w:color w:val="auto"/>
                <w:szCs w:val="26"/>
              </w:rPr>
              <w:t>phép</w:t>
            </w:r>
            <w:proofErr w:type="spellEnd"/>
            <w:r w:rsidR="00802F78" w:rsidRPr="002C11E4">
              <w:rPr>
                <w:snapToGrid/>
                <w:color w:val="auto"/>
                <w:szCs w:val="26"/>
              </w:rPr>
              <w:t xml:space="preserve"> </w:t>
            </w:r>
            <w:proofErr w:type="spellStart"/>
            <w:r w:rsidR="00802F78" w:rsidRPr="002C11E4">
              <w:rPr>
                <w:snapToGrid/>
                <w:color w:val="auto"/>
                <w:szCs w:val="26"/>
              </w:rPr>
              <w:t>chọn</w:t>
            </w:r>
            <w:proofErr w:type="spellEnd"/>
            <w:r w:rsidR="00802F78" w:rsidRPr="002C11E4">
              <w:rPr>
                <w:snapToGrid/>
                <w:color w:val="auto"/>
                <w:szCs w:val="26"/>
              </w:rPr>
              <w:t xml:space="preserve"> </w:t>
            </w:r>
            <w:proofErr w:type="spellStart"/>
            <w:r w:rsidR="00802F78" w:rsidRPr="002C11E4">
              <w:rPr>
                <w:snapToGrid/>
                <w:color w:val="auto"/>
                <w:szCs w:val="26"/>
              </w:rPr>
              <w:t>trên</w:t>
            </w:r>
            <w:proofErr w:type="spellEnd"/>
            <w:r w:rsidR="00802F78" w:rsidRPr="002C11E4">
              <w:rPr>
                <w:snapToGrid/>
                <w:color w:val="auto"/>
                <w:szCs w:val="26"/>
              </w:rPr>
              <w:t xml:space="preserve"> </w:t>
            </w:r>
            <w:proofErr w:type="spellStart"/>
            <w:r w:rsidR="00802F78" w:rsidRPr="002C11E4">
              <w:rPr>
                <w:snapToGrid/>
                <w:color w:val="auto"/>
                <w:szCs w:val="26"/>
              </w:rPr>
              <w:t>danh</w:t>
            </w:r>
            <w:proofErr w:type="spellEnd"/>
            <w:r w:rsidR="00802F78" w:rsidRPr="002C11E4">
              <w:rPr>
                <w:snapToGrid/>
                <w:color w:val="auto"/>
                <w:szCs w:val="26"/>
              </w:rPr>
              <w:t xml:space="preserve"> </w:t>
            </w:r>
            <w:proofErr w:type="spellStart"/>
            <w:r w:rsidR="00802F78" w:rsidRPr="002C11E4">
              <w:rPr>
                <w:snapToGrid/>
                <w:color w:val="auto"/>
                <w:szCs w:val="26"/>
              </w:rPr>
              <w:t>sách</w:t>
            </w:r>
            <w:proofErr w:type="spellEnd"/>
            <w:r w:rsidR="00802F78" w:rsidRPr="002C11E4">
              <w:rPr>
                <w:snapToGrid/>
                <w:color w:val="auto"/>
                <w:szCs w:val="26"/>
              </w:rPr>
              <w:t xml:space="preserve"> </w:t>
            </w:r>
            <w:proofErr w:type="spellStart"/>
            <w:r w:rsidR="00802F78" w:rsidRPr="002C11E4">
              <w:rPr>
                <w:snapToGrid/>
                <w:color w:val="auto"/>
                <w:szCs w:val="26"/>
              </w:rPr>
              <w:t>tên</w:t>
            </w:r>
            <w:proofErr w:type="spellEnd"/>
            <w:r w:rsidR="00802F78" w:rsidRPr="002C11E4">
              <w:rPr>
                <w:snapToGrid/>
                <w:color w:val="auto"/>
                <w:szCs w:val="26"/>
              </w:rPr>
              <w:t xml:space="preserve"> </w:t>
            </w:r>
            <w:proofErr w:type="spellStart"/>
            <w:r w:rsidR="00802F78" w:rsidRPr="002C11E4">
              <w:rPr>
                <w:snapToGrid/>
                <w:color w:val="auto"/>
                <w:szCs w:val="26"/>
              </w:rPr>
              <w:t>các</w:t>
            </w:r>
            <w:proofErr w:type="spellEnd"/>
            <w:r w:rsidR="00802F78" w:rsidRPr="002C11E4">
              <w:rPr>
                <w:snapToGrid/>
                <w:color w:val="auto"/>
                <w:szCs w:val="26"/>
              </w:rPr>
              <w:t xml:space="preserve"> </w:t>
            </w:r>
            <w:proofErr w:type="spellStart"/>
            <w:r w:rsidR="00802F78" w:rsidRPr="002C11E4">
              <w:rPr>
                <w:snapToGrid/>
                <w:color w:val="auto"/>
                <w:szCs w:val="26"/>
              </w:rPr>
              <w:t>cuộc</w:t>
            </w:r>
            <w:proofErr w:type="spellEnd"/>
            <w:r w:rsidR="00802F78" w:rsidRPr="002C11E4">
              <w:rPr>
                <w:snapToGrid/>
                <w:color w:val="auto"/>
                <w:szCs w:val="26"/>
              </w:rPr>
              <w:t xml:space="preserve"> </w:t>
            </w:r>
            <w:proofErr w:type="spellStart"/>
            <w:r w:rsidR="00802F78" w:rsidRPr="002C11E4">
              <w:rPr>
                <w:snapToGrid/>
                <w:color w:val="auto"/>
                <w:szCs w:val="26"/>
              </w:rPr>
              <w:t>kiểm</w:t>
            </w:r>
            <w:proofErr w:type="spellEnd"/>
            <w:r w:rsidR="00802F78" w:rsidRPr="002C11E4">
              <w:rPr>
                <w:snapToGrid/>
                <w:color w:val="auto"/>
                <w:szCs w:val="26"/>
              </w:rPr>
              <w:t xml:space="preserve"> </w:t>
            </w:r>
            <w:proofErr w:type="spellStart"/>
            <w:r w:rsidR="00802F78" w:rsidRPr="002C11E4">
              <w:rPr>
                <w:snapToGrid/>
                <w:color w:val="auto"/>
                <w:szCs w:val="26"/>
              </w:rPr>
              <w:t>toán</w:t>
            </w:r>
            <w:proofErr w:type="spellEnd"/>
            <w:r w:rsidR="00802F78" w:rsidRPr="002C11E4">
              <w:rPr>
                <w:snapToGrid/>
                <w:color w:val="auto"/>
                <w:szCs w:val="26"/>
              </w:rPr>
              <w:t xml:space="preserve"> </w:t>
            </w:r>
            <w:proofErr w:type="spellStart"/>
            <w:r w:rsidR="00802F78" w:rsidRPr="002C11E4">
              <w:rPr>
                <w:snapToGrid/>
                <w:color w:val="auto"/>
                <w:szCs w:val="26"/>
              </w:rPr>
              <w:t>được</w:t>
            </w:r>
            <w:proofErr w:type="spellEnd"/>
            <w:r w:rsidR="00802F78" w:rsidRPr="002C11E4">
              <w:rPr>
                <w:snapToGrid/>
                <w:color w:val="auto"/>
                <w:szCs w:val="26"/>
              </w:rPr>
              <w:t xml:space="preserve"> </w:t>
            </w:r>
            <w:proofErr w:type="spellStart"/>
            <w:r w:rsidR="00802F78" w:rsidRPr="002C11E4">
              <w:rPr>
                <w:snapToGrid/>
                <w:color w:val="auto"/>
                <w:szCs w:val="26"/>
              </w:rPr>
              <w:t>thiết</w:t>
            </w:r>
            <w:proofErr w:type="spellEnd"/>
            <w:r w:rsidR="00802F78" w:rsidRPr="002C11E4">
              <w:rPr>
                <w:snapToGrid/>
                <w:color w:val="auto"/>
                <w:szCs w:val="26"/>
              </w:rPr>
              <w:t xml:space="preserve"> </w:t>
            </w:r>
            <w:proofErr w:type="spellStart"/>
            <w:r w:rsidR="00802F78" w:rsidRPr="002C11E4">
              <w:rPr>
                <w:snapToGrid/>
                <w:color w:val="auto"/>
                <w:szCs w:val="26"/>
              </w:rPr>
              <w:t>lập</w:t>
            </w:r>
            <w:proofErr w:type="spellEnd"/>
            <w:r w:rsidR="00802F78" w:rsidRPr="002C11E4">
              <w:rPr>
                <w:snapToGrid/>
                <w:color w:val="auto"/>
                <w:szCs w:val="26"/>
              </w:rPr>
              <w:t xml:space="preserve"> </w:t>
            </w:r>
            <w:proofErr w:type="spellStart"/>
            <w:r w:rsidR="00802F78" w:rsidRPr="002C11E4">
              <w:rPr>
                <w:snapToGrid/>
                <w:color w:val="auto"/>
                <w:szCs w:val="26"/>
              </w:rPr>
              <w:t>trong</w:t>
            </w:r>
            <w:proofErr w:type="spellEnd"/>
            <w:r w:rsidR="00802F78" w:rsidRPr="002C11E4">
              <w:rPr>
                <w:snapToGrid/>
                <w:color w:val="auto"/>
                <w:szCs w:val="26"/>
              </w:rPr>
              <w:t xml:space="preserve"> </w:t>
            </w:r>
            <w:proofErr w:type="spellStart"/>
            <w:r w:rsidR="00802F78" w:rsidRPr="002C11E4">
              <w:rPr>
                <w:snapToGrid/>
                <w:color w:val="auto"/>
                <w:szCs w:val="26"/>
              </w:rPr>
              <w:t>phiên</w:t>
            </w:r>
            <w:proofErr w:type="spellEnd"/>
            <w:r w:rsidR="00802F78" w:rsidRPr="002C11E4">
              <w:rPr>
                <w:snapToGrid/>
                <w:color w:val="auto"/>
                <w:szCs w:val="26"/>
              </w:rPr>
              <w:t xml:space="preserve"> </w:t>
            </w:r>
            <w:proofErr w:type="spellStart"/>
            <w:r w:rsidR="00802F78" w:rsidRPr="002C11E4">
              <w:rPr>
                <w:snapToGrid/>
                <w:color w:val="auto"/>
                <w:szCs w:val="26"/>
              </w:rPr>
              <w:t>bản</w:t>
            </w:r>
            <w:proofErr w:type="spellEnd"/>
            <w:r w:rsidR="00802F78" w:rsidRPr="002C11E4">
              <w:rPr>
                <w:snapToGrid/>
                <w:color w:val="auto"/>
                <w:szCs w:val="26"/>
              </w:rPr>
              <w:t xml:space="preserve"> </w:t>
            </w:r>
            <w:proofErr w:type="spellStart"/>
            <w:r w:rsidR="00802F78" w:rsidRPr="002C11E4">
              <w:rPr>
                <w:snapToGrid/>
                <w:color w:val="auto"/>
                <w:szCs w:val="26"/>
              </w:rPr>
              <w:t>kế</w:t>
            </w:r>
            <w:proofErr w:type="spellEnd"/>
            <w:r w:rsidR="00802F78" w:rsidRPr="002C11E4">
              <w:rPr>
                <w:snapToGrid/>
                <w:color w:val="auto"/>
                <w:szCs w:val="26"/>
              </w:rPr>
              <w:t xml:space="preserve"> </w:t>
            </w:r>
            <w:proofErr w:type="spellStart"/>
            <w:r w:rsidR="00802F78" w:rsidRPr="002C11E4">
              <w:rPr>
                <w:snapToGrid/>
                <w:color w:val="auto"/>
                <w:szCs w:val="26"/>
              </w:rPr>
              <w:t>hoạch</w:t>
            </w:r>
            <w:proofErr w:type="spellEnd"/>
            <w:r w:rsidR="00802F78" w:rsidRPr="002C11E4">
              <w:rPr>
                <w:snapToGrid/>
                <w:color w:val="auto"/>
                <w:szCs w:val="26"/>
              </w:rPr>
              <w:t xml:space="preserve"> </w:t>
            </w:r>
            <w:proofErr w:type="spellStart"/>
            <w:r w:rsidR="00802F78" w:rsidRPr="002C11E4">
              <w:rPr>
                <w:snapToGrid/>
                <w:color w:val="auto"/>
                <w:szCs w:val="26"/>
              </w:rPr>
              <w:t>kiểm</w:t>
            </w:r>
            <w:proofErr w:type="spellEnd"/>
            <w:r w:rsidR="00802F78" w:rsidRPr="002C11E4">
              <w:rPr>
                <w:snapToGrid/>
                <w:color w:val="auto"/>
                <w:szCs w:val="26"/>
              </w:rPr>
              <w:t xml:space="preserve"> </w:t>
            </w:r>
            <w:proofErr w:type="spellStart"/>
            <w:r w:rsidR="00802F78" w:rsidRPr="002C11E4">
              <w:rPr>
                <w:snapToGrid/>
                <w:color w:val="auto"/>
                <w:szCs w:val="26"/>
              </w:rPr>
              <w:t>toán</w:t>
            </w:r>
            <w:proofErr w:type="spellEnd"/>
            <w:r w:rsidR="00802F78" w:rsidRPr="002C11E4">
              <w:rPr>
                <w:snapToGrid/>
                <w:color w:val="auto"/>
                <w:szCs w:val="26"/>
              </w:rPr>
              <w:t xml:space="preserve"> </w:t>
            </w:r>
            <w:proofErr w:type="spellStart"/>
            <w:r w:rsidR="00411478" w:rsidRPr="002C11E4">
              <w:rPr>
                <w:snapToGrid/>
                <w:color w:val="auto"/>
                <w:szCs w:val="26"/>
              </w:rPr>
              <w:t>năm</w:t>
            </w:r>
            <w:proofErr w:type="spellEnd"/>
            <w:r w:rsidR="00411478" w:rsidRPr="002C11E4">
              <w:rPr>
                <w:snapToGrid/>
                <w:color w:val="auto"/>
                <w:szCs w:val="26"/>
              </w:rPr>
              <w:t xml:space="preserve"> ở </w:t>
            </w:r>
            <w:proofErr w:type="spellStart"/>
            <w:r w:rsidR="00411478" w:rsidRPr="002C11E4">
              <w:rPr>
                <w:snapToGrid/>
                <w:color w:val="auto"/>
                <w:szCs w:val="26"/>
              </w:rPr>
              <w:t>trạng</w:t>
            </w:r>
            <w:proofErr w:type="spellEnd"/>
            <w:r w:rsidR="00411478" w:rsidRPr="002C11E4">
              <w:rPr>
                <w:snapToGrid/>
                <w:color w:val="auto"/>
                <w:szCs w:val="26"/>
              </w:rPr>
              <w:t xml:space="preserve"> </w:t>
            </w:r>
            <w:proofErr w:type="spellStart"/>
            <w:r w:rsidR="00411478" w:rsidRPr="002C11E4">
              <w:rPr>
                <w:snapToGrid/>
                <w:color w:val="auto"/>
                <w:szCs w:val="26"/>
              </w:rPr>
              <w:t>thái</w:t>
            </w:r>
            <w:proofErr w:type="spellEnd"/>
            <w:r w:rsidR="00411478" w:rsidRPr="002C11E4">
              <w:rPr>
                <w:snapToGrid/>
                <w:color w:val="auto"/>
                <w:szCs w:val="26"/>
              </w:rPr>
              <w:t xml:space="preserve"> </w:t>
            </w:r>
            <w:proofErr w:type="spellStart"/>
            <w:r w:rsidRPr="002C11E4">
              <w:rPr>
                <w:b/>
                <w:bCs/>
                <w:snapToGrid/>
                <w:color w:val="auto"/>
                <w:szCs w:val="26"/>
              </w:rPr>
              <w:t>Đã</w:t>
            </w:r>
            <w:proofErr w:type="spellEnd"/>
            <w:r w:rsidRPr="002C11E4">
              <w:rPr>
                <w:b/>
                <w:bCs/>
                <w:snapToGrid/>
                <w:color w:val="auto"/>
                <w:szCs w:val="26"/>
              </w:rPr>
              <w:t xml:space="preserve"> </w:t>
            </w:r>
            <w:proofErr w:type="spellStart"/>
            <w:r w:rsidRPr="002C11E4">
              <w:rPr>
                <w:b/>
                <w:bCs/>
                <w:snapToGrid/>
                <w:color w:val="auto"/>
                <w:szCs w:val="26"/>
              </w:rPr>
              <w:t>duyệt</w:t>
            </w:r>
            <w:proofErr w:type="spellEnd"/>
          </w:p>
          <w:p w14:paraId="77F74BF2" w14:textId="49C368DD" w:rsidR="002C11E4" w:rsidRPr="002C11E4" w:rsidRDefault="002C11E4" w:rsidP="006C4854">
            <w:pPr>
              <w:pStyle w:val="NormalIndent"/>
              <w:keepNext w:val="0"/>
              <w:keepLines/>
              <w:widowControl w:val="0"/>
              <w:numPr>
                <w:ilvl w:val="0"/>
                <w:numId w:val="192"/>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r>
              <w:rPr>
                <w:snapToGrid/>
                <w:color w:val="auto"/>
                <w:szCs w:val="26"/>
                <w:lang w:val="vi-VN"/>
              </w:rPr>
              <w:t>“Đột xuất” thì cho phép nhập tên cuộc kiểm toán</w:t>
            </w:r>
          </w:p>
          <w:p w14:paraId="0BBF9CD3" w14:textId="77777777" w:rsidR="00702D28" w:rsidRDefault="003E3522" w:rsidP="009E2D5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Sau khi thêm mới thành công, hệ thống </w:t>
            </w:r>
            <w:r w:rsidR="00B15E06">
              <w:rPr>
                <w:snapToGrid/>
                <w:color w:val="auto"/>
                <w:szCs w:val="26"/>
                <w:lang w:val="vi-VN"/>
              </w:rPr>
              <w:t xml:space="preserve">sinh mã cuộc KT </w:t>
            </w:r>
            <w:r w:rsidR="00702D28">
              <w:rPr>
                <w:snapToGrid/>
                <w:color w:val="auto"/>
                <w:szCs w:val="26"/>
                <w:lang w:val="vi-VN"/>
              </w:rPr>
              <w:t xml:space="preserve">cho các cuộc KT đột xuất </w:t>
            </w:r>
            <w:r w:rsidR="00B15E06">
              <w:rPr>
                <w:snapToGrid/>
                <w:color w:val="auto"/>
                <w:szCs w:val="26"/>
                <w:lang w:val="vi-VN"/>
              </w:rPr>
              <w:t>theo cấu trúc:</w:t>
            </w:r>
          </w:p>
          <w:p w14:paraId="4B889AD4" w14:textId="319DBF46" w:rsidR="00B15E06" w:rsidRPr="009E2D52" w:rsidRDefault="00B15E06" w:rsidP="00702D28">
            <w:pPr>
              <w:pStyle w:val="NormalIndent"/>
              <w:keepNext w:val="0"/>
              <w:keepLines/>
              <w:widowControl w:val="0"/>
              <w:numPr>
                <w:ilvl w:val="0"/>
                <w:numId w:val="0"/>
              </w:numPr>
              <w:spacing w:before="0" w:after="0" w:line="312" w:lineRule="auto"/>
              <w:ind w:left="360"/>
              <w:jc w:val="left"/>
              <w:rPr>
                <w:snapToGrid/>
                <w:color w:val="auto"/>
                <w:szCs w:val="26"/>
                <w:lang w:val="vi-VN"/>
              </w:rPr>
            </w:pPr>
            <w:r w:rsidRPr="009E2D52">
              <w:rPr>
                <w:snapToGrid/>
                <w:color w:val="auto"/>
                <w:szCs w:val="26"/>
                <w:lang w:val="vi-VN"/>
              </w:rPr>
              <w:t xml:space="preserve"> YYYY.CKT.XXX. Trong đó:</w:t>
            </w:r>
          </w:p>
          <w:p w14:paraId="52A8943A" w14:textId="1EB950D7" w:rsidR="00B15E06" w:rsidRPr="009E2D52" w:rsidRDefault="00B15E06" w:rsidP="00B15E06">
            <w:pPr>
              <w:pStyle w:val="NormalIndent"/>
              <w:keepNext w:val="0"/>
              <w:keepLines/>
              <w:widowControl w:val="0"/>
              <w:numPr>
                <w:ilvl w:val="0"/>
                <w:numId w:val="158"/>
              </w:numPr>
              <w:spacing w:before="0" w:after="0" w:line="312" w:lineRule="auto"/>
              <w:jc w:val="left"/>
              <w:rPr>
                <w:snapToGrid/>
                <w:color w:val="auto"/>
                <w:szCs w:val="26"/>
                <w:lang w:val="vi-VN"/>
              </w:rPr>
            </w:pPr>
            <w:r w:rsidRPr="009E2D52">
              <w:rPr>
                <w:snapToGrid/>
                <w:color w:val="auto"/>
                <w:szCs w:val="26"/>
                <w:lang w:val="vi-VN"/>
              </w:rPr>
              <w:t xml:space="preserve">YYYY: là năm </w:t>
            </w:r>
            <w:r w:rsidR="00702D28">
              <w:rPr>
                <w:snapToGrid/>
                <w:color w:val="auto"/>
                <w:szCs w:val="26"/>
                <w:lang w:val="vi-VN"/>
              </w:rPr>
              <w:t>kiểm toán</w:t>
            </w:r>
          </w:p>
          <w:p w14:paraId="08A20AE5" w14:textId="53B87ADB" w:rsidR="00B15E06" w:rsidRPr="00256035" w:rsidRDefault="00B15E06" w:rsidP="00256035">
            <w:pPr>
              <w:pStyle w:val="NormalIndent"/>
              <w:keepNext w:val="0"/>
              <w:keepLines/>
              <w:widowControl w:val="0"/>
              <w:numPr>
                <w:ilvl w:val="0"/>
                <w:numId w:val="158"/>
              </w:numPr>
              <w:spacing w:before="0" w:after="0" w:line="312" w:lineRule="auto"/>
              <w:jc w:val="left"/>
              <w:rPr>
                <w:snapToGrid/>
                <w:color w:val="auto"/>
                <w:szCs w:val="26"/>
                <w:lang w:val="vi-VN"/>
              </w:rPr>
            </w:pPr>
            <w:r w:rsidRPr="009E2D52">
              <w:rPr>
                <w:snapToGrid/>
                <w:color w:val="auto"/>
                <w:szCs w:val="26"/>
                <w:lang w:val="vi-VN"/>
              </w:rPr>
              <w:t xml:space="preserve">XXX: dãy số tự tăng bắt đầu từ 001, đếm </w:t>
            </w:r>
            <w:r w:rsidR="003E6DF7">
              <w:rPr>
                <w:snapToGrid/>
                <w:color w:val="auto"/>
                <w:szCs w:val="26"/>
                <w:lang w:val="vi-VN"/>
              </w:rPr>
              <w:t xml:space="preserve">theo thứ tự số cuộc kiểm toán trong năm, đếm </w:t>
            </w:r>
            <w:r w:rsidRPr="009E2D52">
              <w:rPr>
                <w:snapToGrid/>
                <w:color w:val="auto"/>
                <w:szCs w:val="26"/>
                <w:lang w:val="vi-VN"/>
              </w:rPr>
              <w:t>lại khi thay đổi năm</w:t>
            </w:r>
          </w:p>
          <w:p w14:paraId="3FFA68C1" w14:textId="591A778D" w:rsidR="00DD599E" w:rsidRPr="00D620A6" w:rsidRDefault="00D620A6" w:rsidP="0073219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Cuộc kiểm toán mới tạo có trạng thái duyệt là “</w:t>
            </w:r>
            <w:r w:rsidRPr="00C1322C">
              <w:rPr>
                <w:b/>
                <w:bCs/>
                <w:i/>
                <w:iCs/>
                <w:snapToGrid/>
                <w:color w:val="auto"/>
                <w:szCs w:val="26"/>
                <w:lang w:val="vi-VN"/>
              </w:rPr>
              <w:t>Bản nháp</w:t>
            </w:r>
            <w:r>
              <w:rPr>
                <w:snapToGrid/>
                <w:color w:val="auto"/>
                <w:szCs w:val="26"/>
                <w:lang w:val="vi-VN"/>
              </w:rPr>
              <w:t>”</w:t>
            </w:r>
            <w:r w:rsidR="00273D57">
              <w:rPr>
                <w:snapToGrid/>
                <w:color w:val="auto"/>
                <w:szCs w:val="26"/>
                <w:lang w:val="vi-VN"/>
              </w:rPr>
              <w:t xml:space="preserve">, trạng thái </w:t>
            </w:r>
            <w:r w:rsidR="00513FC4">
              <w:rPr>
                <w:snapToGrid/>
                <w:color w:val="auto"/>
                <w:szCs w:val="26"/>
                <w:lang w:val="vi-VN"/>
              </w:rPr>
              <w:t>thực hiện là “</w:t>
            </w:r>
            <w:r w:rsidR="00513FC4" w:rsidRPr="00513FC4">
              <w:rPr>
                <w:b/>
                <w:bCs/>
                <w:i/>
                <w:iCs/>
                <w:snapToGrid/>
                <w:color w:val="auto"/>
                <w:szCs w:val="26"/>
                <w:lang w:val="vi-VN"/>
              </w:rPr>
              <w:t>Chưa thực hiện</w:t>
            </w:r>
            <w:r w:rsidR="00513FC4">
              <w:rPr>
                <w:snapToGrid/>
                <w:color w:val="auto"/>
                <w:szCs w:val="26"/>
                <w:lang w:val="vi-VN"/>
              </w:rPr>
              <w:t>”</w:t>
            </w:r>
          </w:p>
          <w:p w14:paraId="5E814432" w14:textId="295CFF74" w:rsidR="00DD599E" w:rsidRPr="00284094" w:rsidRDefault="00DD599E" w:rsidP="00732196">
            <w:pPr>
              <w:pStyle w:val="NormalIndent"/>
              <w:keepNext w:val="0"/>
              <w:keepLines/>
              <w:widowControl w:val="0"/>
              <w:numPr>
                <w:ilvl w:val="0"/>
                <w:numId w:val="15"/>
              </w:numPr>
              <w:spacing w:before="0" w:after="0" w:line="312" w:lineRule="auto"/>
              <w:jc w:val="left"/>
              <w:rPr>
                <w:snapToGrid/>
                <w:color w:val="auto"/>
                <w:szCs w:val="26"/>
                <w:lang w:val="vi-VN"/>
              </w:rPr>
            </w:pPr>
            <w:r w:rsidRPr="00284094">
              <w:rPr>
                <w:bCs/>
                <w:szCs w:val="26"/>
                <w:lang w:val="vi-VN"/>
              </w:rPr>
              <w:t xml:space="preserve">Sau khi thêm mới thành công, hệ thống </w:t>
            </w:r>
            <w:r w:rsidR="00284094" w:rsidRPr="00284094">
              <w:rPr>
                <w:bCs/>
                <w:szCs w:val="26"/>
                <w:lang w:val="vi-VN"/>
              </w:rPr>
              <w:t xml:space="preserve">tự động </w:t>
            </w:r>
            <w:r w:rsidRPr="00284094">
              <w:rPr>
                <w:bCs/>
                <w:szCs w:val="26"/>
                <w:lang w:val="vi-VN"/>
              </w:rPr>
              <w:t xml:space="preserve">chuyển sang màn hình </w:t>
            </w:r>
            <w:r w:rsidR="00284094" w:rsidRPr="00284094">
              <w:rPr>
                <w:b/>
                <w:bCs/>
                <w:szCs w:val="26"/>
                <w:lang w:val="vi-VN"/>
              </w:rPr>
              <w:t xml:space="preserve">Cập nhật cuộc </w:t>
            </w:r>
            <w:r w:rsidR="00284094">
              <w:rPr>
                <w:b/>
                <w:bCs/>
                <w:szCs w:val="26"/>
                <w:lang w:val="vi-VN"/>
              </w:rPr>
              <w:t>kiểm toán</w:t>
            </w:r>
            <w:r w:rsidRPr="00284094">
              <w:rPr>
                <w:bCs/>
                <w:szCs w:val="26"/>
                <w:lang w:val="vi-VN"/>
              </w:rPr>
              <w:t xml:space="preserve">, </w:t>
            </w:r>
            <w:r w:rsidR="00284094">
              <w:rPr>
                <w:bCs/>
                <w:szCs w:val="26"/>
                <w:lang w:val="vi-VN"/>
              </w:rPr>
              <w:t xml:space="preserve">cho phép nhập thông tin </w:t>
            </w:r>
            <w:r w:rsidR="00086C0C">
              <w:rPr>
                <w:bCs/>
                <w:szCs w:val="26"/>
                <w:lang w:val="vi-VN"/>
              </w:rPr>
              <w:t>vào c</w:t>
            </w:r>
            <w:r w:rsidR="00284094">
              <w:rPr>
                <w:bCs/>
                <w:szCs w:val="26"/>
                <w:lang w:val="vi-VN"/>
              </w:rPr>
              <w:t>ác mục sau:</w:t>
            </w:r>
          </w:p>
          <w:p w14:paraId="202225EE"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Thông tin chung</w:t>
            </w:r>
          </w:p>
          <w:p w14:paraId="5915E74A"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Nhân sự kiểm toán</w:t>
            </w:r>
          </w:p>
          <w:p w14:paraId="3856D4D4"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Phạm vi và phân công KT</w:t>
            </w:r>
          </w:p>
          <w:p w14:paraId="762FA5C6"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Lịch trình</w:t>
            </w:r>
          </w:p>
          <w:p w14:paraId="5C7038CC" w14:textId="6039E11D" w:rsidR="00284094" w:rsidRPr="007C162E" w:rsidRDefault="00732196" w:rsidP="007C162E">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Thông tin đơn vị được KT</w:t>
            </w:r>
          </w:p>
        </w:tc>
      </w:tr>
      <w:tr w:rsidR="007C162E" w:rsidRPr="006B729D" w14:paraId="56276351" w14:textId="77777777" w:rsidTr="00A54193">
        <w:tc>
          <w:tcPr>
            <w:tcW w:w="817" w:type="dxa"/>
            <w:shd w:val="clear" w:color="auto" w:fill="auto"/>
          </w:tcPr>
          <w:p w14:paraId="299DA6DF" w14:textId="77777777" w:rsidR="007C162E" w:rsidRPr="007A50AA" w:rsidRDefault="007C162E" w:rsidP="006C4854">
            <w:pPr>
              <w:pStyle w:val="ListParagraph"/>
              <w:numPr>
                <w:ilvl w:val="0"/>
                <w:numId w:val="189"/>
              </w:numPr>
              <w:rPr>
                <w:lang w:val="vi-VN"/>
              </w:rPr>
            </w:pPr>
          </w:p>
        </w:tc>
        <w:tc>
          <w:tcPr>
            <w:tcW w:w="1877" w:type="dxa"/>
            <w:shd w:val="clear" w:color="auto" w:fill="auto"/>
          </w:tcPr>
          <w:p w14:paraId="2017909B" w14:textId="7596CE18" w:rsidR="007C162E" w:rsidRPr="007C162E" w:rsidRDefault="007C162E" w:rsidP="00A54193">
            <w:pPr>
              <w:keepLines/>
              <w:widowControl w:val="0"/>
              <w:rPr>
                <w:szCs w:val="26"/>
                <w:lang w:val="vi-VN"/>
              </w:rPr>
            </w:pPr>
            <w:r w:rsidRPr="007A50AA">
              <w:rPr>
                <w:szCs w:val="26"/>
                <w:lang w:val="vi-VN"/>
              </w:rPr>
              <w:t>Cập nhật cuộc kiểm toán</w:t>
            </w:r>
          </w:p>
        </w:tc>
        <w:tc>
          <w:tcPr>
            <w:tcW w:w="6912" w:type="dxa"/>
            <w:shd w:val="clear" w:color="auto" w:fill="auto"/>
          </w:tcPr>
          <w:p w14:paraId="43134ABF" w14:textId="26FE7469" w:rsidR="007C162E" w:rsidRPr="00FC5B24" w:rsidRDefault="007C162E" w:rsidP="0073219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Yêu cầu đối với phần cập nhật xem các mục từ 5.1.1 đến 5.1.5</w:t>
            </w:r>
          </w:p>
        </w:tc>
      </w:tr>
      <w:tr w:rsidR="00DD599E" w:rsidRPr="002F4F88" w14:paraId="41396DC9" w14:textId="77777777" w:rsidTr="00A54193">
        <w:tc>
          <w:tcPr>
            <w:tcW w:w="817" w:type="dxa"/>
            <w:shd w:val="clear" w:color="auto" w:fill="auto"/>
          </w:tcPr>
          <w:p w14:paraId="11F644C6" w14:textId="77777777" w:rsidR="00DD599E" w:rsidRPr="007C162E" w:rsidRDefault="00DD599E" w:rsidP="006C4854">
            <w:pPr>
              <w:pStyle w:val="ListParagraph"/>
              <w:numPr>
                <w:ilvl w:val="0"/>
                <w:numId w:val="189"/>
              </w:numPr>
              <w:rPr>
                <w:lang w:val="vi-VN"/>
              </w:rPr>
            </w:pPr>
          </w:p>
        </w:tc>
        <w:tc>
          <w:tcPr>
            <w:tcW w:w="1877" w:type="dxa"/>
            <w:shd w:val="clear" w:color="auto" w:fill="auto"/>
          </w:tcPr>
          <w:p w14:paraId="2FB90E9D" w14:textId="733E6885" w:rsidR="00DD599E" w:rsidRPr="007C162E" w:rsidRDefault="00DD599E" w:rsidP="00A54193">
            <w:pPr>
              <w:keepLines/>
              <w:widowControl w:val="0"/>
              <w:rPr>
                <w:szCs w:val="26"/>
                <w:lang w:val="vi-VN"/>
              </w:rPr>
            </w:pPr>
            <w:r w:rsidRPr="007C162E">
              <w:rPr>
                <w:szCs w:val="26"/>
                <w:lang w:val="vi-VN"/>
              </w:rPr>
              <w:t>Xem chi tiết</w:t>
            </w:r>
            <w:r w:rsidR="007C162E">
              <w:rPr>
                <w:szCs w:val="26"/>
                <w:lang w:val="vi-VN"/>
              </w:rPr>
              <w:t xml:space="preserve"> cuộc kiểm toán</w:t>
            </w:r>
          </w:p>
        </w:tc>
        <w:tc>
          <w:tcPr>
            <w:tcW w:w="6912" w:type="dxa"/>
            <w:shd w:val="clear" w:color="auto" w:fill="auto"/>
          </w:tcPr>
          <w:p w14:paraId="513A5296" w14:textId="18FDD154" w:rsidR="00DD599E" w:rsidRPr="007A50AA" w:rsidRDefault="00DD599E" w:rsidP="00E544E9">
            <w:pPr>
              <w:pStyle w:val="NormalIndent"/>
              <w:keepNext w:val="0"/>
              <w:keepLines/>
              <w:widowControl w:val="0"/>
              <w:numPr>
                <w:ilvl w:val="0"/>
                <w:numId w:val="15"/>
              </w:numPr>
              <w:spacing w:before="0" w:after="0" w:line="312" w:lineRule="auto"/>
              <w:jc w:val="left"/>
              <w:rPr>
                <w:snapToGrid/>
                <w:color w:val="auto"/>
                <w:szCs w:val="26"/>
                <w:lang w:val="vi-VN"/>
              </w:rPr>
            </w:pPr>
            <w:r w:rsidRPr="007A50AA">
              <w:rPr>
                <w:snapToGrid/>
                <w:color w:val="auto"/>
                <w:szCs w:val="26"/>
                <w:lang w:val="vi-VN"/>
              </w:rPr>
              <w:t>Cho phép NSD xem chi tiết thông tin cuộc kiểm toán. Thông tin hiển thị đúng với lần cập nhật cuối cùng</w:t>
            </w:r>
            <w:r w:rsidR="00E544E9">
              <w:rPr>
                <w:snapToGrid/>
                <w:color w:val="auto"/>
                <w:szCs w:val="26"/>
                <w:lang w:val="vi-VN"/>
              </w:rPr>
              <w:t xml:space="preserve"> và hiển thị lịch sử cập nhật cuộc kiểm toán</w:t>
            </w:r>
            <w:r w:rsidR="00D3773B">
              <w:rPr>
                <w:snapToGrid/>
                <w:color w:val="auto"/>
                <w:szCs w:val="26"/>
                <w:lang w:val="vi-VN"/>
              </w:rPr>
              <w:t xml:space="preserve"> gồm các thông tin sau:</w:t>
            </w:r>
          </w:p>
          <w:p w14:paraId="457F2227" w14:textId="1EFB22BA"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t xml:space="preserve">Ngày </w:t>
            </w:r>
            <w:r w:rsidR="001A27BD" w:rsidRPr="007A50AA">
              <w:rPr>
                <w:snapToGrid/>
                <w:color w:val="auto"/>
                <w:szCs w:val="26"/>
                <w:lang w:val="vi-VN"/>
              </w:rPr>
              <w:t>thực hiện</w:t>
            </w:r>
            <w:r w:rsidRPr="007A50AA">
              <w:rPr>
                <w:snapToGrid/>
                <w:color w:val="auto"/>
                <w:szCs w:val="26"/>
                <w:lang w:val="vi-VN"/>
              </w:rPr>
              <w:t xml:space="preserve">: hệ thống hiển </w:t>
            </w:r>
            <w:r w:rsidR="0030080C" w:rsidRPr="007A50AA">
              <w:rPr>
                <w:snapToGrid/>
                <w:color w:val="auto"/>
                <w:szCs w:val="26"/>
                <w:lang w:val="vi-VN"/>
              </w:rPr>
              <w:t>thị thời gian t</w:t>
            </w:r>
            <w:r w:rsidRPr="007A50AA">
              <w:rPr>
                <w:snapToGrid/>
                <w:color w:val="auto"/>
                <w:szCs w:val="26"/>
                <w:lang w:val="vi-VN"/>
              </w:rPr>
              <w:t>thay đổi. dd/mm/yyyy</w:t>
            </w:r>
            <w:r w:rsidR="0030080C">
              <w:rPr>
                <w:snapToGrid/>
                <w:color w:val="auto"/>
                <w:szCs w:val="26"/>
                <w:lang w:val="vi-VN"/>
              </w:rPr>
              <w:t xml:space="preserve"> hh:mm</w:t>
            </w:r>
          </w:p>
          <w:p w14:paraId="394E0DF5" w14:textId="7C50DFA2"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lastRenderedPageBreak/>
              <w:t xml:space="preserve">Người thực hiện: </w:t>
            </w:r>
            <w:r w:rsidR="0030080C" w:rsidRPr="007A50AA">
              <w:rPr>
                <w:snapToGrid/>
                <w:color w:val="auto"/>
                <w:szCs w:val="26"/>
                <w:lang w:val="vi-VN"/>
              </w:rPr>
              <w:t>hiển thị tài khoản người dùng thực hiện</w:t>
            </w:r>
            <w:r w:rsidRPr="007A50AA">
              <w:rPr>
                <w:snapToGrid/>
                <w:color w:val="auto"/>
                <w:szCs w:val="26"/>
                <w:lang w:val="vi-VN"/>
              </w:rPr>
              <w:t xml:space="preserve"> thay đổi</w:t>
            </w:r>
          </w:p>
          <w:p w14:paraId="027A370A" w14:textId="77777777"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t>Thao tác: Các thao tác người dùng bao gồm:</w:t>
            </w:r>
          </w:p>
          <w:p w14:paraId="259E359A" w14:textId="01EB6612" w:rsidR="00900F28" w:rsidRPr="00820A95" w:rsidRDefault="00900F28" w:rsidP="00900F28">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Tạo</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417B2CEA" w14:textId="3EB76255" w:rsidR="00900F28" w:rsidRPr="00A941A9" w:rsidRDefault="00900F28" w:rsidP="00900F28">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
          <w:p w14:paraId="629C2634" w14:textId="26A9472D" w:rsidR="00A941A9" w:rsidRPr="00820A95" w:rsidRDefault="00A941A9" w:rsidP="00900F28">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thái</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0D1A3394" w14:textId="0A2785D3" w:rsidR="00900F28" w:rsidRPr="00E544E9" w:rsidRDefault="00900F28" w:rsidP="00900F28">
            <w:pPr>
              <w:pStyle w:val="NormalIndent"/>
              <w:keepNext w:val="0"/>
              <w:keepLines/>
              <w:widowControl w:val="0"/>
              <w:numPr>
                <w:ilvl w:val="0"/>
                <w:numId w:val="0"/>
              </w:numPr>
              <w:spacing w:before="0" w:after="0" w:line="312" w:lineRule="auto"/>
              <w:jc w:val="left"/>
              <w:rPr>
                <w:snapToGrid/>
                <w:color w:val="auto"/>
                <w:szCs w:val="26"/>
              </w:rPr>
            </w:pPr>
            <w:proofErr w:type="spellStart"/>
            <w:r>
              <w:rPr>
                <w:bCs/>
                <w:szCs w:val="26"/>
              </w:rPr>
              <w:t>Lịch</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thứ</w:t>
            </w:r>
            <w:proofErr w:type="spellEnd"/>
            <w:r>
              <w:rPr>
                <w:bCs/>
                <w:szCs w:val="26"/>
              </w:rPr>
              <w:t xml:space="preserve"> </w:t>
            </w:r>
            <w:proofErr w:type="spellStart"/>
            <w:r>
              <w:rPr>
                <w:bCs/>
                <w:szCs w:val="26"/>
              </w:rPr>
              <w:t>tự</w:t>
            </w:r>
            <w:proofErr w:type="spellEnd"/>
            <w:r>
              <w:rPr>
                <w:bCs/>
                <w:szCs w:val="26"/>
              </w:rPr>
              <w:t xml:space="preserve"> </w:t>
            </w:r>
            <w:proofErr w:type="spellStart"/>
            <w:r>
              <w:rPr>
                <w:bCs/>
                <w:szCs w:val="26"/>
              </w:rPr>
              <w:t>thời</w:t>
            </w:r>
            <w:proofErr w:type="spellEnd"/>
            <w:r>
              <w:rPr>
                <w:bCs/>
                <w:szCs w:val="26"/>
              </w:rPr>
              <w:t xml:space="preserve"> </w:t>
            </w:r>
            <w:proofErr w:type="spellStart"/>
            <w:r>
              <w:rPr>
                <w:bCs/>
                <w:szCs w:val="26"/>
              </w:rPr>
              <w:t>gian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p>
        </w:tc>
      </w:tr>
      <w:tr w:rsidR="004A3CD2" w:rsidRPr="006B729D" w14:paraId="04D9CBE9" w14:textId="77777777" w:rsidTr="00A54193">
        <w:tc>
          <w:tcPr>
            <w:tcW w:w="817" w:type="dxa"/>
            <w:shd w:val="clear" w:color="auto" w:fill="auto"/>
          </w:tcPr>
          <w:p w14:paraId="2655883B" w14:textId="77777777" w:rsidR="004A3CD2" w:rsidRPr="007C162E" w:rsidRDefault="004A3CD2" w:rsidP="006C4854">
            <w:pPr>
              <w:pStyle w:val="ListParagraph"/>
              <w:numPr>
                <w:ilvl w:val="0"/>
                <w:numId w:val="189"/>
              </w:numPr>
              <w:rPr>
                <w:lang w:val="vi-VN"/>
              </w:rPr>
            </w:pPr>
          </w:p>
        </w:tc>
        <w:tc>
          <w:tcPr>
            <w:tcW w:w="1877" w:type="dxa"/>
            <w:shd w:val="clear" w:color="auto" w:fill="auto"/>
          </w:tcPr>
          <w:p w14:paraId="3A580977" w14:textId="1F30C2D3" w:rsidR="004A3CD2" w:rsidRPr="007C162E" w:rsidRDefault="004A3CD2" w:rsidP="004A3CD2">
            <w:pPr>
              <w:keepLines/>
              <w:widowControl w:val="0"/>
              <w:rPr>
                <w:szCs w:val="26"/>
                <w:lang w:val="vi-VN"/>
              </w:rPr>
            </w:pPr>
            <w:proofErr w:type="spellStart"/>
            <w:r w:rsidRPr="00812873">
              <w:rPr>
                <w:color w:val="000000"/>
                <w:shd w:val="clear" w:color="auto" w:fill="FFFFFF"/>
              </w:rPr>
              <w:t>Gửi</w:t>
            </w:r>
            <w:proofErr w:type="spellEnd"/>
            <w:r w:rsidRPr="00812873">
              <w:rPr>
                <w:color w:val="000000"/>
                <w:shd w:val="clear" w:color="auto" w:fill="FFFFFF"/>
              </w:rPr>
              <w:t xml:space="preserve"> </w:t>
            </w:r>
            <w:proofErr w:type="spellStart"/>
            <w:r w:rsidRPr="00812873">
              <w:rPr>
                <w:color w:val="000000"/>
                <w:shd w:val="clear" w:color="auto" w:fill="FFFFFF"/>
              </w:rPr>
              <w:t>duyệt</w:t>
            </w:r>
            <w:proofErr w:type="spellEnd"/>
          </w:p>
        </w:tc>
        <w:tc>
          <w:tcPr>
            <w:tcW w:w="6912" w:type="dxa"/>
            <w:shd w:val="clear" w:color="auto" w:fill="auto"/>
          </w:tcPr>
          <w:p w14:paraId="351E2C95" w14:textId="0777CED2" w:rsidR="004A3CD2" w:rsidRPr="004A3CD2" w:rsidRDefault="004A3CD2" w:rsidP="004A3CD2">
            <w:pPr>
              <w:pStyle w:val="NormalIndent"/>
              <w:keepNext w:val="0"/>
              <w:keepLines/>
              <w:widowControl w:val="0"/>
              <w:numPr>
                <w:ilvl w:val="0"/>
                <w:numId w:val="15"/>
              </w:numPr>
              <w:spacing w:before="0" w:after="0" w:line="312" w:lineRule="auto"/>
              <w:jc w:val="left"/>
              <w:rPr>
                <w:snapToGrid/>
                <w:color w:val="auto"/>
                <w:szCs w:val="26"/>
                <w:lang w:val="vi-VN"/>
              </w:rPr>
            </w:pPr>
            <w:r w:rsidRPr="004A3CD2">
              <w:rPr>
                <w:snapToGrid/>
                <w:color w:val="auto"/>
                <w:szCs w:val="26"/>
                <w:lang w:val="vi-VN"/>
              </w:rPr>
              <w:t>Cho</w:t>
            </w:r>
            <w:r>
              <w:rPr>
                <w:snapToGrid/>
                <w:color w:val="auto"/>
                <w:szCs w:val="26"/>
                <w:lang w:val="vi-VN"/>
              </w:rPr>
              <w:t xml:space="preserve"> phép NSD gửi duyệt cuộc kiểm toán, hệ thống hiển thị popup nhập </w:t>
            </w:r>
            <w:r w:rsidR="00024769">
              <w:rPr>
                <w:snapToGrid/>
                <w:color w:val="auto"/>
                <w:szCs w:val="26"/>
                <w:lang w:val="vi-VN"/>
              </w:rPr>
              <w:t>t</w:t>
            </w:r>
            <w:r>
              <w:rPr>
                <w:snapToGrid/>
                <w:color w:val="auto"/>
                <w:szCs w:val="26"/>
                <w:lang w:val="vi-VN"/>
              </w:rPr>
              <w:t>hông tin:</w:t>
            </w:r>
          </w:p>
          <w:p w14:paraId="61A12C5D" w14:textId="77777777" w:rsidR="004A3CD2" w:rsidRPr="004A3CD2" w:rsidRDefault="004A3CD2" w:rsidP="004A3CD2">
            <w:pPr>
              <w:pStyle w:val="NormalIndent"/>
              <w:keepNext w:val="0"/>
              <w:keepLines/>
              <w:widowControl w:val="0"/>
              <w:numPr>
                <w:ilvl w:val="0"/>
                <w:numId w:val="153"/>
              </w:numPr>
              <w:spacing w:before="0" w:after="0" w:line="312" w:lineRule="auto"/>
              <w:jc w:val="left"/>
              <w:rPr>
                <w:snapToGrid/>
                <w:color w:val="auto"/>
                <w:szCs w:val="26"/>
                <w:lang w:val="vi-VN"/>
              </w:rPr>
            </w:pPr>
            <w:r w:rsidRPr="004A3CD2">
              <w:rPr>
                <w:snapToGrid/>
                <w:color w:val="auto"/>
                <w:szCs w:val="26"/>
                <w:lang w:val="vi-VN"/>
              </w:rPr>
              <w:t>Người duyệt</w:t>
            </w:r>
            <w:r>
              <w:rPr>
                <w:snapToGrid/>
                <w:color w:val="auto"/>
                <w:szCs w:val="26"/>
                <w:lang w:val="vi-VN"/>
              </w:rPr>
              <w:t>*</w:t>
            </w:r>
            <w:r w:rsidRPr="004A3CD2">
              <w:rPr>
                <w:snapToGrid/>
                <w:color w:val="auto"/>
                <w:szCs w:val="26"/>
                <w:lang w:val="vi-VN"/>
              </w:rPr>
              <w:t>: chọn 1 trên danh sách tên</w:t>
            </w:r>
            <w:r>
              <w:rPr>
                <w:snapToGrid/>
                <w:color w:val="auto"/>
                <w:szCs w:val="26"/>
                <w:lang w:val="vi-VN"/>
              </w:rPr>
              <w:t xml:space="preserve"> </w:t>
            </w:r>
            <w:r w:rsidRPr="004A3CD2">
              <w:rPr>
                <w:snapToGrid/>
                <w:color w:val="auto"/>
                <w:szCs w:val="26"/>
                <w:lang w:val="vi-VN"/>
              </w:rPr>
              <w:t xml:space="preserve">người dùng </w:t>
            </w:r>
            <w:r w:rsidRPr="00E82698">
              <w:rPr>
                <w:i/>
                <w:iCs/>
                <w:snapToGrid/>
                <w:color w:val="0070C0"/>
                <w:szCs w:val="26"/>
                <w:lang w:val="vi-VN"/>
              </w:rPr>
              <w:t>(mục 2.1.1)</w:t>
            </w:r>
            <w:r>
              <w:rPr>
                <w:snapToGrid/>
                <w:color w:val="auto"/>
                <w:szCs w:val="26"/>
                <w:lang w:val="vi-VN"/>
              </w:rPr>
              <w:t xml:space="preserve"> </w:t>
            </w:r>
            <w:r w:rsidRPr="004A3CD2">
              <w:rPr>
                <w:snapToGrid/>
                <w:color w:val="auto"/>
                <w:szCs w:val="26"/>
                <w:lang w:val="vi-VN"/>
              </w:rPr>
              <w:t>thuộc</w:t>
            </w:r>
            <w:r>
              <w:rPr>
                <w:snapToGrid/>
                <w:color w:val="auto"/>
                <w:szCs w:val="26"/>
                <w:lang w:val="vi-VN"/>
              </w:rPr>
              <w:t xml:space="preserve"> Loại người dùng là “Kiểm toán nội bộ” có trạng thái là “Hoạt động”</w:t>
            </w:r>
          </w:p>
          <w:p w14:paraId="7F2FDCA0" w14:textId="7F155C12" w:rsidR="004A3CD2" w:rsidRPr="00024769" w:rsidRDefault="004A3CD2" w:rsidP="004A3CD2">
            <w:pPr>
              <w:pStyle w:val="NormalIndent"/>
              <w:keepNext w:val="0"/>
              <w:keepLines/>
              <w:widowControl w:val="0"/>
              <w:numPr>
                <w:ilvl w:val="0"/>
                <w:numId w:val="15"/>
              </w:numPr>
              <w:spacing w:before="0" w:after="0" w:line="312" w:lineRule="auto"/>
              <w:jc w:val="left"/>
              <w:rPr>
                <w:b/>
                <w:bCs/>
                <w:i/>
                <w:iCs/>
                <w:snapToGrid/>
                <w:color w:val="auto"/>
                <w:szCs w:val="26"/>
                <w:lang w:val="vi-VN"/>
              </w:rPr>
            </w:pPr>
            <w:r w:rsidRPr="004A3CD2">
              <w:rPr>
                <w:snapToGrid/>
                <w:color w:val="auto"/>
                <w:szCs w:val="26"/>
                <w:lang w:val="vi-VN"/>
              </w:rPr>
              <w:t>Ch</w:t>
            </w:r>
            <w:r>
              <w:rPr>
                <w:snapToGrid/>
                <w:color w:val="auto"/>
                <w:szCs w:val="26"/>
                <w:lang w:val="vi-VN"/>
              </w:rPr>
              <w:t>ỉ được gửi duyệt</w:t>
            </w:r>
            <w:r w:rsidRPr="004A3CD2">
              <w:rPr>
                <w:snapToGrid/>
                <w:color w:val="auto"/>
                <w:szCs w:val="26"/>
                <w:lang w:val="vi-VN"/>
              </w:rPr>
              <w:t xml:space="preserve"> </w:t>
            </w:r>
            <w:r w:rsidR="00024769">
              <w:rPr>
                <w:snapToGrid/>
                <w:color w:val="auto"/>
                <w:szCs w:val="26"/>
                <w:lang w:val="vi-VN"/>
              </w:rPr>
              <w:t xml:space="preserve">cuộc kiểm toán ở trạng thái </w:t>
            </w:r>
            <w:r w:rsidRPr="00024769">
              <w:rPr>
                <w:b/>
                <w:bCs/>
                <w:i/>
                <w:iCs/>
                <w:snapToGrid/>
                <w:color w:val="auto"/>
                <w:szCs w:val="26"/>
                <w:lang w:val="vi-VN"/>
              </w:rPr>
              <w:t>Bản nháp, Từ chối</w:t>
            </w:r>
          </w:p>
          <w:p w14:paraId="5E6FDF63" w14:textId="6A2FD517" w:rsidR="004A3CD2" w:rsidRPr="004A3CD2" w:rsidRDefault="004A3CD2" w:rsidP="004A3CD2">
            <w:pPr>
              <w:pStyle w:val="NormalIndent"/>
              <w:keepNext w:val="0"/>
              <w:keepLines/>
              <w:widowControl w:val="0"/>
              <w:numPr>
                <w:ilvl w:val="0"/>
                <w:numId w:val="15"/>
              </w:numPr>
              <w:spacing w:before="0" w:after="0" w:line="312" w:lineRule="auto"/>
              <w:jc w:val="left"/>
              <w:rPr>
                <w:snapToGrid/>
                <w:color w:val="auto"/>
                <w:szCs w:val="26"/>
                <w:lang w:val="vi-VN"/>
              </w:rPr>
            </w:pPr>
            <w:r w:rsidRPr="004A3CD2">
              <w:rPr>
                <w:snapToGrid/>
                <w:color w:val="auto"/>
                <w:szCs w:val="26"/>
                <w:lang w:val="vi-VN"/>
              </w:rPr>
              <w:t>Sau khi gửi phê duyệt, hệ thống chuyển</w:t>
            </w:r>
            <w:r>
              <w:rPr>
                <w:snapToGrid/>
                <w:color w:val="auto"/>
                <w:szCs w:val="26"/>
                <w:lang w:val="vi-VN"/>
              </w:rPr>
              <w:t xml:space="preserve"> trạng thái kế hoạch thành </w:t>
            </w:r>
            <w:r w:rsidRPr="004A30DA">
              <w:rPr>
                <w:b/>
                <w:bCs/>
                <w:i/>
                <w:iCs/>
                <w:snapToGrid/>
                <w:color w:val="auto"/>
                <w:szCs w:val="26"/>
                <w:lang w:val="vi-VN"/>
              </w:rPr>
              <w:t>Chờ duyệt</w:t>
            </w:r>
            <w:r>
              <w:rPr>
                <w:snapToGrid/>
                <w:color w:val="auto"/>
                <w:szCs w:val="26"/>
                <w:lang w:val="vi-VN"/>
              </w:rPr>
              <w:t xml:space="preserve"> </w:t>
            </w:r>
          </w:p>
        </w:tc>
      </w:tr>
      <w:tr w:rsidR="004A3CD2" w:rsidRPr="006B729D" w14:paraId="0C7CB38C" w14:textId="77777777" w:rsidTr="00A54193">
        <w:tc>
          <w:tcPr>
            <w:tcW w:w="817" w:type="dxa"/>
            <w:shd w:val="clear" w:color="auto" w:fill="auto"/>
          </w:tcPr>
          <w:p w14:paraId="6A39FF7D" w14:textId="77777777" w:rsidR="004A3CD2" w:rsidRPr="007C162E" w:rsidRDefault="004A3CD2" w:rsidP="006C4854">
            <w:pPr>
              <w:pStyle w:val="ListParagraph"/>
              <w:numPr>
                <w:ilvl w:val="0"/>
                <w:numId w:val="189"/>
              </w:numPr>
              <w:rPr>
                <w:lang w:val="vi-VN"/>
              </w:rPr>
            </w:pPr>
          </w:p>
        </w:tc>
        <w:tc>
          <w:tcPr>
            <w:tcW w:w="1877" w:type="dxa"/>
            <w:shd w:val="clear" w:color="auto" w:fill="auto"/>
          </w:tcPr>
          <w:p w14:paraId="4E0B535F" w14:textId="71304750" w:rsidR="004A3CD2" w:rsidRPr="002826F1" w:rsidRDefault="004A30DA" w:rsidP="004A3CD2">
            <w:pPr>
              <w:keepLines/>
              <w:widowControl w:val="0"/>
              <w:rPr>
                <w:szCs w:val="26"/>
                <w:highlight w:val="yellow"/>
                <w:lang w:val="vi-VN"/>
              </w:rPr>
            </w:pPr>
            <w:r w:rsidRPr="002826F1">
              <w:rPr>
                <w:szCs w:val="26"/>
                <w:highlight w:val="yellow"/>
                <w:lang w:val="vi-VN"/>
              </w:rPr>
              <w:t>Phê duyệt</w:t>
            </w:r>
          </w:p>
        </w:tc>
        <w:tc>
          <w:tcPr>
            <w:tcW w:w="6912" w:type="dxa"/>
            <w:shd w:val="clear" w:color="auto" w:fill="auto"/>
          </w:tcPr>
          <w:p w14:paraId="295162C0" w14:textId="77777777" w:rsidR="00417896" w:rsidRPr="002826F1" w:rsidRDefault="004A3CD2" w:rsidP="004A3CD2">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2826F1">
              <w:rPr>
                <w:snapToGrid/>
                <w:color w:val="auto"/>
                <w:szCs w:val="26"/>
                <w:highlight w:val="yellow"/>
                <w:lang w:val="vi-VN"/>
              </w:rPr>
              <w:t xml:space="preserve">Hệ thống hiển thị màn hình xem chi tiết kế hoạch năm. </w:t>
            </w:r>
          </w:p>
          <w:p w14:paraId="7BE825D7" w14:textId="1BE18587" w:rsidR="004A3CD2" w:rsidRPr="002826F1" w:rsidRDefault="00417896" w:rsidP="004A3CD2">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2826F1">
              <w:rPr>
                <w:b/>
                <w:bCs/>
                <w:snapToGrid/>
                <w:color w:val="auto"/>
                <w:szCs w:val="26"/>
                <w:highlight w:val="yellow"/>
                <w:lang w:val="vi-VN"/>
              </w:rPr>
              <w:t>TH1</w:t>
            </w:r>
            <w:r w:rsidRPr="002826F1">
              <w:rPr>
                <w:snapToGrid/>
                <w:color w:val="auto"/>
                <w:szCs w:val="26"/>
                <w:highlight w:val="yellow"/>
                <w:lang w:val="vi-VN"/>
              </w:rPr>
              <w:t xml:space="preserve">: </w:t>
            </w:r>
            <w:r w:rsidR="004A3CD2" w:rsidRPr="002826F1">
              <w:rPr>
                <w:snapToGrid/>
                <w:color w:val="auto"/>
                <w:szCs w:val="26"/>
                <w:highlight w:val="yellow"/>
                <w:lang w:val="vi-VN"/>
              </w:rPr>
              <w:t xml:space="preserve">NSD click </w:t>
            </w:r>
            <w:r w:rsidRPr="002826F1">
              <w:rPr>
                <w:b/>
                <w:bCs/>
                <w:snapToGrid/>
                <w:color w:val="auto"/>
                <w:szCs w:val="26"/>
                <w:highlight w:val="yellow"/>
                <w:lang w:val="vi-VN"/>
              </w:rPr>
              <w:t>D</w:t>
            </w:r>
            <w:r w:rsidR="004A3CD2" w:rsidRPr="002826F1">
              <w:rPr>
                <w:b/>
                <w:bCs/>
                <w:snapToGrid/>
                <w:color w:val="auto"/>
                <w:szCs w:val="26"/>
                <w:highlight w:val="yellow"/>
                <w:lang w:val="vi-VN"/>
              </w:rPr>
              <w:t>uyệt</w:t>
            </w:r>
            <w:r w:rsidR="004A3CD2" w:rsidRPr="002826F1">
              <w:rPr>
                <w:snapToGrid/>
                <w:color w:val="auto"/>
                <w:szCs w:val="26"/>
                <w:highlight w:val="yellow"/>
                <w:lang w:val="vi-VN"/>
              </w:rPr>
              <w:t>, hệ thống hiển thị popup yêu cầu xác nhận “</w:t>
            </w:r>
            <w:r w:rsidR="004A3CD2" w:rsidRPr="002826F1">
              <w:rPr>
                <w:i/>
                <w:iCs/>
                <w:snapToGrid/>
                <w:color w:val="auto"/>
                <w:szCs w:val="26"/>
                <w:highlight w:val="yellow"/>
                <w:lang w:val="vi-VN"/>
              </w:rPr>
              <w:t xml:space="preserve">Bạn có chắc chắn muốn duyệt bản ghi này? [tên </w:t>
            </w:r>
            <w:r w:rsidR="009D6BC7" w:rsidRPr="002826F1">
              <w:rPr>
                <w:i/>
                <w:iCs/>
                <w:snapToGrid/>
                <w:color w:val="auto"/>
                <w:szCs w:val="26"/>
                <w:highlight w:val="yellow"/>
                <w:lang w:val="vi-VN"/>
              </w:rPr>
              <w:t>cuộc kiểm toán</w:t>
            </w:r>
            <w:r w:rsidR="004A3CD2" w:rsidRPr="002826F1">
              <w:rPr>
                <w:i/>
                <w:iCs/>
                <w:snapToGrid/>
                <w:color w:val="auto"/>
                <w:szCs w:val="26"/>
                <w:highlight w:val="yellow"/>
                <w:lang w:val="vi-VN"/>
              </w:rPr>
              <w:t>]</w:t>
            </w:r>
            <w:r w:rsidR="004A3CD2" w:rsidRPr="002826F1">
              <w:rPr>
                <w:snapToGrid/>
                <w:color w:val="auto"/>
                <w:szCs w:val="26"/>
                <w:highlight w:val="yellow"/>
                <w:lang w:val="vi-VN"/>
              </w:rPr>
              <w:t>”. NSD chọn Có hoặc Không:</w:t>
            </w:r>
          </w:p>
          <w:p w14:paraId="1400B680" w14:textId="77777777" w:rsidR="004A3CD2" w:rsidRPr="002826F1" w:rsidRDefault="004A3CD2" w:rsidP="004A3CD2">
            <w:pPr>
              <w:pStyle w:val="NormalIndent"/>
              <w:keepNext w:val="0"/>
              <w:keepLines/>
              <w:widowControl w:val="0"/>
              <w:numPr>
                <w:ilvl w:val="0"/>
                <w:numId w:val="155"/>
              </w:numPr>
              <w:spacing w:before="0" w:after="0" w:line="312" w:lineRule="auto"/>
              <w:jc w:val="left"/>
              <w:rPr>
                <w:snapToGrid/>
                <w:color w:val="auto"/>
                <w:szCs w:val="26"/>
                <w:highlight w:val="yellow"/>
                <w:lang w:val="vi-VN"/>
              </w:rPr>
            </w:pPr>
            <w:r w:rsidRPr="002826F1">
              <w:rPr>
                <w:snapToGrid/>
                <w:color w:val="auto"/>
                <w:szCs w:val="26"/>
                <w:highlight w:val="yellow"/>
                <w:lang w:val="vi-VN"/>
              </w:rPr>
              <w:t>Nếu chọn Có, hệ thống chuyển trạng thái của kế hoạch từ Chờ duyệt thành Đã duyệt, tạo số version cho phiên bản được duyệt</w:t>
            </w:r>
          </w:p>
          <w:p w14:paraId="7A65F6AE" w14:textId="77777777" w:rsidR="004A3CD2" w:rsidRPr="002826F1" w:rsidRDefault="004A3CD2" w:rsidP="004A3CD2">
            <w:pPr>
              <w:pStyle w:val="NormalIndent"/>
              <w:keepNext w:val="0"/>
              <w:keepLines/>
              <w:widowControl w:val="0"/>
              <w:numPr>
                <w:ilvl w:val="0"/>
                <w:numId w:val="155"/>
              </w:numPr>
              <w:spacing w:before="0" w:after="0" w:line="312" w:lineRule="auto"/>
              <w:jc w:val="left"/>
              <w:rPr>
                <w:snapToGrid/>
                <w:color w:val="auto"/>
                <w:szCs w:val="26"/>
                <w:highlight w:val="yellow"/>
                <w:lang w:val="vi-VN"/>
              </w:rPr>
            </w:pPr>
            <w:r w:rsidRPr="002826F1">
              <w:rPr>
                <w:snapToGrid/>
                <w:color w:val="auto"/>
                <w:szCs w:val="26"/>
                <w:highlight w:val="yellow"/>
                <w:lang w:val="vi-VN"/>
              </w:rPr>
              <w:t xml:space="preserve">Nếu chọn Không, hệ thống hủy bỏ thao tác duyệt </w:t>
            </w:r>
          </w:p>
          <w:p w14:paraId="5A50407C" w14:textId="3ED149C4" w:rsidR="00417896" w:rsidRPr="002826F1" w:rsidRDefault="00301513" w:rsidP="00A54193">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2826F1">
              <w:rPr>
                <w:b/>
                <w:bCs/>
                <w:snapToGrid/>
                <w:color w:val="auto"/>
                <w:szCs w:val="26"/>
                <w:highlight w:val="yellow"/>
                <w:lang w:val="vi-VN"/>
              </w:rPr>
              <w:t>TH2:</w:t>
            </w:r>
            <w:r w:rsidRPr="002826F1">
              <w:rPr>
                <w:snapToGrid/>
                <w:color w:val="auto"/>
                <w:szCs w:val="26"/>
                <w:highlight w:val="yellow"/>
                <w:lang w:val="vi-VN"/>
              </w:rPr>
              <w:t xml:space="preserve"> NSD click </w:t>
            </w:r>
            <w:r w:rsidRPr="002826F1">
              <w:rPr>
                <w:b/>
                <w:bCs/>
                <w:snapToGrid/>
                <w:color w:val="auto"/>
                <w:szCs w:val="26"/>
                <w:highlight w:val="yellow"/>
                <w:lang w:val="vi-VN"/>
              </w:rPr>
              <w:t>Từ chối,</w:t>
            </w:r>
            <w:r w:rsidR="00CD3EB6" w:rsidRPr="002826F1">
              <w:rPr>
                <w:b/>
                <w:bCs/>
                <w:snapToGrid/>
                <w:color w:val="auto"/>
                <w:szCs w:val="26"/>
                <w:highlight w:val="yellow"/>
                <w:lang w:val="vi-VN"/>
              </w:rPr>
              <w:t xml:space="preserve"> </w:t>
            </w:r>
            <w:r w:rsidR="00A77B31" w:rsidRPr="002826F1">
              <w:rPr>
                <w:snapToGrid/>
                <w:color w:val="auto"/>
                <w:szCs w:val="26"/>
                <w:highlight w:val="yellow"/>
                <w:lang w:val="vi-VN"/>
              </w:rPr>
              <w:t>h</w:t>
            </w:r>
            <w:r w:rsidR="00417896" w:rsidRPr="002826F1">
              <w:rPr>
                <w:snapToGrid/>
                <w:color w:val="auto"/>
                <w:szCs w:val="26"/>
                <w:highlight w:val="yellow"/>
                <w:lang w:val="vi-VN"/>
              </w:rPr>
              <w:t>ệ thống hiển thị màn hình xem chi tiết kế hoạch năm. NSD click từ chối duyệt, hệ thống hiển thị popup để nhập lý do từ chối*</w:t>
            </w:r>
          </w:p>
          <w:p w14:paraId="7208E543" w14:textId="53C6CCB5" w:rsidR="00417896" w:rsidRPr="002826F1" w:rsidRDefault="00417896" w:rsidP="00417896">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2826F1">
              <w:rPr>
                <w:snapToGrid/>
                <w:color w:val="auto"/>
                <w:szCs w:val="26"/>
                <w:highlight w:val="yellow"/>
                <w:lang w:val="vi-VN"/>
              </w:rPr>
              <w:t xml:space="preserve">Hệ thống chỉ cho phép từ chối duyệt kế hoạch kiểm toán năm ở trạng thái </w:t>
            </w:r>
            <w:r w:rsidRPr="002826F1">
              <w:rPr>
                <w:b/>
                <w:snapToGrid/>
                <w:color w:val="auto"/>
                <w:szCs w:val="26"/>
                <w:highlight w:val="yellow"/>
                <w:lang w:val="vi-VN"/>
              </w:rPr>
              <w:t>Chờ duyệt</w:t>
            </w:r>
            <w:r w:rsidRPr="002826F1">
              <w:rPr>
                <w:snapToGrid/>
                <w:color w:val="auto"/>
                <w:szCs w:val="26"/>
                <w:highlight w:val="yellow"/>
                <w:lang w:val="vi-VN"/>
              </w:rPr>
              <w:t>.</w:t>
            </w:r>
          </w:p>
          <w:p w14:paraId="238A521C" w14:textId="408CBBAE" w:rsidR="004A3CD2" w:rsidRPr="002826F1" w:rsidRDefault="004A3CD2" w:rsidP="004A3CD2">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2826F1">
              <w:rPr>
                <w:snapToGrid/>
                <w:color w:val="auto"/>
                <w:szCs w:val="26"/>
                <w:highlight w:val="yellow"/>
                <w:lang w:val="vi-VN"/>
              </w:rPr>
              <w:t xml:space="preserve">Hệ thống chỉ cho phép duyệt kế hoạch kiểm toán năm ở trạng thái </w:t>
            </w:r>
            <w:r w:rsidRPr="002826F1">
              <w:rPr>
                <w:b/>
                <w:snapToGrid/>
                <w:color w:val="auto"/>
                <w:szCs w:val="26"/>
                <w:highlight w:val="yellow"/>
                <w:lang w:val="vi-VN"/>
              </w:rPr>
              <w:t>Chờ duyệt</w:t>
            </w:r>
            <w:r w:rsidRPr="002826F1">
              <w:rPr>
                <w:snapToGrid/>
                <w:color w:val="auto"/>
                <w:szCs w:val="26"/>
                <w:highlight w:val="yellow"/>
                <w:lang w:val="vi-VN"/>
              </w:rPr>
              <w:t>.</w:t>
            </w:r>
          </w:p>
        </w:tc>
      </w:tr>
      <w:tr w:rsidR="006B23D4" w:rsidRPr="006B729D" w14:paraId="3CB784C3" w14:textId="77777777" w:rsidTr="00A54193">
        <w:tc>
          <w:tcPr>
            <w:tcW w:w="817" w:type="dxa"/>
            <w:shd w:val="clear" w:color="auto" w:fill="auto"/>
          </w:tcPr>
          <w:p w14:paraId="682711F1" w14:textId="77777777" w:rsidR="006B23D4" w:rsidRPr="007C162E" w:rsidRDefault="006B23D4" w:rsidP="006C4854">
            <w:pPr>
              <w:pStyle w:val="ListParagraph"/>
              <w:numPr>
                <w:ilvl w:val="0"/>
                <w:numId w:val="189"/>
              </w:numPr>
              <w:rPr>
                <w:lang w:val="vi-VN"/>
              </w:rPr>
            </w:pPr>
          </w:p>
        </w:tc>
        <w:tc>
          <w:tcPr>
            <w:tcW w:w="1877" w:type="dxa"/>
            <w:shd w:val="clear" w:color="auto" w:fill="auto"/>
          </w:tcPr>
          <w:p w14:paraId="3DE83D7E" w14:textId="4681748F" w:rsidR="006B23D4" w:rsidRPr="009271AE" w:rsidRDefault="006B23D4" w:rsidP="006B23D4">
            <w:pPr>
              <w:keepLines/>
              <w:widowControl w:val="0"/>
              <w:rPr>
                <w:szCs w:val="26"/>
                <w:highlight w:val="yellow"/>
                <w:lang w:val="vi-VN"/>
              </w:rPr>
            </w:pPr>
            <w:r w:rsidRPr="009271AE">
              <w:rPr>
                <w:szCs w:val="26"/>
                <w:highlight w:val="yellow"/>
                <w:lang w:val="vi-VN"/>
              </w:rPr>
              <w:t>Cập nhật trạng thái</w:t>
            </w:r>
          </w:p>
        </w:tc>
        <w:tc>
          <w:tcPr>
            <w:tcW w:w="6912" w:type="dxa"/>
            <w:shd w:val="clear" w:color="auto" w:fill="auto"/>
          </w:tcPr>
          <w:p w14:paraId="763F9054" w14:textId="132ECC7E" w:rsidR="006B23D4" w:rsidRPr="009271AE" w:rsidRDefault="006B23D4" w:rsidP="006B23D4">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9271AE">
              <w:rPr>
                <w:snapToGrid/>
                <w:color w:val="auto"/>
                <w:szCs w:val="26"/>
                <w:highlight w:val="yellow"/>
                <w:lang w:val="vi-VN"/>
              </w:rPr>
              <w:t xml:space="preserve">Cho phép cập nhật trạng thái </w:t>
            </w:r>
            <w:r w:rsidR="008125B2" w:rsidRPr="009271AE">
              <w:rPr>
                <w:snapToGrid/>
                <w:color w:val="auto"/>
                <w:szCs w:val="26"/>
                <w:highlight w:val="yellow"/>
                <w:lang w:val="vi-VN"/>
              </w:rPr>
              <w:t>duyệt của cuộc kiểm toán</w:t>
            </w:r>
            <w:r w:rsidR="002826F1" w:rsidRPr="009271AE">
              <w:rPr>
                <w:snapToGrid/>
                <w:color w:val="auto"/>
                <w:szCs w:val="26"/>
                <w:highlight w:val="yellow"/>
                <w:lang w:val="vi-VN"/>
              </w:rPr>
              <w:t xml:space="preserve"> </w:t>
            </w:r>
            <w:r w:rsidRPr="009271AE">
              <w:rPr>
                <w:b/>
                <w:bCs/>
                <w:snapToGrid/>
                <w:color w:val="auto"/>
                <w:szCs w:val="26"/>
                <w:highlight w:val="yellow"/>
                <w:lang w:val="vi-VN"/>
              </w:rPr>
              <w:t>Chờ duyệt</w:t>
            </w:r>
            <w:r w:rsidRPr="009271AE">
              <w:rPr>
                <w:snapToGrid/>
                <w:color w:val="auto"/>
                <w:szCs w:val="26"/>
                <w:highlight w:val="yellow"/>
                <w:lang w:val="vi-VN"/>
              </w:rPr>
              <w:t>, hệ thống hiển thị popup nhập các thông tin:</w:t>
            </w:r>
          </w:p>
          <w:p w14:paraId="7F90D33C" w14:textId="77777777" w:rsidR="006B23D4" w:rsidRPr="009271AE" w:rsidRDefault="006B23D4" w:rsidP="006B23D4">
            <w:pPr>
              <w:pStyle w:val="NormalIndent"/>
              <w:keepNext w:val="0"/>
              <w:keepLines/>
              <w:widowControl w:val="0"/>
              <w:numPr>
                <w:ilvl w:val="0"/>
                <w:numId w:val="165"/>
              </w:numPr>
              <w:spacing w:before="0" w:after="0" w:line="312" w:lineRule="auto"/>
              <w:jc w:val="left"/>
              <w:rPr>
                <w:snapToGrid/>
                <w:color w:val="auto"/>
                <w:szCs w:val="26"/>
                <w:highlight w:val="yellow"/>
                <w:lang w:val="vi-VN"/>
              </w:rPr>
            </w:pPr>
            <w:r w:rsidRPr="009271AE">
              <w:rPr>
                <w:snapToGrid/>
                <w:color w:val="auto"/>
                <w:szCs w:val="26"/>
                <w:highlight w:val="yellow"/>
                <w:lang w:val="vi-VN"/>
              </w:rPr>
              <w:t xml:space="preserve">Trạng thái*: chọn </w:t>
            </w:r>
            <w:r w:rsidRPr="009271AE">
              <w:rPr>
                <w:b/>
                <w:snapToGrid/>
                <w:color w:val="auto"/>
                <w:szCs w:val="26"/>
                <w:highlight w:val="yellow"/>
                <w:lang w:val="vi-VN"/>
              </w:rPr>
              <w:t xml:space="preserve">Đã duyệt </w:t>
            </w:r>
            <w:r w:rsidRPr="009271AE">
              <w:rPr>
                <w:bCs/>
                <w:snapToGrid/>
                <w:color w:val="auto"/>
                <w:szCs w:val="26"/>
                <w:highlight w:val="yellow"/>
                <w:lang w:val="vi-VN"/>
              </w:rPr>
              <w:t>hoặc</w:t>
            </w:r>
            <w:r w:rsidRPr="009271AE">
              <w:rPr>
                <w:b/>
                <w:snapToGrid/>
                <w:color w:val="auto"/>
                <w:szCs w:val="26"/>
                <w:highlight w:val="yellow"/>
                <w:lang w:val="vi-VN"/>
              </w:rPr>
              <w:t xml:space="preserve"> Từ chối duyệt</w:t>
            </w:r>
            <w:r w:rsidRPr="009271AE">
              <w:rPr>
                <w:snapToGrid/>
                <w:color w:val="auto"/>
                <w:szCs w:val="26"/>
                <w:highlight w:val="yellow"/>
                <w:lang w:val="vi-VN"/>
              </w:rPr>
              <w:t xml:space="preserve"> </w:t>
            </w:r>
          </w:p>
          <w:p w14:paraId="72049436" w14:textId="77777777" w:rsidR="006B23D4" w:rsidRPr="009271AE" w:rsidRDefault="006B23D4" w:rsidP="006B23D4">
            <w:pPr>
              <w:pStyle w:val="NormalIndent"/>
              <w:keepNext w:val="0"/>
              <w:keepLines/>
              <w:widowControl w:val="0"/>
              <w:numPr>
                <w:ilvl w:val="0"/>
                <w:numId w:val="165"/>
              </w:numPr>
              <w:spacing w:before="0" w:after="0" w:line="312" w:lineRule="auto"/>
              <w:jc w:val="left"/>
              <w:rPr>
                <w:snapToGrid/>
                <w:color w:val="auto"/>
                <w:szCs w:val="26"/>
                <w:highlight w:val="yellow"/>
                <w:lang w:val="vi-VN"/>
              </w:rPr>
            </w:pPr>
            <w:r w:rsidRPr="009271AE">
              <w:rPr>
                <w:snapToGrid/>
                <w:color w:val="auto"/>
                <w:szCs w:val="26"/>
                <w:highlight w:val="yellow"/>
                <w:lang w:val="vi-VN"/>
              </w:rPr>
              <w:t>Ngày duyệt/từ chối duyệt*</w:t>
            </w:r>
          </w:p>
          <w:p w14:paraId="118BD6AE" w14:textId="4A02C490" w:rsidR="006B23D4" w:rsidRPr="009271AE" w:rsidRDefault="006B23D4" w:rsidP="009271AE">
            <w:pPr>
              <w:pStyle w:val="NormalIndent"/>
              <w:keepNext w:val="0"/>
              <w:keepLines/>
              <w:widowControl w:val="0"/>
              <w:numPr>
                <w:ilvl w:val="0"/>
                <w:numId w:val="165"/>
              </w:numPr>
              <w:spacing w:before="0" w:after="0" w:line="312" w:lineRule="auto"/>
              <w:jc w:val="left"/>
              <w:rPr>
                <w:snapToGrid/>
                <w:color w:val="auto"/>
                <w:szCs w:val="26"/>
                <w:highlight w:val="yellow"/>
                <w:lang w:val="vi-VN"/>
              </w:rPr>
            </w:pPr>
            <w:r w:rsidRPr="009271AE">
              <w:rPr>
                <w:snapToGrid/>
                <w:color w:val="auto"/>
                <w:szCs w:val="26"/>
                <w:highlight w:val="yellow"/>
                <w:lang w:val="vi-VN"/>
              </w:rPr>
              <w:lastRenderedPageBreak/>
              <w:t>File đã duyệt: bắt buộc đính kèm nếu chọn trạng thái là Đã duyệt</w:t>
            </w:r>
          </w:p>
        </w:tc>
      </w:tr>
      <w:tr w:rsidR="00DD599E" w:rsidRPr="006B729D" w14:paraId="580CAF9B" w14:textId="77777777" w:rsidTr="00A54193">
        <w:tc>
          <w:tcPr>
            <w:tcW w:w="817" w:type="dxa"/>
            <w:shd w:val="clear" w:color="auto" w:fill="auto"/>
          </w:tcPr>
          <w:p w14:paraId="6ACD9AB3" w14:textId="77777777" w:rsidR="00DD599E" w:rsidRPr="007A50AA" w:rsidRDefault="00DD599E" w:rsidP="006C4854">
            <w:pPr>
              <w:pStyle w:val="ListParagraph"/>
              <w:numPr>
                <w:ilvl w:val="0"/>
                <w:numId w:val="189"/>
              </w:numPr>
              <w:rPr>
                <w:lang w:val="vi-VN"/>
              </w:rPr>
            </w:pPr>
          </w:p>
        </w:tc>
        <w:tc>
          <w:tcPr>
            <w:tcW w:w="1877" w:type="dxa"/>
            <w:shd w:val="clear" w:color="auto" w:fill="auto"/>
          </w:tcPr>
          <w:p w14:paraId="6CB4BCAF" w14:textId="673BAC44" w:rsidR="00DD599E" w:rsidRPr="008021EC" w:rsidRDefault="00DD599E" w:rsidP="00A54193">
            <w:pPr>
              <w:keepLines/>
              <w:widowControl w:val="0"/>
              <w:rPr>
                <w:szCs w:val="26"/>
                <w:lang w:val="vi-VN"/>
              </w:rPr>
            </w:pPr>
            <w:proofErr w:type="spellStart"/>
            <w:r>
              <w:rPr>
                <w:szCs w:val="26"/>
              </w:rPr>
              <w:t>Xóa</w:t>
            </w:r>
            <w:proofErr w:type="spellEnd"/>
            <w:r>
              <w:rPr>
                <w:szCs w:val="26"/>
              </w:rPr>
              <w:t xml:space="preserve"> </w:t>
            </w:r>
            <w:proofErr w:type="spellStart"/>
            <w:r>
              <w:rPr>
                <w:szCs w:val="26"/>
              </w:rPr>
              <w:t>cuộc</w:t>
            </w:r>
            <w:proofErr w:type="spellEnd"/>
            <w:r w:rsidR="008021EC">
              <w:rPr>
                <w:szCs w:val="26"/>
                <w:lang w:val="vi-VN"/>
              </w:rPr>
              <w:t xml:space="preserve"> kiểm toán</w:t>
            </w:r>
          </w:p>
        </w:tc>
        <w:tc>
          <w:tcPr>
            <w:tcW w:w="6912" w:type="dxa"/>
            <w:shd w:val="clear" w:color="auto" w:fill="auto"/>
          </w:tcPr>
          <w:p w14:paraId="3CD01E69" w14:textId="2F641D72" w:rsidR="00DD599E" w:rsidRPr="00593707" w:rsidRDefault="00DD599E" w:rsidP="00A54193">
            <w:pPr>
              <w:pStyle w:val="NormalIndent"/>
              <w:keepNext w:val="0"/>
              <w:keepLines/>
              <w:widowControl w:val="0"/>
              <w:numPr>
                <w:ilvl w:val="0"/>
                <w:numId w:val="15"/>
              </w:numPr>
              <w:spacing w:before="0" w:after="0" w:line="312" w:lineRule="auto"/>
              <w:jc w:val="left"/>
              <w:rPr>
                <w:snapToGrid/>
                <w:color w:val="auto"/>
                <w:szCs w:val="26"/>
                <w:lang w:val="vi-VN"/>
              </w:rPr>
            </w:pPr>
            <w:r w:rsidRPr="008021EC">
              <w:rPr>
                <w:snapToGrid/>
                <w:color w:val="auto"/>
                <w:szCs w:val="26"/>
                <w:lang w:val="vi-VN"/>
              </w:rPr>
              <w:t xml:space="preserve">Cho phép xóa </w:t>
            </w:r>
            <w:r w:rsidR="004936F8" w:rsidRPr="008021EC">
              <w:rPr>
                <w:snapToGrid/>
                <w:color w:val="auto"/>
                <w:szCs w:val="26"/>
                <w:lang w:val="vi-VN"/>
              </w:rPr>
              <w:t xml:space="preserve">cuộc kiểm </w:t>
            </w:r>
            <w:r w:rsidR="004936F8" w:rsidRPr="009271AE">
              <w:rPr>
                <w:snapToGrid/>
                <w:color w:val="auto"/>
                <w:szCs w:val="26"/>
                <w:lang w:val="vi-VN"/>
              </w:rPr>
              <w:t xml:space="preserve">toán ở trạng thái </w:t>
            </w:r>
            <w:r w:rsidR="009271AE" w:rsidRPr="009271AE">
              <w:rPr>
                <w:snapToGrid/>
                <w:color w:val="auto"/>
                <w:szCs w:val="26"/>
                <w:lang w:val="vi-VN"/>
              </w:rPr>
              <w:t>duyệt là</w:t>
            </w:r>
            <w:r w:rsidR="009271AE">
              <w:rPr>
                <w:snapToGrid/>
                <w:color w:val="auto"/>
                <w:szCs w:val="26"/>
                <w:lang w:val="vi-VN"/>
              </w:rPr>
              <w:t xml:space="preserve"> </w:t>
            </w:r>
            <w:r w:rsidR="004936F8" w:rsidRPr="008021EC">
              <w:rPr>
                <w:b/>
                <w:bCs/>
                <w:i/>
                <w:iCs/>
                <w:snapToGrid/>
                <w:color w:val="auto"/>
                <w:szCs w:val="26"/>
                <w:lang w:val="vi-VN"/>
              </w:rPr>
              <w:t>Bản nháp</w:t>
            </w:r>
            <w:r w:rsidR="004936F8">
              <w:rPr>
                <w:snapToGrid/>
                <w:color w:val="auto"/>
                <w:szCs w:val="26"/>
                <w:lang w:val="vi-VN"/>
              </w:rPr>
              <w:t xml:space="preserve"> hoặc </w:t>
            </w:r>
            <w:r w:rsidR="004936F8" w:rsidRPr="004936F8">
              <w:rPr>
                <w:b/>
                <w:bCs/>
                <w:i/>
                <w:iCs/>
                <w:snapToGrid/>
                <w:color w:val="auto"/>
                <w:szCs w:val="26"/>
                <w:lang w:val="vi-VN"/>
              </w:rPr>
              <w:t xml:space="preserve">Từ chối </w:t>
            </w:r>
          </w:p>
          <w:p w14:paraId="172B7611" w14:textId="163F0ACB" w:rsidR="00593707" w:rsidRPr="00593707" w:rsidRDefault="00593707" w:rsidP="00593707">
            <w:pPr>
              <w:pStyle w:val="NormalIndent"/>
              <w:keepNext w:val="0"/>
              <w:keepLines/>
              <w:widowControl w:val="0"/>
              <w:numPr>
                <w:ilvl w:val="0"/>
                <w:numId w:val="15"/>
              </w:numPr>
              <w:spacing w:before="0" w:after="0" w:line="312" w:lineRule="auto"/>
              <w:jc w:val="left"/>
              <w:rPr>
                <w:snapToGrid/>
                <w:color w:val="auto"/>
                <w:szCs w:val="26"/>
                <w:lang w:val="vi-VN"/>
              </w:rPr>
            </w:pPr>
            <w:r w:rsidRPr="00593707">
              <w:rPr>
                <w:snapToGrid/>
                <w:color w:val="auto"/>
                <w:szCs w:val="26"/>
                <w:lang w:val="vi-VN"/>
              </w:rPr>
              <w:t>Hệ</w:t>
            </w:r>
            <w:r>
              <w:rPr>
                <w:snapToGrid/>
                <w:color w:val="auto"/>
                <w:szCs w:val="26"/>
                <w:lang w:val="vi-VN"/>
              </w:rPr>
              <w:t xml:space="preserve"> thống hiển thị popup yêu cầu xác nhận xoá </w:t>
            </w:r>
            <w:r w:rsidRPr="0010425A">
              <w:rPr>
                <w:snapToGrid/>
                <w:color w:val="auto"/>
                <w:szCs w:val="26"/>
                <w:lang w:val="vi-VN"/>
              </w:rPr>
              <w:t>“</w:t>
            </w:r>
            <w:r w:rsidRPr="0010425A">
              <w:rPr>
                <w:i/>
                <w:iCs/>
                <w:snapToGrid/>
                <w:color w:val="auto"/>
                <w:szCs w:val="26"/>
                <w:lang w:val="vi-VN"/>
              </w:rPr>
              <w:t xml:space="preserve">Bạn có chắc chắn muốn </w:t>
            </w:r>
            <w:r>
              <w:rPr>
                <w:i/>
                <w:iCs/>
                <w:snapToGrid/>
                <w:color w:val="auto"/>
                <w:szCs w:val="26"/>
                <w:lang w:val="vi-VN"/>
              </w:rPr>
              <w:t>xoá bản ghi này</w:t>
            </w:r>
            <w:r w:rsidRPr="0010425A">
              <w:rPr>
                <w:i/>
                <w:iCs/>
                <w:snapToGrid/>
                <w:color w:val="auto"/>
                <w:szCs w:val="26"/>
                <w:lang w:val="vi-VN"/>
              </w:rPr>
              <w:t>?</w:t>
            </w:r>
            <w:r>
              <w:rPr>
                <w:i/>
                <w:iCs/>
                <w:snapToGrid/>
                <w:color w:val="auto"/>
                <w:szCs w:val="26"/>
                <w:lang w:val="vi-VN"/>
              </w:rPr>
              <w:t xml:space="preserve">[tên </w:t>
            </w:r>
            <w:r w:rsidR="00EA4B31">
              <w:rPr>
                <w:i/>
                <w:iCs/>
                <w:snapToGrid/>
                <w:color w:val="auto"/>
                <w:szCs w:val="26"/>
                <w:lang w:val="vi-VN"/>
              </w:rPr>
              <w:t>cuộc kiểm toán</w:t>
            </w:r>
            <w:r>
              <w:rPr>
                <w:i/>
                <w:iCs/>
                <w:snapToGrid/>
                <w:color w:val="auto"/>
                <w:szCs w:val="26"/>
                <w:lang w:val="vi-VN"/>
              </w:rPr>
              <w:t>]</w:t>
            </w:r>
            <w:r w:rsidRPr="0010425A">
              <w:rPr>
                <w:snapToGrid/>
                <w:color w:val="auto"/>
                <w:szCs w:val="26"/>
                <w:lang w:val="vi-VN"/>
              </w:rPr>
              <w:t>”</w:t>
            </w:r>
          </w:p>
          <w:p w14:paraId="6CB788EC" w14:textId="56290C4E" w:rsidR="00593707" w:rsidRPr="008021EC" w:rsidRDefault="00593707" w:rsidP="00593707">
            <w:pPr>
              <w:pStyle w:val="NormalIndent"/>
              <w:keepNext w:val="0"/>
              <w:keepLines/>
              <w:widowControl w:val="0"/>
              <w:numPr>
                <w:ilvl w:val="0"/>
                <w:numId w:val="15"/>
              </w:numPr>
              <w:spacing w:before="0" w:after="0" w:line="312" w:lineRule="auto"/>
              <w:jc w:val="left"/>
              <w:rPr>
                <w:snapToGrid/>
                <w:color w:val="auto"/>
                <w:szCs w:val="26"/>
                <w:lang w:val="vi-VN"/>
              </w:rPr>
            </w:pPr>
            <w:r w:rsidRPr="00593707">
              <w:rPr>
                <w:snapToGrid/>
                <w:color w:val="auto"/>
                <w:szCs w:val="26"/>
                <w:lang w:val="vi-VN"/>
              </w:rPr>
              <w:t xml:space="preserve">Không cho phép xóa </w:t>
            </w:r>
            <w:r w:rsidR="00EA4B31">
              <w:rPr>
                <w:snapToGrid/>
                <w:color w:val="auto"/>
                <w:szCs w:val="26"/>
                <w:lang w:val="vi-VN"/>
              </w:rPr>
              <w:t>cuộc kiểm toán ở t</w:t>
            </w:r>
            <w:r>
              <w:rPr>
                <w:snapToGrid/>
                <w:color w:val="auto"/>
                <w:szCs w:val="26"/>
                <w:lang w:val="vi-VN"/>
              </w:rPr>
              <w:t xml:space="preserve">rạng thái </w:t>
            </w:r>
            <w:r w:rsidRPr="00EA4B31">
              <w:rPr>
                <w:b/>
                <w:bCs/>
                <w:i/>
                <w:iCs/>
                <w:snapToGrid/>
                <w:color w:val="auto"/>
                <w:szCs w:val="26"/>
                <w:lang w:val="vi-VN"/>
              </w:rPr>
              <w:t>Chờ duyệt, Đã duyệt.</w:t>
            </w:r>
          </w:p>
        </w:tc>
      </w:tr>
      <w:tr w:rsidR="00DD599E" w:rsidRPr="002F4F88" w14:paraId="5BE532D6" w14:textId="77777777" w:rsidTr="00A54193">
        <w:tc>
          <w:tcPr>
            <w:tcW w:w="817" w:type="dxa"/>
            <w:shd w:val="clear" w:color="auto" w:fill="auto"/>
          </w:tcPr>
          <w:p w14:paraId="79B9C078" w14:textId="77777777" w:rsidR="00DD599E" w:rsidRPr="008021EC" w:rsidRDefault="00DD599E" w:rsidP="006C4854">
            <w:pPr>
              <w:pStyle w:val="ListParagraph"/>
              <w:numPr>
                <w:ilvl w:val="0"/>
                <w:numId w:val="189"/>
              </w:numPr>
              <w:rPr>
                <w:lang w:val="vi-VN"/>
              </w:rPr>
            </w:pPr>
          </w:p>
        </w:tc>
        <w:tc>
          <w:tcPr>
            <w:tcW w:w="1877" w:type="dxa"/>
            <w:shd w:val="clear" w:color="auto" w:fill="auto"/>
          </w:tcPr>
          <w:p w14:paraId="6619C2C3" w14:textId="77777777" w:rsidR="00DD599E" w:rsidRDefault="00DD599E" w:rsidP="00A54193">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0551A6C2" w14:textId="1C067F14"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87713E1"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STT</w:t>
            </w:r>
          </w:p>
          <w:p w14:paraId="7B426970"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Năm</w:t>
            </w:r>
            <w:proofErr w:type="spellEnd"/>
          </w:p>
          <w:p w14:paraId="3DD3F190"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06E6EF2B"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6471ED88"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p>
          <w:p w14:paraId="01B25AFE"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thúc</w:t>
            </w:r>
            <w:proofErr w:type="spellEnd"/>
          </w:p>
          <w:p w14:paraId="3D3B6215" w14:textId="2640A326"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18BFB8E8" w14:textId="5201BD3F" w:rsidR="00731656" w:rsidRDefault="00731656"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duyệt</w:t>
            </w:r>
            <w:proofErr w:type="spellEnd"/>
          </w:p>
          <w:p w14:paraId="27C60C4E" w14:textId="5CA5BE84" w:rsidR="00731656" w:rsidRDefault="00731656"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lang w:val="vi-VN"/>
              </w:rPr>
              <w:t xml:space="preserve"> thực hiện</w:t>
            </w:r>
          </w:p>
          <w:p w14:paraId="2A2E9EA4" w14:textId="554D9659" w:rsidR="00DD599E" w:rsidRDefault="00DD599E" w:rsidP="0016526C">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KT: </w:t>
            </w:r>
            <w:proofErr w:type="spellStart"/>
            <w:r w:rsidR="009D040B">
              <w:rPr>
                <w:snapToGrid/>
                <w:color w:val="auto"/>
                <w:szCs w:val="26"/>
              </w:rPr>
              <w:t>từ</w:t>
            </w:r>
            <w:proofErr w:type="spellEnd"/>
            <w:r w:rsidR="009D040B">
              <w:rPr>
                <w:snapToGrid/>
                <w:color w:val="auto"/>
                <w:szCs w:val="26"/>
              </w:rPr>
              <w:t xml:space="preserve"> </w:t>
            </w:r>
            <w:proofErr w:type="spellStart"/>
            <w:r w:rsidR="009D040B">
              <w:rPr>
                <w:snapToGrid/>
                <w:color w:val="auto"/>
                <w:szCs w:val="26"/>
              </w:rPr>
              <w:t>mới</w:t>
            </w:r>
            <w:proofErr w:type="spellEnd"/>
            <w:r w:rsidR="009D040B">
              <w:rPr>
                <w:snapToGrid/>
                <w:color w:val="auto"/>
                <w:szCs w:val="26"/>
              </w:rPr>
              <w:t xml:space="preserve"> </w:t>
            </w:r>
            <w:proofErr w:type="spellStart"/>
            <w:r w:rsidR="009D040B">
              <w:rPr>
                <w:snapToGrid/>
                <w:color w:val="auto"/>
                <w:szCs w:val="26"/>
              </w:rPr>
              <w:t>đến</w:t>
            </w:r>
            <w:proofErr w:type="spellEnd"/>
            <w:r w:rsidR="009D040B">
              <w:rPr>
                <w:snapToGrid/>
                <w:color w:val="auto"/>
                <w:szCs w:val="26"/>
              </w:rPr>
              <w:t xml:space="preserve"> </w:t>
            </w:r>
            <w:proofErr w:type="spellStart"/>
            <w:r w:rsidR="009D040B">
              <w:rPr>
                <w:snapToGrid/>
                <w:color w:val="auto"/>
                <w:szCs w:val="26"/>
              </w:rPr>
              <w:t>cũ</w:t>
            </w:r>
            <w:proofErr w:type="spellEnd"/>
          </w:p>
          <w:p w14:paraId="5988B957" w14:textId="10F2D220" w:rsidR="00DD599E" w:rsidRDefault="00DD599E" w:rsidP="0016526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w:t>
            </w:r>
            <w:r w:rsidR="0016526C">
              <w:rPr>
                <w:snapToGrid/>
                <w:color w:val="auto"/>
                <w:szCs w:val="26"/>
              </w:rPr>
              <w:t>m</w:t>
            </w:r>
            <w:proofErr w:type="spellEnd"/>
            <w:r w:rsidR="0016526C">
              <w:rPr>
                <w:snapToGrid/>
                <w:color w:val="auto"/>
                <w:szCs w:val="26"/>
              </w:rPr>
              <w:t xml:space="preserve"> </w:t>
            </w:r>
            <w:proofErr w:type="spellStart"/>
            <w:r w:rsidR="0016526C">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D3B2E8C" w14:textId="3E0D5A0F"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sidR="00273D57">
              <w:rPr>
                <w:snapToGrid/>
                <w:color w:val="auto"/>
                <w:szCs w:val="26"/>
              </w:rPr>
              <w:t>kiểm</w:t>
            </w:r>
            <w:proofErr w:type="spellEnd"/>
            <w:r w:rsidR="00273D57">
              <w:rPr>
                <w:snapToGrid/>
                <w:color w:val="auto"/>
                <w:szCs w:val="26"/>
              </w:rPr>
              <w:t xml:space="preserve"> </w:t>
            </w:r>
            <w:proofErr w:type="spellStart"/>
            <w:r w:rsidR="00273D57">
              <w:rPr>
                <w:snapToGrid/>
                <w:color w:val="auto"/>
                <w:szCs w:val="26"/>
              </w:rPr>
              <w:t>toán</w:t>
            </w:r>
            <w:proofErr w:type="spellEnd"/>
          </w:p>
          <w:p w14:paraId="127598F0" w14:textId="4B8DB8B6"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sidR="00273D57">
              <w:rPr>
                <w:snapToGrid/>
                <w:color w:val="auto"/>
                <w:szCs w:val="26"/>
              </w:rPr>
              <w:t>c</w:t>
            </w:r>
            <w:r>
              <w:rPr>
                <w:snapToGrid/>
                <w:color w:val="auto"/>
                <w:szCs w:val="26"/>
              </w:rPr>
              <w:t>họn</w:t>
            </w:r>
            <w:proofErr w:type="spellEnd"/>
            <w:r>
              <w:rPr>
                <w:snapToGrid/>
                <w:color w:val="auto"/>
                <w:szCs w:val="26"/>
              </w:rPr>
              <w:t xml:space="preserve"> </w:t>
            </w:r>
            <w:r w:rsidR="00273D57">
              <w:rPr>
                <w:snapToGrid/>
                <w:color w:val="auto"/>
                <w:szCs w:val="26"/>
                <w:lang w:val="vi-VN"/>
              </w:rPr>
              <w:t>Theo kế hoạch</w:t>
            </w:r>
            <w:r w:rsidR="0016526C">
              <w:rPr>
                <w:snapToGrid/>
                <w:color w:val="auto"/>
                <w:szCs w:val="26"/>
                <w:lang w:val="vi-VN"/>
              </w:rPr>
              <w:t>/</w:t>
            </w:r>
            <w:r w:rsidR="00273D57">
              <w:rPr>
                <w:snapToGrid/>
                <w:color w:val="auto"/>
                <w:szCs w:val="26"/>
                <w:lang w:val="vi-VN"/>
              </w:rPr>
              <w:t>Đột xuất</w:t>
            </w:r>
          </w:p>
          <w:p w14:paraId="4478EE34" w14:textId="7D92B6A8"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00765042" w14:textId="727D6C2E" w:rsidR="00273D57" w:rsidRDefault="00273D57"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6E571183" w14:textId="3B8A5621"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sidR="00273D57">
              <w:rPr>
                <w:snapToGrid/>
                <w:color w:val="auto"/>
                <w:szCs w:val="26"/>
              </w:rPr>
              <w:t>kiểm</w:t>
            </w:r>
            <w:proofErr w:type="spellEnd"/>
            <w:r w:rsidR="00273D57">
              <w:rPr>
                <w:snapToGrid/>
                <w:color w:val="auto"/>
                <w:szCs w:val="26"/>
              </w:rPr>
              <w:t xml:space="preserve"> </w:t>
            </w:r>
            <w:proofErr w:type="spellStart"/>
            <w:r w:rsidR="00273D57">
              <w:rPr>
                <w:snapToGrid/>
                <w:color w:val="auto"/>
                <w:szCs w:val="26"/>
              </w:rPr>
              <w:t>toán</w:t>
            </w:r>
            <w:proofErr w:type="spellEnd"/>
          </w:p>
          <w:p w14:paraId="20A17306" w14:textId="5889CE4A" w:rsidR="0019748A" w:rsidRDefault="0019748A"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duyệt</w:t>
            </w:r>
            <w:proofErr w:type="spellEnd"/>
            <w:r>
              <w:rPr>
                <w:snapToGrid/>
                <w:color w:val="auto"/>
                <w:szCs w:val="26"/>
                <w:lang w:val="vi-VN"/>
              </w:rPr>
              <w:t>: chọn Bản nháp</w:t>
            </w:r>
            <w:r w:rsidR="00566AEF">
              <w:rPr>
                <w:snapToGrid/>
                <w:color w:val="auto"/>
                <w:szCs w:val="26"/>
                <w:lang w:val="vi-VN"/>
              </w:rPr>
              <w:t>/</w:t>
            </w:r>
            <w:r>
              <w:rPr>
                <w:snapToGrid/>
                <w:color w:val="auto"/>
                <w:szCs w:val="26"/>
                <w:lang w:val="vi-VN"/>
              </w:rPr>
              <w:t>Chờ duyệt</w:t>
            </w:r>
            <w:r w:rsidR="00566AEF">
              <w:rPr>
                <w:snapToGrid/>
                <w:color w:val="auto"/>
                <w:szCs w:val="26"/>
                <w:lang w:val="vi-VN"/>
              </w:rPr>
              <w:t>/</w:t>
            </w:r>
            <w:r>
              <w:rPr>
                <w:snapToGrid/>
                <w:color w:val="auto"/>
                <w:szCs w:val="26"/>
                <w:lang w:val="vi-VN"/>
              </w:rPr>
              <w:t>Đã duyệt</w:t>
            </w:r>
            <w:r w:rsidR="00566AEF">
              <w:rPr>
                <w:snapToGrid/>
                <w:color w:val="auto"/>
                <w:szCs w:val="26"/>
                <w:lang w:val="vi-VN"/>
              </w:rPr>
              <w:t>/</w:t>
            </w:r>
            <w:r>
              <w:rPr>
                <w:snapToGrid/>
                <w:color w:val="auto"/>
                <w:szCs w:val="26"/>
                <w:lang w:val="vi-VN"/>
              </w:rPr>
              <w:t>Từ chối</w:t>
            </w:r>
          </w:p>
          <w:p w14:paraId="3D114DDF" w14:textId="78436548" w:rsidR="00DD599E" w:rsidRPr="0019748A" w:rsidRDefault="0019748A" w:rsidP="006C4854">
            <w:pPr>
              <w:pStyle w:val="NormalIndent"/>
              <w:keepNext w:val="0"/>
              <w:keepLines/>
              <w:widowControl w:val="0"/>
              <w:numPr>
                <w:ilvl w:val="0"/>
                <w:numId w:val="19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lang w:val="vi-VN"/>
              </w:rPr>
              <w:t xml:space="preserve"> thực hiện</w:t>
            </w:r>
            <w:r w:rsidR="00566AEF">
              <w:rPr>
                <w:snapToGrid/>
                <w:color w:val="auto"/>
                <w:szCs w:val="26"/>
                <w:lang w:val="vi-VN"/>
              </w:rPr>
              <w:t>: chọn Chưa thực hiện/Đang thực hiện/Hoàn thành</w:t>
            </w:r>
          </w:p>
        </w:tc>
      </w:tr>
    </w:tbl>
    <w:p w14:paraId="02DC18E2" w14:textId="77777777" w:rsidR="00DD599E" w:rsidRDefault="00DD599E" w:rsidP="00DD599E">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65EC5023" w14:textId="72B9D785" w:rsidR="00964972" w:rsidRDefault="00964972" w:rsidP="00964972">
      <w:pPr>
        <w:pStyle w:val="tvHeading111"/>
      </w:pPr>
      <w:bookmarkStart w:id="102" w:name="_Toc87368228"/>
      <w:proofErr w:type="spellStart"/>
      <w:r>
        <w:t>Thông</w:t>
      </w:r>
      <w:proofErr w:type="spellEnd"/>
      <w:r>
        <w:t xml:space="preserve"> tin </w:t>
      </w:r>
      <w:proofErr w:type="spellStart"/>
      <w:r>
        <w:t>chung</w:t>
      </w:r>
      <w:bookmarkEnd w:id="102"/>
      <w:proofErr w:type="spellEnd"/>
    </w:p>
    <w:p w14:paraId="5E8E0672" w14:textId="453DC52E" w:rsidR="00624A81" w:rsidRDefault="00624A81" w:rsidP="00624A81">
      <w:pPr>
        <w:rPr>
          <w:lang w:val="vi-VN"/>
        </w:rPr>
      </w:pPr>
      <w:r w:rsidRPr="00624A81">
        <w:rPr>
          <w:b/>
          <w:bCs/>
          <w:lang w:val="vi-VN"/>
        </w:rPr>
        <w:t>Mục đích:</w:t>
      </w:r>
      <w:r>
        <w:rPr>
          <w:lang w:val="vi-VN"/>
        </w:rPr>
        <w:t xml:space="preserve"> thiết lập các thông tin </w:t>
      </w:r>
      <w:r w:rsidR="00A87B20">
        <w:rPr>
          <w:lang w:val="vi-VN"/>
        </w:rPr>
        <w:t>tổng quan</w:t>
      </w:r>
      <w:r>
        <w:rPr>
          <w:lang w:val="vi-VN"/>
        </w:rPr>
        <w:t xml:space="preserve"> về cuộc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0699C" w:rsidRPr="002F4F88" w14:paraId="58C3DAD6" w14:textId="77777777" w:rsidTr="00A54193">
        <w:trPr>
          <w:trHeight w:val="449"/>
        </w:trPr>
        <w:tc>
          <w:tcPr>
            <w:tcW w:w="817" w:type="dxa"/>
            <w:shd w:val="clear" w:color="auto" w:fill="auto"/>
          </w:tcPr>
          <w:p w14:paraId="4AAEB819" w14:textId="77777777" w:rsidR="00B0699C" w:rsidRPr="002F4F88" w:rsidRDefault="00B0699C" w:rsidP="00A54193">
            <w:pPr>
              <w:keepLines/>
              <w:widowControl w:val="0"/>
              <w:jc w:val="both"/>
              <w:rPr>
                <w:b/>
                <w:bCs/>
                <w:szCs w:val="26"/>
              </w:rPr>
            </w:pPr>
            <w:r w:rsidRPr="002F4F88">
              <w:rPr>
                <w:b/>
                <w:bCs/>
                <w:szCs w:val="26"/>
              </w:rPr>
              <w:t>STT</w:t>
            </w:r>
          </w:p>
        </w:tc>
        <w:tc>
          <w:tcPr>
            <w:tcW w:w="1877" w:type="dxa"/>
            <w:shd w:val="clear" w:color="auto" w:fill="auto"/>
          </w:tcPr>
          <w:p w14:paraId="2BD983A8" w14:textId="77777777" w:rsidR="00B0699C" w:rsidRPr="002F4F88" w:rsidRDefault="00B0699C" w:rsidP="00A54193">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29C7F13" w14:textId="77777777" w:rsidR="00B0699C" w:rsidRPr="002F4F88" w:rsidRDefault="00B0699C" w:rsidP="00A54193">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7C162E" w:rsidRPr="006B729D" w14:paraId="2D409809" w14:textId="77777777" w:rsidTr="0035685B">
        <w:trPr>
          <w:trHeight w:val="899"/>
        </w:trPr>
        <w:tc>
          <w:tcPr>
            <w:tcW w:w="817" w:type="dxa"/>
            <w:shd w:val="clear" w:color="auto" w:fill="auto"/>
          </w:tcPr>
          <w:p w14:paraId="6CAF22E6" w14:textId="77777777" w:rsidR="007C162E" w:rsidRPr="002F4F88" w:rsidRDefault="007C162E" w:rsidP="006C4854">
            <w:pPr>
              <w:pStyle w:val="ListParagraph"/>
              <w:numPr>
                <w:ilvl w:val="0"/>
                <w:numId w:val="193"/>
              </w:numPr>
            </w:pPr>
          </w:p>
        </w:tc>
        <w:tc>
          <w:tcPr>
            <w:tcW w:w="1877" w:type="dxa"/>
            <w:shd w:val="clear" w:color="auto" w:fill="auto"/>
          </w:tcPr>
          <w:p w14:paraId="15DAC59F" w14:textId="0E6B3CE6" w:rsidR="007C162E" w:rsidRPr="002F4F88" w:rsidRDefault="00797A65" w:rsidP="007C162E">
            <w:pPr>
              <w:keepLines/>
              <w:widowControl w:val="0"/>
              <w:rPr>
                <w:szCs w:val="26"/>
              </w:rPr>
            </w:pP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chung</w:t>
            </w:r>
            <w:proofErr w:type="spellEnd"/>
          </w:p>
        </w:tc>
        <w:tc>
          <w:tcPr>
            <w:tcW w:w="6912" w:type="dxa"/>
            <w:shd w:val="clear" w:color="auto" w:fill="auto"/>
          </w:tcPr>
          <w:p w14:paraId="08366C59" w14:textId="3CC48EB5" w:rsidR="007C162E" w:rsidRDefault="007C162E" w:rsidP="00A5419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chỉnh</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sidR="00A54193">
              <w:rPr>
                <w:snapToGrid/>
                <w:color w:val="auto"/>
                <w:szCs w:val="26"/>
              </w:rPr>
              <w:t>các</w:t>
            </w:r>
            <w:proofErr w:type="spellEnd"/>
            <w:r w:rsidR="00A54193">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A54193">
              <w:rPr>
                <w:snapToGrid/>
                <w:color w:val="auto"/>
                <w:szCs w:val="26"/>
              </w:rPr>
              <w:t>chung</w:t>
            </w:r>
            <w:proofErr w:type="spellEnd"/>
            <w:r w:rsidR="00A54193">
              <w:rPr>
                <w:snapToGrid/>
                <w:color w:val="auto"/>
                <w:szCs w:val="26"/>
              </w:rPr>
              <w:t xml:space="preserve"> </w:t>
            </w:r>
            <w:proofErr w:type="spellStart"/>
            <w:r w:rsidR="00A54193">
              <w:rPr>
                <w:snapToGrid/>
                <w:color w:val="auto"/>
                <w:szCs w:val="26"/>
              </w:rPr>
              <w:t>về</w:t>
            </w:r>
            <w:proofErr w:type="spellEnd"/>
            <w:r w:rsidR="00A54193">
              <w:rPr>
                <w:snapToGrid/>
                <w:color w:val="auto"/>
                <w:szCs w:val="26"/>
              </w:rPr>
              <w:t xml:space="preserve"> </w:t>
            </w:r>
            <w:proofErr w:type="spellStart"/>
            <w:r w:rsidR="00A54193">
              <w:rPr>
                <w:snapToGrid/>
                <w:color w:val="auto"/>
                <w:szCs w:val="26"/>
              </w:rPr>
              <w:t>cuộc</w:t>
            </w:r>
            <w:proofErr w:type="spellEnd"/>
            <w:r w:rsidR="00A54193">
              <w:rPr>
                <w:snapToGrid/>
                <w:color w:val="auto"/>
                <w:szCs w:val="26"/>
              </w:rPr>
              <w:t xml:space="preserve"> </w:t>
            </w:r>
            <w:proofErr w:type="spellStart"/>
            <w:r w:rsidR="00A54193">
              <w:rPr>
                <w:snapToGrid/>
                <w:color w:val="auto"/>
                <w:szCs w:val="26"/>
              </w:rPr>
              <w:t>kiểm</w:t>
            </w:r>
            <w:proofErr w:type="spellEnd"/>
            <w:r w:rsidR="00A54193">
              <w:rPr>
                <w:snapToGrid/>
                <w:color w:val="auto"/>
                <w:szCs w:val="26"/>
              </w:rPr>
              <w:t xml:space="preserve"> </w:t>
            </w:r>
            <w:proofErr w:type="spellStart"/>
            <w:r w:rsidR="00A54193">
              <w:rPr>
                <w:snapToGrid/>
                <w:color w:val="auto"/>
                <w:szCs w:val="26"/>
              </w:rPr>
              <w:t>toán</w:t>
            </w:r>
            <w:proofErr w:type="spellEnd"/>
            <w:r w:rsidR="00A54193">
              <w:rPr>
                <w:snapToGrid/>
                <w:color w:val="auto"/>
                <w:szCs w:val="26"/>
                <w:lang w:val="vi-VN"/>
              </w:rPr>
              <w:t>:</w:t>
            </w:r>
          </w:p>
          <w:p w14:paraId="2AE75A1D" w14:textId="1D678CA3" w:rsidR="007C162E" w:rsidRPr="00426D40" w:rsidRDefault="00A54193"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Năm</w:t>
            </w:r>
            <w:proofErr w:type="spellEnd"/>
            <w:r w:rsidRPr="00426D40">
              <w:rPr>
                <w:snapToGrid/>
                <w:color w:val="auto"/>
                <w:szCs w:val="26"/>
              </w:rPr>
              <w:t xml:space="preserve"> </w:t>
            </w:r>
            <w:proofErr w:type="spellStart"/>
            <w:r w:rsidRPr="00426D40">
              <w:rPr>
                <w:snapToGrid/>
                <w:color w:val="auto"/>
                <w:szCs w:val="26"/>
              </w:rPr>
              <w:t>kiểm</w:t>
            </w:r>
            <w:proofErr w:type="spellEnd"/>
            <w:r w:rsidRPr="00426D40">
              <w:rPr>
                <w:snapToGrid/>
                <w:color w:val="auto"/>
                <w:szCs w:val="26"/>
              </w:rPr>
              <w:t xml:space="preserve"> </w:t>
            </w:r>
            <w:proofErr w:type="spellStart"/>
            <w:r w:rsidRPr="00426D40">
              <w:rPr>
                <w:snapToGrid/>
                <w:color w:val="auto"/>
                <w:szCs w:val="26"/>
              </w:rPr>
              <w:t>toán</w:t>
            </w:r>
            <w:proofErr w:type="spellEnd"/>
            <w:r w:rsidRPr="00426D40">
              <w:rPr>
                <w:snapToGrid/>
                <w:color w:val="auto"/>
                <w:szCs w:val="26"/>
                <w:lang w:val="vi-VN"/>
              </w:rPr>
              <w:t xml:space="preserve">*: </w:t>
            </w:r>
            <w:r w:rsidR="00532863" w:rsidRPr="00426D40">
              <w:rPr>
                <w:snapToGrid/>
                <w:color w:val="auto"/>
                <w:szCs w:val="26"/>
                <w:lang w:val="vi-VN"/>
              </w:rPr>
              <w:t>cuộc kiểm toán thuộc loại “Theo kế hoạch” thì không cho phép sửa trường này</w:t>
            </w:r>
          </w:p>
          <w:p w14:paraId="0878E4D4" w14:textId="3EF90171" w:rsidR="007C162E"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Mã</w:t>
            </w:r>
            <w:proofErr w:type="spellEnd"/>
            <w:r w:rsidRPr="00426D40">
              <w:rPr>
                <w:snapToGrid/>
                <w:color w:val="auto"/>
                <w:szCs w:val="26"/>
              </w:rPr>
              <w:t xml:space="preserve"> </w:t>
            </w:r>
            <w:proofErr w:type="spellStart"/>
            <w:r w:rsidRPr="00426D40">
              <w:rPr>
                <w:snapToGrid/>
                <w:color w:val="auto"/>
                <w:szCs w:val="26"/>
              </w:rPr>
              <w:t>cuộc</w:t>
            </w:r>
            <w:proofErr w:type="spellEnd"/>
            <w:r w:rsidRPr="00426D40">
              <w:rPr>
                <w:snapToGrid/>
                <w:color w:val="auto"/>
                <w:szCs w:val="26"/>
              </w:rPr>
              <w:t xml:space="preserve"> </w:t>
            </w:r>
            <w:proofErr w:type="spellStart"/>
            <w:r w:rsidR="003B7373" w:rsidRPr="00426D40">
              <w:rPr>
                <w:snapToGrid/>
                <w:color w:val="auto"/>
                <w:szCs w:val="26"/>
              </w:rPr>
              <w:t>kiểm</w:t>
            </w:r>
            <w:proofErr w:type="spellEnd"/>
            <w:r w:rsidR="003B7373" w:rsidRPr="00426D40">
              <w:rPr>
                <w:snapToGrid/>
                <w:color w:val="auto"/>
                <w:szCs w:val="26"/>
              </w:rPr>
              <w:t xml:space="preserve"> </w:t>
            </w:r>
            <w:proofErr w:type="spellStart"/>
            <w:r w:rsidR="003B7373" w:rsidRPr="00426D40">
              <w:rPr>
                <w:snapToGrid/>
                <w:color w:val="auto"/>
                <w:szCs w:val="26"/>
              </w:rPr>
              <w:t>toán</w:t>
            </w:r>
            <w:proofErr w:type="spellEnd"/>
            <w:r w:rsidR="003B7373" w:rsidRPr="00426D40">
              <w:rPr>
                <w:snapToGrid/>
                <w:color w:val="auto"/>
                <w:szCs w:val="26"/>
                <w:lang w:val="vi-VN"/>
              </w:rPr>
              <w:t>: read-only</w:t>
            </w:r>
          </w:p>
          <w:p w14:paraId="20EF47C6" w14:textId="4C11BE3B" w:rsidR="007C162E"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Tên</w:t>
            </w:r>
            <w:proofErr w:type="spellEnd"/>
            <w:r w:rsidRPr="00426D40">
              <w:rPr>
                <w:snapToGrid/>
                <w:color w:val="auto"/>
                <w:szCs w:val="26"/>
              </w:rPr>
              <w:t xml:space="preserve"> </w:t>
            </w:r>
            <w:proofErr w:type="spellStart"/>
            <w:r w:rsidRPr="00426D40">
              <w:rPr>
                <w:snapToGrid/>
                <w:color w:val="auto"/>
                <w:szCs w:val="26"/>
              </w:rPr>
              <w:t>cuộc</w:t>
            </w:r>
            <w:proofErr w:type="spellEnd"/>
            <w:r w:rsidRPr="00426D40">
              <w:rPr>
                <w:snapToGrid/>
                <w:color w:val="auto"/>
                <w:szCs w:val="26"/>
              </w:rPr>
              <w:t xml:space="preserve"> </w:t>
            </w:r>
            <w:proofErr w:type="spellStart"/>
            <w:r w:rsidR="003B7373" w:rsidRPr="00426D40">
              <w:rPr>
                <w:snapToGrid/>
                <w:color w:val="auto"/>
                <w:szCs w:val="26"/>
              </w:rPr>
              <w:t>kiểm</w:t>
            </w:r>
            <w:proofErr w:type="spellEnd"/>
            <w:r w:rsidR="003B7373" w:rsidRPr="00426D40">
              <w:rPr>
                <w:snapToGrid/>
                <w:color w:val="auto"/>
                <w:szCs w:val="26"/>
              </w:rPr>
              <w:t xml:space="preserve"> </w:t>
            </w:r>
            <w:proofErr w:type="spellStart"/>
            <w:r w:rsidR="003B7373" w:rsidRPr="00426D40">
              <w:rPr>
                <w:snapToGrid/>
                <w:color w:val="auto"/>
                <w:szCs w:val="26"/>
              </w:rPr>
              <w:t>toán</w:t>
            </w:r>
            <w:proofErr w:type="spellEnd"/>
            <w:r w:rsidRPr="00426D40">
              <w:rPr>
                <w:snapToGrid/>
                <w:color w:val="auto"/>
                <w:szCs w:val="26"/>
              </w:rPr>
              <w:t>*</w:t>
            </w:r>
          </w:p>
          <w:p w14:paraId="0C6529CB" w14:textId="18F14C18" w:rsidR="00D57328"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Mục</w:t>
            </w:r>
            <w:proofErr w:type="spellEnd"/>
            <w:r w:rsidRPr="00426D40">
              <w:rPr>
                <w:snapToGrid/>
                <w:color w:val="auto"/>
                <w:szCs w:val="26"/>
              </w:rPr>
              <w:t xml:space="preserve"> </w:t>
            </w:r>
            <w:proofErr w:type="spellStart"/>
            <w:r w:rsidR="00D57328" w:rsidRPr="00426D40">
              <w:rPr>
                <w:snapToGrid/>
                <w:color w:val="auto"/>
                <w:szCs w:val="26"/>
              </w:rPr>
              <w:t>tiêu</w:t>
            </w:r>
            <w:proofErr w:type="spellEnd"/>
            <w:r w:rsidR="000A6788" w:rsidRPr="00426D40">
              <w:rPr>
                <w:snapToGrid/>
                <w:color w:val="auto"/>
                <w:szCs w:val="26"/>
              </w:rPr>
              <w:t xml:space="preserve"> </w:t>
            </w:r>
            <w:proofErr w:type="spellStart"/>
            <w:r w:rsidR="000A6788" w:rsidRPr="00426D40">
              <w:rPr>
                <w:snapToGrid/>
                <w:color w:val="auto"/>
                <w:szCs w:val="26"/>
              </w:rPr>
              <w:t>kiểm</w:t>
            </w:r>
            <w:proofErr w:type="spellEnd"/>
            <w:r w:rsidR="000A6788" w:rsidRPr="00426D40">
              <w:rPr>
                <w:snapToGrid/>
                <w:color w:val="auto"/>
                <w:szCs w:val="26"/>
              </w:rPr>
              <w:t xml:space="preserve"> </w:t>
            </w:r>
            <w:proofErr w:type="spellStart"/>
            <w:r w:rsidR="000A6788" w:rsidRPr="00426D40">
              <w:rPr>
                <w:snapToGrid/>
                <w:color w:val="auto"/>
                <w:szCs w:val="26"/>
              </w:rPr>
              <w:t>toán</w:t>
            </w:r>
            <w:proofErr w:type="spellEnd"/>
            <w:r w:rsidRPr="00426D40">
              <w:rPr>
                <w:snapToGrid/>
                <w:color w:val="auto"/>
                <w:szCs w:val="26"/>
              </w:rPr>
              <w:t>*</w:t>
            </w:r>
          </w:p>
          <w:p w14:paraId="624266FE" w14:textId="51288A36" w:rsidR="000A6788" w:rsidRPr="00426D40" w:rsidRDefault="000A678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Người</w:t>
            </w:r>
            <w:proofErr w:type="spellEnd"/>
            <w:r w:rsidRPr="00426D40">
              <w:rPr>
                <w:snapToGrid/>
                <w:color w:val="auto"/>
                <w:szCs w:val="26"/>
              </w:rPr>
              <w:t xml:space="preserve"> </w:t>
            </w:r>
            <w:proofErr w:type="spellStart"/>
            <w:r w:rsidRPr="00426D40">
              <w:rPr>
                <w:snapToGrid/>
                <w:color w:val="auto"/>
                <w:szCs w:val="26"/>
              </w:rPr>
              <w:t>phụ</w:t>
            </w:r>
            <w:proofErr w:type="spellEnd"/>
            <w:r w:rsidRPr="00426D40">
              <w:rPr>
                <w:snapToGrid/>
                <w:color w:val="auto"/>
                <w:szCs w:val="26"/>
              </w:rPr>
              <w:t xml:space="preserve"> </w:t>
            </w:r>
            <w:proofErr w:type="spellStart"/>
            <w:r w:rsidRPr="00426D40">
              <w:rPr>
                <w:snapToGrid/>
                <w:color w:val="auto"/>
                <w:szCs w:val="26"/>
              </w:rPr>
              <w:t>trách</w:t>
            </w:r>
            <w:proofErr w:type="spellEnd"/>
            <w:r w:rsidR="00A1715D" w:rsidRPr="00426D40">
              <w:rPr>
                <w:snapToGrid/>
                <w:color w:val="auto"/>
                <w:szCs w:val="26"/>
                <w:lang w:val="vi-VN"/>
              </w:rPr>
              <w:t>*</w:t>
            </w:r>
          </w:p>
          <w:p w14:paraId="41DE92B1" w14:textId="53E76D47" w:rsidR="007C162E" w:rsidRPr="00426D40" w:rsidRDefault="00A1715D"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426D40">
              <w:rPr>
                <w:snapToGrid/>
                <w:color w:val="auto"/>
                <w:szCs w:val="26"/>
              </w:rPr>
              <w:t>Phân</w:t>
            </w:r>
            <w:proofErr w:type="spellEnd"/>
            <w:r w:rsidRPr="00426D40">
              <w:rPr>
                <w:snapToGrid/>
                <w:color w:val="auto"/>
                <w:szCs w:val="26"/>
              </w:rPr>
              <w:t xml:space="preserve"> </w:t>
            </w:r>
            <w:proofErr w:type="spellStart"/>
            <w:r w:rsidRPr="00426D40">
              <w:rPr>
                <w:snapToGrid/>
                <w:color w:val="auto"/>
                <w:szCs w:val="26"/>
              </w:rPr>
              <w:t>loại</w:t>
            </w:r>
            <w:proofErr w:type="spellEnd"/>
            <w:r w:rsidRPr="00426D40">
              <w:rPr>
                <w:snapToGrid/>
                <w:color w:val="auto"/>
                <w:szCs w:val="26"/>
                <w:lang w:val="vi-VN"/>
              </w:rPr>
              <w:t>: read-only</w:t>
            </w:r>
          </w:p>
          <w:p w14:paraId="418BD68C" w14:textId="71A15160" w:rsidR="007C162E"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proofErr w:type="spellEnd"/>
            <w:r w:rsidR="007C162E">
              <w:rPr>
                <w:snapToGrid/>
                <w:color w:val="auto"/>
                <w:szCs w:val="26"/>
              </w:rPr>
              <w:t>*</w:t>
            </w:r>
          </w:p>
          <w:p w14:paraId="54BBD5C5" w14:textId="1E1BDF68" w:rsidR="00E37FD8" w:rsidRPr="00E37FD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Pr>
                <w:snapToGrid/>
                <w:color w:val="auto"/>
                <w:szCs w:val="26"/>
              </w:rPr>
              <w:t>Ngày</w:t>
            </w:r>
            <w:proofErr w:type="spellEnd"/>
            <w:r>
              <w:rPr>
                <w:snapToGrid/>
                <w:color w:val="auto"/>
                <w:szCs w:val="26"/>
                <w:lang w:val="vi-VN"/>
              </w:rPr>
              <w:t xml:space="preserve"> kết thúc dự kiến*</w:t>
            </w:r>
          </w:p>
          <w:p w14:paraId="2E564A29" w14:textId="12F322C5" w:rsidR="00E37FD8" w:rsidRPr="00E37FD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lang w:val="vi-VN"/>
              </w:rPr>
              <w:t>Trạng thái duyệt: read-only</w:t>
            </w:r>
          </w:p>
          <w:p w14:paraId="5644F374" w14:textId="2871B853" w:rsidR="00C633C9" w:rsidRPr="00E10A9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lang w:val="vi-VN"/>
              </w:rPr>
              <w:t>Trạng thái thực hiện: read-only</w:t>
            </w:r>
          </w:p>
          <w:p w14:paraId="2DB91751" w14:textId="7DFEB39E" w:rsidR="00E10A98" w:rsidRDefault="00E10A98" w:rsidP="006C4854">
            <w:pPr>
              <w:pStyle w:val="NormalIndent"/>
              <w:keepNext w:val="0"/>
              <w:keepLines/>
              <w:widowControl w:val="0"/>
              <w:numPr>
                <w:ilvl w:val="0"/>
                <w:numId w:val="188"/>
              </w:numPr>
              <w:spacing w:before="0" w:after="0" w:line="312" w:lineRule="auto"/>
              <w:ind w:left="720"/>
              <w:jc w:val="left"/>
              <w:rPr>
                <w:ins w:id="103" w:author="LienNTQ" w:date="2021-11-09T10:05:00Z"/>
                <w:snapToGrid/>
                <w:color w:val="auto"/>
                <w:szCs w:val="26"/>
              </w:rPr>
            </w:pPr>
            <w:proofErr w:type="spellStart"/>
            <w:ins w:id="104" w:author="LienNTQ" w:date="2021-11-09T10:05:00Z">
              <w:r>
                <w:rPr>
                  <w:snapToGrid/>
                  <w:color w:val="auto"/>
                  <w:szCs w:val="26"/>
                </w:rPr>
                <w:t>Số</w:t>
              </w:r>
              <w:proofErr w:type="spellEnd"/>
              <w:r>
                <w:rPr>
                  <w:snapToGrid/>
                  <w:color w:val="auto"/>
                  <w:szCs w:val="26"/>
                </w:rPr>
                <w:t xml:space="preserve"> </w:t>
              </w:r>
              <w:proofErr w:type="spellStart"/>
              <w:r>
                <w:rPr>
                  <w:snapToGrid/>
                  <w:color w:val="auto"/>
                  <w:szCs w:val="26"/>
                </w:rPr>
                <w:t>lượng</w:t>
              </w:r>
              <w:proofErr w:type="spellEnd"/>
              <w:r>
                <w:rPr>
                  <w:snapToGrid/>
                  <w:color w:val="auto"/>
                  <w:szCs w:val="26"/>
                </w:rPr>
                <w:t xml:space="preserve"> KTV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ins>
            <w:proofErr w:type="spellEnd"/>
            <w:ins w:id="105" w:author="LienNTQ" w:date="2021-11-09T10:06:00Z">
              <w:r w:rsidR="00384DC9">
                <w:rPr>
                  <w:snapToGrid/>
                  <w:color w:val="auto"/>
                  <w:szCs w:val="26"/>
                  <w:lang w:val="vi-VN"/>
                </w:rPr>
                <w:t xml:space="preserve">: read-only, hệ thống tự động tính </w:t>
              </w:r>
            </w:ins>
            <w:ins w:id="106" w:author="LienNTQ" w:date="2021-11-09T10:07:00Z">
              <w:r w:rsidR="00384DC9">
                <w:rPr>
                  <w:snapToGrid/>
                  <w:color w:val="auto"/>
                  <w:szCs w:val="26"/>
                  <w:lang w:val="vi-VN"/>
                </w:rPr>
                <w:t>= tổng số lượng nhân sự KT được khai báo tại mục Nhân sự KT</w:t>
              </w:r>
            </w:ins>
            <w:ins w:id="107" w:author="LienNTQ" w:date="2021-11-09T10:11:00Z">
              <w:r w:rsidR="00474212">
                <w:rPr>
                  <w:snapToGrid/>
                  <w:color w:val="auto"/>
                  <w:szCs w:val="26"/>
                  <w:lang w:val="vi-VN"/>
                </w:rPr>
                <w:t xml:space="preserve"> </w:t>
              </w:r>
              <w:r w:rsidR="00474212" w:rsidRPr="00474212">
                <w:rPr>
                  <w:i/>
                  <w:iCs/>
                  <w:snapToGrid/>
                  <w:color w:val="auto"/>
                  <w:szCs w:val="26"/>
                  <w:lang w:val="vi-VN"/>
                </w:rPr>
                <w:t>(mục 5.1.2)</w:t>
              </w:r>
            </w:ins>
          </w:p>
          <w:p w14:paraId="3EBACBED" w14:textId="7A75AB5D" w:rsidR="00E10A98" w:rsidRPr="00426D40" w:rsidRDefault="00E10A98"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ins w:id="108" w:author="LienNTQ" w:date="2021-11-09T10:05:00Z">
              <w:r>
                <w:rPr>
                  <w:snapToGrid/>
                  <w:color w:val="auto"/>
                  <w:szCs w:val="26"/>
                </w:rPr>
                <w:t>Số</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ins>
            <w:proofErr w:type="spellStart"/>
            <w:ins w:id="109" w:author="LienNTQ" w:date="2021-11-09T10:06:00Z">
              <w:r>
                <w:rPr>
                  <w:snapToGrid/>
                  <w:color w:val="auto"/>
                  <w:szCs w:val="26"/>
                </w:rPr>
                <w:t>công</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ins>
            <w:proofErr w:type="spellEnd"/>
            <w:ins w:id="110" w:author="LienNTQ" w:date="2021-11-09T10:13:00Z">
              <w:r w:rsidR="00474212">
                <w:rPr>
                  <w:snapToGrid/>
                  <w:color w:val="auto"/>
                  <w:szCs w:val="26"/>
                  <w:lang w:val="vi-VN"/>
                </w:rPr>
                <w:t>: nhập số</w:t>
              </w:r>
              <w:r w:rsidR="00E16098">
                <w:rPr>
                  <w:snapToGrid/>
                  <w:color w:val="auto"/>
                  <w:szCs w:val="26"/>
                  <w:lang w:val="vi-VN"/>
                </w:rPr>
                <w:t>, cho phép nhập số thập phân</w:t>
              </w:r>
            </w:ins>
          </w:p>
          <w:p w14:paraId="6375E879" w14:textId="348AA909" w:rsidR="00D5123B" w:rsidRPr="002C31AA" w:rsidRDefault="00CC6FFF" w:rsidP="00426D40">
            <w:pPr>
              <w:pStyle w:val="NormalIndent"/>
              <w:keepNext w:val="0"/>
              <w:keepLines/>
              <w:widowControl w:val="0"/>
              <w:numPr>
                <w:ilvl w:val="0"/>
                <w:numId w:val="15"/>
              </w:numPr>
              <w:spacing w:before="0" w:after="0" w:line="312" w:lineRule="auto"/>
              <w:jc w:val="left"/>
              <w:rPr>
                <w:i/>
                <w:iCs/>
                <w:snapToGrid/>
                <w:color w:val="auto"/>
                <w:szCs w:val="26"/>
                <w:lang w:val="vi-VN"/>
              </w:rPr>
            </w:pPr>
            <w:r>
              <w:rPr>
                <w:i/>
                <w:iCs/>
                <w:snapToGrid/>
                <w:color w:val="auto"/>
                <w:szCs w:val="26"/>
                <w:lang w:val="vi-VN"/>
              </w:rPr>
              <w:t>Với c</w:t>
            </w:r>
            <w:r w:rsidR="00C633C9" w:rsidRPr="002C31AA">
              <w:rPr>
                <w:i/>
                <w:iCs/>
                <w:snapToGrid/>
                <w:color w:val="auto"/>
                <w:szCs w:val="26"/>
                <w:lang w:val="vi-VN"/>
              </w:rPr>
              <w:t>uộc KT thuộc loại “Theo kế hoạch</w:t>
            </w:r>
            <w:r>
              <w:rPr>
                <w:i/>
                <w:iCs/>
                <w:snapToGrid/>
                <w:color w:val="auto"/>
                <w:szCs w:val="26"/>
                <w:lang w:val="vi-VN"/>
              </w:rPr>
              <w:t>”,</w:t>
            </w:r>
            <w:r w:rsidR="001948D5">
              <w:rPr>
                <w:i/>
                <w:iCs/>
                <w:snapToGrid/>
                <w:color w:val="auto"/>
                <w:szCs w:val="26"/>
                <w:lang w:val="vi-VN"/>
              </w:rPr>
              <w:t xml:space="preserve"> hệ thống</w:t>
            </w:r>
            <w:r w:rsidR="00C633C9" w:rsidRPr="002C31AA">
              <w:rPr>
                <w:i/>
                <w:iCs/>
                <w:snapToGrid/>
                <w:color w:val="auto"/>
                <w:szCs w:val="26"/>
                <w:lang w:val="vi-VN"/>
              </w:rPr>
              <w:t xml:space="preserve"> </w:t>
            </w:r>
            <w:r w:rsidR="00E87C28" w:rsidRPr="002C31AA">
              <w:rPr>
                <w:i/>
                <w:iCs/>
                <w:snapToGrid/>
                <w:color w:val="auto"/>
                <w:szCs w:val="26"/>
                <w:lang w:val="vi-VN"/>
              </w:rPr>
              <w:t xml:space="preserve">mặc định </w:t>
            </w:r>
            <w:r w:rsidR="00DD23F4">
              <w:rPr>
                <w:i/>
                <w:iCs/>
                <w:snapToGrid/>
                <w:color w:val="auto"/>
                <w:szCs w:val="26"/>
                <w:lang w:val="vi-VN"/>
              </w:rPr>
              <w:t xml:space="preserve">lấy ra thông tin </w:t>
            </w:r>
            <w:r w:rsidR="001948D5">
              <w:rPr>
                <w:i/>
                <w:iCs/>
                <w:snapToGrid/>
                <w:color w:val="auto"/>
                <w:szCs w:val="26"/>
                <w:lang w:val="vi-VN"/>
              </w:rPr>
              <w:t xml:space="preserve">cuộc KT </w:t>
            </w:r>
            <w:r w:rsidR="00DD23F4">
              <w:rPr>
                <w:i/>
                <w:iCs/>
                <w:snapToGrid/>
                <w:color w:val="auto"/>
                <w:szCs w:val="26"/>
                <w:lang w:val="vi-VN"/>
              </w:rPr>
              <w:t>đã</w:t>
            </w:r>
            <w:r w:rsidR="00AF1826">
              <w:rPr>
                <w:i/>
                <w:iCs/>
                <w:snapToGrid/>
                <w:color w:val="auto"/>
                <w:szCs w:val="26"/>
                <w:lang w:val="vi-VN"/>
              </w:rPr>
              <w:t xml:space="preserve"> được</w:t>
            </w:r>
            <w:r w:rsidR="00E87C28" w:rsidRPr="002C31AA">
              <w:rPr>
                <w:i/>
                <w:iCs/>
                <w:snapToGrid/>
                <w:color w:val="auto"/>
                <w:szCs w:val="26"/>
                <w:lang w:val="vi-VN"/>
              </w:rPr>
              <w:t xml:space="preserve"> thiết lập trong kế hoạch KT năm</w:t>
            </w:r>
            <w:r w:rsidR="001948D5">
              <w:rPr>
                <w:i/>
                <w:iCs/>
                <w:snapToGrid/>
                <w:color w:val="auto"/>
                <w:szCs w:val="26"/>
                <w:lang w:val="vi-VN"/>
              </w:rPr>
              <w:t xml:space="preserve"> </w:t>
            </w:r>
            <w:r w:rsidR="00E87C28" w:rsidRPr="002C31AA">
              <w:rPr>
                <w:i/>
                <w:iCs/>
                <w:snapToGrid/>
                <w:color w:val="auto"/>
                <w:szCs w:val="26"/>
                <w:lang w:val="vi-VN"/>
              </w:rPr>
              <w:t>, cho phép sửa lại, nội dung sửa lại không làm thay đổi nội dung trong kế hoạch năm, áp dụng với các trường sau:</w:t>
            </w:r>
          </w:p>
          <w:p w14:paraId="2C928731" w14:textId="31DE8363"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Tên</w:t>
            </w:r>
            <w:proofErr w:type="spellEnd"/>
            <w:r w:rsidRPr="00E87C28">
              <w:rPr>
                <w:snapToGrid/>
                <w:color w:val="auto"/>
                <w:szCs w:val="26"/>
              </w:rPr>
              <w:t xml:space="preserve"> </w:t>
            </w:r>
            <w:proofErr w:type="spellStart"/>
            <w:r w:rsidRPr="00E87C28">
              <w:rPr>
                <w:snapToGrid/>
                <w:color w:val="auto"/>
                <w:szCs w:val="26"/>
              </w:rPr>
              <w:t>cuộc</w:t>
            </w:r>
            <w:proofErr w:type="spellEnd"/>
            <w:r w:rsidRPr="00E87C28">
              <w:rPr>
                <w:snapToGrid/>
                <w:color w:val="auto"/>
                <w:szCs w:val="26"/>
              </w:rPr>
              <w:t xml:space="preserve"> </w:t>
            </w:r>
            <w:proofErr w:type="spellStart"/>
            <w:r w:rsidRPr="00E87C28">
              <w:rPr>
                <w:snapToGrid/>
                <w:color w:val="auto"/>
                <w:szCs w:val="26"/>
              </w:rPr>
              <w:t>kiểm</w:t>
            </w:r>
            <w:proofErr w:type="spellEnd"/>
            <w:r w:rsidRPr="00E87C28">
              <w:rPr>
                <w:snapToGrid/>
                <w:color w:val="auto"/>
                <w:szCs w:val="26"/>
              </w:rPr>
              <w:t xml:space="preserve"> </w:t>
            </w:r>
            <w:proofErr w:type="spellStart"/>
            <w:r w:rsidRPr="00E87C28">
              <w:rPr>
                <w:snapToGrid/>
                <w:color w:val="auto"/>
                <w:szCs w:val="26"/>
              </w:rPr>
              <w:t>toán</w:t>
            </w:r>
            <w:proofErr w:type="spellEnd"/>
          </w:p>
          <w:p w14:paraId="2B1F2430" w14:textId="40633259"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Mục</w:t>
            </w:r>
            <w:proofErr w:type="spellEnd"/>
            <w:r w:rsidRPr="00E87C28">
              <w:rPr>
                <w:snapToGrid/>
                <w:color w:val="auto"/>
                <w:szCs w:val="26"/>
              </w:rPr>
              <w:t xml:space="preserve"> </w:t>
            </w:r>
            <w:proofErr w:type="spellStart"/>
            <w:r w:rsidRPr="00E87C28">
              <w:rPr>
                <w:snapToGrid/>
                <w:color w:val="auto"/>
                <w:szCs w:val="26"/>
              </w:rPr>
              <w:t>tiêu</w:t>
            </w:r>
            <w:proofErr w:type="spellEnd"/>
            <w:r w:rsidRPr="00E87C28">
              <w:rPr>
                <w:snapToGrid/>
                <w:color w:val="auto"/>
                <w:szCs w:val="26"/>
              </w:rPr>
              <w:t xml:space="preserve"> </w:t>
            </w:r>
            <w:proofErr w:type="spellStart"/>
            <w:r w:rsidRPr="00E87C28">
              <w:rPr>
                <w:snapToGrid/>
                <w:color w:val="auto"/>
                <w:szCs w:val="26"/>
              </w:rPr>
              <w:t>kiểm</w:t>
            </w:r>
            <w:proofErr w:type="spellEnd"/>
            <w:r w:rsidRPr="00E87C28">
              <w:rPr>
                <w:snapToGrid/>
                <w:color w:val="auto"/>
                <w:szCs w:val="26"/>
              </w:rPr>
              <w:t xml:space="preserve"> </w:t>
            </w:r>
            <w:proofErr w:type="spellStart"/>
            <w:r w:rsidRPr="00E87C28">
              <w:rPr>
                <w:snapToGrid/>
                <w:color w:val="auto"/>
                <w:szCs w:val="26"/>
              </w:rPr>
              <w:t>toán</w:t>
            </w:r>
            <w:proofErr w:type="spellEnd"/>
          </w:p>
          <w:p w14:paraId="1DAA33C1" w14:textId="21837681"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Người</w:t>
            </w:r>
            <w:proofErr w:type="spellEnd"/>
            <w:r w:rsidRPr="00E87C28">
              <w:rPr>
                <w:snapToGrid/>
                <w:color w:val="auto"/>
                <w:szCs w:val="26"/>
              </w:rPr>
              <w:t xml:space="preserve"> </w:t>
            </w:r>
            <w:proofErr w:type="spellStart"/>
            <w:r w:rsidRPr="00E87C28">
              <w:rPr>
                <w:snapToGrid/>
                <w:color w:val="auto"/>
                <w:szCs w:val="26"/>
              </w:rPr>
              <w:t>phụ</w:t>
            </w:r>
            <w:proofErr w:type="spellEnd"/>
            <w:r w:rsidRPr="00E87C28">
              <w:rPr>
                <w:snapToGrid/>
                <w:color w:val="auto"/>
                <w:szCs w:val="26"/>
              </w:rPr>
              <w:t xml:space="preserve"> </w:t>
            </w:r>
            <w:proofErr w:type="spellStart"/>
            <w:r w:rsidR="00D5123B" w:rsidRPr="00E87C28">
              <w:rPr>
                <w:snapToGrid/>
                <w:color w:val="auto"/>
                <w:szCs w:val="26"/>
              </w:rPr>
              <w:t>trách</w:t>
            </w:r>
            <w:proofErr w:type="spellEnd"/>
          </w:p>
          <w:p w14:paraId="29E83534" w14:textId="4B65E48A" w:rsidR="00D5123B" w:rsidRPr="00E87C28" w:rsidRDefault="00D5123B"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E87C28">
              <w:rPr>
                <w:snapToGrid/>
                <w:color w:val="auto"/>
                <w:szCs w:val="26"/>
              </w:rPr>
              <w:t>Ngày</w:t>
            </w:r>
            <w:proofErr w:type="spellEnd"/>
            <w:r w:rsidRPr="00E87C28">
              <w:rPr>
                <w:snapToGrid/>
                <w:color w:val="auto"/>
                <w:szCs w:val="26"/>
              </w:rPr>
              <w:t xml:space="preserve"> </w:t>
            </w:r>
            <w:proofErr w:type="spellStart"/>
            <w:r w:rsidRPr="00E87C28">
              <w:rPr>
                <w:snapToGrid/>
                <w:color w:val="auto"/>
                <w:szCs w:val="26"/>
              </w:rPr>
              <w:t>bắt</w:t>
            </w:r>
            <w:proofErr w:type="spellEnd"/>
            <w:r w:rsidRPr="00E87C28">
              <w:rPr>
                <w:snapToGrid/>
                <w:color w:val="auto"/>
                <w:szCs w:val="26"/>
              </w:rPr>
              <w:t xml:space="preserve"> </w:t>
            </w:r>
            <w:proofErr w:type="spellStart"/>
            <w:r w:rsidRPr="00E87C28">
              <w:rPr>
                <w:snapToGrid/>
                <w:color w:val="auto"/>
                <w:szCs w:val="26"/>
              </w:rPr>
              <w:t>đầu</w:t>
            </w:r>
            <w:proofErr w:type="spellEnd"/>
            <w:r w:rsidRPr="00E87C28">
              <w:rPr>
                <w:snapToGrid/>
                <w:color w:val="auto"/>
                <w:szCs w:val="26"/>
              </w:rPr>
              <w:t xml:space="preserve"> </w:t>
            </w:r>
            <w:proofErr w:type="spellStart"/>
            <w:r w:rsidRPr="00E87C28">
              <w:rPr>
                <w:snapToGrid/>
                <w:color w:val="auto"/>
                <w:szCs w:val="26"/>
              </w:rPr>
              <w:t>dự</w:t>
            </w:r>
            <w:proofErr w:type="spellEnd"/>
            <w:r w:rsidRPr="00E87C28">
              <w:rPr>
                <w:snapToGrid/>
                <w:color w:val="auto"/>
                <w:szCs w:val="26"/>
              </w:rPr>
              <w:t xml:space="preserve"> </w:t>
            </w:r>
            <w:proofErr w:type="spellStart"/>
            <w:r w:rsidRPr="00E87C28">
              <w:rPr>
                <w:snapToGrid/>
                <w:color w:val="auto"/>
                <w:szCs w:val="26"/>
              </w:rPr>
              <w:t>kiến</w:t>
            </w:r>
            <w:proofErr w:type="spellEnd"/>
          </w:p>
          <w:p w14:paraId="1AB55B77" w14:textId="1216EBDE" w:rsidR="007C162E" w:rsidRPr="00AF42DB" w:rsidRDefault="00D5123B" w:rsidP="006C4854">
            <w:pPr>
              <w:pStyle w:val="NormalIndent"/>
              <w:keepNext w:val="0"/>
              <w:keepLines/>
              <w:widowControl w:val="0"/>
              <w:numPr>
                <w:ilvl w:val="0"/>
                <w:numId w:val="188"/>
              </w:numPr>
              <w:spacing w:before="0" w:after="0" w:line="312" w:lineRule="auto"/>
              <w:ind w:left="720"/>
              <w:jc w:val="left"/>
              <w:rPr>
                <w:ins w:id="111" w:author="LienNTQ" w:date="2021-11-09T10:17:00Z"/>
                <w:snapToGrid/>
                <w:color w:val="auto"/>
                <w:szCs w:val="26"/>
                <w:lang w:val="vi-VN"/>
              </w:rPr>
            </w:pPr>
            <w:proofErr w:type="spellStart"/>
            <w:r w:rsidRPr="00E87C28">
              <w:rPr>
                <w:snapToGrid/>
                <w:color w:val="auto"/>
                <w:szCs w:val="26"/>
              </w:rPr>
              <w:t>Ngày</w:t>
            </w:r>
            <w:proofErr w:type="spellEnd"/>
            <w:r w:rsidRPr="00E87C28">
              <w:rPr>
                <w:snapToGrid/>
                <w:color w:val="auto"/>
                <w:szCs w:val="26"/>
              </w:rPr>
              <w:t xml:space="preserve"> </w:t>
            </w:r>
            <w:proofErr w:type="spellStart"/>
            <w:r w:rsidRPr="00E87C28">
              <w:rPr>
                <w:snapToGrid/>
                <w:color w:val="auto"/>
                <w:szCs w:val="26"/>
              </w:rPr>
              <w:t>kết</w:t>
            </w:r>
            <w:proofErr w:type="spellEnd"/>
            <w:r w:rsidRPr="00E87C28">
              <w:rPr>
                <w:snapToGrid/>
                <w:color w:val="auto"/>
                <w:szCs w:val="26"/>
              </w:rPr>
              <w:t xml:space="preserve"> </w:t>
            </w:r>
            <w:proofErr w:type="spellStart"/>
            <w:r w:rsidRPr="00E87C28">
              <w:rPr>
                <w:snapToGrid/>
                <w:color w:val="auto"/>
                <w:szCs w:val="26"/>
              </w:rPr>
              <w:t>thúc</w:t>
            </w:r>
            <w:proofErr w:type="spellEnd"/>
            <w:r w:rsidRPr="00E87C28">
              <w:rPr>
                <w:snapToGrid/>
                <w:color w:val="auto"/>
                <w:szCs w:val="26"/>
              </w:rPr>
              <w:t xml:space="preserve"> </w:t>
            </w:r>
            <w:proofErr w:type="spellStart"/>
            <w:r w:rsidRPr="00E87C28">
              <w:rPr>
                <w:snapToGrid/>
                <w:color w:val="auto"/>
                <w:szCs w:val="26"/>
              </w:rPr>
              <w:t>dự</w:t>
            </w:r>
            <w:proofErr w:type="spellEnd"/>
            <w:r w:rsidRPr="00E87C28">
              <w:rPr>
                <w:snapToGrid/>
                <w:color w:val="auto"/>
                <w:szCs w:val="26"/>
              </w:rPr>
              <w:t xml:space="preserve"> </w:t>
            </w:r>
            <w:proofErr w:type="spellStart"/>
            <w:r w:rsidRPr="00E87C28">
              <w:rPr>
                <w:snapToGrid/>
                <w:color w:val="auto"/>
                <w:szCs w:val="26"/>
              </w:rPr>
              <w:t>kiến</w:t>
            </w:r>
            <w:proofErr w:type="spellEnd"/>
          </w:p>
          <w:p w14:paraId="146351E2" w14:textId="77B77962" w:rsidR="00AF42DB" w:rsidRPr="00D602E9" w:rsidRDefault="00AF42DB"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ins w:id="112" w:author="LienNTQ" w:date="2021-11-09T10:17:00Z">
              <w:r>
                <w:rPr>
                  <w:snapToGrid/>
                  <w:color w:val="auto"/>
                  <w:szCs w:val="26"/>
                </w:rPr>
                <w:t>Số</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ins>
            <w:proofErr w:type="spellEnd"/>
          </w:p>
          <w:p w14:paraId="464E5750" w14:textId="77777777" w:rsidR="00D602E9" w:rsidRDefault="00D602E9" w:rsidP="00D602E9">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w:t>
            </w:r>
          </w:p>
          <w:p w14:paraId="144EC74D" w14:textId="3F898DB0" w:rsidR="00D602E9" w:rsidRPr="00D602E9" w:rsidRDefault="00C4294D" w:rsidP="00D602E9">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"id=hvtg8x&amp;p=27__cap_nhat_cuoc_kt&amp;g=1" </w:instrText>
            </w:r>
            <w:r>
              <w:fldChar w:fldCharType="separate"/>
            </w:r>
            <w:r w:rsidR="00D602E9" w:rsidRPr="005251DC">
              <w:rPr>
                <w:rStyle w:val="Hyperlink"/>
                <w:snapToGrid/>
                <w:szCs w:val="26"/>
                <w:lang w:val="vi-VN"/>
              </w:rPr>
              <w:t>https://f2z0rj.axshare.com/#id=hvtg8x&amp;p=27__cap_nhat_cuoc_kt&amp;g=1</w:t>
            </w:r>
            <w:r>
              <w:rPr>
                <w:rStyle w:val="Hyperlink"/>
                <w:snapToGrid/>
                <w:szCs w:val="26"/>
                <w:lang w:val="vi-VN"/>
              </w:rPr>
              <w:fldChar w:fldCharType="end"/>
            </w:r>
          </w:p>
        </w:tc>
      </w:tr>
    </w:tbl>
    <w:p w14:paraId="404F8B84" w14:textId="653A10A9" w:rsidR="00D114ED" w:rsidRDefault="0033253D" w:rsidP="00D114ED">
      <w:pPr>
        <w:pStyle w:val="tvHeading111"/>
      </w:pPr>
      <w:bookmarkStart w:id="113" w:name="_Toc87368229"/>
      <w:proofErr w:type="spellStart"/>
      <w:r>
        <w:t>Nhân</w:t>
      </w:r>
      <w:proofErr w:type="spellEnd"/>
      <w:r>
        <w:t xml:space="preserve"> </w:t>
      </w:r>
      <w:proofErr w:type="spellStart"/>
      <w:r>
        <w:t>sự</w:t>
      </w:r>
      <w:proofErr w:type="spellEnd"/>
      <w:r>
        <w:t xml:space="preserve"> KT</w:t>
      </w:r>
      <w:bookmarkEnd w:id="113"/>
    </w:p>
    <w:p w14:paraId="7F9E2205" w14:textId="65F39603" w:rsidR="00193477" w:rsidRPr="00193477" w:rsidRDefault="00193477" w:rsidP="00193477">
      <w:pPr>
        <w:rPr>
          <w:lang w:val="vi-VN"/>
        </w:rPr>
      </w:pPr>
      <w:proofErr w:type="spellStart"/>
      <w:r w:rsidRPr="00193477">
        <w:rPr>
          <w:b/>
          <w:bCs/>
        </w:rPr>
        <w:t>Mục</w:t>
      </w:r>
      <w:proofErr w:type="spellEnd"/>
      <w:r w:rsidRPr="00193477">
        <w:rPr>
          <w:b/>
          <w:bCs/>
        </w:rPr>
        <w:t xml:space="preserve"> </w:t>
      </w:r>
      <w:proofErr w:type="spellStart"/>
      <w:r w:rsidRPr="00193477">
        <w:rPr>
          <w:b/>
          <w:bCs/>
        </w:rPr>
        <w:t>đích</w:t>
      </w:r>
      <w:proofErr w:type="spellEnd"/>
      <w:r w:rsidRPr="00193477">
        <w:rPr>
          <w:b/>
          <w:bCs/>
          <w:lang w:val="vi-VN"/>
        </w:rPr>
        <w:t xml:space="preserve">: </w:t>
      </w:r>
      <w:r w:rsidRPr="00193477">
        <w:rPr>
          <w:lang w:val="vi-VN"/>
        </w:rPr>
        <w:t>thiết lập danh sách các nhân sự tham gia cuộc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797A65" w:rsidRPr="002F4F88" w14:paraId="2DE48D6B" w14:textId="77777777" w:rsidTr="00A54193">
        <w:trPr>
          <w:trHeight w:val="449"/>
        </w:trPr>
        <w:tc>
          <w:tcPr>
            <w:tcW w:w="817" w:type="dxa"/>
            <w:shd w:val="clear" w:color="auto" w:fill="auto"/>
          </w:tcPr>
          <w:p w14:paraId="10305B07" w14:textId="77777777" w:rsidR="00797A65" w:rsidRPr="002F4F88" w:rsidRDefault="00797A65" w:rsidP="00A54193">
            <w:pPr>
              <w:keepLines/>
              <w:widowControl w:val="0"/>
              <w:jc w:val="both"/>
              <w:rPr>
                <w:b/>
                <w:bCs/>
                <w:szCs w:val="26"/>
              </w:rPr>
            </w:pPr>
            <w:r w:rsidRPr="002F4F88">
              <w:rPr>
                <w:b/>
                <w:bCs/>
                <w:szCs w:val="26"/>
              </w:rPr>
              <w:t>STT</w:t>
            </w:r>
          </w:p>
        </w:tc>
        <w:tc>
          <w:tcPr>
            <w:tcW w:w="1877" w:type="dxa"/>
            <w:shd w:val="clear" w:color="auto" w:fill="auto"/>
          </w:tcPr>
          <w:p w14:paraId="2A20DAEF" w14:textId="77777777" w:rsidR="00797A65" w:rsidRPr="002F4F88" w:rsidRDefault="00797A65" w:rsidP="00A54193">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97BCFED" w14:textId="77777777" w:rsidR="00797A65" w:rsidRPr="002F4F88" w:rsidRDefault="00797A65" w:rsidP="00A54193">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925931" w:rsidRPr="006B729D" w14:paraId="15F7098D" w14:textId="77777777" w:rsidTr="00A54193">
        <w:tc>
          <w:tcPr>
            <w:tcW w:w="817" w:type="dxa"/>
            <w:shd w:val="clear" w:color="auto" w:fill="auto"/>
          </w:tcPr>
          <w:p w14:paraId="141766CF" w14:textId="77777777" w:rsidR="00925931" w:rsidRPr="002F4F88" w:rsidRDefault="00925931" w:rsidP="006C4854">
            <w:pPr>
              <w:pStyle w:val="ListParagraph"/>
              <w:numPr>
                <w:ilvl w:val="0"/>
                <w:numId w:val="194"/>
              </w:numPr>
            </w:pPr>
          </w:p>
        </w:tc>
        <w:tc>
          <w:tcPr>
            <w:tcW w:w="1877" w:type="dxa"/>
            <w:shd w:val="clear" w:color="auto" w:fill="auto"/>
          </w:tcPr>
          <w:p w14:paraId="60CFBFEE" w14:textId="46A67D66" w:rsidR="00925931" w:rsidRDefault="00925931" w:rsidP="00A54193">
            <w:pPr>
              <w:keepLines/>
              <w:widowControl w:val="0"/>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p>
        </w:tc>
        <w:tc>
          <w:tcPr>
            <w:tcW w:w="6912" w:type="dxa"/>
            <w:shd w:val="clear" w:color="auto" w:fill="auto"/>
          </w:tcPr>
          <w:p w14:paraId="693D68AC" w14:textId="08A27C9A" w:rsidR="00DD23F4" w:rsidRDefault="00513497" w:rsidP="007406AC">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KT </w:t>
            </w:r>
            <w:proofErr w:type="spellStart"/>
            <w:r>
              <w:rPr>
                <w:snapToGrid/>
                <w:color w:val="auto"/>
                <w:szCs w:val="26"/>
              </w:rPr>
              <w:t>thuộc</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r>
              <w:rPr>
                <w:snapToGrid/>
                <w:color w:val="auto"/>
                <w:szCs w:val="26"/>
                <w:lang w:val="vi-VN"/>
              </w:rPr>
              <w:t>“</w:t>
            </w:r>
            <w:r w:rsidRPr="007125D9">
              <w:rPr>
                <w:i/>
                <w:iCs/>
                <w:snapToGrid/>
                <w:color w:val="auto"/>
                <w:szCs w:val="26"/>
                <w:lang w:val="vi-VN"/>
              </w:rPr>
              <w:t>Theo kế hoạch</w:t>
            </w:r>
            <w:r>
              <w:rPr>
                <w:snapToGrid/>
                <w:color w:val="auto"/>
                <w:szCs w:val="26"/>
                <w:lang w:val="vi-VN"/>
              </w:rPr>
              <w:t>”</w:t>
            </w:r>
            <w:r w:rsidR="00254D3C">
              <w:rPr>
                <w:snapToGrid/>
                <w:color w:val="auto"/>
                <w:szCs w:val="26"/>
                <w:lang w:val="vi-VN"/>
              </w:rPr>
              <w:t xml:space="preserve">, hệ thống mặc định </w:t>
            </w:r>
            <w:r w:rsidR="00FC6C41">
              <w:rPr>
                <w:snapToGrid/>
                <w:color w:val="auto"/>
                <w:szCs w:val="26"/>
                <w:lang w:val="vi-VN"/>
              </w:rPr>
              <w:t>lấy ra</w:t>
            </w:r>
            <w:r w:rsidR="007D02A4">
              <w:rPr>
                <w:snapToGrid/>
                <w:color w:val="auto"/>
                <w:szCs w:val="26"/>
                <w:lang w:val="vi-VN"/>
              </w:rPr>
              <w:t xml:space="preserve"> </w:t>
            </w:r>
            <w:r w:rsidR="00254D3C">
              <w:rPr>
                <w:snapToGrid/>
                <w:color w:val="auto"/>
                <w:szCs w:val="26"/>
                <w:lang w:val="vi-VN"/>
              </w:rPr>
              <w:t xml:space="preserve">danh sách </w:t>
            </w:r>
            <w:r w:rsidR="00251E88">
              <w:rPr>
                <w:snapToGrid/>
                <w:color w:val="auto"/>
                <w:szCs w:val="26"/>
                <w:lang w:val="vi-VN"/>
              </w:rPr>
              <w:t>nhân sự</w:t>
            </w:r>
            <w:r w:rsidR="004C2E6F">
              <w:rPr>
                <w:snapToGrid/>
                <w:color w:val="auto"/>
                <w:szCs w:val="26"/>
                <w:lang w:val="vi-VN"/>
              </w:rPr>
              <w:t xml:space="preserve"> </w:t>
            </w:r>
            <w:r w:rsidR="00DB52D8">
              <w:rPr>
                <w:snapToGrid/>
                <w:color w:val="auto"/>
                <w:szCs w:val="26"/>
                <w:lang w:val="vi-VN"/>
              </w:rPr>
              <w:t>ở</w:t>
            </w:r>
            <w:r w:rsidR="004C2E6F">
              <w:rPr>
                <w:snapToGrid/>
                <w:color w:val="auto"/>
                <w:szCs w:val="26"/>
                <w:lang w:val="vi-VN"/>
              </w:rPr>
              <w:t xml:space="preserve"> mục “Phân công kiểm toán” </w:t>
            </w:r>
            <w:r w:rsidR="00000589">
              <w:rPr>
                <w:snapToGrid/>
                <w:color w:val="auto"/>
                <w:szCs w:val="26"/>
                <w:lang w:val="vi-VN"/>
              </w:rPr>
              <w:t>của cuộc kiểm toán đó trong kế hoạch KT năm</w:t>
            </w:r>
            <w:r w:rsidR="007D02A4">
              <w:rPr>
                <w:snapToGrid/>
                <w:color w:val="auto"/>
                <w:szCs w:val="26"/>
                <w:lang w:val="vi-VN"/>
              </w:rPr>
              <w:t>, cho ph</w:t>
            </w:r>
            <w:r w:rsidR="006F2184">
              <w:rPr>
                <w:snapToGrid/>
                <w:color w:val="auto"/>
                <w:szCs w:val="26"/>
                <w:lang w:val="vi-VN"/>
              </w:rPr>
              <w:t>ép</w:t>
            </w:r>
            <w:r w:rsidR="000D73B7">
              <w:rPr>
                <w:snapToGrid/>
                <w:color w:val="auto"/>
                <w:szCs w:val="26"/>
                <w:lang w:val="vi-VN"/>
              </w:rPr>
              <w:t xml:space="preserve"> thiết lập lại danh sách </w:t>
            </w:r>
          </w:p>
          <w:p w14:paraId="7C508CCB" w14:textId="3330C77A" w:rsidR="00925931" w:rsidRPr="00925931" w:rsidRDefault="007D02A4" w:rsidP="007406AC">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nhân</w:t>
            </w:r>
            <w:proofErr w:type="spellEnd"/>
            <w:r>
              <w:rPr>
                <w:snapToGrid/>
                <w:color w:val="auto"/>
                <w:szCs w:val="26"/>
              </w:rPr>
              <w:t xml:space="preserve"> </w:t>
            </w:r>
            <w:proofErr w:type="spellStart"/>
            <w:r>
              <w:rPr>
                <w:snapToGrid/>
                <w:color w:val="auto"/>
                <w:szCs w:val="26"/>
              </w:rPr>
              <w:t>sự</w:t>
            </w:r>
            <w:proofErr w:type="spellEnd"/>
            <w:r w:rsidR="00925931">
              <w:rPr>
                <w:snapToGrid/>
                <w:color w:val="auto"/>
                <w:szCs w:val="26"/>
                <w:lang w:val="vi-VN"/>
              </w:rPr>
              <w:t xml:space="preserve"> gồm các thông tin:</w:t>
            </w:r>
          </w:p>
          <w:p w14:paraId="5C54D541" w14:textId="77777777" w:rsidR="00925931" w:rsidRPr="000D73B7" w:rsidRDefault="00FB5133"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0D73B7">
              <w:rPr>
                <w:snapToGrid/>
                <w:color w:val="auto"/>
                <w:szCs w:val="26"/>
              </w:rPr>
              <w:t>Họ</w:t>
            </w:r>
            <w:proofErr w:type="spellEnd"/>
            <w:r w:rsidRPr="000D73B7">
              <w:rPr>
                <w:snapToGrid/>
                <w:color w:val="auto"/>
                <w:szCs w:val="26"/>
              </w:rPr>
              <w:t xml:space="preserve"> </w:t>
            </w:r>
            <w:proofErr w:type="spellStart"/>
            <w:r w:rsidRPr="000D73B7">
              <w:rPr>
                <w:snapToGrid/>
                <w:color w:val="auto"/>
                <w:szCs w:val="26"/>
              </w:rPr>
              <w:t>và</w:t>
            </w:r>
            <w:proofErr w:type="spellEnd"/>
            <w:r w:rsidRPr="000D73B7">
              <w:rPr>
                <w:snapToGrid/>
                <w:color w:val="auto"/>
                <w:szCs w:val="26"/>
              </w:rPr>
              <w:t xml:space="preserve"> </w:t>
            </w:r>
            <w:proofErr w:type="spellStart"/>
            <w:r w:rsidRPr="000D73B7">
              <w:rPr>
                <w:snapToGrid/>
                <w:color w:val="auto"/>
                <w:szCs w:val="26"/>
              </w:rPr>
              <w:t>tên</w:t>
            </w:r>
            <w:proofErr w:type="spellEnd"/>
          </w:p>
          <w:p w14:paraId="4B18B0F3" w14:textId="77777777" w:rsidR="00AF0EB5" w:rsidRDefault="000D73B7" w:rsidP="006C4854">
            <w:pPr>
              <w:pStyle w:val="NormalIndent"/>
              <w:keepNext w:val="0"/>
              <w:keepLines/>
              <w:widowControl w:val="0"/>
              <w:numPr>
                <w:ilvl w:val="0"/>
                <w:numId w:val="188"/>
              </w:numPr>
              <w:spacing w:before="0" w:after="0" w:line="312" w:lineRule="auto"/>
              <w:ind w:left="720"/>
              <w:jc w:val="left"/>
              <w:rPr>
                <w:snapToGrid/>
                <w:color w:val="auto"/>
                <w:szCs w:val="26"/>
              </w:rPr>
            </w:pPr>
            <w:r w:rsidRPr="000D73B7">
              <w:rPr>
                <w:snapToGrid/>
                <w:color w:val="auto"/>
                <w:szCs w:val="26"/>
              </w:rPr>
              <w:t>Email</w:t>
            </w:r>
          </w:p>
          <w:p w14:paraId="0AFA06AC" w14:textId="77777777" w:rsidR="00F342F1" w:rsidRDefault="00F342F1" w:rsidP="00F342F1">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w:t>
            </w:r>
          </w:p>
          <w:p w14:paraId="1D02F829" w14:textId="34DEA33E" w:rsidR="00F342F1" w:rsidRPr="00F342F1" w:rsidRDefault="00C4294D" w:rsidP="00F342F1">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"id=hvtg8x&amp;p=27__cap_nhat_cuoc_kt&amp;g=1" </w:instrText>
            </w:r>
            <w:r>
              <w:fldChar w:fldCharType="separate"/>
            </w:r>
            <w:r w:rsidR="00F342F1" w:rsidRPr="005251DC">
              <w:rPr>
                <w:rStyle w:val="Hyperlink"/>
                <w:snapToGrid/>
                <w:szCs w:val="26"/>
                <w:lang w:val="vi-VN"/>
              </w:rPr>
              <w:t>https://f2z0rj.axshare.com/#id=hvtg8x&amp;p=27__cap_nhat_cuoc_kt&amp;g=1</w:t>
            </w:r>
            <w:r>
              <w:rPr>
                <w:rStyle w:val="Hyperlink"/>
                <w:snapToGrid/>
                <w:szCs w:val="26"/>
                <w:lang w:val="vi-VN"/>
              </w:rPr>
              <w:fldChar w:fldCharType="end"/>
            </w:r>
          </w:p>
        </w:tc>
      </w:tr>
      <w:tr w:rsidR="002C6C26" w:rsidRPr="006B729D" w14:paraId="11196539" w14:textId="77777777" w:rsidTr="00A54193">
        <w:tc>
          <w:tcPr>
            <w:tcW w:w="817" w:type="dxa"/>
            <w:shd w:val="clear" w:color="auto" w:fill="auto"/>
          </w:tcPr>
          <w:p w14:paraId="0C98CFDC" w14:textId="77777777" w:rsidR="002C6C26" w:rsidRPr="000B3A27" w:rsidRDefault="002C6C26" w:rsidP="006C4854">
            <w:pPr>
              <w:pStyle w:val="ListParagraph"/>
              <w:numPr>
                <w:ilvl w:val="0"/>
                <w:numId w:val="194"/>
              </w:numPr>
              <w:rPr>
                <w:lang w:val="vi-VN"/>
              </w:rPr>
            </w:pPr>
          </w:p>
        </w:tc>
        <w:tc>
          <w:tcPr>
            <w:tcW w:w="1877" w:type="dxa"/>
            <w:shd w:val="clear" w:color="auto" w:fill="auto"/>
          </w:tcPr>
          <w:p w14:paraId="5D6AD1E2" w14:textId="2D29CC46" w:rsidR="002C6C26" w:rsidRPr="000B3A27" w:rsidRDefault="002C6C26" w:rsidP="002C6C26">
            <w:pPr>
              <w:keepLines/>
              <w:widowControl w:val="0"/>
              <w:rPr>
                <w:szCs w:val="26"/>
                <w:lang w:val="vi-VN"/>
              </w:rPr>
            </w:pPr>
            <w:r w:rsidRPr="000B3A27">
              <w:rPr>
                <w:szCs w:val="26"/>
                <w:lang w:val="vi-VN"/>
              </w:rPr>
              <w:t>Thêm nhân sự kiểm toán</w:t>
            </w:r>
          </w:p>
        </w:tc>
        <w:tc>
          <w:tcPr>
            <w:tcW w:w="6912" w:type="dxa"/>
            <w:shd w:val="clear" w:color="auto" w:fill="auto"/>
          </w:tcPr>
          <w:p w14:paraId="5B16C38B" w14:textId="77777777" w:rsidR="002C6C26" w:rsidRPr="000B3A27" w:rsidRDefault="002C6C26" w:rsidP="002C6C26">
            <w:pPr>
              <w:pStyle w:val="NormalIndent"/>
              <w:keepNext w:val="0"/>
              <w:keepLines/>
              <w:widowControl w:val="0"/>
              <w:numPr>
                <w:ilvl w:val="0"/>
                <w:numId w:val="15"/>
              </w:numPr>
              <w:spacing w:before="0" w:after="0" w:line="312" w:lineRule="auto"/>
              <w:jc w:val="left"/>
              <w:rPr>
                <w:snapToGrid/>
                <w:color w:val="auto"/>
                <w:szCs w:val="26"/>
                <w:lang w:val="vi-VN"/>
              </w:rPr>
            </w:pPr>
            <w:r w:rsidRPr="000B3A27">
              <w:rPr>
                <w:snapToGrid/>
                <w:color w:val="auto"/>
                <w:szCs w:val="26"/>
                <w:lang w:val="vi-VN"/>
              </w:rPr>
              <w:t>Cho phép thêm nhân sự tham gia cuộc KT</w:t>
            </w:r>
            <w:r w:rsidRPr="0085251F">
              <w:rPr>
                <w:snapToGrid/>
                <w:color w:val="auto"/>
                <w:szCs w:val="26"/>
                <w:lang w:val="vi-VN"/>
              </w:rPr>
              <w:t>, nhập các thông tin:</w:t>
            </w:r>
          </w:p>
          <w:p w14:paraId="6602B652" w14:textId="4AD2CA31" w:rsidR="0023270C" w:rsidRPr="000B3A27" w:rsidRDefault="0085251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0B3A27">
              <w:rPr>
                <w:snapToGrid/>
                <w:color w:val="auto"/>
                <w:szCs w:val="26"/>
                <w:lang w:val="vi-VN"/>
              </w:rPr>
              <w:t>Nhân sự</w:t>
            </w:r>
            <w:r w:rsidR="002C6C26" w:rsidRPr="0085251F">
              <w:rPr>
                <w:snapToGrid/>
                <w:color w:val="auto"/>
                <w:szCs w:val="26"/>
                <w:lang w:val="vi-VN"/>
              </w:rPr>
              <w:t>*</w:t>
            </w:r>
            <w:r w:rsidR="002C6C26" w:rsidRPr="000B3A27">
              <w:rPr>
                <w:snapToGrid/>
                <w:color w:val="auto"/>
                <w:szCs w:val="26"/>
                <w:lang w:val="vi-VN"/>
              </w:rPr>
              <w:t xml:space="preserve">: chọn </w:t>
            </w:r>
            <w:r w:rsidRPr="000B3A27">
              <w:rPr>
                <w:snapToGrid/>
                <w:color w:val="auto"/>
                <w:szCs w:val="26"/>
                <w:lang w:val="vi-VN"/>
              </w:rPr>
              <w:t>nhiều</w:t>
            </w:r>
            <w:r w:rsidR="002C6C26" w:rsidRPr="000B3A27">
              <w:rPr>
                <w:snapToGrid/>
                <w:color w:val="auto"/>
                <w:szCs w:val="26"/>
                <w:lang w:val="vi-VN"/>
              </w:rPr>
              <w:t xml:space="preserve"> trên danh sách người dùng </w:t>
            </w:r>
            <w:r w:rsidR="002C6C26" w:rsidRPr="0085251F">
              <w:rPr>
                <w:i/>
                <w:iCs/>
                <w:snapToGrid/>
                <w:color w:val="0070C0"/>
                <w:szCs w:val="26"/>
                <w:lang w:val="vi-VN"/>
              </w:rPr>
              <w:t>(mục 2.1.1)</w:t>
            </w:r>
            <w:r w:rsidR="002C6C26" w:rsidRPr="0085251F">
              <w:rPr>
                <w:snapToGrid/>
                <w:color w:val="0070C0"/>
                <w:szCs w:val="26"/>
                <w:lang w:val="vi-VN"/>
              </w:rPr>
              <w:t xml:space="preserve"> </w:t>
            </w:r>
            <w:r w:rsidR="002C6C26" w:rsidRPr="000B3A27">
              <w:rPr>
                <w:snapToGrid/>
                <w:color w:val="auto"/>
                <w:szCs w:val="26"/>
                <w:lang w:val="vi-VN"/>
              </w:rPr>
              <w:t>thuộc loại “</w:t>
            </w:r>
            <w:r w:rsidR="002C6C26" w:rsidRPr="000B3A27">
              <w:rPr>
                <w:i/>
                <w:iCs/>
                <w:snapToGrid/>
                <w:color w:val="auto"/>
                <w:szCs w:val="26"/>
                <w:lang w:val="vi-VN"/>
              </w:rPr>
              <w:t>Kiểm toán nội bộ</w:t>
            </w:r>
            <w:r w:rsidR="002C6C26" w:rsidRPr="0085251F">
              <w:rPr>
                <w:snapToGrid/>
                <w:color w:val="auto"/>
                <w:szCs w:val="26"/>
                <w:lang w:val="vi-VN"/>
              </w:rPr>
              <w:t xml:space="preserve">” ở trạng thái </w:t>
            </w:r>
            <w:r w:rsidR="002C6C26" w:rsidRPr="0085251F">
              <w:rPr>
                <w:b/>
                <w:bCs/>
                <w:i/>
                <w:iCs/>
                <w:snapToGrid/>
                <w:color w:val="auto"/>
                <w:szCs w:val="26"/>
                <w:lang w:val="vi-VN"/>
              </w:rPr>
              <w:t>Hoạt động</w:t>
            </w:r>
          </w:p>
        </w:tc>
      </w:tr>
      <w:tr w:rsidR="002C6C26" w:rsidRPr="00284094" w14:paraId="6F90C6B3" w14:textId="77777777" w:rsidTr="00A54193">
        <w:tc>
          <w:tcPr>
            <w:tcW w:w="817" w:type="dxa"/>
            <w:shd w:val="clear" w:color="auto" w:fill="auto"/>
          </w:tcPr>
          <w:p w14:paraId="6047993F" w14:textId="77777777" w:rsidR="002C6C26" w:rsidRPr="000B3A27" w:rsidRDefault="002C6C26" w:rsidP="006C4854">
            <w:pPr>
              <w:pStyle w:val="ListParagraph"/>
              <w:numPr>
                <w:ilvl w:val="0"/>
                <w:numId w:val="194"/>
              </w:numPr>
              <w:rPr>
                <w:lang w:val="vi-VN"/>
              </w:rPr>
            </w:pPr>
          </w:p>
        </w:tc>
        <w:tc>
          <w:tcPr>
            <w:tcW w:w="1877" w:type="dxa"/>
            <w:shd w:val="clear" w:color="auto" w:fill="auto"/>
          </w:tcPr>
          <w:p w14:paraId="35CEEE43" w14:textId="3239FA4B" w:rsidR="002C6C26" w:rsidRDefault="002C6C26" w:rsidP="002C6C26">
            <w:pPr>
              <w:keepLines/>
              <w:widowControl w:val="0"/>
              <w:rPr>
                <w:szCs w:val="26"/>
              </w:rPr>
            </w:pP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p>
        </w:tc>
        <w:tc>
          <w:tcPr>
            <w:tcW w:w="6912" w:type="dxa"/>
            <w:shd w:val="clear" w:color="auto" w:fill="auto"/>
          </w:tcPr>
          <w:p w14:paraId="5E975B27" w14:textId="296F0B85" w:rsidR="002C6C26" w:rsidRDefault="002C6C26" w:rsidP="002C6C2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xoá</w:t>
            </w:r>
            <w:proofErr w:type="spellEnd"/>
            <w:r>
              <w:rPr>
                <w:snapToGrid/>
                <w:color w:val="auto"/>
                <w:szCs w:val="26"/>
              </w:rPr>
              <w:t xml:space="preserve"> </w:t>
            </w:r>
            <w:proofErr w:type="spellStart"/>
            <w:r>
              <w:rPr>
                <w:snapToGrid/>
                <w:color w:val="auto"/>
                <w:szCs w:val="26"/>
              </w:rPr>
              <w:t>nhân</w:t>
            </w:r>
            <w:proofErr w:type="spellEnd"/>
            <w:r>
              <w:rPr>
                <w:snapToGrid/>
                <w:color w:val="auto"/>
                <w:szCs w:val="26"/>
              </w:rPr>
              <w:t xml:space="preserve"> </w:t>
            </w:r>
            <w:proofErr w:type="spellStart"/>
            <w:r>
              <w:rPr>
                <w:snapToGrid/>
                <w:color w:val="auto"/>
                <w:szCs w:val="26"/>
              </w:rPr>
              <w:t>sự</w:t>
            </w:r>
            <w:proofErr w:type="spellEnd"/>
            <w:r>
              <w:rPr>
                <w:snapToGrid/>
                <w:color w:val="auto"/>
                <w:szCs w:val="26"/>
              </w:rPr>
              <w:t xml:space="preserve"> </w:t>
            </w:r>
            <w:proofErr w:type="spellStart"/>
            <w:r>
              <w:rPr>
                <w:snapToGrid/>
                <w:color w:val="auto"/>
                <w:szCs w:val="26"/>
              </w:rPr>
              <w:t>khỏi</w:t>
            </w:r>
            <w:proofErr w:type="spellEnd"/>
            <w:r>
              <w:rPr>
                <w:snapToGrid/>
                <w:color w:val="auto"/>
                <w:szCs w:val="26"/>
              </w:rPr>
              <w:t xml:space="preserve"> </w:t>
            </w:r>
            <w:proofErr w:type="spellStart"/>
            <w:r w:rsidR="00562058">
              <w:rPr>
                <w:snapToGrid/>
                <w:color w:val="auto"/>
                <w:szCs w:val="26"/>
              </w:rPr>
              <w:t>danh</w:t>
            </w:r>
            <w:proofErr w:type="spellEnd"/>
            <w:r w:rsidR="00562058">
              <w:rPr>
                <w:snapToGrid/>
                <w:color w:val="auto"/>
                <w:szCs w:val="26"/>
              </w:rPr>
              <w:t xml:space="preserve"> </w:t>
            </w:r>
            <w:proofErr w:type="spellStart"/>
            <w:r w:rsidR="00562058">
              <w:rPr>
                <w:snapToGrid/>
                <w:color w:val="auto"/>
                <w:szCs w:val="26"/>
              </w:rPr>
              <w:t>sách</w:t>
            </w:r>
            <w:proofErr w:type="spellEnd"/>
            <w:r w:rsidR="00562058">
              <w:rPr>
                <w:snapToGrid/>
                <w:color w:val="auto"/>
                <w:szCs w:val="26"/>
              </w:rPr>
              <w:t xml:space="preserve"> </w:t>
            </w:r>
            <w:proofErr w:type="spellStart"/>
            <w:r w:rsidR="00562058">
              <w:rPr>
                <w:snapToGrid/>
                <w:color w:val="auto"/>
                <w:szCs w:val="26"/>
              </w:rPr>
              <w:t>nhân</w:t>
            </w:r>
            <w:proofErr w:type="spellEnd"/>
            <w:r w:rsidR="00562058">
              <w:rPr>
                <w:snapToGrid/>
                <w:color w:val="auto"/>
                <w:szCs w:val="26"/>
              </w:rPr>
              <w:t xml:space="preserve"> </w:t>
            </w:r>
            <w:proofErr w:type="spellStart"/>
            <w:r w:rsidR="00562058">
              <w:rPr>
                <w:snapToGrid/>
                <w:color w:val="auto"/>
                <w:szCs w:val="26"/>
              </w:rPr>
              <w:t>sự</w:t>
            </w:r>
            <w:proofErr w:type="spellEnd"/>
            <w:r w:rsidR="00562058">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tc>
      </w:tr>
    </w:tbl>
    <w:p w14:paraId="4F311FF2" w14:textId="01021D01" w:rsidR="0033253D" w:rsidRDefault="0033253D" w:rsidP="0033253D">
      <w:pPr>
        <w:pStyle w:val="tvHeading111"/>
        <w:rPr>
          <w:lang w:val="vi-VN"/>
        </w:rPr>
      </w:pPr>
      <w:bookmarkStart w:id="114" w:name="_Toc87368230"/>
      <w:r w:rsidRPr="00AE551B">
        <w:rPr>
          <w:lang w:val="vi-VN"/>
        </w:rPr>
        <w:t>Phạm vi và phân công</w:t>
      </w:r>
      <w:r>
        <w:rPr>
          <w:lang w:val="vi-VN"/>
        </w:rPr>
        <w:t xml:space="preserve"> KT</w:t>
      </w:r>
      <w:bookmarkEnd w:id="114"/>
    </w:p>
    <w:p w14:paraId="491F55F3" w14:textId="71D3E8DA" w:rsidR="00097969" w:rsidRDefault="00097969" w:rsidP="006F2AB8">
      <w:pPr>
        <w:rPr>
          <w:lang w:val="vi-VN"/>
        </w:rPr>
      </w:pPr>
      <w:r w:rsidRPr="00097969">
        <w:rPr>
          <w:b/>
          <w:bCs/>
          <w:lang w:val="vi-VN"/>
        </w:rPr>
        <w:t>Mục đích</w:t>
      </w:r>
      <w:r w:rsidRPr="00097969">
        <w:rPr>
          <w:lang w:val="vi-VN"/>
        </w:rPr>
        <w:t xml:space="preserve">: thiết lập phạm vi cuộc kiểm toán và phân công nhân sự </w:t>
      </w:r>
      <w:r>
        <w:rPr>
          <w:lang w:val="vi-VN"/>
        </w:rPr>
        <w:t xml:space="preserve">kiểm toán các đối </w:t>
      </w:r>
      <w:r w:rsidR="00262976">
        <w:rPr>
          <w:lang w:val="vi-VN"/>
        </w:rPr>
        <w:t>tượng trong phạm vi</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62976" w:rsidRPr="002F4F88" w14:paraId="6586500F" w14:textId="77777777" w:rsidTr="007C477E">
        <w:trPr>
          <w:trHeight w:val="449"/>
        </w:trPr>
        <w:tc>
          <w:tcPr>
            <w:tcW w:w="817" w:type="dxa"/>
            <w:shd w:val="clear" w:color="auto" w:fill="auto"/>
          </w:tcPr>
          <w:p w14:paraId="3BB3F5B1" w14:textId="77777777" w:rsidR="00262976" w:rsidRPr="002F4F88" w:rsidRDefault="00262976" w:rsidP="007C477E">
            <w:pPr>
              <w:keepLines/>
              <w:widowControl w:val="0"/>
              <w:jc w:val="both"/>
              <w:rPr>
                <w:b/>
                <w:bCs/>
                <w:szCs w:val="26"/>
              </w:rPr>
            </w:pPr>
            <w:r w:rsidRPr="002F4F88">
              <w:rPr>
                <w:b/>
                <w:bCs/>
                <w:szCs w:val="26"/>
              </w:rPr>
              <w:t>STT</w:t>
            </w:r>
          </w:p>
        </w:tc>
        <w:tc>
          <w:tcPr>
            <w:tcW w:w="1877" w:type="dxa"/>
            <w:shd w:val="clear" w:color="auto" w:fill="auto"/>
          </w:tcPr>
          <w:p w14:paraId="01E558FA" w14:textId="77777777" w:rsidR="00262976" w:rsidRPr="002F4F88" w:rsidRDefault="00262976" w:rsidP="007C477E">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69321D8" w14:textId="77777777" w:rsidR="00262976" w:rsidRPr="002F4F88" w:rsidRDefault="00262976" w:rsidP="007C477E">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62976" w:rsidRPr="006B729D" w14:paraId="4127F0A8" w14:textId="77777777" w:rsidTr="007C477E">
        <w:tc>
          <w:tcPr>
            <w:tcW w:w="817" w:type="dxa"/>
            <w:shd w:val="clear" w:color="auto" w:fill="auto"/>
          </w:tcPr>
          <w:p w14:paraId="6CBA3234" w14:textId="77777777" w:rsidR="00262976" w:rsidRPr="002F4F88" w:rsidRDefault="00262976" w:rsidP="006C4854">
            <w:pPr>
              <w:pStyle w:val="ListParagraph"/>
              <w:numPr>
                <w:ilvl w:val="0"/>
                <w:numId w:val="195"/>
              </w:numPr>
            </w:pPr>
          </w:p>
        </w:tc>
        <w:tc>
          <w:tcPr>
            <w:tcW w:w="1877" w:type="dxa"/>
            <w:shd w:val="clear" w:color="auto" w:fill="auto"/>
          </w:tcPr>
          <w:p w14:paraId="3E24DE2A" w14:textId="479306EF" w:rsidR="00262976" w:rsidRDefault="00262976" w:rsidP="007C477E">
            <w:pPr>
              <w:keepLines/>
              <w:widowControl w:val="0"/>
              <w:rPr>
                <w:szCs w:val="26"/>
              </w:rPr>
            </w:pPr>
            <w:proofErr w:type="spellStart"/>
            <w:r>
              <w:rPr>
                <w:szCs w:val="26"/>
              </w:rPr>
              <w:t>Th</w:t>
            </w:r>
            <w:r w:rsidR="003843C2">
              <w:rPr>
                <w:szCs w:val="26"/>
              </w:rPr>
              <w:t>iết</w:t>
            </w:r>
            <w:proofErr w:type="spellEnd"/>
            <w:r w:rsidR="003843C2">
              <w:rPr>
                <w:szCs w:val="26"/>
              </w:rPr>
              <w:t xml:space="preserve"> </w:t>
            </w:r>
            <w:proofErr w:type="spellStart"/>
            <w:r w:rsidR="003843C2">
              <w:rPr>
                <w:szCs w:val="26"/>
              </w:rPr>
              <w:t>lập</w:t>
            </w:r>
            <w:proofErr w:type="spellEnd"/>
            <w:r w:rsidR="003843C2">
              <w:rPr>
                <w:szCs w:val="26"/>
              </w:rPr>
              <w:t xml:space="preserve"> </w:t>
            </w:r>
            <w:proofErr w:type="spellStart"/>
            <w:r w:rsidR="003843C2">
              <w:rPr>
                <w:szCs w:val="26"/>
              </w:rPr>
              <w:t>phạm</w:t>
            </w:r>
            <w:proofErr w:type="spellEnd"/>
            <w:r w:rsidR="003843C2">
              <w:rPr>
                <w:szCs w:val="26"/>
              </w:rPr>
              <w:t xml:space="preserve"> vi </w:t>
            </w:r>
            <w:proofErr w:type="spellStart"/>
            <w:r w:rsidR="003843C2">
              <w:rPr>
                <w:szCs w:val="26"/>
              </w:rPr>
              <w:t>cuộc</w:t>
            </w:r>
            <w:proofErr w:type="spellEnd"/>
            <w:r w:rsidR="003843C2">
              <w:rPr>
                <w:szCs w:val="26"/>
              </w:rPr>
              <w:t xml:space="preserve"> </w:t>
            </w:r>
            <w:proofErr w:type="spellStart"/>
            <w:r w:rsidR="003843C2">
              <w:rPr>
                <w:szCs w:val="26"/>
              </w:rPr>
              <w:t>kiểm</w:t>
            </w:r>
            <w:proofErr w:type="spellEnd"/>
            <w:r w:rsidR="003843C2">
              <w:rPr>
                <w:szCs w:val="26"/>
              </w:rPr>
              <w:t xml:space="preserve"> </w:t>
            </w:r>
            <w:proofErr w:type="spellStart"/>
            <w:r w:rsidR="003843C2">
              <w:rPr>
                <w:szCs w:val="26"/>
              </w:rPr>
              <w:t>toán</w:t>
            </w:r>
            <w:proofErr w:type="spellEnd"/>
          </w:p>
        </w:tc>
        <w:tc>
          <w:tcPr>
            <w:tcW w:w="6912" w:type="dxa"/>
            <w:shd w:val="clear" w:color="auto" w:fill="auto"/>
          </w:tcPr>
          <w:p w14:paraId="4A1F01D6" w14:textId="78104BED" w:rsidR="00262976" w:rsidRDefault="003843C2" w:rsidP="007C477E">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 xml:space="preserve">Cho </w:t>
            </w:r>
            <w:r w:rsidR="009C6F4B" w:rsidRPr="00060679">
              <w:rPr>
                <w:snapToGrid/>
                <w:color w:val="auto"/>
                <w:szCs w:val="26"/>
                <w:lang w:val="vi-VN"/>
              </w:rPr>
              <w:t>phép</w:t>
            </w:r>
            <w:r w:rsidR="009C6F4B">
              <w:rPr>
                <w:snapToGrid/>
                <w:color w:val="auto"/>
                <w:szCs w:val="26"/>
                <w:lang w:val="vi-VN"/>
              </w:rPr>
              <w:t xml:space="preserve"> thêm</w:t>
            </w:r>
            <w:r w:rsidR="00060679">
              <w:rPr>
                <w:snapToGrid/>
                <w:color w:val="auto"/>
                <w:szCs w:val="26"/>
                <w:lang w:val="vi-VN"/>
              </w:rPr>
              <w:t>, xoá đối tượng khỏi phạm vi cuộc kiểm toán</w:t>
            </w:r>
            <w:r w:rsidR="006E0AF6">
              <w:rPr>
                <w:snapToGrid/>
                <w:color w:val="auto"/>
                <w:szCs w:val="26"/>
                <w:lang w:val="vi-VN"/>
              </w:rPr>
              <w:t xml:space="preserve">. Yêu cầu </w:t>
            </w:r>
            <w:r w:rsidR="00446E1F">
              <w:rPr>
                <w:snapToGrid/>
                <w:color w:val="auto"/>
                <w:szCs w:val="26"/>
                <w:lang w:val="vi-VN"/>
              </w:rPr>
              <w:t xml:space="preserve">chi tiết </w:t>
            </w:r>
            <w:r w:rsidR="006E0AF6">
              <w:rPr>
                <w:snapToGrid/>
                <w:color w:val="auto"/>
                <w:szCs w:val="26"/>
                <w:lang w:val="vi-VN"/>
              </w:rPr>
              <w:t xml:space="preserve">xem </w:t>
            </w:r>
            <w:r w:rsidR="006E0AF6" w:rsidRPr="006E0AF6">
              <w:rPr>
                <w:i/>
                <w:iCs/>
                <w:snapToGrid/>
                <w:color w:val="0070C0"/>
                <w:szCs w:val="26"/>
                <w:lang w:val="vi-VN"/>
              </w:rPr>
              <w:t>mục 4.2.2</w:t>
            </w:r>
          </w:p>
          <w:p w14:paraId="4779503E" w14:textId="77777777" w:rsidR="00060679" w:rsidRDefault="00060679"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Đối với cuộc kiểm toán thuộc loại “</w:t>
            </w:r>
            <w:r w:rsidRPr="003A5FFC">
              <w:rPr>
                <w:i/>
                <w:iCs/>
                <w:snapToGrid/>
                <w:color w:val="auto"/>
                <w:szCs w:val="26"/>
                <w:lang w:val="vi-VN"/>
              </w:rPr>
              <w:t>Theo kế hoạch</w:t>
            </w:r>
            <w:r>
              <w:rPr>
                <w:snapToGrid/>
                <w:color w:val="auto"/>
                <w:szCs w:val="26"/>
                <w:lang w:val="vi-VN"/>
              </w:rPr>
              <w:t xml:space="preserve">”, mặc định hiển thị phạm vi kiểm toán như được thiết lập trong kế hoạch kiểm toán </w:t>
            </w:r>
            <w:r w:rsidR="00240FCF">
              <w:rPr>
                <w:snapToGrid/>
                <w:color w:val="auto"/>
                <w:szCs w:val="26"/>
                <w:lang w:val="vi-VN"/>
              </w:rPr>
              <w:t xml:space="preserve">năm, cho phép </w:t>
            </w:r>
            <w:r w:rsidR="003A5FFC">
              <w:rPr>
                <w:snapToGrid/>
                <w:color w:val="auto"/>
                <w:szCs w:val="26"/>
                <w:lang w:val="vi-VN"/>
              </w:rPr>
              <w:t>thiết lập lại</w:t>
            </w:r>
          </w:p>
          <w:p w14:paraId="15476C60" w14:textId="2925B978" w:rsidR="003A5FFC" w:rsidRDefault="003A5FFC"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Phạm vi kiểm toán sẽ hiển thị </w:t>
            </w:r>
            <w:r w:rsidR="006E0AF6">
              <w:rPr>
                <w:snapToGrid/>
                <w:color w:val="auto"/>
                <w:szCs w:val="26"/>
                <w:lang w:val="vi-VN"/>
              </w:rPr>
              <w:t xml:space="preserve">danh sách các đối tượng được </w:t>
            </w:r>
            <w:r w:rsidR="00D778BA">
              <w:rPr>
                <w:snapToGrid/>
                <w:color w:val="auto"/>
                <w:szCs w:val="26"/>
                <w:lang w:val="vi-VN"/>
              </w:rPr>
              <w:t xml:space="preserve">chọn </w:t>
            </w:r>
            <w:r w:rsidR="006E0AF6">
              <w:rPr>
                <w:snapToGrid/>
                <w:color w:val="auto"/>
                <w:szCs w:val="26"/>
                <w:lang w:val="vi-VN"/>
              </w:rPr>
              <w:t xml:space="preserve">kiểm toán, gồm </w:t>
            </w:r>
            <w:r w:rsidR="00D778BA">
              <w:rPr>
                <w:snapToGrid/>
                <w:color w:val="auto"/>
                <w:szCs w:val="26"/>
                <w:lang w:val="vi-VN"/>
              </w:rPr>
              <w:t xml:space="preserve">các </w:t>
            </w:r>
            <w:r w:rsidR="006E0AF6">
              <w:rPr>
                <w:snapToGrid/>
                <w:color w:val="auto"/>
                <w:szCs w:val="26"/>
                <w:lang w:val="vi-VN"/>
              </w:rPr>
              <w:t>thông tin:</w:t>
            </w:r>
          </w:p>
          <w:p w14:paraId="505C3B7D"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6E0AF6">
              <w:rPr>
                <w:snapToGrid/>
                <w:color w:val="auto"/>
                <w:szCs w:val="26"/>
              </w:rPr>
              <w:t>Quy</w:t>
            </w:r>
            <w:proofErr w:type="spellEnd"/>
            <w:r w:rsidRPr="006E0AF6">
              <w:rPr>
                <w:snapToGrid/>
                <w:color w:val="auto"/>
                <w:szCs w:val="26"/>
              </w:rPr>
              <w:t xml:space="preserve"> </w:t>
            </w:r>
            <w:proofErr w:type="spellStart"/>
            <w:r w:rsidRPr="006E0AF6">
              <w:rPr>
                <w:snapToGrid/>
                <w:color w:val="auto"/>
                <w:szCs w:val="26"/>
              </w:rPr>
              <w:t>trình</w:t>
            </w:r>
            <w:proofErr w:type="spellEnd"/>
            <w:r w:rsidRPr="006E0AF6">
              <w:rPr>
                <w:snapToGrid/>
                <w:color w:val="auto"/>
                <w:szCs w:val="26"/>
              </w:rPr>
              <w:t xml:space="preserve"> </w:t>
            </w:r>
            <w:proofErr w:type="spellStart"/>
            <w:r w:rsidRPr="006E0AF6">
              <w:rPr>
                <w:snapToGrid/>
                <w:color w:val="auto"/>
                <w:szCs w:val="26"/>
              </w:rPr>
              <w:t>được</w:t>
            </w:r>
            <w:proofErr w:type="spellEnd"/>
            <w:r w:rsidRPr="006E0AF6">
              <w:rPr>
                <w:snapToGrid/>
                <w:color w:val="auto"/>
                <w:szCs w:val="26"/>
              </w:rPr>
              <w:t xml:space="preserve"> </w:t>
            </w:r>
            <w:proofErr w:type="spellStart"/>
            <w:r w:rsidRPr="006E0AF6">
              <w:rPr>
                <w:snapToGrid/>
                <w:color w:val="auto"/>
                <w:szCs w:val="26"/>
              </w:rPr>
              <w:t>kiểm</w:t>
            </w:r>
            <w:proofErr w:type="spellEnd"/>
            <w:r w:rsidRPr="006E0AF6">
              <w:rPr>
                <w:snapToGrid/>
                <w:color w:val="auto"/>
                <w:szCs w:val="26"/>
              </w:rPr>
              <w:t xml:space="preserve"> </w:t>
            </w:r>
            <w:proofErr w:type="spellStart"/>
            <w:r w:rsidRPr="006E0AF6">
              <w:rPr>
                <w:snapToGrid/>
                <w:color w:val="auto"/>
                <w:szCs w:val="26"/>
              </w:rPr>
              <w:t>toán</w:t>
            </w:r>
            <w:proofErr w:type="spellEnd"/>
          </w:p>
          <w:p w14:paraId="0915390E"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6E0AF6">
              <w:rPr>
                <w:snapToGrid/>
                <w:color w:val="auto"/>
                <w:szCs w:val="26"/>
              </w:rPr>
              <w:t>Đơn</w:t>
            </w:r>
            <w:proofErr w:type="spellEnd"/>
            <w:r w:rsidRPr="006E0AF6">
              <w:rPr>
                <w:snapToGrid/>
                <w:color w:val="auto"/>
                <w:szCs w:val="26"/>
              </w:rPr>
              <w:t xml:space="preserve"> </w:t>
            </w:r>
            <w:proofErr w:type="spellStart"/>
            <w:r w:rsidRPr="006E0AF6">
              <w:rPr>
                <w:snapToGrid/>
                <w:color w:val="auto"/>
                <w:szCs w:val="26"/>
              </w:rPr>
              <w:t>vị</w:t>
            </w:r>
            <w:proofErr w:type="spellEnd"/>
            <w:r w:rsidRPr="006E0AF6">
              <w:rPr>
                <w:snapToGrid/>
                <w:color w:val="auto"/>
                <w:szCs w:val="26"/>
              </w:rPr>
              <w:t xml:space="preserve"> </w:t>
            </w:r>
            <w:proofErr w:type="spellStart"/>
            <w:r w:rsidRPr="006E0AF6">
              <w:rPr>
                <w:snapToGrid/>
                <w:color w:val="auto"/>
                <w:szCs w:val="26"/>
              </w:rPr>
              <w:t>được</w:t>
            </w:r>
            <w:proofErr w:type="spellEnd"/>
            <w:r w:rsidRPr="006E0AF6">
              <w:rPr>
                <w:snapToGrid/>
                <w:color w:val="auto"/>
                <w:szCs w:val="26"/>
              </w:rPr>
              <w:t xml:space="preserve"> </w:t>
            </w:r>
            <w:proofErr w:type="spellStart"/>
            <w:r w:rsidRPr="006E0AF6">
              <w:rPr>
                <w:snapToGrid/>
                <w:color w:val="auto"/>
                <w:szCs w:val="26"/>
              </w:rPr>
              <w:t>kiểm</w:t>
            </w:r>
            <w:proofErr w:type="spellEnd"/>
            <w:r w:rsidRPr="006E0AF6">
              <w:rPr>
                <w:snapToGrid/>
                <w:color w:val="auto"/>
                <w:szCs w:val="26"/>
              </w:rPr>
              <w:t xml:space="preserve"> </w:t>
            </w:r>
            <w:proofErr w:type="spellStart"/>
            <w:r w:rsidRPr="006E0AF6">
              <w:rPr>
                <w:snapToGrid/>
                <w:color w:val="auto"/>
                <w:szCs w:val="26"/>
              </w:rPr>
              <w:t>toán</w:t>
            </w:r>
            <w:proofErr w:type="spellEnd"/>
          </w:p>
          <w:p w14:paraId="24AE25DE"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r w:rsidRPr="006E0AF6">
              <w:rPr>
                <w:snapToGrid/>
                <w:color w:val="auto"/>
                <w:szCs w:val="26"/>
              </w:rPr>
              <w:t>Hoạt</w:t>
            </w:r>
            <w:proofErr w:type="spellEnd"/>
            <w:r w:rsidRPr="006E0AF6">
              <w:rPr>
                <w:snapToGrid/>
                <w:color w:val="auto"/>
                <w:szCs w:val="26"/>
              </w:rPr>
              <w:t xml:space="preserve"> </w:t>
            </w:r>
            <w:proofErr w:type="spellStart"/>
            <w:r w:rsidRPr="006E0AF6">
              <w:rPr>
                <w:snapToGrid/>
                <w:color w:val="auto"/>
                <w:szCs w:val="26"/>
              </w:rPr>
              <w:t>động</w:t>
            </w:r>
            <w:proofErr w:type="spellEnd"/>
            <w:r w:rsidRPr="006E0AF6">
              <w:rPr>
                <w:snapToGrid/>
                <w:color w:val="auto"/>
                <w:szCs w:val="26"/>
              </w:rPr>
              <w:t xml:space="preserve"> </w:t>
            </w:r>
            <w:proofErr w:type="spellStart"/>
            <w:r w:rsidRPr="006E0AF6">
              <w:rPr>
                <w:snapToGrid/>
                <w:color w:val="auto"/>
                <w:szCs w:val="26"/>
              </w:rPr>
              <w:t>được</w:t>
            </w:r>
            <w:proofErr w:type="spellEnd"/>
            <w:r w:rsidRPr="006E0AF6">
              <w:rPr>
                <w:snapToGrid/>
                <w:color w:val="auto"/>
                <w:szCs w:val="26"/>
              </w:rPr>
              <w:t xml:space="preserve"> </w:t>
            </w:r>
            <w:proofErr w:type="spellStart"/>
            <w:r w:rsidRPr="006E0AF6">
              <w:rPr>
                <w:snapToGrid/>
                <w:color w:val="auto"/>
                <w:szCs w:val="26"/>
              </w:rPr>
              <w:t>kiểm</w:t>
            </w:r>
            <w:proofErr w:type="spellEnd"/>
            <w:r w:rsidRPr="006E0AF6">
              <w:rPr>
                <w:snapToGrid/>
                <w:color w:val="auto"/>
                <w:szCs w:val="26"/>
              </w:rPr>
              <w:t xml:space="preserve"> </w:t>
            </w:r>
            <w:proofErr w:type="spellStart"/>
            <w:r w:rsidRPr="006E0AF6">
              <w:rPr>
                <w:snapToGrid/>
                <w:color w:val="auto"/>
                <w:szCs w:val="26"/>
              </w:rPr>
              <w:t>toán</w:t>
            </w:r>
            <w:proofErr w:type="spellEnd"/>
          </w:p>
          <w:p w14:paraId="0F117275" w14:textId="77777777" w:rsidR="006E0AF6" w:rsidRPr="004C5DD7" w:rsidRDefault="006E0AF6"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r>
              <w:rPr>
                <w:snapToGrid/>
                <w:color w:val="auto"/>
                <w:szCs w:val="26"/>
              </w:rPr>
              <w:t>Lý</w:t>
            </w:r>
            <w:proofErr w:type="spellEnd"/>
            <w:r>
              <w:rPr>
                <w:snapToGrid/>
                <w:color w:val="auto"/>
                <w:szCs w:val="26"/>
              </w:rPr>
              <w:t xml:space="preserve"> do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32DB12C8" w14:textId="77777777" w:rsidR="004C5DD7" w:rsidRPr="00D778BA" w:rsidRDefault="004C5DD7"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35DCFBE9" w14:textId="77777777" w:rsidR="00D778BA" w:rsidRDefault="00D778BA" w:rsidP="00D778BA">
            <w:pPr>
              <w:pStyle w:val="NormalIndent"/>
              <w:keepNext w:val="0"/>
              <w:keepLines/>
              <w:widowControl w:val="0"/>
              <w:numPr>
                <w:ilvl w:val="0"/>
                <w:numId w:val="0"/>
              </w:numPr>
              <w:spacing w:before="0" w:after="0" w:line="312" w:lineRule="auto"/>
              <w:ind w:left="567" w:hanging="567"/>
              <w:jc w:val="left"/>
              <w:rPr>
                <w:snapToGrid/>
                <w:color w:val="auto"/>
                <w:szCs w:val="26"/>
                <w:lang w:val="vi-VN"/>
              </w:rPr>
            </w:pPr>
            <w:proofErr w:type="spellStart"/>
            <w:r w:rsidRPr="00F342F1">
              <w:rPr>
                <w:snapToGrid/>
                <w:color w:val="auto"/>
                <w:szCs w:val="26"/>
              </w:rPr>
              <w:t>Giao</w:t>
            </w:r>
            <w:proofErr w:type="spellEnd"/>
            <w:r w:rsidRPr="00F342F1">
              <w:rPr>
                <w:snapToGrid/>
                <w:color w:val="auto"/>
                <w:szCs w:val="26"/>
              </w:rPr>
              <w:t xml:space="preserve"> </w:t>
            </w:r>
            <w:proofErr w:type="spellStart"/>
            <w:r w:rsidRPr="00F342F1">
              <w:rPr>
                <w:snapToGrid/>
                <w:color w:val="auto"/>
                <w:szCs w:val="26"/>
              </w:rPr>
              <w:t>diện</w:t>
            </w:r>
            <w:proofErr w:type="spellEnd"/>
            <w:r w:rsidRPr="00F342F1">
              <w:rPr>
                <w:snapToGrid/>
                <w:color w:val="auto"/>
                <w:szCs w:val="26"/>
                <w:lang w:val="vi-VN"/>
              </w:rPr>
              <w:t>:</w:t>
            </w:r>
            <w:r w:rsidR="00416560">
              <w:rPr>
                <w:snapToGrid/>
                <w:color w:val="auto"/>
                <w:szCs w:val="26"/>
                <w:lang w:val="vi-VN"/>
              </w:rPr>
              <w:t xml:space="preserve"> </w:t>
            </w:r>
          </w:p>
          <w:p w14:paraId="0C3750EB" w14:textId="79B8F6A1" w:rsidR="00F342F1" w:rsidRPr="00D778BA" w:rsidRDefault="00C4294D" w:rsidP="00D778BA">
            <w:pPr>
              <w:pStyle w:val="NormalIndent"/>
              <w:keepNext w:val="0"/>
              <w:keepLines/>
              <w:widowControl w:val="0"/>
              <w:numPr>
                <w:ilvl w:val="0"/>
                <w:numId w:val="0"/>
              </w:numPr>
              <w:spacing w:before="0" w:after="0" w:line="312" w:lineRule="auto"/>
              <w:ind w:left="567" w:hanging="567"/>
              <w:jc w:val="left"/>
              <w:rPr>
                <w:snapToGrid/>
                <w:color w:val="auto"/>
                <w:szCs w:val="26"/>
                <w:lang w:val="vi-VN"/>
              </w:rPr>
            </w:pPr>
            <w:r>
              <w:lastRenderedPageBreak/>
              <w:fldChar w:fldCharType="begin"/>
            </w:r>
            <w:r w:rsidRPr="006B729D">
              <w:rPr>
                <w:lang w:val="vi-VN"/>
              </w:rPr>
              <w:instrText xml:space="preserve"> HYPERLINK "https://f2z0rj.axshare.com/" \l "id=hvtg8x&amp;p=27__cap_nhat_cuoc_kt&amp;g=1" </w:instrText>
            </w:r>
            <w:r>
              <w:fldChar w:fldCharType="separate"/>
            </w:r>
            <w:r w:rsidR="00F342F1" w:rsidRPr="005251DC">
              <w:rPr>
                <w:rStyle w:val="Hyperlink"/>
                <w:snapToGrid/>
                <w:szCs w:val="26"/>
                <w:lang w:val="vi-VN"/>
              </w:rPr>
              <w:t>https://f2z0rj.axshare.com/#id=hvtg8x&amp;p=27__cap_nhat_cuoc_kt&amp;g=1</w:t>
            </w:r>
            <w:r>
              <w:rPr>
                <w:rStyle w:val="Hyperlink"/>
                <w:snapToGrid/>
                <w:szCs w:val="26"/>
                <w:lang w:val="vi-VN"/>
              </w:rPr>
              <w:fldChar w:fldCharType="end"/>
            </w:r>
          </w:p>
        </w:tc>
      </w:tr>
      <w:tr w:rsidR="00262976" w:rsidRPr="00284094" w14:paraId="0212FEAE" w14:textId="77777777" w:rsidTr="007C477E">
        <w:tc>
          <w:tcPr>
            <w:tcW w:w="817" w:type="dxa"/>
            <w:shd w:val="clear" w:color="auto" w:fill="auto"/>
          </w:tcPr>
          <w:p w14:paraId="34483A18" w14:textId="77777777" w:rsidR="00262976" w:rsidRPr="00060679" w:rsidRDefault="00262976" w:rsidP="006C4854">
            <w:pPr>
              <w:pStyle w:val="ListParagraph"/>
              <w:numPr>
                <w:ilvl w:val="0"/>
                <w:numId w:val="195"/>
              </w:numPr>
              <w:rPr>
                <w:lang w:val="vi-VN"/>
              </w:rPr>
            </w:pPr>
          </w:p>
        </w:tc>
        <w:tc>
          <w:tcPr>
            <w:tcW w:w="1877" w:type="dxa"/>
            <w:shd w:val="clear" w:color="auto" w:fill="auto"/>
          </w:tcPr>
          <w:p w14:paraId="51E9751F" w14:textId="3EA90E0C" w:rsidR="00262976" w:rsidRDefault="00BF14E7" w:rsidP="007C477E">
            <w:pPr>
              <w:keepLines/>
              <w:widowControl w:val="0"/>
              <w:rPr>
                <w:szCs w:val="26"/>
              </w:rPr>
            </w:pPr>
            <w:proofErr w:type="spellStart"/>
            <w:r>
              <w:rPr>
                <w:szCs w:val="26"/>
              </w:rPr>
              <w:t>Phân</w:t>
            </w:r>
            <w:proofErr w:type="spellEnd"/>
            <w:r>
              <w:rPr>
                <w:szCs w:val="26"/>
              </w:rPr>
              <w:t xml:space="preserve"> </w:t>
            </w:r>
            <w:proofErr w:type="spellStart"/>
            <w:r>
              <w:rPr>
                <w:szCs w:val="26"/>
              </w:rPr>
              <w:t>công</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p>
        </w:tc>
        <w:tc>
          <w:tcPr>
            <w:tcW w:w="6912" w:type="dxa"/>
            <w:shd w:val="clear" w:color="auto" w:fill="auto"/>
          </w:tcPr>
          <w:p w14:paraId="2CDA8150" w14:textId="77777777" w:rsidR="009B7F19" w:rsidRPr="007D33CE" w:rsidRDefault="006F728F" w:rsidP="009B7F1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gán</w:t>
            </w:r>
            <w:proofErr w:type="spellEnd"/>
            <w:r>
              <w:rPr>
                <w:snapToGrid/>
                <w:color w:val="auto"/>
                <w:szCs w:val="26"/>
              </w:rPr>
              <w:t xml:space="preserve"> </w:t>
            </w:r>
            <w:proofErr w:type="spellStart"/>
            <w:r w:rsidR="00416560">
              <w:rPr>
                <w:snapToGrid/>
                <w:color w:val="auto"/>
                <w:szCs w:val="26"/>
              </w:rPr>
              <w:t>nhân</w:t>
            </w:r>
            <w:proofErr w:type="spellEnd"/>
            <w:r w:rsidR="00416560">
              <w:rPr>
                <w:snapToGrid/>
                <w:color w:val="auto"/>
                <w:szCs w:val="26"/>
              </w:rPr>
              <w:t xml:space="preserve"> </w:t>
            </w:r>
            <w:proofErr w:type="spellStart"/>
            <w:r w:rsidR="00416560">
              <w:rPr>
                <w:snapToGrid/>
                <w:color w:val="auto"/>
                <w:szCs w:val="26"/>
              </w:rPr>
              <w:t>sự</w:t>
            </w:r>
            <w:proofErr w:type="spellEnd"/>
            <w:r w:rsidR="00416560">
              <w:rPr>
                <w:snapToGrid/>
                <w:color w:val="auto"/>
                <w:szCs w:val="26"/>
              </w:rPr>
              <w:t xml:space="preserve"> </w:t>
            </w:r>
            <w:proofErr w:type="spellStart"/>
            <w:r w:rsidR="00416560">
              <w:rPr>
                <w:snapToGrid/>
                <w:color w:val="auto"/>
                <w:szCs w:val="26"/>
              </w:rPr>
              <w:t>phụ</w:t>
            </w:r>
            <w:proofErr w:type="spellEnd"/>
            <w:r w:rsidR="00416560">
              <w:rPr>
                <w:snapToGrid/>
                <w:color w:val="auto"/>
                <w:szCs w:val="26"/>
              </w:rPr>
              <w:t xml:space="preserve"> </w:t>
            </w:r>
            <w:proofErr w:type="spellStart"/>
            <w:r w:rsidR="00416560">
              <w:rPr>
                <w:snapToGrid/>
                <w:color w:val="auto"/>
                <w:szCs w:val="26"/>
              </w:rPr>
              <w:t>trách</w:t>
            </w:r>
            <w:proofErr w:type="spellEnd"/>
            <w:r w:rsidR="00416560">
              <w:rPr>
                <w:snapToGrid/>
                <w:color w:val="auto"/>
                <w:szCs w:val="26"/>
              </w:rPr>
              <w:t xml:space="preserve"> </w:t>
            </w:r>
            <w:proofErr w:type="spellStart"/>
            <w:r w:rsidR="003457C9">
              <w:rPr>
                <w:snapToGrid/>
                <w:color w:val="auto"/>
                <w:szCs w:val="26"/>
              </w:rPr>
              <w:t>kiểm</w:t>
            </w:r>
            <w:proofErr w:type="spellEnd"/>
            <w:r w:rsidR="003457C9">
              <w:rPr>
                <w:snapToGrid/>
                <w:color w:val="auto"/>
                <w:szCs w:val="26"/>
              </w:rPr>
              <w:t xml:space="preserve"> </w:t>
            </w:r>
            <w:proofErr w:type="spellStart"/>
            <w:r w:rsidR="003457C9">
              <w:rPr>
                <w:snapToGrid/>
                <w:color w:val="auto"/>
                <w:szCs w:val="26"/>
              </w:rPr>
              <w:t>toán</w:t>
            </w:r>
            <w:proofErr w:type="spellEnd"/>
            <w:r w:rsidR="003457C9">
              <w:rPr>
                <w:snapToGrid/>
                <w:color w:val="auto"/>
                <w:szCs w:val="26"/>
              </w:rPr>
              <w:t xml:space="preserve"> </w:t>
            </w:r>
            <w:proofErr w:type="spellStart"/>
            <w:r w:rsidR="00416560">
              <w:rPr>
                <w:snapToGrid/>
                <w:color w:val="auto"/>
                <w:szCs w:val="26"/>
              </w:rPr>
              <w:t>từng</w:t>
            </w:r>
            <w:proofErr w:type="spellEnd"/>
            <w:r w:rsidR="00416560">
              <w:rPr>
                <w:snapToGrid/>
                <w:color w:val="auto"/>
                <w:szCs w:val="26"/>
              </w:rPr>
              <w:t xml:space="preserve"> </w:t>
            </w:r>
            <w:proofErr w:type="spellStart"/>
            <w:r w:rsidR="00416560">
              <w:rPr>
                <w:snapToGrid/>
                <w:color w:val="auto"/>
                <w:szCs w:val="26"/>
              </w:rPr>
              <w:t>đối</w:t>
            </w:r>
            <w:proofErr w:type="spellEnd"/>
            <w:r w:rsidR="00416560">
              <w:rPr>
                <w:snapToGrid/>
                <w:color w:val="auto"/>
                <w:szCs w:val="26"/>
              </w:rPr>
              <w:t xml:space="preserve"> </w:t>
            </w:r>
            <w:proofErr w:type="spellStart"/>
            <w:r w:rsidR="00416560">
              <w:rPr>
                <w:snapToGrid/>
                <w:color w:val="auto"/>
                <w:szCs w:val="26"/>
              </w:rPr>
              <w:t>tượng</w:t>
            </w:r>
            <w:proofErr w:type="spellEnd"/>
            <w:r w:rsidR="00416560">
              <w:rPr>
                <w:snapToGrid/>
                <w:color w:val="auto"/>
                <w:szCs w:val="26"/>
              </w:rPr>
              <w:t xml:space="preserve"> </w:t>
            </w:r>
            <w:proofErr w:type="spellStart"/>
            <w:r w:rsidR="00416560">
              <w:rPr>
                <w:snapToGrid/>
                <w:color w:val="auto"/>
                <w:szCs w:val="26"/>
              </w:rPr>
              <w:t>trong</w:t>
            </w:r>
            <w:proofErr w:type="spellEnd"/>
            <w:r w:rsidR="00416560">
              <w:rPr>
                <w:snapToGrid/>
                <w:color w:val="auto"/>
                <w:szCs w:val="26"/>
              </w:rPr>
              <w:t xml:space="preserve"> </w:t>
            </w:r>
            <w:proofErr w:type="spellStart"/>
            <w:r w:rsidR="00416560">
              <w:rPr>
                <w:snapToGrid/>
                <w:color w:val="auto"/>
                <w:szCs w:val="26"/>
              </w:rPr>
              <w:t>phạm</w:t>
            </w:r>
            <w:proofErr w:type="spellEnd"/>
            <w:r w:rsidR="00416560">
              <w:rPr>
                <w:snapToGrid/>
                <w:color w:val="auto"/>
                <w:szCs w:val="26"/>
              </w:rPr>
              <w:t xml:space="preserve"> vi </w:t>
            </w:r>
            <w:proofErr w:type="spellStart"/>
            <w:r w:rsidR="00416560">
              <w:rPr>
                <w:snapToGrid/>
                <w:color w:val="auto"/>
                <w:szCs w:val="26"/>
              </w:rPr>
              <w:t>kiểm</w:t>
            </w:r>
            <w:proofErr w:type="spellEnd"/>
            <w:r w:rsidR="00416560">
              <w:rPr>
                <w:snapToGrid/>
                <w:color w:val="auto"/>
                <w:szCs w:val="26"/>
              </w:rPr>
              <w:t xml:space="preserve"> </w:t>
            </w:r>
            <w:proofErr w:type="spellStart"/>
            <w:r w:rsidR="003457C9">
              <w:rPr>
                <w:snapToGrid/>
                <w:color w:val="auto"/>
                <w:szCs w:val="26"/>
              </w:rPr>
              <w:t>toán</w:t>
            </w:r>
            <w:proofErr w:type="spellEnd"/>
            <w:r w:rsidR="003457C9">
              <w:rPr>
                <w:snapToGrid/>
                <w:color w:val="auto"/>
                <w:szCs w:val="26"/>
              </w:rPr>
              <w:t xml:space="preserve"> ở </w:t>
            </w:r>
            <w:r w:rsidR="003457C9">
              <w:rPr>
                <w:snapToGrid/>
                <w:color w:val="auto"/>
                <w:szCs w:val="26"/>
                <w:lang w:val="vi-VN"/>
              </w:rPr>
              <w:t>2 vai trò trưởng nhóm KT và KTV</w:t>
            </w:r>
          </w:p>
          <w:p w14:paraId="40368A04" w14:textId="77777777" w:rsidR="007D33CE" w:rsidRPr="007D33CE" w:rsidRDefault="007D33CE" w:rsidP="006C4854">
            <w:pPr>
              <w:pStyle w:val="NormalIndent"/>
              <w:keepNext w:val="0"/>
              <w:keepLines/>
              <w:widowControl w:val="0"/>
              <w:numPr>
                <w:ilvl w:val="0"/>
                <w:numId w:val="188"/>
              </w:numPr>
              <w:spacing w:before="0" w:after="0" w:line="312" w:lineRule="auto"/>
              <w:ind w:left="720"/>
              <w:jc w:val="left"/>
              <w:rPr>
                <w:snapToGrid/>
                <w:color w:val="auto"/>
                <w:szCs w:val="26"/>
              </w:rPr>
            </w:pPr>
            <w:proofErr w:type="spellStart"/>
            <w:r w:rsidRPr="007D33CE">
              <w:rPr>
                <w:snapToGrid/>
                <w:color w:val="auto"/>
                <w:szCs w:val="26"/>
              </w:rPr>
              <w:t>Trưởng</w:t>
            </w:r>
            <w:proofErr w:type="spellEnd"/>
            <w:r w:rsidRPr="007D33CE">
              <w:rPr>
                <w:snapToGrid/>
                <w:color w:val="auto"/>
                <w:szCs w:val="26"/>
              </w:rPr>
              <w:t xml:space="preserve"> </w:t>
            </w:r>
            <w:proofErr w:type="spellStart"/>
            <w:r w:rsidRPr="007D33CE">
              <w:rPr>
                <w:snapToGrid/>
                <w:color w:val="auto"/>
                <w:szCs w:val="26"/>
              </w:rPr>
              <w:t>nhóm</w:t>
            </w:r>
            <w:proofErr w:type="spellEnd"/>
            <w:r w:rsidRPr="007D33CE">
              <w:rPr>
                <w:snapToGrid/>
                <w:color w:val="auto"/>
                <w:szCs w:val="26"/>
              </w:rPr>
              <w:t xml:space="preserve"> KT: </w:t>
            </w:r>
            <w:proofErr w:type="spellStart"/>
            <w:r w:rsidRPr="007D33CE">
              <w:rPr>
                <w:snapToGrid/>
                <w:color w:val="auto"/>
                <w:szCs w:val="26"/>
              </w:rPr>
              <w:t>chọn</w:t>
            </w:r>
            <w:proofErr w:type="spellEnd"/>
            <w:r w:rsidRPr="007D33CE">
              <w:rPr>
                <w:snapToGrid/>
                <w:color w:val="auto"/>
                <w:szCs w:val="26"/>
              </w:rPr>
              <w:t xml:space="preserve"> 1 </w:t>
            </w:r>
            <w:proofErr w:type="spellStart"/>
            <w:r w:rsidRPr="007D33CE">
              <w:rPr>
                <w:snapToGrid/>
                <w:color w:val="auto"/>
                <w:szCs w:val="26"/>
              </w:rPr>
              <w:t>trong</w:t>
            </w:r>
            <w:proofErr w:type="spellEnd"/>
            <w:r w:rsidRPr="007D33CE">
              <w:rPr>
                <w:snapToGrid/>
                <w:color w:val="auto"/>
                <w:szCs w:val="26"/>
              </w:rPr>
              <w:t xml:space="preserve"> </w:t>
            </w:r>
            <w:proofErr w:type="spellStart"/>
            <w:r w:rsidRPr="007D33CE">
              <w:rPr>
                <w:snapToGrid/>
                <w:color w:val="auto"/>
                <w:szCs w:val="26"/>
              </w:rPr>
              <w:t>danh</w:t>
            </w:r>
            <w:proofErr w:type="spellEnd"/>
            <w:r w:rsidRPr="007D33CE">
              <w:rPr>
                <w:snapToGrid/>
                <w:color w:val="auto"/>
                <w:szCs w:val="26"/>
              </w:rPr>
              <w:t xml:space="preserve"> </w:t>
            </w:r>
            <w:proofErr w:type="spellStart"/>
            <w:r w:rsidRPr="007D33CE">
              <w:rPr>
                <w:snapToGrid/>
                <w:color w:val="auto"/>
                <w:szCs w:val="26"/>
              </w:rPr>
              <w:t>sách</w:t>
            </w:r>
            <w:proofErr w:type="spellEnd"/>
            <w:r w:rsidRPr="007D33CE">
              <w:rPr>
                <w:snapToGrid/>
                <w:color w:val="auto"/>
                <w:szCs w:val="26"/>
              </w:rPr>
              <w:t xml:space="preserve"> </w:t>
            </w:r>
            <w:proofErr w:type="spellStart"/>
            <w:r w:rsidRPr="007D33CE">
              <w:rPr>
                <w:snapToGrid/>
                <w:color w:val="auto"/>
                <w:szCs w:val="26"/>
              </w:rPr>
              <w:t>nhân</w:t>
            </w:r>
            <w:proofErr w:type="spellEnd"/>
            <w:r w:rsidRPr="007D33CE">
              <w:rPr>
                <w:snapToGrid/>
                <w:color w:val="auto"/>
                <w:szCs w:val="26"/>
              </w:rPr>
              <w:t xml:space="preserve"> </w:t>
            </w:r>
            <w:proofErr w:type="spellStart"/>
            <w:r w:rsidRPr="007D33CE">
              <w:rPr>
                <w:snapToGrid/>
                <w:color w:val="auto"/>
                <w:szCs w:val="26"/>
              </w:rPr>
              <w:t>sự</w:t>
            </w:r>
            <w:proofErr w:type="spellEnd"/>
            <w:r w:rsidRPr="007D33CE">
              <w:rPr>
                <w:snapToGrid/>
                <w:color w:val="auto"/>
                <w:szCs w:val="26"/>
              </w:rPr>
              <w:t xml:space="preserve"> </w:t>
            </w:r>
            <w:proofErr w:type="spellStart"/>
            <w:r w:rsidRPr="007D33CE">
              <w:rPr>
                <w:snapToGrid/>
                <w:color w:val="auto"/>
                <w:szCs w:val="26"/>
              </w:rPr>
              <w:t>của</w:t>
            </w:r>
            <w:proofErr w:type="spellEnd"/>
            <w:r w:rsidRPr="007D33CE">
              <w:rPr>
                <w:snapToGrid/>
                <w:color w:val="auto"/>
                <w:szCs w:val="26"/>
              </w:rPr>
              <w:t xml:space="preserve"> </w:t>
            </w:r>
            <w:proofErr w:type="spellStart"/>
            <w:r w:rsidRPr="007D33CE">
              <w:rPr>
                <w:snapToGrid/>
                <w:color w:val="auto"/>
                <w:szCs w:val="26"/>
              </w:rPr>
              <w:t>cuộc</w:t>
            </w:r>
            <w:proofErr w:type="spellEnd"/>
            <w:r w:rsidRPr="007D33CE">
              <w:rPr>
                <w:snapToGrid/>
                <w:color w:val="auto"/>
                <w:szCs w:val="26"/>
              </w:rPr>
              <w:t xml:space="preserve"> KT (</w:t>
            </w:r>
            <w:proofErr w:type="spellStart"/>
            <w:r w:rsidRPr="007D33CE">
              <w:rPr>
                <w:snapToGrid/>
                <w:color w:val="auto"/>
                <w:szCs w:val="26"/>
              </w:rPr>
              <w:t>mục</w:t>
            </w:r>
            <w:proofErr w:type="spellEnd"/>
            <w:r w:rsidRPr="007D33CE">
              <w:rPr>
                <w:snapToGrid/>
                <w:color w:val="auto"/>
                <w:szCs w:val="26"/>
              </w:rPr>
              <w:t xml:space="preserve"> 5.1.2)</w:t>
            </w:r>
          </w:p>
          <w:p w14:paraId="043F0E44" w14:textId="740AF9FC" w:rsidR="007D33CE" w:rsidRPr="007D33CE" w:rsidRDefault="007D33CE"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7D33CE">
              <w:rPr>
                <w:snapToGrid/>
                <w:color w:val="auto"/>
                <w:szCs w:val="26"/>
              </w:rPr>
              <w:t xml:space="preserve">KTV: </w:t>
            </w:r>
            <w:proofErr w:type="spellStart"/>
            <w:r w:rsidRPr="007D33CE">
              <w:rPr>
                <w:snapToGrid/>
                <w:color w:val="auto"/>
                <w:szCs w:val="26"/>
              </w:rPr>
              <w:t>chọn</w:t>
            </w:r>
            <w:proofErr w:type="spellEnd"/>
            <w:r w:rsidRPr="007D33CE">
              <w:rPr>
                <w:snapToGrid/>
                <w:color w:val="auto"/>
                <w:szCs w:val="26"/>
              </w:rPr>
              <w:t xml:space="preserve"> </w:t>
            </w:r>
            <w:proofErr w:type="spellStart"/>
            <w:r w:rsidRPr="007D33CE">
              <w:rPr>
                <w:snapToGrid/>
                <w:color w:val="auto"/>
                <w:szCs w:val="26"/>
              </w:rPr>
              <w:t>nhiều</w:t>
            </w:r>
            <w:proofErr w:type="spellEnd"/>
            <w:r w:rsidRPr="007D33CE">
              <w:rPr>
                <w:snapToGrid/>
                <w:color w:val="auto"/>
                <w:szCs w:val="26"/>
              </w:rPr>
              <w:t xml:space="preserve"> </w:t>
            </w:r>
            <w:proofErr w:type="spellStart"/>
            <w:r w:rsidRPr="007D33CE">
              <w:rPr>
                <w:snapToGrid/>
                <w:color w:val="auto"/>
                <w:szCs w:val="26"/>
              </w:rPr>
              <w:t>trong</w:t>
            </w:r>
            <w:proofErr w:type="spellEnd"/>
            <w:r w:rsidRPr="007D33CE">
              <w:rPr>
                <w:snapToGrid/>
                <w:color w:val="auto"/>
                <w:szCs w:val="26"/>
              </w:rPr>
              <w:t xml:space="preserve"> </w:t>
            </w:r>
            <w:proofErr w:type="spellStart"/>
            <w:r w:rsidRPr="007D33CE">
              <w:rPr>
                <w:snapToGrid/>
                <w:color w:val="auto"/>
                <w:szCs w:val="26"/>
              </w:rPr>
              <w:t>danh</w:t>
            </w:r>
            <w:proofErr w:type="spellEnd"/>
            <w:r w:rsidRPr="007D33CE">
              <w:rPr>
                <w:snapToGrid/>
                <w:color w:val="auto"/>
                <w:szCs w:val="26"/>
              </w:rPr>
              <w:t xml:space="preserve"> </w:t>
            </w:r>
            <w:proofErr w:type="spellStart"/>
            <w:r w:rsidRPr="007D33CE">
              <w:rPr>
                <w:snapToGrid/>
                <w:color w:val="auto"/>
                <w:szCs w:val="26"/>
              </w:rPr>
              <w:t>sách</w:t>
            </w:r>
            <w:proofErr w:type="spellEnd"/>
            <w:r w:rsidRPr="007D33CE">
              <w:rPr>
                <w:snapToGrid/>
                <w:color w:val="auto"/>
                <w:szCs w:val="26"/>
              </w:rPr>
              <w:t xml:space="preserve"> </w:t>
            </w:r>
            <w:proofErr w:type="spellStart"/>
            <w:r w:rsidRPr="007D33CE">
              <w:rPr>
                <w:snapToGrid/>
                <w:color w:val="auto"/>
                <w:szCs w:val="26"/>
              </w:rPr>
              <w:t>nhân</w:t>
            </w:r>
            <w:proofErr w:type="spellEnd"/>
            <w:r w:rsidRPr="007D33CE">
              <w:rPr>
                <w:snapToGrid/>
                <w:color w:val="auto"/>
                <w:szCs w:val="26"/>
              </w:rPr>
              <w:t xml:space="preserve"> </w:t>
            </w:r>
            <w:proofErr w:type="spellStart"/>
            <w:r w:rsidRPr="007D33CE">
              <w:rPr>
                <w:snapToGrid/>
                <w:color w:val="auto"/>
                <w:szCs w:val="26"/>
              </w:rPr>
              <w:t>sự</w:t>
            </w:r>
            <w:proofErr w:type="spellEnd"/>
            <w:r w:rsidRPr="007D33CE">
              <w:rPr>
                <w:snapToGrid/>
                <w:color w:val="auto"/>
                <w:szCs w:val="26"/>
              </w:rPr>
              <w:t xml:space="preserve"> </w:t>
            </w:r>
            <w:proofErr w:type="spellStart"/>
            <w:r w:rsidRPr="007D33CE">
              <w:rPr>
                <w:snapToGrid/>
                <w:color w:val="auto"/>
                <w:szCs w:val="26"/>
              </w:rPr>
              <w:t>cuộc</w:t>
            </w:r>
            <w:proofErr w:type="spellEnd"/>
            <w:r w:rsidRPr="007D33CE">
              <w:rPr>
                <w:snapToGrid/>
                <w:color w:val="auto"/>
                <w:szCs w:val="26"/>
              </w:rPr>
              <w:t xml:space="preserve"> </w:t>
            </w:r>
            <w:proofErr w:type="spellStart"/>
            <w:r w:rsidRPr="007D33CE">
              <w:rPr>
                <w:snapToGrid/>
                <w:color w:val="auto"/>
                <w:szCs w:val="26"/>
              </w:rPr>
              <w:t>kiểm</w:t>
            </w:r>
            <w:proofErr w:type="spellEnd"/>
            <w:r w:rsidRPr="007D33CE">
              <w:rPr>
                <w:snapToGrid/>
                <w:color w:val="auto"/>
                <w:szCs w:val="26"/>
              </w:rPr>
              <w:t xml:space="preserve"> </w:t>
            </w:r>
            <w:proofErr w:type="spellStart"/>
            <w:r w:rsidRPr="007D33CE">
              <w:rPr>
                <w:snapToGrid/>
                <w:color w:val="auto"/>
                <w:szCs w:val="26"/>
              </w:rPr>
              <w:t>toán</w:t>
            </w:r>
            <w:proofErr w:type="spellEnd"/>
            <w:r w:rsidRPr="007D33CE">
              <w:rPr>
                <w:snapToGrid/>
                <w:color w:val="auto"/>
                <w:szCs w:val="26"/>
              </w:rPr>
              <w:t xml:space="preserve"> (</w:t>
            </w:r>
            <w:proofErr w:type="spellStart"/>
            <w:r w:rsidRPr="007D33CE">
              <w:rPr>
                <w:snapToGrid/>
                <w:color w:val="auto"/>
                <w:szCs w:val="26"/>
              </w:rPr>
              <w:t>mục</w:t>
            </w:r>
            <w:proofErr w:type="spellEnd"/>
            <w:r w:rsidRPr="007D33CE">
              <w:rPr>
                <w:snapToGrid/>
                <w:color w:val="auto"/>
                <w:szCs w:val="26"/>
              </w:rPr>
              <w:t xml:space="preserve"> 5.1.2</w:t>
            </w:r>
            <w:r>
              <w:rPr>
                <w:snapToGrid/>
                <w:color w:val="auto"/>
                <w:szCs w:val="26"/>
                <w:lang w:val="vi-VN"/>
              </w:rPr>
              <w:t>)</w:t>
            </w:r>
          </w:p>
        </w:tc>
      </w:tr>
    </w:tbl>
    <w:p w14:paraId="72EE541D" w14:textId="472A32AC" w:rsidR="0033253D" w:rsidRDefault="002B0F90" w:rsidP="0033253D">
      <w:pPr>
        <w:pStyle w:val="tvHeading111"/>
      </w:pPr>
      <w:bookmarkStart w:id="115" w:name="_Toc87368231"/>
      <w:proofErr w:type="spellStart"/>
      <w:r>
        <w:t>Lịch</w:t>
      </w:r>
      <w:proofErr w:type="spellEnd"/>
      <w:r>
        <w:t xml:space="preserve"> </w:t>
      </w:r>
      <w:proofErr w:type="spellStart"/>
      <w:r>
        <w:t>trình</w:t>
      </w:r>
      <w:bookmarkEnd w:id="115"/>
      <w:proofErr w:type="spellEnd"/>
    </w:p>
    <w:p w14:paraId="185915FA" w14:textId="1A70A617" w:rsidR="007C477E" w:rsidRDefault="007C477E" w:rsidP="007C477E">
      <w:pPr>
        <w:rPr>
          <w:lang w:val="vi-VN"/>
        </w:rPr>
      </w:pPr>
      <w:r w:rsidRPr="00097969">
        <w:rPr>
          <w:b/>
          <w:bCs/>
          <w:lang w:val="vi-VN"/>
        </w:rPr>
        <w:t>Mục đích</w:t>
      </w:r>
      <w:r w:rsidRPr="00097969">
        <w:rPr>
          <w:lang w:val="vi-VN"/>
        </w:rPr>
        <w:t xml:space="preserve">: </w:t>
      </w:r>
      <w:r>
        <w:rPr>
          <w:lang w:val="vi-VN"/>
        </w:rPr>
        <w:t xml:space="preserve">thiết lập </w:t>
      </w:r>
      <w:r w:rsidR="00690FD5">
        <w:rPr>
          <w:lang w:val="vi-VN"/>
        </w:rPr>
        <w:t xml:space="preserve">lịch trình thời gian thực hiện các </w:t>
      </w:r>
      <w:r>
        <w:rPr>
          <w:lang w:val="vi-VN"/>
        </w:rPr>
        <w:t xml:space="preserve">công việc chính trong cuộc kiểm toán </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7C477E" w:rsidRPr="002F4F88" w14:paraId="4C2B83F0" w14:textId="77777777" w:rsidTr="007C477E">
        <w:trPr>
          <w:trHeight w:val="449"/>
        </w:trPr>
        <w:tc>
          <w:tcPr>
            <w:tcW w:w="817" w:type="dxa"/>
            <w:shd w:val="clear" w:color="auto" w:fill="auto"/>
          </w:tcPr>
          <w:p w14:paraId="2CACC54E" w14:textId="77777777" w:rsidR="007C477E" w:rsidRPr="002F4F88" w:rsidRDefault="007C477E" w:rsidP="007C477E">
            <w:pPr>
              <w:keepLines/>
              <w:widowControl w:val="0"/>
              <w:jc w:val="both"/>
              <w:rPr>
                <w:b/>
                <w:bCs/>
                <w:szCs w:val="26"/>
              </w:rPr>
            </w:pPr>
            <w:r w:rsidRPr="002F4F88">
              <w:rPr>
                <w:b/>
                <w:bCs/>
                <w:szCs w:val="26"/>
              </w:rPr>
              <w:t>STT</w:t>
            </w:r>
          </w:p>
        </w:tc>
        <w:tc>
          <w:tcPr>
            <w:tcW w:w="1877" w:type="dxa"/>
            <w:shd w:val="clear" w:color="auto" w:fill="auto"/>
          </w:tcPr>
          <w:p w14:paraId="7B19FEA0" w14:textId="77777777" w:rsidR="007C477E" w:rsidRPr="002F4F88" w:rsidRDefault="007C477E" w:rsidP="007C477E">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2F4A304B" w14:textId="77777777" w:rsidR="007C477E" w:rsidRPr="002F4F88" w:rsidRDefault="007C477E" w:rsidP="007C477E">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7C477E" w:rsidRPr="006B729D" w14:paraId="1E519ACD" w14:textId="77777777" w:rsidTr="007C477E">
        <w:tc>
          <w:tcPr>
            <w:tcW w:w="817" w:type="dxa"/>
            <w:shd w:val="clear" w:color="auto" w:fill="auto"/>
          </w:tcPr>
          <w:p w14:paraId="3C716E19" w14:textId="77777777" w:rsidR="007C477E" w:rsidRPr="002F4F88" w:rsidRDefault="007C477E" w:rsidP="006C4854">
            <w:pPr>
              <w:pStyle w:val="ListParagraph"/>
              <w:numPr>
                <w:ilvl w:val="0"/>
                <w:numId w:val="196"/>
              </w:numPr>
            </w:pPr>
          </w:p>
        </w:tc>
        <w:tc>
          <w:tcPr>
            <w:tcW w:w="1877" w:type="dxa"/>
            <w:shd w:val="clear" w:color="auto" w:fill="auto"/>
          </w:tcPr>
          <w:p w14:paraId="66997BBD" w14:textId="7D8FFCA9" w:rsidR="007C477E" w:rsidRPr="008660F0" w:rsidRDefault="007C477E" w:rsidP="007C477E">
            <w:pPr>
              <w:keepLines/>
              <w:widowControl w:val="0"/>
              <w:rPr>
                <w:szCs w:val="26"/>
                <w:lang w:val="vi-VN"/>
              </w:rPr>
            </w:pPr>
            <w:proofErr w:type="spellStart"/>
            <w:r>
              <w:rPr>
                <w:szCs w:val="26"/>
              </w:rPr>
              <w:t>Thêm</w:t>
            </w:r>
            <w:proofErr w:type="spellEnd"/>
            <w:r w:rsidR="008660F0">
              <w:rPr>
                <w:szCs w:val="26"/>
                <w:lang w:val="vi-VN"/>
              </w:rPr>
              <w:t xml:space="preserve"> </w:t>
            </w:r>
            <w:r w:rsidR="00690FD5">
              <w:rPr>
                <w:szCs w:val="26"/>
                <w:lang w:val="vi-VN"/>
              </w:rPr>
              <w:t>lịch</w:t>
            </w:r>
          </w:p>
        </w:tc>
        <w:tc>
          <w:tcPr>
            <w:tcW w:w="6912" w:type="dxa"/>
            <w:shd w:val="clear" w:color="auto" w:fill="auto"/>
          </w:tcPr>
          <w:p w14:paraId="7EDB92E7" w14:textId="30D99D5F" w:rsidR="007C477E" w:rsidRPr="00B663A0" w:rsidRDefault="007C477E" w:rsidP="00865102">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Cho phép</w:t>
            </w:r>
            <w:r>
              <w:rPr>
                <w:snapToGrid/>
                <w:color w:val="auto"/>
                <w:szCs w:val="26"/>
                <w:lang w:val="vi-VN"/>
              </w:rPr>
              <w:t xml:space="preserve"> </w:t>
            </w:r>
            <w:r w:rsidR="00690FD5">
              <w:rPr>
                <w:snapToGrid/>
                <w:color w:val="auto"/>
                <w:szCs w:val="26"/>
                <w:lang w:val="vi-VN"/>
              </w:rPr>
              <w:t xml:space="preserve">NSD </w:t>
            </w:r>
            <w:r>
              <w:rPr>
                <w:snapToGrid/>
                <w:color w:val="auto"/>
                <w:szCs w:val="26"/>
                <w:lang w:val="vi-VN"/>
              </w:rPr>
              <w:t>thêm</w:t>
            </w:r>
            <w:r w:rsidR="00865102">
              <w:rPr>
                <w:snapToGrid/>
                <w:color w:val="auto"/>
                <w:szCs w:val="26"/>
                <w:lang w:val="vi-VN"/>
              </w:rPr>
              <w:t xml:space="preserve"> </w:t>
            </w:r>
            <w:r w:rsidR="00690FD5">
              <w:rPr>
                <w:snapToGrid/>
                <w:color w:val="auto"/>
                <w:szCs w:val="26"/>
                <w:lang w:val="vi-VN"/>
              </w:rPr>
              <w:t>lịch, nhập các thông tin:</w:t>
            </w:r>
          </w:p>
          <w:p w14:paraId="489FAD71" w14:textId="76488C17" w:rsidR="007C477E"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Công việc</w:t>
            </w:r>
          </w:p>
          <w:p w14:paraId="583333E2" w14:textId="6A37B9CF" w:rsid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 xml:space="preserve">Người chịu trách nhiệm: chọn 1 trong danh sách nhân sự của cuộc kiểm toán </w:t>
            </w:r>
            <w:r w:rsidRPr="00690FD5">
              <w:rPr>
                <w:i/>
                <w:iCs/>
                <w:snapToGrid/>
                <w:color w:val="0070C0"/>
                <w:szCs w:val="26"/>
                <w:lang w:val="vi-VN"/>
              </w:rPr>
              <w:t>(mục 5.1.2)</w:t>
            </w:r>
          </w:p>
          <w:p w14:paraId="27DE5EAD" w14:textId="71DB178C" w:rsid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dự kiến thực hiện</w:t>
            </w:r>
          </w:p>
          <w:p w14:paraId="7D23407B" w14:textId="02E65742" w:rsidR="00690FD5" w:rsidRP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thực tế thực hiện</w:t>
            </w:r>
          </w:p>
          <w:p w14:paraId="558B15D7" w14:textId="322638EB" w:rsidR="00F342F1" w:rsidRDefault="00F342F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proofErr w:type="spellStart"/>
            <w:r w:rsidRPr="00F342F1">
              <w:rPr>
                <w:snapToGrid/>
                <w:color w:val="auto"/>
                <w:szCs w:val="26"/>
              </w:rPr>
              <w:t>Giao</w:t>
            </w:r>
            <w:proofErr w:type="spellEnd"/>
            <w:r w:rsidRPr="00F342F1">
              <w:rPr>
                <w:snapToGrid/>
                <w:color w:val="auto"/>
                <w:szCs w:val="26"/>
              </w:rPr>
              <w:t xml:space="preserve"> </w:t>
            </w:r>
            <w:proofErr w:type="spellStart"/>
            <w:r w:rsidRPr="00F342F1">
              <w:rPr>
                <w:snapToGrid/>
                <w:color w:val="auto"/>
                <w:szCs w:val="26"/>
              </w:rPr>
              <w:t>diện</w:t>
            </w:r>
            <w:proofErr w:type="spellEnd"/>
            <w:r w:rsidRPr="00F342F1">
              <w:rPr>
                <w:snapToGrid/>
                <w:color w:val="auto"/>
                <w:szCs w:val="26"/>
                <w:lang w:val="vi-VN"/>
              </w:rPr>
              <w:t>:</w:t>
            </w:r>
            <w:r>
              <w:rPr>
                <w:snapToGrid/>
                <w:color w:val="auto"/>
                <w:szCs w:val="26"/>
                <w:lang w:val="vi-VN"/>
              </w:rPr>
              <w:t xml:space="preserve"> </w:t>
            </w:r>
          </w:p>
          <w:p w14:paraId="7FE5649B" w14:textId="53D1C959" w:rsidR="007C477E" w:rsidRPr="00D778BA" w:rsidRDefault="00C4294D"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r>
              <w:fldChar w:fldCharType="begin"/>
            </w:r>
            <w:r w:rsidRPr="006B729D">
              <w:rPr>
                <w:lang w:val="vi-VN"/>
              </w:rPr>
              <w:instrText xml:space="preserve"> HYPERLINK "https://f2z0rj.axshare.com/" \l "id=hvtg8x&amp;p=27__cap_nhat_cuoc_kt&amp;g=1" </w:instrText>
            </w:r>
            <w:r>
              <w:fldChar w:fldCharType="separate"/>
            </w:r>
            <w:r w:rsidR="00F342F1" w:rsidRPr="005251DC">
              <w:rPr>
                <w:rStyle w:val="Hyperlink"/>
                <w:snapToGrid/>
                <w:szCs w:val="26"/>
                <w:lang w:val="vi-VN"/>
              </w:rPr>
              <w:t>https://f2z0rj.axshare.com/#id=hvtg8x&amp;p=27__cap_nhat_cuoc_kt&amp;g=1</w:t>
            </w:r>
            <w:r>
              <w:rPr>
                <w:rStyle w:val="Hyperlink"/>
                <w:snapToGrid/>
                <w:szCs w:val="26"/>
                <w:lang w:val="vi-VN"/>
              </w:rPr>
              <w:fldChar w:fldCharType="end"/>
            </w:r>
          </w:p>
        </w:tc>
      </w:tr>
      <w:tr w:rsidR="00272DFF" w:rsidRPr="006B729D" w14:paraId="3F78652A" w14:textId="77777777" w:rsidTr="007C477E">
        <w:tc>
          <w:tcPr>
            <w:tcW w:w="817" w:type="dxa"/>
            <w:shd w:val="clear" w:color="auto" w:fill="auto"/>
          </w:tcPr>
          <w:p w14:paraId="282CA007" w14:textId="77777777" w:rsidR="00272DFF" w:rsidRPr="00F342F1" w:rsidRDefault="00272DFF" w:rsidP="006C4854">
            <w:pPr>
              <w:pStyle w:val="ListParagraph"/>
              <w:numPr>
                <w:ilvl w:val="0"/>
                <w:numId w:val="196"/>
              </w:numPr>
              <w:rPr>
                <w:lang w:val="vi-VN"/>
              </w:rPr>
            </w:pPr>
          </w:p>
        </w:tc>
        <w:tc>
          <w:tcPr>
            <w:tcW w:w="1877" w:type="dxa"/>
            <w:shd w:val="clear" w:color="auto" w:fill="auto"/>
          </w:tcPr>
          <w:p w14:paraId="530406D5" w14:textId="1B7755CF" w:rsidR="00272DFF" w:rsidRDefault="00272DFF" w:rsidP="007C477E">
            <w:pPr>
              <w:keepLines/>
              <w:widowControl w:val="0"/>
              <w:rPr>
                <w:szCs w:val="26"/>
              </w:rPr>
            </w:pPr>
            <w:proofErr w:type="spellStart"/>
            <w:r>
              <w:rPr>
                <w:szCs w:val="26"/>
              </w:rPr>
              <w:t>Sửa</w:t>
            </w:r>
            <w:proofErr w:type="spellEnd"/>
            <w:r>
              <w:rPr>
                <w:szCs w:val="26"/>
              </w:rPr>
              <w:t xml:space="preserve"> </w:t>
            </w:r>
            <w:proofErr w:type="spellStart"/>
            <w:r>
              <w:rPr>
                <w:szCs w:val="26"/>
              </w:rPr>
              <w:t>lịch</w:t>
            </w:r>
            <w:proofErr w:type="spellEnd"/>
          </w:p>
        </w:tc>
        <w:tc>
          <w:tcPr>
            <w:tcW w:w="6912" w:type="dxa"/>
            <w:shd w:val="clear" w:color="auto" w:fill="auto"/>
          </w:tcPr>
          <w:p w14:paraId="564168E8" w14:textId="07B2E498" w:rsidR="00272DFF" w:rsidRPr="00B663A0" w:rsidRDefault="00272DFF" w:rsidP="00272DFF">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Cho phép</w:t>
            </w:r>
            <w:r>
              <w:rPr>
                <w:snapToGrid/>
                <w:color w:val="auto"/>
                <w:szCs w:val="26"/>
                <w:lang w:val="vi-VN"/>
              </w:rPr>
              <w:t xml:space="preserve"> NSD </w:t>
            </w:r>
            <w:r w:rsidR="0054312E">
              <w:rPr>
                <w:snapToGrid/>
                <w:color w:val="auto"/>
                <w:szCs w:val="26"/>
                <w:lang w:val="vi-VN"/>
              </w:rPr>
              <w:t>sửa lịch</w:t>
            </w:r>
            <w:r>
              <w:rPr>
                <w:snapToGrid/>
                <w:color w:val="auto"/>
                <w:szCs w:val="26"/>
                <w:lang w:val="vi-VN"/>
              </w:rPr>
              <w:t>, nhập các thông tin:</w:t>
            </w:r>
          </w:p>
          <w:p w14:paraId="26627868"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Công việc</w:t>
            </w:r>
          </w:p>
          <w:p w14:paraId="2AB1E561"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 xml:space="preserve">Người chịu trách nhiệm: chọn 1 trong danh sách nhân sự của cuộc kiểm toán </w:t>
            </w:r>
            <w:r w:rsidRPr="00690FD5">
              <w:rPr>
                <w:i/>
                <w:iCs/>
                <w:snapToGrid/>
                <w:color w:val="0070C0"/>
                <w:szCs w:val="26"/>
                <w:lang w:val="vi-VN"/>
              </w:rPr>
              <w:t>(mục 5.1.2)</w:t>
            </w:r>
          </w:p>
          <w:p w14:paraId="05B98B8A"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dự kiến thực hiện</w:t>
            </w:r>
          </w:p>
          <w:p w14:paraId="5C86EE7F" w14:textId="030C98A6" w:rsidR="00272DFF" w:rsidRPr="0045397A"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thực tế thực hiện</w:t>
            </w:r>
          </w:p>
        </w:tc>
      </w:tr>
      <w:tr w:rsidR="00272DFF" w:rsidRPr="00284094" w14:paraId="1EECCF47" w14:textId="77777777" w:rsidTr="007C477E">
        <w:tc>
          <w:tcPr>
            <w:tcW w:w="817" w:type="dxa"/>
            <w:shd w:val="clear" w:color="auto" w:fill="auto"/>
          </w:tcPr>
          <w:p w14:paraId="571129BB" w14:textId="77777777" w:rsidR="00272DFF" w:rsidRPr="007A50AA" w:rsidRDefault="00272DFF" w:rsidP="006C4854">
            <w:pPr>
              <w:pStyle w:val="ListParagraph"/>
              <w:numPr>
                <w:ilvl w:val="0"/>
                <w:numId w:val="196"/>
              </w:numPr>
              <w:rPr>
                <w:lang w:val="vi-VN"/>
              </w:rPr>
            </w:pPr>
          </w:p>
        </w:tc>
        <w:tc>
          <w:tcPr>
            <w:tcW w:w="1877" w:type="dxa"/>
            <w:shd w:val="clear" w:color="auto" w:fill="auto"/>
          </w:tcPr>
          <w:p w14:paraId="487AC6DF" w14:textId="7B446C2C" w:rsidR="00272DFF" w:rsidRDefault="00272DFF" w:rsidP="007C477E">
            <w:pPr>
              <w:keepLines/>
              <w:widowControl w:val="0"/>
              <w:rPr>
                <w:szCs w:val="26"/>
              </w:rPr>
            </w:pPr>
            <w:proofErr w:type="spellStart"/>
            <w:r>
              <w:rPr>
                <w:szCs w:val="26"/>
              </w:rPr>
              <w:t>Xoá</w:t>
            </w:r>
            <w:proofErr w:type="spellEnd"/>
            <w:r>
              <w:rPr>
                <w:szCs w:val="26"/>
              </w:rPr>
              <w:t xml:space="preserve"> </w:t>
            </w:r>
            <w:proofErr w:type="spellStart"/>
            <w:r>
              <w:rPr>
                <w:szCs w:val="26"/>
              </w:rPr>
              <w:t>lịch</w:t>
            </w:r>
            <w:proofErr w:type="spellEnd"/>
          </w:p>
        </w:tc>
        <w:tc>
          <w:tcPr>
            <w:tcW w:w="6912" w:type="dxa"/>
            <w:shd w:val="clear" w:color="auto" w:fill="auto"/>
          </w:tcPr>
          <w:p w14:paraId="292C2DFB" w14:textId="52C1EAA7" w:rsidR="00272DFF" w:rsidRPr="00060679" w:rsidRDefault="0054312E" w:rsidP="0086510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xoá lịch đã tạo</w:t>
            </w:r>
          </w:p>
        </w:tc>
      </w:tr>
    </w:tbl>
    <w:p w14:paraId="31A086C7" w14:textId="2329E0FA" w:rsidR="002B0F90" w:rsidRPr="006378C0" w:rsidRDefault="002B0F90" w:rsidP="0033253D">
      <w:pPr>
        <w:pStyle w:val="tvHeading111"/>
        <w:rPr>
          <w:lang w:val="vi-VN"/>
        </w:rPr>
      </w:pPr>
      <w:bookmarkStart w:id="116" w:name="_Toc87368232"/>
      <w:r w:rsidRPr="006378C0">
        <w:rPr>
          <w:lang w:val="vi-VN"/>
        </w:rPr>
        <w:t>Thông tin đơn vị được KT</w:t>
      </w:r>
      <w:bookmarkEnd w:id="116"/>
    </w:p>
    <w:p w14:paraId="18A8A739" w14:textId="6562432B" w:rsidR="006378C0" w:rsidRPr="00BD07F0" w:rsidRDefault="006378C0" w:rsidP="006378C0">
      <w:pPr>
        <w:rPr>
          <w:lang w:val="vi-VN"/>
        </w:rPr>
      </w:pPr>
      <w:r w:rsidRPr="006378C0">
        <w:rPr>
          <w:b/>
          <w:bCs/>
          <w:lang w:val="vi-VN"/>
        </w:rPr>
        <w:t>Mục đích</w:t>
      </w:r>
      <w:r w:rsidR="00BD07F0">
        <w:rPr>
          <w:b/>
          <w:bCs/>
          <w:lang w:val="vi-VN"/>
        </w:rPr>
        <w:t xml:space="preserve">: </w:t>
      </w:r>
      <w:r w:rsidR="00BD07F0">
        <w:rPr>
          <w:lang w:val="vi-VN"/>
        </w:rPr>
        <w:t xml:space="preserve">quản lý </w:t>
      </w:r>
      <w:r w:rsidR="001D44C4">
        <w:rPr>
          <w:lang w:val="vi-VN"/>
        </w:rPr>
        <w:t>các thông tin mô tả hoạt động kinh doanh, vận hành của đơn vị được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14FCF" w:rsidRPr="002F4F88" w14:paraId="2306D24D" w14:textId="77777777" w:rsidTr="007C477E">
        <w:trPr>
          <w:trHeight w:val="449"/>
        </w:trPr>
        <w:tc>
          <w:tcPr>
            <w:tcW w:w="817" w:type="dxa"/>
            <w:shd w:val="clear" w:color="auto" w:fill="auto"/>
          </w:tcPr>
          <w:p w14:paraId="64DD0FEF" w14:textId="77777777" w:rsidR="00214FCF" w:rsidRPr="002F4F88" w:rsidRDefault="00214FCF" w:rsidP="007C477E">
            <w:pPr>
              <w:keepLines/>
              <w:widowControl w:val="0"/>
              <w:jc w:val="both"/>
              <w:rPr>
                <w:b/>
                <w:bCs/>
                <w:szCs w:val="26"/>
              </w:rPr>
            </w:pPr>
            <w:r w:rsidRPr="002F4F88">
              <w:rPr>
                <w:b/>
                <w:bCs/>
                <w:szCs w:val="26"/>
              </w:rPr>
              <w:t>STT</w:t>
            </w:r>
          </w:p>
        </w:tc>
        <w:tc>
          <w:tcPr>
            <w:tcW w:w="1877" w:type="dxa"/>
            <w:shd w:val="clear" w:color="auto" w:fill="auto"/>
          </w:tcPr>
          <w:p w14:paraId="0FB932F2" w14:textId="77777777" w:rsidR="00214FCF" w:rsidRPr="002F4F88" w:rsidRDefault="00214FCF" w:rsidP="007C477E">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EE42FB3" w14:textId="77777777" w:rsidR="00214FCF" w:rsidRPr="002F4F88" w:rsidRDefault="00214FCF" w:rsidP="007C477E">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14FCF" w:rsidRPr="006B729D" w14:paraId="75439D28" w14:textId="77777777" w:rsidTr="007C477E">
        <w:tc>
          <w:tcPr>
            <w:tcW w:w="817" w:type="dxa"/>
            <w:shd w:val="clear" w:color="auto" w:fill="auto"/>
          </w:tcPr>
          <w:p w14:paraId="47A5D114" w14:textId="77777777" w:rsidR="00214FCF" w:rsidRPr="00C633C9" w:rsidRDefault="00214FCF" w:rsidP="006C4854">
            <w:pPr>
              <w:pStyle w:val="ListParagraph"/>
              <w:numPr>
                <w:ilvl w:val="0"/>
                <w:numId w:val="197"/>
              </w:numPr>
              <w:rPr>
                <w:lang w:val="vi-VN"/>
              </w:rPr>
            </w:pPr>
          </w:p>
        </w:tc>
        <w:tc>
          <w:tcPr>
            <w:tcW w:w="1877" w:type="dxa"/>
            <w:shd w:val="clear" w:color="auto" w:fill="auto"/>
          </w:tcPr>
          <w:p w14:paraId="3F52BBEA" w14:textId="0D6CD66E" w:rsidR="00214FCF" w:rsidRPr="00214FCF" w:rsidRDefault="0062776A" w:rsidP="007C477E">
            <w:pPr>
              <w:keepLines/>
              <w:widowControl w:val="0"/>
              <w:rPr>
                <w:szCs w:val="26"/>
                <w:lang w:val="vi-VN"/>
              </w:rPr>
            </w:pPr>
            <w:r>
              <w:rPr>
                <w:szCs w:val="26"/>
                <w:lang w:val="vi-VN"/>
              </w:rPr>
              <w:t>Cập nhật thông tin đơn vị được KT</w:t>
            </w:r>
          </w:p>
        </w:tc>
        <w:tc>
          <w:tcPr>
            <w:tcW w:w="6912" w:type="dxa"/>
            <w:shd w:val="clear" w:color="auto" w:fill="auto"/>
          </w:tcPr>
          <w:p w14:paraId="63FFDD11" w14:textId="67712692" w:rsidR="00214FCF" w:rsidRDefault="00DE7D02"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Đối với mỗi đơn vị nằm trong phạm vi cuộc kiểm toán, c</w:t>
            </w:r>
            <w:r w:rsidR="00214FCF" w:rsidRPr="00214FCF">
              <w:rPr>
                <w:snapToGrid/>
                <w:color w:val="auto"/>
                <w:szCs w:val="26"/>
                <w:lang w:val="vi-VN"/>
              </w:rPr>
              <w:t xml:space="preserve">ho phép NSD </w:t>
            </w:r>
            <w:r w:rsidR="0062776A">
              <w:rPr>
                <w:snapToGrid/>
                <w:color w:val="auto"/>
                <w:szCs w:val="26"/>
                <w:lang w:val="vi-VN"/>
              </w:rPr>
              <w:t xml:space="preserve">cập nhật </w:t>
            </w:r>
            <w:r w:rsidR="00E049A4">
              <w:rPr>
                <w:snapToGrid/>
                <w:color w:val="auto"/>
                <w:szCs w:val="26"/>
                <w:lang w:val="vi-VN"/>
              </w:rPr>
              <w:t>các thông tin sau</w:t>
            </w:r>
            <w:r w:rsidR="00214FCF">
              <w:rPr>
                <w:snapToGrid/>
                <w:color w:val="auto"/>
                <w:szCs w:val="26"/>
                <w:lang w:val="vi-VN"/>
              </w:rPr>
              <w:t>:</w:t>
            </w:r>
          </w:p>
          <w:p w14:paraId="7AE18E7F" w14:textId="166B1308" w:rsidR="000F09BA" w:rsidRPr="0082350A" w:rsidRDefault="000F09BA"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sidRPr="000F09BA">
              <w:rPr>
                <w:b/>
                <w:bCs/>
                <w:snapToGrid/>
                <w:color w:val="auto"/>
                <w:szCs w:val="26"/>
                <w:lang w:val="vi-VN"/>
              </w:rPr>
              <w:t>Đánh giá sơ bộ</w:t>
            </w:r>
            <w:r w:rsidR="00D509E5">
              <w:rPr>
                <w:b/>
                <w:bCs/>
                <w:snapToGrid/>
                <w:color w:val="auto"/>
                <w:szCs w:val="26"/>
                <w:lang w:val="vi-VN"/>
              </w:rPr>
              <w:t xml:space="preserve">: </w:t>
            </w:r>
            <w:r w:rsidR="00D509E5">
              <w:rPr>
                <w:snapToGrid/>
                <w:color w:val="auto"/>
                <w:szCs w:val="26"/>
                <w:lang w:val="vi-VN"/>
              </w:rPr>
              <w:t xml:space="preserve">cho phép nhập nội dung </w:t>
            </w:r>
            <w:r w:rsidR="001E6C82">
              <w:rPr>
                <w:snapToGrid/>
                <w:color w:val="auto"/>
                <w:szCs w:val="26"/>
                <w:lang w:val="vi-VN"/>
              </w:rPr>
              <w:t xml:space="preserve">rich </w:t>
            </w:r>
            <w:r w:rsidR="00D509E5">
              <w:rPr>
                <w:snapToGrid/>
                <w:color w:val="auto"/>
                <w:szCs w:val="26"/>
                <w:lang w:val="vi-VN"/>
              </w:rPr>
              <w:t>text</w:t>
            </w:r>
            <w:r w:rsidR="001E6C82">
              <w:rPr>
                <w:snapToGrid/>
                <w:color w:val="auto"/>
                <w:szCs w:val="26"/>
                <w:lang w:val="vi-VN"/>
              </w:rPr>
              <w:t xml:space="preserve"> (nhập text, </w:t>
            </w:r>
            <w:r w:rsidR="00D509E5">
              <w:rPr>
                <w:snapToGrid/>
                <w:color w:val="auto"/>
                <w:szCs w:val="26"/>
                <w:lang w:val="vi-VN"/>
              </w:rPr>
              <w:t>chèn bảng biểu</w:t>
            </w:r>
            <w:r w:rsidR="001E6C82">
              <w:rPr>
                <w:snapToGrid/>
                <w:color w:val="auto"/>
                <w:szCs w:val="26"/>
                <w:lang w:val="vi-VN"/>
              </w:rPr>
              <w:t>, hình ảnh, format căn chỉnh text đã nhập)</w:t>
            </w:r>
          </w:p>
          <w:p w14:paraId="0C3B8C75" w14:textId="7A761D57" w:rsidR="0082350A" w:rsidRPr="00C259E3" w:rsidRDefault="0082350A"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sidRPr="0082350A">
              <w:rPr>
                <w:b/>
                <w:snapToGrid/>
                <w:color w:val="auto"/>
                <w:szCs w:val="26"/>
                <w:lang w:val="vi-VN"/>
              </w:rPr>
              <w:t>Rủi ro chính và chiến lược kiểm toán</w:t>
            </w:r>
            <w:r w:rsidR="00C259E3">
              <w:rPr>
                <w:b/>
                <w:snapToGrid/>
                <w:color w:val="auto"/>
                <w:szCs w:val="26"/>
                <w:lang w:val="vi-VN"/>
              </w:rPr>
              <w:t xml:space="preserve">: </w:t>
            </w:r>
            <w:r w:rsidR="00C259E3">
              <w:rPr>
                <w:bCs/>
                <w:snapToGrid/>
                <w:color w:val="auto"/>
                <w:szCs w:val="26"/>
                <w:lang w:val="vi-VN"/>
              </w:rPr>
              <w:t>cho phép thêm/sửa/xoá các rủi ro chính. Danh sách các rủi ro đã được thiết lập hiển thị thông tin:</w:t>
            </w:r>
          </w:p>
          <w:p w14:paraId="2E9E283C" w14:textId="61AB4D9E" w:rsidR="009C6FE8"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Tên rủi ro</w:t>
            </w:r>
          </w:p>
          <w:p w14:paraId="71843E8B" w14:textId="0F1B85E6" w:rsidR="00C259E3"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Mô tả</w:t>
            </w:r>
          </w:p>
          <w:p w14:paraId="76052B96" w14:textId="44FE8005" w:rsidR="00C259E3"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Mức độ rủi ro</w:t>
            </w:r>
          </w:p>
          <w:p w14:paraId="72822019" w14:textId="02643CC0" w:rsidR="009C6FE8"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Chiến lược KT</w:t>
            </w:r>
          </w:p>
          <w:p w14:paraId="7CAA76F3" w14:textId="77777777" w:rsidR="00214FCF" w:rsidRPr="00F342F1" w:rsidRDefault="00C259E3"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Pr>
                <w:b/>
                <w:snapToGrid/>
                <w:color w:val="auto"/>
                <w:szCs w:val="26"/>
                <w:lang w:val="vi-VN"/>
              </w:rPr>
              <w:t>File đính kèm</w:t>
            </w:r>
          </w:p>
          <w:p w14:paraId="32A24FAD" w14:textId="77777777" w:rsidR="00F342F1" w:rsidRDefault="00F342F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proofErr w:type="spellStart"/>
            <w:r w:rsidRPr="00F342F1">
              <w:rPr>
                <w:snapToGrid/>
                <w:color w:val="auto"/>
                <w:szCs w:val="26"/>
              </w:rPr>
              <w:t>Giao</w:t>
            </w:r>
            <w:proofErr w:type="spellEnd"/>
            <w:r w:rsidRPr="00F342F1">
              <w:rPr>
                <w:snapToGrid/>
                <w:color w:val="auto"/>
                <w:szCs w:val="26"/>
              </w:rPr>
              <w:t xml:space="preserve"> </w:t>
            </w:r>
            <w:proofErr w:type="spellStart"/>
            <w:r w:rsidRPr="00F342F1">
              <w:rPr>
                <w:snapToGrid/>
                <w:color w:val="auto"/>
                <w:szCs w:val="26"/>
              </w:rPr>
              <w:t>diện</w:t>
            </w:r>
            <w:proofErr w:type="spellEnd"/>
            <w:r w:rsidRPr="00F342F1">
              <w:rPr>
                <w:snapToGrid/>
                <w:color w:val="auto"/>
                <w:szCs w:val="26"/>
                <w:lang w:val="vi-VN"/>
              </w:rPr>
              <w:t>:</w:t>
            </w:r>
            <w:r>
              <w:rPr>
                <w:snapToGrid/>
                <w:color w:val="auto"/>
                <w:szCs w:val="26"/>
                <w:lang w:val="vi-VN"/>
              </w:rPr>
              <w:t xml:space="preserve"> </w:t>
            </w:r>
          </w:p>
          <w:p w14:paraId="36C66CAB" w14:textId="17D75C05" w:rsidR="00F342F1" w:rsidRPr="009C6FE8" w:rsidRDefault="00C4294D" w:rsidP="00F342F1">
            <w:pPr>
              <w:pStyle w:val="NormalIndent"/>
              <w:keepNext w:val="0"/>
              <w:keepLines/>
              <w:widowControl w:val="0"/>
              <w:numPr>
                <w:ilvl w:val="0"/>
                <w:numId w:val="0"/>
              </w:numPr>
              <w:spacing w:before="0" w:after="0" w:line="312" w:lineRule="auto"/>
              <w:jc w:val="left"/>
              <w:rPr>
                <w:b/>
                <w:bCs/>
                <w:snapToGrid/>
                <w:color w:val="auto"/>
                <w:szCs w:val="26"/>
                <w:lang w:val="vi-VN"/>
              </w:rPr>
            </w:pPr>
            <w:r>
              <w:fldChar w:fldCharType="begin"/>
            </w:r>
            <w:r w:rsidRPr="006B729D">
              <w:rPr>
                <w:lang w:val="vi-VN"/>
              </w:rPr>
              <w:instrText xml:space="preserve"> HYPERLINK "https://f2z0rj.axshare.com/" \l "id=hvtg8x&amp;p=27__cap_nhat_cuoc_kt&amp;g=1" </w:instrText>
            </w:r>
            <w:r>
              <w:fldChar w:fldCharType="separate"/>
            </w:r>
            <w:r w:rsidR="00F342F1" w:rsidRPr="005251DC">
              <w:rPr>
                <w:rStyle w:val="Hyperlink"/>
                <w:snapToGrid/>
                <w:szCs w:val="26"/>
                <w:lang w:val="vi-VN"/>
              </w:rPr>
              <w:t>https://f2z0rj.axshare.com/#id=hvtg8x&amp;p=27__cap_nhat_cuoc_kt&amp;g=1</w:t>
            </w:r>
            <w:r>
              <w:rPr>
                <w:rStyle w:val="Hyperlink"/>
                <w:snapToGrid/>
                <w:szCs w:val="26"/>
                <w:lang w:val="vi-VN"/>
              </w:rPr>
              <w:fldChar w:fldCharType="end"/>
            </w:r>
          </w:p>
        </w:tc>
      </w:tr>
    </w:tbl>
    <w:p w14:paraId="1EDB865A" w14:textId="0CBEEAF8" w:rsidR="00CF049E" w:rsidRDefault="00CF049E" w:rsidP="00CF049E">
      <w:pPr>
        <w:pStyle w:val="tvHeading11"/>
      </w:pPr>
      <w:bookmarkStart w:id="117" w:name="_Toc87368233"/>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liệu</w:t>
      </w:r>
      <w:proofErr w:type="spellEnd"/>
      <w:r>
        <w:t xml:space="preserve"> do </w:t>
      </w:r>
      <w:r w:rsidR="004D39BA">
        <w:rPr>
          <w:lang w:val="vi-VN"/>
        </w:rPr>
        <w:t>đơn vị được kiểm toán</w:t>
      </w:r>
      <w:r>
        <w:t xml:space="preserve"> </w:t>
      </w:r>
      <w:proofErr w:type="spellStart"/>
      <w:r>
        <w:t>cung</w:t>
      </w:r>
      <w:proofErr w:type="spellEnd"/>
      <w:r>
        <w:t xml:space="preserve"> </w:t>
      </w:r>
      <w:proofErr w:type="spellStart"/>
      <w:r>
        <w:t>cấp</w:t>
      </w:r>
      <w:bookmarkEnd w:id="117"/>
      <w:proofErr w:type="spellEnd"/>
    </w:p>
    <w:p w14:paraId="215C3898" w14:textId="46AC5F6A" w:rsidR="00CF049E" w:rsidRPr="005913AE" w:rsidRDefault="00CF049E" w:rsidP="00EA5EE5">
      <w:pPr>
        <w:pStyle w:val="tvHeading11"/>
      </w:pPr>
      <w:bookmarkStart w:id="118" w:name="_Toc87368234"/>
      <w:proofErr w:type="spellStart"/>
      <w:r>
        <w:t>Thư</w:t>
      </w:r>
      <w:proofErr w:type="spellEnd"/>
      <w:r>
        <w:t xml:space="preserve"> </w:t>
      </w:r>
      <w:proofErr w:type="spellStart"/>
      <w:r>
        <w:t>viện</w:t>
      </w:r>
      <w:proofErr w:type="spellEnd"/>
      <w:r>
        <w:t xml:space="preserve"> </w:t>
      </w:r>
      <w:proofErr w:type="spellStart"/>
      <w:r>
        <w:t>rủi</w:t>
      </w:r>
      <w:proofErr w:type="spellEnd"/>
      <w:r>
        <w:t xml:space="preserve"> </w:t>
      </w:r>
      <w:proofErr w:type="spellStart"/>
      <w:r>
        <w:t>ro</w:t>
      </w:r>
      <w:proofErr w:type="spellEnd"/>
      <w:r w:rsidR="00EA5EE5">
        <w:t xml:space="preserve">, </w:t>
      </w:r>
      <w:proofErr w:type="spellStart"/>
      <w:r w:rsidR="00EA5EE5">
        <w:t>kiểm</w:t>
      </w:r>
      <w:proofErr w:type="spellEnd"/>
      <w:r w:rsidR="00EA5EE5">
        <w:t xml:space="preserve"> </w:t>
      </w:r>
      <w:proofErr w:type="spellStart"/>
      <w:r w:rsidR="00EA5EE5">
        <w:t>soát</w:t>
      </w:r>
      <w:proofErr w:type="spellEnd"/>
      <w:r w:rsidR="00EA5EE5">
        <w:t xml:space="preserve">, </w:t>
      </w:r>
      <w:proofErr w:type="spellStart"/>
      <w:r w:rsidR="00EA5EE5">
        <w:t>thủ</w:t>
      </w:r>
      <w:proofErr w:type="spellEnd"/>
      <w:r w:rsidR="00EA5EE5">
        <w:t xml:space="preserve"> </w:t>
      </w:r>
      <w:proofErr w:type="spellStart"/>
      <w:r w:rsidR="00EA5EE5">
        <w:t>tục</w:t>
      </w:r>
      <w:bookmarkEnd w:id="118"/>
      <w:proofErr w:type="spellEnd"/>
    </w:p>
    <w:p w14:paraId="7AF6EC62" w14:textId="23567761" w:rsidR="008B1AFB" w:rsidRDefault="008B1AFB" w:rsidP="0054787D">
      <w:pPr>
        <w:pStyle w:val="tvHeading111"/>
      </w:pPr>
      <w:bookmarkStart w:id="119" w:name="_Toc87368235"/>
      <w:proofErr w:type="spellStart"/>
      <w:r>
        <w:t>Danh</w:t>
      </w:r>
      <w:proofErr w:type="spellEnd"/>
      <w:r>
        <w:t xml:space="preserve"> </w:t>
      </w:r>
      <w:proofErr w:type="spellStart"/>
      <w:r>
        <w:t>mục</w:t>
      </w:r>
      <w:proofErr w:type="spellEnd"/>
      <w:r>
        <w:t xml:space="preserve"> </w:t>
      </w:r>
      <w:proofErr w:type="spellStart"/>
      <w:r>
        <w:t>rủi</w:t>
      </w:r>
      <w:proofErr w:type="spellEnd"/>
      <w:r>
        <w:t xml:space="preserve"> </w:t>
      </w:r>
      <w:proofErr w:type="spellStart"/>
      <w:r>
        <w:t>ro</w:t>
      </w:r>
      <w:bookmarkEnd w:id="119"/>
      <w:proofErr w:type="spellEnd"/>
      <w:r w:rsidR="000F3296">
        <w:rPr>
          <w:lang w:val="vi-VN"/>
        </w:rPr>
        <w:t xml:space="preserve"> </w:t>
      </w:r>
    </w:p>
    <w:p w14:paraId="1106C21F" w14:textId="62BCEE8D" w:rsidR="00D54790" w:rsidRPr="00A36187" w:rsidRDefault="00D54790" w:rsidP="00D54790">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sidR="002C729F">
        <w:rPr>
          <w:bCs/>
          <w:szCs w:val="26"/>
        </w:rPr>
        <w:t>quản</w:t>
      </w:r>
      <w:proofErr w:type="spellEnd"/>
      <w:r w:rsidR="002C729F">
        <w:rPr>
          <w:bCs/>
          <w:szCs w:val="26"/>
        </w:rPr>
        <w:t xml:space="preserve"> </w:t>
      </w:r>
      <w:proofErr w:type="spellStart"/>
      <w:r w:rsidR="002C729F">
        <w:rPr>
          <w:bCs/>
          <w:szCs w:val="26"/>
        </w:rPr>
        <w:t>lý</w:t>
      </w:r>
      <w:proofErr w:type="spellEnd"/>
      <w:r w:rsidR="002C729F">
        <w:rPr>
          <w:bCs/>
          <w:szCs w:val="26"/>
        </w:rPr>
        <w:t xml:space="preserve"> </w:t>
      </w:r>
      <w:proofErr w:type="spellStart"/>
      <w:r w:rsidR="002C729F">
        <w:rPr>
          <w:bCs/>
          <w:szCs w:val="26"/>
        </w:rPr>
        <w:t>danh</w:t>
      </w:r>
      <w:proofErr w:type="spellEnd"/>
      <w:r w:rsidR="002C729F">
        <w:rPr>
          <w:bCs/>
          <w:szCs w:val="26"/>
        </w:rPr>
        <w:t xml:space="preserve"> </w:t>
      </w:r>
      <w:proofErr w:type="spellStart"/>
      <w:r w:rsidR="002C729F">
        <w:rPr>
          <w:bCs/>
          <w:szCs w:val="26"/>
        </w:rPr>
        <w:t>sách</w:t>
      </w:r>
      <w:proofErr w:type="spellEnd"/>
      <w:r w:rsidR="002C729F">
        <w:rPr>
          <w:bCs/>
          <w:szCs w:val="26"/>
        </w:rPr>
        <w:t xml:space="preserve"> </w:t>
      </w:r>
      <w:proofErr w:type="spellStart"/>
      <w:r w:rsidR="002C729F">
        <w:rPr>
          <w:bCs/>
          <w:szCs w:val="26"/>
        </w:rPr>
        <w:t>các</w:t>
      </w:r>
      <w:proofErr w:type="spellEnd"/>
      <w:r w:rsidR="002C729F">
        <w:rPr>
          <w:bCs/>
          <w:szCs w:val="26"/>
        </w:rPr>
        <w:t xml:space="preserve"> </w:t>
      </w:r>
      <w:proofErr w:type="spellStart"/>
      <w:r w:rsidR="002C729F">
        <w:rPr>
          <w:bCs/>
          <w:szCs w:val="26"/>
        </w:rPr>
        <w:t>rủi</w:t>
      </w:r>
      <w:proofErr w:type="spellEnd"/>
      <w:r w:rsidR="002C729F">
        <w:rPr>
          <w:bCs/>
          <w:szCs w:val="26"/>
        </w:rPr>
        <w:t xml:space="preserve"> </w:t>
      </w:r>
      <w:proofErr w:type="spellStart"/>
      <w:r w:rsidR="002C729F">
        <w:rPr>
          <w:bCs/>
          <w:szCs w:val="26"/>
        </w:rPr>
        <w:t>ro</w:t>
      </w:r>
      <w:proofErr w:type="spellEnd"/>
      <w:r w:rsidR="002C729F">
        <w:rPr>
          <w:bCs/>
          <w:szCs w:val="26"/>
        </w:rPr>
        <w:t xml:space="preserve"> ở </w:t>
      </w:r>
      <w:proofErr w:type="spellStart"/>
      <w:r w:rsidR="002C729F">
        <w:rPr>
          <w:bCs/>
          <w:szCs w:val="26"/>
        </w:rPr>
        <w:t>cấp</w:t>
      </w:r>
      <w:proofErr w:type="spellEnd"/>
      <w:r w:rsidR="002C729F">
        <w:rPr>
          <w:bCs/>
          <w:szCs w:val="26"/>
        </w:rPr>
        <w:t xml:space="preserve"> </w:t>
      </w:r>
      <w:proofErr w:type="spellStart"/>
      <w:r w:rsidR="002C729F">
        <w:rPr>
          <w:bCs/>
          <w:szCs w:val="26"/>
        </w:rPr>
        <w:t>độ</w:t>
      </w:r>
      <w:proofErr w:type="spellEnd"/>
      <w:r w:rsidR="002C729F">
        <w:rPr>
          <w:bCs/>
          <w:szCs w:val="26"/>
        </w:rPr>
        <w:t xml:space="preserve"> </w:t>
      </w:r>
      <w:proofErr w:type="spellStart"/>
      <w:r w:rsidR="002C729F">
        <w:rPr>
          <w:bCs/>
          <w:szCs w:val="26"/>
        </w:rPr>
        <w:t>quy</w:t>
      </w:r>
      <w:proofErr w:type="spellEnd"/>
      <w:r w:rsidR="002C729F">
        <w:rPr>
          <w:bCs/>
          <w:szCs w:val="26"/>
        </w:rPr>
        <w:t xml:space="preserve"> </w:t>
      </w:r>
      <w:proofErr w:type="spellStart"/>
      <w:r w:rsidR="002C729F">
        <w:rPr>
          <w:bCs/>
          <w:szCs w:val="26"/>
        </w:rPr>
        <w:t>trình</w:t>
      </w:r>
      <w:proofErr w:type="spellEnd"/>
      <w:r w:rsidR="00A36187">
        <w:rPr>
          <w:bCs/>
          <w:szCs w:val="26"/>
          <w:lang w:val="vi-VN"/>
        </w:rPr>
        <w:t>, phục vụ xây dựng chương trình kiểm toán</w:t>
      </w:r>
    </w:p>
    <w:p w14:paraId="4B51C7F3" w14:textId="77777777" w:rsidR="00D54790" w:rsidRPr="00C73133" w:rsidRDefault="00D54790" w:rsidP="00D54790">
      <w:pPr>
        <w:rPr>
          <w:lang w:val="vi-VN"/>
        </w:rPr>
      </w:pPr>
      <w:r w:rsidRPr="00802E10">
        <w:rPr>
          <w:b/>
          <w:bCs/>
          <w:szCs w:val="26"/>
          <w:lang w:val="vi-VN"/>
        </w:rPr>
        <w:t>Vai trò thực hiện:</w:t>
      </w:r>
      <w:r w:rsidRPr="00802E10">
        <w:rPr>
          <w:szCs w:val="26"/>
          <w:lang w:val="vi-VN"/>
        </w:rPr>
        <w:t xml:space="preserve"> Trưởng bộ phận KTNB</w:t>
      </w:r>
      <w:r>
        <w:rPr>
          <w:szCs w:val="26"/>
          <w:lang w:val="vi-VN"/>
        </w:rPr>
        <w:t>, KTV</w:t>
      </w:r>
    </w:p>
    <w:p w14:paraId="1B7097F6" w14:textId="0E19B65E" w:rsidR="00D54790" w:rsidRDefault="00D54790" w:rsidP="00D54790">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0A74CE" w:rsidRPr="002F4F88" w14:paraId="1817CCC9" w14:textId="77777777" w:rsidTr="0085602D">
        <w:trPr>
          <w:trHeight w:val="449"/>
        </w:trPr>
        <w:tc>
          <w:tcPr>
            <w:tcW w:w="817" w:type="dxa"/>
            <w:shd w:val="clear" w:color="auto" w:fill="auto"/>
          </w:tcPr>
          <w:p w14:paraId="447118C5" w14:textId="77777777" w:rsidR="000A74CE" w:rsidRPr="002F4F88" w:rsidRDefault="000A74CE" w:rsidP="0085602D">
            <w:pPr>
              <w:keepLines/>
              <w:widowControl w:val="0"/>
              <w:jc w:val="both"/>
              <w:rPr>
                <w:b/>
                <w:bCs/>
                <w:szCs w:val="26"/>
              </w:rPr>
            </w:pPr>
            <w:r w:rsidRPr="002F4F88">
              <w:rPr>
                <w:b/>
                <w:bCs/>
                <w:szCs w:val="26"/>
              </w:rPr>
              <w:t>STT</w:t>
            </w:r>
          </w:p>
        </w:tc>
        <w:tc>
          <w:tcPr>
            <w:tcW w:w="1877" w:type="dxa"/>
            <w:shd w:val="clear" w:color="auto" w:fill="auto"/>
          </w:tcPr>
          <w:p w14:paraId="41D01D66" w14:textId="77777777" w:rsidR="000A74CE" w:rsidRPr="002F4F88" w:rsidRDefault="000A74CE" w:rsidP="008560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804B81B" w14:textId="77777777" w:rsidR="000A74CE" w:rsidRPr="002F4F88" w:rsidRDefault="000A74CE" w:rsidP="008560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0A74CE" w:rsidRPr="006B729D" w14:paraId="0A62D86F" w14:textId="77777777" w:rsidTr="0085602D">
        <w:tc>
          <w:tcPr>
            <w:tcW w:w="817" w:type="dxa"/>
            <w:shd w:val="clear" w:color="auto" w:fill="auto"/>
          </w:tcPr>
          <w:p w14:paraId="641800DA" w14:textId="77777777" w:rsidR="000A74CE" w:rsidRPr="002F4F88" w:rsidRDefault="000A74CE" w:rsidP="00707199">
            <w:pPr>
              <w:pStyle w:val="ListParagraph"/>
              <w:numPr>
                <w:ilvl w:val="0"/>
                <w:numId w:val="172"/>
              </w:numPr>
            </w:pPr>
          </w:p>
        </w:tc>
        <w:tc>
          <w:tcPr>
            <w:tcW w:w="1877" w:type="dxa"/>
            <w:shd w:val="clear" w:color="auto" w:fill="auto"/>
          </w:tcPr>
          <w:p w14:paraId="07E59021" w14:textId="77777777" w:rsidR="000A74CE" w:rsidRPr="002F4F88" w:rsidRDefault="000A74CE" w:rsidP="008560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CD6E8CE" w14:textId="0FA01EA4"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9F2834">
              <w:rPr>
                <w:snapToGrid/>
                <w:color w:val="auto"/>
                <w:szCs w:val="26"/>
              </w:rPr>
              <w:t>rủi</w:t>
            </w:r>
            <w:proofErr w:type="spellEnd"/>
            <w:r w:rsidR="009F2834">
              <w:rPr>
                <w:snapToGrid/>
                <w:color w:val="auto"/>
                <w:szCs w:val="26"/>
              </w:rPr>
              <w:t xml:space="preserve"> </w:t>
            </w:r>
            <w:proofErr w:type="spellStart"/>
            <w:r w:rsidR="009F2834">
              <w:rPr>
                <w:snapToGrid/>
                <w:color w:val="auto"/>
                <w:szCs w:val="26"/>
              </w:rPr>
              <w:t>ro</w:t>
            </w:r>
            <w:proofErr w:type="spellEnd"/>
            <w:r w:rsidR="009F2834">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BADDDC3" w14:textId="33C26B7D"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8723EC">
              <w:rPr>
                <w:snapToGrid/>
                <w:color w:val="auto"/>
                <w:szCs w:val="26"/>
                <w:lang w:val="vi-VN"/>
              </w:rPr>
              <w:t xml:space="preserve"> liên quan</w:t>
            </w:r>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sidR="008723EC">
              <w:rPr>
                <w:snapToGrid/>
                <w:color w:val="auto"/>
                <w:szCs w:val="26"/>
              </w:rPr>
              <w:t>mục</w:t>
            </w:r>
            <w:proofErr w:type="spellEnd"/>
            <w:r w:rsidR="008723EC">
              <w:rPr>
                <w:snapToGrid/>
                <w:color w:val="auto"/>
                <w:szCs w:val="26"/>
              </w:rPr>
              <w:t xml:space="preserve"> </w:t>
            </w:r>
            <w:proofErr w:type="spellStart"/>
            <w:r w:rsidR="008723EC">
              <w:rPr>
                <w:snapToGrid/>
                <w:color w:val="auto"/>
                <w:szCs w:val="26"/>
              </w:rPr>
              <w:t>đơn</w:t>
            </w:r>
            <w:proofErr w:type="spellEnd"/>
            <w:r w:rsidR="008723EC">
              <w:rPr>
                <w:snapToGrid/>
                <w:color w:val="auto"/>
                <w:szCs w:val="26"/>
              </w:rPr>
              <w:t xml:space="preserve"> </w:t>
            </w:r>
            <w:proofErr w:type="spellStart"/>
            <w:r w:rsidR="008723EC">
              <w:rPr>
                <w:snapToGrid/>
                <w:color w:val="auto"/>
                <w:szCs w:val="26"/>
              </w:rPr>
              <w:t>vị</w:t>
            </w:r>
            <w:proofErr w:type="spellEnd"/>
            <w:r w:rsidR="008723EC">
              <w:rPr>
                <w:snapToGrid/>
                <w:color w:val="auto"/>
                <w:szCs w:val="26"/>
                <w:lang w:val="vi-VN"/>
              </w:rPr>
              <w:t xml:space="preserve"> (</w:t>
            </w:r>
            <w:r w:rsidR="008723EC" w:rsidRPr="00315928">
              <w:rPr>
                <w:i/>
                <w:iCs/>
                <w:snapToGrid/>
                <w:color w:val="0070C0"/>
                <w:szCs w:val="26"/>
                <w:lang w:val="vi-VN"/>
              </w:rPr>
              <w:t xml:space="preserve">mục </w:t>
            </w:r>
            <w:r w:rsidR="00315928" w:rsidRPr="00315928">
              <w:rPr>
                <w:i/>
                <w:iCs/>
                <w:snapToGrid/>
                <w:color w:val="0070C0"/>
                <w:szCs w:val="26"/>
                <w:lang w:val="vi-VN"/>
              </w:rPr>
              <w:t>3.1.1</w:t>
            </w:r>
            <w:r w:rsidR="00315928">
              <w:rPr>
                <w:snapToGrid/>
                <w:color w:val="auto"/>
                <w:szCs w:val="26"/>
                <w:lang w:val="vi-VN"/>
              </w:rPr>
              <w:t>)</w:t>
            </w:r>
          </w:p>
          <w:p w14:paraId="35BBB2D5" w14:textId="6F60E0FE" w:rsidR="008723EC" w:rsidRDefault="008723EC"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315928">
              <w:rPr>
                <w:snapToGrid/>
                <w:color w:val="auto"/>
                <w:szCs w:val="26"/>
                <w:lang w:val="vi-VN"/>
              </w:rPr>
              <w:t>: chọn</w:t>
            </w:r>
            <w:r w:rsidR="00DB7B71">
              <w:rPr>
                <w:snapToGrid/>
                <w:color w:val="auto"/>
                <w:szCs w:val="26"/>
                <w:lang w:val="vi-VN"/>
              </w:rPr>
              <w:t xml:space="preserve"> 1 trong danh mục hoạt động (</w:t>
            </w:r>
            <w:r w:rsidR="00DB7B71" w:rsidRPr="00CF61AE">
              <w:rPr>
                <w:i/>
                <w:iCs/>
                <w:snapToGrid/>
                <w:color w:val="0070C0"/>
                <w:szCs w:val="26"/>
                <w:lang w:val="vi-VN"/>
              </w:rPr>
              <w:t xml:space="preserve">mục </w:t>
            </w:r>
            <w:r w:rsidR="00CF61AE" w:rsidRPr="00CF61AE">
              <w:rPr>
                <w:i/>
                <w:iCs/>
                <w:snapToGrid/>
                <w:color w:val="0070C0"/>
                <w:szCs w:val="26"/>
                <w:lang w:val="vi-VN"/>
              </w:rPr>
              <w:t>3.1.2</w:t>
            </w:r>
            <w:r w:rsidR="00CF61AE">
              <w:rPr>
                <w:snapToGrid/>
                <w:color w:val="auto"/>
                <w:szCs w:val="26"/>
                <w:lang w:val="vi-VN"/>
              </w:rPr>
              <w:t>)</w:t>
            </w:r>
          </w:p>
          <w:p w14:paraId="48213AC9" w14:textId="75DA8C77"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r w:rsidR="00F7636B">
              <w:rPr>
                <w:snapToGrid/>
                <w:color w:val="auto"/>
                <w:szCs w:val="26"/>
                <w:lang w:val="vi-VN"/>
              </w:rPr>
              <w:t>(</w:t>
            </w:r>
            <w:r w:rsidR="00F7636B" w:rsidRPr="00F7636B">
              <w:rPr>
                <w:i/>
                <w:iCs/>
                <w:snapToGrid/>
                <w:color w:val="0070C0"/>
                <w:szCs w:val="26"/>
                <w:lang w:val="vi-VN"/>
              </w:rPr>
              <w:t>mục 3.1.3</w:t>
            </w:r>
            <w:r w:rsidR="00F7636B">
              <w:rPr>
                <w:snapToGrid/>
                <w:color w:val="auto"/>
                <w:szCs w:val="26"/>
                <w:lang w:val="vi-VN"/>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Pr>
                <w:snapToGrid/>
                <w:color w:val="auto"/>
                <w:szCs w:val="26"/>
              </w:rPr>
              <w:t xml:space="preserve">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F7636B">
              <w:rPr>
                <w:snapToGrid/>
                <w:color w:val="auto"/>
                <w:szCs w:val="26"/>
                <w:lang w:val="vi-VN"/>
              </w:rPr>
              <w:t xml:space="preserve"> và hoạt động đã chọn</w:t>
            </w:r>
          </w:p>
          <w:p w14:paraId="3DD90CA8" w14:textId="1E2F26E3"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Bước</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5F30EB">
              <w:rPr>
                <w:snapToGrid/>
                <w:color w:val="auto"/>
                <w:szCs w:val="26"/>
                <w:lang w:val="vi-VN"/>
              </w:rPr>
              <w:t>: nhập đoạn text</w:t>
            </w:r>
          </w:p>
          <w:p w14:paraId="4AC7687D" w14:textId="5D977B01"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sidR="005F30EB">
              <w:rPr>
                <w:snapToGrid/>
                <w:color w:val="auto"/>
                <w:szCs w:val="26"/>
              </w:rPr>
              <w:t>rủi</w:t>
            </w:r>
            <w:proofErr w:type="spellEnd"/>
            <w:r w:rsidR="005F30EB">
              <w:rPr>
                <w:snapToGrid/>
                <w:color w:val="auto"/>
                <w:szCs w:val="26"/>
              </w:rPr>
              <w:t xml:space="preserve"> </w:t>
            </w:r>
            <w:proofErr w:type="spellStart"/>
            <w:r w:rsidR="005F30EB">
              <w:rPr>
                <w:snapToGrid/>
                <w:color w:val="auto"/>
                <w:szCs w:val="26"/>
              </w:rPr>
              <w:t>ro</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sidR="005F30EB">
              <w:rPr>
                <w:snapToGrid/>
                <w:color w:val="auto"/>
                <w:szCs w:val="26"/>
              </w:rPr>
              <w:t>nhập</w:t>
            </w:r>
            <w:proofErr w:type="spellEnd"/>
            <w:r w:rsidR="005F30EB">
              <w:rPr>
                <w:snapToGrid/>
                <w:color w:val="auto"/>
                <w:szCs w:val="26"/>
              </w:rPr>
              <w:t xml:space="preserve"> </w:t>
            </w:r>
            <w:proofErr w:type="spellStart"/>
            <w:r>
              <w:rPr>
                <w:snapToGrid/>
                <w:color w:val="auto"/>
                <w:szCs w:val="26"/>
              </w:rPr>
              <w:t>trùng</w:t>
            </w:r>
            <w:proofErr w:type="spellEnd"/>
          </w:p>
          <w:p w14:paraId="5F006CFC" w14:textId="30FCAF88"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sidR="005F30EB">
              <w:rPr>
                <w:snapToGrid/>
                <w:color w:val="auto"/>
                <w:szCs w:val="26"/>
              </w:rPr>
              <w:t>rủi</w:t>
            </w:r>
            <w:proofErr w:type="spellEnd"/>
            <w:r w:rsidR="005F30EB">
              <w:rPr>
                <w:snapToGrid/>
                <w:color w:val="auto"/>
                <w:szCs w:val="26"/>
              </w:rPr>
              <w:t xml:space="preserve"> </w:t>
            </w:r>
            <w:proofErr w:type="spellStart"/>
            <w:r w:rsidR="005F30EB">
              <w:rPr>
                <w:snapToGrid/>
                <w:color w:val="auto"/>
                <w:szCs w:val="26"/>
              </w:rPr>
              <w:t>ro</w:t>
            </w:r>
            <w:proofErr w:type="spellEnd"/>
            <w:r w:rsidR="005F30EB">
              <w:rPr>
                <w:snapToGrid/>
                <w:color w:val="auto"/>
                <w:szCs w:val="26"/>
                <w:lang w:val="vi-VN"/>
              </w:rPr>
              <w:t>*</w:t>
            </w:r>
          </w:p>
          <w:p w14:paraId="2E61D6C4" w14:textId="6C13AF25"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sidR="005F30EB">
              <w:rPr>
                <w:snapToGrid/>
                <w:color w:val="auto"/>
                <w:szCs w:val="26"/>
              </w:rPr>
              <w:t>rủi</w:t>
            </w:r>
            <w:proofErr w:type="spellEnd"/>
            <w:r w:rsidR="005F30EB">
              <w:rPr>
                <w:snapToGrid/>
                <w:color w:val="auto"/>
                <w:szCs w:val="26"/>
              </w:rPr>
              <w:t xml:space="preserve"> </w:t>
            </w:r>
            <w:proofErr w:type="spellStart"/>
            <w:r w:rsidR="005F30EB">
              <w:rPr>
                <w:snapToGrid/>
                <w:color w:val="auto"/>
                <w:szCs w:val="26"/>
              </w:rPr>
              <w:t>ro</w:t>
            </w:r>
            <w:proofErr w:type="spellEnd"/>
            <w:r w:rsidR="005F30EB">
              <w:rPr>
                <w:snapToGrid/>
                <w:color w:val="auto"/>
                <w:szCs w:val="26"/>
                <w:lang w:val="vi-VN"/>
              </w:rPr>
              <w:t>*: nhập đoạn text</w:t>
            </w:r>
          </w:p>
          <w:p w14:paraId="13D40BA1" w14:textId="77777777"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4E485848" w14:textId="77777777" w:rsidR="000740F0" w:rsidRPr="00800A26" w:rsidRDefault="000740F0" w:rsidP="000740F0">
            <w:pPr>
              <w:pStyle w:val="NormalIndent"/>
              <w:keepNext w:val="0"/>
              <w:keepLines/>
              <w:widowControl w:val="0"/>
              <w:numPr>
                <w:ilvl w:val="0"/>
                <w:numId w:val="15"/>
              </w:numPr>
              <w:spacing w:before="0" w:after="0" w:line="312" w:lineRule="auto"/>
              <w:jc w:val="left"/>
              <w:rPr>
                <w:snapToGrid/>
                <w:color w:val="auto"/>
                <w:szCs w:val="26"/>
                <w:lang w:val="vi-VN"/>
              </w:rPr>
            </w:pPr>
            <w:r w:rsidRPr="00800A26">
              <w:rPr>
                <w:snapToGrid/>
                <w:color w:val="auto"/>
                <w:szCs w:val="26"/>
                <w:lang w:val="vi-VN"/>
              </w:rPr>
              <w:t>Giao diện:</w:t>
            </w:r>
          </w:p>
          <w:p w14:paraId="7A78E129" w14:textId="6D9866DF" w:rsidR="00800A26" w:rsidRPr="000740F0" w:rsidRDefault="00C4294D" w:rsidP="00800A26">
            <w:pPr>
              <w:pStyle w:val="NormalIndent"/>
              <w:keepNext w:val="0"/>
              <w:keepLines/>
              <w:widowControl w:val="0"/>
              <w:numPr>
                <w:ilvl w:val="0"/>
                <w:numId w:val="0"/>
              </w:numPr>
              <w:spacing w:before="0" w:after="0" w:line="312" w:lineRule="auto"/>
              <w:jc w:val="left"/>
              <w:rPr>
                <w:snapToGrid/>
                <w:color w:val="auto"/>
                <w:szCs w:val="26"/>
                <w:lang w:val="vi-VN"/>
              </w:rPr>
            </w:pPr>
            <w:r>
              <w:fldChar w:fldCharType="begin"/>
            </w:r>
            <w:r w:rsidRPr="006B729D">
              <w:rPr>
                <w:lang w:val="vi-VN"/>
              </w:rPr>
              <w:instrText xml:space="preserve"> HYPERLINK "https://f2z0rj.axshare.com/" \l "id=134har&amp;p=29__them_rui_ro&amp;g=1" </w:instrText>
            </w:r>
            <w:r>
              <w:fldChar w:fldCharType="separate"/>
            </w:r>
            <w:r w:rsidR="00800A26" w:rsidRPr="00A779BB">
              <w:rPr>
                <w:rStyle w:val="Hyperlink"/>
                <w:snapToGrid/>
                <w:szCs w:val="26"/>
                <w:lang w:val="vi-VN"/>
              </w:rPr>
              <w:t>https://f2z0rj.axshare.com/#id=134har&amp;p=29__them_rui_ro&amp;g=1</w:t>
            </w:r>
            <w:r>
              <w:rPr>
                <w:rStyle w:val="Hyperlink"/>
                <w:snapToGrid/>
                <w:szCs w:val="26"/>
                <w:lang w:val="vi-VN"/>
              </w:rPr>
              <w:fldChar w:fldCharType="end"/>
            </w:r>
          </w:p>
        </w:tc>
      </w:tr>
      <w:tr w:rsidR="000A74CE" w:rsidRPr="002F4F88" w14:paraId="6895CDAF" w14:textId="77777777" w:rsidTr="0085602D">
        <w:tc>
          <w:tcPr>
            <w:tcW w:w="817" w:type="dxa"/>
            <w:shd w:val="clear" w:color="auto" w:fill="auto"/>
          </w:tcPr>
          <w:p w14:paraId="0D15DB97" w14:textId="77777777" w:rsidR="000A74CE" w:rsidRPr="00800A26" w:rsidRDefault="000A74CE" w:rsidP="00707199">
            <w:pPr>
              <w:pStyle w:val="ListParagraph"/>
              <w:numPr>
                <w:ilvl w:val="0"/>
                <w:numId w:val="172"/>
              </w:numPr>
              <w:rPr>
                <w:lang w:val="vi-VN"/>
              </w:rPr>
            </w:pPr>
          </w:p>
        </w:tc>
        <w:tc>
          <w:tcPr>
            <w:tcW w:w="1877" w:type="dxa"/>
            <w:shd w:val="clear" w:color="auto" w:fill="auto"/>
          </w:tcPr>
          <w:p w14:paraId="1A95EB5A" w14:textId="334BF61A" w:rsidR="000A74CE" w:rsidRPr="00C06DD2" w:rsidRDefault="000A74CE" w:rsidP="0085602D">
            <w:pPr>
              <w:keepLines/>
              <w:widowControl w:val="0"/>
              <w:rPr>
                <w:szCs w:val="26"/>
                <w:lang w:val="vi-VN"/>
              </w:rPr>
            </w:pPr>
            <w:r>
              <w:rPr>
                <w:szCs w:val="26"/>
              </w:rPr>
              <w:t xml:space="preserve">Import </w:t>
            </w:r>
            <w:proofErr w:type="spellStart"/>
            <w:r>
              <w:rPr>
                <w:szCs w:val="26"/>
              </w:rPr>
              <w:t>danh</w:t>
            </w:r>
            <w:proofErr w:type="spellEnd"/>
            <w:r>
              <w:rPr>
                <w:szCs w:val="26"/>
              </w:rPr>
              <w:t xml:space="preserve"> </w:t>
            </w:r>
            <w:proofErr w:type="spellStart"/>
            <w:r>
              <w:rPr>
                <w:szCs w:val="26"/>
              </w:rPr>
              <w:t>sách</w:t>
            </w:r>
            <w:proofErr w:type="spellEnd"/>
            <w:r w:rsidR="00C06DD2">
              <w:rPr>
                <w:szCs w:val="26"/>
                <w:lang w:val="vi-VN"/>
              </w:rPr>
              <w:t xml:space="preserve"> rủi ro</w:t>
            </w:r>
          </w:p>
        </w:tc>
        <w:tc>
          <w:tcPr>
            <w:tcW w:w="6912" w:type="dxa"/>
            <w:shd w:val="clear" w:color="auto" w:fill="auto"/>
          </w:tcPr>
          <w:p w14:paraId="4FE6D4A3" w14:textId="77777777" w:rsidR="00364AA5" w:rsidRDefault="00364AA5" w:rsidP="00364AA5">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p>
          <w:p w14:paraId="2D49FAE6" w14:textId="77777777" w:rsidR="00635C32"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Pr>
                <w:snapToGrid/>
                <w:color w:val="auto"/>
                <w:szCs w:val="26"/>
                <w:lang w:val="vi-VN"/>
              </w:rPr>
              <w:t>NSD t</w:t>
            </w:r>
            <w:r w:rsidRPr="002D721A">
              <w:rPr>
                <w:snapToGrid/>
                <w:color w:val="auto"/>
                <w:szCs w:val="26"/>
                <w:lang w:val="vi-VN"/>
              </w:rPr>
              <w:t>ải về mẫu file import,</w:t>
            </w:r>
            <w:r w:rsidR="00635C32">
              <w:rPr>
                <w:snapToGrid/>
                <w:color w:val="auto"/>
                <w:szCs w:val="26"/>
                <w:lang w:val="vi-VN"/>
              </w:rPr>
              <w:t xml:space="preserve"> </w:t>
            </w:r>
            <w:r w:rsidRPr="002D721A">
              <w:rPr>
                <w:snapToGrid/>
                <w:color w:val="auto"/>
                <w:szCs w:val="26"/>
                <w:lang w:val="vi-VN"/>
              </w:rPr>
              <w:t>hệ thống sẽ lấy ra</w:t>
            </w:r>
            <w:r w:rsidR="00635C32">
              <w:rPr>
                <w:snapToGrid/>
                <w:color w:val="auto"/>
                <w:szCs w:val="26"/>
                <w:lang w:val="vi-VN"/>
              </w:rPr>
              <w:t>:</w:t>
            </w:r>
          </w:p>
          <w:p w14:paraId="657844D5" w14:textId="7B016B2B" w:rsidR="00364AA5" w:rsidRDefault="00635C32"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d</w:t>
            </w:r>
            <w:r w:rsidR="00364AA5" w:rsidRPr="002D721A">
              <w:rPr>
                <w:snapToGrid/>
                <w:color w:val="auto"/>
                <w:szCs w:val="26"/>
                <w:lang w:val="vi-VN"/>
              </w:rPr>
              <w:t xml:space="preserve">anh mục </w:t>
            </w:r>
            <w:r w:rsidR="00364AA5">
              <w:rPr>
                <w:snapToGrid/>
                <w:color w:val="auto"/>
                <w:szCs w:val="26"/>
                <w:lang w:val="vi-VN"/>
              </w:rPr>
              <w:t>đơn vị</w:t>
            </w:r>
            <w:r w:rsidR="00364AA5" w:rsidRPr="002D721A">
              <w:rPr>
                <w:snapToGrid/>
                <w:color w:val="auto"/>
                <w:szCs w:val="26"/>
                <w:lang w:val="vi-VN"/>
              </w:rPr>
              <w:t xml:space="preserve"> </w:t>
            </w:r>
            <w:r w:rsidR="00364AA5" w:rsidRPr="002D721A">
              <w:rPr>
                <w:i/>
                <w:iCs/>
                <w:snapToGrid/>
                <w:color w:val="0070C0"/>
                <w:szCs w:val="26"/>
                <w:lang w:val="vi-VN"/>
              </w:rPr>
              <w:t xml:space="preserve">(mục </w:t>
            </w:r>
            <w:r w:rsidR="00364AA5">
              <w:rPr>
                <w:i/>
                <w:iCs/>
                <w:snapToGrid/>
                <w:color w:val="0070C0"/>
                <w:szCs w:val="26"/>
                <w:lang w:val="vi-VN"/>
              </w:rPr>
              <w:t>3.1.1</w:t>
            </w:r>
            <w:r w:rsidR="00364AA5" w:rsidRPr="002D721A">
              <w:rPr>
                <w:i/>
                <w:iCs/>
                <w:snapToGrid/>
                <w:color w:val="0070C0"/>
                <w:szCs w:val="26"/>
                <w:lang w:val="vi-VN"/>
              </w:rPr>
              <w:t>)</w:t>
            </w:r>
            <w:r w:rsidR="00364AA5">
              <w:rPr>
                <w:i/>
                <w:iCs/>
                <w:snapToGrid/>
                <w:color w:val="0070C0"/>
                <w:szCs w:val="26"/>
                <w:lang w:val="vi-VN"/>
              </w:rPr>
              <w:t xml:space="preserve"> </w:t>
            </w:r>
            <w:r w:rsidR="00364AA5" w:rsidRPr="002D721A">
              <w:rPr>
                <w:snapToGrid/>
                <w:color w:val="auto"/>
                <w:szCs w:val="26"/>
                <w:lang w:val="vi-VN"/>
              </w:rPr>
              <w:t xml:space="preserve">gồm các </w:t>
            </w:r>
            <w:r w:rsidR="00364AA5">
              <w:rPr>
                <w:snapToGrid/>
                <w:color w:val="auto"/>
                <w:szCs w:val="26"/>
                <w:lang w:val="vi-VN"/>
              </w:rPr>
              <w:t xml:space="preserve">đơn vị ở trạng thái </w:t>
            </w:r>
            <w:r>
              <w:rPr>
                <w:snapToGrid/>
                <w:color w:val="auto"/>
                <w:szCs w:val="26"/>
                <w:lang w:val="vi-VN"/>
              </w:rPr>
              <w:t>Đang hoạt động</w:t>
            </w:r>
            <w:r w:rsidR="00364AA5" w:rsidRPr="002D721A">
              <w:rPr>
                <w:snapToGrid/>
                <w:color w:val="auto"/>
                <w:szCs w:val="26"/>
                <w:lang w:val="vi-VN"/>
              </w:rPr>
              <w:t xml:space="preserve"> </w:t>
            </w:r>
            <w:r w:rsidR="00364AA5">
              <w:rPr>
                <w:snapToGrid/>
                <w:color w:val="auto"/>
                <w:szCs w:val="26"/>
                <w:lang w:val="vi-VN"/>
              </w:rPr>
              <w:t>để hiển thị dạng dropdownlist trên file</w:t>
            </w:r>
          </w:p>
          <w:p w14:paraId="00794B95" w14:textId="672F158F" w:rsidR="00635C32" w:rsidRDefault="00635C32"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 xml:space="preserve">danh mục hoạt động </w:t>
            </w:r>
            <w:r w:rsidRPr="00587FAF">
              <w:rPr>
                <w:i/>
                <w:iCs/>
                <w:snapToGrid/>
                <w:color w:val="0070C0"/>
                <w:szCs w:val="26"/>
                <w:lang w:val="vi-VN"/>
              </w:rPr>
              <w:t>(mục 3.1.2)</w:t>
            </w:r>
            <w:r w:rsidRPr="00587FAF">
              <w:rPr>
                <w:snapToGrid/>
                <w:color w:val="0070C0"/>
                <w:szCs w:val="26"/>
                <w:lang w:val="vi-VN"/>
              </w:rPr>
              <w:t xml:space="preserve"> </w:t>
            </w:r>
            <w:r>
              <w:rPr>
                <w:snapToGrid/>
                <w:color w:val="auto"/>
                <w:szCs w:val="26"/>
                <w:lang w:val="vi-VN"/>
              </w:rPr>
              <w:t>gồm các hoạt động ở trạng th</w:t>
            </w:r>
            <w:r w:rsidR="00587FAF">
              <w:rPr>
                <w:snapToGrid/>
                <w:color w:val="auto"/>
                <w:szCs w:val="26"/>
                <w:lang w:val="vi-VN"/>
              </w:rPr>
              <w:t>ái Đang hoạt động</w:t>
            </w:r>
            <w:r w:rsidR="00587FAF" w:rsidRPr="002D721A">
              <w:rPr>
                <w:snapToGrid/>
                <w:color w:val="auto"/>
                <w:szCs w:val="26"/>
                <w:lang w:val="vi-VN"/>
              </w:rPr>
              <w:t xml:space="preserve"> </w:t>
            </w:r>
            <w:r w:rsidR="00587FAF">
              <w:rPr>
                <w:snapToGrid/>
                <w:color w:val="auto"/>
                <w:szCs w:val="26"/>
                <w:lang w:val="vi-VN"/>
              </w:rPr>
              <w:t>để hiển thị dạng dropdownlist trên file</w:t>
            </w:r>
          </w:p>
          <w:p w14:paraId="145B0BA2" w14:textId="70DB3E03" w:rsidR="00587FAF" w:rsidRPr="00587FAF" w:rsidRDefault="00587FAF"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 xml:space="preserve">danh mục quy trình </w:t>
            </w:r>
            <w:r w:rsidRPr="00587FAF">
              <w:rPr>
                <w:i/>
                <w:iCs/>
                <w:snapToGrid/>
                <w:color w:val="0070C0"/>
                <w:szCs w:val="26"/>
                <w:lang w:val="vi-VN"/>
              </w:rPr>
              <w:t>(mục 3.1.3)</w:t>
            </w:r>
            <w:r>
              <w:rPr>
                <w:i/>
                <w:iCs/>
                <w:snapToGrid/>
                <w:color w:val="0070C0"/>
                <w:szCs w:val="26"/>
                <w:lang w:val="vi-VN"/>
              </w:rPr>
              <w:t xml:space="preserve"> </w:t>
            </w:r>
            <w:r>
              <w:rPr>
                <w:snapToGrid/>
                <w:color w:val="auto"/>
                <w:szCs w:val="26"/>
                <w:lang w:val="vi-VN"/>
              </w:rPr>
              <w:t xml:space="preserve">gồm các hoạt động ở trạng thái </w:t>
            </w:r>
            <w:r w:rsidR="00CD4AA0">
              <w:rPr>
                <w:snapToGrid/>
                <w:color w:val="auto"/>
                <w:szCs w:val="26"/>
                <w:lang w:val="vi-VN"/>
              </w:rPr>
              <w:t>Sử dụng</w:t>
            </w:r>
            <w:r w:rsidRPr="002D721A">
              <w:rPr>
                <w:snapToGrid/>
                <w:color w:val="auto"/>
                <w:szCs w:val="26"/>
                <w:lang w:val="vi-VN"/>
              </w:rPr>
              <w:t xml:space="preserve"> </w:t>
            </w:r>
            <w:r>
              <w:rPr>
                <w:snapToGrid/>
                <w:color w:val="auto"/>
                <w:szCs w:val="26"/>
                <w:lang w:val="vi-VN"/>
              </w:rPr>
              <w:t>để hiển thị dạng dropdownlist trên file</w:t>
            </w:r>
          </w:p>
          <w:p w14:paraId="51F5947E" w14:textId="604EDEF1" w:rsidR="00364AA5"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File import thành công, các </w:t>
            </w:r>
            <w:r w:rsidR="00CD4AA0">
              <w:rPr>
                <w:snapToGrid/>
                <w:color w:val="auto"/>
                <w:szCs w:val="26"/>
                <w:lang w:val="vi-VN"/>
              </w:rPr>
              <w:t>bản ghi</w:t>
            </w:r>
            <w:r>
              <w:rPr>
                <w:snapToGrid/>
                <w:color w:val="auto"/>
                <w:szCs w:val="26"/>
                <w:lang w:val="vi-VN"/>
              </w:rPr>
              <w:t xml:space="preserve"> trong file sẽ được thêm mới vào hệ thống</w:t>
            </w:r>
          </w:p>
          <w:p w14:paraId="554E7BF1" w14:textId="77777777" w:rsidR="00364AA5" w:rsidRPr="002D721A"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lỗi dữ liệu: hệ thống cho phép tải về file có đánh dấu các bản ghi bị lỗi và không import được cả file chứa bản ghi bị lỗi đó</w:t>
            </w:r>
          </w:p>
          <w:p w14:paraId="30A999F5" w14:textId="77777777"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File </w:t>
            </w:r>
            <w:proofErr w:type="spellStart"/>
            <w:r>
              <w:rPr>
                <w:snapToGrid/>
                <w:color w:val="auto"/>
                <w:szCs w:val="26"/>
              </w:rPr>
              <w:t>mẫu</w:t>
            </w:r>
            <w:proofErr w:type="spellEnd"/>
            <w:r>
              <w:rPr>
                <w:snapToGrid/>
                <w:color w:val="auto"/>
                <w:szCs w:val="26"/>
              </w:rPr>
              <w:t xml:space="preserve"> import:</w:t>
            </w:r>
          </w:p>
          <w:bookmarkStart w:id="120" w:name="_MON_1694429541"/>
          <w:bookmarkEnd w:id="120"/>
          <w:p w14:paraId="20CE6D98" w14:textId="7ECAE27C" w:rsidR="000A74CE" w:rsidRDefault="00C4294D" w:rsidP="0085602D">
            <w:pPr>
              <w:pStyle w:val="NormalIndent"/>
              <w:keepNext w:val="0"/>
              <w:keepLines/>
              <w:widowControl w:val="0"/>
              <w:numPr>
                <w:ilvl w:val="0"/>
                <w:numId w:val="0"/>
              </w:numPr>
              <w:spacing w:before="0" w:after="0" w:line="312" w:lineRule="auto"/>
              <w:ind w:left="360"/>
              <w:jc w:val="left"/>
              <w:rPr>
                <w:snapToGrid/>
                <w:color w:val="auto"/>
                <w:szCs w:val="26"/>
              </w:rPr>
            </w:pPr>
            <w:r w:rsidRPr="00C4294D">
              <w:rPr>
                <w:noProof/>
                <w:snapToGrid/>
                <w:color w:val="auto"/>
                <w:szCs w:val="26"/>
              </w:rPr>
              <w:object w:dxaOrig="1520" w:dyaOrig="1000" w14:anchorId="3C8B0E68">
                <v:shape id="_x0000_i1025" type="#_x0000_t75" alt="" style="width:75.35pt;height:48.55pt;mso-width-percent:0;mso-height-percent:0;mso-width-percent:0;mso-height-percent:0" o:ole="">
                  <v:imagedata r:id="rId39" o:title=""/>
                </v:shape>
                <o:OLEObject Type="Embed" ProgID="Excel.Sheet.12" ShapeID="_x0000_i1025" DrawAspect="Icon" ObjectID="_1697982220" r:id="rId40"/>
              </w:object>
            </w:r>
          </w:p>
          <w:p w14:paraId="75841E92" w14:textId="20C91E3B" w:rsidR="00971F66" w:rsidRPr="00971F66" w:rsidRDefault="00971F66" w:rsidP="00971F6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 tương tự giao diện import danh mục đơn vị (mục 3.1.1)</w:t>
            </w:r>
          </w:p>
        </w:tc>
      </w:tr>
      <w:tr w:rsidR="000A74CE" w:rsidRPr="002F4F88" w14:paraId="31792299" w14:textId="77777777" w:rsidTr="0085602D">
        <w:tc>
          <w:tcPr>
            <w:tcW w:w="817" w:type="dxa"/>
            <w:shd w:val="clear" w:color="auto" w:fill="auto"/>
          </w:tcPr>
          <w:p w14:paraId="56009C26" w14:textId="77777777" w:rsidR="000A74CE" w:rsidRPr="002F4F88" w:rsidRDefault="000A74CE" w:rsidP="00707199">
            <w:pPr>
              <w:pStyle w:val="ListParagraph"/>
              <w:numPr>
                <w:ilvl w:val="0"/>
                <w:numId w:val="172"/>
              </w:numPr>
            </w:pPr>
          </w:p>
        </w:tc>
        <w:tc>
          <w:tcPr>
            <w:tcW w:w="1877" w:type="dxa"/>
            <w:shd w:val="clear" w:color="auto" w:fill="auto"/>
          </w:tcPr>
          <w:p w14:paraId="70733505" w14:textId="77777777" w:rsidR="000A74CE" w:rsidRPr="002F4F88" w:rsidRDefault="000A74CE" w:rsidP="008560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0EC5EB25" w14:textId="5953B3C5" w:rsidR="000A74CE" w:rsidRDefault="0094252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0A74CE">
              <w:rPr>
                <w:snapToGrid/>
                <w:color w:val="auto"/>
                <w:szCs w:val="26"/>
              </w:rPr>
              <w:t xml:space="preserve">ho </w:t>
            </w:r>
            <w:proofErr w:type="spellStart"/>
            <w:r w:rsidR="000A74CE">
              <w:rPr>
                <w:snapToGrid/>
                <w:color w:val="auto"/>
                <w:szCs w:val="26"/>
              </w:rPr>
              <w:t>phép</w:t>
            </w:r>
            <w:proofErr w:type="spellEnd"/>
            <w:r w:rsidR="000A74CE">
              <w:rPr>
                <w:snapToGrid/>
                <w:color w:val="auto"/>
                <w:szCs w:val="26"/>
              </w:rPr>
              <w:t xml:space="preserve"> NSD </w:t>
            </w:r>
            <w:proofErr w:type="spellStart"/>
            <w:r w:rsidR="000A74CE">
              <w:rPr>
                <w:snapToGrid/>
                <w:color w:val="auto"/>
                <w:szCs w:val="26"/>
              </w:rPr>
              <w:t>sửa</w:t>
            </w:r>
            <w:proofErr w:type="spellEnd"/>
            <w:r w:rsidR="000A74CE">
              <w:rPr>
                <w:snapToGrid/>
                <w:color w:val="auto"/>
                <w:szCs w:val="26"/>
              </w:rPr>
              <w:t xml:space="preserve"> </w:t>
            </w:r>
            <w:proofErr w:type="spellStart"/>
            <w:r w:rsidR="000A74CE">
              <w:rPr>
                <w:snapToGrid/>
                <w:color w:val="auto"/>
                <w:szCs w:val="26"/>
              </w:rPr>
              <w:t>thông</w:t>
            </w:r>
            <w:proofErr w:type="spellEnd"/>
            <w:r w:rsidR="000A74CE">
              <w:rPr>
                <w:snapToGrid/>
                <w:color w:val="auto"/>
                <w:szCs w:val="26"/>
              </w:rPr>
              <w:t xml:space="preserve"> tin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0A74CE">
              <w:rPr>
                <w:snapToGrid/>
                <w:color w:val="auto"/>
                <w:szCs w:val="26"/>
              </w:rPr>
              <w:t xml:space="preserve"> </w:t>
            </w:r>
          </w:p>
          <w:p w14:paraId="59DA9453" w14:textId="377C0CFD" w:rsidR="000A74CE" w:rsidRPr="002F4F88"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0094252C">
              <w:rPr>
                <w:snapToGrid/>
                <w:color w:val="auto"/>
                <w:szCs w:val="26"/>
              </w:rPr>
              <w:t>rủi</w:t>
            </w:r>
            <w:proofErr w:type="spellEnd"/>
            <w:r w:rsidR="0094252C">
              <w:rPr>
                <w:snapToGrid/>
                <w:color w:val="auto"/>
                <w:szCs w:val="26"/>
              </w:rPr>
              <w:t xml:space="preserve"> </w:t>
            </w:r>
            <w:proofErr w:type="spellStart"/>
            <w:r w:rsidR="0094252C">
              <w:rPr>
                <w:snapToGrid/>
                <w:color w:val="auto"/>
                <w:szCs w:val="26"/>
              </w:rPr>
              <w:t>ro</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sidR="0094252C">
              <w:rPr>
                <w:snapToGrid/>
                <w:color w:val="auto"/>
                <w:szCs w:val="26"/>
              </w:rPr>
              <w:t>rủi</w:t>
            </w:r>
            <w:proofErr w:type="spellEnd"/>
            <w:r w:rsidR="0094252C">
              <w:rPr>
                <w:snapToGrid/>
                <w:color w:val="auto"/>
                <w:szCs w:val="26"/>
              </w:rPr>
              <w:t xml:space="preserve"> </w:t>
            </w:r>
            <w:proofErr w:type="spellStart"/>
            <w:r w:rsidR="0094252C">
              <w:rPr>
                <w:snapToGrid/>
                <w:color w:val="auto"/>
                <w:szCs w:val="26"/>
              </w:rPr>
              <w:t>ro</w:t>
            </w:r>
            <w:proofErr w:type="spellEnd"/>
            <w:r w:rsidR="0094252C">
              <w:rPr>
                <w:snapToGrid/>
                <w:color w:val="auto"/>
                <w:szCs w:val="26"/>
              </w:rPr>
              <w:t xml:space="preserve"> </w:t>
            </w:r>
            <w:proofErr w:type="spellStart"/>
            <w:r w:rsidR="0094252C">
              <w:rPr>
                <w:snapToGrid/>
                <w:color w:val="auto"/>
                <w:szCs w:val="26"/>
              </w:rPr>
              <w:t>đó</w:t>
            </w:r>
            <w:proofErr w:type="spellEnd"/>
            <w:r>
              <w:rPr>
                <w:snapToGrid/>
                <w:color w:val="auto"/>
                <w:szCs w:val="26"/>
              </w:rPr>
              <w:t xml:space="preserve"> </w:t>
            </w:r>
            <w:proofErr w:type="spellStart"/>
            <w:r>
              <w:rPr>
                <w:snapToGrid/>
                <w:color w:val="auto"/>
                <w:szCs w:val="26"/>
              </w:rPr>
              <w:t>sẽ</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sidR="0094252C">
              <w:rPr>
                <w:snapToGrid/>
                <w:color w:val="auto"/>
                <w:szCs w:val="26"/>
              </w:rPr>
              <w:t>rủi</w:t>
            </w:r>
            <w:proofErr w:type="spellEnd"/>
            <w:r w:rsidR="0094252C">
              <w:rPr>
                <w:snapToGrid/>
                <w:color w:val="auto"/>
                <w:szCs w:val="26"/>
              </w:rPr>
              <w:t xml:space="preserve"> </w:t>
            </w:r>
            <w:proofErr w:type="spellStart"/>
            <w:r w:rsidR="0094252C">
              <w:rPr>
                <w:snapToGrid/>
                <w:color w:val="auto"/>
                <w:szCs w:val="26"/>
              </w:rPr>
              <w:t>ro</w:t>
            </w:r>
            <w:proofErr w:type="spellEnd"/>
            <w:r>
              <w:rPr>
                <w:snapToGrid/>
                <w:color w:val="auto"/>
                <w:szCs w:val="26"/>
              </w:rPr>
              <w:t xml:space="preserve"> </w:t>
            </w:r>
            <w:proofErr w:type="spellStart"/>
            <w:r>
              <w:rPr>
                <w:snapToGrid/>
                <w:color w:val="auto"/>
                <w:szCs w:val="26"/>
              </w:rPr>
              <w:t>cấp</w:t>
            </w:r>
            <w:proofErr w:type="spellEnd"/>
            <w:r>
              <w:rPr>
                <w:snapToGrid/>
                <w:color w:val="auto"/>
                <w:szCs w:val="26"/>
              </w:rPr>
              <w:t xml:space="preserve"> </w:t>
            </w:r>
            <w:proofErr w:type="spellStart"/>
            <w:r>
              <w:rPr>
                <w:snapToGrid/>
                <w:color w:val="auto"/>
                <w:szCs w:val="26"/>
              </w:rPr>
              <w:t>độ</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tc>
      </w:tr>
      <w:tr w:rsidR="000A74CE" w:rsidRPr="002F4F88" w14:paraId="0139D61A" w14:textId="77777777" w:rsidTr="0085602D">
        <w:tc>
          <w:tcPr>
            <w:tcW w:w="817" w:type="dxa"/>
            <w:shd w:val="clear" w:color="auto" w:fill="auto"/>
          </w:tcPr>
          <w:p w14:paraId="0F311762" w14:textId="77777777" w:rsidR="000A74CE" w:rsidRPr="002F4F88" w:rsidRDefault="000A74CE" w:rsidP="00707199">
            <w:pPr>
              <w:pStyle w:val="ListParagraph"/>
              <w:numPr>
                <w:ilvl w:val="0"/>
                <w:numId w:val="172"/>
              </w:numPr>
            </w:pPr>
          </w:p>
        </w:tc>
        <w:tc>
          <w:tcPr>
            <w:tcW w:w="1877" w:type="dxa"/>
            <w:shd w:val="clear" w:color="auto" w:fill="auto"/>
          </w:tcPr>
          <w:p w14:paraId="695ACF3C" w14:textId="77777777" w:rsidR="000A74CE" w:rsidRPr="002F4F88" w:rsidRDefault="000A74CE" w:rsidP="008560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5BCD1952" w14:textId="66BD2D48"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sidR="00021BF0">
              <w:rPr>
                <w:snapToGrid/>
                <w:color w:val="auto"/>
                <w:szCs w:val="26"/>
              </w:rPr>
              <w:t>rủi</w:t>
            </w:r>
            <w:proofErr w:type="spellEnd"/>
            <w:r w:rsidR="00021BF0">
              <w:rPr>
                <w:snapToGrid/>
                <w:color w:val="auto"/>
                <w:szCs w:val="26"/>
              </w:rPr>
              <w:t xml:space="preserve"> </w:t>
            </w:r>
            <w:proofErr w:type="spellStart"/>
            <w:r w:rsidR="00021BF0">
              <w:rPr>
                <w:snapToGrid/>
                <w:color w:val="auto"/>
                <w:szCs w:val="26"/>
              </w:rPr>
              <w:t>ro</w:t>
            </w:r>
            <w:proofErr w:type="spellEnd"/>
            <w:r w:rsidR="00800A26">
              <w:rPr>
                <w:snapToGrid/>
                <w:color w:val="auto"/>
                <w:szCs w:val="26"/>
                <w:lang w:val="vi-VN"/>
              </w:rPr>
              <w:t xml:space="preserve"> trên cùng màn hình danh sách rủi ro</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021BF0">
              <w:rPr>
                <w:snapToGrid/>
                <w:color w:val="auto"/>
                <w:szCs w:val="26"/>
              </w:rPr>
              <w:t>N</w:t>
            </w:r>
            <w:r>
              <w:rPr>
                <w:snapToGrid/>
                <w:color w:val="auto"/>
                <w:szCs w:val="26"/>
              </w:rPr>
              <w:t>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906801">
              <w:rPr>
                <w:snapToGrid/>
                <w:color w:val="auto"/>
                <w:szCs w:val="26"/>
                <w:lang w:val="vi-VN"/>
              </w:rPr>
              <w:t xml:space="preserve"> liên quan đến rủi ro (</w:t>
            </w:r>
            <w:r w:rsidR="00906801" w:rsidRPr="00906801">
              <w:rPr>
                <w:i/>
                <w:iCs/>
                <w:snapToGrid/>
                <w:color w:val="0070C0"/>
                <w:szCs w:val="26"/>
                <w:lang w:val="vi-VN"/>
              </w:rPr>
              <w:t>mục 5.3.2</w:t>
            </w:r>
            <w:r w:rsidR="00906801">
              <w:rPr>
                <w:snapToGrid/>
                <w:color w:val="auto"/>
                <w:szCs w:val="26"/>
                <w:lang w:val="vi-VN"/>
              </w:rPr>
              <w:t>)</w:t>
            </w:r>
          </w:p>
          <w:p w14:paraId="66514789" w14:textId="7E831756"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lastRenderedPageBreak/>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r w:rsidR="003F1519">
              <w:rPr>
                <w:snapToGrid/>
                <w:color w:val="auto"/>
                <w:szCs w:val="26"/>
                <w:lang w:val="vi-VN"/>
              </w:rPr>
              <w:t>của rủi ro hiển th</w:t>
            </w:r>
            <w:r>
              <w:rPr>
                <w:snapToGrid/>
                <w:color w:val="auto"/>
                <w:szCs w:val="26"/>
              </w:rPr>
              <w:t xml:space="preserve">ị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67711710" w14:textId="5CDEBE4B" w:rsidR="003F1519" w:rsidRDefault="003F1519"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STT</w:t>
            </w:r>
          </w:p>
          <w:p w14:paraId="5732506C" w14:textId="2B2C8EDA"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40443087"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7A13BB91" w14:textId="015F7FE5"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Tần</w:t>
            </w:r>
            <w:proofErr w:type="spellEnd"/>
            <w:r>
              <w:rPr>
                <w:snapToGrid/>
                <w:color w:val="auto"/>
                <w:szCs w:val="26"/>
              </w:rPr>
              <w:t xml:space="preserve"> </w:t>
            </w:r>
            <w:proofErr w:type="spellStart"/>
            <w:r>
              <w:rPr>
                <w:snapToGrid/>
                <w:color w:val="auto"/>
                <w:szCs w:val="26"/>
              </w:rPr>
              <w:t>suất</w:t>
            </w:r>
            <w:proofErr w:type="spellEnd"/>
            <w:r w:rsidR="00C532C6">
              <w:rPr>
                <w:snapToGrid/>
                <w:color w:val="auto"/>
                <w:szCs w:val="26"/>
                <w:lang w:val="vi-VN"/>
              </w:rPr>
              <w:t xml:space="preserve"> kiểm soát</w:t>
            </w:r>
          </w:p>
          <w:p w14:paraId="620FA06F"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3174E1C5"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thức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5C5D4556" w14:textId="65C9877E" w:rsidR="00800A26" w:rsidRPr="00800A26" w:rsidRDefault="00800A26" w:rsidP="00800A26">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r w:rsidR="00C4294D">
              <w:fldChar w:fldCharType="begin"/>
            </w:r>
            <w:r w:rsidR="00C4294D">
              <w:instrText xml:space="preserve"> HYPERLINK "https://f2z0rj.axshare.com/" \l "id=92chij&amp;p=ds_rui_ro_cap_do_quy_trinh&amp;c=1" </w:instrText>
            </w:r>
            <w:r w:rsidR="00C4294D">
              <w:fldChar w:fldCharType="separate"/>
            </w:r>
            <w:r w:rsidRPr="00A779BB">
              <w:rPr>
                <w:rStyle w:val="Hyperlink"/>
                <w:snapToGrid/>
                <w:szCs w:val="26"/>
                <w:lang w:val="vi-VN"/>
              </w:rPr>
              <w:t>https://f2z0rj.axshare.com/#id=92chij&amp;p=ds_rui_ro_cap_do_quy_trinh&amp;c=1</w:t>
            </w:r>
            <w:r w:rsidR="00C4294D">
              <w:rPr>
                <w:rStyle w:val="Hyperlink"/>
                <w:snapToGrid/>
                <w:szCs w:val="26"/>
                <w:lang w:val="vi-VN"/>
              </w:rPr>
              <w:fldChar w:fldCharType="end"/>
            </w:r>
          </w:p>
        </w:tc>
      </w:tr>
      <w:tr w:rsidR="000A74CE" w:rsidRPr="002F4F88" w14:paraId="71E3D4F7" w14:textId="77777777" w:rsidTr="0085602D">
        <w:tc>
          <w:tcPr>
            <w:tcW w:w="817" w:type="dxa"/>
            <w:shd w:val="clear" w:color="auto" w:fill="auto"/>
          </w:tcPr>
          <w:p w14:paraId="22D75F77" w14:textId="77777777" w:rsidR="000A74CE" w:rsidRPr="002F4F88" w:rsidRDefault="000A74CE" w:rsidP="00707199">
            <w:pPr>
              <w:pStyle w:val="ListParagraph"/>
              <w:numPr>
                <w:ilvl w:val="0"/>
                <w:numId w:val="172"/>
              </w:numPr>
            </w:pPr>
          </w:p>
        </w:tc>
        <w:tc>
          <w:tcPr>
            <w:tcW w:w="1877" w:type="dxa"/>
            <w:shd w:val="clear" w:color="auto" w:fill="auto"/>
          </w:tcPr>
          <w:p w14:paraId="3B761EAA" w14:textId="77777777" w:rsidR="000A74CE" w:rsidRPr="002F4F88" w:rsidRDefault="000A74CE" w:rsidP="0085602D">
            <w:pPr>
              <w:keepLines/>
              <w:widowControl w:val="0"/>
              <w:rPr>
                <w:szCs w:val="26"/>
              </w:rPr>
            </w:pPr>
            <w:proofErr w:type="spellStart"/>
            <w:r>
              <w:rPr>
                <w:szCs w:val="26"/>
              </w:rPr>
              <w:t>Xóa</w:t>
            </w:r>
            <w:proofErr w:type="spellEnd"/>
          </w:p>
        </w:tc>
        <w:tc>
          <w:tcPr>
            <w:tcW w:w="6912" w:type="dxa"/>
            <w:shd w:val="clear" w:color="auto" w:fill="auto"/>
          </w:tcPr>
          <w:p w14:paraId="3D833B35" w14:textId="125FD100"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sidR="00E126A9">
              <w:rPr>
                <w:snapToGrid/>
                <w:color w:val="auto"/>
                <w:szCs w:val="26"/>
              </w:rPr>
              <w:t>rủi</w:t>
            </w:r>
            <w:proofErr w:type="spellEnd"/>
            <w:r w:rsidR="00E126A9">
              <w:rPr>
                <w:snapToGrid/>
                <w:color w:val="auto"/>
                <w:szCs w:val="26"/>
              </w:rPr>
              <w:t xml:space="preserve"> </w:t>
            </w:r>
            <w:proofErr w:type="spellStart"/>
            <w:r w:rsidR="00E126A9">
              <w:rPr>
                <w:snapToGrid/>
                <w:color w:val="auto"/>
                <w:szCs w:val="26"/>
              </w:rPr>
              <w:t>ro</w:t>
            </w:r>
            <w:proofErr w:type="spellEnd"/>
            <w:r>
              <w:rPr>
                <w:snapToGrid/>
                <w:color w:val="auto"/>
                <w:szCs w:val="26"/>
              </w:rPr>
              <w:t xml:space="preserve"> </w:t>
            </w:r>
          </w:p>
          <w:p w14:paraId="3C750F96" w14:textId="7FDFE299" w:rsidR="000A74CE" w:rsidRPr="002F4F88"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sidRPr="00800A26">
              <w:rPr>
                <w:snapToGrid/>
                <w:color w:val="auto"/>
                <w:szCs w:val="26"/>
              </w:rPr>
              <w:t>Không</w:t>
            </w:r>
            <w:proofErr w:type="spellEnd"/>
            <w:r w:rsidRPr="00800A26">
              <w:rPr>
                <w:snapToGrid/>
                <w:color w:val="auto"/>
                <w:szCs w:val="26"/>
              </w:rPr>
              <w:t xml:space="preserve"> </w:t>
            </w:r>
            <w:proofErr w:type="spellStart"/>
            <w:r w:rsidRPr="00800A26">
              <w:rPr>
                <w:snapToGrid/>
                <w:color w:val="auto"/>
                <w:szCs w:val="26"/>
              </w:rPr>
              <w:t>cho</w:t>
            </w:r>
            <w:proofErr w:type="spellEnd"/>
            <w:r w:rsidRPr="00800A26">
              <w:rPr>
                <w:snapToGrid/>
                <w:color w:val="auto"/>
                <w:szCs w:val="26"/>
              </w:rPr>
              <w:t xml:space="preserve"> </w:t>
            </w:r>
            <w:proofErr w:type="spellStart"/>
            <w:r w:rsidRPr="00800A26">
              <w:rPr>
                <w:snapToGrid/>
                <w:color w:val="auto"/>
                <w:szCs w:val="26"/>
              </w:rPr>
              <w:t>phép</w:t>
            </w:r>
            <w:proofErr w:type="spellEnd"/>
            <w:r w:rsidRPr="00800A26">
              <w:rPr>
                <w:snapToGrid/>
                <w:color w:val="auto"/>
                <w:szCs w:val="26"/>
              </w:rPr>
              <w:t xml:space="preserve"> </w:t>
            </w:r>
            <w:proofErr w:type="spellStart"/>
            <w:r w:rsidRPr="00800A26">
              <w:rPr>
                <w:snapToGrid/>
                <w:color w:val="auto"/>
                <w:szCs w:val="26"/>
              </w:rPr>
              <w:t>xóa</w:t>
            </w:r>
            <w:proofErr w:type="spellEnd"/>
            <w:r w:rsidRPr="00800A26">
              <w:rPr>
                <w:snapToGrid/>
                <w:color w:val="auto"/>
                <w:szCs w:val="26"/>
              </w:rPr>
              <w:t xml:space="preserve"> </w:t>
            </w:r>
            <w:proofErr w:type="spellStart"/>
            <w:r w:rsidR="000C2C10" w:rsidRPr="00800A26">
              <w:rPr>
                <w:snapToGrid/>
                <w:color w:val="auto"/>
                <w:szCs w:val="26"/>
              </w:rPr>
              <w:t>rủi</w:t>
            </w:r>
            <w:proofErr w:type="spellEnd"/>
            <w:r w:rsidR="000C2C10" w:rsidRPr="00800A26">
              <w:rPr>
                <w:snapToGrid/>
                <w:color w:val="auto"/>
                <w:szCs w:val="26"/>
              </w:rPr>
              <w:t xml:space="preserve"> </w:t>
            </w:r>
            <w:proofErr w:type="spellStart"/>
            <w:r w:rsidR="000C2C10" w:rsidRPr="00800A26">
              <w:rPr>
                <w:snapToGrid/>
                <w:color w:val="auto"/>
                <w:szCs w:val="26"/>
              </w:rPr>
              <w:t>ro</w:t>
            </w:r>
            <w:proofErr w:type="spellEnd"/>
            <w:r w:rsidRPr="00800A26">
              <w:rPr>
                <w:snapToGrid/>
                <w:color w:val="auto"/>
                <w:szCs w:val="26"/>
              </w:rPr>
              <w:t xml:space="preserve"> </w:t>
            </w:r>
            <w:proofErr w:type="spellStart"/>
            <w:r w:rsidRPr="00800A26">
              <w:rPr>
                <w:snapToGrid/>
                <w:color w:val="auto"/>
                <w:szCs w:val="26"/>
              </w:rPr>
              <w:t>đã</w:t>
            </w:r>
            <w:proofErr w:type="spellEnd"/>
            <w:r w:rsidRPr="00800A26">
              <w:rPr>
                <w:snapToGrid/>
                <w:color w:val="auto"/>
                <w:szCs w:val="26"/>
              </w:rPr>
              <w:t xml:space="preserve"> </w:t>
            </w:r>
            <w:proofErr w:type="spellStart"/>
            <w:r w:rsidRPr="00800A26">
              <w:rPr>
                <w:snapToGrid/>
                <w:color w:val="auto"/>
                <w:szCs w:val="26"/>
              </w:rPr>
              <w:t>được</w:t>
            </w:r>
            <w:proofErr w:type="spellEnd"/>
            <w:r w:rsidRPr="00800A26">
              <w:rPr>
                <w:snapToGrid/>
                <w:color w:val="auto"/>
                <w:szCs w:val="26"/>
              </w:rPr>
              <w:t xml:space="preserve"> </w:t>
            </w:r>
            <w:proofErr w:type="spellStart"/>
            <w:r w:rsidRPr="00800A26">
              <w:rPr>
                <w:snapToGrid/>
                <w:color w:val="auto"/>
                <w:szCs w:val="26"/>
              </w:rPr>
              <w:t>sử</w:t>
            </w:r>
            <w:proofErr w:type="spellEnd"/>
            <w:r w:rsidRPr="00800A26">
              <w:rPr>
                <w:snapToGrid/>
                <w:color w:val="auto"/>
                <w:szCs w:val="26"/>
              </w:rPr>
              <w:t xml:space="preserve"> </w:t>
            </w:r>
            <w:proofErr w:type="spellStart"/>
            <w:r w:rsidRPr="00800A26">
              <w:rPr>
                <w:snapToGrid/>
                <w:color w:val="auto"/>
                <w:szCs w:val="26"/>
              </w:rPr>
              <w:t>dụng</w:t>
            </w:r>
            <w:proofErr w:type="spellEnd"/>
            <w:r w:rsidRPr="00800A26">
              <w:rPr>
                <w:snapToGrid/>
                <w:color w:val="auto"/>
                <w:szCs w:val="26"/>
              </w:rPr>
              <w:t xml:space="preserve"> </w:t>
            </w:r>
            <w:proofErr w:type="spellStart"/>
            <w:r w:rsidRPr="00800A26">
              <w:rPr>
                <w:snapToGrid/>
                <w:color w:val="auto"/>
                <w:szCs w:val="26"/>
              </w:rPr>
              <w:t>để</w:t>
            </w:r>
            <w:proofErr w:type="spellEnd"/>
            <w:r w:rsidRPr="00800A26">
              <w:rPr>
                <w:snapToGrid/>
                <w:color w:val="auto"/>
                <w:szCs w:val="26"/>
              </w:rPr>
              <w:t xml:space="preserve"> </w:t>
            </w:r>
            <w:proofErr w:type="spellStart"/>
            <w:r w:rsidRPr="00800A26">
              <w:rPr>
                <w:snapToGrid/>
                <w:color w:val="auto"/>
                <w:szCs w:val="26"/>
              </w:rPr>
              <w:t>đánh</w:t>
            </w:r>
            <w:proofErr w:type="spellEnd"/>
            <w:r w:rsidRPr="00800A26">
              <w:rPr>
                <w:snapToGrid/>
                <w:color w:val="auto"/>
                <w:szCs w:val="26"/>
              </w:rPr>
              <w:t xml:space="preserve"> </w:t>
            </w:r>
            <w:proofErr w:type="spellStart"/>
            <w:r w:rsidRPr="00800A26">
              <w:rPr>
                <w:snapToGrid/>
                <w:color w:val="auto"/>
                <w:szCs w:val="26"/>
              </w:rPr>
              <w:t>giá</w:t>
            </w:r>
            <w:proofErr w:type="spellEnd"/>
            <w:r w:rsidRPr="00800A26">
              <w:rPr>
                <w:snapToGrid/>
                <w:color w:val="auto"/>
                <w:szCs w:val="26"/>
              </w:rPr>
              <w:t xml:space="preserve"> </w:t>
            </w:r>
            <w:proofErr w:type="spellStart"/>
            <w:r w:rsidRPr="00800A26">
              <w:rPr>
                <w:snapToGrid/>
                <w:color w:val="auto"/>
                <w:szCs w:val="26"/>
              </w:rPr>
              <w:t>rủi</w:t>
            </w:r>
            <w:proofErr w:type="spellEnd"/>
            <w:r w:rsidRPr="00800A26">
              <w:rPr>
                <w:snapToGrid/>
                <w:color w:val="auto"/>
                <w:szCs w:val="26"/>
              </w:rPr>
              <w:t xml:space="preserve"> </w:t>
            </w:r>
            <w:proofErr w:type="spellStart"/>
            <w:r w:rsidRPr="00800A26">
              <w:rPr>
                <w:snapToGrid/>
                <w:color w:val="auto"/>
                <w:szCs w:val="26"/>
              </w:rPr>
              <w:t>ro</w:t>
            </w:r>
            <w:proofErr w:type="spellEnd"/>
            <w:r w:rsidRPr="00800A26">
              <w:rPr>
                <w:snapToGrid/>
                <w:color w:val="auto"/>
                <w:szCs w:val="26"/>
              </w:rPr>
              <w:t xml:space="preserve"> </w:t>
            </w:r>
            <w:proofErr w:type="spellStart"/>
            <w:r w:rsidRPr="00800A26">
              <w:rPr>
                <w:snapToGrid/>
                <w:color w:val="auto"/>
                <w:szCs w:val="26"/>
              </w:rPr>
              <w:t>cấp</w:t>
            </w:r>
            <w:proofErr w:type="spellEnd"/>
            <w:r w:rsidRPr="00800A26">
              <w:rPr>
                <w:snapToGrid/>
                <w:color w:val="auto"/>
                <w:szCs w:val="26"/>
              </w:rPr>
              <w:t xml:space="preserve"> </w:t>
            </w:r>
            <w:proofErr w:type="spellStart"/>
            <w:r w:rsidRPr="00800A26">
              <w:rPr>
                <w:snapToGrid/>
                <w:color w:val="auto"/>
                <w:szCs w:val="26"/>
              </w:rPr>
              <w:t>độ</w:t>
            </w:r>
            <w:proofErr w:type="spellEnd"/>
            <w:r w:rsidRPr="00800A26">
              <w:rPr>
                <w:snapToGrid/>
                <w:color w:val="auto"/>
                <w:szCs w:val="26"/>
              </w:rPr>
              <w:t xml:space="preserve"> </w:t>
            </w:r>
            <w:proofErr w:type="spellStart"/>
            <w:r w:rsidRPr="00800A26">
              <w:rPr>
                <w:snapToGrid/>
                <w:color w:val="auto"/>
                <w:szCs w:val="26"/>
              </w:rPr>
              <w:t>quy</w:t>
            </w:r>
            <w:proofErr w:type="spellEnd"/>
            <w:r w:rsidRPr="00800A26">
              <w:rPr>
                <w:snapToGrid/>
                <w:color w:val="auto"/>
                <w:szCs w:val="26"/>
              </w:rPr>
              <w:t xml:space="preserve"> </w:t>
            </w:r>
            <w:proofErr w:type="spellStart"/>
            <w:r w:rsidRPr="00800A26">
              <w:rPr>
                <w:snapToGrid/>
                <w:color w:val="auto"/>
                <w:szCs w:val="26"/>
              </w:rPr>
              <w:t>trình</w:t>
            </w:r>
            <w:proofErr w:type="spellEnd"/>
            <w:r w:rsidRPr="00800A26">
              <w:rPr>
                <w:snapToGrid/>
                <w:color w:val="auto"/>
                <w:szCs w:val="26"/>
              </w:rPr>
              <w:t>.</w:t>
            </w:r>
          </w:p>
        </w:tc>
      </w:tr>
      <w:tr w:rsidR="000A74CE" w:rsidRPr="002F4F88" w14:paraId="48E01054" w14:textId="77777777" w:rsidTr="0085602D">
        <w:tc>
          <w:tcPr>
            <w:tcW w:w="817" w:type="dxa"/>
            <w:shd w:val="clear" w:color="auto" w:fill="auto"/>
          </w:tcPr>
          <w:p w14:paraId="4C6E0203" w14:textId="77777777" w:rsidR="000A74CE" w:rsidRPr="002F4F88" w:rsidRDefault="000A74CE" w:rsidP="00707199">
            <w:pPr>
              <w:pStyle w:val="ListParagraph"/>
              <w:numPr>
                <w:ilvl w:val="0"/>
                <w:numId w:val="172"/>
              </w:numPr>
            </w:pPr>
          </w:p>
        </w:tc>
        <w:tc>
          <w:tcPr>
            <w:tcW w:w="1877" w:type="dxa"/>
            <w:shd w:val="clear" w:color="auto" w:fill="auto"/>
          </w:tcPr>
          <w:p w14:paraId="335017B7" w14:textId="77777777" w:rsidR="000A74CE" w:rsidRPr="002F4F88" w:rsidRDefault="000A74CE" w:rsidP="0085602D">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22AA8D2A" w14:textId="1D7B03BB"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7B779A">
              <w:rPr>
                <w:snapToGrid/>
                <w:color w:val="auto"/>
                <w:szCs w:val="26"/>
              </w:rPr>
              <w:t>rủi</w:t>
            </w:r>
            <w:proofErr w:type="spellEnd"/>
            <w:r w:rsidR="007B779A">
              <w:rPr>
                <w:snapToGrid/>
                <w:color w:val="auto"/>
                <w:szCs w:val="26"/>
              </w:rPr>
              <w:t xml:space="preserve"> </w:t>
            </w:r>
            <w:proofErr w:type="spellStart"/>
            <w:r w:rsidR="007B779A">
              <w:rPr>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03F65B41" w14:textId="2DE0359F" w:rsidR="000A74CE" w:rsidRDefault="007B779A" w:rsidP="00707199">
            <w:pPr>
              <w:pStyle w:val="NormalIndent"/>
              <w:keepNext w:val="0"/>
              <w:keepLines/>
              <w:widowControl w:val="0"/>
              <w:numPr>
                <w:ilvl w:val="0"/>
                <w:numId w:val="175"/>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sidR="00B57C73">
              <w:rPr>
                <w:snapToGrid/>
                <w:color w:val="auto"/>
                <w:szCs w:val="26"/>
              </w:rPr>
              <w:t>rủi</w:t>
            </w:r>
            <w:proofErr w:type="spellEnd"/>
            <w:r w:rsidR="00B57C73">
              <w:rPr>
                <w:snapToGrid/>
                <w:color w:val="auto"/>
                <w:szCs w:val="26"/>
              </w:rPr>
              <w:t xml:space="preserve"> </w:t>
            </w:r>
            <w:proofErr w:type="spellStart"/>
            <w:r w:rsidR="00B57C73">
              <w:rPr>
                <w:snapToGrid/>
                <w:color w:val="auto"/>
                <w:szCs w:val="26"/>
              </w:rPr>
              <w:t>ro</w:t>
            </w:r>
            <w:proofErr w:type="spellEnd"/>
          </w:p>
          <w:p w14:paraId="453F02D1" w14:textId="3F1DAA2B"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sidR="00B97C2C">
              <w:rPr>
                <w:snapToGrid/>
                <w:color w:val="auto"/>
                <w:szCs w:val="26"/>
              </w:rPr>
              <w:t>từ</w:t>
            </w:r>
            <w:proofErr w:type="spellEnd"/>
            <w:r w:rsidR="00B97C2C">
              <w:rPr>
                <w:snapToGrid/>
                <w:color w:val="auto"/>
                <w:szCs w:val="26"/>
              </w:rPr>
              <w:t xml:space="preserve"> </w:t>
            </w:r>
            <w:proofErr w:type="spellStart"/>
            <w:r w:rsidR="00B97C2C">
              <w:rPr>
                <w:snapToGrid/>
                <w:color w:val="auto"/>
                <w:szCs w:val="26"/>
              </w:rPr>
              <w:t>mới</w:t>
            </w:r>
            <w:proofErr w:type="spellEnd"/>
            <w:r w:rsidR="00B97C2C">
              <w:rPr>
                <w:snapToGrid/>
                <w:color w:val="auto"/>
                <w:szCs w:val="26"/>
              </w:rPr>
              <w:t xml:space="preserve"> </w:t>
            </w:r>
            <w:proofErr w:type="spellStart"/>
            <w:r w:rsidR="00B97C2C">
              <w:rPr>
                <w:snapToGrid/>
                <w:color w:val="auto"/>
                <w:szCs w:val="26"/>
              </w:rPr>
              <w:t>đến</w:t>
            </w:r>
            <w:proofErr w:type="spellEnd"/>
            <w:r w:rsidR="00B97C2C">
              <w:rPr>
                <w:snapToGrid/>
                <w:color w:val="auto"/>
                <w:szCs w:val="26"/>
              </w:rPr>
              <w:t xml:space="preserve"> </w:t>
            </w:r>
            <w:proofErr w:type="spellStart"/>
            <w:r w:rsidR="00B97C2C">
              <w:rPr>
                <w:snapToGrid/>
                <w:color w:val="auto"/>
                <w:szCs w:val="26"/>
              </w:rPr>
              <w:t>cũ</w:t>
            </w:r>
            <w:proofErr w:type="spellEnd"/>
          </w:p>
          <w:p w14:paraId="1D5BF162" w14:textId="5B4FC52D"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B47EDD4" w14:textId="4ACF1923" w:rsidR="000A74CE" w:rsidRPr="00474D4E" w:rsidRDefault="000A74C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474D4E">
              <w:rPr>
                <w:snapToGrid/>
                <w:color w:val="auto"/>
                <w:szCs w:val="26"/>
                <w:lang w:val="vi-VN"/>
              </w:rPr>
              <w:t xml:space="preserve"> liên quan</w:t>
            </w:r>
          </w:p>
          <w:p w14:paraId="060424DE" w14:textId="1AE0FCFB" w:rsidR="00474D4E" w:rsidRDefault="00474D4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417BC4D1" w14:textId="77777777" w:rsidR="000A74CE" w:rsidRDefault="000A74C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443A67DB" w14:textId="4AFD5936" w:rsidR="000A74CE" w:rsidRDefault="00474D4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4C1E4F7" w14:textId="77777777" w:rsidR="00474D4E" w:rsidRDefault="00474D4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0FAF25E9" w14:textId="4FE05FFB" w:rsidR="000A74CE" w:rsidRDefault="00474D4E"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6DCEFF6A" w14:textId="19B0EE53" w:rsidR="00460E82" w:rsidRPr="00460E82" w:rsidRDefault="00460E82" w:rsidP="00460E8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sidR="000A1BB4">
              <w:rPr>
                <w:snapToGrid/>
                <w:color w:val="auto"/>
                <w:szCs w:val="26"/>
              </w:rPr>
              <w:t>cùng</w:t>
            </w:r>
            <w:proofErr w:type="spellEnd"/>
            <w:r w:rsidR="000A1BB4">
              <w:rPr>
                <w:snapToGrid/>
                <w:color w:val="auto"/>
                <w:szCs w:val="26"/>
              </w:rPr>
              <w:t xml:space="preserve"> </w:t>
            </w:r>
            <w:proofErr w:type="spellStart"/>
            <w:r>
              <w:rPr>
                <w:snapToGrid/>
                <w:color w:val="auto"/>
                <w:szCs w:val="26"/>
              </w:rPr>
              <w:t>màn</w:t>
            </w:r>
            <w:proofErr w:type="spellEnd"/>
            <w:r w:rsidR="000A1BB4">
              <w:rPr>
                <w:snapToGrid/>
                <w:color w:val="auto"/>
                <w:szCs w:val="26"/>
                <w:lang w:val="vi-VN"/>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4D4E1DF5" w14:textId="1BCA6939" w:rsidR="00474D4E" w:rsidRPr="00474D4E" w:rsidRDefault="00474D4E" w:rsidP="00474D4E">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r w:rsidR="00C4294D">
              <w:fldChar w:fldCharType="begin"/>
            </w:r>
            <w:r w:rsidR="00C4294D">
              <w:instrText xml:space="preserve"> HYPERLINK "https://f2z0rj.axshare.com/" \l "id=92chij&amp;p=ds_rui_ro_cap_do_quy_trinh&amp;c=1" </w:instrText>
            </w:r>
            <w:r w:rsidR="00C4294D">
              <w:fldChar w:fldCharType="separate"/>
            </w:r>
            <w:r w:rsidRPr="00A779BB">
              <w:rPr>
                <w:rStyle w:val="Hyperlink"/>
                <w:snapToGrid/>
                <w:szCs w:val="26"/>
                <w:lang w:val="vi-VN"/>
              </w:rPr>
              <w:t>https://f2z0rj.axshare.com/#id=92chij&amp;p=ds_rui_ro_cap_do_quy_trinh&amp;c=1</w:t>
            </w:r>
            <w:r w:rsidR="00C4294D">
              <w:rPr>
                <w:rStyle w:val="Hyperlink"/>
                <w:snapToGrid/>
                <w:szCs w:val="26"/>
                <w:lang w:val="vi-VN"/>
              </w:rPr>
              <w:fldChar w:fldCharType="end"/>
            </w:r>
          </w:p>
        </w:tc>
      </w:tr>
    </w:tbl>
    <w:p w14:paraId="11ADB342" w14:textId="0B2D6595" w:rsidR="008B1AFB" w:rsidRDefault="008B1AFB" w:rsidP="0054787D">
      <w:pPr>
        <w:pStyle w:val="tvHeading111"/>
        <w:rPr>
          <w:lang w:val="vi-VN"/>
        </w:rPr>
      </w:pPr>
      <w:bookmarkStart w:id="121" w:name="_Toc87368236"/>
      <w:proofErr w:type="spellStart"/>
      <w:r>
        <w:t>Danh</w:t>
      </w:r>
      <w:proofErr w:type="spellEnd"/>
      <w:r>
        <w:rPr>
          <w:lang w:val="vi-VN"/>
        </w:rPr>
        <w:t xml:space="preserve"> mục kiểm soát</w:t>
      </w:r>
      <w:bookmarkEnd w:id="121"/>
    </w:p>
    <w:p w14:paraId="6D50EEEB" w14:textId="4A6CD6D0" w:rsidR="00BC2F8C" w:rsidRPr="00BC2F8C" w:rsidRDefault="00BC2F8C" w:rsidP="00BC2F8C">
      <w:pPr>
        <w:rPr>
          <w:lang w:val="vi-VN"/>
        </w:rPr>
      </w:pPr>
      <w:r w:rsidRPr="00BC2F8C">
        <w:rPr>
          <w:b/>
          <w:bCs/>
          <w:szCs w:val="26"/>
          <w:lang w:val="vi-VN"/>
        </w:rPr>
        <w:t xml:space="preserve">Mục đích: </w:t>
      </w:r>
      <w:r w:rsidR="00FC4DE5" w:rsidRPr="00FC4DE5">
        <w:rPr>
          <w:szCs w:val="26"/>
          <w:lang w:val="vi-VN"/>
        </w:rPr>
        <w:t>quản lý</w:t>
      </w:r>
      <w:r w:rsidRPr="00BC2F8C">
        <w:rPr>
          <w:bCs/>
          <w:szCs w:val="26"/>
          <w:lang w:val="vi-VN"/>
        </w:rPr>
        <w:t xml:space="preserve"> các </w:t>
      </w:r>
      <w:r w:rsidR="00EF7491">
        <w:rPr>
          <w:bCs/>
          <w:szCs w:val="26"/>
          <w:lang w:val="vi-VN"/>
        </w:rPr>
        <w:t xml:space="preserve">hoạt động </w:t>
      </w:r>
      <w:r w:rsidRPr="00BC2F8C">
        <w:rPr>
          <w:bCs/>
          <w:szCs w:val="26"/>
          <w:lang w:val="vi-VN"/>
        </w:rPr>
        <w:t>kiểm soát</w:t>
      </w:r>
      <w:r w:rsidR="00EF7491">
        <w:rPr>
          <w:bCs/>
          <w:szCs w:val="26"/>
          <w:lang w:val="vi-VN"/>
        </w:rPr>
        <w:t>, chốt kiểm soát</w:t>
      </w:r>
      <w:r w:rsidRPr="00BC2F8C">
        <w:rPr>
          <w:bCs/>
          <w:szCs w:val="26"/>
          <w:lang w:val="vi-VN"/>
        </w:rPr>
        <w:t xml:space="preserve"> </w:t>
      </w:r>
      <w:r w:rsidR="00EF7491">
        <w:rPr>
          <w:bCs/>
          <w:szCs w:val="26"/>
          <w:lang w:val="vi-VN"/>
        </w:rPr>
        <w:t>cho các rủi ro trong các quy trình</w:t>
      </w:r>
    </w:p>
    <w:p w14:paraId="54EA936C" w14:textId="0EFF6A94" w:rsidR="00BC2F8C" w:rsidRPr="00BC2F8C" w:rsidRDefault="00BC2F8C" w:rsidP="00BC2F8C">
      <w:pPr>
        <w:rPr>
          <w:lang w:val="vi-VN"/>
        </w:rPr>
      </w:pPr>
      <w:r w:rsidRPr="00BC2F8C">
        <w:rPr>
          <w:b/>
          <w:bCs/>
          <w:szCs w:val="26"/>
          <w:lang w:val="vi-VN"/>
        </w:rPr>
        <w:t>Vai trò thực hiện:</w:t>
      </w:r>
      <w:r w:rsidRPr="00BC2F8C">
        <w:rPr>
          <w:szCs w:val="26"/>
          <w:lang w:val="vi-VN"/>
        </w:rPr>
        <w:t xml:space="preserve"> </w:t>
      </w:r>
      <w:r w:rsidR="00851D0E">
        <w:rPr>
          <w:szCs w:val="26"/>
          <w:lang w:val="vi-VN"/>
        </w:rPr>
        <w:t>trưởng KTNB, KTV</w:t>
      </w:r>
    </w:p>
    <w:p w14:paraId="46267F5C" w14:textId="77777777" w:rsidR="00BC2F8C" w:rsidRPr="002F4F88" w:rsidRDefault="00BC2F8C" w:rsidP="00BC2F8C">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C2F8C" w:rsidRPr="002F4F88" w14:paraId="78D9127B" w14:textId="77777777" w:rsidTr="0085602D">
        <w:trPr>
          <w:trHeight w:val="449"/>
        </w:trPr>
        <w:tc>
          <w:tcPr>
            <w:tcW w:w="817" w:type="dxa"/>
            <w:shd w:val="clear" w:color="auto" w:fill="auto"/>
          </w:tcPr>
          <w:p w14:paraId="4DF0C031" w14:textId="77777777" w:rsidR="00BC2F8C" w:rsidRPr="002F4F88" w:rsidRDefault="00BC2F8C" w:rsidP="0085602D">
            <w:pPr>
              <w:keepLines/>
              <w:widowControl w:val="0"/>
              <w:jc w:val="both"/>
              <w:rPr>
                <w:b/>
                <w:bCs/>
                <w:szCs w:val="26"/>
              </w:rPr>
            </w:pPr>
            <w:r w:rsidRPr="002F4F88">
              <w:rPr>
                <w:b/>
                <w:bCs/>
                <w:szCs w:val="26"/>
              </w:rPr>
              <w:t>STT</w:t>
            </w:r>
          </w:p>
        </w:tc>
        <w:tc>
          <w:tcPr>
            <w:tcW w:w="1877" w:type="dxa"/>
            <w:shd w:val="clear" w:color="auto" w:fill="auto"/>
          </w:tcPr>
          <w:p w14:paraId="2809F47D" w14:textId="77777777" w:rsidR="00BC2F8C" w:rsidRPr="002F4F88" w:rsidRDefault="00BC2F8C" w:rsidP="008560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20F52D56" w14:textId="77777777" w:rsidR="00BC2F8C" w:rsidRPr="002F4F88" w:rsidRDefault="00BC2F8C" w:rsidP="008560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BC2F8C" w:rsidRPr="00BA722E" w14:paraId="3E9D8CF5" w14:textId="77777777" w:rsidTr="0085602D">
        <w:tc>
          <w:tcPr>
            <w:tcW w:w="817" w:type="dxa"/>
            <w:shd w:val="clear" w:color="auto" w:fill="auto"/>
          </w:tcPr>
          <w:p w14:paraId="3AA6FB82" w14:textId="77777777" w:rsidR="00BC2F8C" w:rsidRPr="002F4F88" w:rsidRDefault="00BC2F8C" w:rsidP="00707199">
            <w:pPr>
              <w:pStyle w:val="ListParagraph"/>
              <w:numPr>
                <w:ilvl w:val="0"/>
                <w:numId w:val="177"/>
              </w:numPr>
            </w:pPr>
          </w:p>
        </w:tc>
        <w:tc>
          <w:tcPr>
            <w:tcW w:w="1877" w:type="dxa"/>
            <w:shd w:val="clear" w:color="auto" w:fill="auto"/>
          </w:tcPr>
          <w:p w14:paraId="330B89C3" w14:textId="77777777" w:rsidR="00BC2F8C" w:rsidRPr="002F4F88" w:rsidRDefault="00BC2F8C" w:rsidP="008560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CB0C804" w14:textId="3792C805"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851D0E">
              <w:rPr>
                <w:snapToGrid/>
                <w:color w:val="auto"/>
                <w:szCs w:val="26"/>
                <w:lang w:val="vi-VN"/>
              </w:rPr>
              <w:t xml:space="preserve"> </w:t>
            </w:r>
          </w:p>
          <w:p w14:paraId="04F63AEA" w14:textId="6875C5B6" w:rsidR="00BC2F8C" w:rsidRPr="00B36B4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B36B4C">
              <w:rPr>
                <w:snapToGrid/>
                <w:color w:val="auto"/>
                <w:szCs w:val="26"/>
              </w:rPr>
              <w:t>Đơn</w:t>
            </w:r>
            <w:proofErr w:type="spellEnd"/>
            <w:r w:rsidRPr="00B36B4C">
              <w:rPr>
                <w:snapToGrid/>
                <w:color w:val="auto"/>
                <w:szCs w:val="26"/>
              </w:rPr>
              <w:t xml:space="preserve"> </w:t>
            </w:r>
            <w:proofErr w:type="spellStart"/>
            <w:r w:rsidRPr="00B36B4C">
              <w:rPr>
                <w:snapToGrid/>
                <w:color w:val="auto"/>
                <w:szCs w:val="26"/>
              </w:rPr>
              <w:t>vị</w:t>
            </w:r>
            <w:proofErr w:type="spellEnd"/>
            <w:r w:rsidR="00CF1803" w:rsidRPr="00B36B4C">
              <w:rPr>
                <w:snapToGrid/>
                <w:color w:val="auto"/>
                <w:szCs w:val="26"/>
                <w:lang w:val="vi-VN"/>
              </w:rPr>
              <w:t xml:space="preserve"> liên quan</w:t>
            </w:r>
            <w:r w:rsidRPr="00B36B4C">
              <w:rPr>
                <w:snapToGrid/>
                <w:color w:val="auto"/>
                <w:szCs w:val="26"/>
              </w:rPr>
              <w:t xml:space="preserve">*: </w:t>
            </w:r>
            <w:proofErr w:type="spellStart"/>
            <w:r w:rsidR="00B36B4C" w:rsidRPr="00B36B4C">
              <w:rPr>
                <w:snapToGrid/>
                <w:color w:val="auto"/>
                <w:szCs w:val="26"/>
              </w:rPr>
              <w:t>chọn</w:t>
            </w:r>
            <w:proofErr w:type="spellEnd"/>
            <w:r w:rsidR="00B36B4C" w:rsidRPr="00B36B4C">
              <w:rPr>
                <w:snapToGrid/>
                <w:color w:val="auto"/>
                <w:szCs w:val="26"/>
              </w:rPr>
              <w:t xml:space="preserve"> 1 </w:t>
            </w:r>
            <w:proofErr w:type="spellStart"/>
            <w:r w:rsidR="00B36B4C" w:rsidRPr="00B36B4C">
              <w:rPr>
                <w:snapToGrid/>
                <w:color w:val="auto"/>
                <w:szCs w:val="26"/>
              </w:rPr>
              <w:t>trong</w:t>
            </w:r>
            <w:proofErr w:type="spellEnd"/>
            <w:r w:rsidR="00B36B4C" w:rsidRPr="00B36B4C">
              <w:rPr>
                <w:snapToGrid/>
                <w:color w:val="auto"/>
                <w:szCs w:val="26"/>
              </w:rPr>
              <w:t xml:space="preserve"> </w:t>
            </w:r>
            <w:proofErr w:type="spellStart"/>
            <w:r w:rsidR="00B36B4C" w:rsidRPr="00B36B4C">
              <w:rPr>
                <w:snapToGrid/>
                <w:color w:val="auto"/>
                <w:szCs w:val="26"/>
              </w:rPr>
              <w:t>danh</w:t>
            </w:r>
            <w:proofErr w:type="spellEnd"/>
            <w:r w:rsidR="00B36B4C" w:rsidRPr="00B36B4C">
              <w:rPr>
                <w:snapToGrid/>
                <w:color w:val="auto"/>
                <w:szCs w:val="26"/>
              </w:rPr>
              <w:t xml:space="preserve"> </w:t>
            </w:r>
            <w:proofErr w:type="spellStart"/>
            <w:r w:rsidR="00B36B4C" w:rsidRPr="00B36B4C">
              <w:rPr>
                <w:snapToGrid/>
                <w:color w:val="auto"/>
                <w:szCs w:val="26"/>
              </w:rPr>
              <w:t>mục</w:t>
            </w:r>
            <w:proofErr w:type="spellEnd"/>
            <w:r w:rsidR="00B36B4C" w:rsidRPr="00B36B4C">
              <w:rPr>
                <w:snapToGrid/>
                <w:color w:val="auto"/>
                <w:szCs w:val="26"/>
              </w:rPr>
              <w:t xml:space="preserve"> </w:t>
            </w:r>
            <w:proofErr w:type="spellStart"/>
            <w:r w:rsidR="00B36B4C" w:rsidRPr="00B36B4C">
              <w:rPr>
                <w:snapToGrid/>
                <w:color w:val="auto"/>
                <w:szCs w:val="26"/>
              </w:rPr>
              <w:t>đơn</w:t>
            </w:r>
            <w:proofErr w:type="spellEnd"/>
            <w:r w:rsidR="00B36B4C" w:rsidRPr="00B36B4C">
              <w:rPr>
                <w:snapToGrid/>
                <w:color w:val="auto"/>
                <w:szCs w:val="26"/>
              </w:rPr>
              <w:t xml:space="preserve"> </w:t>
            </w:r>
            <w:proofErr w:type="spellStart"/>
            <w:r w:rsidR="00B36B4C" w:rsidRPr="00B36B4C">
              <w:rPr>
                <w:snapToGrid/>
                <w:color w:val="auto"/>
                <w:szCs w:val="26"/>
              </w:rPr>
              <w:t>vị</w:t>
            </w:r>
            <w:proofErr w:type="spellEnd"/>
            <w:r w:rsidR="00B36B4C" w:rsidRPr="00B36B4C">
              <w:rPr>
                <w:snapToGrid/>
                <w:color w:val="auto"/>
                <w:szCs w:val="26"/>
                <w:lang w:val="vi-VN"/>
              </w:rPr>
              <w:t xml:space="preserve"> (</w:t>
            </w:r>
            <w:r w:rsidR="00B36B4C" w:rsidRPr="00B36B4C">
              <w:rPr>
                <w:i/>
                <w:iCs/>
                <w:snapToGrid/>
                <w:color w:val="0070C0"/>
                <w:szCs w:val="26"/>
                <w:lang w:val="vi-VN"/>
              </w:rPr>
              <w:t>mục 3.1.1</w:t>
            </w:r>
            <w:r w:rsidR="00B36B4C" w:rsidRPr="00B36B4C">
              <w:rPr>
                <w:snapToGrid/>
                <w:color w:val="auto"/>
                <w:szCs w:val="26"/>
                <w:lang w:val="vi-VN"/>
              </w:rPr>
              <w:t>)</w:t>
            </w:r>
            <w:r w:rsidRPr="00B36B4C">
              <w:rPr>
                <w:snapToGrid/>
                <w:color w:val="auto"/>
                <w:szCs w:val="26"/>
              </w:rPr>
              <w:t xml:space="preserve"> </w:t>
            </w:r>
          </w:p>
          <w:p w14:paraId="17E02E9D" w14:textId="377CAD90" w:rsidR="00B36B4C" w:rsidRPr="00681805" w:rsidRDefault="00B36B4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681805">
              <w:rPr>
                <w:snapToGrid/>
                <w:color w:val="auto"/>
                <w:szCs w:val="26"/>
              </w:rPr>
              <w:t>Hoạt</w:t>
            </w:r>
            <w:proofErr w:type="spellEnd"/>
            <w:r w:rsidRPr="00681805">
              <w:rPr>
                <w:snapToGrid/>
                <w:color w:val="auto"/>
                <w:szCs w:val="26"/>
              </w:rPr>
              <w:t xml:space="preserve"> </w:t>
            </w:r>
            <w:proofErr w:type="spellStart"/>
            <w:r w:rsidRPr="00681805">
              <w:rPr>
                <w:snapToGrid/>
                <w:color w:val="auto"/>
                <w:szCs w:val="26"/>
              </w:rPr>
              <w:t>động</w:t>
            </w:r>
            <w:proofErr w:type="spellEnd"/>
            <w:r w:rsidRPr="00681805">
              <w:rPr>
                <w:snapToGrid/>
                <w:color w:val="auto"/>
                <w:szCs w:val="26"/>
              </w:rPr>
              <w:t xml:space="preserve"> </w:t>
            </w:r>
            <w:proofErr w:type="spellStart"/>
            <w:r w:rsidRPr="00681805">
              <w:rPr>
                <w:snapToGrid/>
                <w:color w:val="auto"/>
                <w:szCs w:val="26"/>
              </w:rPr>
              <w:t>liên</w:t>
            </w:r>
            <w:proofErr w:type="spellEnd"/>
            <w:r w:rsidRPr="00681805">
              <w:rPr>
                <w:snapToGrid/>
                <w:color w:val="auto"/>
                <w:szCs w:val="26"/>
              </w:rPr>
              <w:t xml:space="preserve"> </w:t>
            </w:r>
            <w:proofErr w:type="spellStart"/>
            <w:r w:rsidRPr="00681805">
              <w:rPr>
                <w:snapToGrid/>
                <w:color w:val="auto"/>
                <w:szCs w:val="26"/>
              </w:rPr>
              <w:t>quan</w:t>
            </w:r>
            <w:proofErr w:type="spellEnd"/>
            <w:r w:rsidR="00681805" w:rsidRPr="00681805">
              <w:rPr>
                <w:snapToGrid/>
                <w:color w:val="auto"/>
                <w:szCs w:val="26"/>
                <w:lang w:val="vi-VN"/>
              </w:rPr>
              <w:t>: chọn 1 trong danh mục hoạt động (</w:t>
            </w:r>
            <w:r w:rsidR="00681805" w:rsidRPr="00681805">
              <w:rPr>
                <w:i/>
                <w:iCs/>
                <w:snapToGrid/>
                <w:color w:val="0070C0"/>
                <w:szCs w:val="26"/>
                <w:lang w:val="vi-VN"/>
              </w:rPr>
              <w:t>mục 3.1.2</w:t>
            </w:r>
            <w:r w:rsidR="00681805" w:rsidRPr="00681805">
              <w:rPr>
                <w:snapToGrid/>
                <w:color w:val="auto"/>
                <w:szCs w:val="26"/>
                <w:lang w:val="vi-VN"/>
              </w:rPr>
              <w:t>)</w:t>
            </w:r>
          </w:p>
          <w:p w14:paraId="753EE757" w14:textId="221F66F9" w:rsidR="00BC2F8C" w:rsidRPr="00EA376A" w:rsidRDefault="00BC2F8C" w:rsidP="00707199">
            <w:pPr>
              <w:pStyle w:val="NormalIndent"/>
              <w:keepNext w:val="0"/>
              <w:keepLines/>
              <w:widowControl w:val="0"/>
              <w:numPr>
                <w:ilvl w:val="0"/>
                <w:numId w:val="173"/>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sidR="00EA376A">
              <w:rPr>
                <w:snapToGrid/>
                <w:color w:val="auto"/>
                <w:szCs w:val="26"/>
              </w:rPr>
              <w:t>chọn</w:t>
            </w:r>
            <w:proofErr w:type="spellEnd"/>
            <w:r w:rsidR="00EA376A">
              <w:rPr>
                <w:snapToGrid/>
                <w:color w:val="auto"/>
                <w:szCs w:val="26"/>
              </w:rPr>
              <w:t xml:space="preserve"> 1 </w:t>
            </w:r>
            <w:proofErr w:type="spellStart"/>
            <w:r w:rsidR="00EA376A">
              <w:rPr>
                <w:snapToGrid/>
                <w:color w:val="auto"/>
                <w:szCs w:val="26"/>
              </w:rPr>
              <w:t>trong</w:t>
            </w:r>
            <w:proofErr w:type="spellEnd"/>
            <w:r w:rsidR="00EA376A">
              <w:rPr>
                <w:snapToGrid/>
                <w:color w:val="auto"/>
                <w:szCs w:val="26"/>
              </w:rPr>
              <w:t xml:space="preserve"> </w:t>
            </w:r>
            <w:proofErr w:type="spellStart"/>
            <w:r w:rsidR="00EA376A">
              <w:rPr>
                <w:snapToGrid/>
                <w:color w:val="auto"/>
                <w:szCs w:val="26"/>
              </w:rPr>
              <w:t>danh</w:t>
            </w:r>
            <w:proofErr w:type="spellEnd"/>
            <w:r w:rsidR="00EA376A">
              <w:rPr>
                <w:snapToGrid/>
                <w:color w:val="auto"/>
                <w:szCs w:val="26"/>
              </w:rPr>
              <w:t xml:space="preserve"> </w:t>
            </w:r>
            <w:proofErr w:type="spellStart"/>
            <w:r w:rsidR="00EA376A">
              <w:rPr>
                <w:snapToGrid/>
                <w:color w:val="auto"/>
                <w:szCs w:val="26"/>
              </w:rPr>
              <w:t>sách</w:t>
            </w:r>
            <w:proofErr w:type="spellEnd"/>
            <w:r w:rsidR="00EA376A">
              <w:rPr>
                <w:snapToGrid/>
                <w:color w:val="auto"/>
                <w:szCs w:val="26"/>
              </w:rPr>
              <w:t xml:space="preserve"> </w:t>
            </w:r>
            <w:proofErr w:type="spellStart"/>
            <w:r w:rsidR="00EA376A">
              <w:rPr>
                <w:snapToGrid/>
                <w:color w:val="auto"/>
                <w:szCs w:val="26"/>
              </w:rPr>
              <w:t>các</w:t>
            </w:r>
            <w:proofErr w:type="spellEnd"/>
            <w:r w:rsidR="00EA376A">
              <w:rPr>
                <w:snapToGrid/>
                <w:color w:val="auto"/>
                <w:szCs w:val="26"/>
              </w:rPr>
              <w:t xml:space="preserve"> </w:t>
            </w:r>
            <w:proofErr w:type="spellStart"/>
            <w:r w:rsidR="00EA376A">
              <w:rPr>
                <w:snapToGrid/>
                <w:color w:val="auto"/>
                <w:szCs w:val="26"/>
              </w:rPr>
              <w:t>quy</w:t>
            </w:r>
            <w:proofErr w:type="spellEnd"/>
            <w:r w:rsidR="00EA376A">
              <w:rPr>
                <w:snapToGrid/>
                <w:color w:val="auto"/>
                <w:szCs w:val="26"/>
              </w:rPr>
              <w:t xml:space="preserve"> </w:t>
            </w:r>
            <w:proofErr w:type="spellStart"/>
            <w:r w:rsidR="00EA376A">
              <w:rPr>
                <w:snapToGrid/>
                <w:color w:val="auto"/>
                <w:szCs w:val="26"/>
              </w:rPr>
              <w:t>trình</w:t>
            </w:r>
            <w:proofErr w:type="spellEnd"/>
            <w:r w:rsidR="00EA376A">
              <w:rPr>
                <w:snapToGrid/>
                <w:color w:val="auto"/>
                <w:szCs w:val="26"/>
              </w:rPr>
              <w:t xml:space="preserve"> </w:t>
            </w:r>
            <w:r w:rsidR="00EA376A">
              <w:rPr>
                <w:snapToGrid/>
                <w:color w:val="auto"/>
                <w:szCs w:val="26"/>
                <w:lang w:val="vi-VN"/>
              </w:rPr>
              <w:t>(</w:t>
            </w:r>
            <w:r w:rsidR="00EA376A" w:rsidRPr="00F7636B">
              <w:rPr>
                <w:i/>
                <w:iCs/>
                <w:snapToGrid/>
                <w:color w:val="0070C0"/>
                <w:szCs w:val="26"/>
                <w:lang w:val="vi-VN"/>
              </w:rPr>
              <w:t>mục 3.1.3</w:t>
            </w:r>
            <w:r w:rsidR="00EA376A">
              <w:rPr>
                <w:snapToGrid/>
                <w:color w:val="auto"/>
                <w:szCs w:val="26"/>
                <w:lang w:val="vi-VN"/>
              </w:rPr>
              <w:t xml:space="preserve">) </w:t>
            </w:r>
            <w:proofErr w:type="spellStart"/>
            <w:r w:rsidR="00EA376A">
              <w:rPr>
                <w:snapToGrid/>
                <w:color w:val="auto"/>
                <w:szCs w:val="26"/>
              </w:rPr>
              <w:t>liên</w:t>
            </w:r>
            <w:proofErr w:type="spellEnd"/>
            <w:r w:rsidR="00EA376A">
              <w:rPr>
                <w:snapToGrid/>
                <w:color w:val="auto"/>
                <w:szCs w:val="26"/>
              </w:rPr>
              <w:t xml:space="preserve"> </w:t>
            </w:r>
            <w:proofErr w:type="spellStart"/>
            <w:r w:rsidR="00EA376A">
              <w:rPr>
                <w:snapToGrid/>
                <w:color w:val="auto"/>
                <w:szCs w:val="26"/>
              </w:rPr>
              <w:t>quan</w:t>
            </w:r>
            <w:proofErr w:type="spellEnd"/>
            <w:r w:rsidR="00EA376A">
              <w:rPr>
                <w:snapToGrid/>
                <w:color w:val="auto"/>
                <w:szCs w:val="26"/>
              </w:rPr>
              <w:t xml:space="preserve"> </w:t>
            </w:r>
            <w:proofErr w:type="spellStart"/>
            <w:r w:rsidR="00EA376A">
              <w:rPr>
                <w:snapToGrid/>
                <w:color w:val="auto"/>
                <w:szCs w:val="26"/>
              </w:rPr>
              <w:t>đến</w:t>
            </w:r>
            <w:proofErr w:type="spellEnd"/>
            <w:r w:rsidR="00EA376A">
              <w:rPr>
                <w:snapToGrid/>
                <w:color w:val="auto"/>
                <w:szCs w:val="26"/>
              </w:rPr>
              <w:t xml:space="preserve"> </w:t>
            </w:r>
            <w:proofErr w:type="spellStart"/>
            <w:r w:rsidR="00EA376A">
              <w:rPr>
                <w:snapToGrid/>
                <w:color w:val="auto"/>
                <w:szCs w:val="26"/>
              </w:rPr>
              <w:t>đơn</w:t>
            </w:r>
            <w:proofErr w:type="spellEnd"/>
            <w:r w:rsidR="00EA376A">
              <w:rPr>
                <w:snapToGrid/>
                <w:color w:val="auto"/>
                <w:szCs w:val="26"/>
              </w:rPr>
              <w:t xml:space="preserve"> </w:t>
            </w:r>
            <w:proofErr w:type="spellStart"/>
            <w:r w:rsidR="00EA376A">
              <w:rPr>
                <w:snapToGrid/>
                <w:color w:val="auto"/>
                <w:szCs w:val="26"/>
              </w:rPr>
              <w:t>vị</w:t>
            </w:r>
            <w:proofErr w:type="spellEnd"/>
            <w:r w:rsidR="00EA376A">
              <w:rPr>
                <w:snapToGrid/>
                <w:color w:val="auto"/>
                <w:szCs w:val="26"/>
                <w:lang w:val="vi-VN"/>
              </w:rPr>
              <w:t xml:space="preserve"> và hoạt động đã chọn</w:t>
            </w:r>
          </w:p>
          <w:p w14:paraId="26EB91B6" w14:textId="118304CC"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sidR="00DE024A">
              <w:rPr>
                <w:snapToGrid/>
                <w:color w:val="auto"/>
                <w:szCs w:val="26"/>
              </w:rPr>
              <w:t>không</w:t>
            </w:r>
            <w:proofErr w:type="spellEnd"/>
            <w:r w:rsidR="00DE024A">
              <w:rPr>
                <w:snapToGrid/>
                <w:color w:val="auto"/>
                <w:szCs w:val="26"/>
              </w:rPr>
              <w:t xml:space="preserve"> </w:t>
            </w:r>
            <w:proofErr w:type="spellStart"/>
            <w:r w:rsidR="00DE024A">
              <w:rPr>
                <w:snapToGrid/>
                <w:color w:val="auto"/>
                <w:szCs w:val="26"/>
              </w:rPr>
              <w:t>cho</w:t>
            </w:r>
            <w:proofErr w:type="spellEnd"/>
            <w:r w:rsidR="00DE024A">
              <w:rPr>
                <w:snapToGrid/>
                <w:color w:val="auto"/>
                <w:szCs w:val="26"/>
              </w:rPr>
              <w:t xml:space="preserve"> </w:t>
            </w:r>
            <w:proofErr w:type="spellStart"/>
            <w:r w:rsidR="00DE024A">
              <w:rPr>
                <w:snapToGrid/>
                <w:color w:val="auto"/>
                <w:szCs w:val="26"/>
              </w:rPr>
              <w:t>phép</w:t>
            </w:r>
            <w:proofErr w:type="spellEnd"/>
            <w:r w:rsidR="00DE024A">
              <w:rPr>
                <w:snapToGrid/>
                <w:color w:val="auto"/>
                <w:szCs w:val="26"/>
              </w:rPr>
              <w:t xml:space="preserve"> </w:t>
            </w:r>
            <w:proofErr w:type="spellStart"/>
            <w:r w:rsidR="00DE024A">
              <w:rPr>
                <w:snapToGrid/>
                <w:color w:val="auto"/>
                <w:szCs w:val="26"/>
              </w:rPr>
              <w:t>nhập</w:t>
            </w:r>
            <w:proofErr w:type="spellEnd"/>
            <w:r w:rsidR="00DE024A">
              <w:rPr>
                <w:snapToGrid/>
                <w:color w:val="auto"/>
                <w:szCs w:val="26"/>
              </w:rPr>
              <w:t xml:space="preserve"> </w:t>
            </w:r>
            <w:proofErr w:type="spellStart"/>
            <w:r w:rsidR="00DE024A">
              <w:rPr>
                <w:snapToGrid/>
                <w:color w:val="auto"/>
                <w:szCs w:val="26"/>
              </w:rPr>
              <w:t>trùng</w:t>
            </w:r>
            <w:proofErr w:type="spellEnd"/>
          </w:p>
          <w:p w14:paraId="3641A984" w14:textId="4006BCE6"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w:t>
            </w:r>
          </w:p>
          <w:p w14:paraId="5D8996A6" w14:textId="0569E783" w:rsidR="0063189F" w:rsidRDefault="0063189F"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921880">
              <w:rPr>
                <w:snapToGrid/>
                <w:color w:val="auto"/>
                <w:szCs w:val="26"/>
              </w:rPr>
              <w:t>là</w:t>
            </w:r>
            <w:proofErr w:type="spellEnd"/>
            <w:r w:rsidR="00921880">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4AE331C1" w14:textId="37BB4F0E" w:rsidR="00921880" w:rsidRPr="00921880" w:rsidRDefault="00921880"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định</w:t>
            </w:r>
            <w:proofErr w:type="spellEnd"/>
            <w:r>
              <w:rPr>
                <w:snapToGrid/>
                <w:color w:val="auto"/>
                <w:szCs w:val="26"/>
                <w:lang w:val="vi-VN"/>
              </w:rPr>
              <w:t>*: nhập đoạn text</w:t>
            </w:r>
          </w:p>
          <w:p w14:paraId="27D4A8C6" w14:textId="0B38E849" w:rsidR="00921880" w:rsidRPr="00086473" w:rsidRDefault="00921880"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lang w:val="vi-VN"/>
              </w:rPr>
              <w:t xml:space="preserve">Văn bản quy </w:t>
            </w:r>
            <w:r w:rsidR="00C33159">
              <w:rPr>
                <w:snapToGrid/>
                <w:color w:val="auto"/>
                <w:szCs w:val="26"/>
                <w:lang w:val="vi-VN"/>
              </w:rPr>
              <w:t>định: chọn nhiều trong danh mục tài liệu tại phần tiện ích</w:t>
            </w:r>
            <w:r w:rsidR="006018D6">
              <w:rPr>
                <w:snapToGrid/>
                <w:color w:val="auto"/>
                <w:szCs w:val="26"/>
                <w:lang w:val="vi-VN"/>
              </w:rPr>
              <w:t>, các tài liệu</w:t>
            </w:r>
            <w:r w:rsidR="00086473">
              <w:rPr>
                <w:snapToGrid/>
                <w:color w:val="auto"/>
                <w:szCs w:val="26"/>
                <w:lang w:val="vi-VN"/>
              </w:rPr>
              <w:t xml:space="preserve"> đã được chọn hiển thị thành danh sách gồm các thông tin:</w:t>
            </w:r>
          </w:p>
          <w:p w14:paraId="21340134" w14:textId="7A2A60A7" w:rsidR="00086473" w:rsidRDefault="00086473" w:rsidP="00707199">
            <w:pPr>
              <w:pStyle w:val="NormalIndent"/>
              <w:keepNext w:val="0"/>
              <w:keepLines/>
              <w:widowControl w:val="0"/>
              <w:numPr>
                <w:ilvl w:val="0"/>
                <w:numId w:val="186"/>
              </w:numPr>
              <w:spacing w:before="0" w:after="0" w:line="312" w:lineRule="auto"/>
              <w:jc w:val="left"/>
              <w:rPr>
                <w:snapToGrid/>
                <w:color w:val="auto"/>
                <w:szCs w:val="26"/>
              </w:rPr>
            </w:pPr>
            <w:r>
              <w:rPr>
                <w:snapToGrid/>
                <w:color w:val="auto"/>
                <w:szCs w:val="26"/>
              </w:rPr>
              <w:t>STT</w:t>
            </w:r>
          </w:p>
          <w:p w14:paraId="46CAE299" w14:textId="38808828" w:rsidR="00086473" w:rsidRDefault="00086473" w:rsidP="00707199">
            <w:pPr>
              <w:pStyle w:val="NormalIndent"/>
              <w:keepNext w:val="0"/>
              <w:keepLines/>
              <w:widowControl w:val="0"/>
              <w:numPr>
                <w:ilvl w:val="0"/>
                <w:numId w:val="186"/>
              </w:numPr>
              <w:spacing w:before="0" w:after="0" w:line="312" w:lineRule="auto"/>
              <w:jc w:val="left"/>
              <w:rPr>
                <w:snapToGrid/>
                <w:color w:val="auto"/>
                <w:szCs w:val="26"/>
              </w:rPr>
            </w:pP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hiệu</w:t>
            </w:r>
            <w:proofErr w:type="spellEnd"/>
            <w:r>
              <w:rPr>
                <w:snapToGrid/>
                <w:color w:val="auto"/>
                <w:szCs w:val="26"/>
              </w:rPr>
              <w:t xml:space="preserve"> </w:t>
            </w:r>
            <w:proofErr w:type="spellStart"/>
            <w:r>
              <w:rPr>
                <w:snapToGrid/>
                <w:color w:val="auto"/>
                <w:szCs w:val="26"/>
              </w:rPr>
              <w:t>văn</w:t>
            </w:r>
            <w:proofErr w:type="spellEnd"/>
            <w:r>
              <w:rPr>
                <w:snapToGrid/>
                <w:color w:val="auto"/>
                <w:szCs w:val="26"/>
              </w:rPr>
              <w:t xml:space="preserve"> </w:t>
            </w:r>
            <w:proofErr w:type="spellStart"/>
            <w:r>
              <w:rPr>
                <w:snapToGrid/>
                <w:color w:val="auto"/>
                <w:szCs w:val="26"/>
              </w:rPr>
              <w:t>bản</w:t>
            </w:r>
            <w:proofErr w:type="spellEnd"/>
          </w:p>
          <w:p w14:paraId="35F43F06" w14:textId="4F1052F8" w:rsidR="00086473" w:rsidRPr="00C33159" w:rsidRDefault="00086473" w:rsidP="00707199">
            <w:pPr>
              <w:pStyle w:val="NormalIndent"/>
              <w:keepNext w:val="0"/>
              <w:keepLines/>
              <w:widowControl w:val="0"/>
              <w:numPr>
                <w:ilvl w:val="0"/>
                <w:numId w:val="18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văn</w:t>
            </w:r>
            <w:proofErr w:type="spellEnd"/>
            <w:r>
              <w:rPr>
                <w:snapToGrid/>
                <w:color w:val="auto"/>
                <w:szCs w:val="26"/>
              </w:rPr>
              <w:t xml:space="preserve"> </w:t>
            </w:r>
            <w:proofErr w:type="spellStart"/>
            <w:r>
              <w:rPr>
                <w:snapToGrid/>
                <w:color w:val="auto"/>
                <w:szCs w:val="26"/>
              </w:rPr>
              <w:t>bản</w:t>
            </w:r>
            <w:proofErr w:type="spellEnd"/>
          </w:p>
          <w:p w14:paraId="5DEA29FA" w14:textId="54470992" w:rsidR="00C33159" w:rsidRDefault="00C33159"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lang w:val="vi-VN"/>
              </w:rPr>
              <w:t>Kiểm soát thực tế: nhập đoạn text</w:t>
            </w:r>
          </w:p>
          <w:p w14:paraId="101101DA" w14:textId="23256F1B"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Pr>
                <w:snapToGrid/>
                <w:color w:val="auto"/>
                <w:szCs w:val="26"/>
              </w:rPr>
              <w:t>Tần</w:t>
            </w:r>
            <w:proofErr w:type="spellEnd"/>
            <w:r>
              <w:rPr>
                <w:snapToGrid/>
                <w:color w:val="auto"/>
                <w:szCs w:val="26"/>
              </w:rPr>
              <w:t xml:space="preserve"> </w:t>
            </w:r>
            <w:proofErr w:type="spellStart"/>
            <w:r>
              <w:rPr>
                <w:snapToGrid/>
                <w:color w:val="auto"/>
                <w:szCs w:val="26"/>
              </w:rPr>
              <w:t>suất</w:t>
            </w:r>
            <w:proofErr w:type="spellEnd"/>
            <w:r>
              <w:rPr>
                <w:snapToGrid/>
                <w:color w:val="auto"/>
                <w:szCs w:val="26"/>
              </w:rPr>
              <w:t xml:space="preserve"> </w:t>
            </w:r>
            <w:proofErr w:type="spellStart"/>
            <w:r w:rsidR="005B7379">
              <w:rPr>
                <w:snapToGrid/>
                <w:color w:val="auto"/>
                <w:szCs w:val="26"/>
              </w:rPr>
              <w:t>kiểm</w:t>
            </w:r>
            <w:proofErr w:type="spellEnd"/>
            <w:r w:rsidR="005B7379">
              <w:rPr>
                <w:snapToGrid/>
                <w:color w:val="auto"/>
                <w:szCs w:val="26"/>
              </w:rPr>
              <w:t xml:space="preserve"> </w:t>
            </w:r>
            <w:proofErr w:type="spellStart"/>
            <w:r w:rsidR="005B7379">
              <w:rPr>
                <w:snapToGrid/>
                <w:color w:val="auto"/>
                <w:szCs w:val="26"/>
              </w:rPr>
              <w:t>soát</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C33159">
              <w:rPr>
                <w:snapToGrid/>
                <w:color w:val="auto"/>
                <w:szCs w:val="26"/>
              </w:rPr>
              <w:t>các</w:t>
            </w:r>
            <w:proofErr w:type="spellEnd"/>
            <w:r w:rsidR="00C33159">
              <w:rPr>
                <w:snapToGrid/>
                <w:color w:val="auto"/>
                <w:szCs w:val="26"/>
              </w:rPr>
              <w:t xml:space="preserve"> </w:t>
            </w:r>
            <w:proofErr w:type="spellStart"/>
            <w:r w:rsidR="00C33159">
              <w:rPr>
                <w:snapToGrid/>
                <w:color w:val="auto"/>
                <w:szCs w:val="26"/>
              </w:rPr>
              <w:t>lựa</w:t>
            </w:r>
            <w:proofErr w:type="spellEnd"/>
            <w:r w:rsidR="00C33159">
              <w:rPr>
                <w:snapToGrid/>
                <w:color w:val="auto"/>
                <w:szCs w:val="26"/>
              </w:rPr>
              <w:t xml:space="preserve"> </w:t>
            </w:r>
            <w:proofErr w:type="spellStart"/>
            <w:r w:rsidR="00C33159">
              <w:rPr>
                <w:snapToGrid/>
                <w:color w:val="auto"/>
                <w:szCs w:val="26"/>
              </w:rPr>
              <w:t>chọn</w:t>
            </w:r>
            <w:proofErr w:type="spellEnd"/>
            <w:r w:rsidR="00C33159">
              <w:rPr>
                <w:snapToGrid/>
                <w:color w:val="auto"/>
                <w:szCs w:val="26"/>
              </w:rPr>
              <w:t xml:space="preserve"> </w:t>
            </w:r>
            <w:proofErr w:type="spellStart"/>
            <w:r w:rsidR="00C33159">
              <w:rPr>
                <w:snapToGrid/>
                <w:color w:val="auto"/>
                <w:szCs w:val="26"/>
              </w:rPr>
              <w:t>sau</w:t>
            </w:r>
            <w:proofErr w:type="spellEnd"/>
            <w:r>
              <w:rPr>
                <w:snapToGrid/>
                <w:color w:val="auto"/>
                <w:szCs w:val="26"/>
              </w:rPr>
              <w:t>:</w:t>
            </w:r>
          </w:p>
          <w:p w14:paraId="7780B3F3"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Nhiều</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ngày</w:t>
            </w:r>
            <w:proofErr w:type="spellEnd"/>
          </w:p>
          <w:p w14:paraId="1F84747B"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ngày</w:t>
            </w:r>
            <w:proofErr w:type="spellEnd"/>
          </w:p>
          <w:p w14:paraId="37754842"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tuần</w:t>
            </w:r>
            <w:proofErr w:type="spellEnd"/>
          </w:p>
          <w:p w14:paraId="2961E0F2"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tháng</w:t>
            </w:r>
            <w:proofErr w:type="spellEnd"/>
          </w:p>
          <w:p w14:paraId="2AFF7D01"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quý</w:t>
            </w:r>
            <w:proofErr w:type="spellEnd"/>
          </w:p>
          <w:p w14:paraId="266B6815"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Hàng</w:t>
            </w:r>
            <w:proofErr w:type="spellEnd"/>
            <w:r>
              <w:rPr>
                <w:snapToGrid/>
                <w:color w:val="auto"/>
                <w:szCs w:val="26"/>
              </w:rPr>
              <w:t xml:space="preserve"> </w:t>
            </w:r>
            <w:proofErr w:type="spellStart"/>
            <w:r>
              <w:rPr>
                <w:snapToGrid/>
                <w:color w:val="auto"/>
                <w:szCs w:val="26"/>
              </w:rPr>
              <w:t>năm</w:t>
            </w:r>
            <w:proofErr w:type="spellEnd"/>
          </w:p>
          <w:p w14:paraId="0184A382" w14:textId="77777777" w:rsidR="00BC2F8C" w:rsidRPr="00020A5F" w:rsidRDefault="00BC2F8C" w:rsidP="00707199">
            <w:pPr>
              <w:pStyle w:val="NormalIndent"/>
              <w:keepNext w:val="0"/>
              <w:keepLines/>
              <w:widowControl w:val="0"/>
              <w:numPr>
                <w:ilvl w:val="0"/>
                <w:numId w:val="179"/>
              </w:numPr>
              <w:spacing w:before="0" w:after="0" w:line="312" w:lineRule="auto"/>
              <w:jc w:val="left"/>
              <w:rPr>
                <w:snapToGrid/>
                <w:color w:val="auto"/>
                <w:szCs w:val="26"/>
              </w:rPr>
            </w:pPr>
            <w:proofErr w:type="spellStart"/>
            <w:r>
              <w:rPr>
                <w:snapToGrid/>
                <w:color w:val="auto"/>
                <w:szCs w:val="26"/>
              </w:rPr>
              <w:t>Mỗi</w:t>
            </w:r>
            <w:proofErr w:type="spellEnd"/>
            <w:r>
              <w:rPr>
                <w:snapToGrid/>
                <w:color w:val="auto"/>
                <w:szCs w:val="26"/>
              </w:rPr>
              <w:t xml:space="preserve">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sin</w:t>
            </w:r>
            <w:r w:rsidRPr="00020A5F">
              <w:rPr>
                <w:snapToGrid/>
                <w:color w:val="auto"/>
                <w:szCs w:val="26"/>
              </w:rPr>
              <w:t>h</w:t>
            </w:r>
            <w:proofErr w:type="spellEnd"/>
          </w:p>
          <w:p w14:paraId="58815657" w14:textId="79E1EC89" w:rsidR="00BC2F8C" w:rsidRPr="00D91D6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D91D6C">
              <w:rPr>
                <w:snapToGrid/>
                <w:color w:val="auto"/>
                <w:szCs w:val="26"/>
              </w:rPr>
              <w:t>Loại</w:t>
            </w:r>
            <w:proofErr w:type="spellEnd"/>
            <w:r w:rsidRPr="00D91D6C">
              <w:rPr>
                <w:snapToGrid/>
                <w:color w:val="auto"/>
                <w:szCs w:val="26"/>
              </w:rPr>
              <w:t xml:space="preserve"> </w:t>
            </w:r>
            <w:proofErr w:type="spellStart"/>
            <w:r w:rsidR="00DC1530">
              <w:rPr>
                <w:snapToGrid/>
                <w:color w:val="auto"/>
                <w:szCs w:val="26"/>
              </w:rPr>
              <w:t>kiểm</w:t>
            </w:r>
            <w:proofErr w:type="spellEnd"/>
            <w:r w:rsidR="00DC1530">
              <w:rPr>
                <w:snapToGrid/>
                <w:color w:val="auto"/>
                <w:szCs w:val="26"/>
              </w:rPr>
              <w:t xml:space="preserve"> </w:t>
            </w:r>
            <w:proofErr w:type="spellStart"/>
            <w:r w:rsidR="00DC1530">
              <w:rPr>
                <w:snapToGrid/>
                <w:color w:val="auto"/>
                <w:szCs w:val="26"/>
              </w:rPr>
              <w:t>soát</w:t>
            </w:r>
            <w:proofErr w:type="spellEnd"/>
            <w:r w:rsidR="00F60286">
              <w:rPr>
                <w:snapToGrid/>
                <w:color w:val="auto"/>
                <w:szCs w:val="26"/>
                <w:lang w:val="vi-VN"/>
              </w:rPr>
              <w:t>*</w:t>
            </w:r>
            <w:r w:rsidRPr="00D91D6C">
              <w:rPr>
                <w:snapToGrid/>
                <w:color w:val="auto"/>
                <w:szCs w:val="26"/>
              </w:rPr>
              <w:t xml:space="preserve">: </w:t>
            </w:r>
            <w:proofErr w:type="spellStart"/>
            <w:r w:rsidRPr="00D91D6C">
              <w:rPr>
                <w:snapToGrid/>
                <w:color w:val="auto"/>
                <w:szCs w:val="26"/>
              </w:rPr>
              <w:t>chọn</w:t>
            </w:r>
            <w:proofErr w:type="spellEnd"/>
            <w:r w:rsidRPr="00D91D6C">
              <w:rPr>
                <w:snapToGrid/>
                <w:color w:val="auto"/>
                <w:szCs w:val="26"/>
              </w:rPr>
              <w:t xml:space="preserve"> 1 </w:t>
            </w:r>
            <w:proofErr w:type="spellStart"/>
            <w:r w:rsidRPr="00D91D6C">
              <w:rPr>
                <w:snapToGrid/>
                <w:color w:val="auto"/>
                <w:szCs w:val="26"/>
              </w:rPr>
              <w:t>trong</w:t>
            </w:r>
            <w:proofErr w:type="spellEnd"/>
            <w:r w:rsidRPr="00D91D6C">
              <w:rPr>
                <w:snapToGrid/>
                <w:color w:val="auto"/>
                <w:szCs w:val="26"/>
              </w:rPr>
              <w:t xml:space="preserve"> </w:t>
            </w:r>
            <w:proofErr w:type="spellStart"/>
            <w:r w:rsidRPr="00D91D6C">
              <w:rPr>
                <w:snapToGrid/>
                <w:color w:val="auto"/>
                <w:szCs w:val="26"/>
              </w:rPr>
              <w:t>các</w:t>
            </w:r>
            <w:proofErr w:type="spellEnd"/>
            <w:r w:rsidRPr="00D91D6C">
              <w:rPr>
                <w:snapToGrid/>
                <w:color w:val="auto"/>
                <w:szCs w:val="26"/>
              </w:rPr>
              <w:t xml:space="preserve"> </w:t>
            </w:r>
            <w:proofErr w:type="spellStart"/>
            <w:r w:rsidR="00DC1530">
              <w:rPr>
                <w:snapToGrid/>
                <w:color w:val="auto"/>
                <w:szCs w:val="26"/>
              </w:rPr>
              <w:t>lựa</w:t>
            </w:r>
            <w:proofErr w:type="spellEnd"/>
            <w:r w:rsidR="00DC1530">
              <w:rPr>
                <w:snapToGrid/>
                <w:color w:val="auto"/>
                <w:szCs w:val="26"/>
              </w:rPr>
              <w:t xml:space="preserve"> </w:t>
            </w:r>
            <w:proofErr w:type="spellStart"/>
            <w:r w:rsidR="00DC1530">
              <w:rPr>
                <w:snapToGrid/>
                <w:color w:val="auto"/>
                <w:szCs w:val="26"/>
              </w:rPr>
              <w:t>chọn</w:t>
            </w:r>
            <w:proofErr w:type="spellEnd"/>
            <w:r w:rsidR="00DC1530">
              <w:rPr>
                <w:snapToGrid/>
                <w:color w:val="auto"/>
                <w:szCs w:val="26"/>
                <w:lang w:val="vi-VN"/>
              </w:rPr>
              <w:t xml:space="preserve"> </w:t>
            </w:r>
            <w:proofErr w:type="spellStart"/>
            <w:r w:rsidRPr="00D91D6C">
              <w:rPr>
                <w:snapToGrid/>
                <w:color w:val="auto"/>
                <w:szCs w:val="26"/>
              </w:rPr>
              <w:t>sau</w:t>
            </w:r>
            <w:proofErr w:type="spellEnd"/>
            <w:r w:rsidRPr="00D91D6C">
              <w:rPr>
                <w:snapToGrid/>
                <w:color w:val="auto"/>
                <w:szCs w:val="26"/>
              </w:rPr>
              <w:t>:</w:t>
            </w:r>
          </w:p>
          <w:p w14:paraId="74DA3693" w14:textId="77777777" w:rsidR="00BC2F8C" w:rsidRPr="00D91D6C" w:rsidRDefault="00BC2F8C" w:rsidP="00707199">
            <w:pPr>
              <w:pStyle w:val="NormalIndent"/>
              <w:keepNext w:val="0"/>
              <w:keepLines/>
              <w:widowControl w:val="0"/>
              <w:numPr>
                <w:ilvl w:val="0"/>
                <w:numId w:val="181"/>
              </w:numPr>
              <w:spacing w:before="0" w:after="0" w:line="312" w:lineRule="auto"/>
              <w:jc w:val="left"/>
              <w:rPr>
                <w:snapToGrid/>
                <w:color w:val="auto"/>
                <w:szCs w:val="26"/>
              </w:rPr>
            </w:pPr>
            <w:proofErr w:type="spellStart"/>
            <w:r w:rsidRPr="00D91D6C">
              <w:rPr>
                <w:snapToGrid/>
                <w:color w:val="auto"/>
                <w:szCs w:val="26"/>
              </w:rPr>
              <w:t>Phòng</w:t>
            </w:r>
            <w:proofErr w:type="spellEnd"/>
            <w:r w:rsidRPr="00D91D6C">
              <w:rPr>
                <w:snapToGrid/>
                <w:color w:val="auto"/>
                <w:szCs w:val="26"/>
              </w:rPr>
              <w:t xml:space="preserve"> </w:t>
            </w:r>
            <w:proofErr w:type="spellStart"/>
            <w:r w:rsidRPr="00D91D6C">
              <w:rPr>
                <w:snapToGrid/>
                <w:color w:val="auto"/>
                <w:szCs w:val="26"/>
              </w:rPr>
              <w:t>ngừa</w:t>
            </w:r>
            <w:proofErr w:type="spellEnd"/>
          </w:p>
          <w:p w14:paraId="726C8B14" w14:textId="77777777" w:rsidR="00BC2F8C" w:rsidRPr="00D91D6C" w:rsidRDefault="00BC2F8C" w:rsidP="00707199">
            <w:pPr>
              <w:pStyle w:val="NormalIndent"/>
              <w:keepNext w:val="0"/>
              <w:keepLines/>
              <w:widowControl w:val="0"/>
              <w:numPr>
                <w:ilvl w:val="0"/>
                <w:numId w:val="181"/>
              </w:numPr>
              <w:spacing w:before="0" w:after="0" w:line="312" w:lineRule="auto"/>
              <w:jc w:val="left"/>
              <w:rPr>
                <w:snapToGrid/>
                <w:color w:val="auto"/>
                <w:szCs w:val="26"/>
              </w:rPr>
            </w:pPr>
            <w:proofErr w:type="spellStart"/>
            <w:r w:rsidRPr="00D91D6C">
              <w:rPr>
                <w:snapToGrid/>
                <w:color w:val="auto"/>
                <w:szCs w:val="26"/>
              </w:rPr>
              <w:t>Phát</w:t>
            </w:r>
            <w:proofErr w:type="spellEnd"/>
            <w:r w:rsidRPr="00D91D6C">
              <w:rPr>
                <w:snapToGrid/>
                <w:color w:val="auto"/>
                <w:szCs w:val="26"/>
              </w:rPr>
              <w:t xml:space="preserve"> </w:t>
            </w:r>
            <w:proofErr w:type="spellStart"/>
            <w:r w:rsidRPr="00D91D6C">
              <w:rPr>
                <w:snapToGrid/>
                <w:color w:val="auto"/>
                <w:szCs w:val="26"/>
              </w:rPr>
              <w:t>hiện</w:t>
            </w:r>
            <w:proofErr w:type="spellEnd"/>
          </w:p>
          <w:p w14:paraId="49206AD6" w14:textId="6B3C40E6"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proofErr w:type="spellStart"/>
            <w:r w:rsidRPr="00020A5F">
              <w:rPr>
                <w:snapToGrid/>
                <w:color w:val="auto"/>
                <w:szCs w:val="26"/>
              </w:rPr>
              <w:t>Hình</w:t>
            </w:r>
            <w:proofErr w:type="spellEnd"/>
            <w:r w:rsidRPr="00020A5F">
              <w:rPr>
                <w:snapToGrid/>
                <w:color w:val="auto"/>
                <w:szCs w:val="26"/>
              </w:rPr>
              <w:t xml:space="preserve"> </w:t>
            </w:r>
            <w:proofErr w:type="spellStart"/>
            <w:r w:rsidRPr="00020A5F">
              <w:rPr>
                <w:snapToGrid/>
                <w:color w:val="auto"/>
                <w:szCs w:val="26"/>
              </w:rPr>
              <w:t>thức</w:t>
            </w:r>
            <w:proofErr w:type="spellEnd"/>
            <w:r w:rsidRPr="00020A5F">
              <w:rPr>
                <w:snapToGrid/>
                <w:color w:val="auto"/>
                <w:szCs w:val="26"/>
              </w:rPr>
              <w:t xml:space="preserve"> </w:t>
            </w:r>
            <w:proofErr w:type="spellStart"/>
            <w:r w:rsidR="00DC1530">
              <w:rPr>
                <w:snapToGrid/>
                <w:color w:val="auto"/>
                <w:szCs w:val="26"/>
              </w:rPr>
              <w:t>kiểm</w:t>
            </w:r>
            <w:proofErr w:type="spellEnd"/>
            <w:r w:rsidR="00DC1530">
              <w:rPr>
                <w:snapToGrid/>
                <w:color w:val="auto"/>
                <w:szCs w:val="26"/>
              </w:rPr>
              <w:t xml:space="preserve"> </w:t>
            </w:r>
            <w:proofErr w:type="spellStart"/>
            <w:r w:rsidR="00DC1530">
              <w:rPr>
                <w:snapToGrid/>
                <w:color w:val="auto"/>
                <w:szCs w:val="26"/>
              </w:rPr>
              <w:t>soát</w:t>
            </w:r>
            <w:proofErr w:type="spellEnd"/>
            <w:r w:rsidR="00F60286">
              <w:rPr>
                <w:snapToGrid/>
                <w:color w:val="auto"/>
                <w:szCs w:val="26"/>
                <w:lang w:val="vi-VN"/>
              </w:rPr>
              <w:t>*</w:t>
            </w:r>
            <w:r w:rsidRPr="00020A5F">
              <w:rPr>
                <w:snapToGrid/>
                <w:color w:val="auto"/>
                <w:szCs w:val="26"/>
              </w:rPr>
              <w:t xml:space="preserve">: </w:t>
            </w:r>
            <w:proofErr w:type="spellStart"/>
            <w:r w:rsidRPr="00020A5F">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DC1530">
              <w:rPr>
                <w:snapToGrid/>
                <w:color w:val="auto"/>
                <w:szCs w:val="26"/>
              </w:rPr>
              <w:t>lựa</w:t>
            </w:r>
            <w:proofErr w:type="spellEnd"/>
            <w:r w:rsidR="00DC1530">
              <w:rPr>
                <w:snapToGrid/>
                <w:color w:val="auto"/>
                <w:szCs w:val="26"/>
              </w:rPr>
              <w:t xml:space="preserve"> </w:t>
            </w:r>
            <w:proofErr w:type="spellStart"/>
            <w:r w:rsidR="00DC1530">
              <w:rPr>
                <w:snapToGrid/>
                <w:color w:val="auto"/>
                <w:szCs w:val="26"/>
              </w:rPr>
              <w:t>chọn</w:t>
            </w:r>
            <w:proofErr w:type="spellEnd"/>
            <w:r w:rsidR="00DC1530">
              <w:rPr>
                <w:snapToGrid/>
                <w:color w:val="auto"/>
                <w:szCs w:val="26"/>
              </w:rPr>
              <w:t xml:space="preserve"> </w:t>
            </w:r>
            <w:proofErr w:type="spellStart"/>
            <w:r w:rsidR="00DC1530">
              <w:rPr>
                <w:snapToGrid/>
                <w:color w:val="auto"/>
                <w:szCs w:val="26"/>
              </w:rPr>
              <w:t>sau</w:t>
            </w:r>
            <w:proofErr w:type="spellEnd"/>
            <w:r>
              <w:rPr>
                <w:snapToGrid/>
                <w:color w:val="auto"/>
                <w:szCs w:val="26"/>
              </w:rPr>
              <w:t>:</w:t>
            </w:r>
          </w:p>
          <w:p w14:paraId="7BAF7538" w14:textId="77777777" w:rsidR="00BC2F8C" w:rsidRDefault="00BC2F8C"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Pr>
                <w:snapToGrid/>
                <w:color w:val="auto"/>
                <w:szCs w:val="26"/>
              </w:rPr>
              <w:t>Tự</w:t>
            </w:r>
            <w:proofErr w:type="spellEnd"/>
            <w:r>
              <w:rPr>
                <w:snapToGrid/>
                <w:color w:val="auto"/>
                <w:szCs w:val="26"/>
              </w:rPr>
              <w:t xml:space="preserve"> </w:t>
            </w:r>
            <w:proofErr w:type="spellStart"/>
            <w:r>
              <w:rPr>
                <w:snapToGrid/>
                <w:color w:val="auto"/>
                <w:szCs w:val="26"/>
              </w:rPr>
              <w:t>động</w:t>
            </w:r>
            <w:proofErr w:type="spellEnd"/>
          </w:p>
          <w:p w14:paraId="1530F19D" w14:textId="77777777" w:rsidR="00BC2F8C" w:rsidRDefault="00BC2F8C"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Pr>
                <w:snapToGrid/>
                <w:color w:val="auto"/>
                <w:szCs w:val="26"/>
              </w:rPr>
              <w:t>Bán</w:t>
            </w:r>
            <w:proofErr w:type="spellEnd"/>
            <w:r>
              <w:rPr>
                <w:snapToGrid/>
                <w:color w:val="auto"/>
                <w:szCs w:val="26"/>
              </w:rPr>
              <w:t xml:space="preserve"> </w:t>
            </w:r>
            <w:proofErr w:type="spellStart"/>
            <w:r>
              <w:rPr>
                <w:snapToGrid/>
                <w:color w:val="auto"/>
                <w:szCs w:val="26"/>
              </w:rPr>
              <w:t>tự</w:t>
            </w:r>
            <w:proofErr w:type="spellEnd"/>
            <w:r>
              <w:rPr>
                <w:snapToGrid/>
                <w:color w:val="auto"/>
                <w:szCs w:val="26"/>
              </w:rPr>
              <w:t xml:space="preserve"> </w:t>
            </w:r>
            <w:proofErr w:type="spellStart"/>
            <w:r>
              <w:rPr>
                <w:snapToGrid/>
                <w:color w:val="auto"/>
                <w:szCs w:val="26"/>
              </w:rPr>
              <w:t>động</w:t>
            </w:r>
            <w:proofErr w:type="spellEnd"/>
          </w:p>
          <w:p w14:paraId="11B1C8B7" w14:textId="77777777" w:rsidR="00BC2F8C" w:rsidRPr="00020A5F" w:rsidRDefault="00BC2F8C"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công</w:t>
            </w:r>
            <w:proofErr w:type="spellEnd"/>
          </w:p>
          <w:p w14:paraId="23C3D778" w14:textId="77777777" w:rsidR="00BC2F8C" w:rsidRPr="00BA722E" w:rsidRDefault="00C93F5D" w:rsidP="00707199">
            <w:pPr>
              <w:pStyle w:val="NormalIndent"/>
              <w:keepNext w:val="0"/>
              <w:keepLines/>
              <w:widowControl w:val="0"/>
              <w:numPr>
                <w:ilvl w:val="0"/>
                <w:numId w:val="178"/>
              </w:numPr>
              <w:spacing w:before="0" w:after="0" w:line="312" w:lineRule="auto"/>
              <w:jc w:val="left"/>
              <w:rPr>
                <w:snapToGrid/>
                <w:color w:val="auto"/>
                <w:szCs w:val="26"/>
                <w:lang w:val="vi-VN"/>
              </w:rPr>
            </w:pPr>
            <w:proofErr w:type="spellStart"/>
            <w:r>
              <w:rPr>
                <w:snapToGrid/>
                <w:color w:val="auto"/>
                <w:szCs w:val="26"/>
              </w:rPr>
              <w:lastRenderedPageBreak/>
              <w:t>R</w:t>
            </w:r>
            <w:r w:rsidR="00F60286">
              <w:rPr>
                <w:snapToGrid/>
                <w:color w:val="auto"/>
                <w:szCs w:val="26"/>
              </w:rPr>
              <w:t>ủi</w:t>
            </w:r>
            <w:proofErr w:type="spellEnd"/>
            <w:r w:rsidR="00F60286">
              <w:rPr>
                <w:snapToGrid/>
                <w:color w:val="auto"/>
                <w:szCs w:val="26"/>
              </w:rPr>
              <w:t xml:space="preserve"> </w:t>
            </w:r>
            <w:proofErr w:type="spellStart"/>
            <w:r w:rsidR="00F60286">
              <w:rPr>
                <w:snapToGrid/>
                <w:color w:val="auto"/>
                <w:szCs w:val="26"/>
              </w:rPr>
              <w:t>ro</w:t>
            </w:r>
            <w:proofErr w:type="spellEnd"/>
            <w:r w:rsidR="00F60286">
              <w:rPr>
                <w:snapToGrid/>
                <w:color w:val="auto"/>
                <w:szCs w:val="26"/>
              </w:rPr>
              <w:t xml:space="preserve"> </w:t>
            </w:r>
            <w:proofErr w:type="spellStart"/>
            <w:r w:rsidR="00F60286">
              <w:rPr>
                <w:snapToGrid/>
                <w:color w:val="auto"/>
                <w:szCs w:val="26"/>
              </w:rPr>
              <w:t>liên</w:t>
            </w:r>
            <w:proofErr w:type="spellEnd"/>
            <w:r w:rsidR="00F60286">
              <w:rPr>
                <w:snapToGrid/>
                <w:color w:val="auto"/>
                <w:szCs w:val="26"/>
              </w:rPr>
              <w:t xml:space="preserve"> </w:t>
            </w:r>
            <w:proofErr w:type="spellStart"/>
            <w:r w:rsidR="00F60286">
              <w:rPr>
                <w:snapToGrid/>
                <w:color w:val="auto"/>
                <w:szCs w:val="26"/>
              </w:rPr>
              <w:t>quan</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sidR="0003525E">
              <w:rPr>
                <w:snapToGrid/>
                <w:color w:val="auto"/>
                <w:szCs w:val="26"/>
              </w:rPr>
              <w:t>nhiều</w:t>
            </w:r>
            <w:proofErr w:type="spellEnd"/>
            <w:r w:rsidR="0003525E">
              <w:rPr>
                <w:snapToGrid/>
                <w:color w:val="auto"/>
                <w:szCs w:val="26"/>
              </w:rPr>
              <w:t xml:space="preserve"> </w:t>
            </w:r>
            <w:proofErr w:type="spellStart"/>
            <w:r w:rsidR="0003525E">
              <w:rPr>
                <w:snapToGrid/>
                <w:color w:val="auto"/>
                <w:szCs w:val="26"/>
              </w:rPr>
              <w:t>trong</w:t>
            </w:r>
            <w:proofErr w:type="spellEnd"/>
            <w:r w:rsidR="0003525E">
              <w:rPr>
                <w:snapToGrid/>
                <w:color w:val="auto"/>
                <w:szCs w:val="26"/>
              </w:rPr>
              <w:t xml:space="preserve"> </w:t>
            </w:r>
            <w:proofErr w:type="spellStart"/>
            <w:r w:rsidR="0003525E">
              <w:rPr>
                <w:snapToGrid/>
                <w:color w:val="auto"/>
                <w:szCs w:val="26"/>
              </w:rPr>
              <w:t>danh</w:t>
            </w:r>
            <w:proofErr w:type="spellEnd"/>
            <w:r w:rsidR="0003525E">
              <w:rPr>
                <w:snapToGrid/>
                <w:color w:val="auto"/>
                <w:szCs w:val="26"/>
              </w:rPr>
              <w:t xml:space="preserve"> </w:t>
            </w:r>
            <w:proofErr w:type="spellStart"/>
            <w:r w:rsidR="00BA722E">
              <w:rPr>
                <w:snapToGrid/>
                <w:color w:val="auto"/>
                <w:szCs w:val="26"/>
              </w:rPr>
              <w:t>mục</w:t>
            </w:r>
            <w:proofErr w:type="spellEnd"/>
            <w:r w:rsidR="0003525E">
              <w:rPr>
                <w:snapToGrid/>
                <w:color w:val="auto"/>
                <w:szCs w:val="26"/>
              </w:rPr>
              <w:t xml:space="preserve"> </w:t>
            </w:r>
            <w:proofErr w:type="spellStart"/>
            <w:r w:rsidR="0003525E">
              <w:rPr>
                <w:snapToGrid/>
                <w:color w:val="auto"/>
                <w:szCs w:val="26"/>
              </w:rPr>
              <w:t>rủi</w:t>
            </w:r>
            <w:proofErr w:type="spellEnd"/>
            <w:r w:rsidR="0003525E">
              <w:rPr>
                <w:snapToGrid/>
                <w:color w:val="auto"/>
                <w:szCs w:val="26"/>
              </w:rPr>
              <w:t xml:space="preserve"> </w:t>
            </w:r>
            <w:proofErr w:type="spellStart"/>
            <w:r w:rsidR="0003525E">
              <w:rPr>
                <w:snapToGrid/>
                <w:color w:val="auto"/>
                <w:szCs w:val="26"/>
              </w:rPr>
              <w:t>ro</w:t>
            </w:r>
            <w:proofErr w:type="spellEnd"/>
            <w:r w:rsidR="0003525E">
              <w:rPr>
                <w:snapToGrid/>
                <w:color w:val="auto"/>
                <w:szCs w:val="26"/>
              </w:rPr>
              <w:t xml:space="preserve"> </w:t>
            </w:r>
            <w:r w:rsidR="009A75F2">
              <w:rPr>
                <w:snapToGrid/>
                <w:color w:val="auto"/>
                <w:szCs w:val="26"/>
                <w:lang w:val="vi-VN"/>
              </w:rPr>
              <w:t>(</w:t>
            </w:r>
            <w:r w:rsidR="009A75F2" w:rsidRPr="009A75F2">
              <w:rPr>
                <w:i/>
                <w:iCs/>
                <w:snapToGrid/>
                <w:color w:val="0070C0"/>
                <w:szCs w:val="26"/>
                <w:lang w:val="vi-VN"/>
              </w:rPr>
              <w:t>mục 5.3.1</w:t>
            </w:r>
            <w:r w:rsidR="009A75F2">
              <w:rPr>
                <w:snapToGrid/>
                <w:color w:val="auto"/>
                <w:szCs w:val="26"/>
                <w:lang w:val="vi-VN"/>
              </w:rPr>
              <w:t xml:space="preserve">) </w:t>
            </w:r>
            <w:proofErr w:type="spellStart"/>
            <w:r w:rsidR="0003525E">
              <w:rPr>
                <w:snapToGrid/>
                <w:color w:val="auto"/>
                <w:szCs w:val="26"/>
              </w:rPr>
              <w:t>thuộc</w:t>
            </w:r>
            <w:proofErr w:type="spellEnd"/>
            <w:r w:rsidR="0003525E">
              <w:rPr>
                <w:snapToGrid/>
                <w:color w:val="auto"/>
                <w:szCs w:val="26"/>
              </w:rPr>
              <w:t xml:space="preserve"> </w:t>
            </w:r>
            <w:proofErr w:type="spellStart"/>
            <w:r w:rsidR="0003525E">
              <w:rPr>
                <w:snapToGrid/>
                <w:color w:val="auto"/>
                <w:szCs w:val="26"/>
              </w:rPr>
              <w:t>quy</w:t>
            </w:r>
            <w:proofErr w:type="spellEnd"/>
            <w:r w:rsidR="0003525E">
              <w:rPr>
                <w:snapToGrid/>
                <w:color w:val="auto"/>
                <w:szCs w:val="26"/>
              </w:rPr>
              <w:t xml:space="preserve"> </w:t>
            </w:r>
            <w:proofErr w:type="spellStart"/>
            <w:r w:rsidR="0003525E">
              <w:rPr>
                <w:snapToGrid/>
                <w:color w:val="auto"/>
                <w:szCs w:val="26"/>
              </w:rPr>
              <w:t>trình</w:t>
            </w:r>
            <w:proofErr w:type="spellEnd"/>
            <w:r w:rsidR="0003525E">
              <w:rPr>
                <w:snapToGrid/>
                <w:color w:val="auto"/>
                <w:szCs w:val="26"/>
              </w:rPr>
              <w:t xml:space="preserve"> </w:t>
            </w:r>
            <w:proofErr w:type="spellStart"/>
            <w:r w:rsidR="0003525E">
              <w:rPr>
                <w:snapToGrid/>
                <w:color w:val="auto"/>
                <w:szCs w:val="26"/>
              </w:rPr>
              <w:t>đã</w:t>
            </w:r>
            <w:proofErr w:type="spellEnd"/>
            <w:r w:rsidR="0003525E">
              <w:rPr>
                <w:snapToGrid/>
                <w:color w:val="auto"/>
                <w:szCs w:val="26"/>
              </w:rPr>
              <w:t xml:space="preserve"> </w:t>
            </w:r>
            <w:proofErr w:type="spellStart"/>
            <w:r w:rsidR="0003525E">
              <w:rPr>
                <w:snapToGrid/>
                <w:color w:val="auto"/>
                <w:szCs w:val="26"/>
              </w:rPr>
              <w:t>chọn</w:t>
            </w:r>
            <w:proofErr w:type="spellEnd"/>
            <w:r w:rsidR="00BA722E">
              <w:rPr>
                <w:snapToGrid/>
                <w:color w:val="auto"/>
                <w:szCs w:val="26"/>
                <w:lang w:val="vi-VN"/>
              </w:rPr>
              <w:t>. Các rủi ro đã chọn hiển thị thành danh sách gồm các thông tin:</w:t>
            </w:r>
          </w:p>
          <w:p w14:paraId="3D8D75A4" w14:textId="77777777" w:rsidR="00BA722E" w:rsidRPr="00BA722E" w:rsidRDefault="00BA722E" w:rsidP="00707199">
            <w:pPr>
              <w:pStyle w:val="NormalIndent"/>
              <w:keepNext w:val="0"/>
              <w:keepLines/>
              <w:widowControl w:val="0"/>
              <w:numPr>
                <w:ilvl w:val="0"/>
                <w:numId w:val="180"/>
              </w:numPr>
              <w:spacing w:before="0" w:after="0" w:line="312" w:lineRule="auto"/>
              <w:jc w:val="left"/>
              <w:rPr>
                <w:snapToGrid/>
                <w:color w:val="auto"/>
                <w:szCs w:val="26"/>
              </w:rPr>
            </w:pPr>
            <w:r w:rsidRPr="00BA722E">
              <w:rPr>
                <w:snapToGrid/>
                <w:color w:val="auto"/>
                <w:szCs w:val="26"/>
              </w:rPr>
              <w:t>STT</w:t>
            </w:r>
          </w:p>
          <w:p w14:paraId="13A5B523" w14:textId="77777777" w:rsidR="00BA722E" w:rsidRPr="00BA722E" w:rsidRDefault="00BA722E" w:rsidP="00707199">
            <w:pPr>
              <w:pStyle w:val="NormalIndent"/>
              <w:keepNext w:val="0"/>
              <w:keepLines/>
              <w:widowControl w:val="0"/>
              <w:numPr>
                <w:ilvl w:val="0"/>
                <w:numId w:val="180"/>
              </w:numPr>
              <w:spacing w:before="0" w:after="0" w:line="312" w:lineRule="auto"/>
              <w:jc w:val="left"/>
              <w:rPr>
                <w:snapToGrid/>
                <w:color w:val="auto"/>
                <w:szCs w:val="26"/>
              </w:rPr>
            </w:pPr>
            <w:proofErr w:type="spellStart"/>
            <w:r w:rsidRPr="00BA722E">
              <w:rPr>
                <w:snapToGrid/>
                <w:color w:val="auto"/>
                <w:szCs w:val="26"/>
              </w:rPr>
              <w:t>Mã</w:t>
            </w:r>
            <w:proofErr w:type="spellEnd"/>
            <w:r w:rsidRPr="00BA722E">
              <w:rPr>
                <w:snapToGrid/>
                <w:color w:val="auto"/>
                <w:szCs w:val="26"/>
              </w:rPr>
              <w:t xml:space="preserve"> </w:t>
            </w:r>
            <w:proofErr w:type="spellStart"/>
            <w:r w:rsidRPr="00BA722E">
              <w:rPr>
                <w:snapToGrid/>
                <w:color w:val="auto"/>
                <w:szCs w:val="26"/>
              </w:rPr>
              <w:t>rủi</w:t>
            </w:r>
            <w:proofErr w:type="spellEnd"/>
            <w:r w:rsidRPr="00BA722E">
              <w:rPr>
                <w:snapToGrid/>
                <w:color w:val="auto"/>
                <w:szCs w:val="26"/>
              </w:rPr>
              <w:t xml:space="preserve"> </w:t>
            </w:r>
            <w:proofErr w:type="spellStart"/>
            <w:r w:rsidRPr="00BA722E">
              <w:rPr>
                <w:snapToGrid/>
                <w:color w:val="auto"/>
                <w:szCs w:val="26"/>
              </w:rPr>
              <w:t>ro</w:t>
            </w:r>
            <w:proofErr w:type="spellEnd"/>
          </w:p>
          <w:p w14:paraId="75A6FE7F" w14:textId="77777777" w:rsidR="00BA722E" w:rsidRPr="006C2BCC" w:rsidRDefault="00BA722E" w:rsidP="00707199">
            <w:pPr>
              <w:pStyle w:val="NormalIndent"/>
              <w:keepNext w:val="0"/>
              <w:keepLines/>
              <w:widowControl w:val="0"/>
              <w:numPr>
                <w:ilvl w:val="0"/>
                <w:numId w:val="180"/>
              </w:numPr>
              <w:spacing w:before="0" w:after="0" w:line="312" w:lineRule="auto"/>
              <w:jc w:val="left"/>
              <w:rPr>
                <w:snapToGrid/>
                <w:color w:val="auto"/>
                <w:szCs w:val="26"/>
                <w:lang w:val="vi-VN"/>
              </w:rPr>
            </w:pPr>
            <w:proofErr w:type="spellStart"/>
            <w:r w:rsidRPr="00BA722E">
              <w:rPr>
                <w:snapToGrid/>
                <w:color w:val="auto"/>
                <w:szCs w:val="26"/>
              </w:rPr>
              <w:t>Tên</w:t>
            </w:r>
            <w:proofErr w:type="spellEnd"/>
            <w:r w:rsidRPr="00BA722E">
              <w:rPr>
                <w:snapToGrid/>
                <w:color w:val="auto"/>
                <w:szCs w:val="26"/>
              </w:rPr>
              <w:t xml:space="preserve"> </w:t>
            </w:r>
            <w:proofErr w:type="spellStart"/>
            <w:r w:rsidRPr="00BA722E">
              <w:rPr>
                <w:snapToGrid/>
                <w:color w:val="auto"/>
                <w:szCs w:val="26"/>
              </w:rPr>
              <w:t>rủi</w:t>
            </w:r>
            <w:proofErr w:type="spellEnd"/>
            <w:r w:rsidRPr="00BA722E">
              <w:rPr>
                <w:snapToGrid/>
                <w:color w:val="auto"/>
                <w:szCs w:val="26"/>
              </w:rPr>
              <w:t xml:space="preserve"> </w:t>
            </w:r>
            <w:proofErr w:type="spellStart"/>
            <w:r w:rsidRPr="00BA722E">
              <w:rPr>
                <w:snapToGrid/>
                <w:color w:val="auto"/>
                <w:szCs w:val="26"/>
              </w:rPr>
              <w:t>ro</w:t>
            </w:r>
            <w:proofErr w:type="spellEnd"/>
          </w:p>
          <w:p w14:paraId="7C615F9A" w14:textId="31C982BB" w:rsidR="00800A26" w:rsidRPr="006C2BCC" w:rsidRDefault="006C2BCC" w:rsidP="00800A26">
            <w:pPr>
              <w:pStyle w:val="NormalIndent"/>
              <w:keepNext w:val="0"/>
              <w:keepLines/>
              <w:widowControl w:val="0"/>
              <w:numPr>
                <w:ilvl w:val="0"/>
                <w:numId w:val="15"/>
              </w:numPr>
              <w:spacing w:before="0" w:after="0" w:line="312" w:lineRule="auto"/>
              <w:jc w:val="left"/>
              <w:rPr>
                <w:snapToGrid/>
                <w:color w:val="auto"/>
                <w:szCs w:val="26"/>
                <w:lang w:val="vi-VN"/>
              </w:rPr>
            </w:pPr>
            <w:r w:rsidRPr="00800A26">
              <w:rPr>
                <w:snapToGrid/>
                <w:color w:val="auto"/>
                <w:szCs w:val="26"/>
                <w:lang w:val="vi-VN"/>
              </w:rPr>
              <w:t>Giao diện</w:t>
            </w:r>
            <w:r w:rsidR="00800A26" w:rsidRPr="00800A26">
              <w:rPr>
                <w:snapToGrid/>
                <w:color w:val="auto"/>
                <w:szCs w:val="26"/>
                <w:lang w:val="vi-VN"/>
              </w:rPr>
              <w:t>:</w:t>
            </w:r>
            <w:r w:rsidR="00800A26">
              <w:rPr>
                <w:snapToGrid/>
                <w:color w:val="auto"/>
                <w:szCs w:val="26"/>
                <w:lang w:val="vi-VN"/>
              </w:rPr>
              <w:t xml:space="preserve"> </w:t>
            </w:r>
            <w:hyperlink r:id="rId41" w:anchor="id=1q6umb&amp;p=31__them_kiem_soat&amp;g=1" w:history="1">
              <w:r w:rsidR="00800A26" w:rsidRPr="00A779BB">
                <w:rPr>
                  <w:rStyle w:val="Hyperlink"/>
                  <w:snapToGrid/>
                  <w:szCs w:val="26"/>
                  <w:lang w:val="vi-VN"/>
                </w:rPr>
                <w:t>https://f2z0rj.axshare.com/#id=1q6umb&amp;p=31__them_kiem_soat&amp;g=1</w:t>
              </w:r>
            </w:hyperlink>
          </w:p>
        </w:tc>
      </w:tr>
      <w:tr w:rsidR="00BC2F8C" w:rsidRPr="002F4F88" w14:paraId="2C66E4BE" w14:textId="77777777" w:rsidTr="0085602D">
        <w:tc>
          <w:tcPr>
            <w:tcW w:w="817" w:type="dxa"/>
            <w:shd w:val="clear" w:color="auto" w:fill="auto"/>
          </w:tcPr>
          <w:p w14:paraId="3D357024" w14:textId="77777777" w:rsidR="00BC2F8C" w:rsidRPr="002F4F88" w:rsidRDefault="00BC2F8C" w:rsidP="00707199">
            <w:pPr>
              <w:pStyle w:val="ListParagraph"/>
              <w:numPr>
                <w:ilvl w:val="0"/>
                <w:numId w:val="177"/>
              </w:numPr>
            </w:pPr>
          </w:p>
        </w:tc>
        <w:tc>
          <w:tcPr>
            <w:tcW w:w="1877" w:type="dxa"/>
            <w:shd w:val="clear" w:color="auto" w:fill="auto"/>
          </w:tcPr>
          <w:p w14:paraId="461BE673" w14:textId="77777777" w:rsidR="00BC2F8C" w:rsidRPr="002F4F88" w:rsidRDefault="00BC2F8C" w:rsidP="008560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3764ADA8" w14:textId="32C1ABCE"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1328DA">
              <w:rPr>
                <w:snapToGrid/>
                <w:color w:val="auto"/>
                <w:szCs w:val="26"/>
                <w:lang w:val="vi-VN"/>
              </w:rPr>
              <w:t xml:space="preserve"> trên cùng màn hình danh </w:t>
            </w:r>
            <w:r w:rsidR="004B161D">
              <w:rPr>
                <w:snapToGrid/>
                <w:color w:val="auto"/>
                <w:szCs w:val="26"/>
                <w:lang w:val="vi-VN"/>
              </w:rPr>
              <w:t>sách kiểm soát</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BC2F8C" w:rsidRPr="002F4F88" w14:paraId="32FC13A9" w14:textId="77777777" w:rsidTr="0085602D">
        <w:tc>
          <w:tcPr>
            <w:tcW w:w="817" w:type="dxa"/>
            <w:shd w:val="clear" w:color="auto" w:fill="auto"/>
          </w:tcPr>
          <w:p w14:paraId="02621748" w14:textId="77777777" w:rsidR="00BC2F8C" w:rsidRPr="002F4F88" w:rsidRDefault="00BC2F8C" w:rsidP="00707199">
            <w:pPr>
              <w:pStyle w:val="ListParagraph"/>
              <w:numPr>
                <w:ilvl w:val="0"/>
                <w:numId w:val="177"/>
              </w:numPr>
            </w:pPr>
          </w:p>
        </w:tc>
        <w:tc>
          <w:tcPr>
            <w:tcW w:w="1877" w:type="dxa"/>
            <w:shd w:val="clear" w:color="auto" w:fill="auto"/>
          </w:tcPr>
          <w:p w14:paraId="0823D8DC" w14:textId="77777777" w:rsidR="00BC2F8C" w:rsidRPr="002F4F88" w:rsidRDefault="00BC2F8C" w:rsidP="008560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62433023" w14:textId="77777777"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
          <w:p w14:paraId="469A92BC" w14:textId="2D204885"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sidRPr="00A3653E">
              <w:rPr>
                <w:snapToGrid/>
                <w:color w:val="auto"/>
                <w:szCs w:val="26"/>
              </w:rPr>
              <w:t>Nếu</w:t>
            </w:r>
            <w:proofErr w:type="spellEnd"/>
            <w:r w:rsidRPr="00A3653E">
              <w:rPr>
                <w:snapToGrid/>
                <w:color w:val="auto"/>
                <w:szCs w:val="26"/>
              </w:rPr>
              <w:t xml:space="preserve"> </w:t>
            </w:r>
            <w:proofErr w:type="spellStart"/>
            <w:r w:rsidRPr="00A3653E">
              <w:rPr>
                <w:snapToGrid/>
                <w:color w:val="auto"/>
                <w:szCs w:val="26"/>
              </w:rPr>
              <w:t>sửa</w:t>
            </w:r>
            <w:proofErr w:type="spellEnd"/>
            <w:r w:rsidRPr="00A3653E">
              <w:rPr>
                <w:snapToGrid/>
                <w:color w:val="auto"/>
                <w:szCs w:val="26"/>
              </w:rPr>
              <w:t xml:space="preserve"> </w:t>
            </w:r>
            <w:proofErr w:type="spellStart"/>
            <w:r w:rsidRPr="00A3653E">
              <w:rPr>
                <w:snapToGrid/>
                <w:color w:val="auto"/>
                <w:szCs w:val="26"/>
              </w:rPr>
              <w:t>trạng</w:t>
            </w:r>
            <w:proofErr w:type="spellEnd"/>
            <w:r w:rsidRPr="00A3653E">
              <w:rPr>
                <w:snapToGrid/>
                <w:color w:val="auto"/>
                <w:szCs w:val="26"/>
              </w:rPr>
              <w:t xml:space="preserve"> </w:t>
            </w:r>
            <w:proofErr w:type="spellStart"/>
            <w:r w:rsidRPr="00A3653E">
              <w:rPr>
                <w:snapToGrid/>
                <w:color w:val="auto"/>
                <w:szCs w:val="26"/>
              </w:rPr>
              <w:t>thái</w:t>
            </w:r>
            <w:proofErr w:type="spellEnd"/>
            <w:r w:rsidRPr="00A3653E">
              <w:rPr>
                <w:snapToGrid/>
                <w:color w:val="auto"/>
                <w:szCs w:val="26"/>
              </w:rPr>
              <w:t xml:space="preserve"> </w:t>
            </w:r>
            <w:proofErr w:type="spellStart"/>
            <w:r w:rsidRPr="00A3653E">
              <w:rPr>
                <w:snapToGrid/>
                <w:color w:val="auto"/>
                <w:szCs w:val="26"/>
              </w:rPr>
              <w:t>kiểm</w:t>
            </w:r>
            <w:proofErr w:type="spellEnd"/>
            <w:r w:rsidRPr="00A3653E">
              <w:rPr>
                <w:snapToGrid/>
                <w:color w:val="auto"/>
                <w:szCs w:val="26"/>
              </w:rPr>
              <w:t xml:space="preserve"> </w:t>
            </w:r>
            <w:proofErr w:type="spellStart"/>
            <w:r w:rsidRPr="00A3653E">
              <w:rPr>
                <w:snapToGrid/>
                <w:color w:val="auto"/>
                <w:szCs w:val="26"/>
              </w:rPr>
              <w:t>soát</w:t>
            </w:r>
            <w:proofErr w:type="spellEnd"/>
            <w:r w:rsidRPr="00A3653E">
              <w:rPr>
                <w:snapToGrid/>
                <w:color w:val="auto"/>
                <w:szCs w:val="26"/>
              </w:rPr>
              <w:t xml:space="preserve"> </w:t>
            </w:r>
            <w:proofErr w:type="spellStart"/>
            <w:r w:rsidRPr="00A3653E">
              <w:rPr>
                <w:snapToGrid/>
                <w:color w:val="auto"/>
                <w:szCs w:val="26"/>
              </w:rPr>
              <w:t>từ</w:t>
            </w:r>
            <w:proofErr w:type="spellEnd"/>
            <w:r w:rsidRPr="00A3653E">
              <w:rPr>
                <w:snapToGrid/>
                <w:color w:val="auto"/>
                <w:szCs w:val="26"/>
              </w:rPr>
              <w:t xml:space="preserve"> </w:t>
            </w:r>
            <w:proofErr w:type="spellStart"/>
            <w:r w:rsidRPr="00A3653E">
              <w:rPr>
                <w:snapToGrid/>
                <w:color w:val="auto"/>
                <w:szCs w:val="26"/>
              </w:rPr>
              <w:t>sử</w:t>
            </w:r>
            <w:proofErr w:type="spellEnd"/>
            <w:r w:rsidRPr="00A3653E">
              <w:rPr>
                <w:snapToGrid/>
                <w:color w:val="auto"/>
                <w:szCs w:val="26"/>
              </w:rPr>
              <w:t xml:space="preserve"> </w:t>
            </w:r>
            <w:proofErr w:type="spellStart"/>
            <w:r w:rsidRPr="00A3653E">
              <w:rPr>
                <w:snapToGrid/>
                <w:color w:val="auto"/>
                <w:szCs w:val="26"/>
              </w:rPr>
              <w:t>dụng</w:t>
            </w:r>
            <w:proofErr w:type="spellEnd"/>
            <w:r w:rsidRPr="00A3653E">
              <w:rPr>
                <w:snapToGrid/>
                <w:color w:val="auto"/>
                <w:szCs w:val="26"/>
              </w:rPr>
              <w:t xml:space="preserve"> </w:t>
            </w:r>
            <w:proofErr w:type="spellStart"/>
            <w:r w:rsidRPr="00A3653E">
              <w:rPr>
                <w:snapToGrid/>
                <w:color w:val="auto"/>
                <w:szCs w:val="26"/>
              </w:rPr>
              <w:t>thành</w:t>
            </w:r>
            <w:proofErr w:type="spellEnd"/>
            <w:r w:rsidRPr="00A3653E">
              <w:rPr>
                <w:snapToGrid/>
                <w:color w:val="auto"/>
                <w:szCs w:val="26"/>
              </w:rPr>
              <w:t xml:space="preserve"> </w:t>
            </w:r>
            <w:proofErr w:type="spellStart"/>
            <w:r w:rsidRPr="00A3653E">
              <w:rPr>
                <w:snapToGrid/>
                <w:color w:val="auto"/>
                <w:szCs w:val="26"/>
              </w:rPr>
              <w:t>không</w:t>
            </w:r>
            <w:proofErr w:type="spellEnd"/>
            <w:r w:rsidRPr="00A3653E">
              <w:rPr>
                <w:snapToGrid/>
                <w:color w:val="auto"/>
                <w:szCs w:val="26"/>
              </w:rPr>
              <w:t xml:space="preserve"> </w:t>
            </w:r>
            <w:proofErr w:type="spellStart"/>
            <w:r w:rsidRPr="00A3653E">
              <w:rPr>
                <w:snapToGrid/>
                <w:color w:val="auto"/>
                <w:szCs w:val="26"/>
              </w:rPr>
              <w:t>sử</w:t>
            </w:r>
            <w:proofErr w:type="spellEnd"/>
            <w:r w:rsidRPr="00A3653E">
              <w:rPr>
                <w:snapToGrid/>
                <w:color w:val="auto"/>
                <w:szCs w:val="26"/>
              </w:rPr>
              <w:t xml:space="preserve"> </w:t>
            </w:r>
            <w:proofErr w:type="spellStart"/>
            <w:r w:rsidRPr="00A3653E">
              <w:rPr>
                <w:snapToGrid/>
                <w:color w:val="auto"/>
                <w:szCs w:val="26"/>
              </w:rPr>
              <w:t>dụng</w:t>
            </w:r>
            <w:proofErr w:type="spellEnd"/>
            <w:r w:rsidRPr="00A3653E">
              <w:rPr>
                <w:snapToGrid/>
                <w:color w:val="auto"/>
                <w:szCs w:val="26"/>
              </w:rPr>
              <w:t xml:space="preserve">, </w:t>
            </w:r>
            <w:proofErr w:type="spellStart"/>
            <w:r w:rsidRPr="00A3653E">
              <w:rPr>
                <w:snapToGrid/>
                <w:color w:val="auto"/>
                <w:szCs w:val="26"/>
              </w:rPr>
              <w:t>thì</w:t>
            </w:r>
            <w:proofErr w:type="spellEnd"/>
            <w:r w:rsidRPr="00A3653E">
              <w:rPr>
                <w:snapToGrid/>
                <w:color w:val="auto"/>
                <w:szCs w:val="26"/>
              </w:rPr>
              <w:t xml:space="preserve"> </w:t>
            </w:r>
            <w:proofErr w:type="spellStart"/>
            <w:r w:rsidRPr="00A3653E">
              <w:rPr>
                <w:snapToGrid/>
                <w:color w:val="auto"/>
                <w:szCs w:val="26"/>
              </w:rPr>
              <w:t>kiểm</w:t>
            </w:r>
            <w:proofErr w:type="spellEnd"/>
            <w:r w:rsidRPr="00A3653E">
              <w:rPr>
                <w:snapToGrid/>
                <w:color w:val="auto"/>
                <w:szCs w:val="26"/>
              </w:rPr>
              <w:t xml:space="preserve"> </w:t>
            </w:r>
            <w:proofErr w:type="spellStart"/>
            <w:r w:rsidRPr="00A3653E">
              <w:rPr>
                <w:snapToGrid/>
                <w:color w:val="auto"/>
                <w:szCs w:val="26"/>
              </w:rPr>
              <w:t>soát</w:t>
            </w:r>
            <w:proofErr w:type="spellEnd"/>
            <w:r w:rsidRPr="00A3653E">
              <w:rPr>
                <w:snapToGrid/>
                <w:color w:val="auto"/>
                <w:szCs w:val="26"/>
              </w:rPr>
              <w:t xml:space="preserve"> </w:t>
            </w:r>
            <w:proofErr w:type="spellStart"/>
            <w:r w:rsidRPr="00A3653E">
              <w:rPr>
                <w:snapToGrid/>
                <w:color w:val="auto"/>
                <w:szCs w:val="26"/>
              </w:rPr>
              <w:t>không</w:t>
            </w:r>
            <w:proofErr w:type="spellEnd"/>
            <w:r w:rsidRPr="00A3653E">
              <w:rPr>
                <w:snapToGrid/>
                <w:color w:val="auto"/>
                <w:szCs w:val="26"/>
              </w:rPr>
              <w:t xml:space="preserve"> </w:t>
            </w:r>
            <w:proofErr w:type="spellStart"/>
            <w:r w:rsidRPr="00A3653E">
              <w:rPr>
                <w:snapToGrid/>
                <w:color w:val="auto"/>
                <w:szCs w:val="26"/>
              </w:rPr>
              <w:t>được</w:t>
            </w:r>
            <w:proofErr w:type="spellEnd"/>
            <w:r w:rsidRPr="00A3653E">
              <w:rPr>
                <w:snapToGrid/>
                <w:color w:val="auto"/>
                <w:szCs w:val="26"/>
              </w:rPr>
              <w:t xml:space="preserve"> </w:t>
            </w:r>
            <w:proofErr w:type="spellStart"/>
            <w:r w:rsidRPr="00A3653E">
              <w:rPr>
                <w:snapToGrid/>
                <w:color w:val="auto"/>
                <w:szCs w:val="26"/>
              </w:rPr>
              <w:t>sử</w:t>
            </w:r>
            <w:proofErr w:type="spellEnd"/>
            <w:r w:rsidRPr="00A3653E">
              <w:rPr>
                <w:snapToGrid/>
                <w:color w:val="auto"/>
                <w:szCs w:val="26"/>
              </w:rPr>
              <w:t xml:space="preserve"> </w:t>
            </w:r>
            <w:proofErr w:type="spellStart"/>
            <w:r w:rsidRPr="00A3653E">
              <w:rPr>
                <w:snapToGrid/>
                <w:color w:val="auto"/>
                <w:szCs w:val="26"/>
              </w:rPr>
              <w:t>dụng</w:t>
            </w:r>
            <w:proofErr w:type="spellEnd"/>
            <w:r w:rsidR="00A57DBE" w:rsidRPr="00A3653E">
              <w:rPr>
                <w:snapToGrid/>
                <w:color w:val="auto"/>
                <w:szCs w:val="26"/>
                <w:lang w:val="vi-VN"/>
              </w:rPr>
              <w:t xml:space="preserve"> </w:t>
            </w:r>
            <w:r w:rsidR="00D46C61" w:rsidRPr="00A3653E">
              <w:rPr>
                <w:snapToGrid/>
                <w:color w:val="auto"/>
                <w:szCs w:val="26"/>
              </w:rPr>
              <w:t xml:space="preserve">ở </w:t>
            </w:r>
            <w:proofErr w:type="spellStart"/>
            <w:r w:rsidR="00D46C61" w:rsidRPr="00A3653E">
              <w:rPr>
                <w:snapToGrid/>
                <w:color w:val="auto"/>
                <w:szCs w:val="26"/>
              </w:rPr>
              <w:t>chức</w:t>
            </w:r>
            <w:proofErr w:type="spellEnd"/>
            <w:r w:rsidR="00D46C61" w:rsidRPr="00A3653E">
              <w:rPr>
                <w:snapToGrid/>
                <w:color w:val="auto"/>
                <w:szCs w:val="26"/>
              </w:rPr>
              <w:t xml:space="preserve"> </w:t>
            </w:r>
            <w:proofErr w:type="spellStart"/>
            <w:r w:rsidR="00D46C61" w:rsidRPr="00A3653E">
              <w:rPr>
                <w:snapToGrid/>
                <w:color w:val="auto"/>
                <w:szCs w:val="26"/>
              </w:rPr>
              <w:t>năng</w:t>
            </w:r>
            <w:proofErr w:type="spellEnd"/>
            <w:r w:rsidR="00D46C61" w:rsidRPr="00A3653E">
              <w:rPr>
                <w:snapToGrid/>
                <w:color w:val="auto"/>
                <w:szCs w:val="26"/>
              </w:rPr>
              <w:t xml:space="preserve"> </w:t>
            </w:r>
            <w:proofErr w:type="spellStart"/>
            <w:r w:rsidR="00D46C61" w:rsidRPr="00A3653E">
              <w:rPr>
                <w:snapToGrid/>
                <w:color w:val="auto"/>
                <w:szCs w:val="26"/>
              </w:rPr>
              <w:t>khác</w:t>
            </w:r>
            <w:proofErr w:type="spellEnd"/>
          </w:p>
        </w:tc>
      </w:tr>
      <w:tr w:rsidR="00BC2F8C" w:rsidRPr="002F4F88" w14:paraId="5223C1E1" w14:textId="77777777" w:rsidTr="0085602D">
        <w:tc>
          <w:tcPr>
            <w:tcW w:w="817" w:type="dxa"/>
            <w:shd w:val="clear" w:color="auto" w:fill="auto"/>
          </w:tcPr>
          <w:p w14:paraId="0B8AFA50" w14:textId="77777777" w:rsidR="00BC2F8C" w:rsidRPr="002F4F88" w:rsidRDefault="00BC2F8C" w:rsidP="00707199">
            <w:pPr>
              <w:pStyle w:val="ListParagraph"/>
              <w:numPr>
                <w:ilvl w:val="0"/>
                <w:numId w:val="177"/>
              </w:numPr>
            </w:pPr>
          </w:p>
        </w:tc>
        <w:tc>
          <w:tcPr>
            <w:tcW w:w="1877" w:type="dxa"/>
            <w:shd w:val="clear" w:color="auto" w:fill="auto"/>
          </w:tcPr>
          <w:p w14:paraId="6DB18037" w14:textId="77777777" w:rsidR="00BC2F8C" w:rsidRPr="002F4F88" w:rsidRDefault="00BC2F8C" w:rsidP="0085602D">
            <w:pPr>
              <w:keepLines/>
              <w:widowControl w:val="0"/>
              <w:rPr>
                <w:szCs w:val="26"/>
              </w:rPr>
            </w:pPr>
            <w:proofErr w:type="spellStart"/>
            <w:r>
              <w:rPr>
                <w:szCs w:val="26"/>
              </w:rPr>
              <w:t>Xóa</w:t>
            </w:r>
            <w:proofErr w:type="spellEnd"/>
          </w:p>
        </w:tc>
        <w:tc>
          <w:tcPr>
            <w:tcW w:w="6912" w:type="dxa"/>
            <w:shd w:val="clear" w:color="auto" w:fill="auto"/>
          </w:tcPr>
          <w:p w14:paraId="4D909DD0" w14:textId="77777777"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40031AB1" w14:textId="1DEEAEC6"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được</w:t>
            </w:r>
            <w:proofErr w:type="spellEnd"/>
            <w:r w:rsidR="00B75583">
              <w:rPr>
                <w:snapToGrid/>
                <w:color w:val="auto"/>
                <w:szCs w:val="26"/>
                <w:lang w:val="vi-VN"/>
              </w:rPr>
              <w:t xml:space="preserve"> tham </w:t>
            </w:r>
            <w:r w:rsidR="00947EC6">
              <w:rPr>
                <w:snapToGrid/>
                <w:color w:val="auto"/>
                <w:szCs w:val="26"/>
                <w:lang w:val="vi-VN"/>
              </w:rPr>
              <w:t>chiếu đến ở</w:t>
            </w:r>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947EC6">
              <w:rPr>
                <w:snapToGrid/>
                <w:color w:val="auto"/>
                <w:szCs w:val="26"/>
                <w:lang w:val="vi-VN"/>
              </w:rPr>
              <w:t xml:space="preserve"> </w:t>
            </w:r>
            <w:r w:rsidR="00947EC6" w:rsidRPr="00533BFE">
              <w:rPr>
                <w:i/>
                <w:iCs/>
                <w:snapToGrid/>
                <w:color w:val="0070C0"/>
                <w:szCs w:val="26"/>
                <w:lang w:val="vi-VN"/>
              </w:rPr>
              <w:t>(mục 5.3.3)</w:t>
            </w:r>
          </w:p>
        </w:tc>
      </w:tr>
      <w:tr w:rsidR="00BC2F8C" w:rsidRPr="00A55F1A" w14:paraId="63A8EF2F" w14:textId="77777777" w:rsidTr="0085602D">
        <w:tc>
          <w:tcPr>
            <w:tcW w:w="817" w:type="dxa"/>
            <w:shd w:val="clear" w:color="auto" w:fill="auto"/>
          </w:tcPr>
          <w:p w14:paraId="40D1BCD0" w14:textId="77777777" w:rsidR="00BC2F8C" w:rsidRPr="002F4F88" w:rsidRDefault="00BC2F8C" w:rsidP="00707199">
            <w:pPr>
              <w:pStyle w:val="ListParagraph"/>
              <w:numPr>
                <w:ilvl w:val="0"/>
                <w:numId w:val="177"/>
              </w:numPr>
            </w:pPr>
          </w:p>
        </w:tc>
        <w:tc>
          <w:tcPr>
            <w:tcW w:w="1877" w:type="dxa"/>
            <w:shd w:val="clear" w:color="auto" w:fill="auto"/>
          </w:tcPr>
          <w:p w14:paraId="49455CDE" w14:textId="77777777" w:rsidR="00BC2F8C" w:rsidRPr="002F4F88" w:rsidRDefault="00BC2F8C" w:rsidP="0085602D">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05087A4F" w14:textId="5282B259" w:rsidR="00BC2F8C" w:rsidRDefault="00BC2F8C" w:rsidP="00CC1429">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DA48FA3" w14:textId="2EB11DC1" w:rsidR="00A339E4" w:rsidRDefault="00A339E4" w:rsidP="00707199">
            <w:pPr>
              <w:pStyle w:val="NormalIndent"/>
              <w:keepNext w:val="0"/>
              <w:keepLines/>
              <w:widowControl w:val="0"/>
              <w:numPr>
                <w:ilvl w:val="0"/>
                <w:numId w:val="175"/>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lang w:val="vi-VN"/>
              </w:rPr>
              <w:t xml:space="preserve"> kiểm soát</w:t>
            </w:r>
          </w:p>
          <w:p w14:paraId="1D27241A" w14:textId="77777777" w:rsidR="00A339E4" w:rsidRDefault="00A339E4" w:rsidP="00A339E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cũ</w:t>
            </w:r>
            <w:proofErr w:type="spellEnd"/>
          </w:p>
          <w:p w14:paraId="01A0C2A8" w14:textId="77777777" w:rsidR="00A339E4" w:rsidRDefault="00A339E4" w:rsidP="00A339E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0F5845E8" w14:textId="77777777" w:rsidR="00A339E4" w:rsidRPr="00474D4E"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lang w:val="vi-VN"/>
              </w:rPr>
              <w:t xml:space="preserve"> liên quan</w:t>
            </w:r>
          </w:p>
          <w:p w14:paraId="487E8277"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385FE284"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5181A47D"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759034A3" w14:textId="751010AB"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38403A44" w14:textId="57E87C68"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13080FA8" w14:textId="77777777" w:rsidR="00A339E4" w:rsidRPr="00460E82" w:rsidRDefault="00A339E4" w:rsidP="00A339E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màn</w:t>
            </w:r>
            <w:proofErr w:type="spellEnd"/>
            <w:r>
              <w:rPr>
                <w:snapToGrid/>
                <w:color w:val="auto"/>
                <w:szCs w:val="26"/>
                <w:lang w:val="vi-VN"/>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4E0F6713" w14:textId="77777777" w:rsidR="00BC2F8C" w:rsidRDefault="00A339E4" w:rsidP="00502B90">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p>
          <w:p w14:paraId="43B3CC14" w14:textId="0547293A" w:rsidR="00A55F1A" w:rsidRPr="00A55F1A" w:rsidRDefault="00C4294D" w:rsidP="00A55F1A">
            <w:pPr>
              <w:pStyle w:val="NormalIndent"/>
              <w:keepNext w:val="0"/>
              <w:keepLines/>
              <w:widowControl w:val="0"/>
              <w:numPr>
                <w:ilvl w:val="0"/>
                <w:numId w:val="0"/>
              </w:numPr>
              <w:spacing w:before="0" w:after="0" w:line="312" w:lineRule="auto"/>
              <w:jc w:val="left"/>
              <w:rPr>
                <w:snapToGrid/>
                <w:color w:val="auto"/>
                <w:szCs w:val="26"/>
                <w:lang w:val="vi-VN"/>
              </w:rPr>
            </w:pPr>
            <w:hyperlink r:id="rId42" w:anchor="id=ijqgzz&amp;p=ds_kiem_soat&amp;c=1" w:history="1">
              <w:r w:rsidR="00A55F1A" w:rsidRPr="00A779BB">
                <w:rPr>
                  <w:rStyle w:val="Hyperlink"/>
                  <w:snapToGrid/>
                  <w:szCs w:val="26"/>
                  <w:lang w:val="vi-VN"/>
                </w:rPr>
                <w:t>https://f2z0rj.axshare.com/#id=ijqgzz&amp;p=ds_kiem_soat&amp;c=1</w:t>
              </w:r>
            </w:hyperlink>
          </w:p>
        </w:tc>
      </w:tr>
    </w:tbl>
    <w:p w14:paraId="679EC650" w14:textId="6268D2DF" w:rsidR="00281BBB" w:rsidRPr="00906801" w:rsidRDefault="00BC2F8C" w:rsidP="00281BBB">
      <w:pPr>
        <w:rPr>
          <w:b/>
          <w:szCs w:val="26"/>
          <w:lang w:val="vi-VN"/>
        </w:rPr>
      </w:pPr>
      <w:r w:rsidRPr="00906801">
        <w:rPr>
          <w:b/>
          <w:szCs w:val="26"/>
          <w:lang w:val="vi-VN"/>
        </w:rPr>
        <w:t>Yêu cầu đặc biệt/Điều kiện ràng buộc: N/A</w:t>
      </w:r>
    </w:p>
    <w:p w14:paraId="1D2B8454" w14:textId="1AD165EF" w:rsidR="008B1AFB" w:rsidRDefault="005913AE" w:rsidP="0054787D">
      <w:pPr>
        <w:pStyle w:val="tvHeading111"/>
        <w:rPr>
          <w:lang w:val="vi-VN"/>
        </w:rPr>
      </w:pPr>
      <w:bookmarkStart w:id="122" w:name="_Toc87368237"/>
      <w:r>
        <w:rPr>
          <w:lang w:val="vi-VN"/>
        </w:rPr>
        <w:t>Danh mục thủ tục</w:t>
      </w:r>
      <w:r w:rsidR="00582576">
        <w:rPr>
          <w:lang w:val="vi-VN"/>
        </w:rPr>
        <w:t xml:space="preserve"> kiểm toán</w:t>
      </w:r>
      <w:bookmarkEnd w:id="122"/>
    </w:p>
    <w:p w14:paraId="5358538E" w14:textId="6E4046C2" w:rsidR="004439CF" w:rsidRPr="004439CF" w:rsidRDefault="004439CF" w:rsidP="004439CF">
      <w:pPr>
        <w:rPr>
          <w:lang w:val="vi-VN"/>
        </w:rPr>
      </w:pPr>
      <w:r w:rsidRPr="004439CF">
        <w:rPr>
          <w:b/>
          <w:bCs/>
          <w:szCs w:val="26"/>
          <w:lang w:val="vi-VN"/>
        </w:rPr>
        <w:lastRenderedPageBreak/>
        <w:t xml:space="preserve">Mục đích: </w:t>
      </w:r>
      <w:r w:rsidR="0030371B" w:rsidRPr="0030371B">
        <w:rPr>
          <w:szCs w:val="26"/>
          <w:lang w:val="vi-VN"/>
        </w:rPr>
        <w:t>quản lý các thủ tục kiểm toán</w:t>
      </w:r>
      <w:r w:rsidR="0030371B">
        <w:rPr>
          <w:szCs w:val="26"/>
          <w:lang w:val="vi-VN"/>
        </w:rPr>
        <w:t xml:space="preserve"> được dùng để xây dựng chương trình kiểm toán</w:t>
      </w:r>
    </w:p>
    <w:p w14:paraId="7E8A4AE5" w14:textId="3CC86965" w:rsidR="004439CF" w:rsidRPr="004439CF" w:rsidRDefault="004439CF" w:rsidP="004439CF">
      <w:pPr>
        <w:rPr>
          <w:lang w:val="vi-VN"/>
        </w:rPr>
      </w:pPr>
      <w:r w:rsidRPr="004439CF">
        <w:rPr>
          <w:b/>
          <w:bCs/>
          <w:szCs w:val="26"/>
          <w:lang w:val="vi-VN"/>
        </w:rPr>
        <w:t>Vai trò thực hiện:</w:t>
      </w:r>
      <w:r w:rsidRPr="004439CF">
        <w:rPr>
          <w:szCs w:val="26"/>
          <w:lang w:val="vi-VN"/>
        </w:rPr>
        <w:t xml:space="preserve"> </w:t>
      </w:r>
      <w:r w:rsidR="00BC2364">
        <w:rPr>
          <w:szCs w:val="26"/>
          <w:lang w:val="vi-VN"/>
        </w:rPr>
        <w:t>trưởng KTNB, KTV</w:t>
      </w:r>
    </w:p>
    <w:p w14:paraId="1A682B01" w14:textId="77777777" w:rsidR="004439CF" w:rsidRPr="002F4F88" w:rsidRDefault="004439CF" w:rsidP="004439CF">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439CF" w:rsidRPr="002F4F88" w14:paraId="5021FE08" w14:textId="77777777" w:rsidTr="0085602D">
        <w:trPr>
          <w:trHeight w:val="449"/>
        </w:trPr>
        <w:tc>
          <w:tcPr>
            <w:tcW w:w="817" w:type="dxa"/>
            <w:shd w:val="clear" w:color="auto" w:fill="auto"/>
          </w:tcPr>
          <w:p w14:paraId="294689ED" w14:textId="77777777" w:rsidR="004439CF" w:rsidRPr="002F4F88" w:rsidRDefault="004439CF" w:rsidP="0085602D">
            <w:pPr>
              <w:keepLines/>
              <w:widowControl w:val="0"/>
              <w:jc w:val="both"/>
              <w:rPr>
                <w:b/>
                <w:bCs/>
                <w:szCs w:val="26"/>
              </w:rPr>
            </w:pPr>
            <w:r w:rsidRPr="002F4F88">
              <w:rPr>
                <w:b/>
                <w:bCs/>
                <w:szCs w:val="26"/>
              </w:rPr>
              <w:t>STT</w:t>
            </w:r>
          </w:p>
        </w:tc>
        <w:tc>
          <w:tcPr>
            <w:tcW w:w="1877" w:type="dxa"/>
            <w:shd w:val="clear" w:color="auto" w:fill="auto"/>
          </w:tcPr>
          <w:p w14:paraId="1226044B" w14:textId="77777777" w:rsidR="004439CF" w:rsidRPr="002F4F88" w:rsidRDefault="004439CF" w:rsidP="008560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77F77C1" w14:textId="77777777" w:rsidR="004439CF" w:rsidRPr="002F4F88" w:rsidRDefault="004439CF" w:rsidP="008560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439CF" w:rsidRPr="002F4F88" w14:paraId="75A819A6" w14:textId="77777777" w:rsidTr="0085602D">
        <w:tc>
          <w:tcPr>
            <w:tcW w:w="817" w:type="dxa"/>
            <w:shd w:val="clear" w:color="auto" w:fill="auto"/>
          </w:tcPr>
          <w:p w14:paraId="431B475B" w14:textId="77777777" w:rsidR="004439CF" w:rsidRPr="002F4F88" w:rsidRDefault="004439CF" w:rsidP="00707199">
            <w:pPr>
              <w:pStyle w:val="ListParagraph"/>
              <w:numPr>
                <w:ilvl w:val="0"/>
                <w:numId w:val="182"/>
              </w:numPr>
            </w:pPr>
          </w:p>
        </w:tc>
        <w:tc>
          <w:tcPr>
            <w:tcW w:w="1877" w:type="dxa"/>
            <w:shd w:val="clear" w:color="auto" w:fill="auto"/>
          </w:tcPr>
          <w:p w14:paraId="088D4EB8" w14:textId="77777777" w:rsidR="004439CF" w:rsidRPr="002F4F88" w:rsidRDefault="004439CF" w:rsidP="008560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3011A876" w14:textId="3C0A9813" w:rsidR="004439CF" w:rsidRDefault="004439CF" w:rsidP="0044443A">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sidR="00F453F9">
              <w:rPr>
                <w:snapToGrid/>
                <w:color w:val="auto"/>
                <w:szCs w:val="26"/>
              </w:rPr>
              <w:t>thủ</w:t>
            </w:r>
            <w:proofErr w:type="spellEnd"/>
            <w:r w:rsidR="00F453F9">
              <w:rPr>
                <w:snapToGrid/>
                <w:color w:val="auto"/>
                <w:szCs w:val="26"/>
              </w:rPr>
              <w:t xml:space="preserve"> </w:t>
            </w:r>
            <w:proofErr w:type="spellStart"/>
            <w:r w:rsidR="00F453F9">
              <w:rPr>
                <w:snapToGrid/>
                <w:color w:val="auto"/>
                <w:szCs w:val="26"/>
              </w:rPr>
              <w:t>tục</w:t>
            </w:r>
            <w:proofErr w:type="spellEnd"/>
            <w:r w:rsidR="00F453F9">
              <w:rPr>
                <w:snapToGrid/>
                <w:color w:val="auto"/>
                <w:szCs w:val="26"/>
              </w:rPr>
              <w:t xml:space="preserve"> </w:t>
            </w:r>
            <w:proofErr w:type="spellStart"/>
            <w:r w:rsidR="00F453F9">
              <w:rPr>
                <w:snapToGrid/>
                <w:color w:val="auto"/>
                <w:szCs w:val="26"/>
              </w:rPr>
              <w:t>kiểm</w:t>
            </w:r>
            <w:proofErr w:type="spellEnd"/>
            <w:r w:rsidR="00F453F9">
              <w:rPr>
                <w:snapToGrid/>
                <w:color w:val="auto"/>
                <w:szCs w:val="26"/>
              </w:rPr>
              <w:t xml:space="preserve"> </w:t>
            </w:r>
            <w:proofErr w:type="spellStart"/>
            <w:r w:rsidR="00F453F9">
              <w:rPr>
                <w:snapToGrid/>
                <w:color w:val="auto"/>
                <w:szCs w:val="26"/>
              </w:rPr>
              <w:t>toán</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D21B29F" w14:textId="77777777" w:rsidR="0044443A" w:rsidRPr="00B36B4C" w:rsidRDefault="0044443A"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sidRPr="00B36B4C">
              <w:rPr>
                <w:snapToGrid/>
                <w:color w:val="auto"/>
                <w:szCs w:val="26"/>
              </w:rPr>
              <w:t>Đơn</w:t>
            </w:r>
            <w:proofErr w:type="spellEnd"/>
            <w:r w:rsidRPr="00B36B4C">
              <w:rPr>
                <w:snapToGrid/>
                <w:color w:val="auto"/>
                <w:szCs w:val="26"/>
              </w:rPr>
              <w:t xml:space="preserve"> </w:t>
            </w:r>
            <w:proofErr w:type="spellStart"/>
            <w:r w:rsidRPr="00B36B4C">
              <w:rPr>
                <w:snapToGrid/>
                <w:color w:val="auto"/>
                <w:szCs w:val="26"/>
              </w:rPr>
              <w:t>vị</w:t>
            </w:r>
            <w:proofErr w:type="spellEnd"/>
            <w:r w:rsidRPr="00B36B4C">
              <w:rPr>
                <w:snapToGrid/>
                <w:color w:val="auto"/>
                <w:szCs w:val="26"/>
                <w:lang w:val="vi-VN"/>
              </w:rPr>
              <w:t xml:space="preserve"> liên quan</w:t>
            </w:r>
            <w:r w:rsidRPr="00B36B4C">
              <w:rPr>
                <w:snapToGrid/>
                <w:color w:val="auto"/>
                <w:szCs w:val="26"/>
              </w:rPr>
              <w:t xml:space="preserve">*: </w:t>
            </w:r>
            <w:proofErr w:type="spellStart"/>
            <w:r w:rsidRPr="00B36B4C">
              <w:rPr>
                <w:snapToGrid/>
                <w:color w:val="auto"/>
                <w:szCs w:val="26"/>
              </w:rPr>
              <w:t>chọn</w:t>
            </w:r>
            <w:proofErr w:type="spellEnd"/>
            <w:r w:rsidRPr="00B36B4C">
              <w:rPr>
                <w:snapToGrid/>
                <w:color w:val="auto"/>
                <w:szCs w:val="26"/>
              </w:rPr>
              <w:t xml:space="preserve"> 1 </w:t>
            </w:r>
            <w:proofErr w:type="spellStart"/>
            <w:r w:rsidRPr="00B36B4C">
              <w:rPr>
                <w:snapToGrid/>
                <w:color w:val="auto"/>
                <w:szCs w:val="26"/>
              </w:rPr>
              <w:t>trong</w:t>
            </w:r>
            <w:proofErr w:type="spellEnd"/>
            <w:r w:rsidRPr="00B36B4C">
              <w:rPr>
                <w:snapToGrid/>
                <w:color w:val="auto"/>
                <w:szCs w:val="26"/>
              </w:rPr>
              <w:t xml:space="preserve"> </w:t>
            </w:r>
            <w:proofErr w:type="spellStart"/>
            <w:r w:rsidRPr="00B36B4C">
              <w:rPr>
                <w:snapToGrid/>
                <w:color w:val="auto"/>
                <w:szCs w:val="26"/>
              </w:rPr>
              <w:t>danh</w:t>
            </w:r>
            <w:proofErr w:type="spellEnd"/>
            <w:r w:rsidRPr="00B36B4C">
              <w:rPr>
                <w:snapToGrid/>
                <w:color w:val="auto"/>
                <w:szCs w:val="26"/>
              </w:rPr>
              <w:t xml:space="preserve"> </w:t>
            </w:r>
            <w:proofErr w:type="spellStart"/>
            <w:r w:rsidRPr="00B36B4C">
              <w:rPr>
                <w:snapToGrid/>
                <w:color w:val="auto"/>
                <w:szCs w:val="26"/>
              </w:rPr>
              <w:t>mục</w:t>
            </w:r>
            <w:proofErr w:type="spellEnd"/>
            <w:r w:rsidRPr="00B36B4C">
              <w:rPr>
                <w:snapToGrid/>
                <w:color w:val="auto"/>
                <w:szCs w:val="26"/>
              </w:rPr>
              <w:t xml:space="preserve"> </w:t>
            </w:r>
            <w:proofErr w:type="spellStart"/>
            <w:r w:rsidRPr="00B36B4C">
              <w:rPr>
                <w:snapToGrid/>
                <w:color w:val="auto"/>
                <w:szCs w:val="26"/>
              </w:rPr>
              <w:t>đơn</w:t>
            </w:r>
            <w:proofErr w:type="spellEnd"/>
            <w:r w:rsidRPr="00B36B4C">
              <w:rPr>
                <w:snapToGrid/>
                <w:color w:val="auto"/>
                <w:szCs w:val="26"/>
              </w:rPr>
              <w:t xml:space="preserve"> </w:t>
            </w:r>
            <w:proofErr w:type="spellStart"/>
            <w:r w:rsidRPr="00B36B4C">
              <w:rPr>
                <w:snapToGrid/>
                <w:color w:val="auto"/>
                <w:szCs w:val="26"/>
              </w:rPr>
              <w:t>vị</w:t>
            </w:r>
            <w:proofErr w:type="spellEnd"/>
            <w:r w:rsidRPr="00B36B4C">
              <w:rPr>
                <w:snapToGrid/>
                <w:color w:val="auto"/>
                <w:szCs w:val="26"/>
                <w:lang w:val="vi-VN"/>
              </w:rPr>
              <w:t xml:space="preserve"> (</w:t>
            </w:r>
            <w:r w:rsidRPr="00B36B4C">
              <w:rPr>
                <w:i/>
                <w:iCs/>
                <w:snapToGrid/>
                <w:color w:val="0070C0"/>
                <w:szCs w:val="26"/>
                <w:lang w:val="vi-VN"/>
              </w:rPr>
              <w:t>mục 3.1.1</w:t>
            </w:r>
            <w:r w:rsidRPr="00B36B4C">
              <w:rPr>
                <w:snapToGrid/>
                <w:color w:val="auto"/>
                <w:szCs w:val="26"/>
                <w:lang w:val="vi-VN"/>
              </w:rPr>
              <w:t>)</w:t>
            </w:r>
            <w:r w:rsidRPr="00B36B4C">
              <w:rPr>
                <w:snapToGrid/>
                <w:color w:val="auto"/>
                <w:szCs w:val="26"/>
              </w:rPr>
              <w:t xml:space="preserve"> </w:t>
            </w:r>
          </w:p>
          <w:p w14:paraId="20CE4C5D" w14:textId="77777777" w:rsidR="0044443A" w:rsidRPr="00681805" w:rsidRDefault="0044443A"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sidRPr="00681805">
              <w:rPr>
                <w:snapToGrid/>
                <w:color w:val="auto"/>
                <w:szCs w:val="26"/>
              </w:rPr>
              <w:t>Hoạt</w:t>
            </w:r>
            <w:proofErr w:type="spellEnd"/>
            <w:r w:rsidRPr="00681805">
              <w:rPr>
                <w:snapToGrid/>
                <w:color w:val="auto"/>
                <w:szCs w:val="26"/>
              </w:rPr>
              <w:t xml:space="preserve"> </w:t>
            </w:r>
            <w:proofErr w:type="spellStart"/>
            <w:r w:rsidRPr="00681805">
              <w:rPr>
                <w:snapToGrid/>
                <w:color w:val="auto"/>
                <w:szCs w:val="26"/>
              </w:rPr>
              <w:t>động</w:t>
            </w:r>
            <w:proofErr w:type="spellEnd"/>
            <w:r w:rsidRPr="00681805">
              <w:rPr>
                <w:snapToGrid/>
                <w:color w:val="auto"/>
                <w:szCs w:val="26"/>
              </w:rPr>
              <w:t xml:space="preserve"> </w:t>
            </w:r>
            <w:proofErr w:type="spellStart"/>
            <w:r w:rsidRPr="00681805">
              <w:rPr>
                <w:snapToGrid/>
                <w:color w:val="auto"/>
                <w:szCs w:val="26"/>
              </w:rPr>
              <w:t>liên</w:t>
            </w:r>
            <w:proofErr w:type="spellEnd"/>
            <w:r w:rsidRPr="00681805">
              <w:rPr>
                <w:snapToGrid/>
                <w:color w:val="auto"/>
                <w:szCs w:val="26"/>
              </w:rPr>
              <w:t xml:space="preserve"> </w:t>
            </w:r>
            <w:proofErr w:type="spellStart"/>
            <w:r w:rsidRPr="00681805">
              <w:rPr>
                <w:snapToGrid/>
                <w:color w:val="auto"/>
                <w:szCs w:val="26"/>
              </w:rPr>
              <w:t>quan</w:t>
            </w:r>
            <w:proofErr w:type="spellEnd"/>
            <w:r w:rsidRPr="00681805">
              <w:rPr>
                <w:snapToGrid/>
                <w:color w:val="auto"/>
                <w:szCs w:val="26"/>
                <w:lang w:val="vi-VN"/>
              </w:rPr>
              <w:t>: chọn 1 trong danh mục hoạt động (</w:t>
            </w:r>
            <w:r w:rsidRPr="00681805">
              <w:rPr>
                <w:i/>
                <w:iCs/>
                <w:snapToGrid/>
                <w:color w:val="0070C0"/>
                <w:szCs w:val="26"/>
                <w:lang w:val="vi-VN"/>
              </w:rPr>
              <w:t>mục 3.1.2</w:t>
            </w:r>
            <w:r w:rsidRPr="00681805">
              <w:rPr>
                <w:snapToGrid/>
                <w:color w:val="auto"/>
                <w:szCs w:val="26"/>
                <w:lang w:val="vi-VN"/>
              </w:rPr>
              <w:t>)</w:t>
            </w:r>
          </w:p>
          <w:p w14:paraId="25545405" w14:textId="77777777" w:rsidR="0044443A" w:rsidRPr="00EA376A" w:rsidRDefault="0044443A"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r w:rsidRPr="00885A27">
              <w:rPr>
                <w:i/>
                <w:iCs/>
                <w:snapToGrid/>
                <w:color w:val="0070C0"/>
                <w:szCs w:val="26"/>
                <w:lang w:val="vi-VN"/>
              </w:rPr>
              <w:t>(mục 3.1.3)</w:t>
            </w:r>
            <w:r>
              <w:rPr>
                <w:snapToGrid/>
                <w:color w:val="auto"/>
                <w:szCs w:val="26"/>
                <w:lang w:val="vi-VN"/>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Pr>
                <w:snapToGrid/>
                <w:color w:val="auto"/>
                <w:szCs w:val="26"/>
              </w:rPr>
              <w:t xml:space="preserve">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lang w:val="vi-VN"/>
              </w:rPr>
              <w:t xml:space="preserve"> và hoạt động đã chọn</w:t>
            </w:r>
          </w:p>
          <w:p w14:paraId="4E861A0D" w14:textId="2E251A8C"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sidR="00A3653E">
              <w:rPr>
                <w:snapToGrid/>
                <w:color w:val="auto"/>
                <w:szCs w:val="26"/>
                <w:lang w:val="vi-VN"/>
              </w:rPr>
              <w:t xml:space="preserve"> ở trạng thái sử dụng</w:t>
            </w:r>
            <w:r>
              <w:rPr>
                <w:snapToGrid/>
                <w:color w:val="auto"/>
                <w:szCs w:val="26"/>
              </w:rPr>
              <w:t xml:space="preserve"> </w:t>
            </w:r>
            <w:r w:rsidR="00885A27" w:rsidRPr="00885A27">
              <w:rPr>
                <w:i/>
                <w:iCs/>
                <w:snapToGrid/>
                <w:color w:val="0070C0"/>
                <w:szCs w:val="26"/>
                <w:lang w:val="vi-VN"/>
              </w:rPr>
              <w:t>(mục 5.3.2)</w:t>
            </w:r>
            <w:r w:rsidR="00885A27">
              <w:rPr>
                <w:snapToGrid/>
                <w:color w:val="auto"/>
                <w:szCs w:val="26"/>
                <w:lang w:val="vi-VN"/>
              </w:rPr>
              <w:t xml:space="preserve"> </w:t>
            </w:r>
            <w:proofErr w:type="spellStart"/>
            <w:r w:rsidR="00885A27">
              <w:rPr>
                <w:snapToGrid/>
                <w:color w:val="auto"/>
                <w:szCs w:val="26"/>
              </w:rPr>
              <w:t>thuộc</w:t>
            </w:r>
            <w:proofErr w:type="spellEnd"/>
            <w:r w:rsidR="00885A27">
              <w:rPr>
                <w:snapToGrid/>
                <w:color w:val="auto"/>
                <w:szCs w:val="26"/>
              </w:rPr>
              <w:t xml:space="preserve"> </w:t>
            </w:r>
            <w:proofErr w:type="spellStart"/>
            <w:r w:rsidR="00885A27">
              <w:rPr>
                <w:snapToGrid/>
                <w:color w:val="auto"/>
                <w:szCs w:val="26"/>
              </w:rPr>
              <w:t>quy</w:t>
            </w:r>
            <w:proofErr w:type="spellEnd"/>
            <w:r w:rsidR="00885A27">
              <w:rPr>
                <w:snapToGrid/>
                <w:color w:val="auto"/>
                <w:szCs w:val="26"/>
              </w:rPr>
              <w:t xml:space="preserve"> </w:t>
            </w:r>
            <w:proofErr w:type="spellStart"/>
            <w:r w:rsidR="00885A27">
              <w:rPr>
                <w:snapToGrid/>
                <w:color w:val="auto"/>
                <w:szCs w:val="26"/>
              </w:rPr>
              <w:t>trình</w:t>
            </w:r>
            <w:proofErr w:type="spellEnd"/>
            <w:r w:rsidR="00885A27">
              <w:rPr>
                <w:snapToGrid/>
                <w:color w:val="auto"/>
                <w:szCs w:val="26"/>
              </w:rPr>
              <w:t xml:space="preserve"> </w:t>
            </w:r>
            <w:proofErr w:type="spellStart"/>
            <w:r w:rsidR="00885A27">
              <w:rPr>
                <w:snapToGrid/>
                <w:color w:val="auto"/>
                <w:szCs w:val="26"/>
              </w:rPr>
              <w:t>đã</w:t>
            </w:r>
            <w:proofErr w:type="spellEnd"/>
            <w:r w:rsidR="00885A27">
              <w:rPr>
                <w:snapToGrid/>
                <w:color w:val="auto"/>
                <w:szCs w:val="26"/>
              </w:rPr>
              <w:t xml:space="preserve"> </w:t>
            </w:r>
            <w:proofErr w:type="spellStart"/>
            <w:r w:rsidR="00885A27">
              <w:rPr>
                <w:snapToGrid/>
                <w:color w:val="auto"/>
                <w:szCs w:val="26"/>
              </w:rPr>
              <w:t>chọn</w:t>
            </w:r>
            <w:proofErr w:type="spellEnd"/>
          </w:p>
          <w:p w14:paraId="2EE83BC3" w14:textId="1B47963F"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sidR="00E010B1">
              <w:rPr>
                <w:snapToGrid/>
                <w:color w:val="auto"/>
                <w:szCs w:val="26"/>
              </w:rPr>
              <w:t>không</w:t>
            </w:r>
            <w:proofErr w:type="spellEnd"/>
            <w:r w:rsidR="00E010B1">
              <w:rPr>
                <w:snapToGrid/>
                <w:color w:val="auto"/>
                <w:szCs w:val="26"/>
              </w:rPr>
              <w:t xml:space="preserve"> </w:t>
            </w:r>
            <w:proofErr w:type="spellStart"/>
            <w:r w:rsidR="00E010B1">
              <w:rPr>
                <w:snapToGrid/>
                <w:color w:val="auto"/>
                <w:szCs w:val="26"/>
              </w:rPr>
              <w:t>cho</w:t>
            </w:r>
            <w:proofErr w:type="spellEnd"/>
            <w:r w:rsidR="00E010B1">
              <w:rPr>
                <w:snapToGrid/>
                <w:color w:val="auto"/>
                <w:szCs w:val="26"/>
              </w:rPr>
              <w:t xml:space="preserve"> </w:t>
            </w:r>
            <w:proofErr w:type="spellStart"/>
            <w:r w:rsidR="00E010B1">
              <w:rPr>
                <w:snapToGrid/>
                <w:color w:val="auto"/>
                <w:szCs w:val="26"/>
              </w:rPr>
              <w:t>phép</w:t>
            </w:r>
            <w:proofErr w:type="spellEnd"/>
            <w:r w:rsidR="00E010B1">
              <w:rPr>
                <w:snapToGrid/>
                <w:color w:val="auto"/>
                <w:szCs w:val="26"/>
              </w:rPr>
              <w:t xml:space="preserve"> </w:t>
            </w:r>
            <w:proofErr w:type="spellStart"/>
            <w:r w:rsidR="00E010B1">
              <w:rPr>
                <w:snapToGrid/>
                <w:color w:val="auto"/>
                <w:szCs w:val="26"/>
              </w:rPr>
              <w:t>nhập</w:t>
            </w:r>
            <w:proofErr w:type="spellEnd"/>
            <w:r w:rsidR="00E010B1">
              <w:rPr>
                <w:snapToGrid/>
                <w:color w:val="auto"/>
                <w:szCs w:val="26"/>
              </w:rPr>
              <w:t xml:space="preserve"> </w:t>
            </w:r>
            <w:proofErr w:type="spellStart"/>
            <w:r w:rsidR="00E010B1">
              <w:rPr>
                <w:snapToGrid/>
                <w:color w:val="auto"/>
                <w:szCs w:val="26"/>
              </w:rPr>
              <w:t>trùng</w:t>
            </w:r>
            <w:proofErr w:type="spellEnd"/>
          </w:p>
          <w:p w14:paraId="1E498547" w14:textId="77777777"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w:t>
            </w:r>
          </w:p>
          <w:p w14:paraId="058ABBAE" w14:textId="69AF5784"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sidR="00E56C27">
              <w:rPr>
                <w:snapToGrid/>
                <w:color w:val="auto"/>
                <w:szCs w:val="26"/>
                <w:lang w:val="vi-VN"/>
              </w:rPr>
              <w:t>*</w:t>
            </w:r>
            <w:r w:rsidR="00E010B1">
              <w:rPr>
                <w:snapToGrid/>
                <w:color w:val="auto"/>
                <w:szCs w:val="26"/>
                <w:lang w:val="vi-VN"/>
              </w:rPr>
              <w:t>: nhập đoạn text</w:t>
            </w:r>
          </w:p>
          <w:p w14:paraId="5B2F4017" w14:textId="77777777" w:rsidR="004439CF" w:rsidRPr="006C2BCC" w:rsidRDefault="004439CF" w:rsidP="00707199">
            <w:pPr>
              <w:pStyle w:val="NormalIndent"/>
              <w:keepNext w:val="0"/>
              <w:keepLines/>
              <w:widowControl w:val="0"/>
              <w:numPr>
                <w:ilvl w:val="0"/>
                <w:numId w:val="18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002810CA">
              <w:rPr>
                <w:snapToGrid/>
                <w:color w:val="auto"/>
                <w:szCs w:val="26"/>
              </w:rPr>
              <w:t>chọn</w:t>
            </w:r>
            <w:proofErr w:type="spellEnd"/>
            <w:r w:rsidR="002810CA">
              <w:rPr>
                <w:snapToGrid/>
                <w:color w:val="auto"/>
                <w:szCs w:val="26"/>
              </w:rPr>
              <w:t xml:space="preserve"> </w:t>
            </w:r>
            <w:proofErr w:type="spellStart"/>
            <w:r w:rsidR="002810CA">
              <w:rPr>
                <w:snapToGrid/>
                <w:color w:val="auto"/>
                <w:szCs w:val="26"/>
              </w:rPr>
              <w:t>Sử</w:t>
            </w:r>
            <w:proofErr w:type="spellEnd"/>
            <w:r w:rsidR="002810CA">
              <w:rPr>
                <w:snapToGrid/>
                <w:color w:val="auto"/>
                <w:szCs w:val="26"/>
              </w:rPr>
              <w:t xml:space="preserve"> </w:t>
            </w:r>
            <w:proofErr w:type="spellStart"/>
            <w:r w:rsidR="002810CA">
              <w:rPr>
                <w:snapToGrid/>
                <w:color w:val="auto"/>
                <w:szCs w:val="26"/>
              </w:rPr>
              <w:t>dụng</w:t>
            </w:r>
            <w:proofErr w:type="spellEnd"/>
            <w:r w:rsidR="002810CA">
              <w:rPr>
                <w:snapToGrid/>
                <w:color w:val="auto"/>
                <w:szCs w:val="26"/>
                <w:lang w:val="vi-VN"/>
              </w:rPr>
              <w:t>/Không sử dụng, mặc định là Sử dụng</w:t>
            </w:r>
            <w:r w:rsidR="00581DED">
              <w:rPr>
                <w:snapToGrid/>
                <w:color w:val="auto"/>
                <w:szCs w:val="26"/>
                <w:lang w:val="vi-VN"/>
              </w:rPr>
              <w:t xml:space="preserve"> </w:t>
            </w:r>
          </w:p>
          <w:p w14:paraId="48155699" w14:textId="0F3D0E54" w:rsidR="004B161D" w:rsidRPr="00E56C27" w:rsidRDefault="006C2BCC" w:rsidP="004B161D">
            <w:pPr>
              <w:pStyle w:val="NormalIndent"/>
              <w:keepNext w:val="0"/>
              <w:keepLines/>
              <w:widowControl w:val="0"/>
              <w:numPr>
                <w:ilvl w:val="0"/>
                <w:numId w:val="15"/>
              </w:numPr>
              <w:spacing w:before="0" w:after="0" w:line="312" w:lineRule="auto"/>
              <w:jc w:val="left"/>
              <w:rPr>
                <w:snapToGrid/>
                <w:color w:val="auto"/>
                <w:szCs w:val="26"/>
              </w:rPr>
            </w:pPr>
            <w:r w:rsidRPr="00EC2EE2">
              <w:rPr>
                <w:snapToGrid/>
                <w:color w:val="auto"/>
                <w:szCs w:val="26"/>
                <w:lang w:val="vi-VN"/>
              </w:rPr>
              <w:t>Giao diện</w:t>
            </w:r>
            <w:r w:rsidR="00EC2EE2" w:rsidRPr="00EC2EE2">
              <w:rPr>
                <w:snapToGrid/>
                <w:color w:val="auto"/>
                <w:szCs w:val="26"/>
                <w:lang w:val="vi-VN"/>
              </w:rPr>
              <w:t>:</w:t>
            </w:r>
            <w:r w:rsidR="00EC2EE2">
              <w:rPr>
                <w:snapToGrid/>
                <w:color w:val="auto"/>
                <w:szCs w:val="26"/>
                <w:lang w:val="vi-VN"/>
              </w:rPr>
              <w:t xml:space="preserve"> </w:t>
            </w:r>
            <w:hyperlink r:id="rId43" w:anchor="id=jrfsu6&amp;p=33__them_thu_tuc&amp;g=1" w:history="1">
              <w:r w:rsidR="004B161D" w:rsidRPr="00A779BB">
                <w:rPr>
                  <w:rStyle w:val="Hyperlink"/>
                  <w:snapToGrid/>
                  <w:szCs w:val="26"/>
                  <w:lang w:val="vi-VN"/>
                </w:rPr>
                <w:t>https://f2z0rj.axshare.com/#id=jrfsu6&amp;p=33__them_thu_tuc&amp;g=1</w:t>
              </w:r>
            </w:hyperlink>
          </w:p>
        </w:tc>
      </w:tr>
      <w:tr w:rsidR="00523054" w:rsidRPr="002F4F88" w14:paraId="49D25580" w14:textId="77777777" w:rsidTr="0085602D">
        <w:tc>
          <w:tcPr>
            <w:tcW w:w="817" w:type="dxa"/>
            <w:shd w:val="clear" w:color="auto" w:fill="auto"/>
          </w:tcPr>
          <w:p w14:paraId="4CECEEFD" w14:textId="77777777" w:rsidR="00523054" w:rsidRPr="002F4F88" w:rsidRDefault="00523054" w:rsidP="00707199">
            <w:pPr>
              <w:pStyle w:val="ListParagraph"/>
              <w:numPr>
                <w:ilvl w:val="0"/>
                <w:numId w:val="182"/>
              </w:numPr>
            </w:pPr>
          </w:p>
        </w:tc>
        <w:tc>
          <w:tcPr>
            <w:tcW w:w="1877" w:type="dxa"/>
            <w:shd w:val="clear" w:color="auto" w:fill="auto"/>
          </w:tcPr>
          <w:p w14:paraId="38993927" w14:textId="3F393449" w:rsidR="00523054" w:rsidRPr="002F4F88" w:rsidRDefault="00523054" w:rsidP="00523054">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16086131" w14:textId="660F408E" w:rsidR="00523054" w:rsidRPr="005A44D6" w:rsidRDefault="00464639"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523054">
              <w:rPr>
                <w:snapToGrid/>
                <w:color w:val="auto"/>
                <w:szCs w:val="26"/>
              </w:rPr>
              <w:t xml:space="preserve">ho </w:t>
            </w:r>
            <w:proofErr w:type="spellStart"/>
            <w:r w:rsidR="00523054">
              <w:rPr>
                <w:snapToGrid/>
                <w:color w:val="auto"/>
                <w:szCs w:val="26"/>
              </w:rPr>
              <w:t>phép</w:t>
            </w:r>
            <w:proofErr w:type="spellEnd"/>
            <w:r w:rsidR="00523054">
              <w:rPr>
                <w:snapToGrid/>
                <w:color w:val="auto"/>
                <w:szCs w:val="26"/>
              </w:rPr>
              <w:t xml:space="preserve"> NSD </w:t>
            </w:r>
            <w:proofErr w:type="spellStart"/>
            <w:r w:rsidR="00523054">
              <w:rPr>
                <w:snapToGrid/>
                <w:color w:val="auto"/>
                <w:szCs w:val="26"/>
              </w:rPr>
              <w:t>xem</w:t>
            </w:r>
            <w:proofErr w:type="spellEnd"/>
            <w:r w:rsidR="00523054">
              <w:rPr>
                <w:snapToGrid/>
                <w:color w:val="auto"/>
                <w:szCs w:val="26"/>
              </w:rPr>
              <w:t xml:space="preserve"> chi </w:t>
            </w:r>
            <w:proofErr w:type="spellStart"/>
            <w:r w:rsidR="00523054">
              <w:rPr>
                <w:snapToGrid/>
                <w:color w:val="auto"/>
                <w:szCs w:val="26"/>
              </w:rPr>
              <w:t>tiết</w:t>
            </w:r>
            <w:proofErr w:type="spellEnd"/>
            <w:r w:rsidR="00523054">
              <w:rPr>
                <w:snapToGrid/>
                <w:color w:val="auto"/>
                <w:szCs w:val="26"/>
              </w:rPr>
              <w:t xml:space="preserve"> </w:t>
            </w:r>
            <w:proofErr w:type="spellStart"/>
            <w:r w:rsidR="00523054">
              <w:rPr>
                <w:snapToGrid/>
                <w:color w:val="auto"/>
                <w:szCs w:val="26"/>
              </w:rPr>
              <w:t>thủ</w:t>
            </w:r>
            <w:proofErr w:type="spellEnd"/>
            <w:r w:rsidR="00523054">
              <w:rPr>
                <w:snapToGrid/>
                <w:color w:val="auto"/>
                <w:szCs w:val="26"/>
              </w:rPr>
              <w:t xml:space="preserve"> </w:t>
            </w:r>
            <w:proofErr w:type="spellStart"/>
            <w:r w:rsidR="00523054">
              <w:rPr>
                <w:snapToGrid/>
                <w:color w:val="auto"/>
                <w:szCs w:val="26"/>
              </w:rPr>
              <w:t>tục</w:t>
            </w:r>
            <w:proofErr w:type="spellEnd"/>
            <w:r w:rsidR="00523054">
              <w:rPr>
                <w:snapToGrid/>
                <w:color w:val="auto"/>
                <w:szCs w:val="26"/>
              </w:rPr>
              <w:t xml:space="preserve"> </w:t>
            </w:r>
            <w:proofErr w:type="spellStart"/>
            <w:r w:rsidR="00523054">
              <w:rPr>
                <w:snapToGrid/>
                <w:color w:val="auto"/>
                <w:szCs w:val="26"/>
              </w:rPr>
              <w:t>kiểm</w:t>
            </w:r>
            <w:proofErr w:type="spellEnd"/>
            <w:r w:rsidR="00523054">
              <w:rPr>
                <w:snapToGrid/>
                <w:color w:val="auto"/>
                <w:szCs w:val="26"/>
              </w:rPr>
              <w:t xml:space="preserve"> </w:t>
            </w:r>
            <w:proofErr w:type="spellStart"/>
            <w:r w:rsidR="00884B22">
              <w:rPr>
                <w:snapToGrid/>
                <w:color w:val="auto"/>
                <w:szCs w:val="26"/>
              </w:rPr>
              <w:t>toán</w:t>
            </w:r>
            <w:proofErr w:type="spellEnd"/>
            <w:r w:rsidR="004B161D">
              <w:rPr>
                <w:snapToGrid/>
                <w:color w:val="auto"/>
                <w:szCs w:val="26"/>
                <w:lang w:val="vi-VN"/>
              </w:rPr>
              <w:t xml:space="preserve"> trên cùng màn hình danh sách thủ tục</w:t>
            </w:r>
            <w:r w:rsidR="00884B22">
              <w:rPr>
                <w:snapToGrid/>
                <w:color w:val="auto"/>
                <w:szCs w:val="26"/>
                <w:lang w:val="vi-VN"/>
              </w:rPr>
              <w:t>.</w:t>
            </w:r>
            <w:r w:rsidR="00523054">
              <w:rPr>
                <w:snapToGrid/>
                <w:color w:val="auto"/>
                <w:szCs w:val="26"/>
              </w:rPr>
              <w:t xml:space="preserve"> </w:t>
            </w:r>
            <w:proofErr w:type="spellStart"/>
            <w:r w:rsidR="00523054">
              <w:rPr>
                <w:snapToGrid/>
                <w:color w:val="auto"/>
                <w:szCs w:val="26"/>
              </w:rPr>
              <w:t>Thông</w:t>
            </w:r>
            <w:proofErr w:type="spellEnd"/>
            <w:r w:rsidR="00523054">
              <w:rPr>
                <w:snapToGrid/>
                <w:color w:val="auto"/>
                <w:szCs w:val="26"/>
              </w:rPr>
              <w:t xml:space="preserve"> tin </w:t>
            </w:r>
            <w:proofErr w:type="spellStart"/>
            <w:r w:rsidR="00523054">
              <w:rPr>
                <w:snapToGrid/>
                <w:color w:val="auto"/>
                <w:szCs w:val="26"/>
              </w:rPr>
              <w:t>hiển</w:t>
            </w:r>
            <w:proofErr w:type="spellEnd"/>
            <w:r w:rsidR="00523054">
              <w:rPr>
                <w:snapToGrid/>
                <w:color w:val="auto"/>
                <w:szCs w:val="26"/>
              </w:rPr>
              <w:t xml:space="preserve"> </w:t>
            </w:r>
            <w:proofErr w:type="spellStart"/>
            <w:r w:rsidR="00523054">
              <w:rPr>
                <w:snapToGrid/>
                <w:color w:val="auto"/>
                <w:szCs w:val="26"/>
              </w:rPr>
              <w:t>thị</w:t>
            </w:r>
            <w:proofErr w:type="spellEnd"/>
            <w:r w:rsidR="00523054">
              <w:rPr>
                <w:snapToGrid/>
                <w:color w:val="auto"/>
                <w:szCs w:val="26"/>
              </w:rPr>
              <w:t xml:space="preserve"> </w:t>
            </w:r>
            <w:proofErr w:type="spellStart"/>
            <w:r w:rsidR="00523054">
              <w:rPr>
                <w:snapToGrid/>
                <w:color w:val="auto"/>
                <w:szCs w:val="26"/>
              </w:rPr>
              <w:t>đúng</w:t>
            </w:r>
            <w:proofErr w:type="spellEnd"/>
            <w:r w:rsidR="00523054">
              <w:rPr>
                <w:snapToGrid/>
                <w:color w:val="auto"/>
                <w:szCs w:val="26"/>
              </w:rPr>
              <w:t xml:space="preserve"> </w:t>
            </w:r>
            <w:proofErr w:type="spellStart"/>
            <w:r w:rsidR="00523054">
              <w:rPr>
                <w:snapToGrid/>
                <w:color w:val="auto"/>
                <w:szCs w:val="26"/>
              </w:rPr>
              <w:t>với</w:t>
            </w:r>
            <w:proofErr w:type="spellEnd"/>
            <w:r w:rsidR="00523054">
              <w:rPr>
                <w:snapToGrid/>
                <w:color w:val="auto"/>
                <w:szCs w:val="26"/>
              </w:rPr>
              <w:t xml:space="preserve"> </w:t>
            </w:r>
            <w:proofErr w:type="spellStart"/>
            <w:r w:rsidR="00523054">
              <w:rPr>
                <w:snapToGrid/>
                <w:color w:val="auto"/>
                <w:szCs w:val="26"/>
              </w:rPr>
              <w:t>lần</w:t>
            </w:r>
            <w:proofErr w:type="spellEnd"/>
            <w:r w:rsidR="00523054">
              <w:rPr>
                <w:snapToGrid/>
                <w:color w:val="auto"/>
                <w:szCs w:val="26"/>
              </w:rPr>
              <w:t xml:space="preserve"> </w:t>
            </w:r>
            <w:proofErr w:type="spellStart"/>
            <w:r w:rsidR="00523054">
              <w:rPr>
                <w:snapToGrid/>
                <w:color w:val="auto"/>
                <w:szCs w:val="26"/>
              </w:rPr>
              <w:t>cập</w:t>
            </w:r>
            <w:proofErr w:type="spellEnd"/>
            <w:r w:rsidR="00523054">
              <w:rPr>
                <w:snapToGrid/>
                <w:color w:val="auto"/>
                <w:szCs w:val="26"/>
              </w:rPr>
              <w:t xml:space="preserve"> </w:t>
            </w:r>
            <w:proofErr w:type="spellStart"/>
            <w:r w:rsidR="00523054">
              <w:rPr>
                <w:snapToGrid/>
                <w:color w:val="auto"/>
                <w:szCs w:val="26"/>
              </w:rPr>
              <w:t>nhật</w:t>
            </w:r>
            <w:proofErr w:type="spellEnd"/>
            <w:r w:rsidR="00523054">
              <w:rPr>
                <w:snapToGrid/>
                <w:color w:val="auto"/>
                <w:szCs w:val="26"/>
              </w:rPr>
              <w:t xml:space="preserve"> </w:t>
            </w:r>
            <w:proofErr w:type="spellStart"/>
            <w:r w:rsidR="00523054">
              <w:rPr>
                <w:snapToGrid/>
                <w:color w:val="auto"/>
                <w:szCs w:val="26"/>
              </w:rPr>
              <w:t>cuối</w:t>
            </w:r>
            <w:proofErr w:type="spellEnd"/>
            <w:r w:rsidR="00523054">
              <w:rPr>
                <w:snapToGrid/>
                <w:color w:val="auto"/>
                <w:szCs w:val="26"/>
              </w:rPr>
              <w:t xml:space="preserve"> </w:t>
            </w:r>
            <w:proofErr w:type="spellStart"/>
            <w:r w:rsidR="00523054">
              <w:rPr>
                <w:snapToGrid/>
                <w:color w:val="auto"/>
                <w:szCs w:val="26"/>
              </w:rPr>
              <w:t>cùng</w:t>
            </w:r>
            <w:proofErr w:type="spellEnd"/>
            <w:r w:rsidR="00523054">
              <w:rPr>
                <w:snapToGrid/>
                <w:color w:val="auto"/>
                <w:szCs w:val="26"/>
              </w:rPr>
              <w:t xml:space="preserve">. </w:t>
            </w:r>
            <w:proofErr w:type="spellStart"/>
            <w:r w:rsidR="00523054">
              <w:rPr>
                <w:snapToGrid/>
                <w:color w:val="auto"/>
                <w:szCs w:val="26"/>
              </w:rPr>
              <w:t>Ngoài</w:t>
            </w:r>
            <w:proofErr w:type="spellEnd"/>
            <w:r w:rsidR="00523054">
              <w:rPr>
                <w:snapToGrid/>
                <w:color w:val="auto"/>
                <w:szCs w:val="26"/>
              </w:rPr>
              <w:t xml:space="preserve"> ra, </w:t>
            </w:r>
            <w:proofErr w:type="spellStart"/>
            <w:r w:rsidR="00523054">
              <w:rPr>
                <w:snapToGrid/>
                <w:color w:val="auto"/>
                <w:szCs w:val="26"/>
              </w:rPr>
              <w:t>hệ</w:t>
            </w:r>
            <w:proofErr w:type="spellEnd"/>
            <w:r w:rsidR="00523054">
              <w:rPr>
                <w:snapToGrid/>
                <w:color w:val="auto"/>
                <w:szCs w:val="26"/>
              </w:rPr>
              <w:t xml:space="preserve"> </w:t>
            </w:r>
            <w:proofErr w:type="spellStart"/>
            <w:r w:rsidR="00523054">
              <w:rPr>
                <w:snapToGrid/>
                <w:color w:val="auto"/>
                <w:szCs w:val="26"/>
              </w:rPr>
              <w:t>thống</w:t>
            </w:r>
            <w:proofErr w:type="spellEnd"/>
            <w:r w:rsidR="00523054">
              <w:rPr>
                <w:snapToGrid/>
                <w:color w:val="auto"/>
                <w:szCs w:val="26"/>
              </w:rPr>
              <w:t xml:space="preserve"> </w:t>
            </w:r>
            <w:proofErr w:type="spellStart"/>
            <w:r w:rsidR="00523054">
              <w:rPr>
                <w:snapToGrid/>
                <w:color w:val="auto"/>
                <w:szCs w:val="26"/>
              </w:rPr>
              <w:t>hiển</w:t>
            </w:r>
            <w:proofErr w:type="spellEnd"/>
            <w:r w:rsidR="00523054">
              <w:rPr>
                <w:snapToGrid/>
                <w:color w:val="auto"/>
                <w:szCs w:val="26"/>
              </w:rPr>
              <w:t xml:space="preserve"> </w:t>
            </w:r>
            <w:proofErr w:type="spellStart"/>
            <w:r w:rsidR="00523054">
              <w:rPr>
                <w:snapToGrid/>
                <w:color w:val="auto"/>
                <w:szCs w:val="26"/>
              </w:rPr>
              <w:t>thị</w:t>
            </w:r>
            <w:proofErr w:type="spellEnd"/>
            <w:r w:rsidR="00523054">
              <w:rPr>
                <w:snapToGrid/>
                <w:color w:val="auto"/>
                <w:szCs w:val="26"/>
              </w:rPr>
              <w:t xml:space="preserve"> </w:t>
            </w:r>
            <w:proofErr w:type="spellStart"/>
            <w:r w:rsidR="00523054">
              <w:rPr>
                <w:snapToGrid/>
                <w:color w:val="auto"/>
                <w:szCs w:val="26"/>
              </w:rPr>
              <w:t>các</w:t>
            </w:r>
            <w:proofErr w:type="spellEnd"/>
            <w:r w:rsidR="00523054">
              <w:rPr>
                <w:snapToGrid/>
                <w:color w:val="auto"/>
                <w:szCs w:val="26"/>
              </w:rPr>
              <w:t xml:space="preserve"> </w:t>
            </w:r>
            <w:proofErr w:type="spellStart"/>
            <w:r w:rsidR="00523054">
              <w:rPr>
                <w:snapToGrid/>
                <w:color w:val="auto"/>
                <w:szCs w:val="26"/>
              </w:rPr>
              <w:t>t</w:t>
            </w:r>
            <w:r w:rsidR="00884B22">
              <w:rPr>
                <w:snapToGrid/>
                <w:color w:val="auto"/>
                <w:szCs w:val="26"/>
              </w:rPr>
              <w:t>hô</w:t>
            </w:r>
            <w:r w:rsidR="00523054">
              <w:rPr>
                <w:snapToGrid/>
                <w:color w:val="auto"/>
                <w:szCs w:val="26"/>
              </w:rPr>
              <w:t>ng</w:t>
            </w:r>
            <w:proofErr w:type="spellEnd"/>
            <w:r w:rsidR="00523054">
              <w:rPr>
                <w:snapToGrid/>
                <w:color w:val="auto"/>
                <w:szCs w:val="26"/>
              </w:rPr>
              <w:t xml:space="preserve"> tin: </w:t>
            </w:r>
            <w:proofErr w:type="spellStart"/>
            <w:r w:rsidR="00523054">
              <w:rPr>
                <w:snapToGrid/>
                <w:color w:val="auto"/>
                <w:szCs w:val="26"/>
              </w:rPr>
              <w:t>Người</w:t>
            </w:r>
            <w:proofErr w:type="spellEnd"/>
            <w:r w:rsidR="00523054">
              <w:rPr>
                <w:snapToGrid/>
                <w:color w:val="auto"/>
                <w:szCs w:val="26"/>
              </w:rPr>
              <w:t xml:space="preserve"> </w:t>
            </w:r>
            <w:proofErr w:type="spellStart"/>
            <w:r w:rsidR="00523054">
              <w:rPr>
                <w:snapToGrid/>
                <w:color w:val="auto"/>
                <w:szCs w:val="26"/>
              </w:rPr>
              <w:t>tạo</w:t>
            </w:r>
            <w:proofErr w:type="spellEnd"/>
            <w:r w:rsidR="00523054">
              <w:rPr>
                <w:snapToGrid/>
                <w:color w:val="auto"/>
                <w:szCs w:val="26"/>
              </w:rPr>
              <w:t xml:space="preserve">, </w:t>
            </w:r>
            <w:proofErr w:type="spellStart"/>
            <w:r w:rsidR="00523054">
              <w:rPr>
                <w:snapToGrid/>
                <w:color w:val="auto"/>
                <w:szCs w:val="26"/>
              </w:rPr>
              <w:t>Ngày</w:t>
            </w:r>
            <w:proofErr w:type="spellEnd"/>
            <w:r w:rsidR="00523054">
              <w:rPr>
                <w:snapToGrid/>
                <w:color w:val="auto"/>
                <w:szCs w:val="26"/>
              </w:rPr>
              <w:t xml:space="preserve"> </w:t>
            </w:r>
            <w:proofErr w:type="spellStart"/>
            <w:r w:rsidR="00523054">
              <w:rPr>
                <w:snapToGrid/>
                <w:color w:val="auto"/>
                <w:szCs w:val="26"/>
              </w:rPr>
              <w:t>tạo</w:t>
            </w:r>
            <w:proofErr w:type="spellEnd"/>
            <w:r w:rsidR="00523054">
              <w:rPr>
                <w:snapToGrid/>
                <w:color w:val="auto"/>
                <w:szCs w:val="26"/>
              </w:rPr>
              <w:t xml:space="preserve">, </w:t>
            </w:r>
            <w:proofErr w:type="spellStart"/>
            <w:r w:rsidR="00523054">
              <w:rPr>
                <w:snapToGrid/>
                <w:color w:val="auto"/>
                <w:szCs w:val="26"/>
              </w:rPr>
              <w:t>Người</w:t>
            </w:r>
            <w:proofErr w:type="spellEnd"/>
            <w:r w:rsidR="00523054">
              <w:rPr>
                <w:snapToGrid/>
                <w:color w:val="auto"/>
                <w:szCs w:val="26"/>
              </w:rPr>
              <w:t xml:space="preserve"> </w:t>
            </w:r>
            <w:proofErr w:type="spellStart"/>
            <w:r w:rsidR="00523054">
              <w:rPr>
                <w:snapToGrid/>
                <w:color w:val="auto"/>
                <w:szCs w:val="26"/>
              </w:rPr>
              <w:t>sửa</w:t>
            </w:r>
            <w:proofErr w:type="spellEnd"/>
            <w:r w:rsidR="00523054">
              <w:rPr>
                <w:snapToGrid/>
                <w:color w:val="auto"/>
                <w:szCs w:val="26"/>
              </w:rPr>
              <w:t xml:space="preserve">, </w:t>
            </w:r>
            <w:proofErr w:type="spellStart"/>
            <w:r w:rsidR="00523054">
              <w:rPr>
                <w:snapToGrid/>
                <w:color w:val="auto"/>
                <w:szCs w:val="26"/>
              </w:rPr>
              <w:t>Ngày</w:t>
            </w:r>
            <w:proofErr w:type="spellEnd"/>
            <w:r w:rsidR="00523054">
              <w:rPr>
                <w:snapToGrid/>
                <w:color w:val="auto"/>
                <w:szCs w:val="26"/>
              </w:rPr>
              <w:t xml:space="preserve"> </w:t>
            </w:r>
            <w:proofErr w:type="spellStart"/>
            <w:r w:rsidR="00523054">
              <w:rPr>
                <w:snapToGrid/>
                <w:color w:val="auto"/>
                <w:szCs w:val="26"/>
              </w:rPr>
              <w:t>sửa</w:t>
            </w:r>
            <w:proofErr w:type="spellEnd"/>
            <w:r w:rsidR="00884B22">
              <w:rPr>
                <w:snapToGrid/>
                <w:color w:val="auto"/>
                <w:szCs w:val="26"/>
                <w:lang w:val="vi-VN"/>
              </w:rPr>
              <w:t xml:space="preserve"> và danh sách các rủi ro liên quan đến kiểm soát</w:t>
            </w:r>
            <w:r w:rsidR="005A44D6">
              <w:rPr>
                <w:snapToGrid/>
                <w:color w:val="auto"/>
                <w:szCs w:val="26"/>
                <w:lang w:val="vi-VN"/>
              </w:rPr>
              <w:t xml:space="preserve"> được chọn khi thêm/sửa thủ tục</w:t>
            </w:r>
          </w:p>
          <w:p w14:paraId="525DB0C3" w14:textId="77777777" w:rsidR="00077C84" w:rsidRPr="00581DED" w:rsidRDefault="005A44D6" w:rsidP="007D720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Danh sách rủi ro h</w:t>
            </w:r>
            <w:r w:rsidR="00077C84">
              <w:rPr>
                <w:snapToGrid/>
                <w:color w:val="auto"/>
                <w:szCs w:val="26"/>
                <w:lang w:val="vi-VN"/>
              </w:rPr>
              <w:t>iển thị các thông tin:</w:t>
            </w:r>
          </w:p>
          <w:p w14:paraId="706652D1" w14:textId="77777777" w:rsidR="00581DED" w:rsidRPr="00581DED"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STT</w:t>
            </w:r>
          </w:p>
          <w:p w14:paraId="31401EBB" w14:textId="77777777" w:rsidR="00581DED" w:rsidRPr="00581DED"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Mã rủi ro</w:t>
            </w:r>
          </w:p>
          <w:p w14:paraId="3250670D" w14:textId="77777777" w:rsidR="00581DED" w:rsidRPr="00D44AAE"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Mô tả rủi ro</w:t>
            </w:r>
          </w:p>
          <w:p w14:paraId="0A00260C" w14:textId="77777777" w:rsidR="00D44AAE" w:rsidRPr="00D44AAE" w:rsidRDefault="00D44AAE" w:rsidP="00D44AA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Giao diện:</w:t>
            </w:r>
          </w:p>
          <w:p w14:paraId="69324D74" w14:textId="5CAEAA24" w:rsidR="00D44AAE" w:rsidRPr="007D7208" w:rsidRDefault="00C4294D" w:rsidP="00D44AAE">
            <w:pPr>
              <w:pStyle w:val="NormalIndent"/>
              <w:keepNext w:val="0"/>
              <w:keepLines/>
              <w:widowControl w:val="0"/>
              <w:numPr>
                <w:ilvl w:val="0"/>
                <w:numId w:val="0"/>
              </w:numPr>
              <w:spacing w:before="0" w:after="0" w:line="312" w:lineRule="auto"/>
              <w:ind w:left="360"/>
              <w:jc w:val="left"/>
              <w:rPr>
                <w:snapToGrid/>
                <w:color w:val="auto"/>
                <w:szCs w:val="26"/>
              </w:rPr>
            </w:pPr>
            <w:hyperlink r:id="rId44" w:anchor="id=b7wn0s&amp;p=ds_thu_tuc&amp;c=1" w:history="1">
              <w:r w:rsidR="00E65505" w:rsidRPr="00A779BB">
                <w:rPr>
                  <w:rStyle w:val="Hyperlink"/>
                  <w:snapToGrid/>
                  <w:szCs w:val="26"/>
                  <w:lang w:val="vi-VN"/>
                </w:rPr>
                <w:t>https://f2z0rj.axshare.com/#id=b7wn0s&amp;p=ds_thu_tuc&amp;c=1</w:t>
              </w:r>
            </w:hyperlink>
          </w:p>
        </w:tc>
      </w:tr>
      <w:tr w:rsidR="00523054" w:rsidRPr="002F4F88" w14:paraId="379B23A0" w14:textId="77777777" w:rsidTr="0085602D">
        <w:tc>
          <w:tcPr>
            <w:tcW w:w="817" w:type="dxa"/>
            <w:shd w:val="clear" w:color="auto" w:fill="auto"/>
          </w:tcPr>
          <w:p w14:paraId="2526DABB" w14:textId="77777777" w:rsidR="00523054" w:rsidRPr="002F4F88" w:rsidRDefault="00523054" w:rsidP="00707199">
            <w:pPr>
              <w:pStyle w:val="ListParagraph"/>
              <w:numPr>
                <w:ilvl w:val="0"/>
                <w:numId w:val="182"/>
              </w:numPr>
            </w:pPr>
          </w:p>
        </w:tc>
        <w:tc>
          <w:tcPr>
            <w:tcW w:w="1877" w:type="dxa"/>
            <w:shd w:val="clear" w:color="auto" w:fill="auto"/>
          </w:tcPr>
          <w:p w14:paraId="5EA1F97F" w14:textId="3D3BDCD3" w:rsidR="00523054" w:rsidRDefault="00523054" w:rsidP="00523054">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A780A7D" w14:textId="1B73D79A"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sidR="00F3014A">
              <w:rPr>
                <w:snapToGrid/>
                <w:color w:val="auto"/>
                <w:szCs w:val="26"/>
              </w:rPr>
              <w:t>toán</w:t>
            </w:r>
            <w:proofErr w:type="spellEnd"/>
            <w:r>
              <w:rPr>
                <w:snapToGrid/>
                <w:color w:val="auto"/>
                <w:szCs w:val="26"/>
              </w:rPr>
              <w:t xml:space="preserve">. </w:t>
            </w:r>
          </w:p>
          <w:p w14:paraId="5FFAE7CA" w14:textId="0207C254"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lastRenderedPageBreak/>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sidRPr="00F3014A">
              <w:rPr>
                <w:b/>
                <w:bCs/>
                <w:i/>
                <w:iCs/>
                <w:snapToGrid/>
                <w:color w:val="auto"/>
                <w:szCs w:val="26"/>
              </w:rPr>
              <w:t>Sử</w:t>
            </w:r>
            <w:proofErr w:type="spellEnd"/>
            <w:r w:rsidRPr="00F3014A">
              <w:rPr>
                <w:b/>
                <w:bCs/>
                <w:i/>
                <w:iCs/>
                <w:snapToGrid/>
                <w:color w:val="auto"/>
                <w:szCs w:val="26"/>
              </w:rPr>
              <w:t xml:space="preserve"> </w:t>
            </w:r>
            <w:proofErr w:type="spellStart"/>
            <w:r w:rsidRPr="00F3014A">
              <w:rPr>
                <w:b/>
                <w:bCs/>
                <w:i/>
                <w:iCs/>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sidR="00F3014A" w:rsidRPr="00F3014A">
              <w:rPr>
                <w:b/>
                <w:bCs/>
                <w:i/>
                <w:iCs/>
                <w:snapToGrid/>
                <w:color w:val="auto"/>
                <w:szCs w:val="26"/>
              </w:rPr>
              <w:t>K</w:t>
            </w:r>
            <w:r w:rsidRPr="00F3014A">
              <w:rPr>
                <w:b/>
                <w:bCs/>
                <w:i/>
                <w:iCs/>
                <w:snapToGrid/>
                <w:color w:val="auto"/>
                <w:szCs w:val="26"/>
              </w:rPr>
              <w:t>hông</w:t>
            </w:r>
            <w:proofErr w:type="spellEnd"/>
            <w:r w:rsidRPr="00F3014A">
              <w:rPr>
                <w:b/>
                <w:bCs/>
                <w:i/>
                <w:iCs/>
                <w:snapToGrid/>
                <w:color w:val="auto"/>
                <w:szCs w:val="26"/>
              </w:rPr>
              <w:t xml:space="preserve"> </w:t>
            </w:r>
            <w:proofErr w:type="spellStart"/>
            <w:r w:rsidRPr="00F3014A">
              <w:rPr>
                <w:b/>
                <w:bCs/>
                <w:i/>
                <w:iCs/>
                <w:snapToGrid/>
                <w:color w:val="auto"/>
                <w:szCs w:val="26"/>
              </w:rPr>
              <w:t>sử</w:t>
            </w:r>
            <w:proofErr w:type="spellEnd"/>
            <w:r w:rsidRPr="00F3014A">
              <w:rPr>
                <w:b/>
                <w:bCs/>
                <w:i/>
                <w:iCs/>
                <w:snapToGrid/>
                <w:color w:val="auto"/>
                <w:szCs w:val="26"/>
              </w:rPr>
              <w:t xml:space="preserve"> </w:t>
            </w:r>
            <w:proofErr w:type="spellStart"/>
            <w:r w:rsidRPr="00F3014A">
              <w:rPr>
                <w:b/>
                <w:bCs/>
                <w:i/>
                <w:iCs/>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sidR="00F3014A">
              <w:rPr>
                <w:snapToGrid/>
                <w:color w:val="auto"/>
                <w:szCs w:val="26"/>
              </w:rPr>
              <w:t>đó</w:t>
            </w:r>
            <w:proofErr w:type="spellEnd"/>
            <w:r w:rsidR="00F3014A">
              <w:rPr>
                <w:snapToGrid/>
                <w:color w:val="auto"/>
                <w:szCs w:val="26"/>
              </w:rPr>
              <w:t xml:space="preserve"> </w:t>
            </w:r>
            <w:proofErr w:type="spellStart"/>
            <w:r w:rsidR="00A44AE5">
              <w:rPr>
                <w:snapToGrid/>
                <w:color w:val="auto"/>
                <w:szCs w:val="26"/>
              </w:rPr>
              <w:t>sẽ</w:t>
            </w:r>
            <w:proofErr w:type="spellEnd"/>
            <w:r w:rsidR="00A44AE5">
              <w:rPr>
                <w:snapToGrid/>
                <w:color w:val="auto"/>
                <w:szCs w:val="26"/>
              </w:rPr>
              <w:t xml:space="preserve"> </w:t>
            </w:r>
            <w:proofErr w:type="spellStart"/>
            <w:r w:rsidR="00A44AE5">
              <w:rPr>
                <w:snapToGrid/>
                <w:color w:val="auto"/>
                <w:szCs w:val="26"/>
              </w:rPr>
              <w:t>không</w:t>
            </w:r>
            <w:proofErr w:type="spellEnd"/>
            <w:r w:rsidR="00A44AE5">
              <w:rPr>
                <w:snapToGrid/>
                <w:color w:val="auto"/>
                <w:szCs w:val="26"/>
              </w:rPr>
              <w:t xml:space="preserve"> </w:t>
            </w:r>
            <w:proofErr w:type="spellStart"/>
            <w:r w:rsidR="00A44AE5">
              <w:rPr>
                <w:snapToGrid/>
                <w:color w:val="auto"/>
                <w:szCs w:val="26"/>
              </w:rPr>
              <w:t>được</w:t>
            </w:r>
            <w:proofErr w:type="spellEnd"/>
            <w:r w:rsidR="00A44AE5">
              <w:rPr>
                <w:snapToGrid/>
                <w:color w:val="auto"/>
                <w:szCs w:val="26"/>
              </w:rPr>
              <w:t xml:space="preserve"> </w:t>
            </w:r>
            <w:proofErr w:type="spellStart"/>
            <w:r w:rsidR="00A44AE5">
              <w:rPr>
                <w:snapToGrid/>
                <w:color w:val="auto"/>
                <w:szCs w:val="26"/>
              </w:rPr>
              <w:t>sử</w:t>
            </w:r>
            <w:proofErr w:type="spellEnd"/>
            <w:r w:rsidR="00A44AE5">
              <w:rPr>
                <w:snapToGrid/>
                <w:color w:val="auto"/>
                <w:szCs w:val="26"/>
              </w:rPr>
              <w:t xml:space="preserve"> </w:t>
            </w:r>
            <w:proofErr w:type="spellStart"/>
            <w:r w:rsidR="00A44AE5">
              <w:rPr>
                <w:snapToGrid/>
                <w:color w:val="auto"/>
                <w:szCs w:val="26"/>
              </w:rPr>
              <w:t>dụng</w:t>
            </w:r>
            <w:proofErr w:type="spellEnd"/>
            <w:r w:rsidR="00A44AE5">
              <w:rPr>
                <w:snapToGrid/>
                <w:color w:val="auto"/>
                <w:szCs w:val="26"/>
              </w:rPr>
              <w:t xml:space="preserve"> ở </w:t>
            </w:r>
            <w:proofErr w:type="spellStart"/>
            <w:r w:rsidR="00A44AE5">
              <w:rPr>
                <w:snapToGrid/>
                <w:color w:val="auto"/>
                <w:szCs w:val="26"/>
              </w:rPr>
              <w:t>c</w:t>
            </w:r>
            <w:r>
              <w:rPr>
                <w:snapToGrid/>
                <w:color w:val="auto"/>
                <w:szCs w:val="26"/>
              </w:rPr>
              <w:t>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xây</w:t>
            </w:r>
            <w:proofErr w:type="spellEnd"/>
            <w:r>
              <w:rPr>
                <w:snapToGrid/>
                <w:color w:val="auto"/>
                <w:szCs w:val="26"/>
              </w:rPr>
              <w:t xml:space="preserve"> </w:t>
            </w:r>
            <w:proofErr w:type="spellStart"/>
            <w:r>
              <w:rPr>
                <w:snapToGrid/>
                <w:color w:val="auto"/>
                <w:szCs w:val="26"/>
              </w:rPr>
              <w:t>dựng</w:t>
            </w:r>
            <w:proofErr w:type="spellEnd"/>
            <w:r>
              <w:rPr>
                <w:snapToGrid/>
                <w:color w:val="auto"/>
                <w:szCs w:val="26"/>
              </w:rPr>
              <w:t xml:space="preserve"> </w:t>
            </w:r>
            <w:proofErr w:type="spellStart"/>
            <w:r w:rsidR="00A44AE5">
              <w:rPr>
                <w:snapToGrid/>
                <w:color w:val="auto"/>
                <w:szCs w:val="26"/>
              </w:rPr>
              <w:t>chương</w:t>
            </w:r>
            <w:proofErr w:type="spellEnd"/>
            <w:r w:rsidR="00A44AE5">
              <w:rPr>
                <w:snapToGrid/>
                <w:color w:val="auto"/>
                <w:szCs w:val="26"/>
              </w:rPr>
              <w:t xml:space="preserve"> </w:t>
            </w:r>
            <w:proofErr w:type="spellStart"/>
            <w:r w:rsidR="00A44AE5">
              <w:rPr>
                <w:snapToGrid/>
                <w:color w:val="auto"/>
                <w:szCs w:val="26"/>
              </w:rPr>
              <w:t>trình</w:t>
            </w:r>
            <w:proofErr w:type="spellEnd"/>
            <w:r w:rsidR="00A44AE5">
              <w:rPr>
                <w:snapToGrid/>
                <w:color w:val="auto"/>
                <w:szCs w:val="26"/>
              </w:rPr>
              <w:t xml:space="preserve"> </w:t>
            </w:r>
            <w:proofErr w:type="spellStart"/>
            <w:r w:rsidR="00A44AE5">
              <w:rPr>
                <w:snapToGrid/>
                <w:color w:val="auto"/>
                <w:szCs w:val="26"/>
              </w:rPr>
              <w:t>kiểm</w:t>
            </w:r>
            <w:proofErr w:type="spellEnd"/>
            <w:r w:rsidR="00A44AE5">
              <w:rPr>
                <w:snapToGrid/>
                <w:color w:val="auto"/>
                <w:szCs w:val="26"/>
              </w:rPr>
              <w:t xml:space="preserve"> </w:t>
            </w:r>
            <w:proofErr w:type="spellStart"/>
            <w:r w:rsidR="00A44AE5">
              <w:rPr>
                <w:snapToGrid/>
                <w:color w:val="auto"/>
                <w:szCs w:val="26"/>
              </w:rPr>
              <w:t>toán</w:t>
            </w:r>
            <w:proofErr w:type="spellEnd"/>
          </w:p>
        </w:tc>
      </w:tr>
      <w:tr w:rsidR="00523054" w:rsidRPr="002F4F88" w14:paraId="2D75740B" w14:textId="77777777" w:rsidTr="0085602D">
        <w:tc>
          <w:tcPr>
            <w:tcW w:w="817" w:type="dxa"/>
            <w:shd w:val="clear" w:color="auto" w:fill="auto"/>
          </w:tcPr>
          <w:p w14:paraId="55B27289" w14:textId="77777777" w:rsidR="00523054" w:rsidRPr="002F4F88" w:rsidRDefault="00523054" w:rsidP="00707199">
            <w:pPr>
              <w:pStyle w:val="ListParagraph"/>
              <w:numPr>
                <w:ilvl w:val="0"/>
                <w:numId w:val="182"/>
              </w:numPr>
            </w:pPr>
          </w:p>
        </w:tc>
        <w:tc>
          <w:tcPr>
            <w:tcW w:w="1877" w:type="dxa"/>
            <w:shd w:val="clear" w:color="auto" w:fill="auto"/>
          </w:tcPr>
          <w:p w14:paraId="39E0E190" w14:textId="7C99CE4E" w:rsidR="00523054" w:rsidRDefault="00523054" w:rsidP="00523054">
            <w:pPr>
              <w:keepLines/>
              <w:widowControl w:val="0"/>
              <w:rPr>
                <w:szCs w:val="26"/>
              </w:rPr>
            </w:pPr>
            <w:proofErr w:type="spellStart"/>
            <w:r>
              <w:rPr>
                <w:szCs w:val="26"/>
              </w:rPr>
              <w:t>Xóa</w:t>
            </w:r>
            <w:proofErr w:type="spellEnd"/>
          </w:p>
        </w:tc>
        <w:tc>
          <w:tcPr>
            <w:tcW w:w="6912" w:type="dxa"/>
            <w:shd w:val="clear" w:color="auto" w:fill="auto"/>
          </w:tcPr>
          <w:p w14:paraId="30F56F2D" w14:textId="39CCBC11"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68841062" w14:textId="3609FB2A" w:rsidR="00523054" w:rsidRPr="00A0750D" w:rsidRDefault="00523054" w:rsidP="00A44AE5">
            <w:pPr>
              <w:pStyle w:val="NormalIndent"/>
              <w:keepNext w:val="0"/>
              <w:keepLines/>
              <w:widowControl w:val="0"/>
              <w:numPr>
                <w:ilvl w:val="0"/>
                <w:numId w:val="15"/>
              </w:numPr>
              <w:spacing w:before="0" w:after="0" w:line="312" w:lineRule="auto"/>
              <w:jc w:val="left"/>
              <w:rPr>
                <w:snapToGrid/>
                <w:color w:val="auto"/>
                <w:szCs w:val="26"/>
              </w:rPr>
            </w:pPr>
            <w:proofErr w:type="spellStart"/>
            <w:r w:rsidRPr="00742CD3">
              <w:rPr>
                <w:snapToGrid/>
                <w:color w:val="auto"/>
                <w:szCs w:val="26"/>
              </w:rPr>
              <w:t>Không</w:t>
            </w:r>
            <w:proofErr w:type="spellEnd"/>
            <w:r w:rsidRPr="00742CD3">
              <w:rPr>
                <w:snapToGrid/>
                <w:color w:val="auto"/>
                <w:szCs w:val="26"/>
              </w:rPr>
              <w:t xml:space="preserve"> </w:t>
            </w:r>
            <w:proofErr w:type="spellStart"/>
            <w:r w:rsidRPr="00742CD3">
              <w:rPr>
                <w:snapToGrid/>
                <w:color w:val="auto"/>
                <w:szCs w:val="26"/>
              </w:rPr>
              <w:t>cho</w:t>
            </w:r>
            <w:proofErr w:type="spellEnd"/>
            <w:r w:rsidRPr="00742CD3">
              <w:rPr>
                <w:snapToGrid/>
                <w:color w:val="auto"/>
                <w:szCs w:val="26"/>
              </w:rPr>
              <w:t xml:space="preserve"> </w:t>
            </w:r>
            <w:proofErr w:type="spellStart"/>
            <w:r w:rsidRPr="00742CD3">
              <w:rPr>
                <w:snapToGrid/>
                <w:color w:val="auto"/>
                <w:szCs w:val="26"/>
              </w:rPr>
              <w:t>phép</w:t>
            </w:r>
            <w:proofErr w:type="spellEnd"/>
            <w:r w:rsidRPr="00742CD3">
              <w:rPr>
                <w:snapToGrid/>
                <w:color w:val="auto"/>
                <w:szCs w:val="26"/>
              </w:rPr>
              <w:t xml:space="preserve"> </w:t>
            </w:r>
            <w:proofErr w:type="spellStart"/>
            <w:r w:rsidR="00A44AE5" w:rsidRPr="00742CD3">
              <w:rPr>
                <w:snapToGrid/>
                <w:color w:val="auto"/>
                <w:szCs w:val="26"/>
              </w:rPr>
              <w:t>xoá</w:t>
            </w:r>
            <w:proofErr w:type="spellEnd"/>
            <w:r w:rsidR="00A44AE5" w:rsidRPr="00742CD3">
              <w:rPr>
                <w:snapToGrid/>
                <w:color w:val="auto"/>
                <w:szCs w:val="26"/>
              </w:rPr>
              <w:t xml:space="preserve"> </w:t>
            </w:r>
            <w:proofErr w:type="spellStart"/>
            <w:r w:rsidR="00A44AE5" w:rsidRPr="00742CD3">
              <w:rPr>
                <w:snapToGrid/>
                <w:color w:val="auto"/>
                <w:szCs w:val="26"/>
              </w:rPr>
              <w:t>thủ</w:t>
            </w:r>
            <w:proofErr w:type="spellEnd"/>
            <w:r w:rsidR="00A44AE5" w:rsidRPr="00742CD3">
              <w:rPr>
                <w:snapToGrid/>
                <w:color w:val="auto"/>
                <w:szCs w:val="26"/>
              </w:rPr>
              <w:t xml:space="preserve"> </w:t>
            </w:r>
            <w:proofErr w:type="spellStart"/>
            <w:r w:rsidR="00A44AE5" w:rsidRPr="00742CD3">
              <w:rPr>
                <w:snapToGrid/>
                <w:color w:val="auto"/>
                <w:szCs w:val="26"/>
              </w:rPr>
              <w:t>tục</w:t>
            </w:r>
            <w:proofErr w:type="spellEnd"/>
            <w:r w:rsidRPr="00742CD3">
              <w:rPr>
                <w:snapToGrid/>
                <w:color w:val="auto"/>
                <w:szCs w:val="26"/>
              </w:rPr>
              <w:t xml:space="preserve"> </w:t>
            </w:r>
            <w:proofErr w:type="spellStart"/>
            <w:r w:rsidRPr="00742CD3">
              <w:rPr>
                <w:snapToGrid/>
                <w:color w:val="auto"/>
                <w:szCs w:val="26"/>
              </w:rPr>
              <w:t>đã</w:t>
            </w:r>
            <w:proofErr w:type="spellEnd"/>
            <w:r w:rsidRPr="00742CD3">
              <w:rPr>
                <w:snapToGrid/>
                <w:color w:val="auto"/>
                <w:szCs w:val="26"/>
              </w:rPr>
              <w:t xml:space="preserve"> </w:t>
            </w:r>
            <w:proofErr w:type="spellStart"/>
            <w:r w:rsidRPr="00742CD3">
              <w:rPr>
                <w:snapToGrid/>
                <w:color w:val="auto"/>
                <w:szCs w:val="26"/>
              </w:rPr>
              <w:t>được</w:t>
            </w:r>
            <w:proofErr w:type="spellEnd"/>
            <w:r w:rsidRPr="00742CD3">
              <w:rPr>
                <w:snapToGrid/>
                <w:color w:val="auto"/>
                <w:szCs w:val="26"/>
              </w:rPr>
              <w:t xml:space="preserve"> </w:t>
            </w:r>
            <w:proofErr w:type="spellStart"/>
            <w:r w:rsidRPr="00742CD3">
              <w:rPr>
                <w:snapToGrid/>
                <w:color w:val="auto"/>
                <w:szCs w:val="26"/>
              </w:rPr>
              <w:t>sử</w:t>
            </w:r>
            <w:proofErr w:type="spellEnd"/>
            <w:r w:rsidRPr="00742CD3">
              <w:rPr>
                <w:snapToGrid/>
                <w:color w:val="auto"/>
                <w:szCs w:val="26"/>
              </w:rPr>
              <w:t xml:space="preserve"> </w:t>
            </w:r>
            <w:proofErr w:type="spellStart"/>
            <w:r w:rsidRPr="00742CD3">
              <w:rPr>
                <w:snapToGrid/>
                <w:color w:val="auto"/>
                <w:szCs w:val="26"/>
              </w:rPr>
              <w:t>dụng</w:t>
            </w:r>
            <w:proofErr w:type="spellEnd"/>
            <w:r w:rsidRPr="00742CD3">
              <w:rPr>
                <w:snapToGrid/>
                <w:color w:val="auto"/>
                <w:szCs w:val="26"/>
              </w:rPr>
              <w:t xml:space="preserve"> ở </w:t>
            </w:r>
            <w:proofErr w:type="spellStart"/>
            <w:r w:rsidR="00A44AE5" w:rsidRPr="00742CD3">
              <w:rPr>
                <w:snapToGrid/>
                <w:color w:val="auto"/>
                <w:szCs w:val="26"/>
              </w:rPr>
              <w:t>chương</w:t>
            </w:r>
            <w:proofErr w:type="spellEnd"/>
            <w:r w:rsidR="00A44AE5" w:rsidRPr="00742CD3">
              <w:rPr>
                <w:snapToGrid/>
                <w:color w:val="auto"/>
                <w:szCs w:val="26"/>
              </w:rPr>
              <w:t xml:space="preserve"> </w:t>
            </w:r>
            <w:proofErr w:type="spellStart"/>
            <w:r w:rsidR="00A44AE5" w:rsidRPr="00742CD3">
              <w:rPr>
                <w:snapToGrid/>
                <w:color w:val="auto"/>
                <w:szCs w:val="26"/>
              </w:rPr>
              <w:t>trình</w:t>
            </w:r>
            <w:proofErr w:type="spellEnd"/>
            <w:r w:rsidR="00A44AE5" w:rsidRPr="00742CD3">
              <w:rPr>
                <w:snapToGrid/>
                <w:color w:val="auto"/>
                <w:szCs w:val="26"/>
              </w:rPr>
              <w:t xml:space="preserve"> </w:t>
            </w:r>
            <w:proofErr w:type="spellStart"/>
            <w:r w:rsidR="00A44AE5" w:rsidRPr="00742CD3">
              <w:rPr>
                <w:snapToGrid/>
                <w:color w:val="auto"/>
                <w:szCs w:val="26"/>
              </w:rPr>
              <w:t>kiểm</w:t>
            </w:r>
            <w:proofErr w:type="spellEnd"/>
            <w:r w:rsidR="00A44AE5" w:rsidRPr="00742CD3">
              <w:rPr>
                <w:snapToGrid/>
                <w:color w:val="auto"/>
                <w:szCs w:val="26"/>
              </w:rPr>
              <w:t xml:space="preserve"> </w:t>
            </w:r>
            <w:proofErr w:type="spellStart"/>
            <w:r w:rsidR="00A44AE5" w:rsidRPr="00742CD3">
              <w:rPr>
                <w:snapToGrid/>
                <w:color w:val="auto"/>
                <w:szCs w:val="26"/>
              </w:rPr>
              <w:t>toán</w:t>
            </w:r>
            <w:proofErr w:type="spellEnd"/>
          </w:p>
        </w:tc>
      </w:tr>
      <w:tr w:rsidR="00523054" w:rsidRPr="00ED36BD" w14:paraId="1F03BE21" w14:textId="77777777" w:rsidTr="0085602D">
        <w:tc>
          <w:tcPr>
            <w:tcW w:w="817" w:type="dxa"/>
            <w:shd w:val="clear" w:color="auto" w:fill="auto"/>
          </w:tcPr>
          <w:p w14:paraId="0DF187D1" w14:textId="77777777" w:rsidR="00523054" w:rsidRPr="002F4F88" w:rsidRDefault="00523054" w:rsidP="00707199">
            <w:pPr>
              <w:pStyle w:val="ListParagraph"/>
              <w:numPr>
                <w:ilvl w:val="0"/>
                <w:numId w:val="182"/>
              </w:numPr>
            </w:pPr>
          </w:p>
        </w:tc>
        <w:tc>
          <w:tcPr>
            <w:tcW w:w="1877" w:type="dxa"/>
            <w:shd w:val="clear" w:color="auto" w:fill="auto"/>
          </w:tcPr>
          <w:p w14:paraId="05F40AC9" w14:textId="359D7634" w:rsidR="00523054" w:rsidRDefault="00BC2364" w:rsidP="0052305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39250D16" w14:textId="00E86F72"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sidR="004D02FD">
              <w:rPr>
                <w:snapToGrid/>
                <w:color w:val="auto"/>
                <w:szCs w:val="26"/>
              </w:rPr>
              <w:t>toán</w:t>
            </w:r>
            <w:proofErr w:type="spellEnd"/>
            <w:r w:rsidR="004D02FD">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D73CBA6" w14:textId="57D160DC" w:rsidR="00523054" w:rsidRDefault="00D3165D" w:rsidP="00707199">
            <w:pPr>
              <w:pStyle w:val="NormalIndent"/>
              <w:keepNext w:val="0"/>
              <w:keepLines/>
              <w:widowControl w:val="0"/>
              <w:numPr>
                <w:ilvl w:val="0"/>
                <w:numId w:val="184"/>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p>
          <w:p w14:paraId="1CC8C426" w14:textId="77777777"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thủ</w:t>
            </w:r>
            <w:proofErr w:type="spellEnd"/>
            <w:r>
              <w:rPr>
                <w:snapToGrid/>
                <w:color w:val="auto"/>
                <w:szCs w:val="26"/>
              </w:rPr>
              <w:t xml:space="preserve"> </w:t>
            </w:r>
            <w:proofErr w:type="spellStart"/>
            <w:r>
              <w:rPr>
                <w:snapToGrid/>
                <w:color w:val="auto"/>
                <w:szCs w:val="26"/>
              </w:rPr>
              <w:t>tục</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5D19B381" w14:textId="2862B809"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D3165D">
              <w:rPr>
                <w:snapToGrid/>
                <w:color w:val="auto"/>
                <w:szCs w:val="26"/>
              </w:rPr>
              <w:t>thủ</w:t>
            </w:r>
            <w:proofErr w:type="spellEnd"/>
            <w:r w:rsidR="00D3165D">
              <w:rPr>
                <w:snapToGrid/>
                <w:color w:val="auto"/>
                <w:szCs w:val="26"/>
              </w:rPr>
              <w:t xml:space="preserve"> </w:t>
            </w:r>
            <w:proofErr w:type="spellStart"/>
            <w:r w:rsidR="00D3165D">
              <w:rPr>
                <w:snapToGrid/>
                <w:color w:val="auto"/>
                <w:szCs w:val="26"/>
              </w:rPr>
              <w:t>tục</w:t>
            </w:r>
            <w:proofErr w:type="spellEnd"/>
            <w:r w:rsidR="00D3165D">
              <w:rPr>
                <w:snapToGrid/>
                <w:color w:val="auto"/>
                <w:szCs w:val="26"/>
                <w:lang w:val="vi-VN"/>
              </w:rPr>
              <w:t xml:space="preserve"> cho phép</w:t>
            </w:r>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530B187E" w14:textId="77777777" w:rsidR="00C36859" w:rsidRPr="00474D4E"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lang w:val="vi-VN"/>
              </w:rPr>
              <w:t xml:space="preserve"> liên quan</w:t>
            </w:r>
          </w:p>
          <w:p w14:paraId="6BB7721D"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77A1B94B"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124E6EB5"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65F9BDFD" w14:textId="23D9564C"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sidR="00CE60C5">
              <w:rPr>
                <w:snapToGrid/>
                <w:color w:val="auto"/>
                <w:szCs w:val="26"/>
              </w:rPr>
              <w:t>thủ</w:t>
            </w:r>
            <w:proofErr w:type="spellEnd"/>
            <w:r w:rsidR="00CE60C5">
              <w:rPr>
                <w:snapToGrid/>
                <w:color w:val="auto"/>
                <w:szCs w:val="26"/>
              </w:rPr>
              <w:t xml:space="preserve"> </w:t>
            </w:r>
            <w:proofErr w:type="spellStart"/>
            <w:r w:rsidR="00CE60C5">
              <w:rPr>
                <w:snapToGrid/>
                <w:color w:val="auto"/>
                <w:szCs w:val="26"/>
              </w:rPr>
              <w:t>tục</w:t>
            </w:r>
            <w:proofErr w:type="spellEnd"/>
          </w:p>
          <w:p w14:paraId="38FA8181" w14:textId="60156C5C"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sidR="00CE60C5">
              <w:rPr>
                <w:snapToGrid/>
                <w:color w:val="auto"/>
                <w:szCs w:val="26"/>
              </w:rPr>
              <w:t>thủ</w:t>
            </w:r>
            <w:proofErr w:type="spellEnd"/>
            <w:r w:rsidR="00CE60C5">
              <w:rPr>
                <w:snapToGrid/>
                <w:color w:val="auto"/>
                <w:szCs w:val="26"/>
              </w:rPr>
              <w:t xml:space="preserve"> </w:t>
            </w:r>
            <w:proofErr w:type="spellStart"/>
            <w:r w:rsidR="00CE60C5">
              <w:rPr>
                <w:snapToGrid/>
                <w:color w:val="auto"/>
                <w:szCs w:val="26"/>
              </w:rPr>
              <w:t>tục</w:t>
            </w:r>
            <w:proofErr w:type="spellEnd"/>
          </w:p>
          <w:p w14:paraId="7D470F98" w14:textId="77777777" w:rsidR="00C36859" w:rsidRPr="00460E82" w:rsidRDefault="00C36859" w:rsidP="00C3685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màn</w:t>
            </w:r>
            <w:proofErr w:type="spellEnd"/>
            <w:r>
              <w:rPr>
                <w:snapToGrid/>
                <w:color w:val="auto"/>
                <w:szCs w:val="26"/>
                <w:lang w:val="vi-VN"/>
              </w:rPr>
              <w:t xml:space="preserve"> </w:t>
            </w:r>
            <w:proofErr w:type="spellStart"/>
            <w:r>
              <w:rPr>
                <w:snapToGrid/>
                <w:color w:val="auto"/>
                <w:szCs w:val="26"/>
              </w:rPr>
              <w:t>hình</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2A2E4357" w14:textId="77777777" w:rsidR="00C36859" w:rsidRDefault="00C36859" w:rsidP="00C36859">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 xml:space="preserve">: </w:t>
            </w:r>
          </w:p>
          <w:p w14:paraId="0FF4022A" w14:textId="77558ACB" w:rsidR="00ED36BD" w:rsidRPr="00ED36BD" w:rsidRDefault="00C4294D" w:rsidP="00ED36BD">
            <w:pPr>
              <w:pStyle w:val="NormalIndent"/>
              <w:keepNext w:val="0"/>
              <w:keepLines/>
              <w:widowControl w:val="0"/>
              <w:numPr>
                <w:ilvl w:val="0"/>
                <w:numId w:val="0"/>
              </w:numPr>
              <w:spacing w:before="0" w:after="0" w:line="312" w:lineRule="auto"/>
              <w:jc w:val="left"/>
              <w:rPr>
                <w:snapToGrid/>
                <w:color w:val="auto"/>
                <w:szCs w:val="26"/>
                <w:lang w:val="vi-VN"/>
              </w:rPr>
            </w:pPr>
            <w:hyperlink r:id="rId45" w:anchor="id=b7wn0s&amp;p=ds_thu_tuc&amp;c=1" w:history="1">
              <w:r w:rsidR="005C4E43" w:rsidRPr="00ED36BD">
                <w:rPr>
                  <w:rStyle w:val="Hyperlink"/>
                  <w:snapToGrid/>
                  <w:szCs w:val="26"/>
                  <w:lang w:val="vi-VN"/>
                </w:rPr>
                <w:t>https://f2z0rj.axshare.com/#id=b7wn0s&amp;p=ds_thu_tuc&amp;c=1</w:t>
              </w:r>
            </w:hyperlink>
          </w:p>
        </w:tc>
      </w:tr>
    </w:tbl>
    <w:p w14:paraId="0696137A" w14:textId="77777777" w:rsidR="004439CF" w:rsidRPr="00802E10" w:rsidRDefault="004439CF" w:rsidP="004439CF">
      <w:pPr>
        <w:rPr>
          <w:b/>
          <w:szCs w:val="26"/>
          <w:lang w:val="vi-VN"/>
        </w:rPr>
      </w:pPr>
      <w:r w:rsidRPr="00802E10">
        <w:rPr>
          <w:b/>
          <w:szCs w:val="26"/>
          <w:lang w:val="vi-VN"/>
        </w:rPr>
        <w:t>Yêu cầu đặc biệt/Điều kiện ràng buộc: N/A</w:t>
      </w:r>
    </w:p>
    <w:p w14:paraId="1A33C4CE" w14:textId="6AADBEAB" w:rsidR="00CD2D30" w:rsidRPr="002717CA" w:rsidRDefault="004D7605" w:rsidP="00215B9F">
      <w:pPr>
        <w:pStyle w:val="tvHeading11"/>
      </w:pPr>
      <w:bookmarkStart w:id="123" w:name="_Toc87368238"/>
      <w:r w:rsidRPr="002717CA">
        <w:rPr>
          <w:lang w:val="vi-VN"/>
        </w:rPr>
        <w:t>Chương trình kiểm toán</w:t>
      </w:r>
      <w:bookmarkEnd w:id="123"/>
    </w:p>
    <w:p w14:paraId="0B26E429" w14:textId="38D63F0D" w:rsidR="00587BCC" w:rsidRPr="00A36187" w:rsidRDefault="00587BCC" w:rsidP="00587BCC">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sidR="00806EA8">
        <w:rPr>
          <w:bCs/>
          <w:szCs w:val="26"/>
        </w:rPr>
        <w:t>quản</w:t>
      </w:r>
      <w:proofErr w:type="spellEnd"/>
      <w:r w:rsidR="00806EA8">
        <w:rPr>
          <w:bCs/>
          <w:szCs w:val="26"/>
        </w:rPr>
        <w:t xml:space="preserve"> </w:t>
      </w:r>
      <w:proofErr w:type="spellStart"/>
      <w:r w:rsidR="00806EA8">
        <w:rPr>
          <w:bCs/>
          <w:szCs w:val="26"/>
        </w:rPr>
        <w:t>lý</w:t>
      </w:r>
      <w:proofErr w:type="spellEnd"/>
      <w:r w:rsidR="00806EA8">
        <w:rPr>
          <w:bCs/>
          <w:szCs w:val="26"/>
        </w:rPr>
        <w:t xml:space="preserve"> </w:t>
      </w:r>
      <w:proofErr w:type="spellStart"/>
      <w:r w:rsidR="00806EA8">
        <w:rPr>
          <w:bCs/>
          <w:szCs w:val="26"/>
        </w:rPr>
        <w:t>chương</w:t>
      </w:r>
      <w:proofErr w:type="spellEnd"/>
      <w:r w:rsidR="00806EA8">
        <w:rPr>
          <w:bCs/>
          <w:szCs w:val="26"/>
        </w:rPr>
        <w:t xml:space="preserve"> </w:t>
      </w:r>
      <w:proofErr w:type="spellStart"/>
      <w:r w:rsidR="00806EA8">
        <w:rPr>
          <w:bCs/>
          <w:szCs w:val="26"/>
        </w:rPr>
        <w:t>trình</w:t>
      </w:r>
      <w:proofErr w:type="spellEnd"/>
      <w:r w:rsidR="00806EA8">
        <w:rPr>
          <w:bCs/>
          <w:szCs w:val="26"/>
        </w:rPr>
        <w:t xml:space="preserve"> </w:t>
      </w:r>
      <w:proofErr w:type="spellStart"/>
      <w:r w:rsidR="00806EA8">
        <w:rPr>
          <w:bCs/>
          <w:szCs w:val="26"/>
        </w:rPr>
        <w:t>kiểm</w:t>
      </w:r>
      <w:proofErr w:type="spellEnd"/>
      <w:r w:rsidR="00806EA8">
        <w:rPr>
          <w:bCs/>
          <w:szCs w:val="26"/>
        </w:rPr>
        <w:t xml:space="preserve"> </w:t>
      </w:r>
      <w:proofErr w:type="spellStart"/>
      <w:r w:rsidR="00806EA8">
        <w:rPr>
          <w:bCs/>
          <w:szCs w:val="26"/>
        </w:rPr>
        <w:t>toán</w:t>
      </w:r>
      <w:proofErr w:type="spellEnd"/>
      <w:r w:rsidR="00806EA8">
        <w:rPr>
          <w:bCs/>
          <w:szCs w:val="26"/>
        </w:rPr>
        <w:t xml:space="preserve"> </w:t>
      </w:r>
      <w:proofErr w:type="spellStart"/>
      <w:r w:rsidR="00806EA8">
        <w:rPr>
          <w:bCs/>
          <w:szCs w:val="26"/>
        </w:rPr>
        <w:t>cho</w:t>
      </w:r>
      <w:proofErr w:type="spellEnd"/>
      <w:r w:rsidR="00806EA8">
        <w:rPr>
          <w:bCs/>
          <w:szCs w:val="26"/>
        </w:rPr>
        <w:t xml:space="preserve"> </w:t>
      </w:r>
      <w:proofErr w:type="spellStart"/>
      <w:r w:rsidR="00806EA8">
        <w:rPr>
          <w:bCs/>
          <w:szCs w:val="26"/>
        </w:rPr>
        <w:t>các</w:t>
      </w:r>
      <w:proofErr w:type="spellEnd"/>
      <w:r w:rsidR="00806EA8">
        <w:rPr>
          <w:bCs/>
          <w:szCs w:val="26"/>
        </w:rPr>
        <w:t xml:space="preserve"> </w:t>
      </w:r>
      <w:proofErr w:type="spellStart"/>
      <w:r w:rsidR="00806EA8">
        <w:rPr>
          <w:bCs/>
          <w:szCs w:val="26"/>
        </w:rPr>
        <w:t>cuộc</w:t>
      </w:r>
      <w:proofErr w:type="spellEnd"/>
      <w:r w:rsidR="00806EA8">
        <w:rPr>
          <w:bCs/>
          <w:szCs w:val="26"/>
        </w:rPr>
        <w:t xml:space="preserve"> </w:t>
      </w:r>
      <w:proofErr w:type="spellStart"/>
      <w:r w:rsidR="00806EA8">
        <w:rPr>
          <w:bCs/>
          <w:szCs w:val="26"/>
        </w:rPr>
        <w:t>kiểm</w:t>
      </w:r>
      <w:proofErr w:type="spellEnd"/>
      <w:r w:rsidR="00806EA8">
        <w:rPr>
          <w:bCs/>
          <w:szCs w:val="26"/>
        </w:rPr>
        <w:t xml:space="preserve"> </w:t>
      </w:r>
      <w:proofErr w:type="spellStart"/>
      <w:r w:rsidR="00806EA8">
        <w:rPr>
          <w:bCs/>
          <w:szCs w:val="26"/>
        </w:rPr>
        <w:t>toán</w:t>
      </w:r>
      <w:proofErr w:type="spellEnd"/>
      <w:r w:rsidR="00806EA8">
        <w:rPr>
          <w:bCs/>
          <w:szCs w:val="26"/>
          <w:lang w:val="vi-VN"/>
        </w:rPr>
        <w:t xml:space="preserve">, chương trình kiểm toán bao gồm danh sách các rủi ro, kiểm soát liên quan và các thủ tục kiểm toán </w:t>
      </w:r>
      <w:r w:rsidR="00895E97">
        <w:rPr>
          <w:bCs/>
          <w:szCs w:val="26"/>
          <w:lang w:val="vi-VN"/>
        </w:rPr>
        <w:t xml:space="preserve">các hoạt động kiểm soát này. Chương trình kiểm toán cho các quy trình được xây dựng </w:t>
      </w:r>
      <w:r w:rsidR="00651E1B">
        <w:rPr>
          <w:bCs/>
          <w:szCs w:val="26"/>
          <w:lang w:val="vi-VN"/>
        </w:rPr>
        <w:t xml:space="preserve">dựa trên </w:t>
      </w:r>
      <w:r w:rsidR="00895E97">
        <w:rPr>
          <w:bCs/>
          <w:szCs w:val="26"/>
          <w:lang w:val="vi-VN"/>
        </w:rPr>
        <w:t xml:space="preserve">kết quả </w:t>
      </w:r>
      <w:r w:rsidR="00F41DC1" w:rsidRPr="00651E1B">
        <w:rPr>
          <w:bCs/>
          <w:szCs w:val="26"/>
          <w:lang w:val="vi-VN"/>
        </w:rPr>
        <w:t xml:space="preserve">đánh giá các rủi ro </w:t>
      </w:r>
      <w:r w:rsidR="000602AC" w:rsidRPr="00651E1B">
        <w:rPr>
          <w:bCs/>
          <w:szCs w:val="26"/>
          <w:lang w:val="vi-VN"/>
        </w:rPr>
        <w:t>chi tiết của từng quy trình</w:t>
      </w:r>
      <w:r w:rsidR="00C4037B">
        <w:rPr>
          <w:bCs/>
          <w:szCs w:val="26"/>
          <w:lang w:val="vi-VN"/>
        </w:rPr>
        <w:t>.</w:t>
      </w:r>
    </w:p>
    <w:p w14:paraId="6E0BA8D9" w14:textId="3A17887E" w:rsidR="00587BCC" w:rsidRPr="00C73133" w:rsidRDefault="00587BCC" w:rsidP="00587BCC">
      <w:pPr>
        <w:rPr>
          <w:lang w:val="vi-VN"/>
        </w:rPr>
      </w:pPr>
      <w:r w:rsidRPr="00802E10">
        <w:rPr>
          <w:b/>
          <w:bCs/>
          <w:szCs w:val="26"/>
          <w:lang w:val="vi-VN"/>
        </w:rPr>
        <w:t>Vai trò thực hiện:</w:t>
      </w:r>
      <w:r w:rsidRPr="00802E10">
        <w:rPr>
          <w:szCs w:val="26"/>
          <w:lang w:val="vi-VN"/>
        </w:rPr>
        <w:t xml:space="preserve"> Trưởng </w:t>
      </w:r>
      <w:r w:rsidR="00F41DC1">
        <w:rPr>
          <w:szCs w:val="26"/>
          <w:lang w:val="vi-VN"/>
        </w:rPr>
        <w:t xml:space="preserve">nhóm KT, </w:t>
      </w:r>
      <w:r>
        <w:rPr>
          <w:szCs w:val="26"/>
          <w:lang w:val="vi-VN"/>
        </w:rPr>
        <w:t>KTV</w:t>
      </w:r>
    </w:p>
    <w:p w14:paraId="50597043" w14:textId="77777777" w:rsidR="00587BCC" w:rsidRDefault="00587BCC" w:rsidP="00587BCC">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87BCC" w:rsidRPr="002F4F88" w14:paraId="50D8548E" w14:textId="77777777" w:rsidTr="00641FBA">
        <w:trPr>
          <w:trHeight w:val="449"/>
        </w:trPr>
        <w:tc>
          <w:tcPr>
            <w:tcW w:w="817" w:type="dxa"/>
            <w:shd w:val="clear" w:color="auto" w:fill="auto"/>
          </w:tcPr>
          <w:p w14:paraId="123495AE" w14:textId="77777777" w:rsidR="00587BCC" w:rsidRPr="002F4F88" w:rsidRDefault="00587BCC" w:rsidP="00641FBA">
            <w:pPr>
              <w:keepLines/>
              <w:widowControl w:val="0"/>
              <w:jc w:val="both"/>
              <w:rPr>
                <w:b/>
                <w:bCs/>
                <w:szCs w:val="26"/>
              </w:rPr>
            </w:pPr>
            <w:r w:rsidRPr="002F4F88">
              <w:rPr>
                <w:b/>
                <w:bCs/>
                <w:szCs w:val="26"/>
              </w:rPr>
              <w:t>STT</w:t>
            </w:r>
          </w:p>
        </w:tc>
        <w:tc>
          <w:tcPr>
            <w:tcW w:w="1877" w:type="dxa"/>
            <w:shd w:val="clear" w:color="auto" w:fill="auto"/>
          </w:tcPr>
          <w:p w14:paraId="065EF7CD" w14:textId="77777777" w:rsidR="00587BCC" w:rsidRPr="002F4F88" w:rsidRDefault="00587BCC" w:rsidP="00641FBA">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45520CF" w14:textId="77777777" w:rsidR="00587BCC" w:rsidRPr="002F4F88" w:rsidRDefault="00587BCC" w:rsidP="00641FBA">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755D38" w:rsidRPr="008579C4" w14:paraId="781576A8" w14:textId="77777777" w:rsidTr="00641FBA">
        <w:tc>
          <w:tcPr>
            <w:tcW w:w="817" w:type="dxa"/>
            <w:shd w:val="clear" w:color="auto" w:fill="auto"/>
          </w:tcPr>
          <w:p w14:paraId="16309DA3" w14:textId="77777777" w:rsidR="00755D38" w:rsidRPr="002F4F88" w:rsidRDefault="00755D38" w:rsidP="006C4854">
            <w:pPr>
              <w:pStyle w:val="ListParagraph"/>
              <w:numPr>
                <w:ilvl w:val="0"/>
                <w:numId w:val="199"/>
              </w:numPr>
            </w:pPr>
          </w:p>
        </w:tc>
        <w:tc>
          <w:tcPr>
            <w:tcW w:w="1877" w:type="dxa"/>
            <w:shd w:val="clear" w:color="auto" w:fill="auto"/>
          </w:tcPr>
          <w:p w14:paraId="621C25B8" w14:textId="080E423F" w:rsidR="00755D38" w:rsidRPr="00BA78D7" w:rsidRDefault="00755D38" w:rsidP="00755D38">
            <w:pPr>
              <w:keepLines/>
              <w:widowControl w:val="0"/>
              <w:rPr>
                <w:szCs w:val="26"/>
                <w:lang w:val="vi-VN"/>
              </w:rPr>
            </w:pPr>
            <w:r>
              <w:rPr>
                <w:szCs w:val="26"/>
                <w:lang w:val="vi-VN"/>
              </w:rPr>
              <w:t>Danh sách chương trình kiểm toán</w:t>
            </w:r>
          </w:p>
        </w:tc>
        <w:tc>
          <w:tcPr>
            <w:tcW w:w="6912" w:type="dxa"/>
            <w:shd w:val="clear" w:color="auto" w:fill="auto"/>
          </w:tcPr>
          <w:p w14:paraId="5DD9C79E" w14:textId="77777777" w:rsidR="00755D38"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Trong phạm vi cuộc kiểm toán, 1 quy trình được KT liên quan đến 1 đơn vị cụ thể sẽ có 1 chương trình kiểm toán tương ứng</w:t>
            </w:r>
          </w:p>
          <w:p w14:paraId="06CBEA38" w14:textId="1364063F" w:rsidR="00755D38" w:rsidRPr="00E421A9"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lastRenderedPageBreak/>
              <w:t>Khi cuộc KT chuyển trạng thái “</w:t>
            </w:r>
            <w:r w:rsidRPr="00DE57BB">
              <w:rPr>
                <w:i/>
                <w:iCs/>
                <w:snapToGrid/>
                <w:color w:val="000000" w:themeColor="text1"/>
                <w:szCs w:val="26"/>
                <w:lang w:val="vi-VN"/>
              </w:rPr>
              <w:t>Đã duyệt</w:t>
            </w:r>
            <w:r>
              <w:rPr>
                <w:snapToGrid/>
                <w:color w:val="000000" w:themeColor="text1"/>
                <w:szCs w:val="26"/>
                <w:lang w:val="vi-VN"/>
              </w:rPr>
              <w:t>”, hệ thống căn cứ phạm vi KT</w:t>
            </w:r>
            <w:r w:rsidR="00C4037B">
              <w:rPr>
                <w:snapToGrid/>
                <w:color w:val="000000" w:themeColor="text1"/>
                <w:szCs w:val="26"/>
                <w:lang w:val="vi-VN"/>
              </w:rPr>
              <w:t xml:space="preserve"> của cuộc KT</w:t>
            </w:r>
            <w:r>
              <w:rPr>
                <w:snapToGrid/>
                <w:color w:val="000000" w:themeColor="text1"/>
                <w:szCs w:val="26"/>
                <w:lang w:val="vi-VN"/>
              </w:rPr>
              <w:t xml:space="preserve"> để tạo ra các chương trình kiểm toán</w:t>
            </w:r>
            <w:r w:rsidR="00C4037B">
              <w:rPr>
                <w:snapToGrid/>
                <w:color w:val="000000" w:themeColor="text1"/>
                <w:szCs w:val="26"/>
                <w:lang w:val="vi-VN"/>
              </w:rPr>
              <w:t>. CTKT tạo ra mặc định có trạng thái duyệt là “</w:t>
            </w:r>
            <w:r w:rsidR="00C4037B" w:rsidRPr="00C4037B">
              <w:rPr>
                <w:i/>
                <w:iCs/>
                <w:snapToGrid/>
                <w:color w:val="000000" w:themeColor="text1"/>
                <w:szCs w:val="26"/>
                <w:lang w:val="vi-VN"/>
              </w:rPr>
              <w:t>Bản nháp</w:t>
            </w:r>
            <w:r w:rsidR="00C4037B">
              <w:rPr>
                <w:snapToGrid/>
                <w:color w:val="000000" w:themeColor="text1"/>
                <w:szCs w:val="26"/>
                <w:lang w:val="vi-VN"/>
              </w:rPr>
              <w:t>”</w:t>
            </w:r>
          </w:p>
          <w:p w14:paraId="57E51672" w14:textId="77777777" w:rsidR="00755D38" w:rsidRPr="00143EC3"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auto"/>
                <w:szCs w:val="26"/>
                <w:lang w:val="vi-VN"/>
              </w:rPr>
              <w:t>Danh sách chương trình kiểm toán hiển thị các thông tin:</w:t>
            </w:r>
          </w:p>
          <w:p w14:paraId="0A9B04C9"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STT</w:t>
            </w:r>
          </w:p>
          <w:p w14:paraId="78133FA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Năm</w:t>
            </w:r>
          </w:p>
          <w:p w14:paraId="157EB395"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Tên cuộc kiểm toán</w:t>
            </w:r>
          </w:p>
          <w:p w14:paraId="38BC059D"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Quy trình được KT</w:t>
            </w:r>
          </w:p>
          <w:p w14:paraId="20303180"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Đơn vị được KT</w:t>
            </w:r>
          </w:p>
          <w:p w14:paraId="73E7D0B1"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Hoạt động liên quan</w:t>
            </w:r>
          </w:p>
          <w:p w14:paraId="1F3E044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Trạng thái duyệt</w:t>
            </w:r>
          </w:p>
          <w:p w14:paraId="2937A3F7" w14:textId="77777777" w:rsidR="00755D38" w:rsidRPr="007B4E6A" w:rsidRDefault="00755D38" w:rsidP="00755D38">
            <w:pPr>
              <w:pStyle w:val="NormalIndent"/>
              <w:keepNext w:val="0"/>
              <w:keepLines/>
              <w:widowControl w:val="0"/>
              <w:numPr>
                <w:ilvl w:val="0"/>
                <w:numId w:val="15"/>
              </w:numPr>
              <w:spacing w:before="0" w:after="0" w:line="312" w:lineRule="auto"/>
              <w:jc w:val="left"/>
              <w:rPr>
                <w:snapToGrid/>
                <w:color w:val="auto"/>
                <w:szCs w:val="26"/>
                <w:lang w:val="vi-VN"/>
              </w:rPr>
            </w:pPr>
            <w:r w:rsidRPr="007B4E6A">
              <w:rPr>
                <w:snapToGrid/>
                <w:color w:val="auto"/>
                <w:szCs w:val="26"/>
                <w:lang w:val="vi-VN"/>
              </w:rPr>
              <w:t>Danh sách được sắp xếp theo ngày tạo: ngày mới nhất lên đầu.</w:t>
            </w:r>
          </w:p>
          <w:p w14:paraId="5699F1BA" w14:textId="77777777" w:rsidR="00755D38" w:rsidRDefault="00755D38" w:rsidP="00755D3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Tìm kiếm trên danh sách theo các tiêu chí:</w:t>
            </w:r>
          </w:p>
          <w:p w14:paraId="6ADB52D8"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Năm</w:t>
            </w:r>
          </w:p>
          <w:p w14:paraId="7B062658"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Tên cuộc kiểm toán</w:t>
            </w:r>
          </w:p>
          <w:p w14:paraId="35FA042B"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Quy trình được KT</w:t>
            </w:r>
          </w:p>
          <w:p w14:paraId="537EA562"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Đơn vị được KT</w:t>
            </w:r>
          </w:p>
          <w:p w14:paraId="3C9B908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Hoạt động liên quan</w:t>
            </w:r>
          </w:p>
          <w:p w14:paraId="37050C93"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Trạng thái duyệt: Bản nháp/Chờ duyệt/Đã duyệt/Từ chối</w:t>
            </w:r>
          </w:p>
          <w:p w14:paraId="4B3CD71E" w14:textId="57C02257" w:rsidR="00755D38" w:rsidRPr="008D3282" w:rsidRDefault="00755D38" w:rsidP="00755D38">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r w:rsidR="00C4294D">
              <w:fldChar w:fldCharType="begin"/>
            </w:r>
            <w:r w:rsidR="00C4294D">
              <w:instrText xml:space="preserve"> HYPERLINK "https://f2z0rj.axshare.com/" \l "id=t7y3ya&amp;p=ds_chuong_trinh_kt&amp;g=1" </w:instrText>
            </w:r>
            <w:r w:rsidR="00C4294D">
              <w:fldChar w:fldCharType="separate"/>
            </w:r>
            <w:r w:rsidRPr="005251DC">
              <w:rPr>
                <w:rStyle w:val="Hyperlink"/>
                <w:snapToGrid/>
                <w:szCs w:val="26"/>
                <w:lang w:val="vi-VN"/>
              </w:rPr>
              <w:t>https://f2z0rj.axshare.com/#id=t7y3ya&amp;p=ds_chuong_trinh_kt&amp;g=1</w:t>
            </w:r>
            <w:r w:rsidR="00C4294D">
              <w:rPr>
                <w:rStyle w:val="Hyperlink"/>
                <w:snapToGrid/>
                <w:szCs w:val="26"/>
                <w:lang w:val="vi-VN"/>
              </w:rPr>
              <w:fldChar w:fldCharType="end"/>
            </w:r>
          </w:p>
        </w:tc>
      </w:tr>
      <w:tr w:rsidR="0094651A" w:rsidRPr="008579C4" w14:paraId="35352CF4" w14:textId="77777777" w:rsidTr="00641FBA">
        <w:tc>
          <w:tcPr>
            <w:tcW w:w="817" w:type="dxa"/>
            <w:shd w:val="clear" w:color="auto" w:fill="auto"/>
          </w:tcPr>
          <w:p w14:paraId="35D0CA05" w14:textId="77777777" w:rsidR="0094651A" w:rsidRPr="002F4F88" w:rsidRDefault="0094651A" w:rsidP="006C4854">
            <w:pPr>
              <w:pStyle w:val="ListParagraph"/>
              <w:numPr>
                <w:ilvl w:val="0"/>
                <w:numId w:val="199"/>
              </w:numPr>
            </w:pPr>
          </w:p>
        </w:tc>
        <w:tc>
          <w:tcPr>
            <w:tcW w:w="1877" w:type="dxa"/>
            <w:shd w:val="clear" w:color="auto" w:fill="auto"/>
          </w:tcPr>
          <w:p w14:paraId="25E2F97C" w14:textId="60EA3490" w:rsidR="0094651A" w:rsidRDefault="0094651A" w:rsidP="0094651A">
            <w:pPr>
              <w:keepLines/>
              <w:widowControl w:val="0"/>
              <w:rPr>
                <w:szCs w:val="26"/>
                <w:lang w:val="vi-VN"/>
              </w:rPr>
            </w:pPr>
            <w:r>
              <w:rPr>
                <w:szCs w:val="26"/>
                <w:lang w:val="vi-VN"/>
              </w:rPr>
              <w:t>Xem chi tiết</w:t>
            </w:r>
          </w:p>
        </w:tc>
        <w:tc>
          <w:tcPr>
            <w:tcW w:w="6912" w:type="dxa"/>
            <w:shd w:val="clear" w:color="auto" w:fill="auto"/>
          </w:tcPr>
          <w:p w14:paraId="442DFC9F" w14:textId="77777777" w:rsidR="00494C17" w:rsidRDefault="0094651A" w:rsidP="00D15D39">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Cho phép xem chi tiết chương trình kiểm toán. Hệ thống hiển thị </w:t>
            </w:r>
            <w:r w:rsidR="00494C17">
              <w:rPr>
                <w:snapToGrid/>
                <w:color w:val="000000" w:themeColor="text1"/>
                <w:szCs w:val="26"/>
                <w:lang w:val="vi-VN"/>
              </w:rPr>
              <w:t>thông tin:</w:t>
            </w:r>
          </w:p>
          <w:p w14:paraId="6C1792C7" w14:textId="4189FA4A" w:rsidR="00494C17" w:rsidRDefault="00494C17" w:rsidP="00494C17">
            <w:pPr>
              <w:pStyle w:val="NormalIndent"/>
              <w:keepNext w:val="0"/>
              <w:keepLines/>
              <w:widowControl w:val="0"/>
              <w:numPr>
                <w:ilvl w:val="0"/>
                <w:numId w:val="0"/>
              </w:numPr>
              <w:spacing w:before="0" w:after="0" w:line="312" w:lineRule="auto"/>
              <w:jc w:val="left"/>
              <w:rPr>
                <w:b/>
                <w:bCs/>
                <w:snapToGrid/>
                <w:color w:val="000000" w:themeColor="text1"/>
                <w:szCs w:val="26"/>
                <w:lang w:val="vi-VN"/>
              </w:rPr>
            </w:pPr>
            <w:r w:rsidRPr="00494C17">
              <w:rPr>
                <w:b/>
                <w:bCs/>
                <w:snapToGrid/>
                <w:color w:val="000000" w:themeColor="text1"/>
                <w:szCs w:val="26"/>
                <w:lang w:val="vi-VN"/>
              </w:rPr>
              <w:t>1. Thông tin tổng quan</w:t>
            </w:r>
          </w:p>
          <w:p w14:paraId="6A733152" w14:textId="77777777"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Năm kiểm toán</w:t>
            </w:r>
          </w:p>
          <w:p w14:paraId="63F6B757" w14:textId="2060C8A6"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Cuộc kiểm toán: hiển thị tên cuộc kiểm toán</w:t>
            </w:r>
          </w:p>
          <w:p w14:paraId="3BFE5389" w14:textId="45C18212"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Quy trình được KT</w:t>
            </w:r>
          </w:p>
          <w:p w14:paraId="2BA7B60C" w14:textId="63238BEA"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Đơn vị được KT</w:t>
            </w:r>
          </w:p>
          <w:p w14:paraId="6553AD97" w14:textId="153914D1" w:rsidR="00494C17" w:rsidRP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Người phụ trách</w:t>
            </w:r>
            <w:r w:rsidR="00DA3592">
              <w:rPr>
                <w:snapToGrid/>
                <w:color w:val="auto"/>
                <w:szCs w:val="26"/>
                <w:lang w:val="vi-VN"/>
              </w:rPr>
              <w:t xml:space="preserve">: hiển thị tên trưởng nhóm KT phụ trách, lấy thông tin </w:t>
            </w:r>
            <w:r w:rsidR="00274089">
              <w:rPr>
                <w:snapToGrid/>
                <w:color w:val="auto"/>
                <w:szCs w:val="26"/>
                <w:lang w:val="vi-VN"/>
              </w:rPr>
              <w:t>từ</w:t>
            </w:r>
            <w:r w:rsidR="00DA3592">
              <w:rPr>
                <w:snapToGrid/>
                <w:color w:val="auto"/>
                <w:szCs w:val="26"/>
                <w:lang w:val="vi-VN"/>
              </w:rPr>
              <w:t xml:space="preserve"> </w:t>
            </w:r>
            <w:r w:rsidR="008A5077">
              <w:rPr>
                <w:snapToGrid/>
                <w:color w:val="auto"/>
                <w:szCs w:val="26"/>
                <w:lang w:val="vi-VN"/>
              </w:rPr>
              <w:t>nhân sự của cuộc KT (</w:t>
            </w:r>
            <w:r w:rsidR="00DA3592" w:rsidRPr="00DA3592">
              <w:rPr>
                <w:i/>
                <w:iCs/>
                <w:snapToGrid/>
                <w:color w:val="0070C0"/>
                <w:szCs w:val="26"/>
                <w:lang w:val="vi-VN"/>
              </w:rPr>
              <w:t>mục 5.1.2 Nhân sự KT</w:t>
            </w:r>
            <w:r w:rsidR="008A5077">
              <w:rPr>
                <w:i/>
                <w:iCs/>
                <w:snapToGrid/>
                <w:color w:val="0070C0"/>
                <w:szCs w:val="26"/>
                <w:lang w:val="vi-VN"/>
              </w:rPr>
              <w:t>)</w:t>
            </w:r>
          </w:p>
          <w:p w14:paraId="3623B36A" w14:textId="3BB8EF07" w:rsidR="0064456A" w:rsidRPr="00494C17" w:rsidRDefault="00494C17" w:rsidP="00494C17">
            <w:pPr>
              <w:pStyle w:val="NormalIndent"/>
              <w:keepNext w:val="0"/>
              <w:keepLines/>
              <w:widowControl w:val="0"/>
              <w:numPr>
                <w:ilvl w:val="0"/>
                <w:numId w:val="0"/>
              </w:numPr>
              <w:spacing w:before="0" w:after="0" w:line="312" w:lineRule="auto"/>
              <w:jc w:val="left"/>
              <w:rPr>
                <w:b/>
                <w:bCs/>
                <w:snapToGrid/>
                <w:color w:val="000000" w:themeColor="text1"/>
                <w:szCs w:val="26"/>
                <w:lang w:val="vi-VN"/>
              </w:rPr>
            </w:pPr>
            <w:r w:rsidRPr="00494C17">
              <w:rPr>
                <w:b/>
                <w:bCs/>
                <w:snapToGrid/>
                <w:color w:val="000000" w:themeColor="text1"/>
                <w:szCs w:val="26"/>
                <w:lang w:val="vi-VN"/>
              </w:rPr>
              <w:t>2. D</w:t>
            </w:r>
            <w:r w:rsidR="00ED498D" w:rsidRPr="00494C17">
              <w:rPr>
                <w:b/>
                <w:bCs/>
                <w:snapToGrid/>
                <w:color w:val="000000" w:themeColor="text1"/>
                <w:szCs w:val="26"/>
                <w:lang w:val="vi-VN"/>
              </w:rPr>
              <w:t>anh sách các rủi ro</w:t>
            </w:r>
            <w:r w:rsidR="00552CDC" w:rsidRPr="00494C17">
              <w:rPr>
                <w:b/>
                <w:bCs/>
                <w:snapToGrid/>
                <w:color w:val="000000" w:themeColor="text1"/>
                <w:szCs w:val="26"/>
                <w:lang w:val="vi-VN"/>
              </w:rPr>
              <w:t xml:space="preserve"> </w:t>
            </w:r>
          </w:p>
          <w:p w14:paraId="59B4059B" w14:textId="130AFEF9" w:rsidR="0064456A" w:rsidRPr="0071323F" w:rsidRDefault="0064456A"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STT</w:t>
            </w:r>
          </w:p>
          <w:p w14:paraId="62EF2BA8" w14:textId="13FD3663" w:rsidR="0094651A" w:rsidRPr="0071323F" w:rsidRDefault="00552CDC"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lastRenderedPageBreak/>
              <w:t xml:space="preserve">Mã </w:t>
            </w:r>
            <w:r w:rsidR="004D4F95" w:rsidRPr="0071323F">
              <w:rPr>
                <w:snapToGrid/>
                <w:color w:val="auto"/>
                <w:szCs w:val="26"/>
                <w:lang w:val="vi-VN"/>
              </w:rPr>
              <w:t>rủi ro</w:t>
            </w:r>
          </w:p>
          <w:p w14:paraId="741C391F" w14:textId="3A1EF8F5" w:rsidR="0064456A" w:rsidRDefault="0064456A"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Tên rủi ro</w:t>
            </w:r>
          </w:p>
          <w:p w14:paraId="51419AE8" w14:textId="49EFB630"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Khả năng xảy ra</w:t>
            </w:r>
            <w:r w:rsidR="00CE4206">
              <w:rPr>
                <w:snapToGrid/>
                <w:color w:val="auto"/>
                <w:szCs w:val="26"/>
                <w:lang w:val="vi-VN"/>
              </w:rPr>
              <w:t>: khả năng xảy ra RR tiềm tàng</w:t>
            </w:r>
          </w:p>
          <w:p w14:paraId="3B8B3F57" w14:textId="0646462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Mức độ ảnh hưởng</w:t>
            </w:r>
            <w:r w:rsidR="00CE4206">
              <w:rPr>
                <w:snapToGrid/>
                <w:color w:val="auto"/>
                <w:szCs w:val="26"/>
                <w:lang w:val="vi-VN"/>
              </w:rPr>
              <w:t>: mức ảnh hưởng của RR tiềm tàng</w:t>
            </w:r>
          </w:p>
          <w:p w14:paraId="15A010EA" w14:textId="4D8B64EF"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Điểm RR tiềm tàng</w:t>
            </w:r>
          </w:p>
          <w:p w14:paraId="77AC08C7" w14:textId="389BC0B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Xếp hạng RR tiềm tàng</w:t>
            </w:r>
          </w:p>
          <w:p w14:paraId="4A3C957A" w14:textId="1824BD4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Điểm RR còn lại</w:t>
            </w:r>
          </w:p>
          <w:p w14:paraId="547DA78D" w14:textId="066DE9B3"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Đề xuất kiểm toán</w:t>
            </w:r>
            <w:r w:rsidR="00AF6141">
              <w:rPr>
                <w:snapToGrid/>
                <w:color w:val="auto"/>
                <w:szCs w:val="26"/>
                <w:lang w:val="vi-VN"/>
              </w:rPr>
              <w:t>: hiển thị Có/Không</w:t>
            </w:r>
          </w:p>
          <w:p w14:paraId="44364641" w14:textId="065FE05D" w:rsidR="002F3B7D" w:rsidRPr="0071323F" w:rsidRDefault="002F3B7D"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Giấy tờ làm việc: hiển thị mã giấy tờ làm việc liên quan</w:t>
            </w:r>
            <w:r w:rsidR="00CE4206">
              <w:rPr>
                <w:snapToGrid/>
                <w:color w:val="auto"/>
                <w:szCs w:val="26"/>
                <w:lang w:val="vi-VN"/>
              </w:rPr>
              <w:t xml:space="preserve"> </w:t>
            </w:r>
            <w:r w:rsidR="00CE4206" w:rsidRPr="00CE4206">
              <w:rPr>
                <w:i/>
                <w:iCs/>
                <w:snapToGrid/>
                <w:color w:val="0070C0"/>
                <w:szCs w:val="26"/>
                <w:lang w:val="vi-VN"/>
              </w:rPr>
              <w:t>(lấy từ mục 6.1 Giấy tờ làm việc)</w:t>
            </w:r>
          </w:p>
          <w:p w14:paraId="37F367EA" w14:textId="77777777" w:rsidR="003A5E2E" w:rsidRDefault="00D15D39" w:rsidP="00D15D39">
            <w:pPr>
              <w:pStyle w:val="NormalIndent"/>
              <w:keepNext w:val="0"/>
              <w:keepLines/>
              <w:widowControl w:val="0"/>
              <w:numPr>
                <w:ilvl w:val="0"/>
                <w:numId w:val="15"/>
              </w:numPr>
              <w:spacing w:before="0" w:after="0" w:line="312" w:lineRule="auto"/>
              <w:jc w:val="left"/>
              <w:rPr>
                <w:snapToGrid/>
                <w:color w:val="auto"/>
                <w:szCs w:val="26"/>
                <w:lang w:val="vi-VN"/>
              </w:rPr>
            </w:pPr>
            <w:r w:rsidRPr="00D7009D">
              <w:rPr>
                <w:snapToGrid/>
                <w:color w:val="auto"/>
                <w:szCs w:val="26"/>
                <w:lang w:val="vi-VN"/>
              </w:rPr>
              <w:t>Cho phép tìm kiếm trên danh sách rủi ro</w:t>
            </w:r>
            <w:r w:rsidR="00D7009D" w:rsidRPr="00D7009D">
              <w:rPr>
                <w:snapToGrid/>
                <w:color w:val="auto"/>
                <w:szCs w:val="26"/>
                <w:lang w:val="vi-VN"/>
              </w:rPr>
              <w:t xml:space="preserve"> theo: </w:t>
            </w:r>
          </w:p>
          <w:p w14:paraId="5D345BA7" w14:textId="7FC7B3CC" w:rsidR="00D7009D" w:rsidRDefault="003A5E2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Mã rủi ro</w:t>
            </w:r>
          </w:p>
          <w:p w14:paraId="5FFF2F1A" w14:textId="40B6B197" w:rsidR="003A5E2E" w:rsidRDefault="003A5E2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Tên rủi ro</w:t>
            </w:r>
          </w:p>
          <w:p w14:paraId="3BC7C3B9" w14:textId="0E402218" w:rsidR="003831FC" w:rsidRDefault="003831FC"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Đề xuất kiểm toán</w:t>
            </w:r>
          </w:p>
          <w:p w14:paraId="5544266B" w14:textId="77DEB9B2" w:rsidR="001C2D2F" w:rsidRDefault="001C2D2F" w:rsidP="00D15D3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w:t>
            </w:r>
            <w:r w:rsidR="00857DAB">
              <w:rPr>
                <w:snapToGrid/>
                <w:color w:val="auto"/>
                <w:szCs w:val="26"/>
                <w:lang w:val="vi-VN"/>
              </w:rPr>
              <w:t xml:space="preserve">rên </w:t>
            </w:r>
            <w:r w:rsidR="00B849CF">
              <w:rPr>
                <w:snapToGrid/>
                <w:color w:val="auto"/>
                <w:szCs w:val="26"/>
                <w:lang w:val="vi-VN"/>
              </w:rPr>
              <w:t xml:space="preserve">màn hình xem chi tiết CTKT, </w:t>
            </w:r>
            <w:r w:rsidR="008B2FB2">
              <w:rPr>
                <w:snapToGrid/>
                <w:color w:val="auto"/>
                <w:szCs w:val="26"/>
                <w:lang w:val="vi-VN"/>
              </w:rPr>
              <w:t xml:space="preserve">NSD </w:t>
            </w:r>
            <w:r w:rsidR="00B849CF">
              <w:rPr>
                <w:snapToGrid/>
                <w:color w:val="auto"/>
                <w:szCs w:val="26"/>
                <w:lang w:val="vi-VN"/>
              </w:rPr>
              <w:t>có thể thực hiện các thao tác sau:</w:t>
            </w:r>
          </w:p>
          <w:p w14:paraId="1DAD03C9"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Lấy rủi ro từ thư viện rủi ro</w:t>
            </w:r>
          </w:p>
          <w:p w14:paraId="1176FB2E"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T</w:t>
            </w:r>
            <w:r w:rsidRPr="002212C5">
              <w:rPr>
                <w:snapToGrid/>
                <w:color w:val="auto"/>
                <w:szCs w:val="26"/>
                <w:lang w:val="vi-VN"/>
              </w:rPr>
              <w:t>hêm mới rủi ro</w:t>
            </w:r>
          </w:p>
          <w:p w14:paraId="1C8EE04A"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0F69AC">
              <w:rPr>
                <w:snapToGrid/>
                <w:color w:val="auto"/>
                <w:szCs w:val="26"/>
                <w:lang w:val="vi-VN"/>
              </w:rPr>
              <w:t>Xoá rủi ro</w:t>
            </w:r>
          </w:p>
          <w:p w14:paraId="29C7E52E" w14:textId="6DDCCD7B" w:rsidR="00B849CF"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0F69AC">
              <w:rPr>
                <w:snapToGrid/>
                <w:color w:val="auto"/>
                <w:szCs w:val="26"/>
                <w:lang w:val="vi-VN"/>
              </w:rPr>
              <w:t xml:space="preserve">Cập nhật rủi ro: chấm điểm rủi ro và </w:t>
            </w:r>
            <w:r w:rsidR="003443C0">
              <w:rPr>
                <w:snapToGrid/>
                <w:color w:val="auto"/>
                <w:szCs w:val="26"/>
                <w:lang w:val="vi-VN"/>
              </w:rPr>
              <w:t>t</w:t>
            </w:r>
            <w:r w:rsidRPr="000F69AC">
              <w:rPr>
                <w:snapToGrid/>
                <w:color w:val="auto"/>
                <w:szCs w:val="26"/>
                <w:lang w:val="vi-VN"/>
              </w:rPr>
              <w:t>hiết lập thủ tục kiểm toán</w:t>
            </w:r>
          </w:p>
          <w:p w14:paraId="0F89D175" w14:textId="761352A0" w:rsidR="00DD2BEF" w:rsidRPr="00B849CF" w:rsidRDefault="00B849CF" w:rsidP="00DD2BEF">
            <w:pPr>
              <w:pStyle w:val="NormalIndent"/>
              <w:keepNext w:val="0"/>
              <w:keepLines/>
              <w:widowControl w:val="0"/>
              <w:numPr>
                <w:ilvl w:val="0"/>
                <w:numId w:val="0"/>
              </w:numPr>
              <w:spacing w:before="0" w:after="0" w:line="312" w:lineRule="auto"/>
              <w:jc w:val="left"/>
              <w:rPr>
                <w:snapToGrid/>
                <w:color w:val="auto"/>
                <w:szCs w:val="26"/>
                <w:lang w:val="vi-VN"/>
              </w:rPr>
            </w:pPr>
            <w:r w:rsidRPr="00DD2BEF">
              <w:rPr>
                <w:snapToGrid/>
                <w:color w:val="auto"/>
                <w:szCs w:val="26"/>
                <w:lang w:val="vi-VN"/>
              </w:rPr>
              <w:t>Giao diện:</w:t>
            </w:r>
            <w:r w:rsidR="00DD2BEF">
              <w:rPr>
                <w:snapToGrid/>
                <w:color w:val="auto"/>
                <w:szCs w:val="26"/>
                <w:lang w:val="vi-VN"/>
              </w:rPr>
              <w:t xml:space="preserve"> </w:t>
            </w:r>
            <w:hyperlink r:id="rId46" w:anchor="id=3ju0zt&amp;p=chuong_trinh_kt&amp;g=1" w:history="1">
              <w:r w:rsidR="00DD2BEF" w:rsidRPr="005251DC">
                <w:rPr>
                  <w:rStyle w:val="Hyperlink"/>
                  <w:snapToGrid/>
                  <w:szCs w:val="26"/>
                  <w:lang w:val="vi-VN"/>
                </w:rPr>
                <w:t>https://f2z0rj.axshare.com/#id=3ju0zt&amp;p=chuong_trinh_kt&amp;g=1</w:t>
              </w:r>
            </w:hyperlink>
          </w:p>
        </w:tc>
      </w:tr>
      <w:tr w:rsidR="001A66F3" w:rsidRPr="006B729D" w14:paraId="63D44C33" w14:textId="77777777" w:rsidTr="00641FBA">
        <w:tc>
          <w:tcPr>
            <w:tcW w:w="817" w:type="dxa"/>
            <w:shd w:val="clear" w:color="auto" w:fill="auto"/>
          </w:tcPr>
          <w:p w14:paraId="34298E1B" w14:textId="77777777" w:rsidR="001A66F3" w:rsidRPr="000B79C9" w:rsidRDefault="001A66F3" w:rsidP="006C4854">
            <w:pPr>
              <w:pStyle w:val="ListParagraph"/>
              <w:numPr>
                <w:ilvl w:val="0"/>
                <w:numId w:val="199"/>
              </w:numPr>
              <w:rPr>
                <w:lang w:val="vi-VN"/>
              </w:rPr>
            </w:pPr>
          </w:p>
        </w:tc>
        <w:tc>
          <w:tcPr>
            <w:tcW w:w="1877" w:type="dxa"/>
            <w:shd w:val="clear" w:color="auto" w:fill="auto"/>
          </w:tcPr>
          <w:p w14:paraId="393D6877" w14:textId="12980518" w:rsidR="001A66F3" w:rsidRDefault="001A66F3" w:rsidP="001A66F3">
            <w:pPr>
              <w:keepLines/>
              <w:widowControl w:val="0"/>
              <w:rPr>
                <w:szCs w:val="26"/>
                <w:lang w:val="vi-VN"/>
              </w:rPr>
            </w:pPr>
            <w:r w:rsidRPr="0073621C">
              <w:rPr>
                <w:szCs w:val="26"/>
                <w:lang w:val="vi-VN"/>
              </w:rPr>
              <w:t>Lấy</w:t>
            </w:r>
            <w:r>
              <w:rPr>
                <w:szCs w:val="26"/>
                <w:lang w:val="vi-VN"/>
              </w:rPr>
              <w:t xml:space="preserve"> rủi ro từ thư viện rủi ro</w:t>
            </w:r>
          </w:p>
        </w:tc>
        <w:tc>
          <w:tcPr>
            <w:tcW w:w="6912" w:type="dxa"/>
            <w:shd w:val="clear" w:color="auto" w:fill="auto"/>
          </w:tcPr>
          <w:p w14:paraId="317A8C2E" w14:textId="77777777" w:rsidR="001A66F3" w:rsidRPr="005B3749" w:rsidRDefault="001A66F3" w:rsidP="001A66F3">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NSD lấy danh sách các rủi ro từ thư viện rủi ro </w:t>
            </w:r>
            <w:r w:rsidRPr="00094A1E">
              <w:rPr>
                <w:snapToGrid/>
                <w:color w:val="0070C0"/>
                <w:szCs w:val="26"/>
                <w:lang w:val="vi-VN"/>
              </w:rPr>
              <w:t>(</w:t>
            </w:r>
            <w:r w:rsidRPr="00094A1E">
              <w:rPr>
                <w:i/>
                <w:iCs/>
                <w:snapToGrid/>
                <w:color w:val="0070C0"/>
                <w:szCs w:val="26"/>
                <w:lang w:val="vi-VN"/>
              </w:rPr>
              <w:t>mục 5.3.1</w:t>
            </w:r>
            <w:r>
              <w:rPr>
                <w:snapToGrid/>
                <w:color w:val="0070C0"/>
                <w:szCs w:val="26"/>
                <w:lang w:val="vi-VN"/>
              </w:rPr>
              <w:t xml:space="preserve">) </w:t>
            </w:r>
            <w:r w:rsidRPr="005B3749">
              <w:rPr>
                <w:snapToGrid/>
                <w:color w:val="000000" w:themeColor="text1"/>
                <w:szCs w:val="26"/>
                <w:lang w:val="vi-VN"/>
              </w:rPr>
              <w:t xml:space="preserve">để </w:t>
            </w:r>
            <w:r w:rsidRPr="00D31C4C">
              <w:rPr>
                <w:snapToGrid/>
                <w:color w:val="000000" w:themeColor="text1"/>
                <w:szCs w:val="26"/>
                <w:lang w:val="vi-VN"/>
              </w:rPr>
              <w:t>hiển thị trên chương trình kiểm toán</w:t>
            </w:r>
          </w:p>
          <w:p w14:paraId="55F295A6" w14:textId="5AF5C95C" w:rsidR="001A66F3" w:rsidRDefault="001A66F3" w:rsidP="001A66F3">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Hệ thống chỉ lấy các rủi ro </w:t>
            </w:r>
            <w:r w:rsidR="0039329C">
              <w:rPr>
                <w:snapToGrid/>
                <w:color w:val="000000" w:themeColor="text1"/>
                <w:szCs w:val="26"/>
                <w:lang w:val="vi-VN"/>
              </w:rPr>
              <w:t xml:space="preserve">của </w:t>
            </w:r>
            <w:r>
              <w:rPr>
                <w:snapToGrid/>
                <w:color w:val="000000" w:themeColor="text1"/>
                <w:szCs w:val="26"/>
                <w:lang w:val="vi-VN"/>
              </w:rPr>
              <w:t xml:space="preserve">quy trình và đơn vị được </w:t>
            </w:r>
            <w:r w:rsidR="00C1255C">
              <w:rPr>
                <w:snapToGrid/>
                <w:color w:val="000000" w:themeColor="text1"/>
                <w:szCs w:val="26"/>
                <w:lang w:val="vi-VN"/>
              </w:rPr>
              <w:t xml:space="preserve">KT </w:t>
            </w:r>
            <w:r w:rsidR="00E90FFB">
              <w:rPr>
                <w:snapToGrid/>
                <w:color w:val="000000" w:themeColor="text1"/>
                <w:szCs w:val="26"/>
                <w:lang w:val="vi-VN"/>
              </w:rPr>
              <w:t>liên quan đến</w:t>
            </w:r>
            <w:r w:rsidR="00C1255C">
              <w:rPr>
                <w:snapToGrid/>
                <w:color w:val="000000" w:themeColor="text1"/>
                <w:szCs w:val="26"/>
                <w:lang w:val="vi-VN"/>
              </w:rPr>
              <w:t xml:space="preserve"> chương trình kiểm toán</w:t>
            </w:r>
            <w:r w:rsidR="00E8293F">
              <w:rPr>
                <w:snapToGrid/>
                <w:color w:val="000000" w:themeColor="text1"/>
                <w:szCs w:val="26"/>
                <w:lang w:val="vi-VN"/>
              </w:rPr>
              <w:t xml:space="preserve"> đang thao tác</w:t>
            </w:r>
          </w:p>
          <w:p w14:paraId="03DD8217" w14:textId="347BE143" w:rsidR="00D0161C" w:rsidRDefault="00D0161C" w:rsidP="001A66F3">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Khi NSD thao tác lấy dữ liệu nhiều lần, hệ thống </w:t>
            </w:r>
            <w:r w:rsidR="00E46A56">
              <w:rPr>
                <w:snapToGrid/>
                <w:color w:val="000000" w:themeColor="text1"/>
                <w:szCs w:val="26"/>
                <w:lang w:val="vi-VN"/>
              </w:rPr>
              <w:t xml:space="preserve">căn cứ mã rủi ro </w:t>
            </w:r>
            <w:r w:rsidR="006E5DE4">
              <w:rPr>
                <w:snapToGrid/>
                <w:color w:val="000000" w:themeColor="text1"/>
                <w:szCs w:val="26"/>
                <w:lang w:val="vi-VN"/>
              </w:rPr>
              <w:t xml:space="preserve">để loại bỏ các RR bị </w:t>
            </w:r>
            <w:r w:rsidR="00F90F9F">
              <w:rPr>
                <w:snapToGrid/>
                <w:color w:val="000000" w:themeColor="text1"/>
                <w:szCs w:val="26"/>
                <w:lang w:val="vi-VN"/>
              </w:rPr>
              <w:t>trùng</w:t>
            </w:r>
            <w:r w:rsidR="005C5201">
              <w:rPr>
                <w:snapToGrid/>
                <w:color w:val="000000" w:themeColor="text1"/>
                <w:szCs w:val="26"/>
                <w:lang w:val="vi-VN"/>
              </w:rPr>
              <w:t>, đảm bảo các rủi ro trong chương trình kiểm toán không bị trùng nhau</w:t>
            </w:r>
          </w:p>
        </w:tc>
      </w:tr>
      <w:tr w:rsidR="00465B7D" w:rsidRPr="006B729D" w14:paraId="41CB638D" w14:textId="77777777" w:rsidTr="00641FBA">
        <w:tc>
          <w:tcPr>
            <w:tcW w:w="817" w:type="dxa"/>
            <w:shd w:val="clear" w:color="auto" w:fill="auto"/>
          </w:tcPr>
          <w:p w14:paraId="4FFD92E7" w14:textId="77777777" w:rsidR="00465B7D" w:rsidRPr="002212C5" w:rsidRDefault="00465B7D" w:rsidP="006C4854">
            <w:pPr>
              <w:pStyle w:val="ListParagraph"/>
              <w:numPr>
                <w:ilvl w:val="0"/>
                <w:numId w:val="199"/>
              </w:numPr>
              <w:rPr>
                <w:lang w:val="vi-VN"/>
              </w:rPr>
            </w:pPr>
          </w:p>
        </w:tc>
        <w:tc>
          <w:tcPr>
            <w:tcW w:w="1877" w:type="dxa"/>
            <w:shd w:val="clear" w:color="auto" w:fill="auto"/>
          </w:tcPr>
          <w:p w14:paraId="4DF97E16" w14:textId="39303996" w:rsidR="00465B7D" w:rsidRDefault="00465B7D" w:rsidP="00465B7D">
            <w:pPr>
              <w:keepLines/>
              <w:widowControl w:val="0"/>
              <w:rPr>
                <w:szCs w:val="26"/>
                <w:lang w:val="vi-VN"/>
              </w:rPr>
            </w:pPr>
            <w:proofErr w:type="spellStart"/>
            <w:r>
              <w:rPr>
                <w:szCs w:val="26"/>
              </w:rPr>
              <w:t>Thêm</w:t>
            </w:r>
            <w:proofErr w:type="spellEnd"/>
            <w:r>
              <w:rPr>
                <w:szCs w:val="26"/>
              </w:rPr>
              <w:t xml:space="preserve"> </w:t>
            </w:r>
            <w:proofErr w:type="spellStart"/>
            <w:r>
              <w:rPr>
                <w:szCs w:val="26"/>
              </w:rPr>
              <w:t>mới</w:t>
            </w:r>
            <w:proofErr w:type="spellEnd"/>
            <w:r>
              <w:rPr>
                <w:szCs w:val="26"/>
                <w:lang w:val="vi-VN"/>
              </w:rPr>
              <w:t xml:space="preserve"> rủi ro</w:t>
            </w:r>
          </w:p>
        </w:tc>
        <w:tc>
          <w:tcPr>
            <w:tcW w:w="6912" w:type="dxa"/>
            <w:shd w:val="clear" w:color="auto" w:fill="auto"/>
          </w:tcPr>
          <w:p w14:paraId="153B3046" w14:textId="08E372BE" w:rsidR="00465B7D" w:rsidRDefault="00465B7D" w:rsidP="00465B7D">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Khi NSD thêm mới rủi ro vào chương trình kiểm toán, hệ thống sẽ gọi đến màn hình Thêm mới rủi ro của </w:t>
            </w:r>
            <w:r w:rsidRPr="007C1F58">
              <w:rPr>
                <w:i/>
                <w:iCs/>
                <w:snapToGrid/>
                <w:color w:val="0070C0"/>
                <w:szCs w:val="26"/>
                <w:lang w:val="vi-VN"/>
              </w:rPr>
              <w:t>mục 5.3.1</w:t>
            </w:r>
            <w:r>
              <w:rPr>
                <w:i/>
                <w:iCs/>
                <w:snapToGrid/>
                <w:color w:val="0070C0"/>
                <w:szCs w:val="26"/>
                <w:lang w:val="vi-VN"/>
              </w:rPr>
              <w:t>_Danh mục rủi ro</w:t>
            </w:r>
          </w:p>
          <w:p w14:paraId="7766E77B" w14:textId="265D5955" w:rsidR="00465B7D" w:rsidRPr="00F944F7" w:rsidRDefault="00465B7D" w:rsidP="00F944F7">
            <w:pPr>
              <w:pStyle w:val="NormalIndent"/>
              <w:keepNext w:val="0"/>
              <w:keepLines/>
              <w:widowControl w:val="0"/>
              <w:numPr>
                <w:ilvl w:val="0"/>
                <w:numId w:val="15"/>
              </w:numPr>
              <w:spacing w:before="0" w:after="0" w:line="312" w:lineRule="auto"/>
              <w:jc w:val="left"/>
              <w:rPr>
                <w:snapToGrid/>
                <w:color w:val="000000" w:themeColor="text1"/>
                <w:szCs w:val="26"/>
                <w:lang w:val="vi-VN"/>
              </w:rPr>
            </w:pPr>
            <w:r w:rsidRPr="00465B7D">
              <w:rPr>
                <w:snapToGrid/>
                <w:color w:val="auto"/>
                <w:szCs w:val="26"/>
                <w:lang w:val="vi-VN"/>
              </w:rPr>
              <w:t xml:space="preserve">Rủi ro được thêm mới sẽ được thêm vào thư viện rủi ro </w:t>
            </w:r>
            <w:r w:rsidRPr="00465B7D">
              <w:rPr>
                <w:i/>
                <w:iCs/>
                <w:snapToGrid/>
                <w:color w:val="0070C0"/>
                <w:szCs w:val="26"/>
                <w:lang w:val="vi-VN"/>
              </w:rPr>
              <w:t>(mục 5.3.1),</w:t>
            </w:r>
            <w:r w:rsidRPr="00465B7D">
              <w:rPr>
                <w:snapToGrid/>
                <w:color w:val="0070C0"/>
                <w:szCs w:val="26"/>
                <w:lang w:val="vi-VN"/>
              </w:rPr>
              <w:t xml:space="preserve"> </w:t>
            </w:r>
            <w:r w:rsidRPr="00465B7D">
              <w:rPr>
                <w:snapToGrid/>
                <w:color w:val="auto"/>
                <w:szCs w:val="26"/>
                <w:lang w:val="vi-VN"/>
              </w:rPr>
              <w:t>đồng thời hiển thị trên chương trình kiểm toán</w:t>
            </w:r>
          </w:p>
        </w:tc>
      </w:tr>
      <w:tr w:rsidR="006E5DE4" w:rsidRPr="008579C4" w14:paraId="6B49EF5D" w14:textId="77777777" w:rsidTr="00641FBA">
        <w:tc>
          <w:tcPr>
            <w:tcW w:w="817" w:type="dxa"/>
            <w:shd w:val="clear" w:color="auto" w:fill="auto"/>
          </w:tcPr>
          <w:p w14:paraId="6F8A344C" w14:textId="77777777" w:rsidR="006E5DE4" w:rsidRPr="002212C5" w:rsidRDefault="006E5DE4" w:rsidP="006C4854">
            <w:pPr>
              <w:pStyle w:val="ListParagraph"/>
              <w:numPr>
                <w:ilvl w:val="0"/>
                <w:numId w:val="199"/>
              </w:numPr>
              <w:rPr>
                <w:lang w:val="vi-VN"/>
              </w:rPr>
            </w:pPr>
          </w:p>
        </w:tc>
        <w:tc>
          <w:tcPr>
            <w:tcW w:w="1877" w:type="dxa"/>
            <w:shd w:val="clear" w:color="auto" w:fill="auto"/>
          </w:tcPr>
          <w:p w14:paraId="2FE267E8" w14:textId="42F821AD" w:rsidR="00E7029D" w:rsidRDefault="00E7029D" w:rsidP="006E5DE4">
            <w:pPr>
              <w:keepLines/>
              <w:widowControl w:val="0"/>
              <w:rPr>
                <w:szCs w:val="26"/>
                <w:lang w:val="vi-VN"/>
              </w:rPr>
            </w:pPr>
            <w:r>
              <w:rPr>
                <w:szCs w:val="26"/>
                <w:lang w:val="vi-VN"/>
              </w:rPr>
              <w:t>Cập nhập rủi ro</w:t>
            </w:r>
          </w:p>
          <w:p w14:paraId="2405421F" w14:textId="69B57F79" w:rsidR="006E5DE4" w:rsidRPr="0077605C" w:rsidRDefault="006E5DE4" w:rsidP="006E5DE4">
            <w:pPr>
              <w:keepLines/>
              <w:widowControl w:val="0"/>
              <w:rPr>
                <w:szCs w:val="26"/>
                <w:lang w:val="vi-VN"/>
              </w:rPr>
            </w:pPr>
          </w:p>
        </w:tc>
        <w:tc>
          <w:tcPr>
            <w:tcW w:w="6912" w:type="dxa"/>
            <w:shd w:val="clear" w:color="auto" w:fill="auto"/>
          </w:tcPr>
          <w:p w14:paraId="5230D8E5" w14:textId="163A98A9" w:rsidR="00E7029D" w:rsidRDefault="006E5DE4" w:rsidP="006E5DE4">
            <w:pPr>
              <w:pStyle w:val="NormalIndent"/>
              <w:keepNext w:val="0"/>
              <w:keepLines/>
              <w:widowControl w:val="0"/>
              <w:numPr>
                <w:ilvl w:val="0"/>
                <w:numId w:val="15"/>
              </w:numPr>
              <w:spacing w:before="0" w:after="0" w:line="312" w:lineRule="auto"/>
              <w:jc w:val="left"/>
              <w:rPr>
                <w:snapToGrid/>
                <w:color w:val="auto"/>
                <w:szCs w:val="26"/>
                <w:lang w:val="vi-VN"/>
              </w:rPr>
            </w:pPr>
            <w:r w:rsidRPr="00E03479">
              <w:rPr>
                <w:snapToGrid/>
                <w:color w:val="auto"/>
                <w:szCs w:val="26"/>
                <w:lang w:val="vi-VN"/>
              </w:rPr>
              <w:t xml:space="preserve">Cho phép </w:t>
            </w:r>
            <w:r w:rsidR="00E7029D">
              <w:rPr>
                <w:snapToGrid/>
                <w:color w:val="auto"/>
                <w:szCs w:val="26"/>
                <w:lang w:val="vi-VN"/>
              </w:rPr>
              <w:t xml:space="preserve">NSD </w:t>
            </w:r>
            <w:r w:rsidR="00E7029D">
              <w:rPr>
                <w:szCs w:val="26"/>
                <w:lang w:val="vi-VN"/>
              </w:rPr>
              <w:t>c</w:t>
            </w:r>
            <w:r w:rsidR="00E7029D" w:rsidRPr="0077605C">
              <w:rPr>
                <w:szCs w:val="26"/>
                <w:lang w:val="vi-VN"/>
              </w:rPr>
              <w:t>hấm điểm rủi ro</w:t>
            </w:r>
            <w:r w:rsidR="00E7029D">
              <w:rPr>
                <w:szCs w:val="26"/>
                <w:lang w:val="vi-VN"/>
              </w:rPr>
              <w:t xml:space="preserve"> chi tiết (cấp độ quy trình) và thiết lập các thủ tục kiểm toán trên màn hình cập nhật rủi ro</w:t>
            </w:r>
            <w:r w:rsidR="006C38D6">
              <w:rPr>
                <w:szCs w:val="26"/>
                <w:lang w:val="vi-VN"/>
              </w:rPr>
              <w:t>, màn hình gồm các thông tin:</w:t>
            </w:r>
          </w:p>
          <w:p w14:paraId="7792E8ED" w14:textId="77777777" w:rsidR="006E5DE4" w:rsidRPr="00B83B6E" w:rsidRDefault="006E5DE4" w:rsidP="006C4854">
            <w:pPr>
              <w:pStyle w:val="NormalIndent"/>
              <w:keepNext w:val="0"/>
              <w:keepLines/>
              <w:widowControl w:val="0"/>
              <w:numPr>
                <w:ilvl w:val="0"/>
                <w:numId w:val="209"/>
              </w:numPr>
              <w:spacing w:before="0" w:after="0" w:line="312" w:lineRule="auto"/>
              <w:jc w:val="left"/>
              <w:rPr>
                <w:b/>
                <w:bCs/>
                <w:snapToGrid/>
                <w:color w:val="auto"/>
                <w:szCs w:val="26"/>
              </w:rPr>
            </w:pPr>
            <w:r w:rsidRPr="00371223">
              <w:rPr>
                <w:b/>
                <w:bCs/>
                <w:snapToGrid/>
                <w:color w:val="auto"/>
                <w:szCs w:val="26"/>
                <w:lang w:val="vi-VN"/>
              </w:rPr>
              <w:t>Thông tin về rủi ro</w:t>
            </w:r>
          </w:p>
          <w:p w14:paraId="60C79B93" w14:textId="3C80FAEC"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Mã rủi ro</w:t>
            </w:r>
            <w:r w:rsidR="00C50D30">
              <w:rPr>
                <w:snapToGrid/>
                <w:color w:val="auto"/>
                <w:szCs w:val="26"/>
                <w:lang w:val="vi-VN"/>
              </w:rPr>
              <w:t>: read-only</w:t>
            </w:r>
          </w:p>
          <w:p w14:paraId="64A84FDC" w14:textId="11B6C544"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Tên rủi ro</w:t>
            </w:r>
            <w:r w:rsidR="00C50D30">
              <w:rPr>
                <w:snapToGrid/>
                <w:color w:val="auto"/>
                <w:szCs w:val="26"/>
                <w:lang w:val="vi-VN"/>
              </w:rPr>
              <w:t>: read-only</w:t>
            </w:r>
          </w:p>
          <w:p w14:paraId="280C959F" w14:textId="593FEB9E"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Mô tả rủi ro</w:t>
            </w:r>
            <w:r w:rsidR="00C50D30">
              <w:rPr>
                <w:snapToGrid/>
                <w:color w:val="auto"/>
                <w:szCs w:val="26"/>
                <w:lang w:val="vi-VN"/>
              </w:rPr>
              <w:t>: read-only</w:t>
            </w:r>
          </w:p>
          <w:p w14:paraId="4E0CD261" w14:textId="77777777" w:rsidR="006E5DE4" w:rsidRDefault="006E5DE4" w:rsidP="006C4854">
            <w:pPr>
              <w:pStyle w:val="NormalIndent"/>
              <w:keepNext w:val="0"/>
              <w:keepLines/>
              <w:widowControl w:val="0"/>
              <w:numPr>
                <w:ilvl w:val="0"/>
                <w:numId w:val="209"/>
              </w:numPr>
              <w:spacing w:before="0" w:after="0" w:line="312" w:lineRule="auto"/>
              <w:jc w:val="left"/>
              <w:rPr>
                <w:b/>
                <w:bCs/>
                <w:snapToGrid/>
                <w:color w:val="auto"/>
                <w:szCs w:val="26"/>
                <w:lang w:val="vi-VN"/>
              </w:rPr>
            </w:pPr>
            <w:r w:rsidRPr="00FD7DA9">
              <w:rPr>
                <w:b/>
                <w:bCs/>
                <w:snapToGrid/>
                <w:color w:val="auto"/>
                <w:szCs w:val="26"/>
                <w:lang w:val="vi-VN"/>
              </w:rPr>
              <w:t>Chấm điểm rủi ro tiềm tàng</w:t>
            </w:r>
          </w:p>
          <w:p w14:paraId="5CEFA908"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Khả năng xảy ra*: </w:t>
            </w:r>
            <w:r>
              <w:rPr>
                <w:snapToGrid/>
                <w:color w:val="auto"/>
                <w:szCs w:val="26"/>
                <w:lang w:val="vi-VN"/>
              </w:rPr>
              <w:t>chọn 1 trong các mức sau:</w:t>
            </w:r>
          </w:p>
          <w:p w14:paraId="713470EB"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1 - Rất hiếm khi</w:t>
            </w:r>
          </w:p>
          <w:p w14:paraId="03DCDF7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2 - Thỉnh thoảng</w:t>
            </w:r>
          </w:p>
          <w:p w14:paraId="4B76521E"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3 - Thường xuyên</w:t>
            </w:r>
          </w:p>
          <w:p w14:paraId="153919F9"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4 - Khá thường xuyên</w:t>
            </w:r>
          </w:p>
          <w:p w14:paraId="4AA62D76"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5 - Rất thường xuyên</w:t>
            </w:r>
          </w:p>
          <w:p w14:paraId="642AF70F"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Mức độ ảnh hưởng*: </w:t>
            </w:r>
            <w:r>
              <w:rPr>
                <w:snapToGrid/>
                <w:color w:val="auto"/>
                <w:szCs w:val="26"/>
                <w:lang w:val="vi-VN"/>
              </w:rPr>
              <w:t>chọn 1 trong các mức sau:</w:t>
            </w:r>
          </w:p>
          <w:p w14:paraId="5F54E991"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1 - Không đáng kể</w:t>
            </w:r>
          </w:p>
          <w:p w14:paraId="579147D3"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2 - Nhỏ</w:t>
            </w:r>
          </w:p>
          <w:p w14:paraId="7B7D55E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3 - Vừa phải</w:t>
            </w:r>
          </w:p>
          <w:p w14:paraId="12562AA2"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4 - Nghiêm trọng</w:t>
            </w:r>
          </w:p>
          <w:p w14:paraId="0EAE51E9" w14:textId="35D13EAA"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5 - Thảm hoạ</w:t>
            </w:r>
          </w:p>
          <w:p w14:paraId="375DD660" w14:textId="52D170D7" w:rsidR="00674041" w:rsidRPr="00D56A2E" w:rsidRDefault="00674041"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Điểm RR tiềm tàng</w:t>
            </w:r>
            <w:r w:rsidR="00E62534">
              <w:rPr>
                <w:snapToGrid/>
                <w:color w:val="auto"/>
                <w:szCs w:val="26"/>
                <w:lang w:val="vi-VN"/>
              </w:rPr>
              <w:t xml:space="preserve">: read-only, </w:t>
            </w:r>
            <w:r w:rsidR="00E62534" w:rsidRPr="00E62534">
              <w:rPr>
                <w:snapToGrid/>
                <w:color w:val="auto"/>
                <w:szCs w:val="26"/>
                <w:lang w:val="vi-VN"/>
              </w:rPr>
              <w:t>hệ thống tự động tính</w:t>
            </w:r>
            <w:r w:rsidR="00E62534" w:rsidRPr="00F106F0">
              <w:rPr>
                <w:i/>
                <w:iCs/>
                <w:snapToGrid/>
                <w:color w:val="auto"/>
                <w:szCs w:val="26"/>
                <w:lang w:val="vi-VN"/>
              </w:rPr>
              <w:t xml:space="preserve"> = Khả năng xảy ra * Mức độ ảnh hưởng</w:t>
            </w:r>
          </w:p>
          <w:p w14:paraId="50890EF1" w14:textId="601D71DC" w:rsidR="006E5DE4" w:rsidRPr="00AC06F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Xếp hạng RR</w:t>
            </w:r>
            <w:r w:rsidR="002608EF">
              <w:rPr>
                <w:snapToGrid/>
                <w:color w:val="auto"/>
                <w:szCs w:val="26"/>
                <w:lang w:val="vi-VN"/>
              </w:rPr>
              <w:t xml:space="preserve"> tiềm tàng</w:t>
            </w:r>
            <w:r>
              <w:rPr>
                <w:snapToGrid/>
                <w:color w:val="auto"/>
                <w:szCs w:val="26"/>
                <w:lang w:val="vi-VN"/>
              </w:rPr>
              <w:t xml:space="preserve">*: chọn 1 trong danh mục mức độ rủi ro </w:t>
            </w:r>
            <w:r w:rsidRPr="003318C1">
              <w:rPr>
                <w:i/>
                <w:iCs/>
                <w:snapToGrid/>
                <w:color w:val="0070C0"/>
                <w:szCs w:val="26"/>
                <w:lang w:val="vi-VN"/>
              </w:rPr>
              <w:t>(mục 2.3.2)</w:t>
            </w:r>
          </w:p>
          <w:p w14:paraId="350F0F57"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AC06F4">
              <w:rPr>
                <w:snapToGrid/>
                <w:szCs w:val="26"/>
                <w:lang w:val="vi-VN"/>
              </w:rPr>
              <w:t>Lý do xếp hạng</w:t>
            </w:r>
            <w:r w:rsidRPr="00AC06F4">
              <w:rPr>
                <w:szCs w:val="26"/>
                <w:lang w:val="vi-VN"/>
              </w:rPr>
              <w:t>*</w:t>
            </w:r>
            <w:r w:rsidRPr="00AC06F4">
              <w:rPr>
                <w:snapToGrid/>
                <w:szCs w:val="26"/>
                <w:lang w:val="vi-VN"/>
              </w:rPr>
              <w:t xml:space="preserve">: </w:t>
            </w:r>
            <w:r>
              <w:rPr>
                <w:snapToGrid/>
                <w:szCs w:val="26"/>
                <w:lang w:val="vi-VN"/>
              </w:rPr>
              <w:t>nhập đoạn text</w:t>
            </w:r>
          </w:p>
          <w:p w14:paraId="1DCC43A4" w14:textId="4F31EE31" w:rsidR="006E5DE4" w:rsidRDefault="006E5DE4" w:rsidP="006C4854">
            <w:pPr>
              <w:pStyle w:val="NormalIndent"/>
              <w:keepNext w:val="0"/>
              <w:keepLines/>
              <w:widowControl w:val="0"/>
              <w:numPr>
                <w:ilvl w:val="0"/>
                <w:numId w:val="210"/>
              </w:numPr>
              <w:spacing w:before="0" w:after="0" w:line="312" w:lineRule="auto"/>
              <w:jc w:val="left"/>
              <w:rPr>
                <w:bCs/>
                <w:snapToGrid/>
                <w:color w:val="auto"/>
                <w:szCs w:val="26"/>
                <w:lang w:val="vi-VN"/>
              </w:rPr>
            </w:pPr>
            <w:r w:rsidRPr="00901A4D">
              <w:rPr>
                <w:bCs/>
                <w:snapToGrid/>
                <w:color w:val="auto"/>
                <w:szCs w:val="26"/>
                <w:lang w:val="vi-VN"/>
              </w:rPr>
              <w:t>Đ</w:t>
            </w:r>
            <w:r w:rsidR="009B7B66">
              <w:rPr>
                <w:bCs/>
                <w:snapToGrid/>
                <w:color w:val="auto"/>
                <w:szCs w:val="26"/>
                <w:lang w:val="vi-VN"/>
              </w:rPr>
              <w:t>ề xuất kiểm toán</w:t>
            </w:r>
            <w:r w:rsidRPr="00901A4D">
              <w:rPr>
                <w:bCs/>
                <w:snapToGrid/>
                <w:color w:val="auto"/>
                <w:szCs w:val="26"/>
                <w:lang w:val="vi-VN"/>
              </w:rPr>
              <w:t>:</w:t>
            </w:r>
            <w:r>
              <w:rPr>
                <w:bCs/>
                <w:snapToGrid/>
                <w:color w:val="auto"/>
                <w:szCs w:val="26"/>
                <w:lang w:val="vi-VN"/>
              </w:rPr>
              <w:t xml:space="preserve"> chọn Có/Không, mặc định là Không</w:t>
            </w:r>
          </w:p>
          <w:p w14:paraId="407578A2" w14:textId="58E14908" w:rsidR="007613AD" w:rsidRPr="007613AD" w:rsidRDefault="007613AD" w:rsidP="006C4854">
            <w:pPr>
              <w:pStyle w:val="NormalIndent"/>
              <w:keepNext w:val="0"/>
              <w:keepLines/>
              <w:widowControl w:val="0"/>
              <w:numPr>
                <w:ilvl w:val="0"/>
                <w:numId w:val="209"/>
              </w:numPr>
              <w:spacing w:before="0" w:after="0" w:line="312" w:lineRule="auto"/>
              <w:jc w:val="left"/>
              <w:rPr>
                <w:b/>
                <w:snapToGrid/>
                <w:color w:val="auto"/>
                <w:szCs w:val="26"/>
                <w:lang w:val="vi-VN"/>
              </w:rPr>
            </w:pPr>
            <w:r w:rsidRPr="007613AD">
              <w:rPr>
                <w:b/>
                <w:snapToGrid/>
                <w:color w:val="auto"/>
                <w:szCs w:val="26"/>
                <w:lang w:val="vi-VN"/>
              </w:rPr>
              <w:t xml:space="preserve">Kiểm soát </w:t>
            </w:r>
            <w:r>
              <w:rPr>
                <w:b/>
                <w:snapToGrid/>
                <w:color w:val="auto"/>
                <w:szCs w:val="26"/>
                <w:lang w:val="vi-VN"/>
              </w:rPr>
              <w:t>hiện tại</w:t>
            </w:r>
          </w:p>
          <w:p w14:paraId="305C0792" w14:textId="77777777" w:rsidR="007613AD" w:rsidRDefault="007613AD"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 xml:space="preserve">Kiểm soát hiện tại: read-only, hiển thị danh sách các kiểm soát hiện tại của rủi ro lấy từ danh mục kiểm soát </w:t>
            </w:r>
            <w:r w:rsidRPr="00E62534">
              <w:rPr>
                <w:i/>
                <w:iCs/>
                <w:snapToGrid/>
                <w:color w:val="0070C0"/>
                <w:szCs w:val="26"/>
                <w:lang w:val="vi-VN"/>
              </w:rPr>
              <w:t>(mục 5.3.2),</w:t>
            </w:r>
            <w:r w:rsidRPr="00E62534">
              <w:rPr>
                <w:snapToGrid/>
                <w:color w:val="0070C0"/>
                <w:szCs w:val="26"/>
                <w:lang w:val="vi-VN"/>
              </w:rPr>
              <w:t xml:space="preserve"> </w:t>
            </w:r>
            <w:r>
              <w:rPr>
                <w:snapToGrid/>
                <w:color w:val="auto"/>
                <w:szCs w:val="26"/>
                <w:lang w:val="vi-VN"/>
              </w:rPr>
              <w:t>gồm các thông tin:</w:t>
            </w:r>
          </w:p>
          <w:p w14:paraId="559B4248"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STT</w:t>
            </w:r>
          </w:p>
          <w:p w14:paraId="404AA09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Mã kiểm soát</w:t>
            </w:r>
          </w:p>
          <w:p w14:paraId="0A00ACC9" w14:textId="437492B4" w:rsidR="007613AD" w:rsidRDefault="00DB77B3"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Mô tả kiểm soát: hiển thị kiểm soát theo quy định và kiểm soát thực tế</w:t>
            </w:r>
          </w:p>
          <w:p w14:paraId="03AD80A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Tần suất KS</w:t>
            </w:r>
          </w:p>
          <w:p w14:paraId="322E56CC"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Loại KS</w:t>
            </w:r>
          </w:p>
          <w:p w14:paraId="36C4A3C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lastRenderedPageBreak/>
              <w:t>Hình thức KS</w:t>
            </w:r>
          </w:p>
          <w:p w14:paraId="404BA58C" w14:textId="77777777" w:rsidR="006E5DE4" w:rsidRPr="00D56A2E" w:rsidRDefault="006E5DE4" w:rsidP="006C4854">
            <w:pPr>
              <w:pStyle w:val="NormalIndent"/>
              <w:keepNext w:val="0"/>
              <w:keepLines/>
              <w:widowControl w:val="0"/>
              <w:numPr>
                <w:ilvl w:val="0"/>
                <w:numId w:val="209"/>
              </w:numPr>
              <w:spacing w:before="0" w:after="0" w:line="312" w:lineRule="auto"/>
              <w:jc w:val="left"/>
              <w:rPr>
                <w:snapToGrid/>
                <w:color w:val="auto"/>
                <w:szCs w:val="26"/>
                <w:lang w:val="vi-VN"/>
              </w:rPr>
            </w:pPr>
            <w:r w:rsidRPr="00FD7DA9">
              <w:rPr>
                <w:b/>
                <w:bCs/>
                <w:snapToGrid/>
                <w:color w:val="auto"/>
                <w:szCs w:val="26"/>
                <w:lang w:val="vi-VN"/>
              </w:rPr>
              <w:t>Chấm điểm rủi ro còn lại</w:t>
            </w:r>
          </w:p>
          <w:p w14:paraId="311AC3D4"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Khả năng xảy ra: </w:t>
            </w:r>
            <w:r>
              <w:rPr>
                <w:snapToGrid/>
                <w:color w:val="auto"/>
                <w:szCs w:val="26"/>
                <w:lang w:val="vi-VN"/>
              </w:rPr>
              <w:t>chọn 1 trong các mức sau:</w:t>
            </w:r>
          </w:p>
          <w:p w14:paraId="6AD758EE"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1 - Rất hiếm khi</w:t>
            </w:r>
          </w:p>
          <w:p w14:paraId="627B9626"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2 - Thỉnh thoảng</w:t>
            </w:r>
          </w:p>
          <w:p w14:paraId="3A3C1B07"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3 - Thường xuyên</w:t>
            </w:r>
          </w:p>
          <w:p w14:paraId="2EE5B29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4 - Khá thường xuyên</w:t>
            </w:r>
          </w:p>
          <w:p w14:paraId="3D01E70F"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5 - Rất thường xuyên</w:t>
            </w:r>
          </w:p>
          <w:p w14:paraId="0D0A02DE"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Mức độ ảnh hưởng: </w:t>
            </w:r>
            <w:r>
              <w:rPr>
                <w:snapToGrid/>
                <w:color w:val="auto"/>
                <w:szCs w:val="26"/>
                <w:lang w:val="vi-VN"/>
              </w:rPr>
              <w:t>chọn 1 trong các mức sau:</w:t>
            </w:r>
          </w:p>
          <w:p w14:paraId="541CBF03"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1 - Không đáng kể</w:t>
            </w:r>
          </w:p>
          <w:p w14:paraId="6DD8B10D"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2 - Nhỏ</w:t>
            </w:r>
          </w:p>
          <w:p w14:paraId="2D0D2D32"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3 - Vừa phải</w:t>
            </w:r>
          </w:p>
          <w:p w14:paraId="6D8B992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4 - Nghiêm trọng</w:t>
            </w:r>
          </w:p>
          <w:p w14:paraId="1F802E2A"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5 - Thảm hoạ</w:t>
            </w:r>
          </w:p>
          <w:p w14:paraId="3F995F36" w14:textId="6A6B6F0F" w:rsidR="00E62534" w:rsidRPr="00D56A2E" w:rsidRDefault="00E6253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 xml:space="preserve">Điểm RR </w:t>
            </w:r>
            <w:r w:rsidR="00FA29F6">
              <w:rPr>
                <w:snapToGrid/>
                <w:color w:val="auto"/>
                <w:szCs w:val="26"/>
                <w:lang w:val="vi-VN"/>
              </w:rPr>
              <w:t>còn lại</w:t>
            </w:r>
            <w:r>
              <w:rPr>
                <w:snapToGrid/>
                <w:color w:val="auto"/>
                <w:szCs w:val="26"/>
                <w:lang w:val="vi-VN"/>
              </w:rPr>
              <w:t xml:space="preserve">: read-only, </w:t>
            </w:r>
            <w:r w:rsidRPr="00E62534">
              <w:rPr>
                <w:snapToGrid/>
                <w:color w:val="auto"/>
                <w:szCs w:val="26"/>
                <w:lang w:val="vi-VN"/>
              </w:rPr>
              <w:t>hệ thống tự động tính</w:t>
            </w:r>
            <w:r w:rsidRPr="00F106F0">
              <w:rPr>
                <w:i/>
                <w:iCs/>
                <w:snapToGrid/>
                <w:color w:val="auto"/>
                <w:szCs w:val="26"/>
                <w:lang w:val="vi-VN"/>
              </w:rPr>
              <w:t xml:space="preserve"> = Khả năng xảy ra * Mức độ ảnh hưởng</w:t>
            </w:r>
          </w:p>
          <w:p w14:paraId="1377BA6E" w14:textId="774B5815" w:rsidR="006E5DE4" w:rsidRPr="00AC06F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Xếp hạng RR</w:t>
            </w:r>
            <w:r w:rsidR="00FA29F6">
              <w:rPr>
                <w:snapToGrid/>
                <w:color w:val="auto"/>
                <w:szCs w:val="26"/>
                <w:lang w:val="vi-VN"/>
              </w:rPr>
              <w:t xml:space="preserve"> còn lại</w:t>
            </w:r>
            <w:r>
              <w:rPr>
                <w:snapToGrid/>
                <w:color w:val="auto"/>
                <w:szCs w:val="26"/>
                <w:lang w:val="vi-VN"/>
              </w:rPr>
              <w:t xml:space="preserve">: chọn 1 trong danh mục mức độ rủi ro </w:t>
            </w:r>
            <w:r w:rsidRPr="003318C1">
              <w:rPr>
                <w:i/>
                <w:iCs/>
                <w:snapToGrid/>
                <w:color w:val="0070C0"/>
                <w:szCs w:val="26"/>
                <w:lang w:val="vi-VN"/>
              </w:rPr>
              <w:t>(mục 2.3.2)</w:t>
            </w:r>
          </w:p>
          <w:p w14:paraId="7337D823" w14:textId="593E450A" w:rsidR="006E5DE4" w:rsidRPr="007613AD"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AC06F4">
              <w:rPr>
                <w:snapToGrid/>
                <w:szCs w:val="26"/>
                <w:lang w:val="vi-VN"/>
              </w:rPr>
              <w:t xml:space="preserve">Lý do xếp hạng: </w:t>
            </w:r>
            <w:r>
              <w:rPr>
                <w:snapToGrid/>
                <w:szCs w:val="26"/>
                <w:lang w:val="vi-VN"/>
              </w:rPr>
              <w:t>nhập đoạn text</w:t>
            </w:r>
          </w:p>
          <w:p w14:paraId="76C70E8A" w14:textId="3D4B6A7D" w:rsidR="00FA29F6" w:rsidRPr="00FA29F6" w:rsidRDefault="00FA29F6" w:rsidP="006C4854">
            <w:pPr>
              <w:pStyle w:val="NormalIndent"/>
              <w:keepNext w:val="0"/>
              <w:keepLines/>
              <w:widowControl w:val="0"/>
              <w:numPr>
                <w:ilvl w:val="0"/>
                <w:numId w:val="209"/>
              </w:numPr>
              <w:spacing w:before="0" w:after="0" w:line="312" w:lineRule="auto"/>
              <w:jc w:val="left"/>
              <w:rPr>
                <w:b/>
                <w:bCs/>
                <w:snapToGrid/>
                <w:color w:val="auto"/>
                <w:szCs w:val="26"/>
                <w:lang w:val="vi-VN"/>
              </w:rPr>
            </w:pPr>
            <w:r w:rsidRPr="00FA29F6">
              <w:rPr>
                <w:b/>
                <w:bCs/>
                <w:snapToGrid/>
                <w:szCs w:val="26"/>
                <w:lang w:val="vi-VN"/>
              </w:rPr>
              <w:t>Thủ tục kiểm toán</w:t>
            </w:r>
          </w:p>
          <w:p w14:paraId="7F705E28" w14:textId="5F9ECA58" w:rsidR="00FA29F6" w:rsidRDefault="00FA29F6" w:rsidP="00221FA0">
            <w:pPr>
              <w:pStyle w:val="NormalIndent"/>
              <w:keepNext w:val="0"/>
              <w:keepLines/>
              <w:widowControl w:val="0"/>
              <w:numPr>
                <w:ilvl w:val="0"/>
                <w:numId w:val="15"/>
              </w:numPr>
              <w:spacing w:before="0" w:after="0" w:line="312" w:lineRule="auto"/>
              <w:jc w:val="left"/>
              <w:rPr>
                <w:i/>
                <w:iCs/>
                <w:snapToGrid/>
                <w:color w:val="auto"/>
                <w:szCs w:val="26"/>
                <w:lang w:val="vi-VN"/>
              </w:rPr>
            </w:pPr>
            <w:r w:rsidRPr="00EC07A6">
              <w:rPr>
                <w:snapToGrid/>
                <w:color w:val="auto"/>
                <w:szCs w:val="26"/>
                <w:lang w:val="vi-VN"/>
              </w:rPr>
              <w:t>Chỉ hiển thị</w:t>
            </w:r>
            <w:r w:rsidR="006E38C9">
              <w:rPr>
                <w:snapToGrid/>
                <w:color w:val="auto"/>
                <w:szCs w:val="26"/>
                <w:lang w:val="vi-VN"/>
              </w:rPr>
              <w:t xml:space="preserve"> </w:t>
            </w:r>
            <w:r w:rsidR="00687AE0">
              <w:rPr>
                <w:snapToGrid/>
                <w:color w:val="auto"/>
                <w:szCs w:val="26"/>
                <w:lang w:val="vi-VN"/>
              </w:rPr>
              <w:t>mục này</w:t>
            </w:r>
            <w:r w:rsidRPr="00EC07A6">
              <w:rPr>
                <w:snapToGrid/>
                <w:color w:val="auto"/>
                <w:szCs w:val="26"/>
                <w:lang w:val="vi-VN"/>
              </w:rPr>
              <w:t xml:space="preserve"> nếu </w:t>
            </w:r>
            <w:r w:rsidR="009B7B66" w:rsidRPr="009B7B66">
              <w:rPr>
                <w:i/>
                <w:iCs/>
                <w:snapToGrid/>
                <w:color w:val="auto"/>
                <w:szCs w:val="26"/>
                <w:lang w:val="vi-VN"/>
              </w:rPr>
              <w:t>Đề xuất kiểm toán</w:t>
            </w:r>
            <w:r w:rsidR="009B7B66">
              <w:rPr>
                <w:snapToGrid/>
                <w:color w:val="auto"/>
                <w:szCs w:val="26"/>
                <w:lang w:val="vi-VN"/>
              </w:rPr>
              <w:t xml:space="preserve"> </w:t>
            </w:r>
            <w:r w:rsidR="006E38C9">
              <w:rPr>
                <w:snapToGrid/>
                <w:color w:val="auto"/>
                <w:szCs w:val="26"/>
                <w:lang w:val="vi-VN"/>
              </w:rPr>
              <w:t xml:space="preserve">chọn </w:t>
            </w:r>
            <w:r w:rsidR="006E38C9" w:rsidRPr="006E38C9">
              <w:rPr>
                <w:i/>
                <w:iCs/>
                <w:snapToGrid/>
                <w:color w:val="auto"/>
                <w:szCs w:val="26"/>
                <w:lang w:val="vi-VN"/>
              </w:rPr>
              <w:t>Có</w:t>
            </w:r>
          </w:p>
          <w:p w14:paraId="1A282DCE" w14:textId="561BF1FE" w:rsidR="00EC07A6" w:rsidRPr="007B0DB9" w:rsidRDefault="00687AE0" w:rsidP="00221FA0">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w:t>
            </w:r>
            <w:r w:rsidR="005C6353">
              <w:rPr>
                <w:snapToGrid/>
                <w:color w:val="auto"/>
                <w:szCs w:val="26"/>
                <w:lang w:val="vi-VN"/>
              </w:rPr>
              <w:t xml:space="preserve">ệ thống sẽ hiển thị danh sách các thủ tục KT lấy từ thư viện thủ tục </w:t>
            </w:r>
            <w:r w:rsidR="00520166">
              <w:rPr>
                <w:snapToGrid/>
                <w:color w:val="auto"/>
                <w:szCs w:val="26"/>
                <w:lang w:val="vi-VN"/>
              </w:rPr>
              <w:t xml:space="preserve">KT </w:t>
            </w:r>
            <w:r w:rsidR="005C6353" w:rsidRPr="005C6353">
              <w:rPr>
                <w:i/>
                <w:iCs/>
                <w:snapToGrid/>
                <w:color w:val="0070C0"/>
                <w:szCs w:val="26"/>
                <w:lang w:val="vi-VN"/>
              </w:rPr>
              <w:t>(mục 5.3.3)</w:t>
            </w:r>
            <w:r w:rsidR="007B0DB9" w:rsidRPr="007B0DB9">
              <w:rPr>
                <w:snapToGrid/>
                <w:color w:val="000000" w:themeColor="text1"/>
                <w:szCs w:val="26"/>
                <w:lang w:val="vi-VN"/>
              </w:rPr>
              <w:t>, danh sách hiển thị thông tin:</w:t>
            </w:r>
          </w:p>
          <w:p w14:paraId="17BF7B2C" w14:textId="2CDE3E30" w:rsidR="007B0DB9"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STT</w:t>
            </w:r>
          </w:p>
          <w:p w14:paraId="65048BCE" w14:textId="403211EB" w:rsidR="00AB464C"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Mã kiểm soát</w:t>
            </w:r>
          </w:p>
          <w:p w14:paraId="5BE62C73" w14:textId="61430C11" w:rsidR="00AB464C"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Mã thủ tục</w:t>
            </w:r>
          </w:p>
          <w:p w14:paraId="6432C7B5" w14:textId="41066DAE" w:rsidR="00AB464C"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Mô tả thủ tục</w:t>
            </w:r>
          </w:p>
          <w:p w14:paraId="0971AE2F" w14:textId="354E95B2" w:rsidR="00C96A1E" w:rsidRPr="004E3ED2" w:rsidRDefault="00C96A1E" w:rsidP="00C96A1E">
            <w:pPr>
              <w:pStyle w:val="NormalIndent"/>
              <w:keepNext w:val="0"/>
              <w:keepLines/>
              <w:widowControl w:val="0"/>
              <w:numPr>
                <w:ilvl w:val="0"/>
                <w:numId w:val="15"/>
              </w:numPr>
              <w:spacing w:before="0" w:after="0" w:line="312" w:lineRule="auto"/>
              <w:jc w:val="left"/>
              <w:rPr>
                <w:snapToGrid/>
                <w:szCs w:val="26"/>
                <w:lang w:val="vi-VN"/>
              </w:rPr>
            </w:pPr>
            <w:r>
              <w:rPr>
                <w:snapToGrid/>
                <w:szCs w:val="26"/>
                <w:lang w:val="vi-VN"/>
              </w:rPr>
              <w:t xml:space="preserve">Cho phép thêm/xoá thủ tục </w:t>
            </w:r>
            <w:r w:rsidR="0086199F">
              <w:rPr>
                <w:snapToGrid/>
                <w:szCs w:val="26"/>
                <w:lang w:val="vi-VN"/>
              </w:rPr>
              <w:t>trên danh sách</w:t>
            </w:r>
            <w:r w:rsidR="00DB77B3">
              <w:rPr>
                <w:snapToGrid/>
                <w:szCs w:val="26"/>
                <w:lang w:val="vi-VN"/>
              </w:rPr>
              <w:t xml:space="preserve">. Khi Thêm thủ tục, hệ thống gọi đến màn hình Thêm mới thủ tục ở chức năng </w:t>
            </w:r>
            <w:r w:rsidR="00DB77B3" w:rsidRPr="00813677">
              <w:rPr>
                <w:i/>
                <w:iCs/>
                <w:snapToGrid/>
                <w:color w:val="0070C0"/>
                <w:szCs w:val="26"/>
                <w:lang w:val="vi-VN"/>
              </w:rPr>
              <w:t>5.3.3 Danh mục thủ tục</w:t>
            </w:r>
          </w:p>
          <w:p w14:paraId="22D19406" w14:textId="61829328" w:rsidR="004E3ED2" w:rsidRPr="004E3ED2" w:rsidRDefault="004E3ED2" w:rsidP="00C96A1E">
            <w:pPr>
              <w:pStyle w:val="NormalIndent"/>
              <w:keepNext w:val="0"/>
              <w:keepLines/>
              <w:widowControl w:val="0"/>
              <w:numPr>
                <w:ilvl w:val="0"/>
                <w:numId w:val="15"/>
              </w:numPr>
              <w:spacing w:before="0" w:after="0" w:line="312" w:lineRule="auto"/>
              <w:jc w:val="left"/>
              <w:rPr>
                <w:snapToGrid/>
                <w:color w:val="000000" w:themeColor="text1"/>
                <w:szCs w:val="26"/>
                <w:lang w:val="vi-VN"/>
              </w:rPr>
            </w:pPr>
            <w:r w:rsidRPr="004E3ED2">
              <w:rPr>
                <w:snapToGrid/>
                <w:color w:val="000000" w:themeColor="text1"/>
                <w:szCs w:val="26"/>
                <w:lang w:val="vi-VN"/>
              </w:rPr>
              <w:t>Cho phép gán nhân sự thực hiện t</w:t>
            </w:r>
            <w:r>
              <w:rPr>
                <w:snapToGrid/>
                <w:color w:val="000000" w:themeColor="text1"/>
                <w:szCs w:val="26"/>
                <w:lang w:val="vi-VN"/>
              </w:rPr>
              <w:t xml:space="preserve">ừng thủ tục: chọn 1 trên danh sách nhân sự </w:t>
            </w:r>
            <w:r w:rsidR="00361581">
              <w:rPr>
                <w:snapToGrid/>
                <w:color w:val="000000" w:themeColor="text1"/>
                <w:szCs w:val="26"/>
                <w:lang w:val="vi-VN"/>
              </w:rPr>
              <w:t xml:space="preserve">của </w:t>
            </w:r>
            <w:r>
              <w:rPr>
                <w:snapToGrid/>
                <w:color w:val="000000" w:themeColor="text1"/>
                <w:szCs w:val="26"/>
                <w:lang w:val="vi-VN"/>
              </w:rPr>
              <w:t>cuộc KT</w:t>
            </w:r>
          </w:p>
          <w:p w14:paraId="3B57352A" w14:textId="77777777" w:rsidR="00B21711" w:rsidRDefault="006E5DE4" w:rsidP="002717CA">
            <w:pPr>
              <w:pStyle w:val="NormalIndent"/>
              <w:keepNext w:val="0"/>
              <w:keepLines/>
              <w:widowControl w:val="0"/>
              <w:numPr>
                <w:ilvl w:val="0"/>
                <w:numId w:val="0"/>
              </w:numPr>
              <w:spacing w:before="0" w:after="0" w:line="312" w:lineRule="auto"/>
              <w:jc w:val="left"/>
              <w:rPr>
                <w:snapToGrid/>
                <w:szCs w:val="26"/>
                <w:lang w:val="vi-VN"/>
              </w:rPr>
            </w:pPr>
            <w:r w:rsidRPr="00B21711">
              <w:rPr>
                <w:snapToGrid/>
                <w:szCs w:val="26"/>
                <w:lang w:val="vi-VN"/>
              </w:rPr>
              <w:t>Giao diện:</w:t>
            </w:r>
            <w:r>
              <w:rPr>
                <w:snapToGrid/>
                <w:szCs w:val="26"/>
                <w:lang w:val="vi-VN"/>
              </w:rPr>
              <w:t xml:space="preserve"> </w:t>
            </w:r>
          </w:p>
          <w:p w14:paraId="78C65223" w14:textId="63162D24" w:rsidR="00B21711" w:rsidRPr="00C274A3" w:rsidRDefault="00C4294D" w:rsidP="00B21711">
            <w:pPr>
              <w:pStyle w:val="NormalIndent"/>
              <w:keepNext w:val="0"/>
              <w:keepLines/>
              <w:widowControl w:val="0"/>
              <w:numPr>
                <w:ilvl w:val="0"/>
                <w:numId w:val="0"/>
              </w:numPr>
              <w:spacing w:before="0" w:after="0" w:line="312" w:lineRule="auto"/>
              <w:jc w:val="left"/>
              <w:rPr>
                <w:snapToGrid/>
                <w:szCs w:val="26"/>
                <w:lang w:val="vi-VN"/>
              </w:rPr>
            </w:pPr>
            <w:hyperlink r:id="rId47" w:anchor="id=y46e8a&amp;p=36__cap_nhat_rui_ro&amp;g=1" w:history="1">
              <w:r w:rsidR="00B21711" w:rsidRPr="005251DC">
                <w:rPr>
                  <w:rStyle w:val="Hyperlink"/>
                  <w:snapToGrid/>
                  <w:szCs w:val="26"/>
                  <w:lang w:val="vi-VN"/>
                </w:rPr>
                <w:t>https://f2z0rj.axshare.com/#id=y46e8a&amp;p=36__cap_nhat_rui_ro&amp;g=1</w:t>
              </w:r>
            </w:hyperlink>
          </w:p>
        </w:tc>
      </w:tr>
      <w:tr w:rsidR="0071323F" w:rsidRPr="006B729D" w14:paraId="116572BB" w14:textId="77777777" w:rsidTr="00641FBA">
        <w:tc>
          <w:tcPr>
            <w:tcW w:w="817" w:type="dxa"/>
            <w:shd w:val="clear" w:color="auto" w:fill="auto"/>
          </w:tcPr>
          <w:p w14:paraId="0152DCF8" w14:textId="77777777" w:rsidR="0071323F" w:rsidRPr="002212C5" w:rsidRDefault="0071323F" w:rsidP="006C4854">
            <w:pPr>
              <w:pStyle w:val="ListParagraph"/>
              <w:numPr>
                <w:ilvl w:val="0"/>
                <w:numId w:val="199"/>
              </w:numPr>
              <w:rPr>
                <w:lang w:val="vi-VN"/>
              </w:rPr>
            </w:pPr>
          </w:p>
        </w:tc>
        <w:tc>
          <w:tcPr>
            <w:tcW w:w="1877" w:type="dxa"/>
            <w:shd w:val="clear" w:color="auto" w:fill="auto"/>
          </w:tcPr>
          <w:p w14:paraId="62F3D6C1" w14:textId="5B47D4CE" w:rsidR="0071323F" w:rsidRDefault="0071323F" w:rsidP="006E5DE4">
            <w:pPr>
              <w:keepLines/>
              <w:widowControl w:val="0"/>
              <w:rPr>
                <w:szCs w:val="26"/>
                <w:lang w:val="vi-VN"/>
              </w:rPr>
            </w:pPr>
            <w:r>
              <w:rPr>
                <w:szCs w:val="26"/>
                <w:lang w:val="vi-VN"/>
              </w:rPr>
              <w:t>Xoá rủi ro</w:t>
            </w:r>
          </w:p>
        </w:tc>
        <w:tc>
          <w:tcPr>
            <w:tcW w:w="6912" w:type="dxa"/>
            <w:shd w:val="clear" w:color="auto" w:fill="auto"/>
          </w:tcPr>
          <w:p w14:paraId="3F82A0F3" w14:textId="3C137944" w:rsidR="0071323F" w:rsidRPr="00E03479" w:rsidRDefault="00CD4D76" w:rsidP="006E5DE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Khi NSD xoá </w:t>
            </w:r>
            <w:r w:rsidR="0071323F">
              <w:rPr>
                <w:snapToGrid/>
                <w:color w:val="auto"/>
                <w:szCs w:val="26"/>
                <w:lang w:val="vi-VN"/>
              </w:rPr>
              <w:t xml:space="preserve">rủi ro khỏi chương trình kiểm </w:t>
            </w:r>
            <w:r>
              <w:rPr>
                <w:snapToGrid/>
                <w:color w:val="auto"/>
                <w:szCs w:val="26"/>
                <w:lang w:val="vi-VN"/>
              </w:rPr>
              <w:t xml:space="preserve">toán thì rủi ro không bị xoá </w:t>
            </w:r>
            <w:r w:rsidR="009A5A74">
              <w:rPr>
                <w:snapToGrid/>
                <w:color w:val="auto"/>
                <w:szCs w:val="26"/>
                <w:lang w:val="vi-VN"/>
              </w:rPr>
              <w:t>trong</w:t>
            </w:r>
            <w:r>
              <w:rPr>
                <w:snapToGrid/>
                <w:color w:val="auto"/>
                <w:szCs w:val="26"/>
                <w:lang w:val="vi-VN"/>
              </w:rPr>
              <w:t xml:space="preserve"> thư viện rủi ro</w:t>
            </w:r>
          </w:p>
        </w:tc>
      </w:tr>
    </w:tbl>
    <w:p w14:paraId="3C865CD4" w14:textId="61168CDE" w:rsidR="006B7F63" w:rsidRDefault="009A4C05" w:rsidP="00762803">
      <w:pPr>
        <w:pStyle w:val="tvHeading1"/>
      </w:pPr>
      <w:bookmarkStart w:id="124" w:name="_Toc87368239"/>
      <w:proofErr w:type="spellStart"/>
      <w:r w:rsidRPr="00F50940">
        <w:t>Thực</w:t>
      </w:r>
      <w:proofErr w:type="spellEnd"/>
      <w:r w:rsidRPr="00F50940">
        <w:t xml:space="preserve"> </w:t>
      </w:r>
      <w:proofErr w:type="spellStart"/>
      <w:r w:rsidRPr="00F50940">
        <w:t>hiện</w:t>
      </w:r>
      <w:proofErr w:type="spellEnd"/>
      <w:r w:rsidRPr="00F50940">
        <w:t xml:space="preserve"> </w:t>
      </w:r>
      <w:proofErr w:type="spellStart"/>
      <w:r w:rsidRPr="00F50940">
        <w:t>cuộc</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24"/>
      <w:proofErr w:type="spellEnd"/>
    </w:p>
    <w:p w14:paraId="53854832" w14:textId="30E1417C" w:rsidR="00816FFD" w:rsidRDefault="00816FFD" w:rsidP="003F2316">
      <w:pPr>
        <w:pStyle w:val="tvHeading11"/>
      </w:pPr>
      <w:bookmarkStart w:id="125" w:name="_Toc87368240"/>
      <w:r>
        <w:rPr>
          <w:lang w:val="vi-VN"/>
        </w:rPr>
        <w:t>G</w:t>
      </w:r>
      <w:proofErr w:type="spellStart"/>
      <w:r w:rsidRPr="00816FFD">
        <w:t>iấy</w:t>
      </w:r>
      <w:proofErr w:type="spellEnd"/>
      <w:r w:rsidRPr="00816FFD">
        <w:t xml:space="preserve"> </w:t>
      </w:r>
      <w:proofErr w:type="spellStart"/>
      <w:r w:rsidRPr="00816FFD">
        <w:t>tờ</w:t>
      </w:r>
      <w:proofErr w:type="spellEnd"/>
      <w:r w:rsidRPr="00816FFD">
        <w:t xml:space="preserve"> </w:t>
      </w:r>
      <w:proofErr w:type="spellStart"/>
      <w:r w:rsidRPr="00816FFD">
        <w:t>làm</w:t>
      </w:r>
      <w:proofErr w:type="spellEnd"/>
      <w:r w:rsidRPr="00816FFD">
        <w:t xml:space="preserve"> </w:t>
      </w:r>
      <w:proofErr w:type="spellStart"/>
      <w:r w:rsidRPr="00816FFD">
        <w:t>việc</w:t>
      </w:r>
      <w:bookmarkEnd w:id="125"/>
      <w:proofErr w:type="spellEnd"/>
    </w:p>
    <w:p w14:paraId="03483E92" w14:textId="2B4BCD6B" w:rsidR="00926287" w:rsidRPr="00CF4A81" w:rsidRDefault="00926287" w:rsidP="00926287">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sidR="00CF4A81">
        <w:rPr>
          <w:bCs/>
          <w:szCs w:val="26"/>
        </w:rPr>
        <w:t>quản</w:t>
      </w:r>
      <w:proofErr w:type="spellEnd"/>
      <w:r w:rsidR="00CF4A81">
        <w:rPr>
          <w:bCs/>
          <w:szCs w:val="26"/>
        </w:rPr>
        <w:t xml:space="preserve"> </w:t>
      </w:r>
      <w:proofErr w:type="spellStart"/>
      <w:r w:rsidR="00CF4A81">
        <w:rPr>
          <w:bCs/>
          <w:szCs w:val="26"/>
        </w:rPr>
        <w:t>lý</w:t>
      </w:r>
      <w:proofErr w:type="spellEnd"/>
      <w:r w:rsidR="00CF4A81">
        <w:rPr>
          <w:bCs/>
          <w:szCs w:val="26"/>
        </w:rPr>
        <w:t xml:space="preserve"> </w:t>
      </w:r>
      <w:proofErr w:type="spellStart"/>
      <w:r w:rsidR="00CF4A81">
        <w:rPr>
          <w:bCs/>
          <w:szCs w:val="26"/>
        </w:rPr>
        <w:t>các</w:t>
      </w:r>
      <w:proofErr w:type="spellEnd"/>
      <w:r w:rsidR="00CF4A81">
        <w:rPr>
          <w:bCs/>
          <w:szCs w:val="26"/>
        </w:rPr>
        <w:t xml:space="preserve"> </w:t>
      </w:r>
      <w:proofErr w:type="spellStart"/>
      <w:r w:rsidR="00CF4A81">
        <w:rPr>
          <w:bCs/>
          <w:szCs w:val="26"/>
        </w:rPr>
        <w:t>giấy</w:t>
      </w:r>
      <w:proofErr w:type="spellEnd"/>
      <w:r w:rsidR="00CF4A81">
        <w:rPr>
          <w:bCs/>
          <w:szCs w:val="26"/>
        </w:rPr>
        <w:t xml:space="preserve"> </w:t>
      </w:r>
      <w:proofErr w:type="spellStart"/>
      <w:r w:rsidR="00CF4A81">
        <w:rPr>
          <w:bCs/>
          <w:szCs w:val="26"/>
        </w:rPr>
        <w:t>tờ</w:t>
      </w:r>
      <w:proofErr w:type="spellEnd"/>
      <w:r w:rsidR="00CF4A81">
        <w:rPr>
          <w:bCs/>
          <w:szCs w:val="26"/>
        </w:rPr>
        <w:t xml:space="preserve"> </w:t>
      </w:r>
      <w:proofErr w:type="spellStart"/>
      <w:r w:rsidR="00CF4A81">
        <w:rPr>
          <w:bCs/>
          <w:szCs w:val="26"/>
        </w:rPr>
        <w:t>làm</w:t>
      </w:r>
      <w:proofErr w:type="spellEnd"/>
      <w:r w:rsidR="00CF4A81">
        <w:rPr>
          <w:bCs/>
          <w:szCs w:val="26"/>
        </w:rPr>
        <w:t xml:space="preserve"> </w:t>
      </w:r>
      <w:proofErr w:type="spellStart"/>
      <w:r w:rsidR="00CF4A81">
        <w:rPr>
          <w:bCs/>
          <w:szCs w:val="26"/>
        </w:rPr>
        <w:t>việc</w:t>
      </w:r>
      <w:proofErr w:type="spellEnd"/>
      <w:r w:rsidR="00CF4A81">
        <w:rPr>
          <w:bCs/>
          <w:szCs w:val="26"/>
        </w:rPr>
        <w:t xml:space="preserve"> </w:t>
      </w:r>
      <w:proofErr w:type="spellStart"/>
      <w:r w:rsidR="00CF4A81">
        <w:rPr>
          <w:bCs/>
          <w:szCs w:val="26"/>
        </w:rPr>
        <w:t>của</w:t>
      </w:r>
      <w:proofErr w:type="spellEnd"/>
      <w:r w:rsidR="00CF4A81">
        <w:rPr>
          <w:bCs/>
          <w:szCs w:val="26"/>
        </w:rPr>
        <w:t xml:space="preserve"> </w:t>
      </w:r>
      <w:proofErr w:type="spellStart"/>
      <w:r w:rsidR="00CF4A81">
        <w:rPr>
          <w:bCs/>
          <w:szCs w:val="26"/>
        </w:rPr>
        <w:t>kiểm</w:t>
      </w:r>
      <w:proofErr w:type="spellEnd"/>
      <w:r w:rsidR="00CF4A81">
        <w:rPr>
          <w:bCs/>
          <w:szCs w:val="26"/>
        </w:rPr>
        <w:t xml:space="preserve"> </w:t>
      </w:r>
      <w:proofErr w:type="spellStart"/>
      <w:r w:rsidR="00CF4A81">
        <w:rPr>
          <w:bCs/>
          <w:szCs w:val="26"/>
        </w:rPr>
        <w:t>toán</w:t>
      </w:r>
      <w:proofErr w:type="spellEnd"/>
      <w:r w:rsidR="00CF4A81">
        <w:rPr>
          <w:bCs/>
          <w:szCs w:val="26"/>
          <w:lang w:val="vi-VN"/>
        </w:rPr>
        <w:t xml:space="preserve"> viên</w:t>
      </w:r>
      <w:r w:rsidR="009F2A02">
        <w:rPr>
          <w:bCs/>
          <w:szCs w:val="26"/>
          <w:lang w:val="vi-VN"/>
        </w:rPr>
        <w:t xml:space="preserve"> trong cuộc kiểm toán</w:t>
      </w:r>
      <w:r w:rsidR="00CF4A81">
        <w:rPr>
          <w:bCs/>
          <w:szCs w:val="26"/>
          <w:lang w:val="vi-VN"/>
        </w:rPr>
        <w:t>, ghi nhận công việc đã thực hiện và kết quả</w:t>
      </w:r>
      <w:r w:rsidR="009F2A02">
        <w:rPr>
          <w:bCs/>
          <w:szCs w:val="26"/>
          <w:lang w:val="vi-VN"/>
        </w:rPr>
        <w:t xml:space="preserve"> thực hiện</w:t>
      </w:r>
    </w:p>
    <w:p w14:paraId="059528D4" w14:textId="77777777" w:rsidR="00926287" w:rsidRPr="00C73133" w:rsidRDefault="00926287" w:rsidP="00926287">
      <w:pPr>
        <w:rPr>
          <w:lang w:val="vi-VN"/>
        </w:rPr>
      </w:pPr>
      <w:r w:rsidRPr="00802E10">
        <w:rPr>
          <w:b/>
          <w:bCs/>
          <w:szCs w:val="26"/>
          <w:lang w:val="vi-VN"/>
        </w:rPr>
        <w:t>Vai trò thực hiện:</w:t>
      </w:r>
      <w:r w:rsidRPr="00802E10">
        <w:rPr>
          <w:szCs w:val="26"/>
          <w:lang w:val="vi-VN"/>
        </w:rPr>
        <w:t xml:space="preserve"> Trưởng </w:t>
      </w:r>
      <w:r>
        <w:rPr>
          <w:szCs w:val="26"/>
          <w:lang w:val="vi-VN"/>
        </w:rPr>
        <w:t>nhóm KT, KTV</w:t>
      </w:r>
    </w:p>
    <w:p w14:paraId="464C12ED" w14:textId="1E97D91F" w:rsidR="00926287" w:rsidRDefault="00926287" w:rsidP="00926287">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20A0A" w:rsidRPr="002F4F88" w14:paraId="1AF596CF" w14:textId="77777777" w:rsidTr="00641FBA">
        <w:trPr>
          <w:trHeight w:val="449"/>
        </w:trPr>
        <w:tc>
          <w:tcPr>
            <w:tcW w:w="817" w:type="dxa"/>
            <w:shd w:val="clear" w:color="auto" w:fill="auto"/>
          </w:tcPr>
          <w:p w14:paraId="349C319F" w14:textId="77777777" w:rsidR="00A20A0A" w:rsidRPr="002F4F88" w:rsidRDefault="00A20A0A" w:rsidP="00641FBA">
            <w:pPr>
              <w:keepLines/>
              <w:widowControl w:val="0"/>
              <w:jc w:val="both"/>
              <w:rPr>
                <w:b/>
                <w:bCs/>
                <w:szCs w:val="26"/>
              </w:rPr>
            </w:pPr>
            <w:r w:rsidRPr="002F4F88">
              <w:rPr>
                <w:b/>
                <w:bCs/>
                <w:szCs w:val="26"/>
              </w:rPr>
              <w:t>STT</w:t>
            </w:r>
          </w:p>
        </w:tc>
        <w:tc>
          <w:tcPr>
            <w:tcW w:w="1877" w:type="dxa"/>
            <w:shd w:val="clear" w:color="auto" w:fill="auto"/>
          </w:tcPr>
          <w:p w14:paraId="672863F8" w14:textId="77777777" w:rsidR="00A20A0A" w:rsidRPr="002F4F88" w:rsidRDefault="00A20A0A" w:rsidP="00641FBA">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3901EAD" w14:textId="77777777" w:rsidR="00A20A0A" w:rsidRPr="002F4F88" w:rsidRDefault="00A20A0A" w:rsidP="00641FBA">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A20A0A" w:rsidRPr="002F4F88" w14:paraId="7C2AFD40" w14:textId="77777777" w:rsidTr="00641FBA">
        <w:tc>
          <w:tcPr>
            <w:tcW w:w="817" w:type="dxa"/>
            <w:shd w:val="clear" w:color="auto" w:fill="auto"/>
          </w:tcPr>
          <w:p w14:paraId="5AA7535F" w14:textId="77777777" w:rsidR="00A20A0A" w:rsidRPr="002F4F88" w:rsidRDefault="00A20A0A" w:rsidP="006C4854">
            <w:pPr>
              <w:pStyle w:val="ListParagraph"/>
              <w:numPr>
                <w:ilvl w:val="0"/>
                <w:numId w:val="200"/>
              </w:numPr>
            </w:pPr>
          </w:p>
        </w:tc>
        <w:tc>
          <w:tcPr>
            <w:tcW w:w="1877" w:type="dxa"/>
            <w:shd w:val="clear" w:color="auto" w:fill="auto"/>
          </w:tcPr>
          <w:p w14:paraId="60364AFC" w14:textId="36DAFEFB" w:rsidR="00A20A0A" w:rsidRPr="002F4F88" w:rsidRDefault="00D96D0C" w:rsidP="00641FBA">
            <w:pPr>
              <w:keepLines/>
              <w:widowControl w:val="0"/>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p>
        </w:tc>
        <w:tc>
          <w:tcPr>
            <w:tcW w:w="6912" w:type="dxa"/>
            <w:shd w:val="clear" w:color="auto" w:fill="auto"/>
          </w:tcPr>
          <w:p w14:paraId="23C833AA" w14:textId="77777777" w:rsidR="00030A70" w:rsidRPr="00030A70" w:rsidRDefault="00030A70" w:rsidP="00030A70">
            <w:pPr>
              <w:pStyle w:val="NormalIndent"/>
              <w:keepNext w:val="0"/>
              <w:keepLines/>
              <w:widowControl w:val="0"/>
              <w:numPr>
                <w:ilvl w:val="0"/>
                <w:numId w:val="15"/>
              </w:numPr>
              <w:spacing w:before="0" w:after="0" w:line="312" w:lineRule="auto"/>
              <w:jc w:val="left"/>
              <w:rPr>
                <w:snapToGrid/>
                <w:color w:val="auto"/>
                <w:szCs w:val="26"/>
                <w:lang w:val="vi-VN"/>
              </w:rPr>
            </w:pPr>
            <w:r w:rsidRPr="00030A70">
              <w:rPr>
                <w:snapToGrid/>
                <w:color w:val="auto"/>
                <w:szCs w:val="26"/>
                <w:lang w:val="vi-VN"/>
              </w:rPr>
              <w:t xml:space="preserve">Danh sách giấy tờ làm việc hiển thị các thông tin: </w:t>
            </w:r>
          </w:p>
          <w:p w14:paraId="5272B92E" w14:textId="7EA0671F" w:rsidR="00030A70" w:rsidRDefault="00030A70"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STT</w:t>
            </w:r>
          </w:p>
          <w:p w14:paraId="6AA11EB3" w14:textId="6A1A31AA" w:rsidR="004065D2" w:rsidRDefault="004065D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
          <w:p w14:paraId="5EDCBFB2"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
          <w:p w14:paraId="6B1043D2"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704AAA0C" w14:textId="5ABF786E"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lang w:val="vi-VN"/>
              </w:rPr>
              <w:t>: hiển thị tên cuộc kiểm toán</w:t>
            </w:r>
          </w:p>
          <w:p w14:paraId="5F5A473F"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KT</w:t>
            </w:r>
          </w:p>
          <w:p w14:paraId="465A4E28" w14:textId="7A249AF8" w:rsidR="00030A70" w:rsidRDefault="00E77DA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KT</w:t>
            </w:r>
          </w:p>
          <w:p w14:paraId="550E2060" w14:textId="77777777" w:rsidR="00030A70" w:rsidRDefault="00030A70" w:rsidP="00030A70">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19FCEC4D" w14:textId="77777777" w:rsidR="00030A70" w:rsidRDefault="00030A70" w:rsidP="00030A70">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17020F41" w14:textId="77777777" w:rsidR="00030A70" w:rsidRPr="0049435C" w:rsidRDefault="00030A70" w:rsidP="006C4854">
            <w:pPr>
              <w:pStyle w:val="NormalIndent"/>
              <w:keepNext w:val="0"/>
              <w:keepLines/>
              <w:widowControl w:val="0"/>
              <w:numPr>
                <w:ilvl w:val="0"/>
                <w:numId w:val="207"/>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450FFCD1" w14:textId="09439D12" w:rsidR="00030A70" w:rsidRDefault="00030A70" w:rsidP="006C4854">
            <w:pPr>
              <w:pStyle w:val="NormalIndent"/>
              <w:keepNext w:val="0"/>
              <w:keepLines/>
              <w:widowControl w:val="0"/>
              <w:numPr>
                <w:ilvl w:val="0"/>
                <w:numId w:val="207"/>
              </w:numPr>
              <w:spacing w:before="0" w:after="0" w:line="312" w:lineRule="auto"/>
              <w:jc w:val="left"/>
              <w:rPr>
                <w:snapToGrid/>
                <w:color w:val="auto"/>
                <w:szCs w:val="26"/>
              </w:rPr>
            </w:pP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63E434B4" w14:textId="77777777" w:rsidR="00B96A52" w:rsidRDefault="00B96A5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KT</w:t>
            </w:r>
          </w:p>
          <w:p w14:paraId="45DE8EC2" w14:textId="52F6FB18" w:rsidR="00B96A52" w:rsidRDefault="00B96A52"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sidRPr="00B96A52">
              <w:rPr>
                <w:snapToGrid/>
                <w:color w:val="auto"/>
                <w:szCs w:val="26"/>
              </w:rPr>
              <w:t>Đơn</w:t>
            </w:r>
            <w:proofErr w:type="spellEnd"/>
            <w:r w:rsidRPr="00B96A52">
              <w:rPr>
                <w:snapToGrid/>
                <w:color w:val="auto"/>
                <w:szCs w:val="26"/>
              </w:rPr>
              <w:t xml:space="preserve"> </w:t>
            </w:r>
            <w:proofErr w:type="spellStart"/>
            <w:r w:rsidRPr="00B96A52">
              <w:rPr>
                <w:snapToGrid/>
                <w:color w:val="auto"/>
                <w:szCs w:val="26"/>
              </w:rPr>
              <w:t>vị</w:t>
            </w:r>
            <w:proofErr w:type="spellEnd"/>
            <w:r w:rsidRPr="00B96A52">
              <w:rPr>
                <w:snapToGrid/>
                <w:color w:val="auto"/>
                <w:szCs w:val="26"/>
              </w:rPr>
              <w:t xml:space="preserve"> </w:t>
            </w:r>
            <w:proofErr w:type="spellStart"/>
            <w:r w:rsidRPr="00B96A52">
              <w:rPr>
                <w:snapToGrid/>
                <w:color w:val="auto"/>
                <w:szCs w:val="26"/>
              </w:rPr>
              <w:t>được</w:t>
            </w:r>
            <w:proofErr w:type="spellEnd"/>
            <w:r w:rsidRPr="00B96A52">
              <w:rPr>
                <w:snapToGrid/>
                <w:color w:val="auto"/>
                <w:szCs w:val="26"/>
              </w:rPr>
              <w:t xml:space="preserve"> KT</w:t>
            </w:r>
          </w:p>
          <w:p w14:paraId="65744CB4" w14:textId="77777777" w:rsidR="00030A70" w:rsidRPr="008576C3" w:rsidRDefault="002C0256" w:rsidP="006C4854">
            <w:pPr>
              <w:pStyle w:val="NormalIndent"/>
              <w:keepNext w:val="0"/>
              <w:keepLines/>
              <w:widowControl w:val="0"/>
              <w:numPr>
                <w:ilvl w:val="0"/>
                <w:numId w:val="20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lang w:val="vi-VN"/>
              </w:rPr>
              <w:t>: chọn Bản nháp/Chờ duyệt/Đã duyệt/Từ chối</w:t>
            </w:r>
          </w:p>
          <w:p w14:paraId="353638BA" w14:textId="126FA928" w:rsidR="00081CD9" w:rsidRPr="002C0256" w:rsidRDefault="008576C3" w:rsidP="00081CD9">
            <w:pPr>
              <w:pStyle w:val="NormalIndent"/>
              <w:keepNext w:val="0"/>
              <w:keepLines/>
              <w:widowControl w:val="0"/>
              <w:numPr>
                <w:ilvl w:val="0"/>
                <w:numId w:val="0"/>
              </w:numPr>
              <w:spacing w:before="0" w:after="0" w:line="312" w:lineRule="auto"/>
              <w:jc w:val="left"/>
              <w:rPr>
                <w:snapToGrid/>
                <w:color w:val="auto"/>
                <w:szCs w:val="26"/>
              </w:rPr>
            </w:pPr>
            <w:r>
              <w:rPr>
                <w:snapToGrid/>
                <w:color w:val="auto"/>
                <w:szCs w:val="26"/>
                <w:lang w:val="vi-VN"/>
              </w:rPr>
              <w:t xml:space="preserve">Giao diện: </w:t>
            </w:r>
            <w:r w:rsidR="00C4294D">
              <w:fldChar w:fldCharType="begin"/>
            </w:r>
            <w:r w:rsidR="00C4294D">
              <w:instrText xml:space="preserve"> HYPERLINK "https://f2z0rj.axshare.com/" \l "id=q1gq7z&amp;p=ds_giay_to_lam_viec&amp;g=1" </w:instrText>
            </w:r>
            <w:r w:rsidR="00C4294D">
              <w:fldChar w:fldCharType="separate"/>
            </w:r>
            <w:r w:rsidR="00081CD9" w:rsidRPr="005251DC">
              <w:rPr>
                <w:rStyle w:val="Hyperlink"/>
                <w:snapToGrid/>
                <w:szCs w:val="26"/>
                <w:lang w:val="vi-VN"/>
              </w:rPr>
              <w:t>https://f2z0rj.axshare.com/#id=q1gq7z&amp;p=ds_giay_to_lam_viec&amp;g=1</w:t>
            </w:r>
            <w:r w:rsidR="00C4294D">
              <w:rPr>
                <w:rStyle w:val="Hyperlink"/>
                <w:snapToGrid/>
                <w:szCs w:val="26"/>
                <w:lang w:val="vi-VN"/>
              </w:rPr>
              <w:fldChar w:fldCharType="end"/>
            </w:r>
          </w:p>
        </w:tc>
      </w:tr>
      <w:tr w:rsidR="00D96D0C" w:rsidRPr="002F4F88" w14:paraId="3D3EC758" w14:textId="77777777" w:rsidTr="00641FBA">
        <w:tc>
          <w:tcPr>
            <w:tcW w:w="817" w:type="dxa"/>
            <w:shd w:val="clear" w:color="auto" w:fill="auto"/>
          </w:tcPr>
          <w:p w14:paraId="29153862" w14:textId="77777777" w:rsidR="00D96D0C" w:rsidRPr="002F4F88" w:rsidRDefault="00D96D0C" w:rsidP="006C4854">
            <w:pPr>
              <w:pStyle w:val="ListParagraph"/>
              <w:numPr>
                <w:ilvl w:val="0"/>
                <w:numId w:val="200"/>
              </w:numPr>
            </w:pPr>
          </w:p>
        </w:tc>
        <w:tc>
          <w:tcPr>
            <w:tcW w:w="1877" w:type="dxa"/>
            <w:shd w:val="clear" w:color="auto" w:fill="auto"/>
          </w:tcPr>
          <w:p w14:paraId="2E20BF5A" w14:textId="7917CFEA" w:rsidR="00D96D0C" w:rsidRDefault="00D96D0C" w:rsidP="00D96D0C">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B19A2B8" w14:textId="5BB9C66A" w:rsidR="00D96D0C" w:rsidRDefault="00D96D0C" w:rsidP="00D96D0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r>
              <w:rPr>
                <w:snapToGrid/>
                <w:color w:val="auto"/>
                <w:szCs w:val="26"/>
                <w:lang w:val="vi-VN"/>
              </w:rPr>
              <w:t>, nhập thông tin:</w:t>
            </w:r>
          </w:p>
          <w:p w14:paraId="0184517A" w14:textId="77777777" w:rsidR="00D96D0C" w:rsidRPr="00E36131" w:rsidRDefault="00D96D0C" w:rsidP="006C4854">
            <w:pPr>
              <w:pStyle w:val="NormalIndent"/>
              <w:keepNext w:val="0"/>
              <w:keepLines/>
              <w:widowControl w:val="0"/>
              <w:numPr>
                <w:ilvl w:val="0"/>
                <w:numId w:val="201"/>
              </w:numPr>
              <w:spacing w:before="0" w:after="0" w:line="312" w:lineRule="auto"/>
              <w:jc w:val="left"/>
              <w:rPr>
                <w:b/>
                <w:snapToGrid/>
                <w:color w:val="auto"/>
                <w:szCs w:val="26"/>
              </w:rPr>
            </w:pPr>
            <w:proofErr w:type="spellStart"/>
            <w:r w:rsidRPr="00E36131">
              <w:rPr>
                <w:b/>
                <w:snapToGrid/>
                <w:color w:val="auto"/>
                <w:szCs w:val="26"/>
              </w:rPr>
              <w:t>Thông</w:t>
            </w:r>
            <w:proofErr w:type="spellEnd"/>
            <w:r w:rsidRPr="00E36131">
              <w:rPr>
                <w:b/>
                <w:snapToGrid/>
                <w:color w:val="auto"/>
                <w:szCs w:val="26"/>
              </w:rPr>
              <w:t xml:space="preserve"> tin </w:t>
            </w:r>
            <w:proofErr w:type="spellStart"/>
            <w:r>
              <w:rPr>
                <w:b/>
                <w:snapToGrid/>
                <w:color w:val="auto"/>
                <w:szCs w:val="26"/>
              </w:rPr>
              <w:t>chung</w:t>
            </w:r>
            <w:proofErr w:type="spellEnd"/>
          </w:p>
          <w:p w14:paraId="4C36669F" w14:textId="64091753"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t>Năm</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Pr="00D42604">
              <w:rPr>
                <w:snapToGrid/>
                <w:color w:val="auto"/>
                <w:szCs w:val="26"/>
              </w:rPr>
              <w:t xml:space="preserve">*: </w:t>
            </w:r>
            <w:proofErr w:type="spellStart"/>
            <w:r w:rsidRPr="00D42604">
              <w:rPr>
                <w:snapToGrid/>
                <w:color w:val="auto"/>
                <w:szCs w:val="26"/>
              </w:rPr>
              <w:t>chọn</w:t>
            </w:r>
            <w:proofErr w:type="spellEnd"/>
            <w:r w:rsidRPr="00D42604">
              <w:rPr>
                <w:snapToGrid/>
                <w:color w:val="auto"/>
                <w:szCs w:val="26"/>
              </w:rPr>
              <w:t xml:space="preserve"> </w:t>
            </w:r>
            <w:r w:rsidRPr="00D42604">
              <w:rPr>
                <w:snapToGrid/>
                <w:color w:val="auto"/>
                <w:szCs w:val="26"/>
                <w:lang w:val="vi-VN"/>
              </w:rPr>
              <w:t xml:space="preserve">1 </w:t>
            </w:r>
            <w:proofErr w:type="spellStart"/>
            <w:r w:rsidRPr="00D42604">
              <w:rPr>
                <w:snapToGrid/>
                <w:color w:val="auto"/>
                <w:szCs w:val="26"/>
              </w:rPr>
              <w:t>năm</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003012E2">
              <w:rPr>
                <w:snapToGrid/>
                <w:color w:val="auto"/>
                <w:szCs w:val="26"/>
                <w:lang w:val="vi-VN"/>
              </w:rPr>
              <w:t>, mặc định để năm hiện tại</w:t>
            </w:r>
          </w:p>
          <w:p w14:paraId="5E0BCF88" w14:textId="32D88856"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t>Cuộc</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Pr="00D42604">
              <w:rPr>
                <w:snapToGrid/>
                <w:color w:val="auto"/>
                <w:szCs w:val="26"/>
              </w:rPr>
              <w:t xml:space="preserve">*: </w:t>
            </w:r>
            <w:proofErr w:type="spellStart"/>
            <w:r w:rsidRPr="00D42604">
              <w:rPr>
                <w:snapToGrid/>
                <w:color w:val="auto"/>
                <w:szCs w:val="26"/>
              </w:rPr>
              <w:t>chọn</w:t>
            </w:r>
            <w:proofErr w:type="spellEnd"/>
            <w:r w:rsidRPr="00D42604">
              <w:rPr>
                <w:snapToGrid/>
                <w:color w:val="auto"/>
                <w:szCs w:val="26"/>
              </w:rPr>
              <w:t xml:space="preserve"> 1 </w:t>
            </w:r>
            <w:proofErr w:type="spellStart"/>
            <w:r w:rsidRPr="00D42604">
              <w:rPr>
                <w:snapToGrid/>
                <w:color w:val="auto"/>
                <w:szCs w:val="26"/>
              </w:rPr>
              <w:t>trong</w:t>
            </w:r>
            <w:proofErr w:type="spellEnd"/>
            <w:r w:rsidRPr="00D42604">
              <w:rPr>
                <w:snapToGrid/>
                <w:color w:val="auto"/>
                <w:szCs w:val="26"/>
              </w:rPr>
              <w:t xml:space="preserve"> </w:t>
            </w:r>
            <w:proofErr w:type="spellStart"/>
            <w:r w:rsidRPr="00D42604">
              <w:rPr>
                <w:snapToGrid/>
                <w:color w:val="auto"/>
                <w:szCs w:val="26"/>
              </w:rPr>
              <w:t>các</w:t>
            </w:r>
            <w:proofErr w:type="spellEnd"/>
            <w:r w:rsidRPr="00D42604">
              <w:rPr>
                <w:snapToGrid/>
                <w:color w:val="auto"/>
                <w:szCs w:val="26"/>
              </w:rPr>
              <w:t xml:space="preserve"> </w:t>
            </w:r>
            <w:proofErr w:type="spellStart"/>
            <w:r w:rsidRPr="00D42604">
              <w:rPr>
                <w:snapToGrid/>
                <w:color w:val="auto"/>
                <w:szCs w:val="26"/>
              </w:rPr>
              <w:t>cuộc</w:t>
            </w:r>
            <w:proofErr w:type="spellEnd"/>
            <w:r w:rsidRPr="00D42604">
              <w:rPr>
                <w:snapToGrid/>
                <w:color w:val="auto"/>
                <w:szCs w:val="26"/>
              </w:rPr>
              <w:t xml:space="preserve"> </w:t>
            </w:r>
            <w:proofErr w:type="spellStart"/>
            <w:r w:rsidRPr="00D42604">
              <w:rPr>
                <w:snapToGrid/>
                <w:color w:val="auto"/>
                <w:szCs w:val="26"/>
              </w:rPr>
              <w:t>kiểm</w:t>
            </w:r>
            <w:proofErr w:type="spellEnd"/>
            <w:r w:rsidRPr="00D42604">
              <w:rPr>
                <w:snapToGrid/>
                <w:color w:val="auto"/>
                <w:szCs w:val="26"/>
              </w:rPr>
              <w:t xml:space="preserve"> </w:t>
            </w:r>
            <w:proofErr w:type="spellStart"/>
            <w:r w:rsidRPr="00D42604">
              <w:rPr>
                <w:snapToGrid/>
                <w:color w:val="auto"/>
                <w:szCs w:val="26"/>
              </w:rPr>
              <w:t>toán</w:t>
            </w:r>
            <w:proofErr w:type="spellEnd"/>
            <w:r w:rsidRPr="00D42604">
              <w:rPr>
                <w:snapToGrid/>
                <w:color w:val="auto"/>
                <w:szCs w:val="26"/>
              </w:rPr>
              <w:t xml:space="preserve"> </w:t>
            </w:r>
            <w:r w:rsidR="003A75CB">
              <w:rPr>
                <w:snapToGrid/>
                <w:color w:val="auto"/>
                <w:szCs w:val="26"/>
              </w:rPr>
              <w:t xml:space="preserve">ở </w:t>
            </w:r>
            <w:proofErr w:type="spellStart"/>
            <w:r w:rsidR="003A75CB">
              <w:rPr>
                <w:snapToGrid/>
                <w:color w:val="auto"/>
                <w:szCs w:val="26"/>
              </w:rPr>
              <w:t>trạng</w:t>
            </w:r>
            <w:proofErr w:type="spellEnd"/>
            <w:r w:rsidR="003A75CB">
              <w:rPr>
                <w:snapToGrid/>
                <w:color w:val="auto"/>
                <w:szCs w:val="26"/>
              </w:rPr>
              <w:t xml:space="preserve"> </w:t>
            </w:r>
            <w:proofErr w:type="spellStart"/>
            <w:r w:rsidR="003A75CB">
              <w:rPr>
                <w:snapToGrid/>
                <w:color w:val="auto"/>
                <w:szCs w:val="26"/>
              </w:rPr>
              <w:t>thái</w:t>
            </w:r>
            <w:proofErr w:type="spellEnd"/>
            <w:r w:rsidR="003A75CB">
              <w:rPr>
                <w:snapToGrid/>
                <w:color w:val="auto"/>
                <w:szCs w:val="26"/>
              </w:rPr>
              <w:t xml:space="preserve"> </w:t>
            </w:r>
            <w:proofErr w:type="spellStart"/>
            <w:r w:rsidR="000972F6">
              <w:rPr>
                <w:snapToGrid/>
                <w:color w:val="auto"/>
                <w:szCs w:val="26"/>
              </w:rPr>
              <w:t>Chưa</w:t>
            </w:r>
            <w:proofErr w:type="spellEnd"/>
            <w:r w:rsidR="000972F6">
              <w:rPr>
                <w:snapToGrid/>
                <w:color w:val="auto"/>
                <w:szCs w:val="26"/>
              </w:rPr>
              <w:t xml:space="preserve"> </w:t>
            </w:r>
            <w:proofErr w:type="spellStart"/>
            <w:r w:rsidR="000972F6">
              <w:rPr>
                <w:snapToGrid/>
                <w:color w:val="auto"/>
                <w:szCs w:val="26"/>
              </w:rPr>
              <w:t>thực</w:t>
            </w:r>
            <w:proofErr w:type="spellEnd"/>
            <w:r w:rsidR="000972F6">
              <w:rPr>
                <w:snapToGrid/>
                <w:color w:val="auto"/>
                <w:szCs w:val="26"/>
                <w:lang w:val="vi-VN"/>
              </w:rPr>
              <w:t xml:space="preserve"> hiện</w:t>
            </w:r>
            <w:r w:rsidR="003A75CB">
              <w:rPr>
                <w:snapToGrid/>
                <w:color w:val="auto"/>
                <w:szCs w:val="26"/>
              </w:rPr>
              <w:t xml:space="preserve"> </w:t>
            </w:r>
            <w:proofErr w:type="spellStart"/>
            <w:r w:rsidRPr="00D42604">
              <w:rPr>
                <w:snapToGrid/>
                <w:color w:val="auto"/>
                <w:szCs w:val="26"/>
              </w:rPr>
              <w:t>của</w:t>
            </w:r>
            <w:proofErr w:type="spellEnd"/>
            <w:r w:rsidRPr="00D42604">
              <w:rPr>
                <w:snapToGrid/>
                <w:color w:val="auto"/>
                <w:szCs w:val="26"/>
              </w:rPr>
              <w:t xml:space="preserve"> </w:t>
            </w:r>
            <w:proofErr w:type="spellStart"/>
            <w:r w:rsidRPr="00D42604">
              <w:rPr>
                <w:snapToGrid/>
                <w:color w:val="auto"/>
                <w:szCs w:val="26"/>
              </w:rPr>
              <w:t>năm</w:t>
            </w:r>
            <w:proofErr w:type="spellEnd"/>
            <w:r w:rsidRPr="00D42604">
              <w:rPr>
                <w:snapToGrid/>
                <w:color w:val="auto"/>
                <w:szCs w:val="26"/>
              </w:rPr>
              <w:t xml:space="preserve"> </w:t>
            </w:r>
            <w:proofErr w:type="spellStart"/>
            <w:r w:rsidR="003A75CB">
              <w:rPr>
                <w:snapToGrid/>
                <w:color w:val="auto"/>
                <w:szCs w:val="26"/>
              </w:rPr>
              <w:t>đã</w:t>
            </w:r>
            <w:proofErr w:type="spellEnd"/>
            <w:r w:rsidR="003A75CB">
              <w:rPr>
                <w:snapToGrid/>
                <w:color w:val="auto"/>
                <w:szCs w:val="26"/>
              </w:rPr>
              <w:t xml:space="preserve"> </w:t>
            </w:r>
            <w:proofErr w:type="spellStart"/>
            <w:r w:rsidR="003A75CB">
              <w:rPr>
                <w:snapToGrid/>
                <w:color w:val="auto"/>
                <w:szCs w:val="26"/>
              </w:rPr>
              <w:t>chọn</w:t>
            </w:r>
            <w:proofErr w:type="spellEnd"/>
          </w:p>
          <w:p w14:paraId="06257DAF" w14:textId="548252F3"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lastRenderedPageBreak/>
              <w:t>Đơn</w:t>
            </w:r>
            <w:proofErr w:type="spellEnd"/>
            <w:r w:rsidRPr="00D42604">
              <w:rPr>
                <w:snapToGrid/>
                <w:color w:val="auto"/>
                <w:szCs w:val="26"/>
              </w:rPr>
              <w:t xml:space="preserve"> </w:t>
            </w:r>
            <w:proofErr w:type="spellStart"/>
            <w:r w:rsidRPr="00D42604">
              <w:rPr>
                <w:snapToGrid/>
                <w:color w:val="auto"/>
                <w:szCs w:val="26"/>
              </w:rPr>
              <w:t>vị</w:t>
            </w:r>
            <w:proofErr w:type="spellEnd"/>
            <w:r w:rsidRPr="00D42604">
              <w:rPr>
                <w:snapToGrid/>
                <w:color w:val="auto"/>
                <w:szCs w:val="26"/>
              </w:rPr>
              <w:t xml:space="preserve"> </w:t>
            </w:r>
            <w:proofErr w:type="spellStart"/>
            <w:r w:rsidRPr="00D42604">
              <w:rPr>
                <w:snapToGrid/>
                <w:color w:val="auto"/>
                <w:szCs w:val="26"/>
              </w:rPr>
              <w:t>được</w:t>
            </w:r>
            <w:proofErr w:type="spellEnd"/>
            <w:r w:rsidRPr="00D42604">
              <w:rPr>
                <w:snapToGrid/>
                <w:color w:val="auto"/>
                <w:szCs w:val="26"/>
              </w:rPr>
              <w:t xml:space="preserve"> KT*: </w:t>
            </w:r>
            <w:proofErr w:type="spellStart"/>
            <w:r w:rsidRPr="00D42604">
              <w:rPr>
                <w:snapToGrid/>
                <w:color w:val="auto"/>
                <w:szCs w:val="26"/>
              </w:rPr>
              <w:t>chọn</w:t>
            </w:r>
            <w:proofErr w:type="spellEnd"/>
            <w:r w:rsidRPr="00D42604">
              <w:rPr>
                <w:snapToGrid/>
                <w:color w:val="auto"/>
                <w:szCs w:val="26"/>
              </w:rPr>
              <w:t xml:space="preserve"> </w:t>
            </w:r>
            <w:r w:rsidRPr="00D42604">
              <w:rPr>
                <w:snapToGrid/>
                <w:color w:val="auto"/>
                <w:szCs w:val="26"/>
                <w:lang w:val="vi-VN"/>
              </w:rPr>
              <w:t xml:space="preserve">1 trong các </w:t>
            </w:r>
            <w:r w:rsidR="003A75CB">
              <w:rPr>
                <w:snapToGrid/>
                <w:color w:val="auto"/>
                <w:szCs w:val="26"/>
                <w:lang w:val="vi-VN"/>
              </w:rPr>
              <w:t>đơn vị</w:t>
            </w:r>
            <w:r w:rsidRPr="00D42604">
              <w:rPr>
                <w:snapToGrid/>
                <w:color w:val="auto"/>
                <w:szCs w:val="26"/>
                <w:lang w:val="vi-VN"/>
              </w:rPr>
              <w:t xml:space="preserve"> được KT lấy từ phạm vi cuộc kiểm toán</w:t>
            </w:r>
            <w:r w:rsidRPr="00D42604">
              <w:rPr>
                <w:snapToGrid/>
                <w:color w:val="auto"/>
                <w:szCs w:val="26"/>
              </w:rPr>
              <w:t xml:space="preserve"> </w:t>
            </w:r>
          </w:p>
          <w:p w14:paraId="67535DEA" w14:textId="26B52665"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sidRPr="00D42604">
              <w:rPr>
                <w:snapToGrid/>
                <w:color w:val="auto"/>
                <w:szCs w:val="26"/>
              </w:rPr>
              <w:t>Quy</w:t>
            </w:r>
            <w:proofErr w:type="spellEnd"/>
            <w:r w:rsidRPr="00D42604">
              <w:rPr>
                <w:snapToGrid/>
                <w:color w:val="auto"/>
                <w:szCs w:val="26"/>
              </w:rPr>
              <w:t xml:space="preserve"> </w:t>
            </w:r>
            <w:proofErr w:type="spellStart"/>
            <w:r w:rsidRPr="00D42604">
              <w:rPr>
                <w:snapToGrid/>
                <w:color w:val="auto"/>
                <w:szCs w:val="26"/>
              </w:rPr>
              <w:t>trình</w:t>
            </w:r>
            <w:proofErr w:type="spellEnd"/>
            <w:r w:rsidRPr="00D42604">
              <w:rPr>
                <w:snapToGrid/>
                <w:color w:val="auto"/>
                <w:szCs w:val="26"/>
              </w:rPr>
              <w:t xml:space="preserve"> </w:t>
            </w:r>
            <w:proofErr w:type="spellStart"/>
            <w:r w:rsidRPr="00D42604">
              <w:rPr>
                <w:snapToGrid/>
                <w:color w:val="auto"/>
                <w:szCs w:val="26"/>
              </w:rPr>
              <w:t>được</w:t>
            </w:r>
            <w:proofErr w:type="spellEnd"/>
            <w:r w:rsidRPr="00D42604">
              <w:rPr>
                <w:snapToGrid/>
                <w:color w:val="auto"/>
                <w:szCs w:val="26"/>
              </w:rPr>
              <w:t xml:space="preserve"> KT</w:t>
            </w:r>
            <w:r w:rsidRPr="00D42604">
              <w:rPr>
                <w:snapToGrid/>
                <w:color w:val="auto"/>
                <w:szCs w:val="26"/>
                <w:lang w:val="vi-VN"/>
              </w:rPr>
              <w:t>*: chọn 1 trong các quy trình được KT lấy từ phạm vi cuộc kiểm toán</w:t>
            </w:r>
          </w:p>
          <w:p w14:paraId="0A11E309" w14:textId="77777777" w:rsidR="00A149B2" w:rsidRPr="00A149B2" w:rsidRDefault="00D96D0C" w:rsidP="00A149B2">
            <w:pPr>
              <w:pStyle w:val="NormalIndent"/>
              <w:keepNext w:val="0"/>
              <w:keepLines/>
              <w:widowControl w:val="0"/>
              <w:numPr>
                <w:ilvl w:val="0"/>
                <w:numId w:val="202"/>
              </w:numPr>
              <w:spacing w:before="0" w:after="0" w:line="312" w:lineRule="auto"/>
              <w:jc w:val="left"/>
              <w:rPr>
                <w:ins w:id="126" w:author="LienNTQ" w:date="2021-11-09T15:35:00Z"/>
                <w:snapToGrid/>
                <w:color w:val="auto"/>
                <w:szCs w:val="26"/>
              </w:rPr>
            </w:pPr>
            <w:proofErr w:type="spellStart"/>
            <w:r w:rsidRPr="00A149B2">
              <w:rPr>
                <w:snapToGrid/>
                <w:color w:val="auto"/>
                <w:szCs w:val="26"/>
              </w:rPr>
              <w:t>Mã</w:t>
            </w:r>
            <w:proofErr w:type="spellEnd"/>
            <w:r w:rsidRPr="00A149B2">
              <w:rPr>
                <w:snapToGrid/>
                <w:color w:val="auto"/>
                <w:szCs w:val="26"/>
              </w:rPr>
              <w:t xml:space="preserve"> </w:t>
            </w:r>
            <w:proofErr w:type="spellStart"/>
            <w:r w:rsidRPr="00A149B2">
              <w:rPr>
                <w:snapToGrid/>
                <w:color w:val="auto"/>
                <w:szCs w:val="26"/>
              </w:rPr>
              <w:t>giấy</w:t>
            </w:r>
            <w:proofErr w:type="spellEnd"/>
            <w:r w:rsidRPr="00A149B2">
              <w:rPr>
                <w:snapToGrid/>
                <w:color w:val="auto"/>
                <w:szCs w:val="26"/>
              </w:rPr>
              <w:t xml:space="preserve"> </w:t>
            </w:r>
            <w:proofErr w:type="spellStart"/>
            <w:r w:rsidRPr="00A149B2">
              <w:rPr>
                <w:snapToGrid/>
                <w:color w:val="auto"/>
                <w:szCs w:val="26"/>
              </w:rPr>
              <w:t>tờ</w:t>
            </w:r>
            <w:proofErr w:type="spellEnd"/>
            <w:r w:rsidRPr="00A149B2">
              <w:rPr>
                <w:snapToGrid/>
                <w:color w:val="auto"/>
                <w:szCs w:val="26"/>
              </w:rPr>
              <w:t>: read</w:t>
            </w:r>
            <w:r w:rsidRPr="00A149B2">
              <w:rPr>
                <w:snapToGrid/>
                <w:color w:val="auto"/>
                <w:szCs w:val="26"/>
                <w:lang w:val="vi-VN"/>
              </w:rPr>
              <w:t xml:space="preserve">-only, </w:t>
            </w:r>
            <w:proofErr w:type="spellStart"/>
            <w:r w:rsidRPr="00A149B2">
              <w:rPr>
                <w:snapToGrid/>
                <w:color w:val="auto"/>
                <w:szCs w:val="26"/>
              </w:rPr>
              <w:t>mã</w:t>
            </w:r>
            <w:proofErr w:type="spellEnd"/>
            <w:r w:rsidRPr="00A149B2">
              <w:rPr>
                <w:snapToGrid/>
                <w:color w:val="auto"/>
                <w:szCs w:val="26"/>
              </w:rPr>
              <w:t xml:space="preserve"> </w:t>
            </w:r>
            <w:proofErr w:type="spellStart"/>
            <w:r w:rsidRPr="00A149B2">
              <w:rPr>
                <w:snapToGrid/>
                <w:color w:val="auto"/>
                <w:szCs w:val="26"/>
              </w:rPr>
              <w:t>hệ</w:t>
            </w:r>
            <w:proofErr w:type="spellEnd"/>
            <w:r w:rsidRPr="00A149B2">
              <w:rPr>
                <w:snapToGrid/>
                <w:color w:val="auto"/>
                <w:szCs w:val="26"/>
              </w:rPr>
              <w:t xml:space="preserve"> </w:t>
            </w:r>
            <w:proofErr w:type="spellStart"/>
            <w:r w:rsidRPr="00A149B2">
              <w:rPr>
                <w:snapToGrid/>
                <w:color w:val="auto"/>
                <w:szCs w:val="26"/>
              </w:rPr>
              <w:t>thống</w:t>
            </w:r>
            <w:proofErr w:type="spellEnd"/>
            <w:r w:rsidRPr="00A149B2">
              <w:rPr>
                <w:snapToGrid/>
                <w:color w:val="auto"/>
                <w:szCs w:val="26"/>
              </w:rPr>
              <w:t xml:space="preserve"> </w:t>
            </w:r>
            <w:proofErr w:type="spellStart"/>
            <w:r w:rsidRPr="00A149B2">
              <w:rPr>
                <w:snapToGrid/>
                <w:color w:val="auto"/>
                <w:szCs w:val="26"/>
              </w:rPr>
              <w:t>tự</w:t>
            </w:r>
            <w:proofErr w:type="spellEnd"/>
            <w:r w:rsidRPr="00A149B2">
              <w:rPr>
                <w:snapToGrid/>
                <w:color w:val="auto"/>
                <w:szCs w:val="26"/>
              </w:rPr>
              <w:t xml:space="preserve"> </w:t>
            </w:r>
            <w:proofErr w:type="spellStart"/>
            <w:r w:rsidRPr="00A149B2">
              <w:rPr>
                <w:snapToGrid/>
                <w:color w:val="auto"/>
                <w:szCs w:val="26"/>
              </w:rPr>
              <w:t>sinh</w:t>
            </w:r>
            <w:proofErr w:type="spellEnd"/>
            <w:r w:rsidR="005742CC" w:rsidRPr="00A149B2">
              <w:rPr>
                <w:snapToGrid/>
                <w:color w:val="auto"/>
                <w:szCs w:val="26"/>
                <w:lang w:val="vi-VN"/>
              </w:rPr>
              <w:t xml:space="preserve"> theo quy tắc sau:</w:t>
            </w:r>
            <w:r w:rsidRPr="00A149B2">
              <w:rPr>
                <w:snapToGrid/>
                <w:color w:val="auto"/>
                <w:szCs w:val="26"/>
              </w:rPr>
              <w:t xml:space="preserve"> </w:t>
            </w:r>
            <w:r w:rsidR="00A149B2" w:rsidRPr="00A149B2">
              <w:rPr>
                <w:snapToGrid/>
                <w:color w:val="auto"/>
                <w:szCs w:val="26"/>
                <w:lang w:val="vi-VN"/>
              </w:rPr>
              <w:t xml:space="preserve"> </w:t>
            </w:r>
            <w:ins w:id="127" w:author="LienNTQ" w:date="2021-11-09T15:35:00Z">
              <w:r w:rsidR="00A149B2" w:rsidRPr="00A149B2">
                <w:rPr>
                  <w:i/>
                  <w:iCs/>
                  <w:snapToGrid/>
                  <w:color w:val="auto"/>
                  <w:szCs w:val="26"/>
                  <w:lang w:val="vi-VN"/>
                </w:rPr>
                <w:t>WP</w:t>
              </w:r>
              <w:r w:rsidR="00A149B2" w:rsidRPr="00A149B2">
                <w:rPr>
                  <w:i/>
                  <w:iCs/>
                  <w:lang w:val="vi-VN"/>
                </w:rPr>
                <w:t>.[YYYY].[XXXX], trong đó:</w:t>
              </w:r>
            </w:ins>
          </w:p>
          <w:p w14:paraId="6B3F95F3" w14:textId="77777777" w:rsidR="00A149B2" w:rsidRPr="00A149B2" w:rsidRDefault="00A149B2" w:rsidP="00A149B2">
            <w:pPr>
              <w:pStyle w:val="NormalIndent"/>
              <w:keepNext w:val="0"/>
              <w:keepLines/>
              <w:widowControl w:val="0"/>
              <w:numPr>
                <w:ilvl w:val="0"/>
                <w:numId w:val="231"/>
              </w:numPr>
              <w:spacing w:before="0" w:after="0" w:line="312" w:lineRule="auto"/>
              <w:jc w:val="left"/>
              <w:rPr>
                <w:ins w:id="128" w:author="LienNTQ" w:date="2021-11-09T15:35:00Z"/>
                <w:i/>
                <w:iCs/>
                <w:snapToGrid/>
                <w:color w:val="auto"/>
                <w:szCs w:val="26"/>
              </w:rPr>
            </w:pPr>
            <w:ins w:id="129" w:author="LienNTQ" w:date="2021-11-09T15:35:00Z">
              <w:r w:rsidRPr="00A149B2">
                <w:rPr>
                  <w:i/>
                  <w:iCs/>
                  <w:snapToGrid/>
                  <w:color w:val="auto"/>
                  <w:szCs w:val="26"/>
                </w:rPr>
                <w:t>YYYY</w:t>
              </w:r>
              <w:r w:rsidRPr="00A149B2">
                <w:rPr>
                  <w:i/>
                  <w:iCs/>
                  <w:snapToGrid/>
                  <w:color w:val="auto"/>
                  <w:szCs w:val="26"/>
                  <w:lang w:val="vi-VN"/>
                </w:rPr>
                <w:t xml:space="preserve"> là năm tạo </w:t>
              </w:r>
              <w:r>
                <w:rPr>
                  <w:i/>
                  <w:iCs/>
                  <w:snapToGrid/>
                  <w:color w:val="auto"/>
                  <w:szCs w:val="26"/>
                  <w:lang w:val="vi-VN"/>
                </w:rPr>
                <w:t>giấy tờ làm việc</w:t>
              </w:r>
            </w:ins>
          </w:p>
          <w:p w14:paraId="783EC3B0" w14:textId="1C27411A" w:rsidR="00A149B2" w:rsidRPr="00A149B2" w:rsidRDefault="00A149B2" w:rsidP="00A149B2">
            <w:pPr>
              <w:pStyle w:val="NormalIndent"/>
              <w:keepNext w:val="0"/>
              <w:keepLines/>
              <w:widowControl w:val="0"/>
              <w:numPr>
                <w:ilvl w:val="0"/>
                <w:numId w:val="231"/>
              </w:numPr>
              <w:spacing w:before="0" w:after="0" w:line="312" w:lineRule="auto"/>
              <w:jc w:val="left"/>
              <w:rPr>
                <w:i/>
                <w:iCs/>
                <w:snapToGrid/>
                <w:color w:val="auto"/>
                <w:szCs w:val="26"/>
              </w:rPr>
            </w:pPr>
            <w:ins w:id="130" w:author="LienNTQ" w:date="2021-11-09T15:35:00Z">
              <w:r w:rsidRPr="00A149B2">
                <w:rPr>
                  <w:i/>
                  <w:iCs/>
                  <w:snapToGrid/>
                  <w:color w:val="auto"/>
                  <w:szCs w:val="26"/>
                </w:rPr>
                <w:t>XXXX</w:t>
              </w:r>
              <w:r w:rsidRPr="00A149B2">
                <w:rPr>
                  <w:i/>
                  <w:iCs/>
                  <w:snapToGrid/>
                  <w:color w:val="auto"/>
                  <w:szCs w:val="26"/>
                  <w:lang w:val="vi-VN"/>
                </w:rPr>
                <w:t>: số tự tăng bắt đầu từ 0001, đếm lại khi thay đổi năm</w:t>
              </w:r>
            </w:ins>
          </w:p>
          <w:p w14:paraId="2C5F249A"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 xml:space="preserve">KTV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read</w:t>
            </w:r>
            <w:r>
              <w:rPr>
                <w:snapToGrid/>
                <w:color w:val="auto"/>
                <w:szCs w:val="26"/>
                <w:lang w:val="vi-VN"/>
              </w:rPr>
              <w:t xml:space="preserve">-only,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Họ</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lang w:val="vi-VN"/>
              </w:rPr>
              <w:t xml:space="preserve"> của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p>
          <w:p w14:paraId="590BF725"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duyệt</w:t>
            </w:r>
            <w:proofErr w:type="spellEnd"/>
            <w:r>
              <w:rPr>
                <w:snapToGrid/>
                <w:color w:val="auto"/>
                <w:szCs w:val="26"/>
                <w:lang w:val="vi-VN"/>
              </w:rPr>
              <w:t xml:space="preserve">: </w:t>
            </w:r>
            <w:r w:rsidRPr="00C355E0">
              <w:rPr>
                <w:snapToGrid/>
                <w:color w:val="auto"/>
                <w:szCs w:val="26"/>
                <w:lang w:val="vi-VN"/>
              </w:rPr>
              <w:t xml:space="preserve">read-only, hiển thị Họ </w:t>
            </w:r>
            <w:r>
              <w:rPr>
                <w:snapToGrid/>
                <w:color w:val="auto"/>
                <w:szCs w:val="26"/>
                <w:lang w:val="vi-VN"/>
              </w:rPr>
              <w:t xml:space="preserve">và </w:t>
            </w:r>
            <w:r w:rsidRPr="00C355E0">
              <w:rPr>
                <w:snapToGrid/>
                <w:color w:val="auto"/>
                <w:szCs w:val="26"/>
                <w:lang w:val="vi-VN"/>
              </w:rPr>
              <w:t xml:space="preserve">tên </w:t>
            </w:r>
            <w:r>
              <w:rPr>
                <w:snapToGrid/>
                <w:color w:val="auto"/>
                <w:szCs w:val="26"/>
                <w:lang w:val="vi-VN"/>
              </w:rPr>
              <w:t xml:space="preserve">của </w:t>
            </w:r>
            <w:r w:rsidRPr="00C355E0">
              <w:rPr>
                <w:snapToGrid/>
                <w:color w:val="auto"/>
                <w:szCs w:val="26"/>
                <w:lang w:val="vi-VN"/>
              </w:rPr>
              <w:t xml:space="preserve">người duyệt </w:t>
            </w:r>
            <w:r>
              <w:rPr>
                <w:snapToGrid/>
                <w:color w:val="auto"/>
                <w:szCs w:val="26"/>
                <w:lang w:val="vi-VN"/>
              </w:rPr>
              <w:t>giấy tờ làm việc</w:t>
            </w:r>
          </w:p>
          <w:p w14:paraId="3B15200E"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 read</w:t>
            </w:r>
            <w:r>
              <w:rPr>
                <w:snapToGrid/>
                <w:color w:val="auto"/>
                <w:szCs w:val="26"/>
                <w:lang w:val="vi-VN"/>
              </w:rPr>
              <w:t xml:space="preserve">-only,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chuyển</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sidRPr="00486D2D">
              <w:rPr>
                <w:b/>
                <w:bCs/>
                <w:i/>
                <w:iCs/>
                <w:snapToGrid/>
                <w:color w:val="auto"/>
                <w:szCs w:val="26"/>
              </w:rPr>
              <w:t>Đã</w:t>
            </w:r>
            <w:proofErr w:type="spellEnd"/>
            <w:r w:rsidRPr="00486D2D">
              <w:rPr>
                <w:b/>
                <w:bCs/>
                <w:i/>
                <w:iCs/>
                <w:snapToGrid/>
                <w:color w:val="auto"/>
                <w:szCs w:val="26"/>
              </w:rPr>
              <w:t xml:space="preserve"> </w:t>
            </w:r>
            <w:proofErr w:type="spellStart"/>
            <w:r w:rsidRPr="00486D2D">
              <w:rPr>
                <w:b/>
                <w:bCs/>
                <w:i/>
                <w:iCs/>
                <w:snapToGrid/>
                <w:color w:val="auto"/>
                <w:szCs w:val="26"/>
              </w:rPr>
              <w:t>duyệt</w:t>
            </w:r>
            <w:proofErr w:type="spellEnd"/>
          </w:p>
          <w:p w14:paraId="347B9C38"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read</w:t>
            </w:r>
            <w:r>
              <w:rPr>
                <w:snapToGrid/>
                <w:color w:val="auto"/>
                <w:szCs w:val="26"/>
                <w:lang w:val="vi-VN"/>
              </w:rPr>
              <w:t xml:space="preserve">-only,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b/>
                <w:bCs/>
                <w:i/>
                <w:iCs/>
                <w:snapToGrid/>
                <w:color w:val="auto"/>
                <w:szCs w:val="26"/>
              </w:rPr>
              <w:t>B</w:t>
            </w:r>
            <w:r w:rsidRPr="003E7C9F">
              <w:rPr>
                <w:b/>
                <w:bCs/>
                <w:i/>
                <w:iCs/>
                <w:snapToGrid/>
                <w:color w:val="auto"/>
                <w:szCs w:val="26"/>
              </w:rPr>
              <w:t>ản</w:t>
            </w:r>
            <w:proofErr w:type="spellEnd"/>
            <w:r w:rsidRPr="003E7C9F">
              <w:rPr>
                <w:b/>
                <w:bCs/>
                <w:i/>
                <w:iCs/>
                <w:snapToGrid/>
                <w:color w:val="auto"/>
                <w:szCs w:val="26"/>
              </w:rPr>
              <w:t xml:space="preserve"> </w:t>
            </w:r>
            <w:proofErr w:type="spellStart"/>
            <w:r w:rsidRPr="003E7C9F">
              <w:rPr>
                <w:b/>
                <w:bCs/>
                <w:i/>
                <w:iCs/>
                <w:snapToGrid/>
                <w:color w:val="auto"/>
                <w:szCs w:val="26"/>
              </w:rPr>
              <w:t>nháp</w:t>
            </w:r>
            <w:proofErr w:type="spellEnd"/>
            <w:r>
              <w:rPr>
                <w:snapToGrid/>
                <w:color w:val="auto"/>
                <w:szCs w:val="26"/>
              </w:rPr>
              <w:t xml:space="preserve"> </w:t>
            </w:r>
          </w:p>
          <w:p w14:paraId="0524CFBD" w14:textId="77777777" w:rsidR="00D96D0C" w:rsidRPr="00E36131" w:rsidRDefault="00D96D0C" w:rsidP="006C4854">
            <w:pPr>
              <w:pStyle w:val="NormalIndent"/>
              <w:keepNext w:val="0"/>
              <w:keepLines/>
              <w:widowControl w:val="0"/>
              <w:numPr>
                <w:ilvl w:val="0"/>
                <w:numId w:val="201"/>
              </w:numPr>
              <w:spacing w:before="0" w:after="0" w:line="312" w:lineRule="auto"/>
              <w:jc w:val="left"/>
              <w:rPr>
                <w:b/>
                <w:snapToGrid/>
                <w:color w:val="auto"/>
                <w:szCs w:val="26"/>
              </w:rPr>
            </w:pPr>
            <w:proofErr w:type="spellStart"/>
            <w:r w:rsidRPr="00E36131">
              <w:rPr>
                <w:b/>
                <w:snapToGrid/>
                <w:color w:val="auto"/>
                <w:szCs w:val="26"/>
              </w:rPr>
              <w:t>Thông</w:t>
            </w:r>
            <w:proofErr w:type="spellEnd"/>
            <w:r w:rsidRPr="00E36131">
              <w:rPr>
                <w:b/>
                <w:snapToGrid/>
                <w:color w:val="auto"/>
                <w:szCs w:val="26"/>
              </w:rPr>
              <w:t xml:space="preserve"> tin chi </w:t>
            </w:r>
            <w:proofErr w:type="spellStart"/>
            <w:r w:rsidRPr="00E36131">
              <w:rPr>
                <w:b/>
                <w:snapToGrid/>
                <w:color w:val="auto"/>
                <w:szCs w:val="26"/>
              </w:rPr>
              <w:t>tiết</w:t>
            </w:r>
            <w:proofErr w:type="spellEnd"/>
          </w:p>
          <w:p w14:paraId="70422C65" w14:textId="0BC21533" w:rsidR="00D96D0C" w:rsidRPr="003012E2" w:rsidRDefault="00D96D0C" w:rsidP="006C4854">
            <w:pPr>
              <w:pStyle w:val="NormalIndent"/>
              <w:keepNext w:val="0"/>
              <w:keepLines/>
              <w:widowControl w:val="0"/>
              <w:numPr>
                <w:ilvl w:val="0"/>
                <w:numId w:val="202"/>
              </w:numPr>
              <w:spacing w:before="0" w:after="0" w:line="312" w:lineRule="auto"/>
              <w:jc w:val="left"/>
              <w:rPr>
                <w:snapToGrid/>
                <w:color w:val="auto"/>
                <w:szCs w:val="26"/>
                <w:lang w:val="vi-VN"/>
              </w:rPr>
            </w:pP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zCs w:val="26"/>
              </w:rPr>
              <w:t>Chọn</w:t>
            </w:r>
            <w:proofErr w:type="spellEnd"/>
            <w:r>
              <w:rPr>
                <w:szCs w:val="26"/>
              </w:rPr>
              <w:t xml:space="preserve"> 1 </w:t>
            </w:r>
            <w:proofErr w:type="spellStart"/>
            <w:r>
              <w:rPr>
                <w:szCs w:val="26"/>
              </w:rPr>
              <w:t>trong</w:t>
            </w:r>
            <w:proofErr w:type="spellEnd"/>
            <w:r>
              <w:rPr>
                <w:szCs w:val="26"/>
                <w:lang w:val="vi-VN"/>
              </w:rPr>
              <w:t xml:space="preserve"> các rủi ro lấy từ</w:t>
            </w:r>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lang w:val="vi-VN"/>
              </w:rPr>
              <w:t xml:space="preserve"> cho quy trình và đơn vị được KT đã chọn. Rủi ro đã chọn hiển thị thông tin Mã rủi ro, </w:t>
            </w:r>
            <w:r w:rsidR="00C941A9">
              <w:rPr>
                <w:szCs w:val="26"/>
                <w:lang w:val="vi-VN"/>
              </w:rPr>
              <w:t xml:space="preserve">Tên rủi ro, </w:t>
            </w:r>
            <w:r>
              <w:rPr>
                <w:szCs w:val="26"/>
                <w:lang w:val="vi-VN"/>
              </w:rPr>
              <w:t>Mô tả rủi ro</w:t>
            </w:r>
          </w:p>
          <w:p w14:paraId="2FB3EBF8" w14:textId="54C02987" w:rsidR="003012E2" w:rsidRPr="003012E2" w:rsidRDefault="003012E2"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3012E2">
              <w:rPr>
                <w:b/>
                <w:bCs/>
                <w:snapToGrid/>
                <w:color w:val="auto"/>
                <w:szCs w:val="26"/>
                <w:lang w:val="vi-VN"/>
              </w:rPr>
              <w:t>Chọn mẫu</w:t>
            </w:r>
          </w:p>
          <w:p w14:paraId="2078D910" w14:textId="37717802" w:rsidR="003012E2" w:rsidRDefault="000E23DA" w:rsidP="006C4854">
            <w:pPr>
              <w:pStyle w:val="NormalIndent"/>
              <w:keepNext w:val="0"/>
              <w:keepLines/>
              <w:widowControl w:val="0"/>
              <w:numPr>
                <w:ilvl w:val="0"/>
                <w:numId w:val="202"/>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Pr>
                <w:snapToGrid/>
                <w:color w:val="auto"/>
                <w:szCs w:val="26"/>
              </w:rPr>
              <w:t>mẫu</w:t>
            </w:r>
            <w:proofErr w:type="spellEnd"/>
            <w:r>
              <w:rPr>
                <w:snapToGrid/>
                <w:color w:val="auto"/>
                <w:szCs w:val="26"/>
                <w:lang w:val="vi-VN"/>
              </w:rPr>
              <w:t>: nhập đoạn text</w:t>
            </w:r>
            <w:r w:rsidR="003012E2" w:rsidRPr="000E23DA">
              <w:rPr>
                <w:snapToGrid/>
                <w:color w:val="auto"/>
                <w:szCs w:val="26"/>
              </w:rPr>
              <w:t xml:space="preserve"> </w:t>
            </w:r>
          </w:p>
          <w:p w14:paraId="1715B7AD" w14:textId="30A2D3EB" w:rsidR="00E25369" w:rsidRPr="00E25369" w:rsidRDefault="00E25369"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E25369">
              <w:rPr>
                <w:b/>
                <w:bCs/>
                <w:snapToGrid/>
                <w:color w:val="auto"/>
                <w:szCs w:val="26"/>
                <w:lang w:val="vi-VN"/>
              </w:rPr>
              <w:t>Công việc thực hiện và kết quả</w:t>
            </w:r>
          </w:p>
          <w:p w14:paraId="35AE1B5F" w14:textId="3A16B468" w:rsidR="00D96D0C" w:rsidRPr="007A50AA" w:rsidRDefault="000F2E59" w:rsidP="006C4854">
            <w:pPr>
              <w:pStyle w:val="NormalIndent"/>
              <w:keepNext w:val="0"/>
              <w:keepLines/>
              <w:widowControl w:val="0"/>
              <w:numPr>
                <w:ilvl w:val="0"/>
                <w:numId w:val="202"/>
              </w:numPr>
              <w:spacing w:before="0" w:after="0" w:line="312" w:lineRule="auto"/>
              <w:jc w:val="left"/>
              <w:rPr>
                <w:snapToGrid/>
                <w:color w:val="auto"/>
                <w:szCs w:val="26"/>
                <w:lang w:val="vi-VN"/>
              </w:rPr>
            </w:pPr>
            <w:r>
              <w:rPr>
                <w:snapToGrid/>
                <w:color w:val="auto"/>
                <w:szCs w:val="26"/>
                <w:lang w:val="vi-VN"/>
              </w:rPr>
              <w:t xml:space="preserve">Hệ thống hiển thị danh sách các </w:t>
            </w:r>
            <w:r w:rsidR="00D96D0C" w:rsidRPr="007A50AA">
              <w:rPr>
                <w:snapToGrid/>
                <w:color w:val="auto"/>
                <w:szCs w:val="26"/>
                <w:lang w:val="vi-VN"/>
              </w:rPr>
              <w:t>kiểm soát của rủi ro đã chọn</w:t>
            </w:r>
            <w:r w:rsidR="00D96D0C">
              <w:rPr>
                <w:snapToGrid/>
                <w:color w:val="auto"/>
                <w:szCs w:val="26"/>
                <w:lang w:val="vi-VN"/>
              </w:rPr>
              <w:t xml:space="preserve"> gồm các</w:t>
            </w:r>
            <w:r w:rsidR="00D96D0C" w:rsidRPr="007A50AA">
              <w:rPr>
                <w:snapToGrid/>
                <w:color w:val="auto"/>
                <w:szCs w:val="26"/>
                <w:lang w:val="vi-VN"/>
              </w:rPr>
              <w:t xml:space="preserve"> thông tin:</w:t>
            </w:r>
          </w:p>
          <w:p w14:paraId="735CEEF0"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Pr>
                <w:snapToGrid/>
                <w:color w:val="auto"/>
                <w:szCs w:val="26"/>
              </w:rPr>
              <w:t>STT</w:t>
            </w:r>
          </w:p>
          <w:p w14:paraId="4F476ED0"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p>
          <w:p w14:paraId="027304B2" w14:textId="68F197D7" w:rsidR="00D96D0C" w:rsidRDefault="000726D9"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soát</w:t>
            </w:r>
            <w:proofErr w:type="spellEnd"/>
            <w:r>
              <w:rPr>
                <w:snapToGrid/>
                <w:color w:val="auto"/>
                <w:szCs w:val="26"/>
                <w:lang w:val="vi-VN"/>
              </w:rPr>
              <w:t xml:space="preserve">: hiển thị </w:t>
            </w:r>
            <w:proofErr w:type="spellStart"/>
            <w:r w:rsidR="000F2E59">
              <w:rPr>
                <w:snapToGrid/>
                <w:color w:val="auto"/>
                <w:szCs w:val="26"/>
              </w:rPr>
              <w:t>Kiểm</w:t>
            </w:r>
            <w:proofErr w:type="spellEnd"/>
            <w:r w:rsidR="000F2E59">
              <w:rPr>
                <w:snapToGrid/>
                <w:color w:val="auto"/>
                <w:szCs w:val="26"/>
              </w:rPr>
              <w:t xml:space="preserve"> </w:t>
            </w:r>
            <w:proofErr w:type="spellStart"/>
            <w:r w:rsidR="000F2E59">
              <w:rPr>
                <w:snapToGrid/>
                <w:color w:val="auto"/>
                <w:szCs w:val="26"/>
              </w:rPr>
              <w:t>soát</w:t>
            </w:r>
            <w:proofErr w:type="spellEnd"/>
            <w:r w:rsidR="000F2E59">
              <w:rPr>
                <w:snapToGrid/>
                <w:color w:val="auto"/>
                <w:szCs w:val="26"/>
              </w:rPr>
              <w:t xml:space="preserve"> </w:t>
            </w:r>
            <w:proofErr w:type="spellStart"/>
            <w:r w:rsidR="000F2E59">
              <w:rPr>
                <w:snapToGrid/>
                <w:color w:val="auto"/>
                <w:szCs w:val="26"/>
              </w:rPr>
              <w:t>theo</w:t>
            </w:r>
            <w:proofErr w:type="spellEnd"/>
            <w:r w:rsidR="000F2E59">
              <w:rPr>
                <w:snapToGrid/>
                <w:color w:val="auto"/>
                <w:szCs w:val="26"/>
              </w:rPr>
              <w:t xml:space="preserve"> </w:t>
            </w:r>
            <w:proofErr w:type="spellStart"/>
            <w:r w:rsidR="000F2E59">
              <w:rPr>
                <w:snapToGrid/>
                <w:color w:val="auto"/>
                <w:szCs w:val="26"/>
              </w:rPr>
              <w:t>quy</w:t>
            </w:r>
            <w:proofErr w:type="spellEnd"/>
            <w:r w:rsidR="000F2E59">
              <w:rPr>
                <w:snapToGrid/>
                <w:color w:val="auto"/>
                <w:szCs w:val="26"/>
              </w:rPr>
              <w:t xml:space="preserve"> </w:t>
            </w:r>
            <w:proofErr w:type="spellStart"/>
            <w:r w:rsidR="000F2E59">
              <w:rPr>
                <w:snapToGrid/>
                <w:color w:val="auto"/>
                <w:szCs w:val="26"/>
              </w:rPr>
              <w:t>định</w:t>
            </w:r>
            <w:proofErr w:type="spellEnd"/>
          </w:p>
          <w:p w14:paraId="1187E00E"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Pr>
                <w:snapToGrid/>
                <w:color w:val="auto"/>
                <w:szCs w:val="26"/>
              </w:rPr>
              <w:t>Tần</w:t>
            </w:r>
            <w:proofErr w:type="spellEnd"/>
            <w:r>
              <w:rPr>
                <w:snapToGrid/>
                <w:color w:val="auto"/>
                <w:szCs w:val="26"/>
              </w:rPr>
              <w:t xml:space="preserve"> </w:t>
            </w:r>
            <w:proofErr w:type="spellStart"/>
            <w:r>
              <w:rPr>
                <w:snapToGrid/>
                <w:color w:val="auto"/>
                <w:szCs w:val="26"/>
              </w:rPr>
              <w:t>suất</w:t>
            </w:r>
            <w:proofErr w:type="spellEnd"/>
            <w:r>
              <w:rPr>
                <w:snapToGrid/>
                <w:color w:val="auto"/>
                <w:szCs w:val="26"/>
              </w:rPr>
              <w:t xml:space="preserve"> KS</w:t>
            </w:r>
          </w:p>
          <w:p w14:paraId="24AB4631"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sidRPr="00D91D6C">
              <w:rPr>
                <w:snapToGrid/>
                <w:color w:val="auto"/>
                <w:szCs w:val="26"/>
              </w:rPr>
              <w:t>Loại</w:t>
            </w:r>
            <w:proofErr w:type="spellEnd"/>
            <w:r w:rsidRPr="00D91D6C">
              <w:rPr>
                <w:snapToGrid/>
                <w:color w:val="auto"/>
                <w:szCs w:val="26"/>
              </w:rPr>
              <w:t xml:space="preserve"> KS</w:t>
            </w:r>
          </w:p>
          <w:p w14:paraId="59B08CC2" w14:textId="53CF236E"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proofErr w:type="spellStart"/>
            <w:r w:rsidRPr="00020A5F">
              <w:rPr>
                <w:snapToGrid/>
                <w:color w:val="auto"/>
                <w:szCs w:val="26"/>
              </w:rPr>
              <w:t>Hình</w:t>
            </w:r>
            <w:proofErr w:type="spellEnd"/>
            <w:r w:rsidRPr="00020A5F">
              <w:rPr>
                <w:snapToGrid/>
                <w:color w:val="auto"/>
                <w:szCs w:val="26"/>
              </w:rPr>
              <w:t xml:space="preserve"> </w:t>
            </w:r>
            <w:proofErr w:type="spellStart"/>
            <w:r w:rsidRPr="00020A5F">
              <w:rPr>
                <w:snapToGrid/>
                <w:color w:val="auto"/>
                <w:szCs w:val="26"/>
              </w:rPr>
              <w:t>thức</w:t>
            </w:r>
            <w:proofErr w:type="spellEnd"/>
            <w:r w:rsidRPr="00020A5F">
              <w:rPr>
                <w:snapToGrid/>
                <w:color w:val="auto"/>
                <w:szCs w:val="26"/>
              </w:rPr>
              <w:t xml:space="preserve"> KS</w:t>
            </w:r>
          </w:p>
          <w:p w14:paraId="6514C8D7" w14:textId="13146D7D" w:rsidR="00D96D0C" w:rsidRDefault="00D96D0C" w:rsidP="00D645D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sidR="00607CD2">
              <w:rPr>
                <w:snapToGrid/>
                <w:color w:val="auto"/>
                <w:szCs w:val="26"/>
                <w:lang w:val="vi-VN"/>
              </w:rPr>
              <w:t xml:space="preserve"> </w:t>
            </w:r>
            <w:r w:rsidR="00D645DD">
              <w:rPr>
                <w:snapToGrid/>
                <w:color w:val="auto"/>
                <w:szCs w:val="26"/>
                <w:lang w:val="vi-VN"/>
              </w:rPr>
              <w:t xml:space="preserve">nhập nội dung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sidR="001A0C11">
              <w:rPr>
                <w:snapToGrid/>
                <w:color w:val="auto"/>
                <w:szCs w:val="26"/>
              </w:rPr>
              <w:t>từng</w:t>
            </w:r>
            <w:proofErr w:type="spellEnd"/>
            <w:r w:rsidR="001A0C11">
              <w:rPr>
                <w:snapToGrid/>
                <w:color w:val="auto"/>
                <w:szCs w:val="26"/>
              </w:rPr>
              <w:t xml:space="preserve"> </w:t>
            </w:r>
            <w:proofErr w:type="spellStart"/>
            <w:r w:rsidR="001A0C11">
              <w:rPr>
                <w:snapToGrid/>
                <w:color w:val="auto"/>
                <w:szCs w:val="26"/>
              </w:rPr>
              <w:t>kiểm</w:t>
            </w:r>
            <w:proofErr w:type="spellEnd"/>
            <w:r w:rsidR="001A0C11">
              <w:rPr>
                <w:snapToGrid/>
                <w:color w:val="auto"/>
                <w:szCs w:val="26"/>
              </w:rPr>
              <w:t xml:space="preserve"> </w:t>
            </w:r>
            <w:proofErr w:type="spellStart"/>
            <w:r w:rsidR="001A0C11">
              <w:rPr>
                <w:snapToGrid/>
                <w:color w:val="auto"/>
                <w:szCs w:val="26"/>
              </w:rPr>
              <w:t>soát</w:t>
            </w:r>
            <w:proofErr w:type="spellEnd"/>
            <w:r w:rsidR="001A0C11">
              <w:rPr>
                <w:snapToGrid/>
                <w:color w:val="auto"/>
                <w:szCs w:val="26"/>
              </w:rPr>
              <w:t xml:space="preserve"> </w:t>
            </w:r>
            <w:proofErr w:type="spellStart"/>
            <w:r w:rsidR="001A0C11">
              <w:rPr>
                <w:snapToGrid/>
                <w:color w:val="auto"/>
                <w:szCs w:val="26"/>
              </w:rPr>
              <w:t>trên</w:t>
            </w:r>
            <w:proofErr w:type="spellEnd"/>
            <w:r w:rsidR="001A0C11">
              <w:rPr>
                <w:snapToGrid/>
                <w:color w:val="auto"/>
                <w:szCs w:val="26"/>
              </w:rPr>
              <w:t xml:space="preserve"> </w:t>
            </w:r>
            <w:proofErr w:type="spellStart"/>
            <w:r w:rsidR="001A0C11">
              <w:rPr>
                <w:snapToGrid/>
                <w:color w:val="auto"/>
                <w:szCs w:val="26"/>
              </w:rPr>
              <w:t>danh</w:t>
            </w:r>
            <w:proofErr w:type="spellEnd"/>
            <w:r w:rsidR="001A0C11">
              <w:rPr>
                <w:snapToGrid/>
                <w:color w:val="auto"/>
                <w:szCs w:val="26"/>
              </w:rPr>
              <w:t xml:space="preserve"> </w:t>
            </w:r>
            <w:proofErr w:type="spellStart"/>
            <w:r w:rsidR="001A0C11">
              <w:rPr>
                <w:snapToGrid/>
                <w:color w:val="auto"/>
                <w:szCs w:val="26"/>
              </w:rPr>
              <w:t>sách</w:t>
            </w:r>
            <w:proofErr w:type="spellEnd"/>
            <w:r w:rsidR="001A0C11">
              <w:rPr>
                <w:snapToGrid/>
                <w:color w:val="auto"/>
                <w:szCs w:val="26"/>
                <w:lang w:val="vi-VN"/>
              </w:rPr>
              <w:t>, c</w:t>
            </w:r>
            <w:r>
              <w:rPr>
                <w:snapToGrid/>
                <w:color w:val="auto"/>
                <w:szCs w:val="26"/>
              </w:rPr>
              <w:t xml:space="preserve">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Pr="006B7063">
              <w:rPr>
                <w:i/>
                <w:snapToGrid/>
                <w:color w:val="0066FF"/>
                <w:szCs w:val="26"/>
              </w:rPr>
              <w:t xml:space="preserve">6.1.1. </w:t>
            </w:r>
            <w:proofErr w:type="spellStart"/>
            <w:r w:rsidR="001A0C11">
              <w:rPr>
                <w:i/>
                <w:snapToGrid/>
                <w:color w:val="0066FF"/>
                <w:szCs w:val="26"/>
              </w:rPr>
              <w:t>Đánh</w:t>
            </w:r>
            <w:proofErr w:type="spellEnd"/>
            <w:r w:rsidR="001A0C11">
              <w:rPr>
                <w:i/>
                <w:snapToGrid/>
                <w:color w:val="0066FF"/>
                <w:szCs w:val="26"/>
              </w:rPr>
              <w:t xml:space="preserve"> </w:t>
            </w:r>
            <w:proofErr w:type="spellStart"/>
            <w:r w:rsidR="001A0C11">
              <w:rPr>
                <w:i/>
                <w:snapToGrid/>
                <w:color w:val="0066FF"/>
                <w:szCs w:val="26"/>
              </w:rPr>
              <w:t>giá</w:t>
            </w:r>
            <w:proofErr w:type="spellEnd"/>
            <w:r w:rsidR="001A0C11">
              <w:rPr>
                <w:i/>
                <w:snapToGrid/>
                <w:color w:val="0066FF"/>
                <w:szCs w:val="26"/>
              </w:rPr>
              <w:t xml:space="preserve"> </w:t>
            </w:r>
            <w:proofErr w:type="spellStart"/>
            <w:r w:rsidR="001A0C11">
              <w:rPr>
                <w:i/>
                <w:snapToGrid/>
                <w:color w:val="0066FF"/>
                <w:szCs w:val="26"/>
              </w:rPr>
              <w:t>kiểm</w:t>
            </w:r>
            <w:proofErr w:type="spellEnd"/>
            <w:r w:rsidR="001A0C11">
              <w:rPr>
                <w:i/>
                <w:snapToGrid/>
                <w:color w:val="0066FF"/>
                <w:szCs w:val="26"/>
                <w:lang w:val="vi-VN"/>
              </w:rPr>
              <w:t xml:space="preserve"> soát</w:t>
            </w:r>
            <w:r>
              <w:rPr>
                <w:snapToGrid/>
                <w:color w:val="auto"/>
                <w:szCs w:val="26"/>
              </w:rPr>
              <w:t>”.</w:t>
            </w:r>
          </w:p>
          <w:p w14:paraId="6A8B221E" w14:textId="29780126" w:rsidR="00974EF2" w:rsidRPr="00974EF2" w:rsidRDefault="00974EF2"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974EF2">
              <w:rPr>
                <w:b/>
                <w:bCs/>
                <w:snapToGrid/>
                <w:color w:val="auto"/>
                <w:szCs w:val="26"/>
                <w:lang w:val="vi-VN"/>
              </w:rPr>
              <w:t>Các phát hiện kiểm toán</w:t>
            </w:r>
          </w:p>
          <w:p w14:paraId="201774AE" w14:textId="6F38A126" w:rsidR="007435DD" w:rsidRDefault="007435DD" w:rsidP="006C4854">
            <w:pPr>
              <w:pStyle w:val="ListParagraph"/>
              <w:numPr>
                <w:ilvl w:val="0"/>
                <w:numId w:val="204"/>
              </w:numPr>
            </w:pPr>
            <w:r w:rsidRPr="00990E3C">
              <w:rPr>
                <w:lang w:val="vi-VN"/>
              </w:rPr>
              <w:lastRenderedPageBreak/>
              <w:t xml:space="preserve">Các phát hiện của toán: hệ thống hiển thị danh sách các phát hiện kiểm toán. Danh sách các phát hiện hệ thống tự động tổng hợp khi đánh giá kiểm soát, không cho phép NSD sửa lại. </w:t>
            </w:r>
            <w:proofErr w:type="spellStart"/>
            <w:r>
              <w:t>Danh</w:t>
            </w:r>
            <w:proofErr w:type="spellEnd"/>
            <w:r>
              <w:t xml:space="preserve"> </w:t>
            </w:r>
            <w:proofErr w:type="spellStart"/>
            <w:r>
              <w:t>sách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thông</w:t>
            </w:r>
            <w:proofErr w:type="spellEnd"/>
            <w:r>
              <w:t xml:space="preserve"> tin:</w:t>
            </w:r>
          </w:p>
          <w:p w14:paraId="3EE40895" w14:textId="77777777" w:rsidR="007435DD" w:rsidRDefault="007435DD" w:rsidP="006C4854">
            <w:pPr>
              <w:pStyle w:val="ListParagraph"/>
              <w:numPr>
                <w:ilvl w:val="0"/>
                <w:numId w:val="205"/>
              </w:numPr>
            </w:pPr>
            <w:r>
              <w:t>STT</w:t>
            </w:r>
          </w:p>
          <w:p w14:paraId="4D2A2002" w14:textId="77777777" w:rsidR="007435DD" w:rsidRDefault="007435DD" w:rsidP="006C4854">
            <w:pPr>
              <w:pStyle w:val="ListParagraph"/>
              <w:numPr>
                <w:ilvl w:val="0"/>
                <w:numId w:val="205"/>
              </w:numPr>
            </w:pPr>
            <w:proofErr w:type="spellStart"/>
            <w:r>
              <w:t>Mã</w:t>
            </w:r>
            <w:proofErr w:type="spellEnd"/>
            <w:r>
              <w:t xml:space="preserve"> </w:t>
            </w:r>
            <w:proofErr w:type="spellStart"/>
            <w:r>
              <w:t>kiểm</w:t>
            </w:r>
            <w:proofErr w:type="spellEnd"/>
            <w:r>
              <w:t xml:space="preserve"> </w:t>
            </w:r>
            <w:proofErr w:type="spellStart"/>
            <w:r>
              <w:t>soát</w:t>
            </w:r>
            <w:proofErr w:type="spellEnd"/>
          </w:p>
          <w:p w14:paraId="641ACB6F" w14:textId="77777777" w:rsidR="007435DD" w:rsidRDefault="007435DD" w:rsidP="006C4854">
            <w:pPr>
              <w:pStyle w:val="ListParagraph"/>
              <w:numPr>
                <w:ilvl w:val="0"/>
                <w:numId w:val="205"/>
              </w:numPr>
            </w:pPr>
            <w:proofErr w:type="spellStart"/>
            <w:r>
              <w:t>Mã</w:t>
            </w:r>
            <w:proofErr w:type="spellEnd"/>
            <w:r>
              <w:t xml:space="preserve"> </w:t>
            </w:r>
            <w:proofErr w:type="spellStart"/>
            <w:r>
              <w:t>phát</w:t>
            </w:r>
            <w:proofErr w:type="spellEnd"/>
            <w:r>
              <w:t xml:space="preserve"> </w:t>
            </w:r>
            <w:proofErr w:type="spellStart"/>
            <w:r>
              <w:t>hiện</w:t>
            </w:r>
            <w:proofErr w:type="spellEnd"/>
          </w:p>
          <w:p w14:paraId="3A210707" w14:textId="5B4CF43F" w:rsidR="007435DD" w:rsidRDefault="007435DD" w:rsidP="006C4854">
            <w:pPr>
              <w:pStyle w:val="ListParagraph"/>
              <w:numPr>
                <w:ilvl w:val="0"/>
                <w:numId w:val="205"/>
              </w:numPr>
            </w:pPr>
            <w:proofErr w:type="spellStart"/>
            <w:r>
              <w:t>Mô</w:t>
            </w:r>
            <w:proofErr w:type="spellEnd"/>
            <w:r>
              <w:t xml:space="preserve"> </w:t>
            </w:r>
            <w:proofErr w:type="spellStart"/>
            <w:r>
              <w:t>tả</w:t>
            </w:r>
            <w:proofErr w:type="spellEnd"/>
            <w:r>
              <w:t xml:space="preserve"> </w:t>
            </w:r>
            <w:proofErr w:type="spellStart"/>
            <w:r>
              <w:t>phát</w:t>
            </w:r>
            <w:proofErr w:type="spellEnd"/>
            <w:r>
              <w:t xml:space="preserve"> </w:t>
            </w:r>
            <w:proofErr w:type="spellStart"/>
            <w:r>
              <w:t>hiện</w:t>
            </w:r>
            <w:proofErr w:type="spellEnd"/>
          </w:p>
          <w:p w14:paraId="3243031B" w14:textId="37BC29F9" w:rsidR="008373CD" w:rsidRPr="008373CD" w:rsidRDefault="008373CD" w:rsidP="006C4854">
            <w:pPr>
              <w:pStyle w:val="ListParagraph"/>
              <w:numPr>
                <w:ilvl w:val="0"/>
                <w:numId w:val="201"/>
              </w:numPr>
              <w:rPr>
                <w:b/>
                <w:bCs/>
                <w:lang w:val="vi-VN"/>
              </w:rPr>
            </w:pPr>
            <w:r w:rsidRPr="008373CD">
              <w:rPr>
                <w:b/>
                <w:bCs/>
                <w:lang w:val="vi-VN"/>
              </w:rPr>
              <w:t>Kết luận của kiểm toán</w:t>
            </w:r>
          </w:p>
          <w:p w14:paraId="169A3F48" w14:textId="54E7C778" w:rsidR="00D96D0C" w:rsidRPr="001A0C11" w:rsidRDefault="00D96D0C" w:rsidP="006C4854">
            <w:pPr>
              <w:pStyle w:val="ListParagraph"/>
              <w:numPr>
                <w:ilvl w:val="0"/>
                <w:numId w:val="204"/>
              </w:numPr>
              <w:rPr>
                <w:lang w:val="vi-VN"/>
              </w:rPr>
            </w:pPr>
            <w:r w:rsidRPr="001A0C11">
              <w:rPr>
                <w:lang w:val="vi-VN"/>
              </w:rPr>
              <w:t xml:space="preserve">Kết luận của </w:t>
            </w:r>
            <w:r w:rsidR="008373CD" w:rsidRPr="001A0C11">
              <w:rPr>
                <w:lang w:val="vi-VN"/>
              </w:rPr>
              <w:t>K</w:t>
            </w:r>
            <w:r w:rsidRPr="001A0C11">
              <w:rPr>
                <w:lang w:val="vi-VN"/>
              </w:rPr>
              <w:t xml:space="preserve">T*: nhập </w:t>
            </w:r>
            <w:r w:rsidR="008373CD" w:rsidRPr="001A0C11">
              <w:rPr>
                <w:lang w:val="vi-VN"/>
              </w:rPr>
              <w:t>đoạn text</w:t>
            </w:r>
          </w:p>
          <w:p w14:paraId="39599891" w14:textId="457358E5" w:rsidR="001411CF" w:rsidRPr="001411CF" w:rsidRDefault="001411CF" w:rsidP="001411CF">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zCs w:val="26"/>
              </w:rPr>
              <w:t>Giao</w:t>
            </w:r>
            <w:proofErr w:type="spellEnd"/>
            <w:r>
              <w:rPr>
                <w:szCs w:val="26"/>
              </w:rPr>
              <w:t xml:space="preserve"> </w:t>
            </w:r>
            <w:proofErr w:type="spellStart"/>
            <w:r>
              <w:rPr>
                <w:szCs w:val="26"/>
              </w:rPr>
              <w:t>diện</w:t>
            </w:r>
            <w:proofErr w:type="spellEnd"/>
            <w:r>
              <w:rPr>
                <w:szCs w:val="26"/>
                <w:lang w:val="vi-VN"/>
              </w:rPr>
              <w:t xml:space="preserve">: </w:t>
            </w:r>
            <w:r w:rsidR="00C4294D">
              <w:fldChar w:fldCharType="begin"/>
            </w:r>
            <w:r w:rsidR="00C4294D">
              <w:instrText xml:space="preserve"> HYPERLINK "https://f2z0rj.axshare.com/" \l "id=qew52c&amp;p=sua_giay_to_lam_viec&amp;c=1" </w:instrText>
            </w:r>
            <w:r w:rsidR="00C4294D">
              <w:fldChar w:fldCharType="separate"/>
            </w:r>
            <w:r w:rsidRPr="005251DC">
              <w:rPr>
                <w:rStyle w:val="Hyperlink"/>
                <w:szCs w:val="26"/>
                <w:lang w:val="vi-VN"/>
              </w:rPr>
              <w:t>https://f2z0rj.axshare.com/#id=qew52c&amp;p=sua_giay_to_lam_viec&amp;c=1</w:t>
            </w:r>
            <w:r w:rsidR="00C4294D">
              <w:rPr>
                <w:rStyle w:val="Hyperlink"/>
                <w:szCs w:val="26"/>
                <w:lang w:val="vi-VN"/>
              </w:rPr>
              <w:fldChar w:fldCharType="end"/>
            </w:r>
          </w:p>
        </w:tc>
      </w:tr>
      <w:tr w:rsidR="002E2BF2" w:rsidRPr="00992FE0" w14:paraId="147E1F03" w14:textId="77777777" w:rsidTr="00641FBA">
        <w:tc>
          <w:tcPr>
            <w:tcW w:w="817" w:type="dxa"/>
            <w:shd w:val="clear" w:color="auto" w:fill="auto"/>
          </w:tcPr>
          <w:p w14:paraId="4644029E" w14:textId="77777777" w:rsidR="002E2BF2" w:rsidRPr="002F4F88" w:rsidRDefault="002E2BF2" w:rsidP="006C4854">
            <w:pPr>
              <w:pStyle w:val="ListParagraph"/>
              <w:numPr>
                <w:ilvl w:val="0"/>
                <w:numId w:val="200"/>
              </w:numPr>
            </w:pPr>
          </w:p>
        </w:tc>
        <w:tc>
          <w:tcPr>
            <w:tcW w:w="1877" w:type="dxa"/>
            <w:shd w:val="clear" w:color="auto" w:fill="auto"/>
          </w:tcPr>
          <w:p w14:paraId="3A255026" w14:textId="47E7A9BA" w:rsidR="002E2BF2" w:rsidRDefault="002E2BF2" w:rsidP="002E2BF2">
            <w:pPr>
              <w:keepLines/>
              <w:widowControl w:val="0"/>
              <w:rPr>
                <w:szCs w:val="26"/>
              </w:rPr>
            </w:pPr>
            <w:proofErr w:type="spellStart"/>
            <w:r>
              <w:rPr>
                <w:szCs w:val="26"/>
              </w:rPr>
              <w:t>Sửa</w:t>
            </w:r>
            <w:proofErr w:type="spellEnd"/>
            <w:r>
              <w:rPr>
                <w:szCs w:val="26"/>
              </w:rPr>
              <w:t xml:space="preserve"> </w:t>
            </w:r>
          </w:p>
        </w:tc>
        <w:tc>
          <w:tcPr>
            <w:tcW w:w="6912" w:type="dxa"/>
            <w:shd w:val="clear" w:color="auto" w:fill="auto"/>
          </w:tcPr>
          <w:p w14:paraId="39699487" w14:textId="585ECEEE" w:rsidR="002E2BF2" w:rsidRDefault="002E2BF2" w:rsidP="002E2BF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việc</w:t>
            </w:r>
            <w:proofErr w:type="spellEnd"/>
            <w:r>
              <w:rPr>
                <w:snapToGrid/>
                <w:color w:val="auto"/>
                <w:szCs w:val="26"/>
              </w:rPr>
              <w:t xml:space="preserve"> ở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Pr="00A477DC">
              <w:rPr>
                <w:b/>
                <w:snapToGrid/>
                <w:color w:val="auto"/>
                <w:szCs w:val="26"/>
              </w:rPr>
              <w:t>bản</w:t>
            </w:r>
            <w:proofErr w:type="spellEnd"/>
            <w:r w:rsidRPr="00A477DC">
              <w:rPr>
                <w:b/>
                <w:snapToGrid/>
                <w:color w:val="auto"/>
                <w:szCs w:val="26"/>
              </w:rPr>
              <w:t xml:space="preserve"> </w:t>
            </w:r>
            <w:proofErr w:type="spellStart"/>
            <w:r w:rsidRPr="00A477DC">
              <w:rPr>
                <w:b/>
                <w:snapToGrid/>
                <w:color w:val="auto"/>
                <w:szCs w:val="26"/>
              </w:rPr>
              <w:t>nháp</w:t>
            </w:r>
            <w:proofErr w:type="spellEnd"/>
            <w:r w:rsidRPr="00A477DC">
              <w:rPr>
                <w:b/>
                <w:snapToGrid/>
                <w:color w:val="auto"/>
                <w:szCs w:val="26"/>
              </w:rPr>
              <w:t xml:space="preserve">/ </w:t>
            </w:r>
            <w:proofErr w:type="spellStart"/>
            <w:r w:rsidRPr="00A477DC">
              <w:rPr>
                <w:b/>
                <w:snapToGrid/>
                <w:color w:val="auto"/>
                <w:szCs w:val="26"/>
              </w:rPr>
              <w:t>từ</w:t>
            </w:r>
            <w:proofErr w:type="spellEnd"/>
            <w:r w:rsidRPr="00A477DC">
              <w:rPr>
                <w:b/>
                <w:snapToGrid/>
                <w:color w:val="auto"/>
                <w:szCs w:val="26"/>
              </w:rPr>
              <w:t xml:space="preserve"> </w:t>
            </w:r>
            <w:proofErr w:type="spellStart"/>
            <w:r w:rsidRPr="00A477DC">
              <w:rPr>
                <w:b/>
                <w:snapToGrid/>
                <w:color w:val="auto"/>
                <w:szCs w:val="26"/>
              </w:rPr>
              <w:t>chối</w:t>
            </w:r>
            <w:proofErr w:type="spellEnd"/>
            <w:r w:rsidRPr="00A477DC">
              <w:rPr>
                <w:b/>
                <w:snapToGrid/>
                <w:color w:val="auto"/>
                <w:szCs w:val="26"/>
              </w:rPr>
              <w:t xml:space="preserve"> </w:t>
            </w:r>
          </w:p>
          <w:p w14:paraId="2A9B20DB" w14:textId="77777777" w:rsidR="002E2BF2" w:rsidRDefault="002E2BF2" w:rsidP="002E2BF2">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Mã</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 xml:space="preserve">, KTV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w:t>
            </w:r>
          </w:p>
          <w:p w14:paraId="3E39ADC5" w14:textId="77777777" w:rsidR="00992FE0" w:rsidRDefault="00992FE0" w:rsidP="00992FE0">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rPr>
              <w:t xml:space="preserve"> </w:t>
            </w:r>
            <w:proofErr w:type="spellStart"/>
            <w:r>
              <w:rPr>
                <w:snapToGrid/>
                <w:color w:val="auto"/>
                <w:szCs w:val="26"/>
              </w:rPr>
              <w:t>diện</w:t>
            </w:r>
            <w:proofErr w:type="spellEnd"/>
            <w:r>
              <w:rPr>
                <w:snapToGrid/>
                <w:color w:val="auto"/>
                <w:szCs w:val="26"/>
                <w:lang w:val="vi-VN"/>
              </w:rPr>
              <w:t>:</w:t>
            </w:r>
          </w:p>
          <w:p w14:paraId="44809919" w14:textId="60750369" w:rsidR="00992FE0" w:rsidRPr="00992FE0" w:rsidRDefault="00C4294D" w:rsidP="00992FE0">
            <w:pPr>
              <w:pStyle w:val="NormalIndent"/>
              <w:keepNext w:val="0"/>
              <w:keepLines/>
              <w:widowControl w:val="0"/>
              <w:numPr>
                <w:ilvl w:val="0"/>
                <w:numId w:val="0"/>
              </w:numPr>
              <w:spacing w:before="0" w:after="0" w:line="312" w:lineRule="auto"/>
              <w:jc w:val="left"/>
              <w:rPr>
                <w:snapToGrid/>
                <w:color w:val="auto"/>
                <w:szCs w:val="26"/>
                <w:lang w:val="vi-VN"/>
              </w:rPr>
            </w:pPr>
            <w:hyperlink r:id="rId48" w:anchor="id=qew52c&amp;p=sua_giay_to_lam_viec&amp;c=1" w:history="1">
              <w:r w:rsidR="00992FE0" w:rsidRPr="005251DC">
                <w:rPr>
                  <w:rStyle w:val="Hyperlink"/>
                  <w:szCs w:val="26"/>
                  <w:lang w:val="vi-VN"/>
                </w:rPr>
                <w:t>https://f2z0rj.axshare.com/#id=qew52c&amp;p=sua_giay_to_lam_viec&amp;c=1</w:t>
              </w:r>
            </w:hyperlink>
          </w:p>
        </w:tc>
      </w:tr>
      <w:tr w:rsidR="00A20A0A" w:rsidRPr="002F4F88" w14:paraId="4669E958" w14:textId="77777777" w:rsidTr="00641FBA">
        <w:tc>
          <w:tcPr>
            <w:tcW w:w="817" w:type="dxa"/>
            <w:shd w:val="clear" w:color="auto" w:fill="auto"/>
          </w:tcPr>
          <w:p w14:paraId="365D0859" w14:textId="77777777" w:rsidR="00A20A0A" w:rsidRPr="00992FE0" w:rsidRDefault="00A20A0A" w:rsidP="006C4854">
            <w:pPr>
              <w:pStyle w:val="ListParagraph"/>
              <w:numPr>
                <w:ilvl w:val="0"/>
                <w:numId w:val="200"/>
              </w:numPr>
              <w:rPr>
                <w:lang w:val="vi-VN"/>
              </w:rPr>
            </w:pPr>
          </w:p>
        </w:tc>
        <w:tc>
          <w:tcPr>
            <w:tcW w:w="1877" w:type="dxa"/>
            <w:shd w:val="clear" w:color="auto" w:fill="auto"/>
          </w:tcPr>
          <w:p w14:paraId="2A160477" w14:textId="77777777" w:rsidR="00A20A0A" w:rsidRDefault="00A20A0A" w:rsidP="00641FBA">
            <w:pPr>
              <w:keepLines/>
              <w:widowControl w:val="0"/>
              <w:rPr>
                <w:szCs w:val="26"/>
              </w:rPr>
            </w:pPr>
            <w:proofErr w:type="spellStart"/>
            <w:r>
              <w:rPr>
                <w:szCs w:val="26"/>
              </w:rPr>
              <w:t>Gửi</w:t>
            </w:r>
            <w:proofErr w:type="spellEnd"/>
            <w:r>
              <w:rPr>
                <w:szCs w:val="26"/>
              </w:rPr>
              <w:t xml:space="preserve"> </w:t>
            </w:r>
            <w:proofErr w:type="spellStart"/>
            <w:r>
              <w:rPr>
                <w:szCs w:val="26"/>
              </w:rPr>
              <w:t>duyệt</w:t>
            </w:r>
            <w:proofErr w:type="spellEnd"/>
          </w:p>
        </w:tc>
        <w:tc>
          <w:tcPr>
            <w:tcW w:w="6912" w:type="dxa"/>
            <w:shd w:val="clear" w:color="auto" w:fill="auto"/>
          </w:tcPr>
          <w:p w14:paraId="4C5A7C93" w14:textId="78EC2823" w:rsidR="00A20A0A" w:rsidRPr="00537857" w:rsidRDefault="00A20A0A" w:rsidP="002E2BF2">
            <w:pPr>
              <w:pStyle w:val="NormalIndent"/>
              <w:keepNext w:val="0"/>
              <w:keepLines/>
              <w:widowControl w:val="0"/>
              <w:numPr>
                <w:ilvl w:val="0"/>
                <w:numId w:val="0"/>
              </w:numPr>
              <w:spacing w:before="0" w:after="0" w:line="312" w:lineRule="auto"/>
              <w:jc w:val="left"/>
              <w:rPr>
                <w:snapToGrid/>
                <w:color w:val="auto"/>
                <w:szCs w:val="26"/>
                <w:highlight w:val="yellow"/>
              </w:rPr>
            </w:pPr>
          </w:p>
        </w:tc>
      </w:tr>
      <w:tr w:rsidR="00A20A0A" w:rsidRPr="002E2BF2" w14:paraId="45EC8B6B" w14:textId="77777777" w:rsidTr="00641FBA">
        <w:tc>
          <w:tcPr>
            <w:tcW w:w="817" w:type="dxa"/>
            <w:shd w:val="clear" w:color="auto" w:fill="auto"/>
          </w:tcPr>
          <w:p w14:paraId="6829BBEB" w14:textId="77777777" w:rsidR="00A20A0A" w:rsidRPr="002F4F88" w:rsidRDefault="00A20A0A" w:rsidP="006C4854">
            <w:pPr>
              <w:pStyle w:val="ListParagraph"/>
              <w:numPr>
                <w:ilvl w:val="0"/>
                <w:numId w:val="200"/>
              </w:numPr>
            </w:pPr>
          </w:p>
        </w:tc>
        <w:tc>
          <w:tcPr>
            <w:tcW w:w="1877" w:type="dxa"/>
            <w:shd w:val="clear" w:color="auto" w:fill="auto"/>
          </w:tcPr>
          <w:p w14:paraId="241B163E" w14:textId="5DBB88BB" w:rsidR="00A20A0A" w:rsidRPr="002E2BF2" w:rsidRDefault="00A20A0A" w:rsidP="00641FBA">
            <w:pPr>
              <w:keepLines/>
              <w:widowControl w:val="0"/>
              <w:rPr>
                <w:szCs w:val="26"/>
                <w:lang w:val="vi-VN"/>
              </w:rPr>
            </w:pPr>
            <w:proofErr w:type="spellStart"/>
            <w:r>
              <w:rPr>
                <w:szCs w:val="26"/>
              </w:rPr>
              <w:t>Phê</w:t>
            </w:r>
            <w:proofErr w:type="spellEnd"/>
            <w:r>
              <w:rPr>
                <w:szCs w:val="26"/>
              </w:rPr>
              <w:t xml:space="preserve"> </w:t>
            </w:r>
            <w:proofErr w:type="spellStart"/>
            <w:r>
              <w:rPr>
                <w:szCs w:val="26"/>
              </w:rPr>
              <w:t>duyệt</w:t>
            </w:r>
            <w:proofErr w:type="spellEnd"/>
            <w:r w:rsidR="002E2BF2">
              <w:rPr>
                <w:szCs w:val="26"/>
                <w:lang w:val="vi-VN"/>
              </w:rPr>
              <w:t>/Từ chối duyệt</w:t>
            </w:r>
          </w:p>
        </w:tc>
        <w:tc>
          <w:tcPr>
            <w:tcW w:w="6912" w:type="dxa"/>
            <w:shd w:val="clear" w:color="auto" w:fill="auto"/>
          </w:tcPr>
          <w:p w14:paraId="21048845" w14:textId="16CCBDC7" w:rsidR="00A20A0A" w:rsidRPr="00537857" w:rsidRDefault="00A20A0A"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2E2BF2" w:rsidRPr="002E2BF2" w14:paraId="17E008CA" w14:textId="77777777" w:rsidTr="00641FBA">
        <w:tc>
          <w:tcPr>
            <w:tcW w:w="817" w:type="dxa"/>
            <w:shd w:val="clear" w:color="auto" w:fill="auto"/>
          </w:tcPr>
          <w:p w14:paraId="22E8907C" w14:textId="77777777" w:rsidR="002E2BF2" w:rsidRPr="002F4F88" w:rsidRDefault="002E2BF2" w:rsidP="006C4854">
            <w:pPr>
              <w:pStyle w:val="ListParagraph"/>
              <w:numPr>
                <w:ilvl w:val="0"/>
                <w:numId w:val="200"/>
              </w:numPr>
            </w:pPr>
          </w:p>
        </w:tc>
        <w:tc>
          <w:tcPr>
            <w:tcW w:w="1877" w:type="dxa"/>
            <w:shd w:val="clear" w:color="auto" w:fill="auto"/>
          </w:tcPr>
          <w:p w14:paraId="4EFBB632" w14:textId="56A8B4AA" w:rsidR="002E2BF2" w:rsidRDefault="002E2BF2" w:rsidP="00641FBA">
            <w:pPr>
              <w:keepLines/>
              <w:widowControl w:val="0"/>
              <w:rPr>
                <w:szCs w:val="26"/>
              </w:rPr>
            </w:pPr>
            <w:proofErr w:type="spellStart"/>
            <w:r>
              <w:rPr>
                <w:szCs w:val="26"/>
              </w:rPr>
              <w:t>Xoá</w:t>
            </w:r>
            <w:proofErr w:type="spellEnd"/>
          </w:p>
        </w:tc>
        <w:tc>
          <w:tcPr>
            <w:tcW w:w="6912" w:type="dxa"/>
            <w:shd w:val="clear" w:color="auto" w:fill="auto"/>
          </w:tcPr>
          <w:p w14:paraId="29896B24" w14:textId="479946E5" w:rsidR="002E2BF2" w:rsidRPr="00537857" w:rsidRDefault="002E2BF2"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8576C3" w:rsidRPr="002E2BF2" w14:paraId="26D9E511" w14:textId="77777777" w:rsidTr="00641FBA">
        <w:tc>
          <w:tcPr>
            <w:tcW w:w="817" w:type="dxa"/>
            <w:shd w:val="clear" w:color="auto" w:fill="auto"/>
          </w:tcPr>
          <w:p w14:paraId="1A617305" w14:textId="77777777" w:rsidR="008576C3" w:rsidRPr="002F4F88" w:rsidRDefault="008576C3" w:rsidP="006C4854">
            <w:pPr>
              <w:pStyle w:val="ListParagraph"/>
              <w:numPr>
                <w:ilvl w:val="0"/>
                <w:numId w:val="200"/>
              </w:numPr>
            </w:pPr>
          </w:p>
        </w:tc>
        <w:tc>
          <w:tcPr>
            <w:tcW w:w="1877" w:type="dxa"/>
            <w:shd w:val="clear" w:color="auto" w:fill="auto"/>
          </w:tcPr>
          <w:p w14:paraId="27864BE7" w14:textId="6881DDCE" w:rsidR="008576C3" w:rsidRDefault="008576C3" w:rsidP="00641FBA">
            <w:pPr>
              <w:keepLines/>
              <w:widowControl w:val="0"/>
              <w:rPr>
                <w:szCs w:val="26"/>
              </w:rPr>
            </w:pPr>
            <w:proofErr w:type="spellStart"/>
            <w:r>
              <w:rPr>
                <w:szCs w:val="26"/>
              </w:rPr>
              <w:t>Xuất</w:t>
            </w:r>
            <w:proofErr w:type="spellEnd"/>
            <w:r>
              <w:rPr>
                <w:szCs w:val="26"/>
              </w:rPr>
              <w:t xml:space="preserve"> word</w:t>
            </w:r>
          </w:p>
        </w:tc>
        <w:tc>
          <w:tcPr>
            <w:tcW w:w="6912" w:type="dxa"/>
            <w:shd w:val="clear" w:color="auto" w:fill="auto"/>
          </w:tcPr>
          <w:p w14:paraId="661AA286" w14:textId="5E41A398" w:rsidR="008576C3" w:rsidRPr="00537857" w:rsidRDefault="008576C3"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bl>
    <w:p w14:paraId="15168E5E" w14:textId="62F29CBE" w:rsidR="001411CF" w:rsidRPr="008C2A11" w:rsidRDefault="00992FE0" w:rsidP="00992FE0">
      <w:pPr>
        <w:pStyle w:val="tvHeading111"/>
      </w:pPr>
      <w:bookmarkStart w:id="131" w:name="_Toc87368241"/>
      <w:r>
        <w:rPr>
          <w:lang w:val="vi-VN"/>
        </w:rPr>
        <w:t>Đánh giá kiểm soát</w:t>
      </w:r>
      <w:bookmarkEnd w:id="131"/>
    </w:p>
    <w:p w14:paraId="51C23F61" w14:textId="5227AE23" w:rsidR="008C2A11" w:rsidRPr="008F707F" w:rsidRDefault="008C2A11" w:rsidP="008C2A11">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B17858">
        <w:rPr>
          <w:szCs w:val="26"/>
        </w:rPr>
        <w:t xml:space="preserve"> </w:t>
      </w:r>
      <w:proofErr w:type="spellStart"/>
      <w:r w:rsidR="009A3BB1">
        <w:rPr>
          <w:szCs w:val="26"/>
        </w:rPr>
        <w:t>nhập</w:t>
      </w:r>
      <w:proofErr w:type="spellEnd"/>
      <w:r w:rsidR="009A3BB1">
        <w:rPr>
          <w:szCs w:val="26"/>
        </w:rPr>
        <w:t xml:space="preserve"> </w:t>
      </w:r>
      <w:proofErr w:type="spellStart"/>
      <w:r w:rsidR="009A3BB1">
        <w:rPr>
          <w:szCs w:val="26"/>
        </w:rPr>
        <w:t>nội</w:t>
      </w:r>
      <w:proofErr w:type="spellEnd"/>
      <w:r w:rsidR="009A3BB1">
        <w:rPr>
          <w:szCs w:val="26"/>
        </w:rPr>
        <w:t xml:space="preserve"> dung </w:t>
      </w:r>
      <w:proofErr w:type="spellStart"/>
      <w:r w:rsidR="00B1095B">
        <w:rPr>
          <w:szCs w:val="26"/>
        </w:rPr>
        <w:t>công</w:t>
      </w:r>
      <w:proofErr w:type="spellEnd"/>
      <w:r w:rsidR="00B1095B">
        <w:rPr>
          <w:szCs w:val="26"/>
        </w:rPr>
        <w:t xml:space="preserve"> </w:t>
      </w:r>
      <w:proofErr w:type="spellStart"/>
      <w:r w:rsidR="00B1095B">
        <w:rPr>
          <w:szCs w:val="26"/>
        </w:rPr>
        <w:t>việc</w:t>
      </w:r>
      <w:proofErr w:type="spellEnd"/>
      <w:r w:rsidR="000F0C8B">
        <w:rPr>
          <w:szCs w:val="26"/>
          <w:lang w:val="vi-VN"/>
        </w:rPr>
        <w:t xml:space="preserve"> (thủ tục)</w:t>
      </w:r>
      <w:r w:rsidR="00B1095B">
        <w:rPr>
          <w:szCs w:val="26"/>
        </w:rPr>
        <w:t xml:space="preserve"> </w:t>
      </w:r>
      <w:proofErr w:type="spellStart"/>
      <w:r w:rsidR="00890FB3">
        <w:rPr>
          <w:szCs w:val="26"/>
        </w:rPr>
        <w:t>kiểm</w:t>
      </w:r>
      <w:proofErr w:type="spellEnd"/>
      <w:r w:rsidR="00890FB3">
        <w:rPr>
          <w:szCs w:val="26"/>
        </w:rPr>
        <w:t xml:space="preserve"> </w:t>
      </w:r>
      <w:proofErr w:type="spellStart"/>
      <w:r w:rsidR="00890FB3">
        <w:rPr>
          <w:szCs w:val="26"/>
        </w:rPr>
        <w:t>toán</w:t>
      </w:r>
      <w:proofErr w:type="spellEnd"/>
      <w:r w:rsidR="00B1095B">
        <w:rPr>
          <w:szCs w:val="26"/>
        </w:rPr>
        <w:t xml:space="preserve"> </w:t>
      </w:r>
      <w:proofErr w:type="spellStart"/>
      <w:r w:rsidR="00B1095B">
        <w:rPr>
          <w:szCs w:val="26"/>
        </w:rPr>
        <w:t>đã</w:t>
      </w:r>
      <w:proofErr w:type="spellEnd"/>
      <w:r w:rsidR="00B1095B">
        <w:rPr>
          <w:szCs w:val="26"/>
        </w:rPr>
        <w:t xml:space="preserve"> </w:t>
      </w:r>
      <w:proofErr w:type="spellStart"/>
      <w:r w:rsidR="00B1095B">
        <w:rPr>
          <w:szCs w:val="26"/>
        </w:rPr>
        <w:t>thực</w:t>
      </w:r>
      <w:proofErr w:type="spellEnd"/>
      <w:r w:rsidR="00B1095B">
        <w:rPr>
          <w:szCs w:val="26"/>
        </w:rPr>
        <w:t xml:space="preserve"> </w:t>
      </w:r>
      <w:proofErr w:type="spellStart"/>
      <w:r w:rsidR="00B1095B">
        <w:rPr>
          <w:szCs w:val="26"/>
        </w:rPr>
        <w:t>hiện</w:t>
      </w:r>
      <w:proofErr w:type="spellEnd"/>
      <w:r w:rsidR="00B1095B">
        <w:rPr>
          <w:szCs w:val="26"/>
          <w:lang w:val="vi-VN"/>
        </w:rPr>
        <w:t xml:space="preserve"> và kết quả</w:t>
      </w:r>
      <w:r w:rsidR="00890FB3">
        <w:rPr>
          <w:szCs w:val="26"/>
          <w:lang w:val="vi-VN"/>
        </w:rPr>
        <w:t xml:space="preserve"> thực hiện</w:t>
      </w:r>
      <w:r w:rsidR="000F0C8B">
        <w:rPr>
          <w:szCs w:val="26"/>
          <w:lang w:val="vi-VN"/>
        </w:rPr>
        <w:t>, đưa ra đánh giá các hoạt động kiểm soát</w:t>
      </w:r>
    </w:p>
    <w:p w14:paraId="24065F41" w14:textId="77777777" w:rsidR="008C2A11" w:rsidRPr="002F4F88" w:rsidRDefault="008C2A11" w:rsidP="008C2A11">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r>
        <w:rPr>
          <w:szCs w:val="26"/>
        </w:rPr>
        <w:t>KTV</w:t>
      </w:r>
    </w:p>
    <w:p w14:paraId="2381137C" w14:textId="77777777" w:rsidR="008C2A11" w:rsidRPr="002F4F88" w:rsidRDefault="008C2A11" w:rsidP="008C2A11">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8C2A11" w:rsidRPr="002F4F88" w14:paraId="0E71562A" w14:textId="77777777" w:rsidTr="00A80D9F">
        <w:trPr>
          <w:trHeight w:val="449"/>
        </w:trPr>
        <w:tc>
          <w:tcPr>
            <w:tcW w:w="817" w:type="dxa"/>
            <w:shd w:val="clear" w:color="auto" w:fill="auto"/>
          </w:tcPr>
          <w:p w14:paraId="29D551D7" w14:textId="77777777" w:rsidR="008C2A11" w:rsidRPr="002F4F88" w:rsidRDefault="008C2A11" w:rsidP="00A80D9F">
            <w:pPr>
              <w:keepLines/>
              <w:widowControl w:val="0"/>
              <w:jc w:val="both"/>
              <w:rPr>
                <w:b/>
                <w:bCs/>
                <w:szCs w:val="26"/>
              </w:rPr>
            </w:pPr>
            <w:r w:rsidRPr="002F4F88">
              <w:rPr>
                <w:b/>
                <w:bCs/>
                <w:szCs w:val="26"/>
              </w:rPr>
              <w:t>STT</w:t>
            </w:r>
          </w:p>
        </w:tc>
        <w:tc>
          <w:tcPr>
            <w:tcW w:w="1877" w:type="dxa"/>
            <w:shd w:val="clear" w:color="auto" w:fill="auto"/>
          </w:tcPr>
          <w:p w14:paraId="77B17E1E" w14:textId="77777777" w:rsidR="008C2A11" w:rsidRPr="002F4F88" w:rsidRDefault="008C2A11"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F403D02" w14:textId="77777777" w:rsidR="008C2A11" w:rsidRPr="002F4F88" w:rsidRDefault="008C2A11"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8C2A11" w:rsidRPr="006B729D" w14:paraId="5B80958E" w14:textId="77777777" w:rsidTr="00A80D9F">
        <w:tc>
          <w:tcPr>
            <w:tcW w:w="817" w:type="dxa"/>
            <w:shd w:val="clear" w:color="auto" w:fill="auto"/>
          </w:tcPr>
          <w:p w14:paraId="128D40C1" w14:textId="77777777" w:rsidR="008C2A11" w:rsidRPr="002F4F88" w:rsidRDefault="008C2A11" w:rsidP="006C4854">
            <w:pPr>
              <w:pStyle w:val="ListParagraph"/>
              <w:numPr>
                <w:ilvl w:val="0"/>
                <w:numId w:val="214"/>
              </w:numPr>
            </w:pPr>
          </w:p>
        </w:tc>
        <w:tc>
          <w:tcPr>
            <w:tcW w:w="1877" w:type="dxa"/>
            <w:shd w:val="clear" w:color="auto" w:fill="auto"/>
          </w:tcPr>
          <w:p w14:paraId="4FF9F1DF" w14:textId="5A4D531F" w:rsidR="008C2A11" w:rsidRDefault="00277E2A" w:rsidP="00A80D9F">
            <w:pPr>
              <w:keepLines/>
              <w:widowControl w:val="0"/>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p>
        </w:tc>
        <w:tc>
          <w:tcPr>
            <w:tcW w:w="6912" w:type="dxa"/>
            <w:shd w:val="clear" w:color="auto" w:fill="auto"/>
          </w:tcPr>
          <w:p w14:paraId="42C0D5F9" w14:textId="30C91674" w:rsidR="008C2A11" w:rsidRDefault="008C2A11"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F91597">
              <w:rPr>
                <w:snapToGrid/>
                <w:color w:val="auto"/>
                <w:szCs w:val="26"/>
              </w:rPr>
              <w:t>nhập</w:t>
            </w:r>
            <w:proofErr w:type="spellEnd"/>
            <w:r w:rsidR="00F91597">
              <w:rPr>
                <w:snapToGrid/>
                <w:color w:val="auto"/>
                <w:szCs w:val="26"/>
                <w:lang w:val="vi-VN"/>
              </w:rPr>
              <w:t xml:space="preserve"> thông tin đánh giá từng kiểm soát trên giấy tờ làm việc, nhập các thông tin sau</w:t>
            </w:r>
          </w:p>
          <w:p w14:paraId="7ADD82C0" w14:textId="221DA79D" w:rsidR="008C2A11" w:rsidRPr="00F91597" w:rsidRDefault="00F91597" w:rsidP="006C4854">
            <w:pPr>
              <w:pStyle w:val="NormalIndent"/>
              <w:keepNext w:val="0"/>
              <w:keepLines/>
              <w:widowControl w:val="0"/>
              <w:numPr>
                <w:ilvl w:val="0"/>
                <w:numId w:val="215"/>
              </w:numPr>
              <w:spacing w:before="0" w:after="0" w:line="312" w:lineRule="auto"/>
              <w:jc w:val="left"/>
              <w:rPr>
                <w:b/>
                <w:bCs/>
                <w:snapToGrid/>
                <w:color w:val="auto"/>
                <w:szCs w:val="26"/>
              </w:rPr>
            </w:pPr>
            <w:proofErr w:type="spellStart"/>
            <w:r w:rsidRPr="00F91597">
              <w:rPr>
                <w:b/>
                <w:bCs/>
                <w:snapToGrid/>
                <w:color w:val="auto"/>
                <w:szCs w:val="26"/>
              </w:rPr>
              <w:t>Công</w:t>
            </w:r>
            <w:proofErr w:type="spellEnd"/>
            <w:r w:rsidRPr="00F91597">
              <w:rPr>
                <w:b/>
                <w:bCs/>
                <w:snapToGrid/>
                <w:color w:val="auto"/>
                <w:szCs w:val="26"/>
              </w:rPr>
              <w:t xml:space="preserve"> </w:t>
            </w:r>
            <w:proofErr w:type="spellStart"/>
            <w:r w:rsidRPr="00F91597">
              <w:rPr>
                <w:b/>
                <w:bCs/>
                <w:snapToGrid/>
                <w:color w:val="auto"/>
                <w:szCs w:val="26"/>
              </w:rPr>
              <w:t>việc</w:t>
            </w:r>
            <w:proofErr w:type="spellEnd"/>
            <w:r w:rsidRPr="00F91597">
              <w:rPr>
                <w:b/>
                <w:bCs/>
                <w:snapToGrid/>
                <w:color w:val="auto"/>
                <w:szCs w:val="26"/>
              </w:rPr>
              <w:t xml:space="preserve"> </w:t>
            </w:r>
            <w:proofErr w:type="spellStart"/>
            <w:r w:rsidRPr="00F91597">
              <w:rPr>
                <w:b/>
                <w:bCs/>
                <w:snapToGrid/>
                <w:color w:val="auto"/>
                <w:szCs w:val="26"/>
              </w:rPr>
              <w:t>đã</w:t>
            </w:r>
            <w:proofErr w:type="spellEnd"/>
            <w:r w:rsidRPr="00F91597">
              <w:rPr>
                <w:b/>
                <w:bCs/>
                <w:snapToGrid/>
                <w:color w:val="auto"/>
                <w:szCs w:val="26"/>
              </w:rPr>
              <w:t xml:space="preserve"> </w:t>
            </w:r>
            <w:proofErr w:type="spellStart"/>
            <w:r w:rsidRPr="00F91597">
              <w:rPr>
                <w:b/>
                <w:bCs/>
                <w:snapToGrid/>
                <w:color w:val="auto"/>
                <w:szCs w:val="26"/>
              </w:rPr>
              <w:t>thực</w:t>
            </w:r>
            <w:proofErr w:type="spellEnd"/>
            <w:r w:rsidRPr="00F91597">
              <w:rPr>
                <w:b/>
                <w:bCs/>
                <w:snapToGrid/>
                <w:color w:val="auto"/>
                <w:szCs w:val="26"/>
              </w:rPr>
              <w:t xml:space="preserve"> </w:t>
            </w:r>
            <w:proofErr w:type="spellStart"/>
            <w:r w:rsidRPr="00F91597">
              <w:rPr>
                <w:b/>
                <w:bCs/>
                <w:snapToGrid/>
                <w:color w:val="auto"/>
                <w:szCs w:val="26"/>
              </w:rPr>
              <w:t>hiện</w:t>
            </w:r>
            <w:proofErr w:type="spellEnd"/>
            <w:r w:rsidRPr="00F91597">
              <w:rPr>
                <w:b/>
                <w:bCs/>
                <w:snapToGrid/>
                <w:color w:val="auto"/>
                <w:szCs w:val="26"/>
              </w:rPr>
              <w:t xml:space="preserve"> </w:t>
            </w:r>
            <w:proofErr w:type="spellStart"/>
            <w:r w:rsidRPr="00F91597">
              <w:rPr>
                <w:b/>
                <w:bCs/>
                <w:snapToGrid/>
                <w:color w:val="auto"/>
                <w:szCs w:val="26"/>
              </w:rPr>
              <w:t>và</w:t>
            </w:r>
            <w:proofErr w:type="spellEnd"/>
            <w:r w:rsidRPr="00F91597">
              <w:rPr>
                <w:b/>
                <w:bCs/>
                <w:snapToGrid/>
                <w:color w:val="auto"/>
                <w:szCs w:val="26"/>
              </w:rPr>
              <w:t xml:space="preserve"> </w:t>
            </w:r>
            <w:proofErr w:type="spellStart"/>
            <w:r w:rsidRPr="00F91597">
              <w:rPr>
                <w:b/>
                <w:bCs/>
                <w:snapToGrid/>
                <w:color w:val="auto"/>
                <w:szCs w:val="26"/>
              </w:rPr>
              <w:t>kết</w:t>
            </w:r>
            <w:proofErr w:type="spellEnd"/>
            <w:r w:rsidRPr="00F91597">
              <w:rPr>
                <w:b/>
                <w:bCs/>
                <w:snapToGrid/>
                <w:color w:val="auto"/>
                <w:szCs w:val="26"/>
              </w:rPr>
              <w:t xml:space="preserve"> </w:t>
            </w:r>
            <w:proofErr w:type="spellStart"/>
            <w:r w:rsidRPr="00F91597">
              <w:rPr>
                <w:b/>
                <w:bCs/>
                <w:snapToGrid/>
                <w:color w:val="auto"/>
                <w:szCs w:val="26"/>
              </w:rPr>
              <w:t>quả</w:t>
            </w:r>
            <w:proofErr w:type="spellEnd"/>
          </w:p>
          <w:p w14:paraId="238078B6" w14:textId="7310671B" w:rsidR="00F91597" w:rsidRDefault="00F91597" w:rsidP="00F9159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 xml:space="preserve">Hệ thống hiển thị </w:t>
            </w:r>
            <w:r w:rsidR="00624B4E">
              <w:rPr>
                <w:snapToGrid/>
                <w:color w:val="auto"/>
                <w:szCs w:val="26"/>
                <w:lang w:val="vi-VN"/>
              </w:rPr>
              <w:t>danh sách các thủ tục kiểm toán của kiểm soát</w:t>
            </w:r>
            <w:r w:rsidR="00D93346">
              <w:rPr>
                <w:snapToGrid/>
                <w:color w:val="auto"/>
                <w:szCs w:val="26"/>
                <w:lang w:val="vi-VN"/>
              </w:rPr>
              <w:t xml:space="preserve"> lấy từ </w:t>
            </w:r>
            <w:r w:rsidR="00D93346" w:rsidRPr="00D93346">
              <w:rPr>
                <w:i/>
                <w:iCs/>
                <w:snapToGrid/>
                <w:color w:val="0070C0"/>
                <w:szCs w:val="26"/>
                <w:lang w:val="vi-VN"/>
              </w:rPr>
              <w:t>mục 5.4 Chương trình kiểm toán</w:t>
            </w:r>
            <w:r w:rsidR="00624B4E">
              <w:rPr>
                <w:snapToGrid/>
                <w:color w:val="auto"/>
                <w:szCs w:val="26"/>
                <w:lang w:val="vi-VN"/>
              </w:rPr>
              <w:t>, cho phép NSD nhập nội dung công việc đã thực hiện tương ứng</w:t>
            </w:r>
          </w:p>
          <w:p w14:paraId="1ED4DBE8" w14:textId="68C2E726" w:rsidR="00624B4E" w:rsidRPr="00624B4E" w:rsidRDefault="00624B4E" w:rsidP="006C4854">
            <w:pPr>
              <w:pStyle w:val="NormalIndent"/>
              <w:keepNext w:val="0"/>
              <w:keepLines/>
              <w:widowControl w:val="0"/>
              <w:numPr>
                <w:ilvl w:val="0"/>
                <w:numId w:val="215"/>
              </w:numPr>
              <w:spacing w:before="0" w:after="0" w:line="312" w:lineRule="auto"/>
              <w:jc w:val="left"/>
              <w:rPr>
                <w:b/>
                <w:bCs/>
                <w:snapToGrid/>
                <w:color w:val="auto"/>
                <w:szCs w:val="26"/>
                <w:lang w:val="vi-VN"/>
              </w:rPr>
            </w:pPr>
            <w:r w:rsidRPr="00624B4E">
              <w:rPr>
                <w:b/>
                <w:bCs/>
                <w:snapToGrid/>
                <w:color w:val="auto"/>
                <w:szCs w:val="26"/>
                <w:lang w:val="vi-VN"/>
              </w:rPr>
              <w:t>Đánh giá thiết kế kiểm soát</w:t>
            </w:r>
          </w:p>
          <w:p w14:paraId="576E6FC2" w14:textId="7DA524B2" w:rsidR="008C2A11" w:rsidRPr="00624B4E" w:rsidRDefault="008C2A11" w:rsidP="006C4854">
            <w:pPr>
              <w:pStyle w:val="ListParagraph"/>
              <w:numPr>
                <w:ilvl w:val="0"/>
                <w:numId w:val="216"/>
              </w:numPr>
              <w:rPr>
                <w:lang w:val="vi-VN"/>
              </w:rPr>
            </w:pPr>
            <w:r w:rsidRPr="00624B4E">
              <w:rPr>
                <w:lang w:val="vi-VN"/>
              </w:rPr>
              <w:t xml:space="preserve">Đánh giá thiết kế kiểm soát*: </w:t>
            </w:r>
            <w:r w:rsidR="0041429F">
              <w:rPr>
                <w:lang w:val="vi-VN"/>
              </w:rPr>
              <w:t>nhập đoạn text</w:t>
            </w:r>
          </w:p>
          <w:p w14:paraId="42C2381F" w14:textId="21B872EA" w:rsidR="008C2A11" w:rsidRDefault="008C2A11" w:rsidP="006C4854">
            <w:pPr>
              <w:pStyle w:val="ListParagraph"/>
              <w:numPr>
                <w:ilvl w:val="0"/>
                <w:numId w:val="216"/>
              </w:numPr>
              <w:rPr>
                <w:lang w:val="vi-VN"/>
              </w:rPr>
            </w:pPr>
            <w:r w:rsidRPr="0041429F">
              <w:rPr>
                <w:lang w:val="vi-VN"/>
              </w:rPr>
              <w:t xml:space="preserve">Phát hiện về thiết kế kiểm soát: </w:t>
            </w:r>
            <w:r w:rsidR="000B7560">
              <w:rPr>
                <w:lang w:val="vi-VN"/>
              </w:rPr>
              <w:t xml:space="preserve">cho phép thêm/sửa/xoá các phát hiện, danh sách phát hiện hiển thị thông tin: </w:t>
            </w:r>
          </w:p>
          <w:p w14:paraId="3C1D4051" w14:textId="63E6AF4C" w:rsidR="000B7560" w:rsidRDefault="000B7560" w:rsidP="006C4854">
            <w:pPr>
              <w:pStyle w:val="ListParagraph"/>
              <w:numPr>
                <w:ilvl w:val="0"/>
                <w:numId w:val="217"/>
              </w:numPr>
              <w:rPr>
                <w:lang w:val="vi-VN"/>
              </w:rPr>
            </w:pPr>
            <w:r>
              <w:rPr>
                <w:lang w:val="vi-VN"/>
              </w:rPr>
              <w:t>STT</w:t>
            </w:r>
          </w:p>
          <w:p w14:paraId="2AC97E52" w14:textId="6CBA6D04" w:rsidR="00051247" w:rsidRPr="00051247" w:rsidRDefault="000B7560" w:rsidP="00051247">
            <w:pPr>
              <w:pStyle w:val="ListParagraph"/>
              <w:numPr>
                <w:ilvl w:val="0"/>
                <w:numId w:val="217"/>
              </w:numPr>
              <w:rPr>
                <w:ins w:id="132" w:author="LienNTQ" w:date="2021-11-09T15:39:00Z"/>
                <w:i/>
                <w:iCs/>
                <w:lang w:val="vi-VN"/>
              </w:rPr>
            </w:pPr>
            <w:r w:rsidRPr="00A1087C">
              <w:rPr>
                <w:lang w:val="vi-VN"/>
              </w:rPr>
              <w:t>Mã phát hiện</w:t>
            </w:r>
            <w:r w:rsidR="00B21711" w:rsidRPr="00A1087C">
              <w:rPr>
                <w:lang w:val="vi-VN"/>
              </w:rPr>
              <w:t xml:space="preserve">: </w:t>
            </w:r>
            <w:r w:rsidR="00A1087C" w:rsidRPr="00A1087C">
              <w:rPr>
                <w:lang w:val="vi-VN"/>
              </w:rPr>
              <w:t>hệ thống tự sinh theo cấu trúc s</w:t>
            </w:r>
            <w:r w:rsidR="00A1087C">
              <w:rPr>
                <w:lang w:val="vi-VN"/>
              </w:rPr>
              <w:t>au:</w:t>
            </w:r>
            <w:ins w:id="133" w:author="LienNTQ" w:date="2021-11-09T15:39:00Z">
              <w:r w:rsidR="00051247">
                <w:rPr>
                  <w:lang w:val="vi-VN"/>
                </w:rPr>
                <w:t xml:space="preserve"> </w:t>
              </w:r>
              <w:r w:rsidR="00051247" w:rsidRPr="00051247">
                <w:rPr>
                  <w:i/>
                  <w:iCs/>
                  <w:lang w:val="vi-VN"/>
                </w:rPr>
                <w:t>PH.[YYYY].[XXXX], trong đó:</w:t>
              </w:r>
            </w:ins>
          </w:p>
          <w:p w14:paraId="5366C819" w14:textId="77777777" w:rsidR="00051247" w:rsidRPr="00051247" w:rsidRDefault="00051247" w:rsidP="00051247">
            <w:pPr>
              <w:pStyle w:val="NormalIndent"/>
              <w:keepNext w:val="0"/>
              <w:keepLines/>
              <w:widowControl w:val="0"/>
              <w:numPr>
                <w:ilvl w:val="1"/>
                <w:numId w:val="237"/>
              </w:numPr>
              <w:spacing w:before="0" w:after="0" w:line="312" w:lineRule="auto"/>
              <w:jc w:val="left"/>
              <w:rPr>
                <w:ins w:id="134" w:author="LienNTQ" w:date="2021-11-09T15:39:00Z"/>
                <w:lang w:val="vi-VN"/>
              </w:rPr>
            </w:pPr>
            <w:ins w:id="135" w:author="LienNTQ" w:date="2021-11-09T15:39:00Z">
              <w:r w:rsidRPr="006B729D">
                <w:rPr>
                  <w:i/>
                  <w:iCs/>
                  <w:snapToGrid/>
                  <w:color w:val="auto"/>
                  <w:szCs w:val="26"/>
                  <w:lang w:val="vi-VN"/>
                </w:rPr>
                <w:t>YYYY</w:t>
              </w:r>
              <w:r w:rsidRPr="00051247">
                <w:rPr>
                  <w:i/>
                  <w:iCs/>
                  <w:snapToGrid/>
                  <w:color w:val="auto"/>
                  <w:szCs w:val="26"/>
                  <w:lang w:val="vi-VN"/>
                </w:rPr>
                <w:t xml:space="preserve"> là năm tạo kiến nghị</w:t>
              </w:r>
            </w:ins>
          </w:p>
          <w:p w14:paraId="76FBB979" w14:textId="74FE1B35" w:rsidR="00A1087C" w:rsidRPr="00051247" w:rsidRDefault="00051247" w:rsidP="00051247">
            <w:pPr>
              <w:pStyle w:val="NormalIndent"/>
              <w:keepNext w:val="0"/>
              <w:keepLines/>
              <w:widowControl w:val="0"/>
              <w:numPr>
                <w:ilvl w:val="1"/>
                <w:numId w:val="237"/>
              </w:numPr>
              <w:spacing w:before="0" w:after="0" w:line="312" w:lineRule="auto"/>
              <w:jc w:val="left"/>
              <w:rPr>
                <w:lang w:val="vi-VN"/>
              </w:rPr>
            </w:pPr>
            <w:ins w:id="136" w:author="LienNTQ" w:date="2021-11-09T15:39:00Z">
              <w:r w:rsidRPr="00051247">
                <w:rPr>
                  <w:i/>
                  <w:iCs/>
                  <w:snapToGrid/>
                  <w:color w:val="auto"/>
                  <w:szCs w:val="26"/>
                  <w:lang w:val="vi-VN"/>
                </w:rPr>
                <w:t>XXXX: số tự tăng bắt đầu từ 0001, đếm lại khi thay đổi năm</w:t>
              </w:r>
            </w:ins>
          </w:p>
          <w:p w14:paraId="17D45B1B" w14:textId="6339F8A1" w:rsidR="00B21711" w:rsidRDefault="00B21711" w:rsidP="006C4854">
            <w:pPr>
              <w:pStyle w:val="ListParagraph"/>
              <w:numPr>
                <w:ilvl w:val="0"/>
                <w:numId w:val="217"/>
              </w:numPr>
              <w:rPr>
                <w:lang w:val="vi-VN"/>
              </w:rPr>
            </w:pPr>
            <w:r>
              <w:rPr>
                <w:lang w:val="vi-VN"/>
              </w:rPr>
              <w:t>Tên phát hiện</w:t>
            </w:r>
          </w:p>
          <w:p w14:paraId="4204121A" w14:textId="61809F23" w:rsidR="00B21711" w:rsidRPr="000B7560" w:rsidRDefault="00B21711" w:rsidP="006C4854">
            <w:pPr>
              <w:pStyle w:val="ListParagraph"/>
              <w:numPr>
                <w:ilvl w:val="0"/>
                <w:numId w:val="217"/>
              </w:numPr>
              <w:rPr>
                <w:lang w:val="vi-VN"/>
              </w:rPr>
            </w:pPr>
            <w:r>
              <w:rPr>
                <w:lang w:val="vi-VN"/>
              </w:rPr>
              <w:t>Mô tả phát hiện</w:t>
            </w:r>
          </w:p>
          <w:p w14:paraId="2FEFE484" w14:textId="47D9DB62" w:rsidR="008C2A11" w:rsidRPr="00C165D1" w:rsidRDefault="008C2A11" w:rsidP="006C4854">
            <w:pPr>
              <w:pStyle w:val="ListParagraph"/>
              <w:numPr>
                <w:ilvl w:val="0"/>
                <w:numId w:val="216"/>
              </w:numPr>
              <w:rPr>
                <w:lang w:val="vi-VN"/>
              </w:rPr>
            </w:pPr>
            <w:r w:rsidRPr="00C165D1">
              <w:rPr>
                <w:lang w:val="vi-VN"/>
              </w:rPr>
              <w:t xml:space="preserve">Kết luận về thiết kế kiểm soát*: </w:t>
            </w:r>
            <w:r w:rsidR="00145F5A" w:rsidRPr="00C165D1">
              <w:rPr>
                <w:lang w:val="vi-VN"/>
              </w:rPr>
              <w:t>nhập đoạn text</w:t>
            </w:r>
          </w:p>
          <w:p w14:paraId="211E5AF8" w14:textId="3EB27637" w:rsidR="008C2A11" w:rsidRDefault="008C2A11" w:rsidP="006C4854">
            <w:pPr>
              <w:pStyle w:val="ListParagraph"/>
              <w:numPr>
                <w:ilvl w:val="0"/>
                <w:numId w:val="216"/>
              </w:numPr>
            </w:pPr>
            <w:r>
              <w:t xml:space="preserve">File </w:t>
            </w:r>
            <w:proofErr w:type="spellStart"/>
            <w:r>
              <w:t>đính</w:t>
            </w:r>
            <w:proofErr w:type="spellEnd"/>
            <w:r>
              <w:t xml:space="preserve"> </w:t>
            </w:r>
            <w:proofErr w:type="spellStart"/>
            <w:r>
              <w:t>kèm</w:t>
            </w:r>
            <w:proofErr w:type="spellEnd"/>
          </w:p>
          <w:p w14:paraId="681ACFDC" w14:textId="08A66BFE" w:rsidR="00145F5A" w:rsidRPr="00624B4E" w:rsidRDefault="00145F5A" w:rsidP="006C4854">
            <w:pPr>
              <w:pStyle w:val="NormalIndent"/>
              <w:keepNext w:val="0"/>
              <w:keepLines/>
              <w:widowControl w:val="0"/>
              <w:numPr>
                <w:ilvl w:val="0"/>
                <w:numId w:val="215"/>
              </w:numPr>
              <w:spacing w:before="0" w:after="0" w:line="312" w:lineRule="auto"/>
              <w:jc w:val="left"/>
              <w:rPr>
                <w:b/>
                <w:bCs/>
                <w:snapToGrid/>
                <w:color w:val="auto"/>
                <w:szCs w:val="26"/>
                <w:lang w:val="vi-VN"/>
              </w:rPr>
            </w:pPr>
            <w:r w:rsidRPr="00624B4E">
              <w:rPr>
                <w:b/>
                <w:bCs/>
                <w:snapToGrid/>
                <w:color w:val="auto"/>
                <w:szCs w:val="26"/>
                <w:lang w:val="vi-VN"/>
              </w:rPr>
              <w:t xml:space="preserve">Đánh giá </w:t>
            </w:r>
            <w:r>
              <w:rPr>
                <w:b/>
                <w:bCs/>
                <w:snapToGrid/>
                <w:color w:val="auto"/>
                <w:szCs w:val="26"/>
                <w:lang w:val="vi-VN"/>
              </w:rPr>
              <w:t>hiệu quả hoạt động kiểm soát</w:t>
            </w:r>
          </w:p>
          <w:p w14:paraId="67A526ED" w14:textId="2E0F5926" w:rsidR="00145F5A" w:rsidRPr="00624B4E" w:rsidRDefault="00145F5A" w:rsidP="006C4854">
            <w:pPr>
              <w:pStyle w:val="ListParagraph"/>
              <w:numPr>
                <w:ilvl w:val="0"/>
                <w:numId w:val="216"/>
              </w:numPr>
              <w:rPr>
                <w:lang w:val="vi-VN"/>
              </w:rPr>
            </w:pPr>
            <w:r w:rsidRPr="00624B4E">
              <w:rPr>
                <w:lang w:val="vi-VN"/>
              </w:rPr>
              <w:t xml:space="preserve">Đánh giá </w:t>
            </w:r>
            <w:r>
              <w:rPr>
                <w:lang w:val="vi-VN"/>
              </w:rPr>
              <w:t>hiệu quả hoạt động kiểm soát</w:t>
            </w:r>
            <w:r w:rsidRPr="00624B4E">
              <w:rPr>
                <w:lang w:val="vi-VN"/>
              </w:rPr>
              <w:t xml:space="preserve">*: </w:t>
            </w:r>
            <w:r>
              <w:rPr>
                <w:lang w:val="vi-VN"/>
              </w:rPr>
              <w:t>nhập đoạn text</w:t>
            </w:r>
          </w:p>
          <w:p w14:paraId="45D3438A" w14:textId="6BF2BC8F" w:rsidR="00145F5A" w:rsidRDefault="00145F5A" w:rsidP="006C4854">
            <w:pPr>
              <w:pStyle w:val="ListParagraph"/>
              <w:numPr>
                <w:ilvl w:val="0"/>
                <w:numId w:val="216"/>
              </w:numPr>
              <w:rPr>
                <w:lang w:val="vi-VN"/>
              </w:rPr>
            </w:pPr>
            <w:r w:rsidRPr="0041429F">
              <w:rPr>
                <w:lang w:val="vi-VN"/>
              </w:rPr>
              <w:t xml:space="preserve">Phát hiện về </w:t>
            </w:r>
            <w:r>
              <w:rPr>
                <w:lang w:val="vi-VN"/>
              </w:rPr>
              <w:t>hiệu quả vận hành</w:t>
            </w:r>
            <w:r w:rsidRPr="0041429F">
              <w:rPr>
                <w:lang w:val="vi-VN"/>
              </w:rPr>
              <w:t xml:space="preserve">: </w:t>
            </w:r>
            <w:r>
              <w:rPr>
                <w:lang w:val="vi-VN"/>
              </w:rPr>
              <w:t xml:space="preserve">cho phép thêm/sửa/xoá các phát hiện, danh sách phát hiện hiển thị thông tin: </w:t>
            </w:r>
          </w:p>
          <w:p w14:paraId="54D2DF1F" w14:textId="77777777" w:rsidR="00145F5A" w:rsidRDefault="00145F5A" w:rsidP="006C4854">
            <w:pPr>
              <w:pStyle w:val="ListParagraph"/>
              <w:numPr>
                <w:ilvl w:val="0"/>
                <w:numId w:val="217"/>
              </w:numPr>
              <w:rPr>
                <w:lang w:val="vi-VN"/>
              </w:rPr>
            </w:pPr>
            <w:r>
              <w:rPr>
                <w:lang w:val="vi-VN"/>
              </w:rPr>
              <w:t>STT</w:t>
            </w:r>
          </w:p>
          <w:p w14:paraId="38C687DF" w14:textId="77777777" w:rsidR="00145F5A" w:rsidRDefault="00145F5A" w:rsidP="006C4854">
            <w:pPr>
              <w:pStyle w:val="ListParagraph"/>
              <w:numPr>
                <w:ilvl w:val="0"/>
                <w:numId w:val="217"/>
              </w:numPr>
              <w:rPr>
                <w:lang w:val="vi-VN"/>
              </w:rPr>
            </w:pPr>
            <w:r>
              <w:rPr>
                <w:lang w:val="vi-VN"/>
              </w:rPr>
              <w:t>Mã phát hiện: không cho phép nhập trùng</w:t>
            </w:r>
          </w:p>
          <w:p w14:paraId="33574729" w14:textId="77777777" w:rsidR="00145F5A" w:rsidRDefault="00145F5A" w:rsidP="006C4854">
            <w:pPr>
              <w:pStyle w:val="ListParagraph"/>
              <w:numPr>
                <w:ilvl w:val="0"/>
                <w:numId w:val="217"/>
              </w:numPr>
              <w:rPr>
                <w:lang w:val="vi-VN"/>
              </w:rPr>
            </w:pPr>
            <w:r>
              <w:rPr>
                <w:lang w:val="vi-VN"/>
              </w:rPr>
              <w:t>Tên phát hiện</w:t>
            </w:r>
          </w:p>
          <w:p w14:paraId="3651BEDF" w14:textId="77777777" w:rsidR="00145F5A" w:rsidRPr="000B7560" w:rsidRDefault="00145F5A" w:rsidP="006C4854">
            <w:pPr>
              <w:pStyle w:val="ListParagraph"/>
              <w:numPr>
                <w:ilvl w:val="0"/>
                <w:numId w:val="217"/>
              </w:numPr>
              <w:rPr>
                <w:lang w:val="vi-VN"/>
              </w:rPr>
            </w:pPr>
            <w:r>
              <w:rPr>
                <w:lang w:val="vi-VN"/>
              </w:rPr>
              <w:t>Mô tả phát hiện</w:t>
            </w:r>
          </w:p>
          <w:p w14:paraId="791435B8" w14:textId="5D272B1D" w:rsidR="00145F5A" w:rsidRPr="00145F5A" w:rsidRDefault="00145F5A" w:rsidP="006C4854">
            <w:pPr>
              <w:pStyle w:val="ListParagraph"/>
              <w:numPr>
                <w:ilvl w:val="0"/>
                <w:numId w:val="216"/>
              </w:numPr>
              <w:rPr>
                <w:lang w:val="vi-VN"/>
              </w:rPr>
            </w:pPr>
            <w:r w:rsidRPr="00145F5A">
              <w:rPr>
                <w:lang w:val="vi-VN"/>
              </w:rPr>
              <w:t xml:space="preserve">Kết luận về </w:t>
            </w:r>
            <w:r>
              <w:rPr>
                <w:lang w:val="vi-VN"/>
              </w:rPr>
              <w:t>hiệu quả vận hành</w:t>
            </w:r>
            <w:r w:rsidRPr="00145F5A">
              <w:rPr>
                <w:lang w:val="vi-VN"/>
              </w:rPr>
              <w:t xml:space="preserve">*: </w:t>
            </w:r>
            <w:r>
              <w:rPr>
                <w:lang w:val="vi-VN"/>
              </w:rPr>
              <w:t>nhập đoạn text</w:t>
            </w:r>
          </w:p>
          <w:p w14:paraId="175DC357" w14:textId="77777777" w:rsidR="00145F5A" w:rsidRDefault="00145F5A" w:rsidP="006C4854">
            <w:pPr>
              <w:pStyle w:val="ListParagraph"/>
              <w:numPr>
                <w:ilvl w:val="0"/>
                <w:numId w:val="216"/>
              </w:numPr>
            </w:pPr>
            <w:r>
              <w:t xml:space="preserve">File </w:t>
            </w:r>
            <w:proofErr w:type="spellStart"/>
            <w:r>
              <w:t>đính</w:t>
            </w:r>
            <w:proofErr w:type="spellEnd"/>
            <w:r>
              <w:t xml:space="preserve"> </w:t>
            </w:r>
            <w:proofErr w:type="spellStart"/>
            <w:r>
              <w:t>kèm</w:t>
            </w:r>
            <w:proofErr w:type="spellEnd"/>
          </w:p>
          <w:p w14:paraId="0687C60F" w14:textId="77777777" w:rsidR="008C2A11" w:rsidRDefault="00145F5A" w:rsidP="00145F5A">
            <w:pPr>
              <w:rPr>
                <w:lang w:val="vi-VN"/>
              </w:rPr>
            </w:pPr>
            <w:proofErr w:type="spellStart"/>
            <w:r>
              <w:t>Giao</w:t>
            </w:r>
            <w:proofErr w:type="spellEnd"/>
            <w:r>
              <w:t xml:space="preserve"> </w:t>
            </w:r>
            <w:proofErr w:type="spellStart"/>
            <w:r>
              <w:t>diện</w:t>
            </w:r>
            <w:proofErr w:type="spellEnd"/>
            <w:r>
              <w:rPr>
                <w:lang w:val="vi-VN"/>
              </w:rPr>
              <w:t>:</w:t>
            </w:r>
          </w:p>
          <w:p w14:paraId="410E452D" w14:textId="0B88927C" w:rsidR="00145F5A" w:rsidRPr="00145F5A" w:rsidRDefault="00C4294D" w:rsidP="00145F5A">
            <w:pPr>
              <w:rPr>
                <w:lang w:val="vi-VN"/>
              </w:rPr>
            </w:pPr>
            <w:r>
              <w:fldChar w:fldCharType="begin"/>
            </w:r>
            <w:r w:rsidRPr="006B729D">
              <w:rPr>
                <w:lang w:val="vi-VN"/>
              </w:rPr>
              <w:instrText xml:space="preserve"> HYPERLINK "https://f2z0rj.axshare.com/" \l "id=0vj9o6&amp;p=danh_gia_kiem_soat&amp;g=1" </w:instrText>
            </w:r>
            <w:r>
              <w:fldChar w:fldCharType="separate"/>
            </w:r>
            <w:r w:rsidR="00145F5A" w:rsidRPr="005251DC">
              <w:rPr>
                <w:rStyle w:val="Hyperlink"/>
                <w:lang w:val="vi-VN"/>
              </w:rPr>
              <w:t>https://f2z0rj.axshare.com/#id=0vj9o6&amp;p=danh_gia_kiem_soat&amp;g=1</w:t>
            </w:r>
            <w:r>
              <w:rPr>
                <w:rStyle w:val="Hyperlink"/>
                <w:lang w:val="vi-VN"/>
              </w:rPr>
              <w:fldChar w:fldCharType="end"/>
            </w:r>
          </w:p>
        </w:tc>
      </w:tr>
    </w:tbl>
    <w:p w14:paraId="10741E7C" w14:textId="330EF9DB" w:rsidR="008C2A11" w:rsidRPr="00C165D1" w:rsidRDefault="008C2A11" w:rsidP="008C2A11">
      <w:pPr>
        <w:rPr>
          <w:lang w:val="vi-VN"/>
        </w:rPr>
      </w:pPr>
      <w:r w:rsidRPr="00C165D1">
        <w:rPr>
          <w:b/>
          <w:szCs w:val="26"/>
          <w:lang w:val="vi-VN"/>
        </w:rPr>
        <w:lastRenderedPageBreak/>
        <w:t>Yêu cầu đặc biệt/Điều kiện ràng buộc: N/A</w:t>
      </w:r>
    </w:p>
    <w:p w14:paraId="17349927" w14:textId="6182957B" w:rsidR="00816FFD" w:rsidRPr="00C165D1" w:rsidRDefault="00F26C64" w:rsidP="003F2316">
      <w:pPr>
        <w:pStyle w:val="tvHeading11"/>
      </w:pPr>
      <w:bookmarkStart w:id="137" w:name="_Toc87368242"/>
      <w:r>
        <w:rPr>
          <w:lang w:val="vi-VN"/>
        </w:rPr>
        <w:t>Quan sát</w:t>
      </w:r>
      <w:r w:rsidR="00975FDB">
        <w:rPr>
          <w:lang w:val="vi-VN"/>
        </w:rPr>
        <w:t xml:space="preserve"> kiểm toán</w:t>
      </w:r>
      <w:bookmarkEnd w:id="137"/>
    </w:p>
    <w:p w14:paraId="312CF965" w14:textId="12A5334A" w:rsidR="00D56624" w:rsidRPr="00D56624" w:rsidRDefault="00D56624" w:rsidP="00D56624">
      <w:pPr>
        <w:rPr>
          <w:lang w:val="vi-VN"/>
        </w:rPr>
      </w:pPr>
      <w:proofErr w:type="spellStart"/>
      <w:r w:rsidRPr="004A3ECC">
        <w:rPr>
          <w:b/>
          <w:bCs/>
        </w:rPr>
        <w:t>Mục</w:t>
      </w:r>
      <w:proofErr w:type="spellEnd"/>
      <w:r w:rsidRPr="004A3ECC">
        <w:rPr>
          <w:b/>
          <w:bCs/>
        </w:rPr>
        <w:t xml:space="preserve"> </w:t>
      </w:r>
      <w:proofErr w:type="spellStart"/>
      <w:r w:rsidRPr="004A3ECC">
        <w:rPr>
          <w:b/>
          <w:bCs/>
        </w:rPr>
        <w:t>đích</w:t>
      </w:r>
      <w:proofErr w:type="spellEnd"/>
      <w:r w:rsidRPr="004A3ECC">
        <w:rPr>
          <w:b/>
          <w:bCs/>
        </w:rPr>
        <w:t>:</w:t>
      </w:r>
      <w:r w:rsidRPr="00B17858">
        <w:t xml:space="preserve"> </w:t>
      </w:r>
      <w:proofErr w:type="spellStart"/>
      <w:r w:rsidR="008105E2">
        <w:t>thống</w:t>
      </w:r>
      <w:proofErr w:type="spellEnd"/>
      <w:r w:rsidR="008105E2">
        <w:t xml:space="preserve"> </w:t>
      </w:r>
      <w:proofErr w:type="spellStart"/>
      <w:r w:rsidR="008105E2">
        <w:t>kê</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viên</w:t>
      </w:r>
      <w:proofErr w:type="spellEnd"/>
      <w:r>
        <w:rPr>
          <w:lang w:val="vi-VN"/>
        </w:rPr>
        <w:t xml:space="preserve">, đây là các quan sát ban </w:t>
      </w:r>
      <w:proofErr w:type="spellStart"/>
      <w:r>
        <w:t>đầu</w:t>
      </w:r>
      <w:proofErr w:type="spellEnd"/>
      <w:r w:rsidR="00975FDB">
        <w:rPr>
          <w:lang w:val="vi-VN"/>
        </w:rPr>
        <w:t xml:space="preserve"> của KTV chưa được rà soát và đánh giá.</w:t>
      </w:r>
    </w:p>
    <w:p w14:paraId="256876A1" w14:textId="77777777" w:rsidR="00D56624" w:rsidRPr="00975FDB" w:rsidRDefault="00D56624" w:rsidP="00D56624">
      <w:pPr>
        <w:rPr>
          <w:lang w:val="vi-VN"/>
        </w:rPr>
      </w:pPr>
      <w:r w:rsidRPr="00975FDB">
        <w:rPr>
          <w:b/>
          <w:lang w:val="vi-VN"/>
        </w:rPr>
        <w:t>Vai trò thực hiện:</w:t>
      </w:r>
      <w:r w:rsidRPr="00975FDB">
        <w:rPr>
          <w:lang w:val="vi-VN"/>
        </w:rPr>
        <w:t xml:space="preserve"> KTV</w:t>
      </w:r>
    </w:p>
    <w:p w14:paraId="3D7743BA" w14:textId="213CA030" w:rsidR="00C165D1" w:rsidRPr="00A80D9F" w:rsidRDefault="00D56624" w:rsidP="00D56624">
      <w:pPr>
        <w:rPr>
          <w:lang w:val="vi-VN"/>
        </w:rPr>
      </w:pPr>
      <w:r w:rsidRPr="00A80D9F">
        <w:rPr>
          <w:b/>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A5FF8" w:rsidRPr="002F4F88" w14:paraId="5A07CE41" w14:textId="77777777" w:rsidTr="00A80D9F">
        <w:trPr>
          <w:trHeight w:val="449"/>
        </w:trPr>
        <w:tc>
          <w:tcPr>
            <w:tcW w:w="817" w:type="dxa"/>
            <w:shd w:val="clear" w:color="auto" w:fill="auto"/>
          </w:tcPr>
          <w:p w14:paraId="4B086D03" w14:textId="77777777" w:rsidR="002A5FF8" w:rsidRPr="002F4F88" w:rsidRDefault="002A5FF8" w:rsidP="00A80D9F">
            <w:pPr>
              <w:keepLines/>
              <w:widowControl w:val="0"/>
              <w:jc w:val="both"/>
              <w:rPr>
                <w:b/>
                <w:bCs/>
                <w:szCs w:val="26"/>
              </w:rPr>
            </w:pPr>
            <w:r w:rsidRPr="002F4F88">
              <w:rPr>
                <w:b/>
                <w:bCs/>
                <w:szCs w:val="26"/>
              </w:rPr>
              <w:lastRenderedPageBreak/>
              <w:t>STT</w:t>
            </w:r>
          </w:p>
        </w:tc>
        <w:tc>
          <w:tcPr>
            <w:tcW w:w="1877" w:type="dxa"/>
            <w:shd w:val="clear" w:color="auto" w:fill="auto"/>
          </w:tcPr>
          <w:p w14:paraId="1D4ADF6A" w14:textId="77777777" w:rsidR="002A5FF8" w:rsidRPr="002F4F88" w:rsidRDefault="002A5FF8"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C699862" w14:textId="77777777" w:rsidR="002A5FF8" w:rsidRPr="002F4F88" w:rsidRDefault="002A5FF8"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A5FF8" w:rsidRPr="00A80D9F" w14:paraId="59DF9A50" w14:textId="77777777" w:rsidTr="00A80D9F">
        <w:tc>
          <w:tcPr>
            <w:tcW w:w="817" w:type="dxa"/>
            <w:shd w:val="clear" w:color="auto" w:fill="auto"/>
          </w:tcPr>
          <w:p w14:paraId="7880679B" w14:textId="77777777" w:rsidR="002A5FF8" w:rsidRPr="002F4F88" w:rsidRDefault="002A5FF8" w:rsidP="002A5FF8">
            <w:pPr>
              <w:pStyle w:val="ListParagraph"/>
              <w:numPr>
                <w:ilvl w:val="0"/>
                <w:numId w:val="219"/>
              </w:numPr>
            </w:pPr>
          </w:p>
        </w:tc>
        <w:tc>
          <w:tcPr>
            <w:tcW w:w="1877" w:type="dxa"/>
            <w:shd w:val="clear" w:color="auto" w:fill="auto"/>
          </w:tcPr>
          <w:p w14:paraId="711396E6" w14:textId="77777777" w:rsidR="002A5FF8" w:rsidRPr="002F4F88" w:rsidRDefault="002A5FF8" w:rsidP="00A80D9F">
            <w:pPr>
              <w:keepLines/>
              <w:widowControl w:val="0"/>
              <w:rPr>
                <w:szCs w:val="26"/>
              </w:rPr>
            </w:pPr>
            <w:proofErr w:type="spellStart"/>
            <w:r w:rsidRPr="00217299">
              <w:rPr>
                <w:szCs w:val="26"/>
              </w:rPr>
              <w:t>Xem</w:t>
            </w:r>
            <w:proofErr w:type="spellEnd"/>
            <w:r w:rsidRPr="00217299">
              <w:rPr>
                <w:szCs w:val="26"/>
              </w:rPr>
              <w:t xml:space="preserve"> </w:t>
            </w:r>
            <w:proofErr w:type="spellStart"/>
            <w:r w:rsidRPr="00217299">
              <w:rPr>
                <w:szCs w:val="26"/>
              </w:rPr>
              <w:t>danh</w:t>
            </w:r>
            <w:proofErr w:type="spellEnd"/>
            <w:r w:rsidRPr="00217299">
              <w:rPr>
                <w:szCs w:val="26"/>
              </w:rPr>
              <w:t xml:space="preserve"> </w:t>
            </w:r>
            <w:proofErr w:type="spellStart"/>
            <w:r w:rsidRPr="00217299">
              <w:rPr>
                <w:szCs w:val="26"/>
              </w:rPr>
              <w:t>sách</w:t>
            </w:r>
            <w:proofErr w:type="spellEnd"/>
          </w:p>
        </w:tc>
        <w:tc>
          <w:tcPr>
            <w:tcW w:w="6912" w:type="dxa"/>
            <w:shd w:val="clear" w:color="auto" w:fill="auto"/>
          </w:tcPr>
          <w:p w14:paraId="1790DD7C" w14:textId="5DE2BE2B" w:rsidR="002A5FF8" w:rsidRDefault="002A5FF8"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975FDB">
              <w:rPr>
                <w:snapToGrid/>
                <w:color w:val="auto"/>
                <w:szCs w:val="26"/>
              </w:rPr>
              <w:t>quan</w:t>
            </w:r>
            <w:proofErr w:type="spellEnd"/>
            <w:r w:rsidR="00975FDB">
              <w:rPr>
                <w:snapToGrid/>
                <w:color w:val="auto"/>
                <w:szCs w:val="26"/>
              </w:rPr>
              <w:t xml:space="preserve"> </w:t>
            </w:r>
            <w:proofErr w:type="spellStart"/>
            <w:r w:rsidR="00975FDB">
              <w:rPr>
                <w:snapToGrid/>
                <w:color w:val="auto"/>
                <w:szCs w:val="26"/>
              </w:rPr>
              <w:t>sát</w:t>
            </w:r>
            <w:proofErr w:type="spellEnd"/>
            <w:r w:rsidR="00975FDB">
              <w:rPr>
                <w:snapToGrid/>
                <w:color w:val="auto"/>
                <w:szCs w:val="26"/>
              </w:rPr>
              <w:t xml:space="preserve"> </w:t>
            </w:r>
            <w:proofErr w:type="spellStart"/>
            <w:r w:rsidR="00975FDB">
              <w:rPr>
                <w:snapToGrid/>
                <w:color w:val="auto"/>
                <w:szCs w:val="26"/>
              </w:rPr>
              <w:t>kiểm</w:t>
            </w:r>
            <w:proofErr w:type="spellEnd"/>
            <w:r w:rsidR="00975FDB">
              <w:rPr>
                <w:snapToGrid/>
                <w:color w:val="auto"/>
                <w:szCs w:val="26"/>
              </w:rPr>
              <w:t xml:space="preserve"> </w:t>
            </w:r>
            <w:proofErr w:type="spellStart"/>
            <w:r w:rsidR="00975FDB">
              <w:rPr>
                <w:snapToGrid/>
                <w:color w:val="auto"/>
                <w:szCs w:val="26"/>
              </w:rPr>
              <w:t>toán</w:t>
            </w:r>
            <w:proofErr w:type="spellEnd"/>
            <w:r w:rsidR="00975FDB">
              <w:rPr>
                <w:snapToGrid/>
                <w:color w:val="auto"/>
                <w:szCs w:val="26"/>
                <w:lang w:val="vi-VN"/>
              </w:rPr>
              <w:t xml:space="preserve"> được hệ thống </w:t>
            </w:r>
            <w:r w:rsidR="0046337A">
              <w:rPr>
                <w:snapToGrid/>
                <w:color w:val="auto"/>
                <w:szCs w:val="26"/>
                <w:lang w:val="vi-VN"/>
              </w:rPr>
              <w:t xml:space="preserve">tự động </w:t>
            </w:r>
            <w:r w:rsidR="00975FDB">
              <w:rPr>
                <w:snapToGrid/>
                <w:color w:val="auto"/>
                <w:szCs w:val="26"/>
                <w:lang w:val="vi-VN"/>
              </w:rPr>
              <w:t>tổng hợp từ danh sách</w:t>
            </w:r>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r w:rsidR="00975FDB">
              <w:rPr>
                <w:snapToGrid/>
                <w:color w:val="auto"/>
                <w:szCs w:val="26"/>
                <w:lang w:val="vi-VN"/>
              </w:rPr>
              <w:t xml:space="preserve"> kiểm toán</w:t>
            </w:r>
            <w:r>
              <w:rPr>
                <w:snapToGrid/>
                <w:color w:val="auto"/>
                <w:szCs w:val="26"/>
              </w:rPr>
              <w:t xml:space="preserve"> </w:t>
            </w:r>
            <w:r w:rsidR="00975FDB" w:rsidRPr="00975FDB">
              <w:rPr>
                <w:i/>
                <w:iCs/>
                <w:snapToGrid/>
                <w:color w:val="0070C0"/>
                <w:szCs w:val="26"/>
                <w:lang w:val="vi-VN"/>
              </w:rPr>
              <w:t>(mục 6.1.1)</w:t>
            </w:r>
            <w:r w:rsidR="00975FDB">
              <w:rPr>
                <w:snapToGrid/>
                <w:color w:val="auto"/>
                <w:szCs w:val="26"/>
                <w:lang w:val="vi-VN"/>
              </w:rPr>
              <w:t xml:space="preserve"> </w:t>
            </w:r>
            <w:proofErr w:type="spellStart"/>
            <w:r>
              <w:rPr>
                <w:snapToGrid/>
                <w:color w:val="auto"/>
                <w:szCs w:val="26"/>
              </w:rPr>
              <w:t>tr</w:t>
            </w:r>
            <w:r w:rsidR="00975FDB">
              <w:rPr>
                <w:snapToGrid/>
                <w:color w:val="auto"/>
                <w:szCs w:val="26"/>
              </w:rPr>
              <w:t>ên</w:t>
            </w:r>
            <w:proofErr w:type="spellEnd"/>
            <w:r w:rsidR="00975FDB">
              <w:rPr>
                <w:snapToGrid/>
                <w:color w:val="auto"/>
                <w:szCs w:val="26"/>
              </w:rPr>
              <w:t xml:space="preserve"> </w:t>
            </w:r>
            <w:proofErr w:type="spellStart"/>
            <w:r w:rsidR="00975FDB">
              <w:rPr>
                <w:snapToGrid/>
                <w:color w:val="auto"/>
                <w:szCs w:val="26"/>
              </w:rPr>
              <w:t>các</w:t>
            </w:r>
            <w:proofErr w:type="spellEnd"/>
            <w:r w:rsidR="00975FDB">
              <w:rPr>
                <w:snapToGrid/>
                <w:color w:val="auto"/>
                <w:szCs w:val="26"/>
              </w:rPr>
              <w:t xml:space="preserve"> </w:t>
            </w:r>
            <w:proofErr w:type="spellStart"/>
            <w:r w:rsidR="00975FDB">
              <w:rPr>
                <w:snapToGrid/>
                <w:color w:val="auto"/>
                <w:szCs w:val="26"/>
              </w:rPr>
              <w:t>giấy</w:t>
            </w:r>
            <w:proofErr w:type="spellEnd"/>
            <w:r w:rsidR="00975FDB">
              <w:rPr>
                <w:snapToGrid/>
                <w:color w:val="auto"/>
                <w:szCs w:val="26"/>
              </w:rPr>
              <w:t xml:space="preserve"> </w:t>
            </w:r>
            <w:proofErr w:type="spellStart"/>
            <w:r w:rsidR="00975FDB">
              <w:rPr>
                <w:snapToGrid/>
                <w:color w:val="auto"/>
                <w:szCs w:val="26"/>
              </w:rPr>
              <w:t>tờ</w:t>
            </w:r>
            <w:proofErr w:type="spellEnd"/>
            <w:r w:rsidR="00975FDB">
              <w:rPr>
                <w:snapToGrid/>
                <w:color w:val="auto"/>
                <w:szCs w:val="26"/>
              </w:rPr>
              <w:t xml:space="preserve"> </w:t>
            </w:r>
            <w:proofErr w:type="spellStart"/>
            <w:r w:rsidR="00975FDB">
              <w:rPr>
                <w:snapToGrid/>
                <w:color w:val="auto"/>
                <w:szCs w:val="26"/>
              </w:rPr>
              <w:t>làm</w:t>
            </w:r>
            <w:proofErr w:type="spellEnd"/>
            <w:r w:rsidR="00975FDB">
              <w:rPr>
                <w:snapToGrid/>
                <w:color w:val="auto"/>
                <w:szCs w:val="26"/>
              </w:rPr>
              <w:t xml:space="preserve"> </w:t>
            </w:r>
            <w:proofErr w:type="spellStart"/>
            <w:r w:rsidR="00975FDB">
              <w:rPr>
                <w:snapToGrid/>
                <w:color w:val="auto"/>
                <w:szCs w:val="26"/>
              </w:rPr>
              <w:t>việc</w:t>
            </w:r>
            <w:proofErr w:type="spellEnd"/>
            <w:r w:rsidR="00975FDB">
              <w:rPr>
                <w:snapToGrid/>
                <w:color w:val="auto"/>
                <w:szCs w:val="26"/>
                <w:lang w:val="vi-VN"/>
              </w:rPr>
              <w:t xml:space="preserve"> </w:t>
            </w:r>
            <w:r w:rsidR="00975FDB" w:rsidRPr="00975FDB">
              <w:rPr>
                <w:i/>
                <w:iCs/>
                <w:snapToGrid/>
                <w:color w:val="0070C0"/>
                <w:szCs w:val="26"/>
                <w:lang w:val="vi-VN"/>
              </w:rPr>
              <w:t>(mục 6.1)</w:t>
            </w:r>
          </w:p>
          <w:p w14:paraId="2B8D8F20" w14:textId="0E42ACEE" w:rsidR="002A5FF8" w:rsidRDefault="002A5FF8" w:rsidP="00A80D9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975FDB">
              <w:rPr>
                <w:snapToGrid/>
                <w:color w:val="auto"/>
                <w:szCs w:val="26"/>
              </w:rPr>
              <w:t>quan</w:t>
            </w:r>
            <w:proofErr w:type="spellEnd"/>
            <w:r w:rsidR="00975FDB">
              <w:rPr>
                <w:snapToGrid/>
                <w:color w:val="auto"/>
                <w:szCs w:val="26"/>
              </w:rPr>
              <w:t xml:space="preserve"> </w:t>
            </w:r>
            <w:proofErr w:type="spellStart"/>
            <w:r w:rsidR="00975FDB">
              <w:rPr>
                <w:snapToGrid/>
                <w:color w:val="auto"/>
                <w:szCs w:val="26"/>
              </w:rPr>
              <w:t>sát</w:t>
            </w:r>
            <w:proofErr w:type="spellEnd"/>
            <w:r w:rsidR="00975FDB">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70B8977D" w14:textId="77777777"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STT</w:t>
            </w:r>
          </w:p>
          <w:p w14:paraId="1989BCCE" w14:textId="77777777"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p>
          <w:p w14:paraId="541CFB3C" w14:textId="5E0F11E1" w:rsidR="002A5FF8" w:rsidRDefault="002A5FF8" w:rsidP="002A5FF8">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T</w:t>
            </w:r>
            <w:r w:rsidR="00975FDB">
              <w:rPr>
                <w:snapToGrid/>
                <w:color w:val="auto"/>
                <w:szCs w:val="26"/>
              </w:rPr>
              <w:t>ên</w:t>
            </w:r>
            <w:proofErr w:type="spellEnd"/>
            <w:r w:rsidR="00975FDB">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p>
          <w:p w14:paraId="032DCF4A" w14:textId="484B7063" w:rsidR="003324AE" w:rsidRDefault="003324AE" w:rsidP="002A5FF8">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r>
              <w:rPr>
                <w:snapToGrid/>
                <w:color w:val="auto"/>
                <w:szCs w:val="26"/>
                <w:lang w:val="vi-VN"/>
              </w:rPr>
              <w:t>: hiển thị tên người tạo phát hiện</w:t>
            </w:r>
          </w:p>
          <w:p w14:paraId="78FB2BC4" w14:textId="78D1CBB0" w:rsidR="00975FDB" w:rsidRPr="00975FDB" w:rsidRDefault="00975FDB" w:rsidP="00975FDB">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giấy</w:t>
            </w:r>
            <w:proofErr w:type="spellEnd"/>
            <w:r>
              <w:rPr>
                <w:snapToGrid/>
                <w:color w:val="auto"/>
                <w:szCs w:val="26"/>
              </w:rPr>
              <w:t xml:space="preserve"> </w:t>
            </w:r>
            <w:proofErr w:type="spellStart"/>
            <w:r>
              <w:rPr>
                <w:snapToGrid/>
                <w:color w:val="auto"/>
                <w:szCs w:val="26"/>
              </w:rPr>
              <w:t>tờ</w:t>
            </w:r>
            <w:proofErr w:type="spellEnd"/>
            <w:r>
              <w:rPr>
                <w:snapToGrid/>
                <w:color w:val="auto"/>
                <w:szCs w:val="26"/>
                <w:lang w:val="vi-VN"/>
              </w:rPr>
              <w:t xml:space="preserve"> làm việc: hiển thị mã giấy tờ làm việc</w:t>
            </w:r>
            <w:r w:rsidR="003324AE">
              <w:rPr>
                <w:snapToGrid/>
                <w:color w:val="auto"/>
                <w:szCs w:val="26"/>
                <w:lang w:val="vi-VN"/>
              </w:rPr>
              <w:t xml:space="preserve"> </w:t>
            </w:r>
            <w:r w:rsidR="0046337A">
              <w:rPr>
                <w:snapToGrid/>
                <w:color w:val="auto"/>
                <w:szCs w:val="26"/>
                <w:lang w:val="vi-VN"/>
              </w:rPr>
              <w:t>chứa phát hiện</w:t>
            </w:r>
            <w:r w:rsidR="003324AE">
              <w:rPr>
                <w:snapToGrid/>
                <w:color w:val="auto"/>
                <w:szCs w:val="26"/>
                <w:lang w:val="vi-VN"/>
              </w:rPr>
              <w:t xml:space="preserve"> </w:t>
            </w:r>
          </w:p>
          <w:p w14:paraId="50490A7C" w14:textId="0A2D8DBA" w:rsidR="00975FDB" w:rsidRPr="00975FDB" w:rsidRDefault="00A56CEE" w:rsidP="00975FDB">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rPr>
              <w:t>C</w:t>
            </w:r>
            <w:r w:rsidR="00975FDB">
              <w:rPr>
                <w:snapToGrid/>
                <w:color w:val="auto"/>
                <w:szCs w:val="26"/>
                <w:lang w:val="vi-VN"/>
              </w:rPr>
              <w:t xml:space="preserve">uộc kiểm toán: hiển thị </w:t>
            </w:r>
            <w:r>
              <w:rPr>
                <w:snapToGrid/>
                <w:color w:val="auto"/>
                <w:szCs w:val="26"/>
                <w:lang w:val="vi-VN"/>
              </w:rPr>
              <w:t>tên</w:t>
            </w:r>
            <w:r w:rsidR="00975FDB">
              <w:rPr>
                <w:snapToGrid/>
                <w:color w:val="auto"/>
                <w:szCs w:val="26"/>
                <w:lang w:val="vi-VN"/>
              </w:rPr>
              <w:t xml:space="preserve"> cuộc kiểm toán</w:t>
            </w:r>
            <w:r>
              <w:rPr>
                <w:snapToGrid/>
                <w:color w:val="auto"/>
                <w:szCs w:val="26"/>
                <w:lang w:val="vi-VN"/>
              </w:rPr>
              <w:t xml:space="preserve"> </w:t>
            </w:r>
            <w:r w:rsidR="003324AE">
              <w:rPr>
                <w:snapToGrid/>
                <w:color w:val="auto"/>
                <w:szCs w:val="26"/>
                <w:lang w:val="vi-VN"/>
              </w:rPr>
              <w:t>liên quan đến giấy tờ làm việc</w:t>
            </w:r>
          </w:p>
          <w:p w14:paraId="266AD18B" w14:textId="5DA94B7C" w:rsidR="00975FDB" w:rsidRPr="00975FDB" w:rsidRDefault="00975FDB" w:rsidP="00975FDB">
            <w:pPr>
              <w:pStyle w:val="NormalIndent"/>
              <w:keepNext w:val="0"/>
              <w:keepLines/>
              <w:widowControl w:val="0"/>
              <w:numPr>
                <w:ilvl w:val="0"/>
                <w:numId w:val="218"/>
              </w:numPr>
              <w:spacing w:before="0" w:after="0" w:line="312" w:lineRule="auto"/>
              <w:jc w:val="left"/>
              <w:rPr>
                <w:snapToGrid/>
                <w:color w:val="auto"/>
                <w:szCs w:val="26"/>
              </w:rPr>
            </w:pPr>
            <w:r>
              <w:rPr>
                <w:snapToGrid/>
                <w:color w:val="auto"/>
                <w:szCs w:val="26"/>
                <w:lang w:val="vi-VN"/>
              </w:rPr>
              <w:t>Năm kiểm toán</w:t>
            </w:r>
            <w:r w:rsidR="0046337A">
              <w:rPr>
                <w:snapToGrid/>
                <w:color w:val="auto"/>
                <w:szCs w:val="26"/>
                <w:lang w:val="vi-VN"/>
              </w:rPr>
              <w:t>: hiển thị năm kiểm toán liên quan đến giấy tờ làm việc</w:t>
            </w:r>
          </w:p>
          <w:p w14:paraId="38F401E3" w14:textId="0485995C" w:rsidR="002A5FF8" w:rsidRDefault="00975FDB" w:rsidP="00975FD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tìm kiếm trên danh sách theo các tiêu chí:</w:t>
            </w:r>
          </w:p>
          <w:p w14:paraId="74ED88EA" w14:textId="301917A8"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 xml:space="preserve">Năm kiểm toán: </w:t>
            </w:r>
            <w:r w:rsidR="00756C00">
              <w:rPr>
                <w:snapToGrid/>
                <w:color w:val="auto"/>
                <w:szCs w:val="26"/>
                <w:lang w:val="vi-VN"/>
              </w:rPr>
              <w:t xml:space="preserve">chọn 1 năm, </w:t>
            </w:r>
            <w:r>
              <w:rPr>
                <w:snapToGrid/>
                <w:color w:val="auto"/>
                <w:szCs w:val="26"/>
                <w:lang w:val="vi-VN"/>
              </w:rPr>
              <w:t>mặc định để năm hiện tại</w:t>
            </w:r>
          </w:p>
          <w:p w14:paraId="0EAFC903" w14:textId="27657616"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 xml:space="preserve">Cuộc kiểm toán: chọn </w:t>
            </w:r>
            <w:r w:rsidR="00756C00">
              <w:rPr>
                <w:snapToGrid/>
                <w:color w:val="auto"/>
                <w:szCs w:val="26"/>
                <w:lang w:val="vi-VN"/>
              </w:rPr>
              <w:t xml:space="preserve">1 </w:t>
            </w:r>
            <w:r>
              <w:rPr>
                <w:snapToGrid/>
                <w:color w:val="auto"/>
                <w:szCs w:val="26"/>
                <w:lang w:val="vi-VN"/>
              </w:rPr>
              <w:t>trên danh sách các cuộc kiểm toán thuộc năm kiểm toán</w:t>
            </w:r>
          </w:p>
          <w:p w14:paraId="25989C9A" w14:textId="7895A126" w:rsidR="00A56CEE" w:rsidRDefault="00A56CEE"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Mã giấy tờ làm việc</w:t>
            </w:r>
          </w:p>
          <w:p w14:paraId="4AD64856" w14:textId="7A6FE016" w:rsidR="00975FDB" w:rsidRDefault="00975FDB"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Tên phát hiện</w:t>
            </w:r>
          </w:p>
          <w:p w14:paraId="30F4B1BE" w14:textId="41BF4D2F" w:rsidR="00756C00" w:rsidRDefault="00756C00" w:rsidP="00975FDB">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Mã phát hiện</w:t>
            </w:r>
          </w:p>
          <w:p w14:paraId="35A334A4" w14:textId="77777777" w:rsidR="00975FDB" w:rsidRDefault="003324AE" w:rsidP="00A56CEE">
            <w:pPr>
              <w:pStyle w:val="NormalIndent"/>
              <w:keepNext w:val="0"/>
              <w:keepLines/>
              <w:widowControl w:val="0"/>
              <w:numPr>
                <w:ilvl w:val="0"/>
                <w:numId w:val="218"/>
              </w:numPr>
              <w:spacing w:before="0" w:after="0" w:line="312" w:lineRule="auto"/>
              <w:jc w:val="left"/>
              <w:rPr>
                <w:snapToGrid/>
                <w:color w:val="auto"/>
                <w:szCs w:val="26"/>
                <w:lang w:val="vi-VN"/>
              </w:rPr>
            </w:pPr>
            <w:r>
              <w:rPr>
                <w:snapToGrid/>
                <w:color w:val="auto"/>
                <w:szCs w:val="26"/>
                <w:lang w:val="vi-VN"/>
              </w:rPr>
              <w:t>Người phát hiện</w:t>
            </w:r>
            <w:r w:rsidR="00A56CEE">
              <w:rPr>
                <w:snapToGrid/>
                <w:color w:val="auto"/>
                <w:szCs w:val="26"/>
                <w:lang w:val="vi-VN"/>
              </w:rPr>
              <w:t xml:space="preserve">: chọn </w:t>
            </w:r>
            <w:r w:rsidR="00A80D9F">
              <w:rPr>
                <w:snapToGrid/>
                <w:color w:val="auto"/>
                <w:szCs w:val="26"/>
                <w:lang w:val="vi-VN"/>
              </w:rPr>
              <w:t xml:space="preserve">1 </w:t>
            </w:r>
            <w:r w:rsidR="00A56CEE">
              <w:rPr>
                <w:snapToGrid/>
                <w:color w:val="auto"/>
                <w:szCs w:val="26"/>
                <w:lang w:val="vi-VN"/>
              </w:rPr>
              <w:t>tr</w:t>
            </w:r>
            <w:r w:rsidR="00B169C9">
              <w:rPr>
                <w:snapToGrid/>
                <w:color w:val="auto"/>
                <w:szCs w:val="26"/>
                <w:lang w:val="vi-VN"/>
              </w:rPr>
              <w:t>ên danh sách</w:t>
            </w:r>
            <w:r w:rsidR="00A56CEE">
              <w:rPr>
                <w:snapToGrid/>
                <w:color w:val="auto"/>
                <w:szCs w:val="26"/>
                <w:lang w:val="vi-VN"/>
              </w:rPr>
              <w:t xml:space="preserve"> các user thuộc</w:t>
            </w:r>
            <w:r w:rsidR="00D12AFF">
              <w:rPr>
                <w:snapToGrid/>
                <w:color w:val="auto"/>
                <w:szCs w:val="26"/>
                <w:lang w:val="vi-VN"/>
              </w:rPr>
              <w:t xml:space="preserve"> loại “Kiể</w:t>
            </w:r>
            <w:r w:rsidR="00B169C9">
              <w:rPr>
                <w:snapToGrid/>
                <w:color w:val="auto"/>
                <w:szCs w:val="26"/>
                <w:lang w:val="vi-VN"/>
              </w:rPr>
              <w:t>m</w:t>
            </w:r>
            <w:r w:rsidR="00D12AFF">
              <w:rPr>
                <w:snapToGrid/>
                <w:color w:val="auto"/>
                <w:szCs w:val="26"/>
                <w:lang w:val="vi-VN"/>
              </w:rPr>
              <w:t xml:space="preserve"> toán nội bộ”</w:t>
            </w:r>
          </w:p>
          <w:p w14:paraId="7D6D0181" w14:textId="320F9149" w:rsidR="0075512E" w:rsidRPr="00A56CEE" w:rsidRDefault="0075512E" w:rsidP="0075512E">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r w:rsidR="00C4294D">
              <w:fldChar w:fldCharType="begin"/>
            </w:r>
            <w:r w:rsidR="00C4294D">
              <w:instrText xml:space="preserve"> HYPERLINK "https://f2z0rj.axshare.com/" \l "id=aijt19&amp;p=tong_hop_quan_sat_kt&amp;g=1" </w:instrText>
            </w:r>
            <w:r w:rsidR="00C4294D">
              <w:fldChar w:fldCharType="separate"/>
            </w:r>
            <w:r w:rsidRPr="00296D61">
              <w:rPr>
                <w:rStyle w:val="Hyperlink"/>
                <w:snapToGrid/>
                <w:szCs w:val="26"/>
                <w:lang w:val="vi-VN"/>
              </w:rPr>
              <w:t>https://f2z0rj.axshare.com/#id=aijt19&amp;p=tong_hop_quan_sat_kt&amp;g=1</w:t>
            </w:r>
            <w:r w:rsidR="00C4294D">
              <w:rPr>
                <w:rStyle w:val="Hyperlink"/>
                <w:snapToGrid/>
                <w:szCs w:val="26"/>
                <w:lang w:val="vi-VN"/>
              </w:rPr>
              <w:fldChar w:fldCharType="end"/>
            </w:r>
          </w:p>
        </w:tc>
      </w:tr>
      <w:tr w:rsidR="00975FDB" w:rsidRPr="003D56B5" w14:paraId="4F044F56" w14:textId="77777777" w:rsidTr="00A80D9F">
        <w:tc>
          <w:tcPr>
            <w:tcW w:w="817" w:type="dxa"/>
            <w:shd w:val="clear" w:color="auto" w:fill="auto"/>
          </w:tcPr>
          <w:p w14:paraId="51278D36" w14:textId="77777777" w:rsidR="00975FDB" w:rsidRPr="00E63B3B" w:rsidRDefault="00975FDB" w:rsidP="002A5FF8">
            <w:pPr>
              <w:pStyle w:val="ListParagraph"/>
              <w:numPr>
                <w:ilvl w:val="0"/>
                <w:numId w:val="219"/>
              </w:numPr>
              <w:rPr>
                <w:lang w:val="vi-VN"/>
              </w:rPr>
            </w:pPr>
          </w:p>
        </w:tc>
        <w:tc>
          <w:tcPr>
            <w:tcW w:w="1877" w:type="dxa"/>
            <w:shd w:val="clear" w:color="auto" w:fill="auto"/>
          </w:tcPr>
          <w:p w14:paraId="756135B1" w14:textId="41888C10" w:rsidR="00975FDB" w:rsidRPr="00E63B3B" w:rsidRDefault="00975FDB" w:rsidP="00A80D9F">
            <w:pPr>
              <w:keepLines/>
              <w:widowControl w:val="0"/>
              <w:rPr>
                <w:szCs w:val="26"/>
              </w:rPr>
            </w:pPr>
            <w:proofErr w:type="spellStart"/>
            <w:r w:rsidRPr="00E63B3B">
              <w:rPr>
                <w:szCs w:val="26"/>
              </w:rPr>
              <w:t>Xem</w:t>
            </w:r>
            <w:proofErr w:type="spellEnd"/>
            <w:r w:rsidRPr="00E63B3B">
              <w:rPr>
                <w:szCs w:val="26"/>
              </w:rPr>
              <w:t xml:space="preserve"> chi </w:t>
            </w:r>
            <w:proofErr w:type="spellStart"/>
            <w:r w:rsidRPr="00E63B3B">
              <w:rPr>
                <w:szCs w:val="26"/>
              </w:rPr>
              <w:t>tiết</w:t>
            </w:r>
            <w:proofErr w:type="spellEnd"/>
          </w:p>
        </w:tc>
        <w:tc>
          <w:tcPr>
            <w:tcW w:w="6912" w:type="dxa"/>
            <w:shd w:val="clear" w:color="auto" w:fill="auto"/>
          </w:tcPr>
          <w:p w14:paraId="2D55C8C7" w14:textId="4F268E21" w:rsidR="0023192E" w:rsidRPr="00E63B3B" w:rsidRDefault="0023192E" w:rsidP="0023192E">
            <w:pPr>
              <w:pStyle w:val="NormalIndent"/>
              <w:keepNext w:val="0"/>
              <w:keepLines/>
              <w:widowControl w:val="0"/>
              <w:numPr>
                <w:ilvl w:val="0"/>
                <w:numId w:val="0"/>
              </w:numPr>
              <w:spacing w:before="0" w:after="0" w:line="312" w:lineRule="auto"/>
              <w:jc w:val="left"/>
              <w:rPr>
                <w:snapToGrid/>
                <w:color w:val="auto"/>
                <w:szCs w:val="26"/>
              </w:rPr>
            </w:pPr>
          </w:p>
        </w:tc>
      </w:tr>
    </w:tbl>
    <w:p w14:paraId="0B24A64E" w14:textId="75655D4E" w:rsidR="00032774" w:rsidRPr="00B169C9" w:rsidRDefault="00A74D4A" w:rsidP="00032774">
      <w:pPr>
        <w:pStyle w:val="tvHeading11"/>
      </w:pPr>
      <w:bookmarkStart w:id="138" w:name="_Toc87368243"/>
      <w:r>
        <w:rPr>
          <w:lang w:val="vi-VN"/>
        </w:rPr>
        <w:t xml:space="preserve">Phát </w:t>
      </w:r>
      <w:r w:rsidR="00F26C64">
        <w:rPr>
          <w:lang w:val="vi-VN"/>
        </w:rPr>
        <w:t>hiện kiểm toán</w:t>
      </w:r>
      <w:bookmarkEnd w:id="138"/>
    </w:p>
    <w:p w14:paraId="01B66A72" w14:textId="4C8DD3E6" w:rsidR="00F26C64" w:rsidRDefault="00F26C64" w:rsidP="00F26C64">
      <w:pPr>
        <w:rPr>
          <w:lang w:val="vi-VN"/>
        </w:rPr>
      </w:pPr>
      <w:proofErr w:type="spellStart"/>
      <w:r w:rsidRPr="004A3ECC">
        <w:rPr>
          <w:b/>
          <w:bCs/>
        </w:rPr>
        <w:t>Mục</w:t>
      </w:r>
      <w:proofErr w:type="spellEnd"/>
      <w:r w:rsidRPr="004A3ECC">
        <w:rPr>
          <w:b/>
          <w:bCs/>
        </w:rPr>
        <w:t xml:space="preserve"> </w:t>
      </w:r>
      <w:proofErr w:type="spellStart"/>
      <w:r w:rsidRPr="004A3ECC">
        <w:rPr>
          <w:b/>
          <w:bCs/>
        </w:rPr>
        <w:t>đích</w:t>
      </w:r>
      <w:proofErr w:type="spellEnd"/>
      <w:r w:rsidRPr="004A3ECC">
        <w:rPr>
          <w:b/>
          <w:bCs/>
        </w:rPr>
        <w:t>:</w:t>
      </w:r>
      <w:r w:rsidRPr="00B17858">
        <w:t xml:space="preserve"> </w:t>
      </w:r>
      <w:proofErr w:type="spellStart"/>
      <w:r w:rsidR="00306E2E">
        <w:t>quản</w:t>
      </w:r>
      <w:proofErr w:type="spellEnd"/>
      <w:r w:rsidR="00306E2E">
        <w:t xml:space="preserve"> </w:t>
      </w:r>
      <w:proofErr w:type="spellStart"/>
      <w:r w:rsidR="00306E2E">
        <w:t>lý</w:t>
      </w:r>
      <w:proofErr w:type="spellEnd"/>
      <w:r w:rsidR="00306E2E">
        <w:t xml:space="preserve"> </w:t>
      </w:r>
      <w:proofErr w:type="spellStart"/>
      <w:r w:rsidR="00306E2E">
        <w:t>các</w:t>
      </w:r>
      <w:proofErr w:type="spellEnd"/>
      <w:r w:rsidR="00306E2E">
        <w:t xml:space="preserve"> </w:t>
      </w:r>
      <w:proofErr w:type="spellStart"/>
      <w:r w:rsidR="00306E2E">
        <w:t>phát</w:t>
      </w:r>
      <w:proofErr w:type="spellEnd"/>
      <w:r w:rsidR="00306E2E">
        <w:t xml:space="preserve"> </w:t>
      </w:r>
      <w:proofErr w:type="spellStart"/>
      <w:r w:rsidR="00306E2E">
        <w:t>hiện</w:t>
      </w:r>
      <w:proofErr w:type="spellEnd"/>
      <w:r w:rsidR="00306E2E">
        <w:t xml:space="preserve"> </w:t>
      </w:r>
      <w:proofErr w:type="spellStart"/>
      <w:r w:rsidR="00306E2E">
        <w:t>kiểm</w:t>
      </w:r>
      <w:proofErr w:type="spellEnd"/>
      <w:r w:rsidR="00306E2E">
        <w:t xml:space="preserve"> </w:t>
      </w:r>
      <w:proofErr w:type="spellStart"/>
      <w:r w:rsidR="00306E2E">
        <w:t>toán</w:t>
      </w:r>
      <w:proofErr w:type="spellEnd"/>
      <w:r w:rsidR="00306E2E">
        <w:t xml:space="preserve"> </w:t>
      </w:r>
      <w:proofErr w:type="spellStart"/>
      <w:r w:rsidR="00306E2E">
        <w:t>đã</w:t>
      </w:r>
      <w:proofErr w:type="spellEnd"/>
      <w:r w:rsidR="00306E2E">
        <w:t xml:space="preserve"> </w:t>
      </w:r>
      <w:proofErr w:type="spellStart"/>
      <w:r w:rsidR="00306E2E">
        <w:t>được</w:t>
      </w:r>
      <w:proofErr w:type="spellEnd"/>
      <w:r w:rsidR="00306E2E">
        <w:t xml:space="preserve"> </w:t>
      </w:r>
      <w:proofErr w:type="spellStart"/>
      <w:r w:rsidR="00306E2E">
        <w:t>rà</w:t>
      </w:r>
      <w:proofErr w:type="spellEnd"/>
      <w:r w:rsidR="00306E2E">
        <w:t xml:space="preserve"> </w:t>
      </w:r>
      <w:proofErr w:type="spellStart"/>
      <w:r w:rsidR="00306E2E">
        <w:t>soát</w:t>
      </w:r>
      <w:proofErr w:type="spellEnd"/>
      <w:r w:rsidR="00306E2E">
        <w:rPr>
          <w:lang w:val="vi-VN"/>
        </w:rPr>
        <w:t xml:space="preserve">, đánh giá từ các quan sát kiểm toán </w:t>
      </w:r>
      <w:r w:rsidR="00232890">
        <w:rPr>
          <w:lang w:val="vi-VN"/>
        </w:rPr>
        <w:t xml:space="preserve">trên các giấy tờ làm việc </w:t>
      </w:r>
      <w:r w:rsidR="00306E2E">
        <w:rPr>
          <w:lang w:val="vi-VN"/>
        </w:rPr>
        <w:t>của KTV</w:t>
      </w:r>
      <w:r w:rsidR="00AC3983">
        <w:rPr>
          <w:lang w:val="vi-VN"/>
        </w:rPr>
        <w:t>.</w:t>
      </w:r>
    </w:p>
    <w:p w14:paraId="26CC748F" w14:textId="4FA4CC40" w:rsidR="00306E2E" w:rsidRPr="00890460" w:rsidRDefault="00306E2E" w:rsidP="00F26C64">
      <w:pPr>
        <w:rPr>
          <w:lang w:val="vi-VN"/>
        </w:rPr>
      </w:pPr>
      <w:r w:rsidRPr="00890460">
        <w:rPr>
          <w:lang w:val="vi-VN"/>
        </w:rPr>
        <w:t>Khi có nhiều KTV cùng tham gia kiểm toán 1 quy trình, có thể có các quan sát trùng nhau hoặc cùng liên quan đến 1 vấn đề thì cần được rà soát lại để loại bỏ quan sát bị trùng, gộp các quan sát liên quan đến nhau</w:t>
      </w:r>
      <w:r w:rsidR="00FE2BE7">
        <w:rPr>
          <w:lang w:val="vi-VN"/>
        </w:rPr>
        <w:t xml:space="preserve"> trước khi </w:t>
      </w:r>
      <w:r w:rsidR="003522BF">
        <w:rPr>
          <w:lang w:val="vi-VN"/>
        </w:rPr>
        <w:t>đưa thông tin vào báo cáo kiểm toán</w:t>
      </w:r>
      <w:r w:rsidR="00890460">
        <w:rPr>
          <w:lang w:val="vi-VN"/>
        </w:rPr>
        <w:t xml:space="preserve">. Đồng thời, </w:t>
      </w:r>
      <w:r w:rsidRPr="00890460">
        <w:rPr>
          <w:lang w:val="vi-VN"/>
        </w:rPr>
        <w:t>KTV cần phân tích</w:t>
      </w:r>
      <w:r w:rsidR="00890460">
        <w:rPr>
          <w:lang w:val="vi-VN"/>
        </w:rPr>
        <w:t>,</w:t>
      </w:r>
      <w:r w:rsidRPr="00890460">
        <w:rPr>
          <w:lang w:val="vi-VN"/>
        </w:rPr>
        <w:t xml:space="preserve"> đánh giá phát hiện </w:t>
      </w:r>
      <w:r w:rsidR="00890460">
        <w:rPr>
          <w:lang w:val="vi-VN"/>
        </w:rPr>
        <w:t>để</w:t>
      </w:r>
      <w:r w:rsidRPr="00890460">
        <w:rPr>
          <w:lang w:val="vi-VN"/>
        </w:rPr>
        <w:t xml:space="preserve"> đưa ra các kiến nghị phù hợp</w:t>
      </w:r>
      <w:r w:rsidR="003522BF">
        <w:rPr>
          <w:lang w:val="vi-VN"/>
        </w:rPr>
        <w:t>.</w:t>
      </w:r>
    </w:p>
    <w:p w14:paraId="4E1E43EC" w14:textId="77777777" w:rsidR="00F26C64" w:rsidRPr="00A80D9F" w:rsidRDefault="00F26C64" w:rsidP="00F26C64">
      <w:pPr>
        <w:rPr>
          <w:lang w:val="vi-VN"/>
        </w:rPr>
      </w:pPr>
      <w:r w:rsidRPr="00A80D9F">
        <w:rPr>
          <w:b/>
          <w:lang w:val="vi-VN"/>
        </w:rPr>
        <w:lastRenderedPageBreak/>
        <w:t>Vai trò thực hiện:</w:t>
      </w:r>
      <w:r w:rsidRPr="00A80D9F">
        <w:rPr>
          <w:lang w:val="vi-VN"/>
        </w:rPr>
        <w:t xml:space="preserve"> KTV</w:t>
      </w:r>
    </w:p>
    <w:p w14:paraId="7D62A486" w14:textId="1528F759" w:rsidR="00B169C9" w:rsidRPr="00A80D9F" w:rsidRDefault="00F26C64" w:rsidP="00B169C9">
      <w:pPr>
        <w:rPr>
          <w:b/>
          <w:lang w:val="vi-VN"/>
        </w:rPr>
      </w:pPr>
      <w:r w:rsidRPr="00A80D9F">
        <w:rPr>
          <w:b/>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1A31C9" w:rsidRPr="002F4F88" w14:paraId="35E52237" w14:textId="77777777" w:rsidTr="00A80D9F">
        <w:trPr>
          <w:trHeight w:val="449"/>
        </w:trPr>
        <w:tc>
          <w:tcPr>
            <w:tcW w:w="817" w:type="dxa"/>
            <w:shd w:val="clear" w:color="auto" w:fill="auto"/>
          </w:tcPr>
          <w:p w14:paraId="679105FC" w14:textId="77777777" w:rsidR="001A31C9" w:rsidRPr="002F4F88" w:rsidRDefault="001A31C9" w:rsidP="00A80D9F">
            <w:pPr>
              <w:keepLines/>
              <w:widowControl w:val="0"/>
              <w:jc w:val="both"/>
              <w:rPr>
                <w:b/>
                <w:bCs/>
                <w:szCs w:val="26"/>
              </w:rPr>
            </w:pPr>
            <w:r w:rsidRPr="002F4F88">
              <w:rPr>
                <w:b/>
                <w:bCs/>
                <w:szCs w:val="26"/>
              </w:rPr>
              <w:t>STT</w:t>
            </w:r>
          </w:p>
        </w:tc>
        <w:tc>
          <w:tcPr>
            <w:tcW w:w="1877" w:type="dxa"/>
            <w:shd w:val="clear" w:color="auto" w:fill="auto"/>
          </w:tcPr>
          <w:p w14:paraId="419F70B5" w14:textId="77777777" w:rsidR="001A31C9" w:rsidRPr="002F4F88" w:rsidRDefault="001A31C9"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CB3B9A1" w14:textId="77777777" w:rsidR="001A31C9" w:rsidRPr="002F4F88" w:rsidRDefault="001A31C9"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1A31C9" w:rsidRPr="002F4F88" w14:paraId="2A227EBD" w14:textId="77777777" w:rsidTr="00A80D9F">
        <w:tc>
          <w:tcPr>
            <w:tcW w:w="817" w:type="dxa"/>
            <w:shd w:val="clear" w:color="auto" w:fill="auto"/>
          </w:tcPr>
          <w:p w14:paraId="5E4E68D3" w14:textId="77777777" w:rsidR="001A31C9" w:rsidRPr="002F4F88" w:rsidRDefault="001A31C9" w:rsidP="00986745">
            <w:pPr>
              <w:pStyle w:val="ListParagraph"/>
              <w:numPr>
                <w:ilvl w:val="0"/>
                <w:numId w:val="225"/>
              </w:numPr>
            </w:pPr>
          </w:p>
        </w:tc>
        <w:tc>
          <w:tcPr>
            <w:tcW w:w="1877" w:type="dxa"/>
            <w:shd w:val="clear" w:color="auto" w:fill="auto"/>
          </w:tcPr>
          <w:p w14:paraId="0118546D" w14:textId="35E4FD41" w:rsidR="001A31C9" w:rsidRPr="002F4F88" w:rsidRDefault="00212B98" w:rsidP="00A80D9F">
            <w:pPr>
              <w:keepLines/>
              <w:widowControl w:val="0"/>
              <w:rPr>
                <w:szCs w:val="26"/>
              </w:rPr>
            </w:pPr>
            <w:proofErr w:type="spellStart"/>
            <w:r>
              <w:rPr>
                <w:szCs w:val="26"/>
              </w:rPr>
              <w:t>Thêm</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p>
        </w:tc>
        <w:tc>
          <w:tcPr>
            <w:tcW w:w="6912" w:type="dxa"/>
            <w:shd w:val="clear" w:color="auto" w:fill="auto"/>
          </w:tcPr>
          <w:p w14:paraId="42A83CB9" w14:textId="2DDF3088" w:rsidR="001A31C9" w:rsidRPr="00212B98" w:rsidRDefault="001A31C9" w:rsidP="00A1087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212B98">
              <w:rPr>
                <w:snapToGrid/>
                <w:color w:val="auto"/>
                <w:szCs w:val="26"/>
              </w:rPr>
              <w:t>thêm</w:t>
            </w:r>
            <w:proofErr w:type="spellEnd"/>
            <w:r w:rsidR="00212B98">
              <w:rPr>
                <w:snapToGrid/>
                <w:color w:val="auto"/>
                <w:szCs w:val="26"/>
              </w:rPr>
              <w:t xml:space="preserve"> </w:t>
            </w:r>
            <w:proofErr w:type="spellStart"/>
            <w:r w:rsidR="00212B98">
              <w:rPr>
                <w:snapToGrid/>
                <w:color w:val="auto"/>
                <w:szCs w:val="26"/>
              </w:rPr>
              <w:t>mới</w:t>
            </w:r>
            <w:proofErr w:type="spellEnd"/>
            <w:r w:rsidR="00212B98">
              <w:rPr>
                <w:snapToGrid/>
                <w:color w:val="auto"/>
                <w:szCs w:val="26"/>
              </w:rPr>
              <w:t xml:space="preserve"> </w:t>
            </w:r>
            <w:proofErr w:type="spellStart"/>
            <w:r w:rsidR="00212B98">
              <w:rPr>
                <w:snapToGrid/>
                <w:color w:val="auto"/>
                <w:szCs w:val="26"/>
              </w:rPr>
              <w:t>các</w:t>
            </w:r>
            <w:proofErr w:type="spellEnd"/>
            <w:r w:rsidR="00212B98">
              <w:rPr>
                <w:snapToGrid/>
                <w:color w:val="auto"/>
                <w:szCs w:val="26"/>
              </w:rPr>
              <w:t xml:space="preserve"> </w:t>
            </w:r>
            <w:proofErr w:type="spellStart"/>
            <w:r w:rsidR="00212B98">
              <w:rPr>
                <w:snapToGrid/>
                <w:color w:val="auto"/>
                <w:szCs w:val="26"/>
              </w:rPr>
              <w:t>phát</w:t>
            </w:r>
            <w:proofErr w:type="spellEnd"/>
            <w:r w:rsidR="00212B98">
              <w:rPr>
                <w:snapToGrid/>
                <w:color w:val="auto"/>
                <w:szCs w:val="26"/>
              </w:rPr>
              <w:t xml:space="preserve"> </w:t>
            </w:r>
            <w:proofErr w:type="spellStart"/>
            <w:r w:rsidR="00212B98">
              <w:rPr>
                <w:snapToGrid/>
                <w:color w:val="auto"/>
                <w:szCs w:val="26"/>
              </w:rPr>
              <w:t>hiện</w:t>
            </w:r>
            <w:proofErr w:type="spellEnd"/>
            <w:r w:rsidR="00212B98">
              <w:rPr>
                <w:snapToGrid/>
                <w:color w:val="auto"/>
                <w:szCs w:val="26"/>
              </w:rPr>
              <w:t xml:space="preserve"> </w:t>
            </w:r>
            <w:proofErr w:type="spellStart"/>
            <w:r w:rsidR="00212B98">
              <w:rPr>
                <w:snapToGrid/>
                <w:color w:val="auto"/>
                <w:szCs w:val="26"/>
              </w:rPr>
              <w:t>kiểm</w:t>
            </w:r>
            <w:proofErr w:type="spellEnd"/>
            <w:r w:rsidR="00212B98">
              <w:rPr>
                <w:snapToGrid/>
                <w:color w:val="auto"/>
                <w:szCs w:val="26"/>
              </w:rPr>
              <w:t xml:space="preserve"> </w:t>
            </w:r>
            <w:proofErr w:type="spellStart"/>
            <w:r w:rsidR="00212B98">
              <w:rPr>
                <w:snapToGrid/>
                <w:color w:val="auto"/>
                <w:szCs w:val="26"/>
              </w:rPr>
              <w:t>toán</w:t>
            </w:r>
            <w:proofErr w:type="spellEnd"/>
            <w:r w:rsidR="00212B98">
              <w:rPr>
                <w:snapToGrid/>
                <w:color w:val="auto"/>
                <w:szCs w:val="26"/>
                <w:lang w:val="vi-VN"/>
              </w:rPr>
              <w:t>, nhập các thông tin:</w:t>
            </w:r>
          </w:p>
          <w:p w14:paraId="4B2E4F80" w14:textId="0A220688" w:rsidR="001A31C9" w:rsidRPr="007B43D3" w:rsidRDefault="001A31C9" w:rsidP="00A1087C">
            <w:pPr>
              <w:pStyle w:val="NormalIndent"/>
              <w:keepNext w:val="0"/>
              <w:keepLines/>
              <w:widowControl w:val="0"/>
              <w:numPr>
                <w:ilvl w:val="0"/>
                <w:numId w:val="232"/>
              </w:numPr>
              <w:spacing w:before="0" w:after="0" w:line="312" w:lineRule="auto"/>
              <w:jc w:val="left"/>
              <w:rPr>
                <w:b/>
                <w:snapToGrid/>
                <w:color w:val="auto"/>
                <w:szCs w:val="26"/>
              </w:rPr>
            </w:pPr>
            <w:proofErr w:type="spellStart"/>
            <w:r w:rsidRPr="007B43D3">
              <w:rPr>
                <w:b/>
                <w:snapToGrid/>
                <w:color w:val="auto"/>
                <w:szCs w:val="26"/>
              </w:rPr>
              <w:t>Thông</w:t>
            </w:r>
            <w:proofErr w:type="spellEnd"/>
            <w:r w:rsidRPr="007B43D3">
              <w:rPr>
                <w:b/>
                <w:snapToGrid/>
                <w:color w:val="auto"/>
                <w:szCs w:val="26"/>
              </w:rPr>
              <w:t xml:space="preserve"> tin </w:t>
            </w:r>
            <w:proofErr w:type="spellStart"/>
            <w:r w:rsidR="003D2D3E">
              <w:rPr>
                <w:b/>
                <w:snapToGrid/>
                <w:color w:val="auto"/>
                <w:szCs w:val="26"/>
              </w:rPr>
              <w:t>chung</w:t>
            </w:r>
            <w:proofErr w:type="spellEnd"/>
          </w:p>
          <w:p w14:paraId="3E3050F4" w14:textId="77777777" w:rsidR="00350C38" w:rsidRPr="00350C38" w:rsidRDefault="00350C38" w:rsidP="00B572BD">
            <w:pPr>
              <w:pStyle w:val="ListParagraph"/>
              <w:numPr>
                <w:ilvl w:val="0"/>
                <w:numId w:val="221"/>
              </w:numPr>
            </w:pPr>
            <w:proofErr w:type="spellStart"/>
            <w:r>
              <w:t>Năm</w:t>
            </w:r>
            <w:proofErr w:type="spellEnd"/>
            <w:r>
              <w:t xml:space="preserve"> </w:t>
            </w:r>
            <w:proofErr w:type="spellStart"/>
            <w:r>
              <w:t>kiểm</w:t>
            </w:r>
            <w:proofErr w:type="spellEnd"/>
            <w:r>
              <w:t xml:space="preserve"> </w:t>
            </w:r>
            <w:proofErr w:type="spellStart"/>
            <w:r>
              <w:t>toán</w:t>
            </w:r>
            <w:proofErr w:type="spellEnd"/>
            <w:r>
              <w:rPr>
                <w:lang w:val="vi-VN"/>
              </w:rPr>
              <w:t>*: chọn 1 năm</w:t>
            </w:r>
          </w:p>
          <w:p w14:paraId="4AACABD4" w14:textId="52A3609A" w:rsidR="001A31C9" w:rsidRDefault="00350C38" w:rsidP="00B572BD">
            <w:pPr>
              <w:pStyle w:val="ListParagraph"/>
              <w:numPr>
                <w:ilvl w:val="0"/>
                <w:numId w:val="221"/>
              </w:numPr>
            </w:pPr>
            <w:r>
              <w:rPr>
                <w:lang w:val="vi-VN"/>
              </w:rPr>
              <w:t xml:space="preserve">Cuộc kiểm toán*: chọn 1 trong các cuộc kiểm toán </w:t>
            </w:r>
            <w:r w:rsidR="003D2D3E">
              <w:rPr>
                <w:lang w:val="vi-VN"/>
              </w:rPr>
              <w:t xml:space="preserve">ở trạng thái </w:t>
            </w:r>
            <w:r w:rsidR="003D2D3E" w:rsidRPr="003D2D3E">
              <w:rPr>
                <w:b/>
                <w:bCs/>
                <w:i/>
                <w:iCs/>
                <w:lang w:val="vi-VN"/>
              </w:rPr>
              <w:t>Đã duyệt</w:t>
            </w:r>
            <w:r w:rsidR="003D2D3E">
              <w:rPr>
                <w:lang w:val="vi-VN"/>
              </w:rPr>
              <w:t xml:space="preserve"> thuộc năm</w:t>
            </w:r>
            <w:r>
              <w:rPr>
                <w:lang w:val="vi-VN"/>
              </w:rPr>
              <w:t xml:space="preserve"> đã chọn</w:t>
            </w:r>
            <w:r w:rsidR="001A31C9">
              <w:t xml:space="preserve"> </w:t>
            </w:r>
          </w:p>
          <w:p w14:paraId="60C8DA4C" w14:textId="100088E8" w:rsidR="003D2D3E" w:rsidRDefault="003D2D3E" w:rsidP="00B572BD">
            <w:pPr>
              <w:pStyle w:val="ListParagraph"/>
              <w:numPr>
                <w:ilvl w:val="0"/>
                <w:numId w:val="221"/>
              </w:numPr>
            </w:pP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KT</w:t>
            </w:r>
            <w:r>
              <w:rPr>
                <w:lang w:val="vi-VN"/>
              </w:rPr>
              <w:t>*: chọn 1 trong các đơn vị được KT thuộc phạm vi cuộc KT đã chọn</w:t>
            </w:r>
          </w:p>
          <w:p w14:paraId="450A7E54" w14:textId="10F8F89C" w:rsidR="003D2D3E" w:rsidRPr="00CB0132" w:rsidRDefault="003D2D3E" w:rsidP="00B572BD">
            <w:pPr>
              <w:pStyle w:val="ListParagraph"/>
              <w:numPr>
                <w:ilvl w:val="0"/>
                <w:numId w:val="221"/>
              </w:numPr>
            </w:pPr>
            <w:proofErr w:type="spellStart"/>
            <w:r>
              <w:t>Quy</w:t>
            </w:r>
            <w:proofErr w:type="spellEnd"/>
            <w:r>
              <w:t xml:space="preserve"> </w:t>
            </w:r>
            <w:proofErr w:type="spellStart"/>
            <w:r>
              <w:t>trình</w:t>
            </w:r>
            <w:proofErr w:type="spellEnd"/>
            <w:r>
              <w:t xml:space="preserve"> </w:t>
            </w:r>
            <w:proofErr w:type="spellStart"/>
            <w:r>
              <w:t>được</w:t>
            </w:r>
            <w:proofErr w:type="spellEnd"/>
            <w:r>
              <w:t xml:space="preserve"> KT</w:t>
            </w:r>
            <w:r>
              <w:rPr>
                <w:lang w:val="vi-VN"/>
              </w:rPr>
              <w:t>*: chọn 1 trong các quy trình liên quan đến đơn vị được KT thuộc phạm vi cuộc KT đã chọn</w:t>
            </w:r>
          </w:p>
          <w:p w14:paraId="1B235D2F" w14:textId="21F400CD" w:rsidR="00B572BD" w:rsidRPr="00FF2050" w:rsidRDefault="00CB0132" w:rsidP="00B572BD">
            <w:pPr>
              <w:pStyle w:val="ListParagraph"/>
              <w:numPr>
                <w:ilvl w:val="0"/>
                <w:numId w:val="221"/>
              </w:numPr>
              <w:rPr>
                <w:i/>
                <w:iCs/>
              </w:rPr>
            </w:pPr>
            <w:proofErr w:type="spellStart"/>
            <w:r w:rsidRPr="00B572BD">
              <w:t>Mã</w:t>
            </w:r>
            <w:proofErr w:type="spellEnd"/>
            <w:r w:rsidRPr="00B572BD">
              <w:rPr>
                <w:lang w:val="vi-VN"/>
              </w:rPr>
              <w:t xml:space="preserve"> phát hiện: read-only, hệ thống tự sinh </w:t>
            </w:r>
            <w:r w:rsidR="000A0DF1" w:rsidRPr="00B572BD">
              <w:rPr>
                <w:lang w:val="vi-VN"/>
              </w:rPr>
              <w:t xml:space="preserve">mã theo cấu </w:t>
            </w:r>
            <w:r w:rsidR="00B572BD" w:rsidRPr="00B572BD">
              <w:rPr>
                <w:lang w:val="vi-VN"/>
              </w:rPr>
              <w:t xml:space="preserve">trúc: </w:t>
            </w:r>
            <w:r w:rsidR="00B572BD" w:rsidRPr="00FF2050">
              <w:rPr>
                <w:i/>
                <w:iCs/>
              </w:rPr>
              <w:t>PH</w:t>
            </w:r>
            <w:r w:rsidR="00B572BD" w:rsidRPr="00FF2050">
              <w:rPr>
                <w:i/>
                <w:iCs/>
                <w:lang w:val="vi-VN"/>
              </w:rPr>
              <w:t>.[YYYY].[XXXX], trong đó:</w:t>
            </w:r>
          </w:p>
          <w:p w14:paraId="0070966A" w14:textId="77777777" w:rsidR="00B572BD" w:rsidRPr="00FF2050" w:rsidRDefault="00B572BD" w:rsidP="00B572BD">
            <w:pPr>
              <w:pStyle w:val="NormalIndent"/>
              <w:keepNext w:val="0"/>
              <w:keepLines/>
              <w:widowControl w:val="0"/>
              <w:numPr>
                <w:ilvl w:val="0"/>
                <w:numId w:val="231"/>
              </w:numPr>
              <w:spacing w:before="0" w:after="0" w:line="312" w:lineRule="auto"/>
              <w:jc w:val="left"/>
              <w:rPr>
                <w:i/>
                <w:iCs/>
                <w:snapToGrid/>
                <w:color w:val="auto"/>
                <w:szCs w:val="26"/>
              </w:rPr>
            </w:pPr>
            <w:r w:rsidRPr="00FF2050">
              <w:rPr>
                <w:i/>
                <w:iCs/>
                <w:snapToGrid/>
                <w:color w:val="auto"/>
                <w:szCs w:val="26"/>
              </w:rPr>
              <w:t>YYYY</w:t>
            </w:r>
            <w:r w:rsidRPr="00FF2050">
              <w:rPr>
                <w:i/>
                <w:iCs/>
                <w:snapToGrid/>
                <w:color w:val="auto"/>
                <w:szCs w:val="26"/>
                <w:lang w:val="vi-VN"/>
              </w:rPr>
              <w:t xml:space="preserve"> là năm tạo kiến nghị</w:t>
            </w:r>
          </w:p>
          <w:p w14:paraId="13567928" w14:textId="32950D98" w:rsidR="00B572BD" w:rsidRPr="00FF2050" w:rsidRDefault="00B572BD" w:rsidP="00B572BD">
            <w:pPr>
              <w:pStyle w:val="NormalIndent"/>
              <w:keepNext w:val="0"/>
              <w:keepLines/>
              <w:widowControl w:val="0"/>
              <w:numPr>
                <w:ilvl w:val="0"/>
                <w:numId w:val="231"/>
              </w:numPr>
              <w:spacing w:before="0" w:after="0" w:line="312" w:lineRule="auto"/>
              <w:jc w:val="left"/>
              <w:rPr>
                <w:i/>
                <w:iCs/>
                <w:snapToGrid/>
                <w:color w:val="auto"/>
                <w:szCs w:val="26"/>
              </w:rPr>
            </w:pPr>
            <w:r w:rsidRPr="00FF2050">
              <w:rPr>
                <w:i/>
                <w:iCs/>
                <w:snapToGrid/>
                <w:color w:val="auto"/>
                <w:szCs w:val="26"/>
              </w:rPr>
              <w:t>XXXX</w:t>
            </w:r>
            <w:r w:rsidRPr="00FF2050">
              <w:rPr>
                <w:i/>
                <w:iCs/>
                <w:snapToGrid/>
                <w:color w:val="auto"/>
                <w:szCs w:val="26"/>
                <w:lang w:val="vi-VN"/>
              </w:rPr>
              <w:t>: số tự tăng bắt đầu từ 0001</w:t>
            </w:r>
            <w:r w:rsidR="002D39D6" w:rsidRPr="00FF2050">
              <w:rPr>
                <w:i/>
                <w:iCs/>
                <w:snapToGrid/>
                <w:color w:val="auto"/>
                <w:szCs w:val="26"/>
                <w:lang w:val="vi-VN"/>
              </w:rPr>
              <w:t>, đếm lại khi thay đổi năm</w:t>
            </w:r>
          </w:p>
          <w:p w14:paraId="3A4B2EEA" w14:textId="79676415" w:rsidR="001A31C9" w:rsidRPr="00480BC7" w:rsidRDefault="001A31C9" w:rsidP="00B572BD">
            <w:pPr>
              <w:pStyle w:val="ListParagraph"/>
              <w:numPr>
                <w:ilvl w:val="0"/>
                <w:numId w:val="221"/>
              </w:numPr>
            </w:pPr>
            <w:proofErr w:type="spellStart"/>
            <w:r>
              <w:t>Trạng</w:t>
            </w:r>
            <w:proofErr w:type="spellEnd"/>
            <w:r>
              <w:t xml:space="preserve"> </w:t>
            </w:r>
            <w:proofErr w:type="spellStart"/>
            <w:r>
              <w:t>thái</w:t>
            </w:r>
            <w:proofErr w:type="spellEnd"/>
            <w:r>
              <w:t xml:space="preserve">: </w:t>
            </w:r>
            <w:r w:rsidR="003D2D3E">
              <w:t>read</w:t>
            </w:r>
            <w:r w:rsidR="003D2D3E">
              <w:rPr>
                <w:lang w:val="vi-VN"/>
              </w:rPr>
              <w:t xml:space="preserve">-only, </w:t>
            </w:r>
            <w:r w:rsidR="008105E2">
              <w:rPr>
                <w:lang w:val="vi-VN"/>
              </w:rPr>
              <w:t xml:space="preserve">mặc định khi tạo mới là </w:t>
            </w:r>
            <w:r w:rsidR="008105E2" w:rsidRPr="008105E2">
              <w:rPr>
                <w:b/>
                <w:bCs/>
                <w:i/>
                <w:iCs/>
                <w:lang w:val="vi-VN"/>
              </w:rPr>
              <w:t>B</w:t>
            </w:r>
            <w:r w:rsidR="003D2D3E" w:rsidRPr="008105E2">
              <w:rPr>
                <w:b/>
                <w:bCs/>
                <w:i/>
                <w:iCs/>
                <w:lang w:val="vi-VN"/>
              </w:rPr>
              <w:t>ản</w:t>
            </w:r>
            <w:r w:rsidR="003D2D3E" w:rsidRPr="003D2D3E">
              <w:rPr>
                <w:b/>
                <w:bCs/>
                <w:i/>
                <w:iCs/>
                <w:lang w:val="vi-VN"/>
              </w:rPr>
              <w:t xml:space="preserve"> nháp</w:t>
            </w:r>
          </w:p>
          <w:p w14:paraId="0E776F92" w14:textId="70BA3E11" w:rsidR="00480BC7" w:rsidRDefault="00480BC7" w:rsidP="00B572BD">
            <w:pPr>
              <w:pStyle w:val="ListParagraph"/>
              <w:numPr>
                <w:ilvl w:val="0"/>
                <w:numId w:val="221"/>
              </w:numPr>
            </w:pPr>
            <w:proofErr w:type="spellStart"/>
            <w:r>
              <w:t>Mã</w:t>
            </w:r>
            <w:proofErr w:type="spellEnd"/>
            <w:r>
              <w:rPr>
                <w:lang w:val="vi-VN"/>
              </w:rPr>
              <w:t xml:space="preserve"> giấy tờ: read-only, liệt kê mã các giấy tờ làm </w:t>
            </w:r>
            <w:r w:rsidR="00D47EA2">
              <w:rPr>
                <w:lang w:val="vi-VN"/>
              </w:rPr>
              <w:t xml:space="preserve">việc </w:t>
            </w:r>
            <w:r w:rsidR="00CB1DB4">
              <w:rPr>
                <w:lang w:val="vi-VN"/>
              </w:rPr>
              <w:t xml:space="preserve">ở mục Quan sát KT liên </w:t>
            </w:r>
          </w:p>
          <w:p w14:paraId="08259808" w14:textId="65870E8F" w:rsidR="001A31C9" w:rsidRPr="007B43D3" w:rsidRDefault="001A31C9" w:rsidP="00A1087C">
            <w:pPr>
              <w:pStyle w:val="NormalIndent"/>
              <w:keepNext w:val="0"/>
              <w:keepLines/>
              <w:widowControl w:val="0"/>
              <w:numPr>
                <w:ilvl w:val="0"/>
                <w:numId w:val="232"/>
              </w:numPr>
              <w:spacing w:before="0" w:after="0" w:line="312" w:lineRule="auto"/>
              <w:jc w:val="left"/>
              <w:rPr>
                <w:b/>
                <w:snapToGrid/>
                <w:color w:val="auto"/>
                <w:szCs w:val="26"/>
              </w:rPr>
            </w:pPr>
            <w:proofErr w:type="spellStart"/>
            <w:r w:rsidRPr="007B43D3">
              <w:rPr>
                <w:b/>
                <w:snapToGrid/>
                <w:color w:val="auto"/>
                <w:szCs w:val="26"/>
              </w:rPr>
              <w:t>Thông</w:t>
            </w:r>
            <w:proofErr w:type="spellEnd"/>
            <w:r w:rsidRPr="007B43D3">
              <w:rPr>
                <w:b/>
                <w:snapToGrid/>
                <w:color w:val="auto"/>
                <w:szCs w:val="26"/>
              </w:rPr>
              <w:t xml:space="preserve"> tin </w:t>
            </w:r>
            <w:proofErr w:type="spellStart"/>
            <w:r w:rsidRPr="007B43D3">
              <w:rPr>
                <w:b/>
                <w:snapToGrid/>
                <w:color w:val="auto"/>
                <w:szCs w:val="26"/>
              </w:rPr>
              <w:t>phát</w:t>
            </w:r>
            <w:proofErr w:type="spellEnd"/>
            <w:r w:rsidRPr="007B43D3">
              <w:rPr>
                <w:b/>
                <w:snapToGrid/>
                <w:color w:val="auto"/>
                <w:szCs w:val="26"/>
              </w:rPr>
              <w:t xml:space="preserve"> </w:t>
            </w:r>
            <w:proofErr w:type="spellStart"/>
            <w:r w:rsidRPr="007B43D3">
              <w:rPr>
                <w:b/>
                <w:snapToGrid/>
                <w:color w:val="auto"/>
                <w:szCs w:val="26"/>
              </w:rPr>
              <w:t>hiện</w:t>
            </w:r>
            <w:proofErr w:type="spellEnd"/>
            <w:r w:rsidRPr="007B43D3">
              <w:rPr>
                <w:b/>
                <w:snapToGrid/>
                <w:color w:val="auto"/>
                <w:szCs w:val="26"/>
              </w:rPr>
              <w:t xml:space="preserve"> </w:t>
            </w:r>
            <w:proofErr w:type="spellStart"/>
            <w:r w:rsidRPr="007B43D3">
              <w:rPr>
                <w:b/>
                <w:snapToGrid/>
                <w:color w:val="auto"/>
                <w:szCs w:val="26"/>
              </w:rPr>
              <w:t>kiểm</w:t>
            </w:r>
            <w:proofErr w:type="spellEnd"/>
            <w:r w:rsidRPr="007B43D3">
              <w:rPr>
                <w:b/>
                <w:snapToGrid/>
                <w:color w:val="auto"/>
                <w:szCs w:val="26"/>
              </w:rPr>
              <w:t xml:space="preserve"> </w:t>
            </w:r>
            <w:proofErr w:type="spellStart"/>
            <w:r w:rsidRPr="007B43D3">
              <w:rPr>
                <w:b/>
                <w:snapToGrid/>
                <w:color w:val="auto"/>
                <w:szCs w:val="26"/>
              </w:rPr>
              <w:t>toán</w:t>
            </w:r>
            <w:proofErr w:type="spellEnd"/>
          </w:p>
          <w:p w14:paraId="7496B971" w14:textId="09D6A22A" w:rsidR="00DD29EF" w:rsidRPr="00DD29EF" w:rsidRDefault="003D2D3E" w:rsidP="00B572BD">
            <w:pPr>
              <w:pStyle w:val="ListParagraph"/>
              <w:numPr>
                <w:ilvl w:val="0"/>
                <w:numId w:val="221"/>
              </w:numPr>
              <w:rPr>
                <w:lang w:val="vi-VN"/>
              </w:rPr>
            </w:pPr>
            <w:r w:rsidRPr="000B6939">
              <w:rPr>
                <w:b/>
                <w:bCs/>
              </w:rPr>
              <w:t xml:space="preserve">Quan </w:t>
            </w:r>
            <w:proofErr w:type="spellStart"/>
            <w:r w:rsidRPr="000B6939">
              <w:rPr>
                <w:b/>
                <w:bCs/>
              </w:rPr>
              <w:t>sát</w:t>
            </w:r>
            <w:proofErr w:type="spellEnd"/>
            <w:r w:rsidRPr="000B6939">
              <w:rPr>
                <w:b/>
                <w:bCs/>
              </w:rPr>
              <w:t xml:space="preserve"> </w:t>
            </w:r>
            <w:r w:rsidR="00FF6664" w:rsidRPr="000B6939">
              <w:rPr>
                <w:b/>
                <w:bCs/>
              </w:rPr>
              <w:t xml:space="preserve">KT </w:t>
            </w:r>
            <w:proofErr w:type="spellStart"/>
            <w:r w:rsidR="00FF6664" w:rsidRPr="000B6939">
              <w:rPr>
                <w:b/>
                <w:bCs/>
              </w:rPr>
              <w:t>liên</w:t>
            </w:r>
            <w:proofErr w:type="spellEnd"/>
            <w:r w:rsidR="00FF6664" w:rsidRPr="000B6939">
              <w:rPr>
                <w:b/>
                <w:bCs/>
              </w:rPr>
              <w:t xml:space="preserve"> </w:t>
            </w:r>
            <w:proofErr w:type="spellStart"/>
            <w:r w:rsidR="00FF6664" w:rsidRPr="000B6939">
              <w:rPr>
                <w:b/>
                <w:bCs/>
              </w:rPr>
              <w:t>quan</w:t>
            </w:r>
            <w:proofErr w:type="spellEnd"/>
            <w:r w:rsidR="001A31C9" w:rsidRPr="000C46C8">
              <w:t xml:space="preserve">: </w:t>
            </w:r>
            <w:proofErr w:type="spellStart"/>
            <w:r w:rsidR="0062169F" w:rsidRPr="000C46C8">
              <w:t>cho</w:t>
            </w:r>
            <w:proofErr w:type="spellEnd"/>
            <w:r w:rsidR="0062169F" w:rsidRPr="000C46C8">
              <w:t xml:space="preserve"> </w:t>
            </w:r>
            <w:proofErr w:type="spellStart"/>
            <w:r w:rsidR="0062169F" w:rsidRPr="000C46C8">
              <w:t>phép</w:t>
            </w:r>
            <w:proofErr w:type="spellEnd"/>
            <w:r w:rsidR="0062169F" w:rsidRPr="000C46C8">
              <w:t xml:space="preserve"> </w:t>
            </w:r>
            <w:proofErr w:type="spellStart"/>
            <w:r w:rsidR="0062169F" w:rsidRPr="000C46C8">
              <w:t>thiết</w:t>
            </w:r>
            <w:proofErr w:type="spellEnd"/>
            <w:r w:rsidR="0062169F" w:rsidRPr="000C46C8">
              <w:t xml:space="preserve"> </w:t>
            </w:r>
            <w:proofErr w:type="spellStart"/>
            <w:r w:rsidR="0062169F" w:rsidRPr="000C46C8">
              <w:t>lập</w:t>
            </w:r>
            <w:proofErr w:type="spellEnd"/>
            <w:r w:rsidR="0062169F" w:rsidRPr="000C46C8">
              <w:t xml:space="preserve"> </w:t>
            </w:r>
            <w:proofErr w:type="spellStart"/>
            <w:r w:rsidR="0062169F" w:rsidRPr="000C46C8">
              <w:t>danh</w:t>
            </w:r>
            <w:proofErr w:type="spellEnd"/>
            <w:r w:rsidR="0062169F" w:rsidRPr="000C46C8">
              <w:t xml:space="preserve"> </w:t>
            </w:r>
            <w:proofErr w:type="spellStart"/>
            <w:r w:rsidR="0062169F" w:rsidRPr="000C46C8">
              <w:t>sách</w:t>
            </w:r>
            <w:proofErr w:type="spellEnd"/>
            <w:r w:rsidR="0062169F" w:rsidRPr="000C46C8">
              <w:t xml:space="preserve"> </w:t>
            </w:r>
            <w:proofErr w:type="spellStart"/>
            <w:r w:rsidR="0062169F" w:rsidRPr="000C46C8">
              <w:t>các</w:t>
            </w:r>
            <w:proofErr w:type="spellEnd"/>
            <w:r w:rsidR="0062169F" w:rsidRPr="000C46C8">
              <w:t xml:space="preserve"> </w:t>
            </w:r>
            <w:proofErr w:type="spellStart"/>
            <w:r w:rsidR="0062169F" w:rsidRPr="000C46C8">
              <w:t>quan</w:t>
            </w:r>
            <w:proofErr w:type="spellEnd"/>
            <w:r w:rsidR="0062169F" w:rsidRPr="000C46C8">
              <w:t xml:space="preserve"> </w:t>
            </w:r>
            <w:proofErr w:type="spellStart"/>
            <w:r w:rsidR="0062169F" w:rsidRPr="000C46C8">
              <w:t>sát</w:t>
            </w:r>
            <w:proofErr w:type="spellEnd"/>
            <w:r w:rsidR="0062169F" w:rsidRPr="000C46C8">
              <w:t xml:space="preserve"> KT </w:t>
            </w:r>
            <w:proofErr w:type="spellStart"/>
            <w:r w:rsidR="00C13420">
              <w:t>liên</w:t>
            </w:r>
            <w:proofErr w:type="spellEnd"/>
            <w:r w:rsidR="00C13420">
              <w:rPr>
                <w:lang w:val="vi-VN"/>
              </w:rPr>
              <w:t xml:space="preserve"> quan lấy từ mục </w:t>
            </w:r>
            <w:r w:rsidR="0018769D">
              <w:rPr>
                <w:i/>
                <w:iCs/>
                <w:color w:val="0070C0"/>
                <w:lang w:val="vi-VN"/>
              </w:rPr>
              <w:t>6.</w:t>
            </w:r>
            <w:r w:rsidR="00E75AFD">
              <w:rPr>
                <w:i/>
                <w:iCs/>
                <w:color w:val="0070C0"/>
                <w:lang w:val="vi-VN"/>
              </w:rPr>
              <w:t>2 Quan sát kiểm toán</w:t>
            </w:r>
            <w:r w:rsidR="00E75AFD">
              <w:rPr>
                <w:color w:val="0070C0"/>
                <w:lang w:val="vi-VN"/>
              </w:rPr>
              <w:t xml:space="preserve">, </w:t>
            </w:r>
            <w:r w:rsidR="00E75AFD" w:rsidRPr="00E75AFD">
              <w:rPr>
                <w:color w:val="000000" w:themeColor="text1"/>
                <w:lang w:val="vi-VN"/>
              </w:rPr>
              <w:t xml:space="preserve">chỉ chọn từ </w:t>
            </w:r>
            <w:r w:rsidR="00B96BFC">
              <w:rPr>
                <w:color w:val="000000" w:themeColor="text1"/>
                <w:lang w:val="vi-VN"/>
              </w:rPr>
              <w:t xml:space="preserve">các </w:t>
            </w:r>
            <w:r w:rsidR="00E75AFD" w:rsidRPr="00E75AFD">
              <w:rPr>
                <w:color w:val="000000" w:themeColor="text1"/>
                <w:lang w:val="vi-VN"/>
              </w:rPr>
              <w:t>quan sát KT liên quan đến</w:t>
            </w:r>
            <w:r w:rsidR="00DD29EF">
              <w:rPr>
                <w:color w:val="000000" w:themeColor="text1"/>
                <w:lang w:val="vi-VN"/>
              </w:rPr>
              <w:t xml:space="preserve"> cuộc KT, quy trình được KT, đơn vị được KT đã chọn ở</w:t>
            </w:r>
            <w:r w:rsidR="00E75AFD" w:rsidRPr="00E75AFD">
              <w:rPr>
                <w:color w:val="000000" w:themeColor="text1"/>
                <w:lang w:val="vi-VN"/>
              </w:rPr>
              <w:t xml:space="preserve"> </w:t>
            </w:r>
            <w:r w:rsidR="00B96BFC">
              <w:rPr>
                <w:color w:val="000000" w:themeColor="text1"/>
                <w:lang w:val="vi-VN"/>
              </w:rPr>
              <w:t>mục Thông tin chung.</w:t>
            </w:r>
          </w:p>
          <w:p w14:paraId="10A06967" w14:textId="728F0A9A" w:rsidR="001A31C9" w:rsidRPr="00A80D9F" w:rsidRDefault="001A31C9" w:rsidP="00DD29EF">
            <w:pPr>
              <w:pStyle w:val="ListParagraph"/>
              <w:rPr>
                <w:lang w:val="vi-VN"/>
              </w:rPr>
            </w:pPr>
            <w:r w:rsidRPr="00DB0912">
              <w:rPr>
                <w:lang w:val="vi-VN"/>
              </w:rPr>
              <w:t xml:space="preserve">Danh sách </w:t>
            </w:r>
            <w:r w:rsidR="00DB0912">
              <w:rPr>
                <w:lang w:val="vi-VN"/>
              </w:rPr>
              <w:t>quan sát</w:t>
            </w:r>
            <w:r w:rsidRPr="00DB0912">
              <w:rPr>
                <w:lang w:val="vi-VN"/>
              </w:rPr>
              <w:t xml:space="preserve"> KT hiển thị các thông tin:</w:t>
            </w:r>
          </w:p>
          <w:p w14:paraId="74F84E8F" w14:textId="0114B872" w:rsidR="001A31C9" w:rsidRPr="000C46C8" w:rsidRDefault="001A31C9" w:rsidP="00A1087C">
            <w:pPr>
              <w:pStyle w:val="ListParagraph"/>
              <w:numPr>
                <w:ilvl w:val="0"/>
                <w:numId w:val="234"/>
              </w:numPr>
            </w:pPr>
            <w:proofErr w:type="spellStart"/>
            <w:r w:rsidRPr="000C46C8">
              <w:t>T</w:t>
            </w:r>
            <w:r w:rsidR="0098207B">
              <w:t>ên</w:t>
            </w:r>
            <w:proofErr w:type="spellEnd"/>
            <w:r w:rsidR="00493CBB">
              <w:rPr>
                <w:lang w:val="vi-VN"/>
              </w:rPr>
              <w:t xml:space="preserve">: </w:t>
            </w:r>
            <w:r w:rsidR="00AA5983">
              <w:rPr>
                <w:lang w:val="vi-VN"/>
              </w:rPr>
              <w:t xml:space="preserve">hiển thị </w:t>
            </w:r>
            <w:r w:rsidR="00493CBB">
              <w:rPr>
                <w:lang w:val="vi-VN"/>
              </w:rPr>
              <w:t>tên quan sát</w:t>
            </w:r>
          </w:p>
          <w:p w14:paraId="74EAC25A" w14:textId="44D42432" w:rsidR="001A31C9" w:rsidRPr="000C46C8" w:rsidRDefault="00493CBB" w:rsidP="00A1087C">
            <w:pPr>
              <w:pStyle w:val="ListParagraph"/>
              <w:numPr>
                <w:ilvl w:val="0"/>
                <w:numId w:val="234"/>
              </w:numPr>
            </w:pPr>
            <w:proofErr w:type="spellStart"/>
            <w:r>
              <w:t>Mô</w:t>
            </w:r>
            <w:proofErr w:type="spellEnd"/>
            <w:r>
              <w:rPr>
                <w:lang w:val="vi-VN"/>
              </w:rPr>
              <w:t xml:space="preserve"> tả: </w:t>
            </w:r>
            <w:r w:rsidR="00AA5983">
              <w:rPr>
                <w:lang w:val="vi-VN"/>
              </w:rPr>
              <w:t xml:space="preserve">hiển thị </w:t>
            </w:r>
            <w:r>
              <w:rPr>
                <w:lang w:val="vi-VN"/>
              </w:rPr>
              <w:t>mô tả quan sát kiểm toán</w:t>
            </w:r>
          </w:p>
          <w:p w14:paraId="6D2EE104" w14:textId="63D40202" w:rsidR="001A31C9" w:rsidRPr="00AC3A71" w:rsidRDefault="00A80D9F" w:rsidP="00A1087C">
            <w:pPr>
              <w:pStyle w:val="ListParagraph"/>
              <w:numPr>
                <w:ilvl w:val="0"/>
                <w:numId w:val="234"/>
              </w:numPr>
            </w:pPr>
            <w:r>
              <w:rPr>
                <w:lang w:val="vi-VN"/>
              </w:rPr>
              <w:t>G</w:t>
            </w:r>
            <w:proofErr w:type="spellStart"/>
            <w:r w:rsidR="001A31C9" w:rsidRPr="000C46C8">
              <w:t>iấy</w:t>
            </w:r>
            <w:proofErr w:type="spellEnd"/>
            <w:r w:rsidR="001A31C9" w:rsidRPr="000C46C8">
              <w:t xml:space="preserve"> </w:t>
            </w:r>
            <w:proofErr w:type="spellStart"/>
            <w:r w:rsidR="001A31C9" w:rsidRPr="000C46C8">
              <w:t>tờ</w:t>
            </w:r>
            <w:proofErr w:type="spellEnd"/>
            <w:r w:rsidR="001A31C9" w:rsidRPr="000C46C8">
              <w:t xml:space="preserve"> </w:t>
            </w:r>
            <w:proofErr w:type="spellStart"/>
            <w:r w:rsidR="001A31C9" w:rsidRPr="000C46C8">
              <w:t>làm</w:t>
            </w:r>
            <w:proofErr w:type="spellEnd"/>
            <w:r w:rsidR="001A31C9" w:rsidRPr="000C46C8">
              <w:t xml:space="preserve"> </w:t>
            </w:r>
            <w:proofErr w:type="spellStart"/>
            <w:r w:rsidR="001A31C9" w:rsidRPr="000C46C8">
              <w:t>việc</w:t>
            </w:r>
            <w:proofErr w:type="spellEnd"/>
            <w:r w:rsidR="00493CBB">
              <w:rPr>
                <w:lang w:val="vi-VN"/>
              </w:rPr>
              <w:t xml:space="preserve">: </w:t>
            </w:r>
            <w:r w:rsidR="00AA5983">
              <w:rPr>
                <w:lang w:val="vi-VN"/>
              </w:rPr>
              <w:t xml:space="preserve">hiển thị </w:t>
            </w:r>
            <w:r w:rsidR="00E147C8">
              <w:rPr>
                <w:lang w:val="vi-VN"/>
              </w:rPr>
              <w:t>mã giấy tờ làm việc chứa quan sát KT</w:t>
            </w:r>
          </w:p>
          <w:p w14:paraId="6C322970" w14:textId="233F8F82" w:rsidR="00230B01" w:rsidRPr="00230B01" w:rsidRDefault="00AC3A71" w:rsidP="00230B01">
            <w:pPr>
              <w:pStyle w:val="ListParagraph"/>
              <w:ind w:left="1080"/>
              <w:rPr>
                <w:highlight w:val="yellow"/>
              </w:rPr>
            </w:pPr>
            <w:proofErr w:type="spellStart"/>
            <w:r w:rsidRPr="00230B01">
              <w:rPr>
                <w:i/>
                <w:iCs/>
              </w:rPr>
              <w:t>Giao</w:t>
            </w:r>
            <w:proofErr w:type="spellEnd"/>
            <w:r w:rsidRPr="00230B01">
              <w:rPr>
                <w:i/>
                <w:iCs/>
                <w:lang w:val="vi-VN"/>
              </w:rPr>
              <w:t xml:space="preserve"> diện</w:t>
            </w:r>
            <w:r w:rsidR="00230B01" w:rsidRPr="00230B01">
              <w:rPr>
                <w:i/>
                <w:iCs/>
                <w:lang w:val="vi-VN"/>
              </w:rPr>
              <w:t xml:space="preserve">: </w:t>
            </w:r>
            <w:r w:rsidR="00C4294D">
              <w:fldChar w:fldCharType="begin"/>
            </w:r>
            <w:r w:rsidR="00C4294D">
              <w:instrText xml:space="preserve"> HYPERLINK "https://f2z0rj.axshare.com/" \l "id=a7thgf&amp;p=chon_quan_sat_kt&amp;g=1" </w:instrText>
            </w:r>
            <w:r w:rsidR="00C4294D">
              <w:fldChar w:fldCharType="separate"/>
            </w:r>
            <w:r w:rsidR="00230B01" w:rsidRPr="00296D61">
              <w:rPr>
                <w:rStyle w:val="Hyperlink"/>
                <w:lang w:val="vi-VN"/>
              </w:rPr>
              <w:t>https://f2z0rj.axshare.com/#id=a7thgf&amp;p=chon_quan_sat_kt&amp;g=1</w:t>
            </w:r>
            <w:r w:rsidR="00C4294D">
              <w:rPr>
                <w:rStyle w:val="Hyperlink"/>
                <w:lang w:val="vi-VN"/>
              </w:rPr>
              <w:fldChar w:fldCharType="end"/>
            </w:r>
          </w:p>
          <w:p w14:paraId="71460E58" w14:textId="755F0467" w:rsidR="008105E2" w:rsidRPr="00BA194B" w:rsidRDefault="008105E2" w:rsidP="00B572BD">
            <w:pPr>
              <w:pStyle w:val="ListParagraph"/>
              <w:numPr>
                <w:ilvl w:val="0"/>
                <w:numId w:val="221"/>
              </w:numPr>
            </w:pPr>
            <w:proofErr w:type="spellStart"/>
            <w:r>
              <w:lastRenderedPageBreak/>
              <w:t>Tiêu</w:t>
            </w:r>
            <w:proofErr w:type="spellEnd"/>
            <w:r>
              <w:t xml:space="preserve"> </w:t>
            </w:r>
            <w:proofErr w:type="spellStart"/>
            <w:r>
              <w:t>đề</w:t>
            </w:r>
            <w:proofErr w:type="spellEnd"/>
            <w:r>
              <w:rPr>
                <w:lang w:val="vi-VN"/>
              </w:rPr>
              <w:t>*</w:t>
            </w:r>
          </w:p>
          <w:p w14:paraId="5938D36F" w14:textId="184BC800" w:rsidR="00BA194B" w:rsidRPr="00BA194B" w:rsidRDefault="00BA194B" w:rsidP="00B572BD">
            <w:pPr>
              <w:pStyle w:val="ListParagraph"/>
              <w:numPr>
                <w:ilvl w:val="0"/>
                <w:numId w:val="221"/>
              </w:numPr>
            </w:pPr>
            <w:r>
              <w:rPr>
                <w:lang w:val="vi-VN"/>
              </w:rPr>
              <w:t>Tiêu đề rút gọn</w:t>
            </w:r>
          </w:p>
          <w:p w14:paraId="2E445868" w14:textId="514859BD" w:rsidR="00BA194B" w:rsidRDefault="00BA194B" w:rsidP="00B572BD">
            <w:pPr>
              <w:pStyle w:val="ListParagraph"/>
              <w:numPr>
                <w:ilvl w:val="0"/>
                <w:numId w:val="221"/>
              </w:numPr>
            </w:pPr>
            <w:r>
              <w:rPr>
                <w:lang w:val="vi-VN"/>
              </w:rPr>
              <w:t>Mô tả phát hiện*</w:t>
            </w:r>
            <w:r w:rsidR="00165C7B">
              <w:rPr>
                <w:lang w:val="vi-VN"/>
              </w:rPr>
              <w:t>: nhập đoạn text</w:t>
            </w:r>
          </w:p>
          <w:p w14:paraId="27484D55" w14:textId="0E7DC65F" w:rsidR="001A31C9" w:rsidRDefault="001A31C9" w:rsidP="00B572BD">
            <w:pPr>
              <w:pStyle w:val="ListParagraph"/>
              <w:numPr>
                <w:ilvl w:val="0"/>
                <w:numId w:val="221"/>
              </w:numPr>
            </w:pPr>
            <w:proofErr w:type="spellStart"/>
            <w:r>
              <w:t>Dẫn</w:t>
            </w:r>
            <w:proofErr w:type="spellEnd"/>
            <w:r>
              <w:t xml:space="preserve"> </w:t>
            </w:r>
            <w:proofErr w:type="spellStart"/>
            <w:r>
              <w:t>ch</w:t>
            </w:r>
            <w:r w:rsidR="00BA194B">
              <w:t>iếu</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rsidR="00BA194B">
              <w:t>nhập</w:t>
            </w:r>
            <w:proofErr w:type="spellEnd"/>
            <w:r w:rsidR="00BA194B">
              <w:t xml:space="preserve"> </w:t>
            </w:r>
            <w:proofErr w:type="spellStart"/>
            <w:r w:rsidR="00BA194B">
              <w:t>đoạn</w:t>
            </w:r>
            <w:proofErr w:type="spellEnd"/>
            <w:r w:rsidR="00BA194B">
              <w:t xml:space="preserve"> text</w:t>
            </w:r>
          </w:p>
          <w:p w14:paraId="0A2FEEC6" w14:textId="32935386" w:rsidR="002A5C77" w:rsidRDefault="002A5C77" w:rsidP="00B572BD">
            <w:pPr>
              <w:pStyle w:val="ListParagraph"/>
              <w:numPr>
                <w:ilvl w:val="0"/>
                <w:numId w:val="221"/>
              </w:numPr>
            </w:pPr>
            <w:r>
              <w:t xml:space="preserve">File </w:t>
            </w:r>
            <w:proofErr w:type="spellStart"/>
            <w:r>
              <w:t>đính</w:t>
            </w:r>
            <w:proofErr w:type="spellEnd"/>
            <w:r>
              <w:t xml:space="preserve"> </w:t>
            </w:r>
            <w:proofErr w:type="spellStart"/>
            <w:r>
              <w:t>kèm</w:t>
            </w:r>
            <w:proofErr w:type="spellEnd"/>
          </w:p>
          <w:p w14:paraId="6ADF7CD1" w14:textId="1276D768" w:rsidR="001A31C9" w:rsidRDefault="001A31C9" w:rsidP="00B572BD">
            <w:pPr>
              <w:pStyle w:val="ListParagraph"/>
              <w:numPr>
                <w:ilvl w:val="0"/>
                <w:numId w:val="221"/>
              </w:numPr>
            </w:pPr>
            <w:proofErr w:type="spellStart"/>
            <w:r>
              <w:t>Ảnh</w:t>
            </w:r>
            <w:proofErr w:type="spellEnd"/>
            <w:r>
              <w:t xml:space="preserve"> </w:t>
            </w:r>
            <w:proofErr w:type="spellStart"/>
            <w:r>
              <w:t>hưởng</w:t>
            </w:r>
            <w:proofErr w:type="spellEnd"/>
            <w:r>
              <w:t xml:space="preserve">*: </w:t>
            </w:r>
            <w:proofErr w:type="spellStart"/>
            <w:r w:rsidR="002A5C77">
              <w:t>nhập</w:t>
            </w:r>
            <w:proofErr w:type="spellEnd"/>
            <w:r w:rsidR="002A5C77">
              <w:t xml:space="preserve"> </w:t>
            </w:r>
            <w:proofErr w:type="spellStart"/>
            <w:r w:rsidR="002A5C77">
              <w:t>đoạn</w:t>
            </w:r>
            <w:proofErr w:type="spellEnd"/>
            <w:r w:rsidR="002A5C77">
              <w:t xml:space="preserve"> text</w:t>
            </w:r>
          </w:p>
          <w:p w14:paraId="1AC446D4" w14:textId="424243F7" w:rsidR="001A31C9" w:rsidRPr="00D0460A" w:rsidRDefault="001A31C9" w:rsidP="00B572BD">
            <w:pPr>
              <w:pStyle w:val="ListParagraph"/>
              <w:numPr>
                <w:ilvl w:val="0"/>
                <w:numId w:val="221"/>
              </w:numPr>
            </w:pPr>
            <w:proofErr w:type="spellStart"/>
            <w:r w:rsidRPr="006D5381">
              <w:rPr>
                <w:szCs w:val="26"/>
              </w:rPr>
              <w:t>Xếp</w:t>
            </w:r>
            <w:proofErr w:type="spellEnd"/>
            <w:r w:rsidRPr="006D5381">
              <w:rPr>
                <w:szCs w:val="26"/>
              </w:rPr>
              <w:t xml:space="preserve"> </w:t>
            </w:r>
            <w:proofErr w:type="spellStart"/>
            <w:r w:rsidRPr="006D5381">
              <w:rPr>
                <w:szCs w:val="26"/>
              </w:rPr>
              <w:t>hạng</w:t>
            </w:r>
            <w:proofErr w:type="spellEnd"/>
            <w:r w:rsidRPr="006D5381">
              <w:rPr>
                <w:szCs w:val="26"/>
              </w:rPr>
              <w:t xml:space="preserve"> </w:t>
            </w:r>
            <w:proofErr w:type="spellStart"/>
            <w:r w:rsidRPr="006D5381">
              <w:rPr>
                <w:szCs w:val="26"/>
              </w:rPr>
              <w:t>rủi</w:t>
            </w:r>
            <w:proofErr w:type="spellEnd"/>
            <w:r w:rsidRPr="006D5381">
              <w:rPr>
                <w:szCs w:val="26"/>
              </w:rPr>
              <w:t xml:space="preserve"> </w:t>
            </w:r>
            <w:proofErr w:type="spellStart"/>
            <w:r w:rsidR="002A5C77">
              <w:rPr>
                <w:szCs w:val="26"/>
              </w:rPr>
              <w:t>ro</w:t>
            </w:r>
            <w:proofErr w:type="spellEnd"/>
            <w:r w:rsidRPr="006D5381">
              <w:rPr>
                <w:szCs w:val="26"/>
              </w:rPr>
              <w:t xml:space="preserve">*: </w:t>
            </w:r>
            <w:proofErr w:type="spellStart"/>
            <w:r w:rsidR="002A5C77">
              <w:rPr>
                <w:szCs w:val="26"/>
              </w:rPr>
              <w:t>chọn</w:t>
            </w:r>
            <w:proofErr w:type="spellEnd"/>
            <w:r w:rsidR="002A5C77">
              <w:rPr>
                <w:szCs w:val="26"/>
              </w:rPr>
              <w:t xml:space="preserve"> </w:t>
            </w:r>
            <w:r w:rsidR="002A5C77">
              <w:rPr>
                <w:szCs w:val="26"/>
                <w:lang w:val="vi-VN"/>
              </w:rPr>
              <w:t>1 trong danh mục các mức độ rủi ro ở trạng thái Sử dụng</w:t>
            </w:r>
            <w:r w:rsidR="00CC1953">
              <w:rPr>
                <w:szCs w:val="26"/>
                <w:lang w:val="vi-VN"/>
              </w:rPr>
              <w:t xml:space="preserve"> </w:t>
            </w:r>
            <w:r w:rsidR="00CC1953" w:rsidRPr="002A5C77">
              <w:rPr>
                <w:i/>
                <w:iCs/>
                <w:color w:val="0070C0"/>
                <w:szCs w:val="26"/>
                <w:lang w:val="vi-VN"/>
              </w:rPr>
              <w:t>(mục 2.3.2)</w:t>
            </w:r>
          </w:p>
          <w:p w14:paraId="2661B4D1" w14:textId="6405CDB1" w:rsidR="002A5C77" w:rsidRDefault="002A5C77" w:rsidP="00B572BD">
            <w:pPr>
              <w:pStyle w:val="ListParagraph"/>
              <w:numPr>
                <w:ilvl w:val="0"/>
                <w:numId w:val="221"/>
              </w:numPr>
            </w:pPr>
            <w:proofErr w:type="spellStart"/>
            <w:r>
              <w:t>Nguyên</w:t>
            </w:r>
            <w:proofErr w:type="spellEnd"/>
            <w:r>
              <w:t xml:space="preserve"> </w:t>
            </w:r>
            <w:proofErr w:type="spellStart"/>
            <w:r>
              <w:t>nhân</w:t>
            </w:r>
            <w:proofErr w:type="spellEnd"/>
            <w:r>
              <w:t xml:space="preserve">*: </w:t>
            </w:r>
            <w:proofErr w:type="spellStart"/>
            <w:r w:rsidR="0034163B">
              <w:t>nhập</w:t>
            </w:r>
            <w:proofErr w:type="spellEnd"/>
            <w:r w:rsidR="0034163B">
              <w:t xml:space="preserve"> </w:t>
            </w:r>
            <w:proofErr w:type="spellStart"/>
            <w:r w:rsidR="0034163B">
              <w:t>đoạn</w:t>
            </w:r>
            <w:proofErr w:type="spellEnd"/>
            <w:r w:rsidR="0034163B">
              <w:t xml:space="preserve"> text</w:t>
            </w:r>
          </w:p>
          <w:p w14:paraId="1755AB6C" w14:textId="77777777" w:rsidR="00060AFD" w:rsidRDefault="00060AFD" w:rsidP="00B572BD">
            <w:pPr>
              <w:pStyle w:val="ListParagraph"/>
              <w:numPr>
                <w:ilvl w:val="0"/>
                <w:numId w:val="221"/>
              </w:numPr>
            </w:pPr>
            <w:proofErr w:type="spellStart"/>
            <w:r>
              <w:t>Đưa</w:t>
            </w:r>
            <w:proofErr w:type="spellEnd"/>
            <w:r>
              <w:t xml:space="preserve"> </w:t>
            </w:r>
            <w:proofErr w:type="spellStart"/>
            <w:r>
              <w:t>vào</w:t>
            </w:r>
            <w:proofErr w:type="spellEnd"/>
            <w:r>
              <w:t xml:space="preserve"> </w:t>
            </w:r>
            <w:proofErr w:type="spellStart"/>
            <w:r>
              <w:t>báo</w:t>
            </w:r>
            <w:proofErr w:type="spellEnd"/>
            <w:r>
              <w:t xml:space="preserve"> </w:t>
            </w:r>
            <w:proofErr w:type="spellStart"/>
            <w:r>
              <w:t>cáo</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Chọn</w:t>
            </w:r>
            <w:proofErr w:type="spellEnd"/>
            <w:r>
              <w:t xml:space="preserve"> </w:t>
            </w:r>
            <w:proofErr w:type="spellStart"/>
            <w:r>
              <w:t>có</w:t>
            </w:r>
            <w:proofErr w:type="spellEnd"/>
            <w:r>
              <w:t xml:space="preserve">/ </w:t>
            </w:r>
            <w:proofErr w:type="spellStart"/>
            <w:r>
              <w:t>không</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chọn</w:t>
            </w:r>
            <w:proofErr w:type="spellEnd"/>
            <w:r>
              <w:t xml:space="preserve"> </w:t>
            </w:r>
            <w:proofErr w:type="spellStart"/>
            <w:r>
              <w:t>không</w:t>
            </w:r>
            <w:proofErr w:type="spellEnd"/>
          </w:p>
          <w:p w14:paraId="1E06E170" w14:textId="2BE814C1" w:rsidR="001A31C9" w:rsidRPr="00EB5D35" w:rsidRDefault="001A31C9" w:rsidP="00B572BD">
            <w:pPr>
              <w:pStyle w:val="ListParagraph"/>
              <w:numPr>
                <w:ilvl w:val="0"/>
                <w:numId w:val="221"/>
              </w:numPr>
            </w:pPr>
            <w:proofErr w:type="spellStart"/>
            <w:r w:rsidRPr="006D5381">
              <w:rPr>
                <w:szCs w:val="26"/>
              </w:rPr>
              <w:t>Phân</w:t>
            </w:r>
            <w:proofErr w:type="spellEnd"/>
            <w:r w:rsidRPr="006D5381">
              <w:rPr>
                <w:szCs w:val="26"/>
              </w:rPr>
              <w:t xml:space="preserve"> </w:t>
            </w:r>
            <w:proofErr w:type="spellStart"/>
            <w:r w:rsidRPr="006D5381">
              <w:rPr>
                <w:szCs w:val="26"/>
              </w:rPr>
              <w:t>loại</w:t>
            </w:r>
            <w:proofErr w:type="spellEnd"/>
            <w:r w:rsidRPr="006D5381">
              <w:rPr>
                <w:szCs w:val="26"/>
              </w:rPr>
              <w:t xml:space="preserve"> </w:t>
            </w:r>
            <w:proofErr w:type="spellStart"/>
            <w:r w:rsidRPr="006D5381">
              <w:rPr>
                <w:szCs w:val="26"/>
              </w:rPr>
              <w:t>phát</w:t>
            </w:r>
            <w:proofErr w:type="spellEnd"/>
            <w:r w:rsidRPr="006D5381">
              <w:rPr>
                <w:szCs w:val="26"/>
              </w:rPr>
              <w:t xml:space="preserve"> </w:t>
            </w:r>
            <w:proofErr w:type="spellStart"/>
            <w:r w:rsidRPr="006D5381">
              <w:rPr>
                <w:szCs w:val="26"/>
              </w:rPr>
              <w:t>hiện</w:t>
            </w:r>
            <w:proofErr w:type="spellEnd"/>
            <w:r w:rsidRPr="006D5381">
              <w:rPr>
                <w:szCs w:val="26"/>
              </w:rPr>
              <w:t xml:space="preserve">*: </w:t>
            </w:r>
            <w:proofErr w:type="spellStart"/>
            <w:r w:rsidR="00CC1953">
              <w:rPr>
                <w:szCs w:val="26"/>
              </w:rPr>
              <w:t>chọn</w:t>
            </w:r>
            <w:proofErr w:type="spellEnd"/>
            <w:r w:rsidR="00CC1953">
              <w:rPr>
                <w:szCs w:val="26"/>
              </w:rPr>
              <w:t xml:space="preserve"> </w:t>
            </w:r>
            <w:r w:rsidR="00CC1953">
              <w:rPr>
                <w:szCs w:val="26"/>
                <w:lang w:val="vi-VN"/>
              </w:rPr>
              <w:t xml:space="preserve">1 trong danh mục loại phát hiện ở trạng thái Sử dụng </w:t>
            </w:r>
            <w:r w:rsidR="00CC1953" w:rsidRPr="00CC1953">
              <w:rPr>
                <w:i/>
                <w:iCs/>
                <w:color w:val="0070C0"/>
                <w:szCs w:val="26"/>
                <w:lang w:val="vi-VN"/>
              </w:rPr>
              <w:t>(</w:t>
            </w:r>
            <w:r w:rsidR="00AB2A9E">
              <w:rPr>
                <w:i/>
                <w:iCs/>
                <w:color w:val="0070C0"/>
                <w:szCs w:val="26"/>
                <w:lang w:val="vi-VN"/>
              </w:rPr>
              <w:t xml:space="preserve">mục </w:t>
            </w:r>
            <w:r w:rsidR="00CC1953" w:rsidRPr="00CC1953">
              <w:rPr>
                <w:i/>
                <w:iCs/>
                <w:color w:val="0070C0"/>
                <w:szCs w:val="26"/>
                <w:lang w:val="vi-VN"/>
              </w:rPr>
              <w:t>2.3.3)</w:t>
            </w:r>
          </w:p>
          <w:p w14:paraId="5BCEB0C4" w14:textId="1347BEAF" w:rsidR="001A31C9" w:rsidRPr="00567A2D" w:rsidRDefault="001A31C9" w:rsidP="00B572BD">
            <w:pPr>
              <w:pStyle w:val="ListParagraph"/>
              <w:numPr>
                <w:ilvl w:val="0"/>
                <w:numId w:val="221"/>
              </w:numPr>
            </w:pPr>
            <w:proofErr w:type="spellStart"/>
            <w:r w:rsidRPr="006D5381">
              <w:rPr>
                <w:szCs w:val="26"/>
              </w:rPr>
              <w:t>Tóm</w:t>
            </w:r>
            <w:proofErr w:type="spellEnd"/>
            <w:r w:rsidRPr="006D5381">
              <w:rPr>
                <w:szCs w:val="26"/>
              </w:rPr>
              <w:t xml:space="preserve"> </w:t>
            </w:r>
            <w:proofErr w:type="spellStart"/>
            <w:r w:rsidRPr="006D5381">
              <w:rPr>
                <w:szCs w:val="26"/>
              </w:rPr>
              <w:t>tắt</w:t>
            </w:r>
            <w:proofErr w:type="spellEnd"/>
            <w:r w:rsidRPr="006D5381">
              <w:rPr>
                <w:szCs w:val="26"/>
              </w:rPr>
              <w:t xml:space="preserve"> </w:t>
            </w:r>
            <w:proofErr w:type="spellStart"/>
            <w:r w:rsidRPr="006D5381">
              <w:rPr>
                <w:szCs w:val="26"/>
              </w:rPr>
              <w:t>phát</w:t>
            </w:r>
            <w:proofErr w:type="spellEnd"/>
            <w:r w:rsidRPr="006D5381">
              <w:rPr>
                <w:szCs w:val="26"/>
              </w:rPr>
              <w:t xml:space="preserve"> </w:t>
            </w:r>
            <w:proofErr w:type="spellStart"/>
            <w:r w:rsidRPr="006D5381">
              <w:rPr>
                <w:szCs w:val="26"/>
              </w:rPr>
              <w:t>hiện</w:t>
            </w:r>
            <w:proofErr w:type="spellEnd"/>
            <w:r w:rsidRPr="006D5381">
              <w:rPr>
                <w:szCs w:val="26"/>
              </w:rPr>
              <w:t xml:space="preserve">*: </w:t>
            </w:r>
            <w:proofErr w:type="spellStart"/>
            <w:r w:rsidR="00AB2A9E">
              <w:rPr>
                <w:szCs w:val="26"/>
              </w:rPr>
              <w:t>nhập</w:t>
            </w:r>
            <w:proofErr w:type="spellEnd"/>
            <w:r w:rsidR="00AB2A9E">
              <w:rPr>
                <w:szCs w:val="26"/>
              </w:rPr>
              <w:t xml:space="preserve"> </w:t>
            </w:r>
            <w:proofErr w:type="spellStart"/>
            <w:r w:rsidR="00AB2A9E">
              <w:rPr>
                <w:szCs w:val="26"/>
              </w:rPr>
              <w:t>đoạn</w:t>
            </w:r>
            <w:proofErr w:type="spellEnd"/>
            <w:r w:rsidR="00AB2A9E">
              <w:rPr>
                <w:szCs w:val="26"/>
              </w:rPr>
              <w:t xml:space="preserve"> text</w:t>
            </w:r>
          </w:p>
          <w:p w14:paraId="236029DE" w14:textId="115CF6C4" w:rsidR="001A31C9" w:rsidRPr="00165C7B" w:rsidRDefault="001A31C9" w:rsidP="00B572BD">
            <w:pPr>
              <w:pStyle w:val="ListParagraph"/>
              <w:numPr>
                <w:ilvl w:val="0"/>
                <w:numId w:val="221"/>
              </w:numPr>
            </w:pPr>
            <w:proofErr w:type="spellStart"/>
            <w:r w:rsidRPr="006D5381">
              <w:rPr>
                <w:szCs w:val="26"/>
              </w:rPr>
              <w:t>Kiến</w:t>
            </w:r>
            <w:proofErr w:type="spellEnd"/>
            <w:r w:rsidRPr="006D5381">
              <w:rPr>
                <w:szCs w:val="26"/>
              </w:rPr>
              <w:t xml:space="preserve"> </w:t>
            </w:r>
            <w:proofErr w:type="spellStart"/>
            <w:r w:rsidRPr="006D5381">
              <w:rPr>
                <w:szCs w:val="26"/>
              </w:rPr>
              <w:t>nghị</w:t>
            </w:r>
            <w:proofErr w:type="spellEnd"/>
            <w:r w:rsidRPr="006D5381">
              <w:rPr>
                <w:szCs w:val="26"/>
              </w:rPr>
              <w:t xml:space="preserve">*: </w:t>
            </w:r>
            <w:proofErr w:type="spellStart"/>
            <w:r w:rsidRPr="006D5381">
              <w:rPr>
                <w:szCs w:val="26"/>
              </w:rPr>
              <w:t>cho</w:t>
            </w:r>
            <w:proofErr w:type="spellEnd"/>
            <w:r w:rsidRPr="006D5381">
              <w:rPr>
                <w:szCs w:val="26"/>
              </w:rPr>
              <w:t xml:space="preserve"> </w:t>
            </w:r>
            <w:proofErr w:type="spellStart"/>
            <w:r w:rsidRPr="006D5381">
              <w:rPr>
                <w:szCs w:val="26"/>
              </w:rPr>
              <w:t>phép</w:t>
            </w:r>
            <w:proofErr w:type="spellEnd"/>
            <w:r w:rsidRPr="006D5381">
              <w:rPr>
                <w:szCs w:val="26"/>
              </w:rPr>
              <w:t xml:space="preserve"> </w:t>
            </w:r>
            <w:proofErr w:type="spellStart"/>
            <w:r w:rsidR="00AB2A9E">
              <w:rPr>
                <w:szCs w:val="26"/>
              </w:rPr>
              <w:t>thêm</w:t>
            </w:r>
            <w:proofErr w:type="spellEnd"/>
            <w:r w:rsidR="00AB2A9E">
              <w:rPr>
                <w:szCs w:val="26"/>
                <w:lang w:val="vi-VN"/>
              </w:rPr>
              <w:t>/sửa/xoá kiến nghị</w:t>
            </w:r>
            <w:r w:rsidR="00165C7B">
              <w:rPr>
                <w:szCs w:val="26"/>
                <w:lang w:val="vi-VN"/>
              </w:rPr>
              <w:t>,</w:t>
            </w:r>
            <w:r w:rsidRPr="006D5381">
              <w:rPr>
                <w:szCs w:val="26"/>
              </w:rPr>
              <w:t xml:space="preserve"> </w:t>
            </w:r>
            <w:r w:rsidR="00165C7B">
              <w:rPr>
                <w:szCs w:val="26"/>
              </w:rPr>
              <w:t xml:space="preserve">chi </w:t>
            </w:r>
            <w:proofErr w:type="spellStart"/>
            <w:r w:rsidR="00165C7B">
              <w:rPr>
                <w:szCs w:val="26"/>
              </w:rPr>
              <w:t>tiết</w:t>
            </w:r>
            <w:proofErr w:type="spellEnd"/>
            <w:r w:rsidR="00165C7B">
              <w:rPr>
                <w:szCs w:val="26"/>
              </w:rPr>
              <w:t xml:space="preserve"> </w:t>
            </w:r>
            <w:proofErr w:type="spellStart"/>
            <w:r w:rsidR="00165C7B">
              <w:rPr>
                <w:szCs w:val="26"/>
              </w:rPr>
              <w:t>xem</w:t>
            </w:r>
            <w:proofErr w:type="spellEnd"/>
            <w:r w:rsidR="00165C7B">
              <w:rPr>
                <w:szCs w:val="26"/>
              </w:rPr>
              <w:t xml:space="preserve"> </w:t>
            </w:r>
            <w:proofErr w:type="spellStart"/>
            <w:r w:rsidR="00165C7B">
              <w:rPr>
                <w:szCs w:val="26"/>
              </w:rPr>
              <w:t>mục</w:t>
            </w:r>
            <w:proofErr w:type="spellEnd"/>
            <w:r w:rsidR="00165C7B">
              <w:rPr>
                <w:szCs w:val="26"/>
              </w:rPr>
              <w:t xml:space="preserve"> </w:t>
            </w:r>
            <w:r w:rsidRPr="006D5381">
              <w:rPr>
                <w:szCs w:val="26"/>
              </w:rPr>
              <w:t>“</w:t>
            </w:r>
            <w:r w:rsidRPr="006D5381">
              <w:rPr>
                <w:i/>
                <w:color w:val="0066FF"/>
                <w:szCs w:val="26"/>
              </w:rPr>
              <w:t>6.</w:t>
            </w:r>
            <w:r w:rsidR="00165C7B">
              <w:rPr>
                <w:i/>
                <w:color w:val="0066FF"/>
                <w:szCs w:val="26"/>
                <w:lang w:val="vi-VN"/>
              </w:rPr>
              <w:t>3</w:t>
            </w:r>
            <w:r w:rsidRPr="006D5381">
              <w:rPr>
                <w:i/>
                <w:color w:val="0066FF"/>
                <w:szCs w:val="26"/>
              </w:rPr>
              <w:t xml:space="preserve">.1. </w:t>
            </w:r>
            <w:proofErr w:type="spellStart"/>
            <w:r w:rsidRPr="006D5381">
              <w:rPr>
                <w:i/>
                <w:color w:val="0066FF"/>
                <w:szCs w:val="26"/>
              </w:rPr>
              <w:t>Kiến</w:t>
            </w:r>
            <w:proofErr w:type="spellEnd"/>
            <w:r w:rsidRPr="006D5381">
              <w:rPr>
                <w:i/>
                <w:color w:val="0066FF"/>
                <w:szCs w:val="26"/>
              </w:rPr>
              <w:t xml:space="preserve"> </w:t>
            </w:r>
            <w:proofErr w:type="spellStart"/>
            <w:r w:rsidRPr="006D5381">
              <w:rPr>
                <w:i/>
                <w:color w:val="0066FF"/>
                <w:szCs w:val="26"/>
              </w:rPr>
              <w:t>nghị</w:t>
            </w:r>
            <w:proofErr w:type="spellEnd"/>
            <w:r w:rsidRPr="006D5381">
              <w:rPr>
                <w:i/>
                <w:color w:val="0066FF"/>
                <w:szCs w:val="26"/>
              </w:rPr>
              <w:t xml:space="preserve"> </w:t>
            </w:r>
            <w:proofErr w:type="spellStart"/>
            <w:r w:rsidRPr="006D5381">
              <w:rPr>
                <w:i/>
                <w:color w:val="0066FF"/>
                <w:szCs w:val="26"/>
              </w:rPr>
              <w:t>kiểm</w:t>
            </w:r>
            <w:proofErr w:type="spellEnd"/>
            <w:r w:rsidRPr="006D5381">
              <w:rPr>
                <w:i/>
                <w:color w:val="0066FF"/>
                <w:szCs w:val="26"/>
              </w:rPr>
              <w:t xml:space="preserve"> </w:t>
            </w:r>
            <w:proofErr w:type="spellStart"/>
            <w:r w:rsidRPr="006D5381">
              <w:rPr>
                <w:i/>
                <w:color w:val="0066FF"/>
                <w:szCs w:val="26"/>
              </w:rPr>
              <w:t>toán</w:t>
            </w:r>
            <w:proofErr w:type="spellEnd"/>
            <w:r w:rsidRPr="006D5381">
              <w:rPr>
                <w:szCs w:val="26"/>
              </w:rPr>
              <w:t>”</w:t>
            </w:r>
            <w:r w:rsidR="00165C7B">
              <w:rPr>
                <w:szCs w:val="26"/>
                <w:lang w:val="vi-VN"/>
              </w:rPr>
              <w:t>. Danh sách các kiến nghị hiển thị các thông tin:</w:t>
            </w:r>
          </w:p>
          <w:p w14:paraId="36737F71" w14:textId="07671670" w:rsidR="00165C7B" w:rsidRPr="00165C7B" w:rsidRDefault="00165C7B" w:rsidP="00A1087C">
            <w:pPr>
              <w:pStyle w:val="ListParagraph"/>
              <w:numPr>
                <w:ilvl w:val="0"/>
                <w:numId w:val="235"/>
              </w:numPr>
            </w:pPr>
            <w:r>
              <w:rPr>
                <w:szCs w:val="26"/>
                <w:lang w:val="vi-VN"/>
              </w:rPr>
              <w:t>Mã kiến nghị</w:t>
            </w:r>
          </w:p>
          <w:p w14:paraId="18D47213" w14:textId="31CF1292" w:rsidR="00165C7B" w:rsidRPr="00165C7B" w:rsidRDefault="00165C7B" w:rsidP="00A1087C">
            <w:pPr>
              <w:pStyle w:val="ListParagraph"/>
              <w:numPr>
                <w:ilvl w:val="0"/>
                <w:numId w:val="235"/>
              </w:numPr>
            </w:pPr>
            <w:r>
              <w:rPr>
                <w:szCs w:val="26"/>
                <w:lang w:val="vi-VN"/>
              </w:rPr>
              <w:t>Nội dung kiến nghị</w:t>
            </w:r>
          </w:p>
          <w:p w14:paraId="70083943" w14:textId="679BF334" w:rsidR="00165C7B" w:rsidRPr="00165C7B" w:rsidRDefault="00165C7B" w:rsidP="00A1087C">
            <w:pPr>
              <w:pStyle w:val="ListParagraph"/>
              <w:numPr>
                <w:ilvl w:val="0"/>
                <w:numId w:val="235"/>
              </w:numPr>
            </w:pPr>
            <w:r>
              <w:rPr>
                <w:szCs w:val="26"/>
                <w:lang w:val="vi-VN"/>
              </w:rPr>
              <w:t>Phân loại</w:t>
            </w:r>
          </w:p>
          <w:p w14:paraId="64CDF911" w14:textId="2473F158" w:rsidR="00165C7B" w:rsidRPr="00165C7B" w:rsidRDefault="00165C7B" w:rsidP="00A1087C">
            <w:pPr>
              <w:pStyle w:val="ListParagraph"/>
              <w:numPr>
                <w:ilvl w:val="0"/>
                <w:numId w:val="235"/>
              </w:numPr>
            </w:pPr>
            <w:r>
              <w:rPr>
                <w:szCs w:val="26"/>
                <w:lang w:val="vi-VN"/>
              </w:rPr>
              <w:t>Người chịu trách nhiệm</w:t>
            </w:r>
          </w:p>
          <w:p w14:paraId="0EFE70F9" w14:textId="03751C84" w:rsidR="00165C7B" w:rsidRPr="00165C7B" w:rsidRDefault="00165C7B" w:rsidP="00A1087C">
            <w:pPr>
              <w:pStyle w:val="ListParagraph"/>
              <w:numPr>
                <w:ilvl w:val="0"/>
                <w:numId w:val="235"/>
              </w:numPr>
            </w:pPr>
            <w:r>
              <w:rPr>
                <w:szCs w:val="26"/>
                <w:lang w:val="vi-VN"/>
              </w:rPr>
              <w:t>Đơn vị đầu mối</w:t>
            </w:r>
          </w:p>
          <w:p w14:paraId="3ED3A4A8" w14:textId="4A4BB5B0" w:rsidR="00165C7B" w:rsidRPr="00165C7B" w:rsidRDefault="00165C7B" w:rsidP="00A1087C">
            <w:pPr>
              <w:pStyle w:val="ListParagraph"/>
              <w:numPr>
                <w:ilvl w:val="0"/>
                <w:numId w:val="235"/>
              </w:numPr>
            </w:pPr>
            <w:r>
              <w:rPr>
                <w:szCs w:val="26"/>
                <w:lang w:val="vi-VN"/>
              </w:rPr>
              <w:t>Đơn vị phối hợp</w:t>
            </w:r>
          </w:p>
          <w:p w14:paraId="5585F0BC" w14:textId="6A52162F" w:rsidR="00165C7B" w:rsidRPr="00D87B91" w:rsidRDefault="00165C7B" w:rsidP="00A1087C">
            <w:pPr>
              <w:pStyle w:val="ListParagraph"/>
              <w:numPr>
                <w:ilvl w:val="0"/>
                <w:numId w:val="235"/>
              </w:numPr>
            </w:pPr>
            <w:r>
              <w:rPr>
                <w:szCs w:val="26"/>
                <w:lang w:val="vi-VN"/>
              </w:rPr>
              <w:t>Thời hạn hoàn thành</w:t>
            </w:r>
          </w:p>
          <w:p w14:paraId="3B32FB3F" w14:textId="5C81FD12" w:rsidR="001A31C9" w:rsidRPr="00D87B91" w:rsidRDefault="005434B1" w:rsidP="00B572BD">
            <w:pPr>
              <w:pStyle w:val="ListParagraph"/>
              <w:numPr>
                <w:ilvl w:val="0"/>
                <w:numId w:val="221"/>
              </w:numPr>
            </w:pPr>
            <w:proofErr w:type="spellStart"/>
            <w:r>
              <w:rPr>
                <w:szCs w:val="26"/>
              </w:rPr>
              <w:t>Người</w:t>
            </w:r>
            <w:proofErr w:type="spellEnd"/>
            <w:r w:rsidR="001A31C9" w:rsidRPr="006D5381">
              <w:rPr>
                <w:szCs w:val="26"/>
              </w:rPr>
              <w:t xml:space="preserve"> </w:t>
            </w:r>
            <w:proofErr w:type="spellStart"/>
            <w:r w:rsidR="001A31C9" w:rsidRPr="006D5381">
              <w:rPr>
                <w:szCs w:val="26"/>
              </w:rPr>
              <w:t>theo</w:t>
            </w:r>
            <w:proofErr w:type="spellEnd"/>
            <w:r w:rsidR="001A31C9" w:rsidRPr="006D5381">
              <w:rPr>
                <w:szCs w:val="26"/>
              </w:rPr>
              <w:t xml:space="preserve"> </w:t>
            </w:r>
            <w:proofErr w:type="spellStart"/>
            <w:r w:rsidR="001A31C9" w:rsidRPr="006D5381">
              <w:rPr>
                <w:szCs w:val="26"/>
              </w:rPr>
              <w:t>dõi</w:t>
            </w:r>
            <w:proofErr w:type="spellEnd"/>
            <w:r w:rsidR="001A31C9" w:rsidRPr="006D5381">
              <w:rPr>
                <w:szCs w:val="26"/>
              </w:rPr>
              <w:t xml:space="preserve">*: </w:t>
            </w:r>
            <w:proofErr w:type="spellStart"/>
            <w:r w:rsidR="001A31C9" w:rsidRPr="006D5381">
              <w:rPr>
                <w:szCs w:val="26"/>
              </w:rPr>
              <w:t>chọn</w:t>
            </w:r>
            <w:proofErr w:type="spellEnd"/>
            <w:r w:rsidR="001A31C9" w:rsidRPr="006D5381">
              <w:rPr>
                <w:szCs w:val="26"/>
              </w:rPr>
              <w:t xml:space="preserve"> 1 </w:t>
            </w:r>
            <w:proofErr w:type="spellStart"/>
            <w:r>
              <w:rPr>
                <w:szCs w:val="26"/>
              </w:rPr>
              <w:t>trong</w:t>
            </w:r>
            <w:proofErr w:type="spellEnd"/>
            <w:r>
              <w:rPr>
                <w:szCs w:val="26"/>
              </w:rPr>
              <w:t xml:space="preserve"> </w:t>
            </w:r>
            <w:proofErr w:type="spellStart"/>
            <w:r>
              <w:rPr>
                <w:szCs w:val="26"/>
              </w:rPr>
              <w:t>các</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r>
              <w:rPr>
                <w:szCs w:val="26"/>
              </w:rPr>
              <w:t xml:space="preserve"> KT </w:t>
            </w:r>
            <w:r w:rsidRPr="005434B1">
              <w:rPr>
                <w:color w:val="0070C0"/>
                <w:szCs w:val="26"/>
                <w:lang w:val="vi-VN"/>
              </w:rPr>
              <w:t>(mục 5.1.2)</w:t>
            </w:r>
            <w:r>
              <w:rPr>
                <w:szCs w:val="26"/>
                <w:lang w:val="vi-VN"/>
              </w:rPr>
              <w:t xml:space="preserve"> </w:t>
            </w:r>
            <w:r w:rsidR="003F592A">
              <w:rPr>
                <w:szCs w:val="26"/>
                <w:lang w:val="vi-VN"/>
              </w:rPr>
              <w:t>của</w:t>
            </w:r>
            <w:r>
              <w:rPr>
                <w:szCs w:val="26"/>
              </w:rPr>
              <w:t xml:space="preserve"> </w:t>
            </w:r>
            <w:proofErr w:type="spellStart"/>
            <w:r>
              <w:rPr>
                <w:szCs w:val="26"/>
              </w:rPr>
              <w:t>cuộc</w:t>
            </w:r>
            <w:proofErr w:type="spellEnd"/>
            <w:r>
              <w:rPr>
                <w:szCs w:val="26"/>
              </w:rPr>
              <w:t xml:space="preserve"> KT</w:t>
            </w:r>
            <w:r>
              <w:rPr>
                <w:szCs w:val="26"/>
                <w:lang w:val="vi-VN"/>
              </w:rPr>
              <w:t xml:space="preserve"> được chọn ở phần </w:t>
            </w:r>
            <w:r w:rsidR="00865B6C" w:rsidRPr="00865B6C">
              <w:rPr>
                <w:b/>
                <w:bCs/>
                <w:szCs w:val="26"/>
                <w:lang w:val="vi-VN"/>
              </w:rPr>
              <w:t>T</w:t>
            </w:r>
            <w:r w:rsidRPr="00865B6C">
              <w:rPr>
                <w:b/>
                <w:bCs/>
                <w:szCs w:val="26"/>
                <w:lang w:val="vi-VN"/>
              </w:rPr>
              <w:t>hông tin chung</w:t>
            </w:r>
          </w:p>
          <w:p w14:paraId="2DDD724F" w14:textId="12EB961C" w:rsidR="001A31C9" w:rsidRPr="00D87B91" w:rsidRDefault="001A31C9" w:rsidP="00B572BD">
            <w:pPr>
              <w:pStyle w:val="ListParagraph"/>
              <w:numPr>
                <w:ilvl w:val="0"/>
                <w:numId w:val="221"/>
              </w:numPr>
            </w:pPr>
            <w:r w:rsidRPr="006D5381">
              <w:rPr>
                <w:szCs w:val="26"/>
              </w:rPr>
              <w:t xml:space="preserve">Ý </w:t>
            </w:r>
            <w:proofErr w:type="spellStart"/>
            <w:r w:rsidRPr="006D5381">
              <w:rPr>
                <w:szCs w:val="26"/>
              </w:rPr>
              <w:t>kiến</w:t>
            </w:r>
            <w:proofErr w:type="spellEnd"/>
            <w:r w:rsidRPr="006D5381">
              <w:rPr>
                <w:szCs w:val="26"/>
              </w:rPr>
              <w:t xml:space="preserve"> </w:t>
            </w:r>
            <w:proofErr w:type="spellStart"/>
            <w:r w:rsidRPr="006D5381">
              <w:rPr>
                <w:szCs w:val="26"/>
              </w:rPr>
              <w:t>đơn</w:t>
            </w:r>
            <w:proofErr w:type="spellEnd"/>
            <w:r w:rsidRPr="006D5381">
              <w:rPr>
                <w:szCs w:val="26"/>
              </w:rPr>
              <w:t xml:space="preserve"> </w:t>
            </w:r>
            <w:proofErr w:type="spellStart"/>
            <w:r w:rsidRPr="006D5381">
              <w:rPr>
                <w:szCs w:val="26"/>
              </w:rPr>
              <w:t>vị</w:t>
            </w:r>
            <w:proofErr w:type="spellEnd"/>
            <w:r w:rsidRPr="006D5381">
              <w:rPr>
                <w:szCs w:val="26"/>
              </w:rPr>
              <w:t xml:space="preserve"> </w:t>
            </w:r>
            <w:proofErr w:type="spellStart"/>
            <w:r w:rsidRPr="006D5381">
              <w:rPr>
                <w:szCs w:val="26"/>
              </w:rPr>
              <w:t>được</w:t>
            </w:r>
            <w:proofErr w:type="spellEnd"/>
            <w:r w:rsidRPr="006D5381">
              <w:rPr>
                <w:szCs w:val="26"/>
              </w:rPr>
              <w:t xml:space="preserve"> KT*: </w:t>
            </w:r>
            <w:proofErr w:type="spellStart"/>
            <w:r w:rsidRPr="006D5381">
              <w:rPr>
                <w:szCs w:val="26"/>
              </w:rPr>
              <w:t>chọn</w:t>
            </w:r>
            <w:proofErr w:type="spellEnd"/>
            <w:r w:rsidRPr="006D5381">
              <w:rPr>
                <w:szCs w:val="26"/>
              </w:rPr>
              <w:t xml:space="preserve"> </w:t>
            </w:r>
            <w:proofErr w:type="spellStart"/>
            <w:r w:rsidRPr="006D5381">
              <w:rPr>
                <w:szCs w:val="26"/>
              </w:rPr>
              <w:t>đồng</w:t>
            </w:r>
            <w:proofErr w:type="spellEnd"/>
            <w:r w:rsidRPr="006D5381">
              <w:rPr>
                <w:szCs w:val="26"/>
              </w:rPr>
              <w:t xml:space="preserve"> ý/ </w:t>
            </w:r>
            <w:proofErr w:type="spellStart"/>
            <w:r w:rsidRPr="006D5381">
              <w:rPr>
                <w:szCs w:val="26"/>
              </w:rPr>
              <w:t>không</w:t>
            </w:r>
            <w:proofErr w:type="spellEnd"/>
            <w:r w:rsidRPr="006D5381">
              <w:rPr>
                <w:szCs w:val="26"/>
              </w:rPr>
              <w:t xml:space="preserve"> </w:t>
            </w:r>
            <w:proofErr w:type="spellStart"/>
            <w:r w:rsidRPr="006D5381">
              <w:rPr>
                <w:szCs w:val="26"/>
              </w:rPr>
              <w:t>đồng</w:t>
            </w:r>
            <w:proofErr w:type="spellEnd"/>
            <w:r w:rsidRPr="006D5381">
              <w:rPr>
                <w:szCs w:val="26"/>
              </w:rPr>
              <w:t xml:space="preserve"> ý. </w:t>
            </w:r>
            <w:proofErr w:type="spellStart"/>
            <w:r w:rsidRPr="006D5381">
              <w:rPr>
                <w:szCs w:val="26"/>
              </w:rPr>
              <w:t>Mặc</w:t>
            </w:r>
            <w:proofErr w:type="spellEnd"/>
            <w:r w:rsidRPr="006D5381">
              <w:rPr>
                <w:szCs w:val="26"/>
              </w:rPr>
              <w:t xml:space="preserve"> </w:t>
            </w:r>
            <w:proofErr w:type="spellStart"/>
            <w:r w:rsidRPr="006D5381">
              <w:rPr>
                <w:szCs w:val="26"/>
              </w:rPr>
              <w:t>định</w:t>
            </w:r>
            <w:proofErr w:type="spellEnd"/>
            <w:r w:rsidRPr="006D5381">
              <w:rPr>
                <w:szCs w:val="26"/>
              </w:rPr>
              <w:t xml:space="preserve"> </w:t>
            </w:r>
            <w:proofErr w:type="spellStart"/>
            <w:r w:rsidRPr="006D5381">
              <w:rPr>
                <w:szCs w:val="26"/>
              </w:rPr>
              <w:t>là</w:t>
            </w:r>
            <w:proofErr w:type="spellEnd"/>
            <w:r w:rsidRPr="006D5381">
              <w:rPr>
                <w:szCs w:val="26"/>
              </w:rPr>
              <w:t xml:space="preserve"> </w:t>
            </w:r>
            <w:proofErr w:type="spellStart"/>
            <w:r w:rsidRPr="006D5381">
              <w:rPr>
                <w:szCs w:val="26"/>
              </w:rPr>
              <w:t>đồng</w:t>
            </w:r>
            <w:proofErr w:type="spellEnd"/>
            <w:r w:rsidRPr="006D5381">
              <w:rPr>
                <w:szCs w:val="26"/>
              </w:rPr>
              <w:t xml:space="preserve"> ý</w:t>
            </w:r>
          </w:p>
          <w:p w14:paraId="22DC7202" w14:textId="77777777" w:rsidR="00865B6C" w:rsidRPr="007211DD" w:rsidRDefault="001A31C9" w:rsidP="00B572BD">
            <w:pPr>
              <w:pStyle w:val="ListParagraph"/>
              <w:numPr>
                <w:ilvl w:val="0"/>
                <w:numId w:val="221"/>
              </w:numPr>
            </w:pPr>
            <w:proofErr w:type="spellStart"/>
            <w:r w:rsidRPr="006D5381">
              <w:rPr>
                <w:szCs w:val="26"/>
              </w:rPr>
              <w:t>Lý</w:t>
            </w:r>
            <w:proofErr w:type="spellEnd"/>
            <w:r w:rsidRPr="006D5381">
              <w:rPr>
                <w:szCs w:val="26"/>
              </w:rPr>
              <w:t xml:space="preserve"> do*: </w:t>
            </w:r>
            <w:proofErr w:type="spellStart"/>
            <w:r w:rsidR="009264EE">
              <w:rPr>
                <w:szCs w:val="26"/>
              </w:rPr>
              <w:t>chỉ</w:t>
            </w:r>
            <w:proofErr w:type="spellEnd"/>
            <w:r w:rsidR="009264EE">
              <w:rPr>
                <w:szCs w:val="26"/>
              </w:rPr>
              <w:t xml:space="preserve"> </w:t>
            </w:r>
            <w:proofErr w:type="spellStart"/>
            <w:r w:rsidR="009264EE">
              <w:rPr>
                <w:szCs w:val="26"/>
              </w:rPr>
              <w:t>hiển</w:t>
            </w:r>
            <w:proofErr w:type="spellEnd"/>
            <w:r w:rsidR="009264EE">
              <w:rPr>
                <w:szCs w:val="26"/>
              </w:rPr>
              <w:t xml:space="preserve"> </w:t>
            </w:r>
            <w:proofErr w:type="spellStart"/>
            <w:r w:rsidR="009264EE">
              <w:rPr>
                <w:szCs w:val="26"/>
              </w:rPr>
              <w:t>thị</w:t>
            </w:r>
            <w:proofErr w:type="spellEnd"/>
            <w:r w:rsidR="009264EE">
              <w:rPr>
                <w:szCs w:val="26"/>
              </w:rPr>
              <w:t xml:space="preserve"> </w:t>
            </w:r>
            <w:proofErr w:type="spellStart"/>
            <w:r w:rsidR="009264EE">
              <w:rPr>
                <w:szCs w:val="26"/>
              </w:rPr>
              <w:t>nếu</w:t>
            </w:r>
            <w:proofErr w:type="spellEnd"/>
            <w:r w:rsidR="009264EE">
              <w:rPr>
                <w:szCs w:val="26"/>
                <w:lang w:val="vi-VN"/>
              </w:rPr>
              <w:t xml:space="preserve"> Ý kiến của </w:t>
            </w:r>
            <w:proofErr w:type="spellStart"/>
            <w:r w:rsidRPr="006D5381">
              <w:rPr>
                <w:szCs w:val="26"/>
              </w:rPr>
              <w:t>đơn</w:t>
            </w:r>
            <w:proofErr w:type="spellEnd"/>
            <w:r w:rsidRPr="006D5381">
              <w:rPr>
                <w:szCs w:val="26"/>
              </w:rPr>
              <w:t xml:space="preserve"> </w:t>
            </w:r>
            <w:proofErr w:type="spellStart"/>
            <w:r w:rsidRPr="006D5381">
              <w:rPr>
                <w:szCs w:val="26"/>
              </w:rPr>
              <w:t>vị</w:t>
            </w:r>
            <w:proofErr w:type="spellEnd"/>
            <w:r w:rsidRPr="006D5381">
              <w:rPr>
                <w:szCs w:val="26"/>
              </w:rPr>
              <w:t xml:space="preserve"> </w:t>
            </w:r>
            <w:proofErr w:type="spellStart"/>
            <w:r w:rsidRPr="006D5381">
              <w:rPr>
                <w:szCs w:val="26"/>
              </w:rPr>
              <w:t>được</w:t>
            </w:r>
            <w:proofErr w:type="spellEnd"/>
            <w:r w:rsidRPr="006D5381">
              <w:rPr>
                <w:szCs w:val="26"/>
              </w:rPr>
              <w:t xml:space="preserve"> </w:t>
            </w:r>
            <w:r w:rsidR="009264EE">
              <w:rPr>
                <w:szCs w:val="26"/>
              </w:rPr>
              <w:t>KT</w:t>
            </w:r>
            <w:r w:rsidR="009264EE">
              <w:rPr>
                <w:szCs w:val="26"/>
                <w:lang w:val="vi-VN"/>
              </w:rPr>
              <w:t xml:space="preserve"> là Không đồng ý</w:t>
            </w:r>
          </w:p>
          <w:p w14:paraId="2377130C" w14:textId="487EC6C4" w:rsidR="00230B01" w:rsidRPr="007211DD" w:rsidRDefault="007211DD" w:rsidP="00230B01">
            <w:pPr>
              <w:rPr>
                <w:lang w:val="vi-VN"/>
              </w:rPr>
            </w:pPr>
            <w:r>
              <w:rPr>
                <w:lang w:val="vi-VN"/>
              </w:rPr>
              <w:t xml:space="preserve">Giao diện: </w:t>
            </w:r>
            <w:r w:rsidR="00C4294D">
              <w:fldChar w:fldCharType="begin"/>
            </w:r>
            <w:r w:rsidR="00C4294D">
              <w:instrText xml:space="preserve"> HYPERLINK "https://f2z0rj.axshare.com/" \l "id=ffmdnv&amp;p=cap_nhat_phat_hien&amp;g=1" </w:instrText>
            </w:r>
            <w:r w:rsidR="00C4294D">
              <w:fldChar w:fldCharType="separate"/>
            </w:r>
            <w:r w:rsidR="00230B01" w:rsidRPr="00296D61">
              <w:rPr>
                <w:rStyle w:val="Hyperlink"/>
                <w:lang w:val="vi-VN"/>
              </w:rPr>
              <w:t>https://f2z0rj.axshare.com/#id=ffmdnv&amp;p=cap_nhat_phat_hien&amp;g=1</w:t>
            </w:r>
            <w:r w:rsidR="00C4294D">
              <w:rPr>
                <w:rStyle w:val="Hyperlink"/>
                <w:lang w:val="vi-VN"/>
              </w:rPr>
              <w:fldChar w:fldCharType="end"/>
            </w:r>
          </w:p>
        </w:tc>
      </w:tr>
      <w:tr w:rsidR="00C11D12" w:rsidRPr="002F4F88" w14:paraId="6552CC98" w14:textId="77777777" w:rsidTr="00A80D9F">
        <w:tc>
          <w:tcPr>
            <w:tcW w:w="817" w:type="dxa"/>
            <w:shd w:val="clear" w:color="auto" w:fill="auto"/>
          </w:tcPr>
          <w:p w14:paraId="74C1A83D" w14:textId="77777777" w:rsidR="00C11D12" w:rsidRPr="002F4F88" w:rsidRDefault="00C11D12" w:rsidP="00A1087C">
            <w:pPr>
              <w:pStyle w:val="ListParagraph"/>
              <w:numPr>
                <w:ilvl w:val="0"/>
                <w:numId w:val="232"/>
              </w:numPr>
            </w:pPr>
          </w:p>
        </w:tc>
        <w:tc>
          <w:tcPr>
            <w:tcW w:w="1877" w:type="dxa"/>
            <w:shd w:val="clear" w:color="auto" w:fill="auto"/>
          </w:tcPr>
          <w:p w14:paraId="44601270" w14:textId="69BE2BF8" w:rsidR="00C11D12" w:rsidRDefault="000C46C8" w:rsidP="00A80D9F">
            <w:pPr>
              <w:keepLines/>
              <w:widowControl w:val="0"/>
              <w:rPr>
                <w:szCs w:val="26"/>
              </w:rPr>
            </w:pPr>
            <w:proofErr w:type="spellStart"/>
            <w:r>
              <w:rPr>
                <w:szCs w:val="26"/>
              </w:rPr>
              <w:t>Cập</w:t>
            </w:r>
            <w:proofErr w:type="spellEnd"/>
            <w:r>
              <w:rPr>
                <w:szCs w:val="26"/>
              </w:rPr>
              <w:t xml:space="preserve"> </w:t>
            </w:r>
            <w:proofErr w:type="spellStart"/>
            <w:r>
              <w:rPr>
                <w:szCs w:val="26"/>
              </w:rPr>
              <w:t>nhật</w:t>
            </w:r>
            <w:proofErr w:type="spellEnd"/>
          </w:p>
        </w:tc>
        <w:tc>
          <w:tcPr>
            <w:tcW w:w="6912" w:type="dxa"/>
            <w:shd w:val="clear" w:color="auto" w:fill="auto"/>
          </w:tcPr>
          <w:p w14:paraId="42F42EDB" w14:textId="77777777" w:rsidR="00C11D12" w:rsidRPr="006123B6" w:rsidRDefault="00810A16" w:rsidP="00212B9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r w:rsidR="00C32654">
              <w:rPr>
                <w:snapToGrid/>
                <w:color w:val="auto"/>
                <w:szCs w:val="26"/>
              </w:rPr>
              <w:t>s</w:t>
            </w:r>
            <w:r w:rsidR="00C32654">
              <w:rPr>
                <w:snapToGrid/>
                <w:color w:val="auto"/>
                <w:szCs w:val="26"/>
                <w:lang w:val="vi-VN"/>
              </w:rPr>
              <w:t xml:space="preserve">ửa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ở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Pr="00C11D12">
              <w:rPr>
                <w:b/>
                <w:bCs/>
                <w:i/>
                <w:iCs/>
                <w:snapToGrid/>
                <w:color w:val="auto"/>
                <w:szCs w:val="26"/>
              </w:rPr>
              <w:t>Bản</w:t>
            </w:r>
            <w:proofErr w:type="spellEnd"/>
            <w:r w:rsidRPr="00C11D12">
              <w:rPr>
                <w:b/>
                <w:bCs/>
                <w:i/>
                <w:iCs/>
                <w:snapToGrid/>
                <w:color w:val="auto"/>
                <w:szCs w:val="26"/>
              </w:rPr>
              <w:t xml:space="preserve"> </w:t>
            </w:r>
            <w:proofErr w:type="spellStart"/>
            <w:r w:rsidRPr="00C11D12">
              <w:rPr>
                <w:b/>
                <w:bCs/>
                <w:i/>
                <w:iCs/>
                <w:snapToGrid/>
                <w:color w:val="auto"/>
                <w:szCs w:val="26"/>
              </w:rPr>
              <w:t>nháp</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sidRPr="00C11D12">
              <w:rPr>
                <w:b/>
                <w:bCs/>
                <w:i/>
                <w:iCs/>
                <w:snapToGrid/>
                <w:color w:val="auto"/>
                <w:szCs w:val="26"/>
              </w:rPr>
              <w:t>Từ</w:t>
            </w:r>
            <w:proofErr w:type="spellEnd"/>
            <w:r w:rsidRPr="00C11D12">
              <w:rPr>
                <w:b/>
                <w:bCs/>
                <w:i/>
                <w:iCs/>
                <w:snapToGrid/>
                <w:color w:val="auto"/>
                <w:szCs w:val="26"/>
              </w:rPr>
              <w:t xml:space="preserve"> </w:t>
            </w:r>
            <w:proofErr w:type="spellStart"/>
            <w:r w:rsidRPr="00C11D12">
              <w:rPr>
                <w:b/>
                <w:bCs/>
                <w:i/>
                <w:iCs/>
                <w:snapToGrid/>
                <w:color w:val="auto"/>
                <w:szCs w:val="26"/>
              </w:rPr>
              <w:t>chối</w:t>
            </w:r>
            <w:proofErr w:type="spellEnd"/>
            <w:r w:rsidRPr="00C11D12">
              <w:rPr>
                <w:b/>
                <w:bCs/>
                <w:i/>
                <w:iCs/>
                <w:snapToGrid/>
                <w:color w:val="auto"/>
                <w:szCs w:val="26"/>
              </w:rPr>
              <w:t xml:space="preserve"> </w:t>
            </w:r>
            <w:proofErr w:type="spellStart"/>
            <w:r w:rsidRPr="00C11D12">
              <w:rPr>
                <w:b/>
                <w:bCs/>
                <w:i/>
                <w:iCs/>
                <w:snapToGrid/>
                <w:color w:val="auto"/>
                <w:szCs w:val="26"/>
              </w:rPr>
              <w:t>duyệt</w:t>
            </w:r>
            <w:proofErr w:type="spellEnd"/>
          </w:p>
          <w:p w14:paraId="34B02A48" w14:textId="6E9C3F5E" w:rsidR="006123B6" w:rsidRPr="006123B6" w:rsidRDefault="006123B6" w:rsidP="006123B6">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lastRenderedPageBreak/>
              <w:t xml:space="preserve">Giao diện: </w:t>
            </w:r>
            <w:r w:rsidR="00C4294D">
              <w:fldChar w:fldCharType="begin"/>
            </w:r>
            <w:r w:rsidR="00C4294D">
              <w:instrText xml:space="preserve"> HYPERLINK "https://f2z0rj.axshare.com/" \l "id=ffmdnv&amp;p=cap_nhat_phat_hien&amp;g=1" </w:instrText>
            </w:r>
            <w:r w:rsidR="00C4294D">
              <w:fldChar w:fldCharType="separate"/>
            </w:r>
            <w:r w:rsidRPr="00296D61">
              <w:rPr>
                <w:rStyle w:val="Hyperlink"/>
                <w:lang w:val="vi-VN"/>
              </w:rPr>
              <w:t>https://f2z0rj.axshare.com/#id=ffmdnv&amp;p=cap_nhat_phat_hien&amp;g=1</w:t>
            </w:r>
            <w:r w:rsidR="00C4294D">
              <w:rPr>
                <w:rStyle w:val="Hyperlink"/>
                <w:lang w:val="vi-VN"/>
              </w:rPr>
              <w:fldChar w:fldCharType="end"/>
            </w:r>
          </w:p>
        </w:tc>
      </w:tr>
      <w:tr w:rsidR="001A31C9" w:rsidRPr="002F4F88" w14:paraId="52698E3F" w14:textId="77777777" w:rsidTr="00A80D9F">
        <w:tc>
          <w:tcPr>
            <w:tcW w:w="817" w:type="dxa"/>
            <w:shd w:val="clear" w:color="auto" w:fill="auto"/>
          </w:tcPr>
          <w:p w14:paraId="7CCEA09D" w14:textId="77777777" w:rsidR="001A31C9" w:rsidRPr="002F4F88" w:rsidRDefault="001A31C9" w:rsidP="00A1087C">
            <w:pPr>
              <w:pStyle w:val="ListParagraph"/>
              <w:numPr>
                <w:ilvl w:val="0"/>
                <w:numId w:val="232"/>
              </w:numPr>
            </w:pPr>
          </w:p>
        </w:tc>
        <w:tc>
          <w:tcPr>
            <w:tcW w:w="1877" w:type="dxa"/>
            <w:shd w:val="clear" w:color="auto" w:fill="auto"/>
          </w:tcPr>
          <w:p w14:paraId="1DF4B40D" w14:textId="77777777" w:rsidR="001A31C9" w:rsidRPr="002F4F88" w:rsidRDefault="001A31C9" w:rsidP="00A80D9F">
            <w:pPr>
              <w:keepLines/>
              <w:widowControl w:val="0"/>
              <w:rPr>
                <w:szCs w:val="26"/>
              </w:rPr>
            </w:pPr>
            <w:proofErr w:type="spellStart"/>
            <w:r>
              <w:rPr>
                <w:szCs w:val="26"/>
              </w:rPr>
              <w:t>Xóa</w:t>
            </w:r>
            <w:proofErr w:type="spellEnd"/>
          </w:p>
        </w:tc>
        <w:tc>
          <w:tcPr>
            <w:tcW w:w="6912" w:type="dxa"/>
            <w:shd w:val="clear" w:color="auto" w:fill="auto"/>
          </w:tcPr>
          <w:p w14:paraId="1AF55FD1" w14:textId="16CA3491" w:rsidR="001A31C9" w:rsidRPr="00C11D12" w:rsidRDefault="001A31C9" w:rsidP="00C11D12">
            <w:pPr>
              <w:pStyle w:val="NormalIndent"/>
              <w:keepNext w:val="0"/>
              <w:keepLines/>
              <w:widowControl w:val="0"/>
              <w:numPr>
                <w:ilvl w:val="0"/>
                <w:numId w:val="15"/>
              </w:numPr>
              <w:spacing w:before="0" w:after="0" w:line="312" w:lineRule="auto"/>
              <w:jc w:val="left"/>
              <w:rPr>
                <w:b/>
                <w:bCs/>
                <w:i/>
                <w:iCs/>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sidR="00C11D12">
              <w:rPr>
                <w:snapToGrid/>
                <w:color w:val="auto"/>
                <w:szCs w:val="26"/>
              </w:rPr>
              <w:t>xoá</w:t>
            </w:r>
            <w:proofErr w:type="spellEnd"/>
            <w:r w:rsidR="00C11D12">
              <w:rPr>
                <w:snapToGrid/>
                <w:color w:val="auto"/>
                <w:szCs w:val="26"/>
              </w:rPr>
              <w:t xml:space="preserve"> </w:t>
            </w:r>
            <w:proofErr w:type="spellStart"/>
            <w:r w:rsidR="00C11D12">
              <w:rPr>
                <w:snapToGrid/>
                <w:color w:val="auto"/>
                <w:szCs w:val="26"/>
              </w:rPr>
              <w:t>các</w:t>
            </w:r>
            <w:proofErr w:type="spellEnd"/>
            <w:r w:rsidR="00C11D12">
              <w:rPr>
                <w:snapToGrid/>
                <w:color w:val="auto"/>
                <w:szCs w:val="26"/>
              </w:rPr>
              <w:t xml:space="preserve"> </w:t>
            </w:r>
            <w:proofErr w:type="spellStart"/>
            <w:r w:rsidR="00C11D12">
              <w:rPr>
                <w:snapToGrid/>
                <w:color w:val="auto"/>
                <w:szCs w:val="26"/>
              </w:rPr>
              <w:t>phát</w:t>
            </w:r>
            <w:proofErr w:type="spellEnd"/>
            <w:r w:rsidR="00C11D12">
              <w:rPr>
                <w:snapToGrid/>
                <w:color w:val="auto"/>
                <w:szCs w:val="26"/>
              </w:rPr>
              <w:t xml:space="preserve"> </w:t>
            </w:r>
            <w:proofErr w:type="spellStart"/>
            <w:r w:rsidR="00C11D12">
              <w:rPr>
                <w:snapToGrid/>
                <w:color w:val="auto"/>
                <w:szCs w:val="26"/>
              </w:rPr>
              <w:t>hiện</w:t>
            </w:r>
            <w:proofErr w:type="spellEnd"/>
            <w:r w:rsidR="00C11D12">
              <w:rPr>
                <w:snapToGrid/>
                <w:color w:val="auto"/>
                <w:szCs w:val="26"/>
              </w:rPr>
              <w:t xml:space="preserve"> ở </w:t>
            </w:r>
            <w:proofErr w:type="spellStart"/>
            <w:r w:rsidR="00C11D12">
              <w:rPr>
                <w:snapToGrid/>
                <w:color w:val="auto"/>
                <w:szCs w:val="26"/>
              </w:rPr>
              <w:t>trạng</w:t>
            </w:r>
            <w:proofErr w:type="spellEnd"/>
            <w:r w:rsidR="00C11D12">
              <w:rPr>
                <w:snapToGrid/>
                <w:color w:val="auto"/>
                <w:szCs w:val="26"/>
              </w:rPr>
              <w:t xml:space="preserve"> </w:t>
            </w:r>
            <w:proofErr w:type="spellStart"/>
            <w:r w:rsidR="00C11D12">
              <w:rPr>
                <w:snapToGrid/>
                <w:color w:val="auto"/>
                <w:szCs w:val="26"/>
              </w:rPr>
              <w:t>thái</w:t>
            </w:r>
            <w:proofErr w:type="spellEnd"/>
            <w:r w:rsidR="00C11D12">
              <w:rPr>
                <w:snapToGrid/>
                <w:color w:val="auto"/>
                <w:szCs w:val="26"/>
              </w:rPr>
              <w:t xml:space="preserve"> </w:t>
            </w:r>
            <w:proofErr w:type="spellStart"/>
            <w:r w:rsidR="00C11D12" w:rsidRPr="00C11D12">
              <w:rPr>
                <w:b/>
                <w:bCs/>
                <w:i/>
                <w:iCs/>
                <w:snapToGrid/>
                <w:color w:val="auto"/>
                <w:szCs w:val="26"/>
              </w:rPr>
              <w:t>Bản</w:t>
            </w:r>
            <w:proofErr w:type="spellEnd"/>
            <w:r w:rsidR="00C11D12" w:rsidRPr="00C11D12">
              <w:rPr>
                <w:b/>
                <w:bCs/>
                <w:i/>
                <w:iCs/>
                <w:snapToGrid/>
                <w:color w:val="auto"/>
                <w:szCs w:val="26"/>
              </w:rPr>
              <w:t xml:space="preserve"> </w:t>
            </w:r>
            <w:proofErr w:type="spellStart"/>
            <w:r w:rsidR="00C11D12" w:rsidRPr="00C11D12">
              <w:rPr>
                <w:b/>
                <w:bCs/>
                <w:i/>
                <w:iCs/>
                <w:snapToGrid/>
                <w:color w:val="auto"/>
                <w:szCs w:val="26"/>
              </w:rPr>
              <w:t>nháp</w:t>
            </w:r>
            <w:proofErr w:type="spellEnd"/>
            <w:r w:rsidR="00C11D12">
              <w:rPr>
                <w:snapToGrid/>
                <w:color w:val="auto"/>
                <w:szCs w:val="26"/>
              </w:rPr>
              <w:t xml:space="preserve"> </w:t>
            </w:r>
            <w:proofErr w:type="spellStart"/>
            <w:r w:rsidR="00C11D12">
              <w:rPr>
                <w:snapToGrid/>
                <w:color w:val="auto"/>
                <w:szCs w:val="26"/>
              </w:rPr>
              <w:t>hoặc</w:t>
            </w:r>
            <w:proofErr w:type="spellEnd"/>
            <w:r w:rsidR="00C11D12">
              <w:rPr>
                <w:snapToGrid/>
                <w:color w:val="auto"/>
                <w:szCs w:val="26"/>
              </w:rPr>
              <w:t xml:space="preserve"> </w:t>
            </w:r>
            <w:proofErr w:type="spellStart"/>
            <w:r w:rsidR="00C11D12" w:rsidRPr="00C11D12">
              <w:rPr>
                <w:b/>
                <w:bCs/>
                <w:i/>
                <w:iCs/>
                <w:snapToGrid/>
                <w:color w:val="auto"/>
                <w:szCs w:val="26"/>
              </w:rPr>
              <w:t>Từ</w:t>
            </w:r>
            <w:proofErr w:type="spellEnd"/>
            <w:r w:rsidR="00C11D12" w:rsidRPr="00C11D12">
              <w:rPr>
                <w:b/>
                <w:bCs/>
                <w:i/>
                <w:iCs/>
                <w:snapToGrid/>
                <w:color w:val="auto"/>
                <w:szCs w:val="26"/>
              </w:rPr>
              <w:t xml:space="preserve"> </w:t>
            </w:r>
            <w:proofErr w:type="spellStart"/>
            <w:r w:rsidR="00C11D12" w:rsidRPr="00C11D12">
              <w:rPr>
                <w:b/>
                <w:bCs/>
                <w:i/>
                <w:iCs/>
                <w:snapToGrid/>
                <w:color w:val="auto"/>
                <w:szCs w:val="26"/>
              </w:rPr>
              <w:t>chối</w:t>
            </w:r>
            <w:proofErr w:type="spellEnd"/>
            <w:r w:rsidR="00C11D12" w:rsidRPr="00C11D12">
              <w:rPr>
                <w:b/>
                <w:bCs/>
                <w:i/>
                <w:iCs/>
                <w:snapToGrid/>
                <w:color w:val="auto"/>
                <w:szCs w:val="26"/>
              </w:rPr>
              <w:t xml:space="preserve"> </w:t>
            </w:r>
            <w:proofErr w:type="spellStart"/>
            <w:r w:rsidR="00C11D12" w:rsidRPr="00C11D12">
              <w:rPr>
                <w:b/>
                <w:bCs/>
                <w:i/>
                <w:iCs/>
                <w:snapToGrid/>
                <w:color w:val="auto"/>
                <w:szCs w:val="26"/>
              </w:rPr>
              <w:t>duyệt</w:t>
            </w:r>
            <w:proofErr w:type="spellEnd"/>
            <w:r w:rsidR="00C11D12" w:rsidRPr="00C11D12">
              <w:rPr>
                <w:b/>
                <w:bCs/>
                <w:i/>
                <w:iCs/>
                <w:snapToGrid/>
                <w:color w:val="auto"/>
                <w:szCs w:val="26"/>
              </w:rPr>
              <w:t xml:space="preserve"> </w:t>
            </w:r>
          </w:p>
        </w:tc>
      </w:tr>
      <w:tr w:rsidR="006E72DC" w:rsidRPr="002F4F88" w14:paraId="7F618406" w14:textId="77777777" w:rsidTr="00A80D9F">
        <w:tc>
          <w:tcPr>
            <w:tcW w:w="817" w:type="dxa"/>
            <w:shd w:val="clear" w:color="auto" w:fill="auto"/>
          </w:tcPr>
          <w:p w14:paraId="45997EF2" w14:textId="77777777" w:rsidR="006E72DC" w:rsidRPr="002F4F88" w:rsidRDefault="006E72DC" w:rsidP="00A1087C">
            <w:pPr>
              <w:pStyle w:val="ListParagraph"/>
              <w:numPr>
                <w:ilvl w:val="0"/>
                <w:numId w:val="232"/>
              </w:numPr>
            </w:pPr>
          </w:p>
        </w:tc>
        <w:tc>
          <w:tcPr>
            <w:tcW w:w="1877" w:type="dxa"/>
            <w:shd w:val="clear" w:color="auto" w:fill="auto"/>
          </w:tcPr>
          <w:p w14:paraId="2CA7D392" w14:textId="03823BA3" w:rsidR="006E72DC" w:rsidRDefault="006E72DC" w:rsidP="006E72DC">
            <w:pPr>
              <w:keepLines/>
              <w:widowControl w:val="0"/>
              <w:rPr>
                <w:szCs w:val="26"/>
              </w:rPr>
            </w:pPr>
            <w:proofErr w:type="spellStart"/>
            <w:r w:rsidRPr="00B0526F">
              <w:rPr>
                <w:szCs w:val="26"/>
              </w:rPr>
              <w:t>Xem</w:t>
            </w:r>
            <w:proofErr w:type="spellEnd"/>
            <w:r w:rsidRPr="00B0526F">
              <w:rPr>
                <w:szCs w:val="26"/>
              </w:rPr>
              <w:t xml:space="preserve"> </w:t>
            </w:r>
            <w:proofErr w:type="spellStart"/>
            <w:r w:rsidRPr="00B0526F">
              <w:rPr>
                <w:szCs w:val="26"/>
              </w:rPr>
              <w:t>danh</w:t>
            </w:r>
            <w:proofErr w:type="spellEnd"/>
            <w:r w:rsidRPr="00B0526F">
              <w:rPr>
                <w:szCs w:val="26"/>
              </w:rPr>
              <w:t xml:space="preserve"> </w:t>
            </w:r>
            <w:proofErr w:type="spellStart"/>
            <w:r w:rsidRPr="00B0526F">
              <w:rPr>
                <w:szCs w:val="26"/>
              </w:rPr>
              <w:t>sách</w:t>
            </w:r>
            <w:proofErr w:type="spellEnd"/>
          </w:p>
        </w:tc>
        <w:tc>
          <w:tcPr>
            <w:tcW w:w="6912" w:type="dxa"/>
            <w:shd w:val="clear" w:color="auto" w:fill="auto"/>
          </w:tcPr>
          <w:p w14:paraId="1BA6E096" w14:textId="77777777" w:rsidR="006E72DC" w:rsidRPr="00B0526F" w:rsidRDefault="006E72DC" w:rsidP="006E72DC">
            <w:pPr>
              <w:pStyle w:val="NormalIndent"/>
              <w:keepNext w:val="0"/>
              <w:keepLines/>
              <w:widowControl w:val="0"/>
              <w:numPr>
                <w:ilvl w:val="0"/>
                <w:numId w:val="15"/>
              </w:numPr>
              <w:spacing w:before="0" w:after="0" w:line="312" w:lineRule="auto"/>
              <w:jc w:val="left"/>
              <w:rPr>
                <w:snapToGrid/>
                <w:color w:val="auto"/>
                <w:szCs w:val="26"/>
              </w:rPr>
            </w:pPr>
            <w:r w:rsidRPr="00B0526F">
              <w:rPr>
                <w:snapToGrid/>
                <w:color w:val="auto"/>
                <w:szCs w:val="26"/>
              </w:rPr>
              <w:t xml:space="preserve">Cho </w:t>
            </w:r>
            <w:proofErr w:type="spellStart"/>
            <w:r w:rsidRPr="00B0526F">
              <w:rPr>
                <w:snapToGrid/>
                <w:color w:val="auto"/>
                <w:szCs w:val="26"/>
              </w:rPr>
              <w:t>phép</w:t>
            </w:r>
            <w:proofErr w:type="spellEnd"/>
            <w:r w:rsidRPr="00B0526F">
              <w:rPr>
                <w:snapToGrid/>
                <w:color w:val="auto"/>
                <w:szCs w:val="26"/>
              </w:rPr>
              <w:t xml:space="preserve"> NSD </w:t>
            </w:r>
            <w:proofErr w:type="spellStart"/>
            <w:r w:rsidRPr="00B0526F">
              <w:rPr>
                <w:snapToGrid/>
                <w:color w:val="auto"/>
                <w:szCs w:val="26"/>
              </w:rPr>
              <w:t>xem</w:t>
            </w:r>
            <w:proofErr w:type="spellEnd"/>
            <w:r w:rsidRPr="00B0526F">
              <w:rPr>
                <w:snapToGrid/>
                <w:color w:val="auto"/>
                <w:szCs w:val="26"/>
              </w:rPr>
              <w:t xml:space="preserve"> </w:t>
            </w:r>
            <w:proofErr w:type="spellStart"/>
            <w:r w:rsidRPr="00B0526F">
              <w:rPr>
                <w:snapToGrid/>
                <w:color w:val="auto"/>
                <w:szCs w:val="26"/>
              </w:rPr>
              <w:t>danh</w:t>
            </w:r>
            <w:proofErr w:type="spellEnd"/>
            <w:r w:rsidRPr="00B0526F">
              <w:rPr>
                <w:snapToGrid/>
                <w:color w:val="auto"/>
                <w:szCs w:val="26"/>
              </w:rPr>
              <w:t xml:space="preserve"> </w:t>
            </w:r>
            <w:proofErr w:type="spellStart"/>
            <w:r w:rsidRPr="00B0526F">
              <w:rPr>
                <w:snapToGrid/>
                <w:color w:val="auto"/>
                <w:szCs w:val="26"/>
              </w:rPr>
              <w:t>sách</w:t>
            </w:r>
            <w:proofErr w:type="spellEnd"/>
            <w:r w:rsidRPr="00B0526F">
              <w:rPr>
                <w:snapToGrid/>
                <w:color w:val="auto"/>
                <w:szCs w:val="26"/>
              </w:rPr>
              <w:t xml:space="preserve"> </w:t>
            </w:r>
            <w:proofErr w:type="spellStart"/>
            <w:r w:rsidRPr="00B0526F">
              <w:rPr>
                <w:snapToGrid/>
                <w:color w:val="auto"/>
                <w:szCs w:val="26"/>
              </w:rPr>
              <w:t>các</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r w:rsidRPr="00B0526F">
              <w:rPr>
                <w:snapToGrid/>
                <w:color w:val="auto"/>
                <w:szCs w:val="26"/>
              </w:rPr>
              <w:t xml:space="preserve"> </w:t>
            </w:r>
            <w:proofErr w:type="spellStart"/>
            <w:r w:rsidRPr="00B0526F">
              <w:rPr>
                <w:snapToGrid/>
                <w:color w:val="auto"/>
                <w:szCs w:val="26"/>
              </w:rPr>
              <w:t>kiểm</w:t>
            </w:r>
            <w:proofErr w:type="spellEnd"/>
            <w:r w:rsidRPr="00B0526F">
              <w:rPr>
                <w:snapToGrid/>
                <w:color w:val="auto"/>
                <w:szCs w:val="26"/>
              </w:rPr>
              <w:t xml:space="preserve"> </w:t>
            </w:r>
            <w:proofErr w:type="spellStart"/>
            <w:r w:rsidRPr="00B0526F">
              <w:rPr>
                <w:snapToGrid/>
                <w:color w:val="auto"/>
                <w:szCs w:val="26"/>
              </w:rPr>
              <w:t>toán</w:t>
            </w:r>
            <w:proofErr w:type="spellEnd"/>
            <w:r w:rsidRPr="00B0526F">
              <w:rPr>
                <w:snapToGrid/>
                <w:color w:val="auto"/>
                <w:szCs w:val="26"/>
              </w:rPr>
              <w:t xml:space="preserve">. </w:t>
            </w:r>
          </w:p>
          <w:p w14:paraId="6C028F2A" w14:textId="77777777" w:rsidR="006E72DC" w:rsidRPr="00B0526F" w:rsidRDefault="006E72DC" w:rsidP="006E72DC">
            <w:pPr>
              <w:pStyle w:val="NormalIndent"/>
              <w:keepNext w:val="0"/>
              <w:keepLines/>
              <w:widowControl w:val="0"/>
              <w:numPr>
                <w:ilvl w:val="0"/>
                <w:numId w:val="15"/>
              </w:numPr>
              <w:spacing w:before="0" w:after="0" w:line="312" w:lineRule="auto"/>
              <w:jc w:val="left"/>
              <w:rPr>
                <w:snapToGrid/>
                <w:color w:val="auto"/>
                <w:szCs w:val="26"/>
              </w:rPr>
            </w:pPr>
            <w:proofErr w:type="spellStart"/>
            <w:r w:rsidRPr="00B0526F">
              <w:rPr>
                <w:snapToGrid/>
                <w:color w:val="auto"/>
                <w:szCs w:val="26"/>
              </w:rPr>
              <w:t>Danh</w:t>
            </w:r>
            <w:proofErr w:type="spellEnd"/>
            <w:r w:rsidRPr="00B0526F">
              <w:rPr>
                <w:snapToGrid/>
                <w:color w:val="auto"/>
                <w:szCs w:val="26"/>
              </w:rPr>
              <w:t xml:space="preserve"> </w:t>
            </w:r>
            <w:proofErr w:type="spellStart"/>
            <w:r w:rsidRPr="00B0526F">
              <w:rPr>
                <w:snapToGrid/>
                <w:color w:val="auto"/>
                <w:szCs w:val="26"/>
              </w:rPr>
              <w:t>sách</w:t>
            </w:r>
            <w:proofErr w:type="spellEnd"/>
            <w:r w:rsidRPr="00B0526F">
              <w:rPr>
                <w:snapToGrid/>
                <w:color w:val="auto"/>
                <w:szCs w:val="26"/>
              </w:rPr>
              <w:t xml:space="preserve"> </w:t>
            </w:r>
            <w:proofErr w:type="spellStart"/>
            <w:r w:rsidRPr="00B0526F">
              <w:rPr>
                <w:snapToGrid/>
                <w:color w:val="auto"/>
                <w:szCs w:val="26"/>
              </w:rPr>
              <w:t>các</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r w:rsidRPr="00B0526F">
              <w:rPr>
                <w:snapToGrid/>
                <w:color w:val="auto"/>
                <w:szCs w:val="26"/>
              </w:rPr>
              <w:t xml:space="preserve"> </w:t>
            </w:r>
            <w:proofErr w:type="spellStart"/>
            <w:r w:rsidRPr="00B0526F">
              <w:rPr>
                <w:snapToGrid/>
                <w:color w:val="auto"/>
                <w:szCs w:val="26"/>
              </w:rPr>
              <w:t>kiểm</w:t>
            </w:r>
            <w:proofErr w:type="spellEnd"/>
            <w:r w:rsidRPr="00B0526F">
              <w:rPr>
                <w:snapToGrid/>
                <w:color w:val="auto"/>
                <w:szCs w:val="26"/>
              </w:rPr>
              <w:t xml:space="preserve"> </w:t>
            </w:r>
            <w:proofErr w:type="spellStart"/>
            <w:r w:rsidRPr="00B0526F">
              <w:rPr>
                <w:snapToGrid/>
                <w:color w:val="auto"/>
                <w:szCs w:val="26"/>
              </w:rPr>
              <w:t>toán</w:t>
            </w:r>
            <w:proofErr w:type="spellEnd"/>
            <w:r w:rsidRPr="00B0526F">
              <w:rPr>
                <w:snapToGrid/>
                <w:color w:val="auto"/>
                <w:szCs w:val="26"/>
              </w:rPr>
              <w:t xml:space="preserve"> </w:t>
            </w:r>
            <w:proofErr w:type="spellStart"/>
            <w:r w:rsidRPr="00B0526F">
              <w:rPr>
                <w:snapToGrid/>
                <w:color w:val="auto"/>
                <w:szCs w:val="26"/>
              </w:rPr>
              <w:t>hiển</w:t>
            </w:r>
            <w:proofErr w:type="spellEnd"/>
            <w:r w:rsidRPr="00B0526F">
              <w:rPr>
                <w:snapToGrid/>
                <w:color w:val="auto"/>
                <w:szCs w:val="26"/>
              </w:rPr>
              <w:t xml:space="preserve"> </w:t>
            </w:r>
            <w:proofErr w:type="spellStart"/>
            <w:r w:rsidRPr="00B0526F">
              <w:rPr>
                <w:snapToGrid/>
                <w:color w:val="auto"/>
                <w:szCs w:val="26"/>
              </w:rPr>
              <w:t>thị</w:t>
            </w:r>
            <w:proofErr w:type="spellEnd"/>
            <w:r w:rsidRPr="00B0526F">
              <w:rPr>
                <w:snapToGrid/>
                <w:color w:val="auto"/>
                <w:szCs w:val="26"/>
              </w:rPr>
              <w:t xml:space="preserve"> </w:t>
            </w:r>
            <w:proofErr w:type="spellStart"/>
            <w:r w:rsidRPr="00B0526F">
              <w:rPr>
                <w:snapToGrid/>
                <w:color w:val="auto"/>
                <w:szCs w:val="26"/>
              </w:rPr>
              <w:t>các</w:t>
            </w:r>
            <w:proofErr w:type="spellEnd"/>
            <w:r w:rsidRPr="00B0526F">
              <w:rPr>
                <w:snapToGrid/>
                <w:color w:val="auto"/>
                <w:szCs w:val="26"/>
              </w:rPr>
              <w:t xml:space="preserve"> </w:t>
            </w:r>
            <w:proofErr w:type="spellStart"/>
            <w:r w:rsidRPr="00B0526F">
              <w:rPr>
                <w:snapToGrid/>
                <w:color w:val="auto"/>
                <w:szCs w:val="26"/>
              </w:rPr>
              <w:t>thông</w:t>
            </w:r>
            <w:proofErr w:type="spellEnd"/>
            <w:r w:rsidRPr="00B0526F">
              <w:rPr>
                <w:snapToGrid/>
                <w:color w:val="auto"/>
                <w:szCs w:val="26"/>
              </w:rPr>
              <w:t xml:space="preserve"> tin:</w:t>
            </w:r>
          </w:p>
          <w:p w14:paraId="393B32B2"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r w:rsidRPr="00B0526F">
              <w:rPr>
                <w:snapToGrid/>
                <w:color w:val="auto"/>
                <w:szCs w:val="26"/>
              </w:rPr>
              <w:t>STT</w:t>
            </w:r>
          </w:p>
          <w:p w14:paraId="2F14BAFF"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sidRPr="00B0526F">
              <w:rPr>
                <w:snapToGrid/>
                <w:color w:val="auto"/>
                <w:szCs w:val="26"/>
              </w:rPr>
              <w:t>Mã</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p>
          <w:p w14:paraId="4956846E"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sidRPr="00B0526F">
              <w:rPr>
                <w:snapToGrid/>
                <w:color w:val="auto"/>
                <w:szCs w:val="26"/>
              </w:rPr>
              <w:t>T</w:t>
            </w:r>
            <w:r>
              <w:rPr>
                <w:snapToGrid/>
                <w:color w:val="auto"/>
                <w:szCs w:val="26"/>
              </w:rPr>
              <w:t>iêu</w:t>
            </w:r>
            <w:proofErr w:type="spellEnd"/>
            <w:r>
              <w:rPr>
                <w:snapToGrid/>
                <w:color w:val="auto"/>
                <w:szCs w:val="26"/>
              </w:rPr>
              <w:t xml:space="preserve"> </w:t>
            </w:r>
            <w:proofErr w:type="spellStart"/>
            <w:r>
              <w:rPr>
                <w:snapToGrid/>
                <w:color w:val="auto"/>
                <w:szCs w:val="26"/>
              </w:rPr>
              <w:t>đề</w:t>
            </w:r>
            <w:proofErr w:type="spellEnd"/>
            <w:r w:rsidRPr="00B0526F">
              <w:rPr>
                <w:snapToGrid/>
                <w:color w:val="auto"/>
                <w:szCs w:val="26"/>
              </w:rPr>
              <w:t xml:space="preserve"> </w:t>
            </w:r>
            <w:proofErr w:type="spellStart"/>
            <w:r w:rsidRPr="00B0526F">
              <w:rPr>
                <w:snapToGrid/>
                <w:color w:val="auto"/>
                <w:szCs w:val="26"/>
              </w:rPr>
              <w:t>phát</w:t>
            </w:r>
            <w:proofErr w:type="spellEnd"/>
            <w:r w:rsidRPr="00B0526F">
              <w:rPr>
                <w:snapToGrid/>
                <w:color w:val="auto"/>
                <w:szCs w:val="26"/>
              </w:rPr>
              <w:t xml:space="preserve"> </w:t>
            </w:r>
            <w:proofErr w:type="spellStart"/>
            <w:r w:rsidRPr="00B0526F">
              <w:rPr>
                <w:snapToGrid/>
                <w:color w:val="auto"/>
                <w:szCs w:val="26"/>
              </w:rPr>
              <w:t>hiện</w:t>
            </w:r>
            <w:proofErr w:type="spellEnd"/>
          </w:p>
          <w:p w14:paraId="172347DB" w14:textId="77777777" w:rsidR="006E72DC"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sidRPr="00B0526F">
              <w:rPr>
                <w:snapToGrid/>
                <w:color w:val="auto"/>
                <w:szCs w:val="26"/>
              </w:rPr>
              <w:t xml:space="preserve"> </w:t>
            </w:r>
            <w:proofErr w:type="spellStart"/>
            <w:r w:rsidRPr="00B0526F">
              <w:rPr>
                <w:snapToGrid/>
                <w:color w:val="auto"/>
                <w:szCs w:val="26"/>
              </w:rPr>
              <w:t>rủi</w:t>
            </w:r>
            <w:proofErr w:type="spellEnd"/>
            <w:r w:rsidRPr="00B0526F">
              <w:rPr>
                <w:snapToGrid/>
                <w:color w:val="auto"/>
                <w:szCs w:val="26"/>
              </w:rPr>
              <w:t xml:space="preserve"> </w:t>
            </w:r>
            <w:proofErr w:type="spellStart"/>
            <w:r w:rsidRPr="00B0526F">
              <w:rPr>
                <w:snapToGrid/>
                <w:color w:val="auto"/>
                <w:szCs w:val="26"/>
              </w:rPr>
              <w:t>ro</w:t>
            </w:r>
            <w:proofErr w:type="spellEnd"/>
            <w:r w:rsidRPr="00B0526F">
              <w:rPr>
                <w:snapToGrid/>
                <w:color w:val="auto"/>
                <w:szCs w:val="26"/>
              </w:rPr>
              <w:t xml:space="preserve"> </w:t>
            </w:r>
          </w:p>
          <w:p w14:paraId="3F885282" w14:textId="77777777" w:rsidR="006E72DC" w:rsidRPr="00B0526F"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Đưa</w:t>
            </w:r>
            <w:proofErr w:type="spellEnd"/>
            <w:r>
              <w:rPr>
                <w:snapToGrid/>
                <w:color w:val="auto"/>
                <w:szCs w:val="26"/>
                <w:lang w:val="vi-VN"/>
              </w:rPr>
              <w:t xml:space="preserve"> vào BCKT</w:t>
            </w:r>
          </w:p>
          <w:p w14:paraId="6BD216AC" w14:textId="77777777" w:rsidR="006E72DC" w:rsidRPr="00C92224"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 được KT</w:t>
            </w:r>
          </w:p>
          <w:p w14:paraId="75BCAF54" w14:textId="77777777" w:rsidR="006E72DC" w:rsidRPr="00C92224" w:rsidRDefault="006E72DC" w:rsidP="006E72DC">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được KT</w:t>
            </w:r>
          </w:p>
          <w:p w14:paraId="3C43391A" w14:textId="77777777" w:rsidR="00D160E3" w:rsidRDefault="006E72DC" w:rsidP="00D160E3">
            <w:pPr>
              <w:pStyle w:val="NormalIndent"/>
              <w:keepNext w:val="0"/>
              <w:keepLines/>
              <w:widowControl w:val="0"/>
              <w:numPr>
                <w:ilvl w:val="0"/>
                <w:numId w:val="218"/>
              </w:numPr>
              <w:spacing w:before="0" w:after="0" w:line="312" w:lineRule="auto"/>
              <w:jc w:val="left"/>
              <w:rPr>
                <w:snapToGrid/>
                <w:color w:val="auto"/>
                <w:szCs w:val="26"/>
              </w:rPr>
            </w:pPr>
            <w:proofErr w:type="spellStart"/>
            <w:r>
              <w:rPr>
                <w:snapToGrid/>
                <w:color w:val="auto"/>
                <w:szCs w:val="26"/>
              </w:rPr>
              <w:t>Cuộc</w:t>
            </w:r>
            <w:proofErr w:type="spellEnd"/>
            <w:r>
              <w:rPr>
                <w:snapToGrid/>
                <w:color w:val="auto"/>
                <w:szCs w:val="26"/>
                <w:lang w:val="vi-VN"/>
              </w:rPr>
              <w:t xml:space="preserve"> kiểm toán</w:t>
            </w:r>
          </w:p>
          <w:p w14:paraId="3D6C50B8" w14:textId="49CF9991" w:rsidR="006E72DC" w:rsidRPr="00D160E3" w:rsidRDefault="006E72DC" w:rsidP="00D160E3">
            <w:pPr>
              <w:pStyle w:val="NormalIndent"/>
              <w:keepNext w:val="0"/>
              <w:keepLines/>
              <w:widowControl w:val="0"/>
              <w:numPr>
                <w:ilvl w:val="0"/>
                <w:numId w:val="218"/>
              </w:numPr>
              <w:spacing w:before="0" w:after="0" w:line="312" w:lineRule="auto"/>
              <w:jc w:val="left"/>
              <w:rPr>
                <w:snapToGrid/>
                <w:color w:val="auto"/>
                <w:szCs w:val="26"/>
              </w:rPr>
            </w:pPr>
            <w:proofErr w:type="spellStart"/>
            <w:r w:rsidRPr="00D160E3">
              <w:rPr>
                <w:snapToGrid/>
                <w:color w:val="auto"/>
                <w:szCs w:val="26"/>
              </w:rPr>
              <w:t>Năm</w:t>
            </w:r>
            <w:proofErr w:type="spellEnd"/>
            <w:r w:rsidRPr="00D160E3">
              <w:rPr>
                <w:snapToGrid/>
                <w:color w:val="auto"/>
                <w:szCs w:val="26"/>
                <w:lang w:val="vi-VN"/>
              </w:rPr>
              <w:t xml:space="preserve"> KT</w:t>
            </w:r>
          </w:p>
        </w:tc>
      </w:tr>
      <w:tr w:rsidR="001A31C9" w:rsidRPr="002F4F88" w14:paraId="1A48640E" w14:textId="77777777" w:rsidTr="00A80D9F">
        <w:tc>
          <w:tcPr>
            <w:tcW w:w="817" w:type="dxa"/>
            <w:shd w:val="clear" w:color="auto" w:fill="auto"/>
          </w:tcPr>
          <w:p w14:paraId="3682DF01" w14:textId="77777777" w:rsidR="001A31C9" w:rsidRPr="002F4F88" w:rsidRDefault="001A31C9" w:rsidP="00A1087C">
            <w:pPr>
              <w:pStyle w:val="ListParagraph"/>
              <w:numPr>
                <w:ilvl w:val="0"/>
                <w:numId w:val="232"/>
              </w:numPr>
            </w:pPr>
          </w:p>
        </w:tc>
        <w:tc>
          <w:tcPr>
            <w:tcW w:w="1877" w:type="dxa"/>
            <w:shd w:val="clear" w:color="auto" w:fill="auto"/>
          </w:tcPr>
          <w:p w14:paraId="55B1F437" w14:textId="77777777" w:rsidR="001A31C9" w:rsidRDefault="001A31C9" w:rsidP="00A80D9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26F2CD6E" w14:textId="77777777" w:rsidR="001A31C9" w:rsidRDefault="001A31C9"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BBFBA92" w14:textId="77777777" w:rsidR="001A31C9" w:rsidRDefault="001A31C9" w:rsidP="00986745">
            <w:pPr>
              <w:pStyle w:val="NormalIndent"/>
              <w:keepNext w:val="0"/>
              <w:keepLines/>
              <w:widowControl w:val="0"/>
              <w:numPr>
                <w:ilvl w:val="0"/>
                <w:numId w:val="224"/>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N-1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N+1</w:t>
            </w:r>
          </w:p>
          <w:p w14:paraId="15654311" w14:textId="77777777" w:rsidR="001A31C9" w:rsidRDefault="001A31C9" w:rsidP="00986745">
            <w:pPr>
              <w:pStyle w:val="NormalIndent"/>
              <w:keepNext w:val="0"/>
              <w:keepLines/>
              <w:widowControl w:val="0"/>
              <w:numPr>
                <w:ilvl w:val="0"/>
                <w:numId w:val="224"/>
              </w:numPr>
              <w:spacing w:before="0" w:after="0" w:line="312" w:lineRule="auto"/>
              <w:jc w:val="left"/>
              <w:rPr>
                <w:snapToGrid/>
                <w:color w:val="auto"/>
                <w:szCs w:val="26"/>
              </w:rPr>
            </w:pP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68CA965A" w14:textId="77777777" w:rsidR="001A31C9" w:rsidRDefault="001A31C9" w:rsidP="00986745">
            <w:pPr>
              <w:pStyle w:val="NormalIndent"/>
              <w:keepNext w:val="0"/>
              <w:keepLines/>
              <w:widowControl w:val="0"/>
              <w:numPr>
                <w:ilvl w:val="0"/>
                <w:numId w:val="224"/>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phạm</w:t>
            </w:r>
            <w:proofErr w:type="spellEnd"/>
            <w:r>
              <w:rPr>
                <w:snapToGrid/>
                <w:color w:val="auto"/>
                <w:szCs w:val="26"/>
              </w:rPr>
              <w:t xml:space="preserve"> vi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3EF6D6DC" w14:textId="77777777" w:rsidR="001A31C9" w:rsidRDefault="001A31C9" w:rsidP="00986745">
            <w:pPr>
              <w:pStyle w:val="NormalIndent"/>
              <w:keepNext w:val="0"/>
              <w:keepLines/>
              <w:widowControl w:val="0"/>
              <w:numPr>
                <w:ilvl w:val="0"/>
                <w:numId w:val="224"/>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p>
          <w:p w14:paraId="1E9D796F" w14:textId="77777777" w:rsidR="001A31C9" w:rsidRDefault="001A31C9" w:rsidP="00986745">
            <w:pPr>
              <w:pStyle w:val="NormalIndent"/>
              <w:keepNext w:val="0"/>
              <w:keepLines/>
              <w:widowControl w:val="0"/>
              <w:numPr>
                <w:ilvl w:val="0"/>
                <w:numId w:val="224"/>
              </w:numPr>
              <w:spacing w:before="0" w:after="0" w:line="312" w:lineRule="auto"/>
              <w:jc w:val="left"/>
              <w:rPr>
                <w:snapToGrid/>
                <w:color w:val="auto"/>
                <w:szCs w:val="26"/>
              </w:rPr>
            </w:pP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đề</w:t>
            </w:r>
            <w:proofErr w:type="spellEnd"/>
            <w:r>
              <w:rPr>
                <w:snapToGrid/>
                <w:color w:val="auto"/>
                <w:szCs w:val="26"/>
              </w:rPr>
              <w:t xml:space="preserve"> </w:t>
            </w:r>
            <w:proofErr w:type="spellStart"/>
            <w:r>
              <w:rPr>
                <w:snapToGrid/>
                <w:color w:val="auto"/>
                <w:szCs w:val="26"/>
              </w:rPr>
              <w:t>phát</w:t>
            </w:r>
            <w:proofErr w:type="spellEnd"/>
            <w:r>
              <w:rPr>
                <w:snapToGrid/>
                <w:color w:val="auto"/>
                <w:szCs w:val="26"/>
              </w:rPr>
              <w:t xml:space="preserve"> </w:t>
            </w:r>
            <w:proofErr w:type="spellStart"/>
            <w:r>
              <w:rPr>
                <w:snapToGrid/>
                <w:color w:val="auto"/>
                <w:szCs w:val="26"/>
              </w:rPr>
              <w:t>hiện</w:t>
            </w:r>
            <w:proofErr w:type="spellEnd"/>
          </w:p>
        </w:tc>
      </w:tr>
      <w:tr w:rsidR="001A31C9" w:rsidRPr="002F4F88" w14:paraId="764892C4" w14:textId="77777777" w:rsidTr="00A80D9F">
        <w:tc>
          <w:tcPr>
            <w:tcW w:w="817" w:type="dxa"/>
            <w:shd w:val="clear" w:color="auto" w:fill="auto"/>
          </w:tcPr>
          <w:p w14:paraId="6633208F" w14:textId="77777777" w:rsidR="001A31C9" w:rsidRPr="002F4F88" w:rsidRDefault="001A31C9" w:rsidP="00A1087C">
            <w:pPr>
              <w:pStyle w:val="ListParagraph"/>
              <w:numPr>
                <w:ilvl w:val="0"/>
                <w:numId w:val="232"/>
              </w:numPr>
            </w:pPr>
          </w:p>
        </w:tc>
        <w:tc>
          <w:tcPr>
            <w:tcW w:w="1877" w:type="dxa"/>
            <w:shd w:val="clear" w:color="auto" w:fill="auto"/>
          </w:tcPr>
          <w:p w14:paraId="527505FC" w14:textId="77777777" w:rsidR="001A31C9" w:rsidRDefault="001A31C9" w:rsidP="00A80D9F">
            <w:pPr>
              <w:keepLines/>
              <w:widowControl w:val="0"/>
              <w:rPr>
                <w:szCs w:val="26"/>
              </w:rPr>
            </w:pPr>
            <w:proofErr w:type="spellStart"/>
            <w:r>
              <w:rPr>
                <w:szCs w:val="26"/>
              </w:rPr>
              <w:t>Gửi</w:t>
            </w:r>
            <w:proofErr w:type="spellEnd"/>
            <w:r>
              <w:rPr>
                <w:szCs w:val="26"/>
              </w:rPr>
              <w:t xml:space="preserve"> </w:t>
            </w:r>
            <w:proofErr w:type="spellStart"/>
            <w:r>
              <w:rPr>
                <w:szCs w:val="26"/>
              </w:rPr>
              <w:t>duyệt</w:t>
            </w:r>
            <w:proofErr w:type="spellEnd"/>
          </w:p>
        </w:tc>
        <w:tc>
          <w:tcPr>
            <w:tcW w:w="6912" w:type="dxa"/>
            <w:shd w:val="clear" w:color="auto" w:fill="auto"/>
          </w:tcPr>
          <w:p w14:paraId="5B3408F5" w14:textId="02FF9AB9" w:rsidR="001A31C9" w:rsidRDefault="001A31C9" w:rsidP="009C759B">
            <w:pPr>
              <w:pStyle w:val="NormalIndent"/>
              <w:keepNext w:val="0"/>
              <w:keepLines/>
              <w:widowControl w:val="0"/>
              <w:numPr>
                <w:ilvl w:val="0"/>
                <w:numId w:val="0"/>
              </w:numPr>
              <w:spacing w:before="0" w:after="0" w:line="312" w:lineRule="auto"/>
              <w:ind w:left="1418" w:hanging="567"/>
              <w:jc w:val="left"/>
              <w:rPr>
                <w:snapToGrid/>
                <w:color w:val="auto"/>
                <w:szCs w:val="26"/>
              </w:rPr>
            </w:pPr>
          </w:p>
        </w:tc>
      </w:tr>
      <w:tr w:rsidR="001A31C9" w:rsidRPr="002F4F88" w14:paraId="1387EA86" w14:textId="77777777" w:rsidTr="00A80D9F">
        <w:tc>
          <w:tcPr>
            <w:tcW w:w="817" w:type="dxa"/>
            <w:shd w:val="clear" w:color="auto" w:fill="auto"/>
          </w:tcPr>
          <w:p w14:paraId="59335B65" w14:textId="77777777" w:rsidR="001A31C9" w:rsidRPr="002F4F88" w:rsidRDefault="001A31C9" w:rsidP="00A1087C">
            <w:pPr>
              <w:pStyle w:val="ListParagraph"/>
              <w:numPr>
                <w:ilvl w:val="0"/>
                <w:numId w:val="232"/>
              </w:numPr>
            </w:pPr>
          </w:p>
        </w:tc>
        <w:tc>
          <w:tcPr>
            <w:tcW w:w="1877" w:type="dxa"/>
            <w:shd w:val="clear" w:color="auto" w:fill="auto"/>
          </w:tcPr>
          <w:p w14:paraId="224604A4" w14:textId="2EE5F459" w:rsidR="001A31C9" w:rsidRPr="009C759B" w:rsidRDefault="001A31C9" w:rsidP="00A80D9F">
            <w:pPr>
              <w:keepLines/>
              <w:widowControl w:val="0"/>
              <w:rPr>
                <w:szCs w:val="26"/>
                <w:lang w:val="vi-VN"/>
              </w:rPr>
            </w:pPr>
            <w:proofErr w:type="spellStart"/>
            <w:r>
              <w:rPr>
                <w:szCs w:val="26"/>
              </w:rPr>
              <w:t>Phê</w:t>
            </w:r>
            <w:proofErr w:type="spellEnd"/>
            <w:r>
              <w:rPr>
                <w:szCs w:val="26"/>
              </w:rPr>
              <w:t xml:space="preserve"> </w:t>
            </w:r>
            <w:proofErr w:type="spellStart"/>
            <w:r>
              <w:rPr>
                <w:szCs w:val="26"/>
              </w:rPr>
              <w:t>duyệt</w:t>
            </w:r>
            <w:proofErr w:type="spellEnd"/>
            <w:r w:rsidR="009C759B">
              <w:rPr>
                <w:szCs w:val="26"/>
                <w:lang w:val="vi-VN"/>
              </w:rPr>
              <w:t>/Từ chối duyệt</w:t>
            </w:r>
          </w:p>
        </w:tc>
        <w:tc>
          <w:tcPr>
            <w:tcW w:w="6912" w:type="dxa"/>
            <w:shd w:val="clear" w:color="auto" w:fill="auto"/>
          </w:tcPr>
          <w:p w14:paraId="50A2E069" w14:textId="46DBCE07" w:rsidR="001A31C9" w:rsidRPr="00D36473" w:rsidRDefault="001A31C9" w:rsidP="009C759B">
            <w:pPr>
              <w:pStyle w:val="NormalIndent"/>
              <w:keepNext w:val="0"/>
              <w:keepLines/>
              <w:widowControl w:val="0"/>
              <w:numPr>
                <w:ilvl w:val="0"/>
                <w:numId w:val="0"/>
              </w:numPr>
              <w:spacing w:before="0" w:after="0" w:line="312" w:lineRule="auto"/>
              <w:jc w:val="left"/>
              <w:rPr>
                <w:snapToGrid/>
                <w:color w:val="auto"/>
                <w:szCs w:val="26"/>
              </w:rPr>
            </w:pPr>
          </w:p>
        </w:tc>
      </w:tr>
      <w:tr w:rsidR="001A31C9" w:rsidRPr="002F4F88" w14:paraId="69FDCEB6" w14:textId="77777777" w:rsidTr="00A80D9F">
        <w:tc>
          <w:tcPr>
            <w:tcW w:w="817" w:type="dxa"/>
            <w:shd w:val="clear" w:color="auto" w:fill="auto"/>
          </w:tcPr>
          <w:p w14:paraId="672FC0D7" w14:textId="77777777" w:rsidR="001A31C9" w:rsidRPr="002F4F88" w:rsidRDefault="001A31C9" w:rsidP="00A1087C">
            <w:pPr>
              <w:pStyle w:val="ListParagraph"/>
              <w:numPr>
                <w:ilvl w:val="0"/>
                <w:numId w:val="232"/>
              </w:numPr>
            </w:pPr>
          </w:p>
        </w:tc>
        <w:tc>
          <w:tcPr>
            <w:tcW w:w="1877" w:type="dxa"/>
            <w:shd w:val="clear" w:color="auto" w:fill="auto"/>
          </w:tcPr>
          <w:p w14:paraId="2E05DBFC" w14:textId="61634386" w:rsidR="001A31C9" w:rsidRDefault="001A31C9" w:rsidP="00A80D9F">
            <w:pPr>
              <w:keepLines/>
              <w:widowControl w:val="0"/>
              <w:rPr>
                <w:szCs w:val="26"/>
              </w:rPr>
            </w:pPr>
            <w:proofErr w:type="spellStart"/>
            <w:r>
              <w:rPr>
                <w:szCs w:val="26"/>
              </w:rPr>
              <w:t>Kết</w:t>
            </w:r>
            <w:proofErr w:type="spellEnd"/>
            <w:r>
              <w:rPr>
                <w:szCs w:val="26"/>
              </w:rPr>
              <w:t xml:space="preserve"> </w:t>
            </w:r>
            <w:proofErr w:type="spellStart"/>
            <w:r>
              <w:rPr>
                <w:szCs w:val="26"/>
              </w:rPr>
              <w:t>xuất</w:t>
            </w:r>
            <w:proofErr w:type="spellEnd"/>
            <w:r>
              <w:rPr>
                <w:szCs w:val="26"/>
              </w:rPr>
              <w:t xml:space="preserve"> </w:t>
            </w:r>
            <w:r w:rsidR="00F671DA">
              <w:rPr>
                <w:szCs w:val="26"/>
              </w:rPr>
              <w:t>word</w:t>
            </w:r>
          </w:p>
        </w:tc>
        <w:tc>
          <w:tcPr>
            <w:tcW w:w="6912" w:type="dxa"/>
            <w:shd w:val="clear" w:color="auto" w:fill="auto"/>
          </w:tcPr>
          <w:p w14:paraId="64B7607F" w14:textId="0D3D98D1" w:rsidR="001A31C9" w:rsidRDefault="001A31C9" w:rsidP="00F671DA">
            <w:pPr>
              <w:pStyle w:val="NormalIndent"/>
              <w:keepNext w:val="0"/>
              <w:keepLines/>
              <w:widowControl w:val="0"/>
              <w:numPr>
                <w:ilvl w:val="0"/>
                <w:numId w:val="0"/>
              </w:numPr>
              <w:spacing w:before="0" w:after="0" w:line="312" w:lineRule="auto"/>
              <w:jc w:val="left"/>
              <w:rPr>
                <w:snapToGrid/>
                <w:color w:val="auto"/>
                <w:szCs w:val="26"/>
              </w:rPr>
            </w:pPr>
          </w:p>
        </w:tc>
      </w:tr>
    </w:tbl>
    <w:p w14:paraId="5FA5C76E" w14:textId="0A16FF5E" w:rsidR="00890460" w:rsidRDefault="00AB2A9E" w:rsidP="00AB2A9E">
      <w:pPr>
        <w:pStyle w:val="tvHeading111"/>
      </w:pPr>
      <w:bookmarkStart w:id="139" w:name="_Toc87368244"/>
      <w:proofErr w:type="spellStart"/>
      <w:r>
        <w:t>Kiến</w:t>
      </w:r>
      <w:proofErr w:type="spellEnd"/>
      <w:r>
        <w:t xml:space="preserve"> </w:t>
      </w:r>
      <w:proofErr w:type="spellStart"/>
      <w:r>
        <w:t>nghị</w:t>
      </w:r>
      <w:proofErr w:type="spellEnd"/>
      <w:r>
        <w:t xml:space="preserve"> </w:t>
      </w:r>
      <w:proofErr w:type="spellStart"/>
      <w:r>
        <w:t>kiểm</w:t>
      </w:r>
      <w:proofErr w:type="spellEnd"/>
      <w:r>
        <w:t xml:space="preserve"> </w:t>
      </w:r>
      <w:proofErr w:type="spellStart"/>
      <w:r>
        <w:t>toán</w:t>
      </w:r>
      <w:bookmarkEnd w:id="139"/>
      <w:proofErr w:type="spellEnd"/>
    </w:p>
    <w:p w14:paraId="7ACA4539" w14:textId="30E13535" w:rsidR="00A609DA" w:rsidRPr="008F707F" w:rsidRDefault="00A609DA" w:rsidP="00A609DA">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B17858">
        <w:rPr>
          <w:szCs w:val="26"/>
        </w:rPr>
        <w:t xml:space="preserve"> </w:t>
      </w:r>
      <w:proofErr w:type="spellStart"/>
      <w:r w:rsidR="00692BD6">
        <w:rPr>
          <w:szCs w:val="26"/>
        </w:rPr>
        <w:t>thiết</w:t>
      </w:r>
      <w:proofErr w:type="spellEnd"/>
      <w:r w:rsidR="00692BD6">
        <w:rPr>
          <w:szCs w:val="26"/>
        </w:rPr>
        <w:t xml:space="preserve"> </w:t>
      </w:r>
      <w:proofErr w:type="spellStart"/>
      <w:r w:rsidR="00692BD6">
        <w:rPr>
          <w:szCs w:val="26"/>
        </w:rPr>
        <w:t>lập</w:t>
      </w:r>
      <w:proofErr w:type="spellEnd"/>
      <w:r w:rsidR="00692BD6">
        <w:rPr>
          <w:szCs w:val="26"/>
          <w:lang w:val="vi-VN"/>
        </w:rPr>
        <w:t xml:space="preserve"> các kiến nghị </w:t>
      </w:r>
      <w:proofErr w:type="spellStart"/>
      <w:r w:rsidR="00692BD6">
        <w:rPr>
          <w:szCs w:val="26"/>
        </w:rPr>
        <w:t>về</w:t>
      </w:r>
      <w:proofErr w:type="spellEnd"/>
      <w:r w:rsidR="00692BD6">
        <w:rPr>
          <w:szCs w:val="26"/>
        </w:rPr>
        <w:t xml:space="preserve"> </w:t>
      </w:r>
      <w:proofErr w:type="spellStart"/>
      <w:r w:rsidR="00692BD6">
        <w:rPr>
          <w:szCs w:val="26"/>
        </w:rPr>
        <w:t>cách</w:t>
      </w:r>
      <w:proofErr w:type="spellEnd"/>
      <w:r w:rsidR="00692BD6">
        <w:rPr>
          <w:szCs w:val="26"/>
        </w:rPr>
        <w:t xml:space="preserve"> </w:t>
      </w:r>
      <w:proofErr w:type="spellStart"/>
      <w:r w:rsidR="00692BD6">
        <w:rPr>
          <w:szCs w:val="26"/>
        </w:rPr>
        <w:t>khắc</w:t>
      </w:r>
      <w:proofErr w:type="spellEnd"/>
      <w:r w:rsidR="00692BD6">
        <w:rPr>
          <w:szCs w:val="26"/>
        </w:rPr>
        <w:t xml:space="preserve"> </w:t>
      </w:r>
      <w:proofErr w:type="spellStart"/>
      <w:r w:rsidR="00692BD6">
        <w:rPr>
          <w:szCs w:val="26"/>
        </w:rPr>
        <w:t>phục</w:t>
      </w:r>
      <w:proofErr w:type="spellEnd"/>
      <w:r w:rsidR="00692BD6">
        <w:rPr>
          <w:szCs w:val="26"/>
        </w:rPr>
        <w:t xml:space="preserve">, </w:t>
      </w:r>
      <w:proofErr w:type="spellStart"/>
      <w:r w:rsidR="00692BD6">
        <w:rPr>
          <w:szCs w:val="26"/>
        </w:rPr>
        <w:t>phòng</w:t>
      </w:r>
      <w:proofErr w:type="spellEnd"/>
      <w:r w:rsidR="00692BD6">
        <w:rPr>
          <w:szCs w:val="26"/>
        </w:rPr>
        <w:t xml:space="preserve"> </w:t>
      </w:r>
      <w:proofErr w:type="spellStart"/>
      <w:r w:rsidR="00692BD6">
        <w:rPr>
          <w:szCs w:val="26"/>
        </w:rPr>
        <w:t>ngừa</w:t>
      </w:r>
      <w:proofErr w:type="spellEnd"/>
      <w:r w:rsidR="00692BD6">
        <w:rPr>
          <w:szCs w:val="26"/>
        </w:rPr>
        <w:t xml:space="preserve"> </w:t>
      </w:r>
      <w:proofErr w:type="spellStart"/>
      <w:r w:rsidR="00692BD6">
        <w:rPr>
          <w:szCs w:val="26"/>
        </w:rPr>
        <w:t>các</w:t>
      </w:r>
      <w:proofErr w:type="spellEnd"/>
      <w:r w:rsidR="00692BD6">
        <w:rPr>
          <w:szCs w:val="26"/>
        </w:rPr>
        <w:t xml:space="preserve"> </w:t>
      </w:r>
      <w:proofErr w:type="spellStart"/>
      <w:r w:rsidR="00692BD6">
        <w:rPr>
          <w:szCs w:val="26"/>
        </w:rPr>
        <w:t>rủi</w:t>
      </w:r>
      <w:proofErr w:type="spellEnd"/>
      <w:r w:rsidR="00692BD6">
        <w:rPr>
          <w:szCs w:val="26"/>
        </w:rPr>
        <w:t xml:space="preserve"> </w:t>
      </w:r>
      <w:proofErr w:type="spellStart"/>
      <w:r w:rsidR="00692BD6">
        <w:rPr>
          <w:szCs w:val="26"/>
        </w:rPr>
        <w:t>ro</w:t>
      </w:r>
      <w:proofErr w:type="spellEnd"/>
      <w:r w:rsidR="00692BD6">
        <w:rPr>
          <w:szCs w:val="26"/>
        </w:rPr>
        <w:t xml:space="preserve"> </w:t>
      </w:r>
      <w:proofErr w:type="spellStart"/>
      <w:r w:rsidR="00692BD6">
        <w:rPr>
          <w:szCs w:val="26"/>
        </w:rPr>
        <w:t>trong</w:t>
      </w:r>
      <w:proofErr w:type="spellEnd"/>
      <w:r w:rsidR="00692BD6">
        <w:rPr>
          <w:szCs w:val="26"/>
        </w:rPr>
        <w:t xml:space="preserve"> </w:t>
      </w:r>
      <w:proofErr w:type="spellStart"/>
      <w:r w:rsidR="00692BD6">
        <w:rPr>
          <w:szCs w:val="26"/>
        </w:rPr>
        <w:t>các</w:t>
      </w:r>
      <w:proofErr w:type="spellEnd"/>
      <w:r w:rsidR="00692BD6">
        <w:rPr>
          <w:szCs w:val="26"/>
        </w:rPr>
        <w:t xml:space="preserve"> </w:t>
      </w:r>
      <w:proofErr w:type="spellStart"/>
      <w:r w:rsidR="00692BD6">
        <w:rPr>
          <w:szCs w:val="26"/>
        </w:rPr>
        <w:t>phát</w:t>
      </w:r>
      <w:proofErr w:type="spellEnd"/>
      <w:r w:rsidR="00692BD6">
        <w:rPr>
          <w:szCs w:val="26"/>
        </w:rPr>
        <w:t xml:space="preserve"> </w:t>
      </w:r>
      <w:proofErr w:type="spellStart"/>
      <w:r w:rsidR="00692BD6">
        <w:rPr>
          <w:szCs w:val="26"/>
        </w:rPr>
        <w:t>hiện</w:t>
      </w:r>
      <w:proofErr w:type="spellEnd"/>
      <w:r w:rsidR="00692BD6">
        <w:rPr>
          <w:szCs w:val="26"/>
        </w:rPr>
        <w:t xml:space="preserve"> </w:t>
      </w:r>
      <w:proofErr w:type="spellStart"/>
      <w:r w:rsidR="00692BD6">
        <w:rPr>
          <w:szCs w:val="26"/>
        </w:rPr>
        <w:t>kiểm</w:t>
      </w:r>
      <w:proofErr w:type="spellEnd"/>
      <w:r w:rsidR="00692BD6">
        <w:rPr>
          <w:szCs w:val="26"/>
        </w:rPr>
        <w:t xml:space="preserve"> </w:t>
      </w:r>
      <w:proofErr w:type="spellStart"/>
      <w:r w:rsidR="00692BD6">
        <w:rPr>
          <w:szCs w:val="26"/>
        </w:rPr>
        <w:t>toán</w:t>
      </w:r>
      <w:proofErr w:type="spellEnd"/>
    </w:p>
    <w:p w14:paraId="3CCE8C53" w14:textId="77777777" w:rsidR="00A609DA" w:rsidRPr="002F4F88" w:rsidRDefault="00A609DA" w:rsidP="00A609DA">
      <w:proofErr w:type="spellStart"/>
      <w:r w:rsidRPr="004A3ECC">
        <w:rPr>
          <w:b/>
          <w:bCs/>
          <w:szCs w:val="26"/>
        </w:rPr>
        <w:lastRenderedPageBreak/>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r>
        <w:rPr>
          <w:szCs w:val="26"/>
        </w:rPr>
        <w:t>KTV</w:t>
      </w:r>
    </w:p>
    <w:p w14:paraId="5AEA264A" w14:textId="77777777" w:rsidR="00A609DA" w:rsidRPr="002F4F88" w:rsidRDefault="00A609DA" w:rsidP="00A609DA">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609DA" w:rsidRPr="002F4F88" w14:paraId="3809E28B" w14:textId="77777777" w:rsidTr="00A80D9F">
        <w:trPr>
          <w:trHeight w:val="449"/>
        </w:trPr>
        <w:tc>
          <w:tcPr>
            <w:tcW w:w="817" w:type="dxa"/>
            <w:shd w:val="clear" w:color="auto" w:fill="auto"/>
          </w:tcPr>
          <w:p w14:paraId="63CBD26D" w14:textId="77777777" w:rsidR="00A609DA" w:rsidRPr="002F4F88" w:rsidRDefault="00A609DA" w:rsidP="00A80D9F">
            <w:pPr>
              <w:keepLines/>
              <w:widowControl w:val="0"/>
              <w:jc w:val="both"/>
              <w:rPr>
                <w:b/>
                <w:bCs/>
                <w:szCs w:val="26"/>
              </w:rPr>
            </w:pPr>
            <w:r w:rsidRPr="002F4F88">
              <w:rPr>
                <w:b/>
                <w:bCs/>
                <w:szCs w:val="26"/>
              </w:rPr>
              <w:t>STT</w:t>
            </w:r>
          </w:p>
        </w:tc>
        <w:tc>
          <w:tcPr>
            <w:tcW w:w="1877" w:type="dxa"/>
            <w:shd w:val="clear" w:color="auto" w:fill="auto"/>
          </w:tcPr>
          <w:p w14:paraId="1D548EDE" w14:textId="77777777" w:rsidR="00A609DA" w:rsidRPr="002F4F88" w:rsidRDefault="00A609DA" w:rsidP="00A80D9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FF9AA5F" w14:textId="77777777" w:rsidR="00A609DA" w:rsidRPr="002F4F88" w:rsidRDefault="00A609DA" w:rsidP="00A80D9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A609DA" w:rsidRPr="002F4F88" w14:paraId="43876E73" w14:textId="77777777" w:rsidTr="00A80D9F">
        <w:tc>
          <w:tcPr>
            <w:tcW w:w="817" w:type="dxa"/>
            <w:shd w:val="clear" w:color="auto" w:fill="auto"/>
          </w:tcPr>
          <w:p w14:paraId="6E44B4C7" w14:textId="77777777" w:rsidR="00A609DA" w:rsidRPr="002F4F88" w:rsidRDefault="00A609DA" w:rsidP="00986745">
            <w:pPr>
              <w:pStyle w:val="ListParagraph"/>
              <w:numPr>
                <w:ilvl w:val="0"/>
                <w:numId w:val="227"/>
              </w:numPr>
            </w:pPr>
          </w:p>
        </w:tc>
        <w:tc>
          <w:tcPr>
            <w:tcW w:w="1877" w:type="dxa"/>
            <w:shd w:val="clear" w:color="auto" w:fill="auto"/>
          </w:tcPr>
          <w:p w14:paraId="5CD81EAB" w14:textId="77777777" w:rsidR="00A609DA" w:rsidRPr="002F4F88" w:rsidRDefault="00A609DA" w:rsidP="00A80D9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6A1D6102" w14:textId="2C7AE311" w:rsidR="00A609DA" w:rsidRDefault="00A609DA" w:rsidP="00A80D9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sidR="00692BD6">
              <w:rPr>
                <w:snapToGrid/>
                <w:color w:val="auto"/>
                <w:szCs w:val="26"/>
                <w:lang w:val="vi-VN"/>
              </w:rPr>
              <w:t>, nhập các thông tin</w:t>
            </w:r>
            <w:r>
              <w:rPr>
                <w:snapToGrid/>
                <w:color w:val="auto"/>
                <w:szCs w:val="26"/>
              </w:rPr>
              <w:t>:</w:t>
            </w:r>
          </w:p>
          <w:p w14:paraId="041F703C" w14:textId="274A9584" w:rsidR="00A609DA" w:rsidRPr="004F26BC" w:rsidRDefault="00A609DA" w:rsidP="00986745">
            <w:pPr>
              <w:pStyle w:val="NormalIndent"/>
              <w:keepNext w:val="0"/>
              <w:keepLines/>
              <w:widowControl w:val="0"/>
              <w:numPr>
                <w:ilvl w:val="0"/>
                <w:numId w:val="228"/>
              </w:numPr>
              <w:spacing w:before="0" w:after="0" w:line="312" w:lineRule="auto"/>
              <w:jc w:val="left"/>
              <w:rPr>
                <w:snapToGrid/>
                <w:color w:val="auto"/>
                <w:szCs w:val="26"/>
              </w:rPr>
            </w:pPr>
            <w:proofErr w:type="spellStart"/>
            <w:r w:rsidRPr="004F26BC">
              <w:rPr>
                <w:b/>
                <w:bCs/>
                <w:snapToGrid/>
                <w:color w:val="auto"/>
                <w:szCs w:val="26"/>
              </w:rPr>
              <w:t>Mã</w:t>
            </w:r>
            <w:proofErr w:type="spellEnd"/>
            <w:r w:rsidRPr="004F26BC">
              <w:rPr>
                <w:b/>
                <w:bCs/>
                <w:snapToGrid/>
                <w:color w:val="auto"/>
                <w:szCs w:val="26"/>
              </w:rPr>
              <w:t xml:space="preserve"> </w:t>
            </w:r>
            <w:proofErr w:type="spellStart"/>
            <w:r w:rsidRPr="004F26BC">
              <w:rPr>
                <w:b/>
                <w:bCs/>
                <w:snapToGrid/>
                <w:color w:val="auto"/>
                <w:szCs w:val="26"/>
              </w:rPr>
              <w:t>kiến</w:t>
            </w:r>
            <w:proofErr w:type="spellEnd"/>
            <w:r w:rsidRPr="004F26BC">
              <w:rPr>
                <w:b/>
                <w:bCs/>
                <w:snapToGrid/>
                <w:color w:val="auto"/>
                <w:szCs w:val="26"/>
              </w:rPr>
              <w:t xml:space="preserve"> </w:t>
            </w:r>
            <w:proofErr w:type="spellStart"/>
            <w:r w:rsidRPr="004F26BC">
              <w:rPr>
                <w:b/>
                <w:bCs/>
                <w:snapToGrid/>
                <w:color w:val="auto"/>
                <w:szCs w:val="26"/>
              </w:rPr>
              <w:t>nghị</w:t>
            </w:r>
            <w:proofErr w:type="spellEnd"/>
            <w:r w:rsidRPr="004F26BC">
              <w:rPr>
                <w:snapToGrid/>
                <w:color w:val="auto"/>
                <w:szCs w:val="26"/>
              </w:rPr>
              <w:t xml:space="preserve">*: </w:t>
            </w:r>
            <w:proofErr w:type="spellStart"/>
            <w:r w:rsidRPr="004F26BC">
              <w:rPr>
                <w:snapToGrid/>
                <w:color w:val="auto"/>
                <w:szCs w:val="26"/>
              </w:rPr>
              <w:t>hệ</w:t>
            </w:r>
            <w:proofErr w:type="spellEnd"/>
            <w:r w:rsidRPr="004F26BC">
              <w:rPr>
                <w:snapToGrid/>
                <w:color w:val="auto"/>
                <w:szCs w:val="26"/>
              </w:rPr>
              <w:t xml:space="preserve"> </w:t>
            </w:r>
            <w:proofErr w:type="spellStart"/>
            <w:r w:rsidRPr="004F26BC">
              <w:rPr>
                <w:snapToGrid/>
                <w:color w:val="auto"/>
                <w:szCs w:val="26"/>
              </w:rPr>
              <w:t>thống</w:t>
            </w:r>
            <w:proofErr w:type="spellEnd"/>
            <w:r w:rsidRPr="004F26BC">
              <w:rPr>
                <w:snapToGrid/>
                <w:color w:val="auto"/>
                <w:szCs w:val="26"/>
              </w:rPr>
              <w:t xml:space="preserve"> </w:t>
            </w:r>
            <w:proofErr w:type="spellStart"/>
            <w:r w:rsidRPr="004F26BC">
              <w:rPr>
                <w:snapToGrid/>
                <w:color w:val="auto"/>
                <w:szCs w:val="26"/>
              </w:rPr>
              <w:t>tự</w:t>
            </w:r>
            <w:proofErr w:type="spellEnd"/>
            <w:r w:rsidRPr="004F26BC">
              <w:rPr>
                <w:snapToGrid/>
                <w:color w:val="auto"/>
                <w:szCs w:val="26"/>
              </w:rPr>
              <w:t xml:space="preserve"> </w:t>
            </w:r>
            <w:proofErr w:type="spellStart"/>
            <w:r w:rsidRPr="004F26BC">
              <w:rPr>
                <w:snapToGrid/>
                <w:color w:val="auto"/>
                <w:szCs w:val="26"/>
              </w:rPr>
              <w:t>động</w:t>
            </w:r>
            <w:proofErr w:type="spellEnd"/>
            <w:r w:rsidRPr="004F26BC">
              <w:rPr>
                <w:snapToGrid/>
                <w:color w:val="auto"/>
                <w:szCs w:val="26"/>
              </w:rPr>
              <w:t xml:space="preserve"> </w:t>
            </w:r>
            <w:proofErr w:type="spellStart"/>
            <w:r w:rsidRPr="004F26BC">
              <w:rPr>
                <w:snapToGrid/>
                <w:color w:val="auto"/>
                <w:szCs w:val="26"/>
              </w:rPr>
              <w:t>sinh</w:t>
            </w:r>
            <w:proofErr w:type="spellEnd"/>
            <w:r w:rsidRPr="004F26BC">
              <w:rPr>
                <w:snapToGrid/>
                <w:color w:val="auto"/>
                <w:szCs w:val="26"/>
              </w:rPr>
              <w:t xml:space="preserve"> </w:t>
            </w:r>
            <w:proofErr w:type="spellStart"/>
            <w:r w:rsidRPr="004F26BC">
              <w:rPr>
                <w:snapToGrid/>
                <w:color w:val="auto"/>
                <w:szCs w:val="26"/>
              </w:rPr>
              <w:t>mã</w:t>
            </w:r>
            <w:proofErr w:type="spellEnd"/>
            <w:r w:rsidRPr="004F26BC">
              <w:rPr>
                <w:snapToGrid/>
                <w:color w:val="auto"/>
                <w:szCs w:val="26"/>
              </w:rPr>
              <w:t xml:space="preserve"> </w:t>
            </w:r>
            <w:proofErr w:type="spellStart"/>
            <w:r w:rsidR="00B0526F" w:rsidRPr="004F26BC">
              <w:rPr>
                <w:snapToGrid/>
                <w:color w:val="auto"/>
                <w:szCs w:val="26"/>
              </w:rPr>
              <w:t>theo</w:t>
            </w:r>
            <w:proofErr w:type="spellEnd"/>
            <w:r w:rsidR="00B0526F" w:rsidRPr="004F26BC">
              <w:rPr>
                <w:snapToGrid/>
                <w:color w:val="auto"/>
                <w:szCs w:val="26"/>
              </w:rPr>
              <w:t xml:space="preserve"> </w:t>
            </w:r>
            <w:proofErr w:type="spellStart"/>
            <w:r w:rsidR="00B0526F" w:rsidRPr="004F26BC">
              <w:rPr>
                <w:snapToGrid/>
                <w:color w:val="auto"/>
                <w:szCs w:val="26"/>
              </w:rPr>
              <w:t>cấu</w:t>
            </w:r>
            <w:proofErr w:type="spellEnd"/>
            <w:r w:rsidR="00B0526F" w:rsidRPr="004F26BC">
              <w:rPr>
                <w:snapToGrid/>
                <w:color w:val="auto"/>
                <w:szCs w:val="26"/>
              </w:rPr>
              <w:t xml:space="preserve"> </w:t>
            </w:r>
            <w:proofErr w:type="spellStart"/>
            <w:r w:rsidR="00B0526F" w:rsidRPr="004F26BC">
              <w:rPr>
                <w:snapToGrid/>
                <w:color w:val="auto"/>
                <w:szCs w:val="26"/>
              </w:rPr>
              <w:t>trúc</w:t>
            </w:r>
            <w:proofErr w:type="spellEnd"/>
            <w:r w:rsidR="00B0526F" w:rsidRPr="004F26BC">
              <w:rPr>
                <w:snapToGrid/>
                <w:color w:val="auto"/>
                <w:szCs w:val="26"/>
              </w:rPr>
              <w:t xml:space="preserve"> </w:t>
            </w:r>
            <w:proofErr w:type="spellStart"/>
            <w:r w:rsidR="00B0526F" w:rsidRPr="004F26BC">
              <w:rPr>
                <w:snapToGrid/>
                <w:color w:val="auto"/>
                <w:szCs w:val="26"/>
              </w:rPr>
              <w:t>sau</w:t>
            </w:r>
            <w:proofErr w:type="spellEnd"/>
            <w:r w:rsidR="00B0526F" w:rsidRPr="004F26BC">
              <w:rPr>
                <w:snapToGrid/>
                <w:color w:val="auto"/>
                <w:szCs w:val="26"/>
                <w:lang w:val="vi-VN"/>
              </w:rPr>
              <w:t>:</w:t>
            </w:r>
            <w:r w:rsidR="004039CF" w:rsidRPr="004F26BC">
              <w:rPr>
                <w:snapToGrid/>
                <w:color w:val="auto"/>
                <w:szCs w:val="26"/>
                <w:lang w:val="vi-VN"/>
              </w:rPr>
              <w:t xml:space="preserve"> KN</w:t>
            </w:r>
            <w:r w:rsidR="00C76D03" w:rsidRPr="004F26BC">
              <w:rPr>
                <w:snapToGrid/>
                <w:color w:val="auto"/>
                <w:szCs w:val="26"/>
                <w:lang w:val="vi-VN"/>
              </w:rPr>
              <w:t>.[YYYY].[XXXX], trong đó:</w:t>
            </w:r>
          </w:p>
          <w:p w14:paraId="7356AD0F" w14:textId="149754E5" w:rsidR="00C76D03" w:rsidRPr="004F26BC" w:rsidRDefault="00C76D03" w:rsidP="004F26BC">
            <w:pPr>
              <w:pStyle w:val="NormalIndent"/>
              <w:keepNext w:val="0"/>
              <w:keepLines/>
              <w:widowControl w:val="0"/>
              <w:numPr>
                <w:ilvl w:val="0"/>
                <w:numId w:val="230"/>
              </w:numPr>
              <w:spacing w:before="0" w:after="0" w:line="312" w:lineRule="auto"/>
              <w:jc w:val="left"/>
              <w:rPr>
                <w:snapToGrid/>
                <w:color w:val="auto"/>
                <w:szCs w:val="26"/>
              </w:rPr>
            </w:pPr>
            <w:r w:rsidRPr="004F26BC">
              <w:rPr>
                <w:snapToGrid/>
                <w:color w:val="auto"/>
                <w:szCs w:val="26"/>
              </w:rPr>
              <w:t>YYYY</w:t>
            </w:r>
            <w:r w:rsidRPr="004F26BC">
              <w:rPr>
                <w:snapToGrid/>
                <w:color w:val="auto"/>
                <w:szCs w:val="26"/>
                <w:lang w:val="vi-VN"/>
              </w:rPr>
              <w:t xml:space="preserve"> là năm tạo kiến nghị</w:t>
            </w:r>
          </w:p>
          <w:p w14:paraId="0CA091E3" w14:textId="3D884A1E" w:rsidR="00C76D03" w:rsidRPr="004F26BC" w:rsidRDefault="00C76D03" w:rsidP="004F26BC">
            <w:pPr>
              <w:pStyle w:val="NormalIndent"/>
              <w:keepNext w:val="0"/>
              <w:keepLines/>
              <w:widowControl w:val="0"/>
              <w:numPr>
                <w:ilvl w:val="0"/>
                <w:numId w:val="230"/>
              </w:numPr>
              <w:spacing w:before="0" w:after="0" w:line="312" w:lineRule="auto"/>
              <w:jc w:val="left"/>
              <w:rPr>
                <w:snapToGrid/>
                <w:color w:val="auto"/>
                <w:szCs w:val="26"/>
              </w:rPr>
            </w:pPr>
            <w:r w:rsidRPr="004F26BC">
              <w:rPr>
                <w:snapToGrid/>
                <w:color w:val="auto"/>
                <w:szCs w:val="26"/>
              </w:rPr>
              <w:t>XXXX</w:t>
            </w:r>
            <w:r w:rsidRPr="004F26BC">
              <w:rPr>
                <w:snapToGrid/>
                <w:color w:val="auto"/>
                <w:szCs w:val="26"/>
                <w:lang w:val="vi-VN"/>
              </w:rPr>
              <w:t xml:space="preserve">: số </w:t>
            </w:r>
            <w:r w:rsidR="004F26BC" w:rsidRPr="004F26BC">
              <w:rPr>
                <w:snapToGrid/>
                <w:color w:val="auto"/>
                <w:szCs w:val="26"/>
                <w:lang w:val="vi-VN"/>
              </w:rPr>
              <w:t>tự tăng bắt đầu từ 0001</w:t>
            </w:r>
            <w:r w:rsidR="002D39D6">
              <w:rPr>
                <w:snapToGrid/>
                <w:color w:val="auto"/>
                <w:szCs w:val="26"/>
                <w:lang w:val="vi-VN"/>
              </w:rPr>
              <w:t>, đếm lại khi thay đổi năm</w:t>
            </w:r>
          </w:p>
          <w:p w14:paraId="45214D7E" w14:textId="16B36BCA" w:rsidR="00A609DA" w:rsidRDefault="00A609DA" w:rsidP="00986745">
            <w:pPr>
              <w:pStyle w:val="NormalIndent"/>
              <w:keepNext w:val="0"/>
              <w:keepLines/>
              <w:widowControl w:val="0"/>
              <w:numPr>
                <w:ilvl w:val="0"/>
                <w:numId w:val="228"/>
              </w:numPr>
              <w:spacing w:before="0" w:after="0" w:line="312" w:lineRule="auto"/>
              <w:jc w:val="left"/>
              <w:rPr>
                <w:snapToGrid/>
                <w:color w:val="auto"/>
                <w:szCs w:val="26"/>
              </w:rPr>
            </w:pPr>
            <w:proofErr w:type="spellStart"/>
            <w:r w:rsidRPr="00C97EFE">
              <w:rPr>
                <w:b/>
                <w:bCs/>
                <w:snapToGrid/>
                <w:color w:val="auto"/>
                <w:szCs w:val="26"/>
              </w:rPr>
              <w:t>Nội</w:t>
            </w:r>
            <w:proofErr w:type="spellEnd"/>
            <w:r w:rsidRPr="00C97EFE">
              <w:rPr>
                <w:b/>
                <w:bCs/>
                <w:snapToGrid/>
                <w:color w:val="auto"/>
                <w:szCs w:val="26"/>
              </w:rPr>
              <w:t xml:space="preserve"> dung </w:t>
            </w:r>
            <w:proofErr w:type="spellStart"/>
            <w:r w:rsidRPr="00C97EFE">
              <w:rPr>
                <w:b/>
                <w:bCs/>
                <w:snapToGrid/>
                <w:color w:val="auto"/>
                <w:szCs w:val="26"/>
              </w:rPr>
              <w:t>kiến</w:t>
            </w:r>
            <w:proofErr w:type="spellEnd"/>
            <w:r w:rsidRPr="00C97EFE">
              <w:rPr>
                <w:b/>
                <w:bCs/>
                <w:snapToGrid/>
                <w:color w:val="auto"/>
                <w:szCs w:val="26"/>
              </w:rPr>
              <w:t xml:space="preserve"> </w:t>
            </w:r>
            <w:proofErr w:type="spellStart"/>
            <w:r w:rsidRPr="00C97EFE">
              <w:rPr>
                <w:b/>
                <w:bCs/>
                <w:snapToGrid/>
                <w:color w:val="auto"/>
                <w:szCs w:val="26"/>
              </w:rPr>
              <w:t>nghị</w:t>
            </w:r>
            <w:proofErr w:type="spellEnd"/>
            <w:r>
              <w:rPr>
                <w:snapToGrid/>
                <w:color w:val="auto"/>
                <w:szCs w:val="26"/>
              </w:rPr>
              <w:t>*</w:t>
            </w:r>
            <w:r w:rsidR="004039CF">
              <w:rPr>
                <w:snapToGrid/>
                <w:color w:val="auto"/>
                <w:szCs w:val="26"/>
                <w:lang w:val="vi-VN"/>
              </w:rPr>
              <w:t>: nhập đoạn text</w:t>
            </w:r>
          </w:p>
          <w:p w14:paraId="29A6AE3F" w14:textId="5D9502D3" w:rsidR="00A609DA" w:rsidRPr="00C97EFE" w:rsidRDefault="00A609DA" w:rsidP="00986745">
            <w:pPr>
              <w:pStyle w:val="NormalIndent"/>
              <w:keepNext w:val="0"/>
              <w:keepLines/>
              <w:widowControl w:val="0"/>
              <w:numPr>
                <w:ilvl w:val="0"/>
                <w:numId w:val="228"/>
              </w:numPr>
              <w:spacing w:before="0" w:after="0" w:line="312" w:lineRule="auto"/>
              <w:jc w:val="left"/>
              <w:rPr>
                <w:snapToGrid/>
                <w:color w:val="auto"/>
                <w:szCs w:val="26"/>
              </w:rPr>
            </w:pPr>
            <w:proofErr w:type="spellStart"/>
            <w:r w:rsidRPr="00C97EFE">
              <w:rPr>
                <w:b/>
                <w:bCs/>
                <w:snapToGrid/>
                <w:color w:val="auto"/>
                <w:szCs w:val="26"/>
              </w:rPr>
              <w:t>Phân</w:t>
            </w:r>
            <w:proofErr w:type="spellEnd"/>
            <w:r w:rsidRPr="00C97EFE">
              <w:rPr>
                <w:b/>
                <w:bCs/>
                <w:snapToGrid/>
                <w:color w:val="auto"/>
                <w:szCs w:val="26"/>
              </w:rPr>
              <w:t xml:space="preserve"> </w:t>
            </w:r>
            <w:proofErr w:type="spellStart"/>
            <w:r w:rsidRPr="00C97EFE">
              <w:rPr>
                <w:b/>
                <w:bCs/>
                <w:snapToGrid/>
                <w:color w:val="auto"/>
                <w:szCs w:val="26"/>
              </w:rPr>
              <w:t>loại</w:t>
            </w:r>
            <w:proofErr w:type="spellEnd"/>
            <w:r>
              <w:rPr>
                <w:snapToGrid/>
                <w:color w:val="auto"/>
                <w:szCs w:val="26"/>
              </w:rPr>
              <w:t xml:space="preserve">*: </w:t>
            </w:r>
            <w:proofErr w:type="spellStart"/>
            <w:r w:rsidR="004F26BC">
              <w:rPr>
                <w:snapToGrid/>
                <w:color w:val="auto"/>
                <w:szCs w:val="26"/>
              </w:rPr>
              <w:t>chọn</w:t>
            </w:r>
            <w:proofErr w:type="spellEnd"/>
            <w:r w:rsidR="004F26BC">
              <w:rPr>
                <w:snapToGrid/>
                <w:color w:val="auto"/>
                <w:szCs w:val="26"/>
                <w:lang w:val="vi-VN"/>
              </w:rPr>
              <w:t xml:space="preserve"> 1 trong danh mục loại kiến nghị ở trạng thái Sử dụng </w:t>
            </w:r>
            <w:r w:rsidR="004F26BC" w:rsidRPr="004F26BC">
              <w:rPr>
                <w:i/>
                <w:iCs/>
                <w:snapToGrid/>
                <w:color w:val="0070C0"/>
                <w:szCs w:val="26"/>
                <w:lang w:val="vi-VN"/>
              </w:rPr>
              <w:t>(mục 2.3.4)</w:t>
            </w:r>
            <w:r w:rsidR="004F26BC" w:rsidRPr="004F26BC">
              <w:rPr>
                <w:snapToGrid/>
                <w:color w:val="0070C0"/>
                <w:szCs w:val="26"/>
                <w:lang w:val="vi-VN"/>
              </w:rPr>
              <w:t xml:space="preserve"> </w:t>
            </w:r>
          </w:p>
          <w:p w14:paraId="0EF758CB" w14:textId="0BCDFB0A" w:rsidR="00C97EFE" w:rsidRDefault="00C97EFE" w:rsidP="00C97EFE">
            <w:pPr>
              <w:pStyle w:val="NormalIndent"/>
              <w:keepNext w:val="0"/>
              <w:keepLines/>
              <w:widowControl w:val="0"/>
              <w:numPr>
                <w:ilvl w:val="0"/>
                <w:numId w:val="228"/>
              </w:numPr>
              <w:spacing w:before="0" w:after="0" w:line="312" w:lineRule="auto"/>
              <w:jc w:val="left"/>
              <w:rPr>
                <w:snapToGrid/>
                <w:color w:val="auto"/>
                <w:szCs w:val="26"/>
              </w:rPr>
            </w:pPr>
            <w:proofErr w:type="spellStart"/>
            <w:r w:rsidRPr="00C97EFE">
              <w:rPr>
                <w:b/>
                <w:bCs/>
                <w:snapToGrid/>
                <w:color w:val="auto"/>
                <w:szCs w:val="26"/>
              </w:rPr>
              <w:t>Đơn</w:t>
            </w:r>
            <w:proofErr w:type="spellEnd"/>
            <w:r w:rsidRPr="00C97EFE">
              <w:rPr>
                <w:b/>
                <w:bCs/>
                <w:snapToGrid/>
                <w:color w:val="auto"/>
                <w:szCs w:val="26"/>
              </w:rPr>
              <w:t xml:space="preserve"> </w:t>
            </w:r>
            <w:proofErr w:type="spellStart"/>
            <w:r w:rsidRPr="00C97EFE">
              <w:rPr>
                <w:b/>
                <w:bCs/>
                <w:snapToGrid/>
                <w:color w:val="auto"/>
                <w:szCs w:val="26"/>
              </w:rPr>
              <w:t>vị</w:t>
            </w:r>
            <w:proofErr w:type="spellEnd"/>
            <w:r w:rsidRPr="00C97EFE">
              <w:rPr>
                <w:b/>
                <w:bCs/>
                <w:snapToGrid/>
                <w:color w:val="auto"/>
                <w:szCs w:val="26"/>
              </w:rPr>
              <w:t xml:space="preserve"> </w:t>
            </w:r>
            <w:proofErr w:type="spellStart"/>
            <w:r w:rsidRPr="00C97EFE">
              <w:rPr>
                <w:b/>
                <w:bCs/>
                <w:snapToGrid/>
                <w:color w:val="auto"/>
                <w:szCs w:val="26"/>
              </w:rPr>
              <w:t>đầu</w:t>
            </w:r>
            <w:proofErr w:type="spellEnd"/>
            <w:r w:rsidRPr="00C97EFE">
              <w:rPr>
                <w:b/>
                <w:bCs/>
                <w:snapToGrid/>
                <w:color w:val="auto"/>
                <w:szCs w:val="26"/>
                <w:lang w:val="vi-VN"/>
              </w:rPr>
              <w:t xml:space="preserve"> mối</w:t>
            </w:r>
            <w:r>
              <w:rPr>
                <w:snapToGrid/>
                <w:color w:val="auto"/>
                <w:szCs w:val="26"/>
              </w:rPr>
              <w:t xml:space="preserve">*: </w:t>
            </w:r>
            <w:proofErr w:type="spellStart"/>
            <w:r>
              <w:rPr>
                <w:snapToGrid/>
                <w:color w:val="auto"/>
                <w:szCs w:val="26"/>
              </w:rPr>
              <w:t>chọn</w:t>
            </w:r>
            <w:proofErr w:type="spellEnd"/>
            <w:r>
              <w:rPr>
                <w:snapToGrid/>
                <w:color w:val="auto"/>
                <w:szCs w:val="26"/>
              </w:rPr>
              <w:t xml:space="preserve"> 1</w:t>
            </w:r>
            <w:r>
              <w:rPr>
                <w:snapToGrid/>
                <w:color w:val="auto"/>
                <w:szCs w:val="26"/>
                <w:lang w:val="vi-VN"/>
              </w:rPr>
              <w:t xml:space="preserve"> trong danh mục đơn vị ở trạng thái Hoạt động, lấy từ </w:t>
            </w:r>
            <w:r w:rsidR="005502C7" w:rsidRPr="005502C7">
              <w:rPr>
                <w:i/>
                <w:iCs/>
                <w:snapToGrid/>
                <w:color w:val="0070C0"/>
                <w:szCs w:val="26"/>
                <w:lang w:val="vi-VN"/>
              </w:rPr>
              <w:t>(</w:t>
            </w:r>
            <w:r w:rsidRPr="005502C7">
              <w:rPr>
                <w:i/>
                <w:iCs/>
                <w:snapToGrid/>
                <w:color w:val="0070C0"/>
                <w:szCs w:val="26"/>
                <w:lang w:val="vi-VN"/>
              </w:rPr>
              <w:t>mục 3.1.1</w:t>
            </w:r>
            <w:r w:rsidR="005502C7" w:rsidRPr="005502C7">
              <w:rPr>
                <w:i/>
                <w:iCs/>
                <w:snapToGrid/>
                <w:color w:val="0070C0"/>
                <w:szCs w:val="26"/>
                <w:lang w:val="vi-VN"/>
              </w:rPr>
              <w:t>)</w:t>
            </w:r>
          </w:p>
          <w:p w14:paraId="297793AF" w14:textId="44840DA8" w:rsidR="001B20BD" w:rsidRDefault="001B20BD" w:rsidP="001B20BD">
            <w:pPr>
              <w:pStyle w:val="NormalIndent"/>
              <w:keepNext w:val="0"/>
              <w:keepLines/>
              <w:widowControl w:val="0"/>
              <w:numPr>
                <w:ilvl w:val="0"/>
                <w:numId w:val="228"/>
              </w:numPr>
              <w:spacing w:before="0" w:after="0" w:line="312" w:lineRule="auto"/>
              <w:jc w:val="left"/>
              <w:rPr>
                <w:snapToGrid/>
                <w:color w:val="auto"/>
                <w:szCs w:val="26"/>
              </w:rPr>
            </w:pPr>
            <w:proofErr w:type="spellStart"/>
            <w:r w:rsidRPr="00C97EFE">
              <w:rPr>
                <w:b/>
                <w:bCs/>
                <w:snapToGrid/>
                <w:color w:val="auto"/>
                <w:szCs w:val="26"/>
              </w:rPr>
              <w:t>Người</w:t>
            </w:r>
            <w:proofErr w:type="spellEnd"/>
            <w:r w:rsidRPr="00C97EFE">
              <w:rPr>
                <w:b/>
                <w:bCs/>
                <w:snapToGrid/>
                <w:color w:val="auto"/>
                <w:szCs w:val="26"/>
              </w:rPr>
              <w:t xml:space="preserve"> </w:t>
            </w:r>
            <w:proofErr w:type="spellStart"/>
            <w:r w:rsidRPr="00C97EFE">
              <w:rPr>
                <w:b/>
                <w:bCs/>
                <w:snapToGrid/>
                <w:color w:val="auto"/>
                <w:szCs w:val="26"/>
              </w:rPr>
              <w:t>chịu</w:t>
            </w:r>
            <w:proofErr w:type="spellEnd"/>
            <w:r w:rsidRPr="00C97EFE">
              <w:rPr>
                <w:b/>
                <w:bCs/>
                <w:snapToGrid/>
                <w:color w:val="auto"/>
                <w:szCs w:val="26"/>
              </w:rPr>
              <w:t xml:space="preserve"> </w:t>
            </w:r>
            <w:proofErr w:type="spellStart"/>
            <w:r w:rsidRPr="00C97EFE">
              <w:rPr>
                <w:b/>
                <w:bCs/>
                <w:snapToGrid/>
                <w:color w:val="auto"/>
                <w:szCs w:val="26"/>
              </w:rPr>
              <w:t>trách</w:t>
            </w:r>
            <w:proofErr w:type="spellEnd"/>
            <w:r w:rsidRPr="00C97EFE">
              <w:rPr>
                <w:b/>
                <w:bCs/>
                <w:snapToGrid/>
                <w:color w:val="auto"/>
                <w:szCs w:val="26"/>
              </w:rPr>
              <w:t xml:space="preserve"> </w:t>
            </w:r>
            <w:proofErr w:type="spellStart"/>
            <w:r w:rsidRPr="00C97EFE">
              <w:rPr>
                <w:b/>
                <w:bCs/>
                <w:snapToGrid/>
                <w:color w:val="auto"/>
                <w:szCs w:val="26"/>
              </w:rPr>
              <w:t>nhiệm</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141362">
              <w:rPr>
                <w:snapToGrid/>
                <w:color w:val="auto"/>
                <w:szCs w:val="26"/>
              </w:rPr>
              <w:t>các</w:t>
            </w:r>
            <w:proofErr w:type="spellEnd"/>
            <w:r w:rsidR="00141362">
              <w:rPr>
                <w:snapToGrid/>
                <w:color w:val="auto"/>
                <w:szCs w:val="26"/>
                <w:lang w:val="vi-VN"/>
              </w:rPr>
              <w:t xml:space="preserve"> </w:t>
            </w:r>
            <w:r>
              <w:rPr>
                <w:snapToGrid/>
                <w:color w:val="auto"/>
                <w:szCs w:val="26"/>
              </w:rPr>
              <w:t>user</w:t>
            </w:r>
            <w:r>
              <w:rPr>
                <w:snapToGrid/>
                <w:color w:val="auto"/>
                <w:szCs w:val="26"/>
                <w:lang w:val="vi-VN"/>
              </w:rPr>
              <w:t xml:space="preserve"> </w:t>
            </w:r>
            <w:r w:rsidR="00141362">
              <w:rPr>
                <w:snapToGrid/>
                <w:color w:val="auto"/>
                <w:szCs w:val="26"/>
                <w:lang w:val="vi-VN"/>
              </w:rPr>
              <w:t>đang làm việc tại đơn vị đầu mối</w:t>
            </w:r>
          </w:p>
          <w:p w14:paraId="30124DD7" w14:textId="77777777" w:rsidR="00A609DA" w:rsidRPr="00D75F70" w:rsidRDefault="00A609DA" w:rsidP="00986745">
            <w:pPr>
              <w:pStyle w:val="NormalIndent"/>
              <w:keepNext w:val="0"/>
              <w:keepLines/>
              <w:widowControl w:val="0"/>
              <w:numPr>
                <w:ilvl w:val="0"/>
                <w:numId w:val="228"/>
              </w:numPr>
              <w:spacing w:before="0" w:after="0" w:line="312" w:lineRule="auto"/>
              <w:jc w:val="left"/>
              <w:rPr>
                <w:snapToGrid/>
                <w:color w:val="auto"/>
                <w:szCs w:val="26"/>
              </w:rPr>
            </w:pPr>
            <w:proofErr w:type="spellStart"/>
            <w:r w:rsidRPr="00B14A37">
              <w:rPr>
                <w:b/>
                <w:bCs/>
                <w:snapToGrid/>
                <w:color w:val="auto"/>
                <w:szCs w:val="26"/>
              </w:rPr>
              <w:t>Thời</w:t>
            </w:r>
            <w:proofErr w:type="spellEnd"/>
            <w:r w:rsidRPr="00B14A37">
              <w:rPr>
                <w:b/>
                <w:bCs/>
                <w:snapToGrid/>
                <w:color w:val="auto"/>
                <w:szCs w:val="26"/>
              </w:rPr>
              <w:t xml:space="preserve"> </w:t>
            </w:r>
            <w:proofErr w:type="spellStart"/>
            <w:r w:rsidRPr="00B14A37">
              <w:rPr>
                <w:b/>
                <w:bCs/>
                <w:snapToGrid/>
                <w:color w:val="auto"/>
                <w:szCs w:val="26"/>
              </w:rPr>
              <w:t>hạn</w:t>
            </w:r>
            <w:proofErr w:type="spellEnd"/>
            <w:r w:rsidRPr="00B14A37">
              <w:rPr>
                <w:b/>
                <w:bCs/>
                <w:snapToGrid/>
                <w:color w:val="auto"/>
                <w:szCs w:val="26"/>
              </w:rPr>
              <w:t xml:space="preserve"> </w:t>
            </w:r>
            <w:proofErr w:type="spellStart"/>
            <w:r w:rsidRPr="00B14A37">
              <w:rPr>
                <w:b/>
                <w:bCs/>
                <w:snapToGrid/>
                <w:color w:val="auto"/>
                <w:szCs w:val="26"/>
              </w:rPr>
              <w:t>hoàn</w:t>
            </w:r>
            <w:proofErr w:type="spellEnd"/>
            <w:r w:rsidRPr="00B14A37">
              <w:rPr>
                <w:b/>
                <w:bCs/>
                <w:snapToGrid/>
                <w:color w:val="auto"/>
                <w:szCs w:val="26"/>
              </w:rPr>
              <w:t xml:space="preserve"> </w:t>
            </w:r>
            <w:proofErr w:type="spellStart"/>
            <w:r w:rsidRPr="00B14A37">
              <w:rPr>
                <w:b/>
                <w:bCs/>
                <w:snapToGrid/>
                <w:color w:val="auto"/>
                <w:szCs w:val="26"/>
              </w:rPr>
              <w:t>thành</w:t>
            </w:r>
            <w:proofErr w:type="spellEnd"/>
            <w:r>
              <w:rPr>
                <w:snapToGrid/>
                <w:color w:val="auto"/>
                <w:szCs w:val="26"/>
              </w:rPr>
              <w:t xml:space="preserve">*: </w:t>
            </w:r>
            <w:proofErr w:type="spellStart"/>
            <w:r w:rsidR="003674E5">
              <w:rPr>
                <w:snapToGrid/>
                <w:color w:val="auto"/>
                <w:szCs w:val="26"/>
              </w:rPr>
              <w:t>nhập</w:t>
            </w:r>
            <w:proofErr w:type="spellEnd"/>
            <w:r w:rsidR="003674E5">
              <w:rPr>
                <w:snapToGrid/>
                <w:color w:val="auto"/>
                <w:szCs w:val="26"/>
                <w:lang w:val="vi-VN"/>
              </w:rPr>
              <w:t xml:space="preserve">/chọn ngày </w:t>
            </w:r>
          </w:p>
          <w:p w14:paraId="55A07A27" w14:textId="60E20BD2" w:rsidR="00D75F70" w:rsidRPr="00D75F70" w:rsidRDefault="00D75F70" w:rsidP="00986745">
            <w:pPr>
              <w:pStyle w:val="NormalIndent"/>
              <w:keepNext w:val="0"/>
              <w:keepLines/>
              <w:widowControl w:val="0"/>
              <w:numPr>
                <w:ilvl w:val="0"/>
                <w:numId w:val="228"/>
              </w:numPr>
              <w:spacing w:before="0" w:after="0" w:line="312" w:lineRule="auto"/>
              <w:jc w:val="left"/>
              <w:rPr>
                <w:b/>
                <w:bCs/>
                <w:snapToGrid/>
                <w:color w:val="auto"/>
                <w:szCs w:val="26"/>
              </w:rPr>
            </w:pPr>
            <w:proofErr w:type="spellStart"/>
            <w:r w:rsidRPr="00D75F70">
              <w:rPr>
                <w:b/>
                <w:bCs/>
                <w:snapToGrid/>
                <w:color w:val="auto"/>
                <w:szCs w:val="26"/>
              </w:rPr>
              <w:t>Đơn</w:t>
            </w:r>
            <w:proofErr w:type="spellEnd"/>
            <w:r w:rsidRPr="00D75F70">
              <w:rPr>
                <w:b/>
                <w:bCs/>
                <w:snapToGrid/>
                <w:color w:val="auto"/>
                <w:szCs w:val="26"/>
                <w:lang w:val="vi-VN"/>
              </w:rPr>
              <w:t xml:space="preserve"> vị phối hợp</w:t>
            </w:r>
            <w:r>
              <w:rPr>
                <w:b/>
                <w:bCs/>
                <w:snapToGrid/>
                <w:color w:val="auto"/>
                <w:szCs w:val="26"/>
                <w:lang w:val="vi-VN"/>
              </w:rPr>
              <w:t xml:space="preserve">: </w:t>
            </w:r>
            <w:r w:rsidRPr="00D75F70">
              <w:rPr>
                <w:snapToGrid/>
                <w:color w:val="auto"/>
                <w:szCs w:val="26"/>
                <w:lang w:val="vi-VN"/>
              </w:rPr>
              <w:t>chọn nhiều trong</w:t>
            </w:r>
            <w:r>
              <w:rPr>
                <w:snapToGrid/>
                <w:color w:val="auto"/>
                <w:szCs w:val="26"/>
                <w:lang w:val="vi-VN"/>
              </w:rPr>
              <w:t xml:space="preserve"> danh mục đơn vị ở trạng thái Hoạt động, lấy từ </w:t>
            </w:r>
            <w:r w:rsidRPr="005502C7">
              <w:rPr>
                <w:i/>
                <w:iCs/>
                <w:snapToGrid/>
                <w:color w:val="0070C0"/>
                <w:szCs w:val="26"/>
                <w:lang w:val="vi-VN"/>
              </w:rPr>
              <w:t>(mục 3.1.1)</w:t>
            </w:r>
          </w:p>
          <w:p w14:paraId="7DC4996B" w14:textId="77777777" w:rsidR="00D75F70" w:rsidRPr="00230B01" w:rsidRDefault="00D75F70" w:rsidP="00986745">
            <w:pPr>
              <w:pStyle w:val="NormalIndent"/>
              <w:keepNext w:val="0"/>
              <w:keepLines/>
              <w:widowControl w:val="0"/>
              <w:numPr>
                <w:ilvl w:val="0"/>
                <w:numId w:val="228"/>
              </w:numPr>
              <w:spacing w:before="0" w:after="0" w:line="312" w:lineRule="auto"/>
              <w:jc w:val="left"/>
              <w:rPr>
                <w:snapToGrid/>
                <w:color w:val="auto"/>
                <w:szCs w:val="26"/>
              </w:rPr>
            </w:pPr>
            <w:proofErr w:type="spellStart"/>
            <w:r w:rsidRPr="00D75F70">
              <w:rPr>
                <w:b/>
                <w:bCs/>
                <w:snapToGrid/>
                <w:color w:val="auto"/>
                <w:szCs w:val="26"/>
              </w:rPr>
              <w:t>Ghi</w:t>
            </w:r>
            <w:proofErr w:type="spellEnd"/>
            <w:r w:rsidRPr="00D75F70">
              <w:rPr>
                <w:b/>
                <w:bCs/>
                <w:snapToGrid/>
                <w:color w:val="auto"/>
                <w:szCs w:val="26"/>
                <w:lang w:val="vi-VN"/>
              </w:rPr>
              <w:t xml:space="preserve"> chú</w:t>
            </w:r>
          </w:p>
          <w:p w14:paraId="6F163F4D" w14:textId="059AF9CA" w:rsidR="00230B01" w:rsidRPr="00230B01" w:rsidRDefault="00230B01" w:rsidP="00230B01">
            <w:pPr>
              <w:pStyle w:val="NormalIndent"/>
              <w:keepNext w:val="0"/>
              <w:keepLines/>
              <w:widowControl w:val="0"/>
              <w:numPr>
                <w:ilvl w:val="0"/>
                <w:numId w:val="0"/>
              </w:numPr>
              <w:spacing w:before="0" w:after="0" w:line="312" w:lineRule="auto"/>
              <w:jc w:val="left"/>
              <w:rPr>
                <w:snapToGrid/>
                <w:color w:val="auto"/>
                <w:szCs w:val="26"/>
                <w:lang w:val="vi-VN"/>
              </w:rPr>
            </w:pPr>
            <w:proofErr w:type="spellStart"/>
            <w:r>
              <w:rPr>
                <w:snapToGrid/>
                <w:color w:val="auto"/>
                <w:szCs w:val="26"/>
              </w:rPr>
              <w:t>Giao</w:t>
            </w:r>
            <w:proofErr w:type="spellEnd"/>
            <w:r>
              <w:rPr>
                <w:snapToGrid/>
                <w:color w:val="auto"/>
                <w:szCs w:val="26"/>
                <w:lang w:val="vi-VN"/>
              </w:rPr>
              <w:t xml:space="preserve"> diện:</w:t>
            </w:r>
            <w:r w:rsidR="00D160E3">
              <w:rPr>
                <w:snapToGrid/>
                <w:color w:val="auto"/>
                <w:szCs w:val="26"/>
                <w:lang w:val="vi-VN"/>
              </w:rPr>
              <w:t xml:space="preserve"> </w:t>
            </w:r>
            <w:hyperlink r:id="rId49" w:anchor="id=ffmdnv&amp;p=cap_nhat_phat_hien&amp;g=1" w:history="1">
              <w:r w:rsidR="00D160E3" w:rsidRPr="00296D61">
                <w:rPr>
                  <w:rStyle w:val="Hyperlink"/>
                  <w:lang w:val="vi-VN"/>
                </w:rPr>
                <w:t>https://f2z0rj.axshare.com/#id=ffmdnv&amp;p=cap_nhat_phat_hien&amp;g=1</w:t>
              </w:r>
            </w:hyperlink>
            <w:r w:rsidR="00D160E3">
              <w:rPr>
                <w:lang w:val="vi-VN"/>
              </w:rPr>
              <w:t xml:space="preserve"> (click button Tạo kiến nghị)</w:t>
            </w:r>
          </w:p>
        </w:tc>
      </w:tr>
      <w:tr w:rsidR="00A609DA" w:rsidRPr="002F4F88" w14:paraId="239FD8C9" w14:textId="77777777" w:rsidTr="00A80D9F">
        <w:tc>
          <w:tcPr>
            <w:tcW w:w="817" w:type="dxa"/>
            <w:shd w:val="clear" w:color="auto" w:fill="auto"/>
          </w:tcPr>
          <w:p w14:paraId="3DA506D2" w14:textId="77777777" w:rsidR="00A609DA" w:rsidRPr="002F4F88" w:rsidRDefault="00A609DA" w:rsidP="00986745">
            <w:pPr>
              <w:pStyle w:val="ListParagraph"/>
              <w:numPr>
                <w:ilvl w:val="0"/>
                <w:numId w:val="227"/>
              </w:numPr>
            </w:pPr>
          </w:p>
        </w:tc>
        <w:tc>
          <w:tcPr>
            <w:tcW w:w="1877" w:type="dxa"/>
            <w:shd w:val="clear" w:color="auto" w:fill="auto"/>
          </w:tcPr>
          <w:p w14:paraId="7F038658" w14:textId="77777777" w:rsidR="00A609DA" w:rsidRPr="002F4F88" w:rsidRDefault="00A609DA" w:rsidP="00A80D9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545D8ED" w14:textId="77777777" w:rsidR="00A609DA" w:rsidRPr="00121676"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A609DA" w:rsidRPr="002F4F88" w14:paraId="36C57FCF" w14:textId="77777777" w:rsidTr="00A80D9F">
        <w:tc>
          <w:tcPr>
            <w:tcW w:w="817" w:type="dxa"/>
            <w:shd w:val="clear" w:color="auto" w:fill="auto"/>
          </w:tcPr>
          <w:p w14:paraId="464C64F2" w14:textId="77777777" w:rsidR="00A609DA" w:rsidRPr="002F4F88" w:rsidRDefault="00A609DA" w:rsidP="00986745">
            <w:pPr>
              <w:pStyle w:val="ListParagraph"/>
              <w:numPr>
                <w:ilvl w:val="0"/>
                <w:numId w:val="227"/>
              </w:numPr>
            </w:pPr>
          </w:p>
        </w:tc>
        <w:tc>
          <w:tcPr>
            <w:tcW w:w="1877" w:type="dxa"/>
            <w:shd w:val="clear" w:color="auto" w:fill="auto"/>
          </w:tcPr>
          <w:p w14:paraId="7BC96E27" w14:textId="77777777" w:rsidR="00A609DA" w:rsidRPr="002F4F88" w:rsidRDefault="00A609DA" w:rsidP="00A80D9F">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993D0FD" w14:textId="77777777" w:rsidR="00A609DA" w:rsidRPr="00965AA7"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Pr>
                <w:snapToGrid/>
                <w:color w:val="auto"/>
                <w:szCs w:val="26"/>
              </w:rPr>
              <w:t>.</w:t>
            </w:r>
          </w:p>
        </w:tc>
      </w:tr>
      <w:tr w:rsidR="00A609DA" w:rsidRPr="002F4F88" w14:paraId="50DAEB9F" w14:textId="77777777" w:rsidTr="00A80D9F">
        <w:tc>
          <w:tcPr>
            <w:tcW w:w="817" w:type="dxa"/>
            <w:shd w:val="clear" w:color="auto" w:fill="auto"/>
          </w:tcPr>
          <w:p w14:paraId="51C4F274" w14:textId="77777777" w:rsidR="00A609DA" w:rsidRPr="002F4F88" w:rsidRDefault="00A609DA" w:rsidP="00986745">
            <w:pPr>
              <w:pStyle w:val="ListParagraph"/>
              <w:numPr>
                <w:ilvl w:val="0"/>
                <w:numId w:val="227"/>
              </w:numPr>
            </w:pPr>
          </w:p>
        </w:tc>
        <w:tc>
          <w:tcPr>
            <w:tcW w:w="1877" w:type="dxa"/>
            <w:shd w:val="clear" w:color="auto" w:fill="auto"/>
          </w:tcPr>
          <w:p w14:paraId="0B962635" w14:textId="77777777" w:rsidR="00A609DA" w:rsidRPr="002F4F88" w:rsidRDefault="00A609DA" w:rsidP="00A80D9F">
            <w:pPr>
              <w:keepLines/>
              <w:widowControl w:val="0"/>
              <w:rPr>
                <w:szCs w:val="26"/>
              </w:rPr>
            </w:pPr>
            <w:proofErr w:type="spellStart"/>
            <w:r>
              <w:rPr>
                <w:szCs w:val="26"/>
              </w:rPr>
              <w:t>Xóa</w:t>
            </w:r>
            <w:proofErr w:type="spellEnd"/>
          </w:p>
        </w:tc>
        <w:tc>
          <w:tcPr>
            <w:tcW w:w="6912" w:type="dxa"/>
            <w:shd w:val="clear" w:color="auto" w:fill="auto"/>
          </w:tcPr>
          <w:p w14:paraId="1A447F78" w14:textId="2579B72F" w:rsidR="00A609DA" w:rsidRPr="002F4F88" w:rsidRDefault="00A609DA" w:rsidP="00A80D9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nghị</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tc>
      </w:tr>
    </w:tbl>
    <w:p w14:paraId="3F2B98DE" w14:textId="77777777" w:rsidR="00A609DA" w:rsidRPr="008459E3" w:rsidRDefault="00A609DA" w:rsidP="00A609DA">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2DF68D84" w14:textId="6591427F" w:rsidR="006B7F63" w:rsidRDefault="006B7F63" w:rsidP="00762803">
      <w:pPr>
        <w:pStyle w:val="tvHeading1"/>
      </w:pPr>
      <w:bookmarkStart w:id="140" w:name="_Toc87368245"/>
      <w:proofErr w:type="spellStart"/>
      <w:r w:rsidRPr="00F50940">
        <w:t>Báo</w:t>
      </w:r>
      <w:proofErr w:type="spellEnd"/>
      <w:r w:rsidRPr="00F50940">
        <w:t xml:space="preserve"> </w:t>
      </w:r>
      <w:proofErr w:type="spellStart"/>
      <w:r w:rsidRPr="00F50940">
        <w:t>cáo</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40"/>
      <w:proofErr w:type="spellEnd"/>
    </w:p>
    <w:p w14:paraId="512E9C59" w14:textId="1DFE2906" w:rsidR="005C2BB3" w:rsidRPr="00D602E9" w:rsidRDefault="00BC65D4" w:rsidP="005C2BB3">
      <w:pPr>
        <w:pStyle w:val="tvHeading11"/>
        <w:rPr>
          <w:lang w:val="vi-VN"/>
        </w:rPr>
      </w:pPr>
      <w:bookmarkStart w:id="141" w:name="_Toc87368246"/>
      <w:r>
        <w:rPr>
          <w:lang w:val="vi-VN"/>
        </w:rPr>
        <w:t>Báo cáo cuộc kiểm toán</w:t>
      </w:r>
      <w:bookmarkEnd w:id="141"/>
    </w:p>
    <w:p w14:paraId="50D61FC7" w14:textId="1FEAEB88" w:rsidR="006B7F63" w:rsidRDefault="006B7F63" w:rsidP="00762803">
      <w:pPr>
        <w:pStyle w:val="tvHeading1"/>
      </w:pPr>
      <w:bookmarkStart w:id="142" w:name="_Toc87368247"/>
      <w:r w:rsidRPr="00F50940">
        <w:t xml:space="preserve">Theo </w:t>
      </w:r>
      <w:proofErr w:type="spellStart"/>
      <w:r w:rsidRPr="00F50940">
        <w:t>dõi</w:t>
      </w:r>
      <w:proofErr w:type="spellEnd"/>
      <w:r w:rsidRPr="00F50940">
        <w:t xml:space="preserve"> </w:t>
      </w:r>
      <w:proofErr w:type="spellStart"/>
      <w:r w:rsidRPr="00F50940">
        <w:t>sau</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42"/>
      <w:proofErr w:type="spellEnd"/>
    </w:p>
    <w:p w14:paraId="125A80C6" w14:textId="69E1DB93" w:rsidR="00656F5A" w:rsidRDefault="00271AA8" w:rsidP="00271AA8">
      <w:pPr>
        <w:pStyle w:val="tvHeading11"/>
        <w:rPr>
          <w:lang w:val="vi-VN"/>
        </w:rPr>
      </w:pPr>
      <w:bookmarkStart w:id="143" w:name="_Toc87368248"/>
      <w:r>
        <w:rPr>
          <w:lang w:val="vi-VN"/>
        </w:rPr>
        <w:t>Kiến nghị kiểm toán</w:t>
      </w:r>
      <w:bookmarkEnd w:id="143"/>
    </w:p>
    <w:p w14:paraId="5B95C08C" w14:textId="4D95BE1E" w:rsidR="006B7F63" w:rsidRPr="006B7F63" w:rsidRDefault="006B7F63" w:rsidP="00762803">
      <w:pPr>
        <w:pStyle w:val="tvHeading1"/>
      </w:pPr>
      <w:bookmarkStart w:id="144" w:name="_Toc87368249"/>
      <w:proofErr w:type="spellStart"/>
      <w:r w:rsidRPr="00F50940">
        <w:t>Đánh</w:t>
      </w:r>
      <w:proofErr w:type="spellEnd"/>
      <w:r w:rsidRPr="00F50940">
        <w:t xml:space="preserve"> </w:t>
      </w:r>
      <w:proofErr w:type="spellStart"/>
      <w:r w:rsidRPr="00F50940">
        <w:t>giá</w:t>
      </w:r>
      <w:proofErr w:type="spellEnd"/>
      <w:r w:rsidRPr="00F50940">
        <w:t xml:space="preserve"> </w:t>
      </w:r>
      <w:proofErr w:type="spellStart"/>
      <w:r w:rsidRPr="00F50940">
        <w:t>chất</w:t>
      </w:r>
      <w:proofErr w:type="spellEnd"/>
      <w:r w:rsidRPr="00F50940">
        <w:t xml:space="preserve"> </w:t>
      </w:r>
      <w:proofErr w:type="spellStart"/>
      <w:r w:rsidRPr="00F50940">
        <w:t>lượng</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144"/>
      <w:proofErr w:type="spellEnd"/>
    </w:p>
    <w:p w14:paraId="04AB6C4E" w14:textId="6C5553AC" w:rsidR="006B7F63" w:rsidRPr="00CA0BB0" w:rsidRDefault="006B7F63" w:rsidP="00762803">
      <w:pPr>
        <w:pStyle w:val="tvHeading1"/>
      </w:pPr>
      <w:bookmarkStart w:id="145" w:name="_Toc87368250"/>
      <w:proofErr w:type="spellStart"/>
      <w:r w:rsidRPr="00F50940">
        <w:lastRenderedPageBreak/>
        <w:t>Tiện</w:t>
      </w:r>
      <w:proofErr w:type="spellEnd"/>
      <w:r w:rsidRPr="00F50940">
        <w:t xml:space="preserve"> </w:t>
      </w:r>
      <w:proofErr w:type="spellStart"/>
      <w:r w:rsidRPr="00F50940">
        <w:t>ích</w:t>
      </w:r>
      <w:bookmarkEnd w:id="145"/>
      <w:proofErr w:type="spellEnd"/>
    </w:p>
    <w:p w14:paraId="1F157072" w14:textId="77777777" w:rsidR="00D94819" w:rsidRDefault="00D94819" w:rsidP="00864B7E">
      <w:r>
        <w:br w:type="page"/>
      </w:r>
    </w:p>
    <w:p w14:paraId="14878CD3" w14:textId="77777777" w:rsidR="001E25AB" w:rsidRDefault="001E25AB" w:rsidP="001E25AB">
      <w:pPr>
        <w:pStyle w:val="Heading1"/>
        <w:ind w:left="357" w:hanging="357"/>
      </w:pPr>
      <w:bookmarkStart w:id="146" w:name="_Toc87368251"/>
      <w:r>
        <w:lastRenderedPageBreak/>
        <w:t>YÊU CẦU GIAO TIẾP, TÍCH HỢP</w:t>
      </w:r>
      <w:r w:rsidR="00EE5D43">
        <w:t xml:space="preserve"> HỆ THỐNG KHÁC</w:t>
      </w:r>
      <w:bookmarkEnd w:id="146"/>
    </w:p>
    <w:p w14:paraId="6AB4D6BD" w14:textId="6DE8FB3A" w:rsidR="00EC0E81" w:rsidRPr="00EC0E81" w:rsidRDefault="00EC0E81" w:rsidP="00EC0E81">
      <w:pPr>
        <w:pStyle w:val="ListParagraph"/>
        <w:numPr>
          <w:ilvl w:val="0"/>
          <w:numId w:val="15"/>
        </w:numPr>
        <w:rPr>
          <w:shd w:val="clear" w:color="auto" w:fill="FFFFFF"/>
        </w:rPr>
      </w:pP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với</w:t>
      </w:r>
      <w:proofErr w:type="spellEnd"/>
      <w:r w:rsidRPr="00EC0E81">
        <w:rPr>
          <w:shd w:val="clear" w:color="auto" w:fill="FFFFFF"/>
        </w:rPr>
        <w:t xml:space="preserve"> </w:t>
      </w:r>
      <w:proofErr w:type="spellStart"/>
      <w:r w:rsidRPr="00EC0E81">
        <w:rPr>
          <w:shd w:val="clear" w:color="auto" w:fill="FFFFFF"/>
        </w:rPr>
        <w:t>các</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w:t>
      </w:r>
      <w:proofErr w:type="spellStart"/>
      <w:r w:rsidRPr="00EC0E81">
        <w:rPr>
          <w:shd w:val="clear" w:color="auto" w:fill="FFFFFF"/>
        </w:rPr>
        <w:t>nội</w:t>
      </w:r>
      <w:proofErr w:type="spellEnd"/>
      <w:r w:rsidRPr="00EC0E81">
        <w:rPr>
          <w:shd w:val="clear" w:color="auto" w:fill="FFFFFF"/>
        </w:rPr>
        <w:t xml:space="preserve"> </w:t>
      </w:r>
      <w:proofErr w:type="spellStart"/>
      <w:r w:rsidRPr="00EC0E81">
        <w:rPr>
          <w:shd w:val="clear" w:color="auto" w:fill="FFFFFF"/>
        </w:rPr>
        <w:t>bộ</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lấy</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về</w:t>
      </w:r>
      <w:proofErr w:type="spellEnd"/>
      <w:r w:rsidRPr="00EC0E81">
        <w:rPr>
          <w:shd w:val="clear" w:color="auto" w:fill="FFFFFF"/>
        </w:rPr>
        <w:t xml:space="preserve"> </w:t>
      </w:r>
      <w:proofErr w:type="spellStart"/>
      <w:r w:rsidRPr="00EC0E81">
        <w:rPr>
          <w:shd w:val="clear" w:color="auto" w:fill="FFFFFF"/>
        </w:rPr>
        <w:t>hoạt</w:t>
      </w:r>
      <w:proofErr w:type="spellEnd"/>
      <w:r w:rsidRPr="00EC0E81">
        <w:rPr>
          <w:shd w:val="clear" w:color="auto" w:fill="FFFFFF"/>
        </w:rPr>
        <w:t xml:space="preserve"> </w:t>
      </w:r>
      <w:proofErr w:type="spellStart"/>
      <w:r w:rsidRPr="00EC0E81">
        <w:rPr>
          <w:shd w:val="clear" w:color="auto" w:fill="FFFFFF"/>
        </w:rPr>
        <w:t>động</w:t>
      </w:r>
      <w:proofErr w:type="spellEnd"/>
      <w:r w:rsidRPr="00EC0E81">
        <w:rPr>
          <w:shd w:val="clear" w:color="auto" w:fill="FFFFFF"/>
        </w:rPr>
        <w:t xml:space="preserve"> </w:t>
      </w:r>
      <w:proofErr w:type="spellStart"/>
      <w:r w:rsidRPr="00EC0E81">
        <w:rPr>
          <w:shd w:val="clear" w:color="auto" w:fill="FFFFFF"/>
        </w:rPr>
        <w:t>vận</w:t>
      </w:r>
      <w:proofErr w:type="spellEnd"/>
      <w:r w:rsidRPr="00EC0E81">
        <w:rPr>
          <w:shd w:val="clear" w:color="auto" w:fill="FFFFFF"/>
        </w:rPr>
        <w:t xml:space="preserve"> </w:t>
      </w:r>
      <w:proofErr w:type="spellStart"/>
      <w:r w:rsidRPr="00EC0E81">
        <w:rPr>
          <w:shd w:val="clear" w:color="auto" w:fill="FFFFFF"/>
        </w:rPr>
        <w:t>hành</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thông</w:t>
      </w:r>
      <w:proofErr w:type="spellEnd"/>
      <w:r w:rsidRPr="00EC0E81">
        <w:rPr>
          <w:shd w:val="clear" w:color="auto" w:fill="FFFFFF"/>
        </w:rPr>
        <w:t xml:space="preserve"> tin </w:t>
      </w:r>
      <w:proofErr w:type="spellStart"/>
      <w:r w:rsidRPr="00EC0E81">
        <w:rPr>
          <w:shd w:val="clear" w:color="auto" w:fill="FFFFFF"/>
        </w:rPr>
        <w:t>tài</w:t>
      </w:r>
      <w:proofErr w:type="spellEnd"/>
      <w:r w:rsidRPr="00EC0E81">
        <w:rPr>
          <w:shd w:val="clear" w:color="auto" w:fill="FFFFFF"/>
        </w:rPr>
        <w:t xml:space="preserve"> </w:t>
      </w:r>
      <w:proofErr w:type="spellStart"/>
      <w:r w:rsidRPr="00EC0E81">
        <w:rPr>
          <w:shd w:val="clear" w:color="auto" w:fill="FFFFFF"/>
        </w:rPr>
        <w:t>chính</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phục</w:t>
      </w:r>
      <w:proofErr w:type="spellEnd"/>
      <w:r w:rsidRPr="00EC0E81">
        <w:rPr>
          <w:shd w:val="clear" w:color="auto" w:fill="FFFFFF"/>
        </w:rPr>
        <w:t xml:space="preserve"> </w:t>
      </w:r>
      <w:proofErr w:type="spellStart"/>
      <w:r w:rsidRPr="00EC0E81">
        <w:rPr>
          <w:shd w:val="clear" w:color="auto" w:fill="FFFFFF"/>
        </w:rPr>
        <w:t>vụ</w:t>
      </w:r>
      <w:proofErr w:type="spellEnd"/>
      <w:r w:rsidRPr="00EC0E81">
        <w:rPr>
          <w:shd w:val="clear" w:color="auto" w:fill="FFFFFF"/>
        </w:rPr>
        <w:t xml:space="preserve"> </w:t>
      </w:r>
      <w:proofErr w:type="spellStart"/>
      <w:r w:rsidRPr="00EC0E81">
        <w:rPr>
          <w:shd w:val="clear" w:color="auto" w:fill="FFFFFF"/>
        </w:rPr>
        <w:t>đánh</w:t>
      </w:r>
      <w:proofErr w:type="spellEnd"/>
      <w:r w:rsidRPr="00EC0E81">
        <w:rPr>
          <w:shd w:val="clear" w:color="auto" w:fill="FFFFFF"/>
        </w:rPr>
        <w:t xml:space="preserve"> </w:t>
      </w:r>
      <w:proofErr w:type="spellStart"/>
      <w:r w:rsidRPr="00EC0E81">
        <w:rPr>
          <w:shd w:val="clear" w:color="auto" w:fill="FFFFFF"/>
        </w:rPr>
        <w:t>giá</w:t>
      </w:r>
      <w:proofErr w:type="spellEnd"/>
      <w:r w:rsidRPr="00EC0E81">
        <w:rPr>
          <w:shd w:val="clear" w:color="auto" w:fill="FFFFFF"/>
        </w:rPr>
        <w:t xml:space="preserve"> </w:t>
      </w:r>
      <w:proofErr w:type="spellStart"/>
      <w:r w:rsidRPr="00EC0E81">
        <w:rPr>
          <w:shd w:val="clear" w:color="auto" w:fill="FFFFFF"/>
        </w:rPr>
        <w:t>rủi</w:t>
      </w:r>
      <w:proofErr w:type="spellEnd"/>
      <w:r w:rsidRPr="00EC0E81">
        <w:rPr>
          <w:shd w:val="clear" w:color="auto" w:fill="FFFFFF"/>
        </w:rPr>
        <w:t xml:space="preserve"> ro. </w:t>
      </w:r>
      <w:proofErr w:type="spellStart"/>
      <w:r w:rsidRPr="00EC0E81">
        <w:rPr>
          <w:shd w:val="clear" w:color="auto" w:fill="FFFFFF"/>
        </w:rPr>
        <w:t>Hoặc</w:t>
      </w:r>
      <w:proofErr w:type="spellEnd"/>
      <w:r w:rsidRPr="00EC0E81">
        <w:rPr>
          <w:shd w:val="clear" w:color="auto" w:fill="FFFFFF"/>
        </w:rPr>
        <w:t xml:space="preserve"> </w:t>
      </w:r>
      <w:proofErr w:type="spellStart"/>
      <w:r w:rsidRPr="00EC0E81">
        <w:rPr>
          <w:shd w:val="clear" w:color="auto" w:fill="FFFFFF"/>
        </w:rPr>
        <w:t>có</w:t>
      </w:r>
      <w:proofErr w:type="spellEnd"/>
      <w:r w:rsidRPr="00EC0E81">
        <w:rPr>
          <w:shd w:val="clear" w:color="auto" w:fill="FFFFFF"/>
        </w:rPr>
        <w:t xml:space="preserve"> </w:t>
      </w:r>
      <w:proofErr w:type="spellStart"/>
      <w:r w:rsidRPr="00EC0E81">
        <w:rPr>
          <w:shd w:val="clear" w:color="auto" w:fill="FFFFFF"/>
        </w:rPr>
        <w:t>chức</w:t>
      </w:r>
      <w:proofErr w:type="spellEnd"/>
      <w:r w:rsidRPr="00EC0E81">
        <w:rPr>
          <w:shd w:val="clear" w:color="auto" w:fill="FFFFFF"/>
        </w:rPr>
        <w:t xml:space="preserve"> </w:t>
      </w:r>
      <w:proofErr w:type="spellStart"/>
      <w:r w:rsidRPr="00EC0E81">
        <w:rPr>
          <w:shd w:val="clear" w:color="auto" w:fill="FFFFFF"/>
        </w:rPr>
        <w:t>năng</w:t>
      </w:r>
      <w:proofErr w:type="spellEnd"/>
      <w:r w:rsidRPr="00EC0E81">
        <w:rPr>
          <w:shd w:val="clear" w:color="auto" w:fill="FFFFFF"/>
        </w:rPr>
        <w:t xml:space="preserve"> </w:t>
      </w:r>
      <w:proofErr w:type="spellStart"/>
      <w:r w:rsidRPr="00EC0E81">
        <w:rPr>
          <w:shd w:val="clear" w:color="auto" w:fill="FFFFFF"/>
        </w:rPr>
        <w:t>cho</w:t>
      </w:r>
      <w:proofErr w:type="spellEnd"/>
      <w:r w:rsidRPr="00EC0E81">
        <w:rPr>
          <w:shd w:val="clear" w:color="auto" w:fill="FFFFFF"/>
        </w:rPr>
        <w:t xml:space="preserve"> </w:t>
      </w:r>
      <w:proofErr w:type="spellStart"/>
      <w:r w:rsidRPr="00EC0E81">
        <w:rPr>
          <w:shd w:val="clear" w:color="auto" w:fill="FFFFFF"/>
        </w:rPr>
        <w:t>phép</w:t>
      </w:r>
      <w:proofErr w:type="spellEnd"/>
      <w:r w:rsidRPr="00EC0E81">
        <w:rPr>
          <w:shd w:val="clear" w:color="auto" w:fill="FFFFFF"/>
        </w:rPr>
        <w:t xml:space="preserve"> NSD import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qua file excel </w:t>
      </w:r>
      <w:proofErr w:type="spellStart"/>
      <w:r w:rsidRPr="00EC0E81">
        <w:rPr>
          <w:shd w:val="clear" w:color="auto" w:fill="FFFFFF"/>
        </w:rPr>
        <w:t>vào</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KTNB.</w:t>
      </w:r>
    </w:p>
    <w:p w14:paraId="2F32321A" w14:textId="25AD6009" w:rsidR="008C50A8" w:rsidRDefault="00EC0E81" w:rsidP="00EC0E81">
      <w:pPr>
        <w:pStyle w:val="ListParagraph"/>
        <w:numPr>
          <w:ilvl w:val="0"/>
          <w:numId w:val="15"/>
        </w:numPr>
        <w:rPr>
          <w:shd w:val="clear" w:color="auto" w:fill="FFFFFF"/>
        </w:rPr>
      </w:pPr>
      <w:proofErr w:type="spellStart"/>
      <w:r w:rsidRPr="00EC0E81">
        <w:rPr>
          <w:shd w:val="clear" w:color="auto" w:fill="FFFFFF"/>
        </w:rPr>
        <w:t>Ví</w:t>
      </w:r>
      <w:proofErr w:type="spellEnd"/>
      <w:r w:rsidRPr="00EC0E81">
        <w:rPr>
          <w:shd w:val="clear" w:color="auto" w:fill="FFFFFF"/>
        </w:rPr>
        <w:t xml:space="preserve"> </w:t>
      </w:r>
      <w:proofErr w:type="spellStart"/>
      <w:r w:rsidRPr="00EC0E81">
        <w:rPr>
          <w:shd w:val="clear" w:color="auto" w:fill="FFFFFF"/>
        </w:rPr>
        <w:t>dụ</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với</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ERP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khai</w:t>
      </w:r>
      <w:proofErr w:type="spellEnd"/>
      <w:r w:rsidRPr="00EC0E81">
        <w:rPr>
          <w:shd w:val="clear" w:color="auto" w:fill="FFFFFF"/>
        </w:rPr>
        <w:t xml:space="preserve"> </w:t>
      </w:r>
      <w:proofErr w:type="spellStart"/>
      <w:r w:rsidRPr="00EC0E81">
        <w:rPr>
          <w:shd w:val="clear" w:color="auto" w:fill="FFFFFF"/>
        </w:rPr>
        <w:t>thác</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trên</w:t>
      </w:r>
      <w:proofErr w:type="spellEnd"/>
      <w:r w:rsidRPr="00EC0E81">
        <w:rPr>
          <w:shd w:val="clear" w:color="auto" w:fill="FFFFFF"/>
        </w:rPr>
        <w:t xml:space="preserve"> ERP (VD: </w:t>
      </w:r>
      <w:proofErr w:type="spellStart"/>
      <w:r w:rsidRPr="00EC0E81">
        <w:rPr>
          <w:shd w:val="clear" w:color="auto" w:fill="FFFFFF"/>
        </w:rPr>
        <w:t>phục</w:t>
      </w:r>
      <w:proofErr w:type="spellEnd"/>
      <w:r w:rsidRPr="00EC0E81">
        <w:rPr>
          <w:shd w:val="clear" w:color="auto" w:fill="FFFFFF"/>
        </w:rPr>
        <w:t xml:space="preserve"> </w:t>
      </w:r>
      <w:proofErr w:type="spellStart"/>
      <w:r w:rsidRPr="00EC0E81">
        <w:rPr>
          <w:shd w:val="clear" w:color="auto" w:fill="FFFFFF"/>
        </w:rPr>
        <w:t>vụ</w:t>
      </w:r>
      <w:proofErr w:type="spellEnd"/>
      <w:r w:rsidRPr="00EC0E81">
        <w:rPr>
          <w:shd w:val="clear" w:color="auto" w:fill="FFFFFF"/>
        </w:rPr>
        <w:t xml:space="preserve"> </w:t>
      </w:r>
      <w:proofErr w:type="spellStart"/>
      <w:r w:rsidRPr="00EC0E81">
        <w:rPr>
          <w:shd w:val="clear" w:color="auto" w:fill="FFFFFF"/>
        </w:rPr>
        <w:t>việc</w:t>
      </w:r>
      <w:proofErr w:type="spellEnd"/>
      <w:r w:rsidRPr="00EC0E81">
        <w:rPr>
          <w:shd w:val="clear" w:color="auto" w:fill="FFFFFF"/>
        </w:rPr>
        <w:t xml:space="preserve"> </w:t>
      </w:r>
      <w:proofErr w:type="spellStart"/>
      <w:r w:rsidRPr="00EC0E81">
        <w:rPr>
          <w:shd w:val="clear" w:color="auto" w:fill="FFFFFF"/>
        </w:rPr>
        <w:t>phân</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báo</w:t>
      </w:r>
      <w:proofErr w:type="spellEnd"/>
      <w:r w:rsidRPr="00EC0E81">
        <w:rPr>
          <w:shd w:val="clear" w:color="auto" w:fill="FFFFFF"/>
        </w:rPr>
        <w:t xml:space="preserve"> </w:t>
      </w:r>
      <w:proofErr w:type="spellStart"/>
      <w:r w:rsidRPr="00EC0E81">
        <w:rPr>
          <w:shd w:val="clear" w:color="auto" w:fill="FFFFFF"/>
        </w:rPr>
        <w:t>cáo</w:t>
      </w:r>
      <w:proofErr w:type="spellEnd"/>
      <w:r w:rsidRPr="00EC0E81">
        <w:rPr>
          <w:shd w:val="clear" w:color="auto" w:fill="FFFFFF"/>
        </w:rPr>
        <w:t xml:space="preserve"> </w:t>
      </w:r>
      <w:proofErr w:type="spellStart"/>
      <w:r w:rsidRPr="00EC0E81">
        <w:rPr>
          <w:shd w:val="clear" w:color="auto" w:fill="FFFFFF"/>
        </w:rPr>
        <w:t>quản</w:t>
      </w:r>
      <w:proofErr w:type="spellEnd"/>
      <w:r w:rsidRPr="00EC0E81">
        <w:rPr>
          <w:shd w:val="clear" w:color="auto" w:fill="FFFFFF"/>
        </w:rPr>
        <w:t xml:space="preserve"> </w:t>
      </w:r>
      <w:proofErr w:type="spellStart"/>
      <w:r w:rsidRPr="00EC0E81">
        <w:rPr>
          <w:shd w:val="clear" w:color="auto" w:fill="FFFFFF"/>
        </w:rPr>
        <w:t>trị</w:t>
      </w:r>
      <w:proofErr w:type="spellEnd"/>
      <w:r w:rsidRPr="00EC0E81">
        <w:rPr>
          <w:shd w:val="clear" w:color="auto" w:fill="FFFFFF"/>
        </w:rPr>
        <w:t xml:space="preserve">), </w:t>
      </w:r>
      <w:proofErr w:type="spellStart"/>
      <w:r w:rsidRPr="00EC0E81">
        <w:rPr>
          <w:shd w:val="clear" w:color="auto" w:fill="FFFFFF"/>
        </w:rPr>
        <w:t>phương</w:t>
      </w:r>
      <w:proofErr w:type="spellEnd"/>
      <w:r w:rsidRPr="00EC0E81">
        <w:rPr>
          <w:shd w:val="clear" w:color="auto" w:fill="FFFFFF"/>
        </w:rPr>
        <w:t xml:space="preserve"> </w:t>
      </w:r>
      <w:proofErr w:type="spellStart"/>
      <w:r w:rsidRPr="00EC0E81">
        <w:rPr>
          <w:shd w:val="clear" w:color="auto" w:fill="FFFFFF"/>
        </w:rPr>
        <w:t>án</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thuận</w:t>
      </w:r>
      <w:proofErr w:type="spellEnd"/>
      <w:r w:rsidRPr="00EC0E81">
        <w:rPr>
          <w:shd w:val="clear" w:color="auto" w:fill="FFFFFF"/>
        </w:rPr>
        <w:t xml:space="preserve"> </w:t>
      </w:r>
      <w:proofErr w:type="spellStart"/>
      <w:r w:rsidRPr="00EC0E81">
        <w:rPr>
          <w:shd w:val="clear" w:color="auto" w:fill="FFFFFF"/>
        </w:rPr>
        <w:t>tiện</w:t>
      </w:r>
      <w:proofErr w:type="spellEnd"/>
      <w:r w:rsidRPr="00EC0E81">
        <w:rPr>
          <w:shd w:val="clear" w:color="auto" w:fill="FFFFFF"/>
        </w:rPr>
        <w:t xml:space="preserve"> </w:t>
      </w:r>
      <w:proofErr w:type="spellStart"/>
      <w:r w:rsidRPr="00EC0E81">
        <w:rPr>
          <w:shd w:val="clear" w:color="auto" w:fill="FFFFFF"/>
        </w:rPr>
        <w:t>nhất</w:t>
      </w:r>
      <w:proofErr w:type="spellEnd"/>
      <w:r w:rsidRPr="00EC0E81">
        <w:rPr>
          <w:shd w:val="clear" w:color="auto" w:fill="FFFFFF"/>
        </w:rPr>
        <w:t xml:space="preserve"> </w:t>
      </w:r>
      <w:proofErr w:type="spellStart"/>
      <w:r w:rsidRPr="00EC0E81">
        <w:rPr>
          <w:shd w:val="clear" w:color="auto" w:fill="FFFFFF"/>
        </w:rPr>
        <w:t>cho</w:t>
      </w:r>
      <w:proofErr w:type="spellEnd"/>
      <w:r w:rsidRPr="00EC0E81">
        <w:rPr>
          <w:shd w:val="clear" w:color="auto" w:fill="FFFFFF"/>
        </w:rPr>
        <w:t xml:space="preserve"> </w:t>
      </w:r>
      <w:proofErr w:type="spellStart"/>
      <w:r w:rsidRPr="00EC0E81">
        <w:rPr>
          <w:shd w:val="clear" w:color="auto" w:fill="FFFFFF"/>
        </w:rPr>
        <w:t>người</w:t>
      </w:r>
      <w:proofErr w:type="spellEnd"/>
      <w:r w:rsidRPr="00EC0E81">
        <w:rPr>
          <w:shd w:val="clear" w:color="auto" w:fill="FFFFFF"/>
        </w:rPr>
        <w:t xml:space="preserve"> </w:t>
      </w:r>
      <w:proofErr w:type="spellStart"/>
      <w:r w:rsidRPr="00EC0E81">
        <w:rPr>
          <w:shd w:val="clear" w:color="auto" w:fill="FFFFFF"/>
        </w:rPr>
        <w:t>dùng</w:t>
      </w:r>
      <w:proofErr w:type="spellEnd"/>
      <w:r w:rsidRPr="00EC0E81">
        <w:rPr>
          <w:shd w:val="clear" w:color="auto" w:fill="FFFFFF"/>
        </w:rPr>
        <w:t xml:space="preserve">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không</w:t>
      </w:r>
      <w:proofErr w:type="spellEnd"/>
      <w:r w:rsidRPr="00EC0E81">
        <w:rPr>
          <w:shd w:val="clear" w:color="auto" w:fill="FFFFFF"/>
        </w:rPr>
        <w:t xml:space="preserve"> </w:t>
      </w:r>
      <w:proofErr w:type="spellStart"/>
      <w:r w:rsidRPr="00EC0E81">
        <w:rPr>
          <w:shd w:val="clear" w:color="auto" w:fill="FFFFFF"/>
        </w:rPr>
        <w:t>phải</w:t>
      </w:r>
      <w:proofErr w:type="spellEnd"/>
      <w:r w:rsidRPr="00EC0E81">
        <w:rPr>
          <w:shd w:val="clear" w:color="auto" w:fill="FFFFFF"/>
        </w:rPr>
        <w:t xml:space="preserve"> </w:t>
      </w:r>
      <w:proofErr w:type="spellStart"/>
      <w:r w:rsidRPr="00EC0E81">
        <w:rPr>
          <w:shd w:val="clear" w:color="auto" w:fill="FFFFFF"/>
        </w:rPr>
        <w:t>nhập</w:t>
      </w:r>
      <w:proofErr w:type="spellEnd"/>
      <w:r w:rsidRPr="00EC0E81">
        <w:rPr>
          <w:shd w:val="clear" w:color="auto" w:fill="FFFFFF"/>
        </w:rPr>
        <w:t xml:space="preserve"> </w:t>
      </w:r>
      <w:proofErr w:type="spellStart"/>
      <w:r w:rsidRPr="00EC0E81">
        <w:rPr>
          <w:shd w:val="clear" w:color="auto" w:fill="FFFFFF"/>
        </w:rPr>
        <w:t>lại</w:t>
      </w:r>
      <w:proofErr w:type="spellEnd"/>
      <w:r w:rsidRPr="00EC0E81">
        <w:rPr>
          <w:shd w:val="clear" w:color="auto" w:fill="FFFFFF"/>
        </w:rPr>
        <w:t xml:space="preserve"> </w:t>
      </w:r>
      <w:proofErr w:type="spellStart"/>
      <w:r w:rsidRPr="00EC0E81">
        <w:rPr>
          <w:shd w:val="clear" w:color="auto" w:fill="FFFFFF"/>
        </w:rPr>
        <w:t>hoặc</w:t>
      </w:r>
      <w:proofErr w:type="spellEnd"/>
      <w:r w:rsidRPr="00EC0E81">
        <w:rPr>
          <w:shd w:val="clear" w:color="auto" w:fill="FFFFFF"/>
        </w:rPr>
        <w:t xml:space="preserve"> </w:t>
      </w:r>
      <w:proofErr w:type="spellStart"/>
      <w:r w:rsidRPr="00EC0E81">
        <w:rPr>
          <w:shd w:val="clear" w:color="auto" w:fill="FFFFFF"/>
        </w:rPr>
        <w:t>xử</w:t>
      </w:r>
      <w:proofErr w:type="spellEnd"/>
      <w:r w:rsidRPr="00EC0E81">
        <w:rPr>
          <w:shd w:val="clear" w:color="auto" w:fill="FFFFFF"/>
        </w:rPr>
        <w:t xml:space="preserve"> </w:t>
      </w:r>
      <w:proofErr w:type="spellStart"/>
      <w:r w:rsidRPr="00EC0E81">
        <w:rPr>
          <w:shd w:val="clear" w:color="auto" w:fill="FFFFFF"/>
        </w:rPr>
        <w:t>lý</w:t>
      </w:r>
      <w:proofErr w:type="spellEnd"/>
      <w:r w:rsidRPr="00EC0E81">
        <w:rPr>
          <w:shd w:val="clear" w:color="auto" w:fill="FFFFFF"/>
        </w:rPr>
        <w:t xml:space="preserve"> </w:t>
      </w:r>
      <w:proofErr w:type="spellStart"/>
      <w:r w:rsidRPr="00EC0E81">
        <w:rPr>
          <w:shd w:val="clear" w:color="auto" w:fill="FFFFFF"/>
        </w:rPr>
        <w:t>thủ</w:t>
      </w:r>
      <w:proofErr w:type="spellEnd"/>
      <w:r w:rsidRPr="00EC0E81">
        <w:rPr>
          <w:shd w:val="clear" w:color="auto" w:fill="FFFFFF"/>
        </w:rPr>
        <w:t xml:space="preserve"> </w:t>
      </w:r>
      <w:proofErr w:type="spellStart"/>
      <w:r w:rsidRPr="00EC0E81">
        <w:rPr>
          <w:shd w:val="clear" w:color="auto" w:fill="FFFFFF"/>
        </w:rPr>
        <w:t>công</w:t>
      </w:r>
      <w:proofErr w:type="spellEnd"/>
      <w:r w:rsidRPr="00EC0E81">
        <w:rPr>
          <w:shd w:val="clear" w:color="auto" w:fill="FFFFFF"/>
        </w:rPr>
        <w:t xml:space="preserve"> qua file excel (</w:t>
      </w:r>
      <w:proofErr w:type="spellStart"/>
      <w:r w:rsidRPr="00EC0E81">
        <w:rPr>
          <w:shd w:val="clear" w:color="auto" w:fill="FFFFFF"/>
        </w:rPr>
        <w:t>xuất</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từ</w:t>
      </w:r>
      <w:proofErr w:type="spellEnd"/>
      <w:r w:rsidRPr="00EC0E81">
        <w:rPr>
          <w:shd w:val="clear" w:color="auto" w:fill="FFFFFF"/>
        </w:rPr>
        <w:t xml:space="preserve"> ERP </w:t>
      </w:r>
      <w:proofErr w:type="spellStart"/>
      <w:r w:rsidRPr="00EC0E81">
        <w:rPr>
          <w:shd w:val="clear" w:color="auto" w:fill="FFFFFF"/>
        </w:rPr>
        <w:t>và</w:t>
      </w:r>
      <w:proofErr w:type="spellEnd"/>
      <w:r w:rsidRPr="00EC0E81">
        <w:rPr>
          <w:shd w:val="clear" w:color="auto" w:fill="FFFFFF"/>
        </w:rPr>
        <w:t xml:space="preserve"> import </w:t>
      </w:r>
      <w:proofErr w:type="spellStart"/>
      <w:r w:rsidRPr="00EC0E81">
        <w:rPr>
          <w:shd w:val="clear" w:color="auto" w:fill="FFFFFF"/>
        </w:rPr>
        <w:t>vào</w:t>
      </w:r>
      <w:proofErr w:type="spellEnd"/>
      <w:r w:rsidRPr="00EC0E81">
        <w:rPr>
          <w:shd w:val="clear" w:color="auto" w:fill="FFFFFF"/>
        </w:rPr>
        <w:t xml:space="preserve"> </w:t>
      </w:r>
      <w:proofErr w:type="spellStart"/>
      <w:r w:rsidRPr="00EC0E81">
        <w:rPr>
          <w:shd w:val="clear" w:color="auto" w:fill="FFFFFF"/>
        </w:rPr>
        <w:t>phần</w:t>
      </w:r>
      <w:proofErr w:type="spellEnd"/>
      <w:r w:rsidRPr="00EC0E81">
        <w:rPr>
          <w:shd w:val="clear" w:color="auto" w:fill="FFFFFF"/>
        </w:rPr>
        <w:t xml:space="preserve"> </w:t>
      </w:r>
      <w:proofErr w:type="spellStart"/>
      <w:r w:rsidRPr="00EC0E81">
        <w:rPr>
          <w:shd w:val="clear" w:color="auto" w:fill="FFFFFF"/>
        </w:rPr>
        <w:t>mềm</w:t>
      </w:r>
      <w:proofErr w:type="spellEnd"/>
      <w:r w:rsidRPr="00EC0E81">
        <w:rPr>
          <w:shd w:val="clear" w:color="auto" w:fill="FFFFFF"/>
        </w:rPr>
        <w:t xml:space="preserve"> KTNB)</w:t>
      </w:r>
      <w:bookmarkEnd w:id="4"/>
      <w:bookmarkEnd w:id="72"/>
      <w:bookmarkEnd w:id="73"/>
    </w:p>
    <w:p w14:paraId="074A1117" w14:textId="17364348" w:rsidR="00C87B48" w:rsidRDefault="00C87B48" w:rsidP="00C87B48">
      <w:pPr>
        <w:pStyle w:val="Heading1"/>
        <w:rPr>
          <w:shd w:val="clear" w:color="auto" w:fill="FFFFFF"/>
          <w:lang w:val="vi-VN"/>
        </w:rPr>
      </w:pPr>
      <w:bookmarkStart w:id="147" w:name="_Toc87368252"/>
      <w:r>
        <w:rPr>
          <w:shd w:val="clear" w:color="auto" w:fill="FFFFFF"/>
          <w:lang w:val="vi-VN"/>
        </w:rPr>
        <w:t>YÊU CẦU PHI CHỨC NĂNG</w:t>
      </w:r>
      <w:bookmarkEnd w:id="147"/>
    </w:p>
    <w:p w14:paraId="17BFECC3" w14:textId="3D49C047" w:rsidR="00C87B48" w:rsidRPr="00C87B48" w:rsidRDefault="00C87B48" w:rsidP="00C87B48">
      <w:pPr>
        <w:pStyle w:val="Heading1"/>
        <w:numPr>
          <w:ilvl w:val="0"/>
          <w:numId w:val="0"/>
        </w:numPr>
        <w:ind w:left="360" w:hanging="360"/>
        <w:rPr>
          <w:shd w:val="clear" w:color="auto" w:fill="FFFFFF"/>
          <w:lang w:val="vi-VN"/>
        </w:rPr>
      </w:pPr>
    </w:p>
    <w:sectPr w:rsidR="00C87B48" w:rsidRPr="00C87B48" w:rsidSect="00552CF2">
      <w:headerReference w:type="default" r:id="rId50"/>
      <w:footerReference w:type="default" r:id="rId51"/>
      <w:headerReference w:type="first" r:id="rId52"/>
      <w:type w:val="continuous"/>
      <w:pgSz w:w="11909" w:h="16834" w:code="9"/>
      <w:pgMar w:top="1134" w:right="852" w:bottom="851" w:left="1418" w:header="567" w:footer="25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22B2B" w14:textId="77777777" w:rsidR="00C4294D" w:rsidRDefault="00C4294D">
      <w:r>
        <w:separator/>
      </w:r>
    </w:p>
    <w:p w14:paraId="287EFA6C" w14:textId="77777777" w:rsidR="00C4294D" w:rsidRDefault="00C4294D"/>
  </w:endnote>
  <w:endnote w:type="continuationSeparator" w:id="0">
    <w:p w14:paraId="5133DC3C" w14:textId="77777777" w:rsidR="00C4294D" w:rsidRDefault="00C4294D">
      <w:r>
        <w:continuationSeparator/>
      </w:r>
    </w:p>
    <w:p w14:paraId="4D94BB18" w14:textId="77777777" w:rsidR="00C4294D" w:rsidRDefault="00C429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VnTimeH">
    <w:altName w:val="Times New Roman"/>
    <w:panose1 w:val="020B0604020202020204"/>
    <w:charset w:val="00"/>
    <w:family w:val="swiss"/>
    <w:pitch w:val="variable"/>
    <w:sig w:usb0="00000001" w:usb1="00000000" w:usb2="00000000" w:usb3="00000000" w:csb0="00000013" w:csb1="00000000"/>
  </w:font>
  <w:font w:name=".VnArial">
    <w:altName w:val="Calibri"/>
    <w:panose1 w:val="020B0604020202020204"/>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VnAvantH">
    <w:altName w:val="Calibri"/>
    <w:panose1 w:val="020B0604020202020204"/>
    <w:charset w:val="00"/>
    <w:family w:val="swiss"/>
    <w:pitch w:val="variable"/>
    <w:sig w:usb0="00000003" w:usb1="00000000" w:usb2="00000000" w:usb3="00000000" w:csb0="00000001" w:csb1="00000000"/>
  </w:font>
  <w:font w:name=".VnArialH">
    <w:altName w:val="Calibri"/>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nTime">
    <w:altName w:val="Times New Roman"/>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nArial U">
    <w:altName w:val="Arial"/>
    <w:panose1 w:val="020B0604020202020204"/>
    <w:charset w:val="00"/>
    <w:family w:val="swiss"/>
    <w:notTrueType/>
    <w:pitch w:val="variable"/>
    <w:sig w:usb0="00000003" w:usb1="00000000" w:usb2="00000000" w:usb3="00000000" w:csb0="00000001" w:csb1="00000000"/>
  </w:font>
  <w:font w:name=".VnCentury Schoolbook">
    <w:altName w:val="Calibri"/>
    <w:panose1 w:val="020B0604020202020204"/>
    <w:charset w:val="00"/>
    <w:family w:val="swiss"/>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3" w:type="pct"/>
      <w:tblBorders>
        <w:top w:val="single" w:sz="12" w:space="0" w:color="800000"/>
        <w:insideH w:val="single" w:sz="4" w:space="0" w:color="auto"/>
      </w:tblBorders>
      <w:tblLook w:val="01E0" w:firstRow="1" w:lastRow="1" w:firstColumn="1" w:lastColumn="1" w:noHBand="0" w:noVBand="0"/>
    </w:tblPr>
    <w:tblGrid>
      <w:gridCol w:w="7799"/>
      <w:gridCol w:w="1749"/>
    </w:tblGrid>
    <w:tr w:rsidR="00A80D9F" w:rsidRPr="00F558C5" w14:paraId="7A6C2BFC" w14:textId="77777777" w:rsidTr="00680669">
      <w:trPr>
        <w:trHeight w:val="189"/>
      </w:trPr>
      <w:tc>
        <w:tcPr>
          <w:tcW w:w="4084" w:type="pct"/>
        </w:tcPr>
        <w:p w14:paraId="1182929F" w14:textId="77777777" w:rsidR="00A80D9F" w:rsidRPr="006A055C" w:rsidRDefault="00A80D9F" w:rsidP="00446F9F">
          <w:pPr>
            <w:pStyle w:val="Footer"/>
            <w:tabs>
              <w:tab w:val="clear" w:pos="4320"/>
              <w:tab w:val="clear" w:pos="8640"/>
            </w:tabs>
            <w:spacing w:before="40" w:after="40"/>
            <w:rPr>
              <w:i/>
              <w:sz w:val="20"/>
              <w:lang w:val="en-US" w:eastAsia="en-US"/>
            </w:rPr>
          </w:pPr>
          <w:r>
            <w:rPr>
              <w:i/>
              <w:sz w:val="20"/>
              <w:lang w:val="en-US" w:eastAsia="en-US"/>
            </w:rPr>
            <w:t>BM_[TV_PTYC]_DTND-1.0</w:t>
          </w:r>
        </w:p>
      </w:tc>
      <w:tc>
        <w:tcPr>
          <w:tcW w:w="916" w:type="pct"/>
        </w:tcPr>
        <w:p w14:paraId="593FAA11" w14:textId="0423E6E4" w:rsidR="00A80D9F" w:rsidRPr="006A055C" w:rsidRDefault="00A80D9F" w:rsidP="00237056">
          <w:pPr>
            <w:pStyle w:val="Footer"/>
            <w:spacing w:before="40" w:after="40"/>
            <w:jc w:val="center"/>
            <w:rPr>
              <w:i/>
              <w:sz w:val="20"/>
              <w:lang w:val="en-US" w:eastAsia="en-US"/>
            </w:rPr>
          </w:pPr>
          <w:r w:rsidRPr="006A055C">
            <w:rPr>
              <w:i/>
              <w:sz w:val="20"/>
              <w:lang w:val="en-US" w:eastAsia="en-US"/>
            </w:rPr>
            <w:t xml:space="preserve">Trang: </w:t>
          </w:r>
          <w:r w:rsidRPr="006A055C">
            <w:rPr>
              <w:rStyle w:val="PageNumber"/>
              <w:i/>
              <w:sz w:val="20"/>
              <w:lang w:val="en-US" w:eastAsia="en-US"/>
            </w:rPr>
            <w:fldChar w:fldCharType="begin"/>
          </w:r>
          <w:r w:rsidRPr="006A055C">
            <w:rPr>
              <w:rStyle w:val="PageNumber"/>
              <w:i/>
              <w:sz w:val="20"/>
              <w:lang w:val="en-US" w:eastAsia="en-US"/>
            </w:rPr>
            <w:instrText xml:space="preserve"> PAGE </w:instrText>
          </w:r>
          <w:r w:rsidRPr="006A055C">
            <w:rPr>
              <w:rStyle w:val="PageNumber"/>
              <w:i/>
              <w:sz w:val="20"/>
              <w:lang w:val="en-US" w:eastAsia="en-US"/>
            </w:rPr>
            <w:fldChar w:fldCharType="separate"/>
          </w:r>
          <w:r>
            <w:rPr>
              <w:rStyle w:val="PageNumber"/>
              <w:i/>
              <w:noProof/>
              <w:sz w:val="20"/>
              <w:lang w:val="en-US" w:eastAsia="en-US"/>
            </w:rPr>
            <w:t>44</w:t>
          </w:r>
          <w:r w:rsidRPr="006A055C">
            <w:rPr>
              <w:rStyle w:val="PageNumber"/>
              <w:i/>
              <w:sz w:val="20"/>
              <w:lang w:val="en-US" w:eastAsia="en-US"/>
            </w:rPr>
            <w:fldChar w:fldCharType="end"/>
          </w:r>
          <w:r w:rsidRPr="006A055C">
            <w:rPr>
              <w:rStyle w:val="PageNumber"/>
              <w:i/>
              <w:sz w:val="20"/>
              <w:lang w:val="en-US" w:eastAsia="en-US"/>
            </w:rPr>
            <w:t xml:space="preserve"> / </w:t>
          </w:r>
          <w:r w:rsidRPr="006A055C">
            <w:rPr>
              <w:rStyle w:val="PageNumber"/>
              <w:i/>
              <w:sz w:val="20"/>
              <w:lang w:val="en-US" w:eastAsia="en-US"/>
            </w:rPr>
            <w:fldChar w:fldCharType="begin"/>
          </w:r>
          <w:r w:rsidRPr="006A055C">
            <w:rPr>
              <w:rStyle w:val="PageNumber"/>
              <w:i/>
              <w:sz w:val="20"/>
              <w:lang w:val="en-US" w:eastAsia="en-US"/>
            </w:rPr>
            <w:instrText xml:space="preserve"> NUMPAGES </w:instrText>
          </w:r>
          <w:r w:rsidRPr="006A055C">
            <w:rPr>
              <w:rStyle w:val="PageNumber"/>
              <w:i/>
              <w:sz w:val="20"/>
              <w:lang w:val="en-US" w:eastAsia="en-US"/>
            </w:rPr>
            <w:fldChar w:fldCharType="separate"/>
          </w:r>
          <w:r>
            <w:rPr>
              <w:rStyle w:val="PageNumber"/>
              <w:i/>
              <w:noProof/>
              <w:sz w:val="20"/>
              <w:lang w:val="en-US" w:eastAsia="en-US"/>
            </w:rPr>
            <w:t>76</w:t>
          </w:r>
          <w:r w:rsidRPr="006A055C">
            <w:rPr>
              <w:rStyle w:val="PageNumber"/>
              <w:i/>
              <w:sz w:val="20"/>
              <w:lang w:val="en-US" w:eastAsia="en-US"/>
            </w:rPr>
            <w:fldChar w:fldCharType="end"/>
          </w:r>
        </w:p>
      </w:tc>
    </w:tr>
  </w:tbl>
  <w:p w14:paraId="22E04C46" w14:textId="77777777" w:rsidR="00A80D9F" w:rsidRPr="004A470B" w:rsidRDefault="00A80D9F" w:rsidP="004A4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5430B" w14:textId="77777777" w:rsidR="00C4294D" w:rsidRDefault="00C4294D">
      <w:r>
        <w:separator/>
      </w:r>
    </w:p>
    <w:p w14:paraId="1299B39F" w14:textId="77777777" w:rsidR="00C4294D" w:rsidRDefault="00C4294D"/>
  </w:footnote>
  <w:footnote w:type="continuationSeparator" w:id="0">
    <w:p w14:paraId="069DD04A" w14:textId="77777777" w:rsidR="00C4294D" w:rsidRDefault="00C4294D">
      <w:r>
        <w:continuationSeparator/>
      </w:r>
    </w:p>
    <w:p w14:paraId="6F4C5E7A" w14:textId="77777777" w:rsidR="00C4294D" w:rsidRDefault="00C429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1" w:type="pct"/>
      <w:tblBorders>
        <w:bottom w:val="single" w:sz="12" w:space="0" w:color="800000"/>
      </w:tblBorders>
      <w:tblLook w:val="01E0" w:firstRow="1" w:lastRow="1" w:firstColumn="1" w:lastColumn="1" w:noHBand="0" w:noVBand="0"/>
    </w:tblPr>
    <w:tblGrid>
      <w:gridCol w:w="4801"/>
      <w:gridCol w:w="4801"/>
    </w:tblGrid>
    <w:tr w:rsidR="00A80D9F" w:rsidRPr="00F558C5" w14:paraId="0C0D087A" w14:textId="77777777" w:rsidTr="00961E79">
      <w:trPr>
        <w:trHeight w:val="336"/>
      </w:trPr>
      <w:tc>
        <w:tcPr>
          <w:tcW w:w="2500" w:type="pct"/>
        </w:tcPr>
        <w:p w14:paraId="3590E968" w14:textId="69678EA9" w:rsidR="00A80D9F" w:rsidRPr="006A055C" w:rsidRDefault="00A80D9F" w:rsidP="009B3555">
          <w:pPr>
            <w:pStyle w:val="Footer"/>
            <w:spacing w:before="40" w:after="40"/>
            <w:rPr>
              <w:i/>
              <w:sz w:val="20"/>
              <w:lang w:val="en-US" w:eastAsia="en-US"/>
            </w:rPr>
          </w:pPr>
          <w:proofErr w:type="spellStart"/>
          <w:r>
            <w:rPr>
              <w:i/>
              <w:sz w:val="20"/>
              <w:lang w:val="en-US" w:eastAsia="en-US"/>
            </w:rPr>
            <w:t>Tài</w:t>
          </w:r>
          <w:proofErr w:type="spellEnd"/>
          <w:r>
            <w:rPr>
              <w:i/>
              <w:sz w:val="20"/>
              <w:lang w:val="en-US" w:eastAsia="en-US"/>
            </w:rPr>
            <w:t xml:space="preserve"> </w:t>
          </w:r>
          <w:proofErr w:type="spellStart"/>
          <w:r>
            <w:rPr>
              <w:i/>
              <w:sz w:val="20"/>
              <w:lang w:val="en-US" w:eastAsia="en-US"/>
            </w:rPr>
            <w:t>liệu</w:t>
          </w:r>
          <w:proofErr w:type="spellEnd"/>
          <w:r>
            <w:rPr>
              <w:i/>
              <w:sz w:val="20"/>
              <w:lang w:val="en-US" w:eastAsia="en-US"/>
            </w:rPr>
            <w:t xml:space="preserve"> </w:t>
          </w:r>
          <w:proofErr w:type="spellStart"/>
          <w:r>
            <w:rPr>
              <w:i/>
              <w:sz w:val="20"/>
              <w:lang w:val="en-US" w:eastAsia="en-US"/>
            </w:rPr>
            <w:t>đặc</w:t>
          </w:r>
          <w:proofErr w:type="spellEnd"/>
          <w:r>
            <w:rPr>
              <w:i/>
              <w:sz w:val="20"/>
              <w:lang w:val="en-US" w:eastAsia="en-US"/>
            </w:rPr>
            <w:t xml:space="preserve"> </w:t>
          </w:r>
          <w:proofErr w:type="spellStart"/>
          <w:r>
            <w:rPr>
              <w:i/>
              <w:sz w:val="20"/>
              <w:lang w:val="en-US" w:eastAsia="en-US"/>
            </w:rPr>
            <w:t>tả</w:t>
          </w:r>
          <w:proofErr w:type="spellEnd"/>
          <w:r>
            <w:rPr>
              <w:i/>
              <w:sz w:val="20"/>
              <w:lang w:val="en-US" w:eastAsia="en-US"/>
            </w:rPr>
            <w:t xml:space="preserve"> </w:t>
          </w:r>
          <w:proofErr w:type="spellStart"/>
          <w:r>
            <w:rPr>
              <w:i/>
              <w:sz w:val="20"/>
              <w:lang w:val="en-US" w:eastAsia="en-US"/>
            </w:rPr>
            <w:t>yêu</w:t>
          </w:r>
          <w:proofErr w:type="spellEnd"/>
          <w:r>
            <w:rPr>
              <w:i/>
              <w:sz w:val="20"/>
              <w:lang w:val="en-US" w:eastAsia="en-US"/>
            </w:rPr>
            <w:t xml:space="preserve"> </w:t>
          </w:r>
          <w:proofErr w:type="spellStart"/>
          <w:r>
            <w:rPr>
              <w:i/>
              <w:sz w:val="20"/>
              <w:lang w:val="en-US" w:eastAsia="en-US"/>
            </w:rPr>
            <w:t>cầu</w:t>
          </w:r>
          <w:proofErr w:type="spellEnd"/>
          <w:r>
            <w:rPr>
              <w:i/>
              <w:sz w:val="20"/>
              <w:lang w:val="en-US" w:eastAsia="en-US"/>
            </w:rPr>
            <w:t xml:space="preserve"> </w:t>
          </w:r>
          <w:proofErr w:type="spellStart"/>
          <w:r>
            <w:rPr>
              <w:i/>
              <w:sz w:val="20"/>
              <w:lang w:val="en-US" w:eastAsia="en-US"/>
            </w:rPr>
            <w:t>phần</w:t>
          </w:r>
          <w:proofErr w:type="spellEnd"/>
          <w:r>
            <w:rPr>
              <w:i/>
              <w:sz w:val="20"/>
              <w:lang w:val="en-US" w:eastAsia="en-US"/>
            </w:rPr>
            <w:t xml:space="preserve"> </w:t>
          </w:r>
          <w:proofErr w:type="spellStart"/>
          <w:r>
            <w:rPr>
              <w:i/>
              <w:sz w:val="20"/>
              <w:lang w:val="en-US" w:eastAsia="en-US"/>
            </w:rPr>
            <w:t>mềm</w:t>
          </w:r>
          <w:proofErr w:type="spellEnd"/>
        </w:p>
      </w:tc>
      <w:tc>
        <w:tcPr>
          <w:tcW w:w="2500" w:type="pct"/>
        </w:tcPr>
        <w:p w14:paraId="135702A4" w14:textId="09FD02FA" w:rsidR="00A80D9F" w:rsidRPr="000F7AE3" w:rsidRDefault="00A80D9F" w:rsidP="00573479">
          <w:pPr>
            <w:pStyle w:val="Footer"/>
            <w:spacing w:before="40" w:after="40"/>
            <w:jc w:val="right"/>
            <w:rPr>
              <w:i/>
              <w:sz w:val="20"/>
              <w:lang w:val="vi-VN" w:eastAsia="en-US"/>
            </w:rPr>
          </w:pPr>
          <w:proofErr w:type="spellStart"/>
          <w:r>
            <w:rPr>
              <w:i/>
              <w:sz w:val="20"/>
              <w:lang w:val="en-US" w:eastAsia="en-US"/>
            </w:rPr>
            <w:t>Phiên</w:t>
          </w:r>
          <w:proofErr w:type="spellEnd"/>
          <w:r>
            <w:rPr>
              <w:i/>
              <w:sz w:val="20"/>
              <w:lang w:val="en-US" w:eastAsia="en-US"/>
            </w:rPr>
            <w:t xml:space="preserve"> </w:t>
          </w:r>
          <w:proofErr w:type="spellStart"/>
          <w:r>
            <w:rPr>
              <w:i/>
              <w:sz w:val="20"/>
              <w:lang w:val="en-US" w:eastAsia="en-US"/>
            </w:rPr>
            <w:t>bản</w:t>
          </w:r>
          <w:proofErr w:type="spellEnd"/>
          <w:r>
            <w:rPr>
              <w:i/>
              <w:sz w:val="20"/>
              <w:lang w:val="vi-VN" w:eastAsia="en-US"/>
            </w:rPr>
            <w:t xml:space="preserve"> 2.</w:t>
          </w:r>
          <w:r w:rsidR="007321D9">
            <w:rPr>
              <w:i/>
              <w:sz w:val="20"/>
              <w:lang w:val="vi-VN" w:eastAsia="en-US"/>
            </w:rPr>
            <w:t>1</w:t>
          </w:r>
        </w:p>
      </w:tc>
    </w:tr>
  </w:tbl>
  <w:p w14:paraId="6B0ADAF4" w14:textId="77777777" w:rsidR="00A80D9F" w:rsidRDefault="00A80D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78" w:type="dxa"/>
      <w:tblCellSpacing w:w="20" w:type="dxa"/>
      <w:tblBorders>
        <w:bottom w:val="outset" w:sz="12" w:space="0" w:color="auto"/>
      </w:tblBorders>
      <w:tblLook w:val="04A0" w:firstRow="1" w:lastRow="0" w:firstColumn="1" w:lastColumn="0" w:noHBand="0" w:noVBand="1"/>
    </w:tblPr>
    <w:tblGrid>
      <w:gridCol w:w="2496"/>
      <w:gridCol w:w="7282"/>
    </w:tblGrid>
    <w:tr w:rsidR="00A80D9F" w:rsidRPr="000B1603" w14:paraId="3B8985F6" w14:textId="77777777" w:rsidTr="00230442">
      <w:trPr>
        <w:trHeight w:val="1146"/>
        <w:tblCellSpacing w:w="20" w:type="dxa"/>
      </w:trPr>
      <w:tc>
        <w:tcPr>
          <w:tcW w:w="2434" w:type="dxa"/>
        </w:tcPr>
        <w:p w14:paraId="3C28C4C5" w14:textId="77777777" w:rsidR="00A80D9F" w:rsidRPr="000B1603" w:rsidRDefault="00A80D9F" w:rsidP="00230442">
          <w:pPr>
            <w:jc w:val="both"/>
          </w:pPr>
          <w:r>
            <w:rPr>
              <w:noProof/>
            </w:rPr>
            <w:drawing>
              <wp:inline distT="0" distB="0" distL="0" distR="0" wp14:anchorId="5D143AF6" wp14:editId="6C26D50B">
                <wp:extent cx="1409700" cy="523875"/>
                <wp:effectExtent l="0" t="0" r="0" b="9525"/>
                <wp:docPr id="24" name="Picture 3" descr="tv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v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523875"/>
                        </a:xfrm>
                        <a:prstGeom prst="rect">
                          <a:avLst/>
                        </a:prstGeom>
                        <a:noFill/>
                        <a:ln>
                          <a:noFill/>
                        </a:ln>
                      </pic:spPr>
                    </pic:pic>
                  </a:graphicData>
                </a:graphic>
              </wp:inline>
            </w:drawing>
          </w:r>
        </w:p>
      </w:tc>
      <w:tc>
        <w:tcPr>
          <w:tcW w:w="7224" w:type="dxa"/>
        </w:tcPr>
        <w:p w14:paraId="03117FEE" w14:textId="77777777" w:rsidR="00A80D9F" w:rsidRPr="006A055C" w:rsidRDefault="00A80D9F" w:rsidP="009F445F">
          <w:pPr>
            <w:pStyle w:val="Header"/>
            <w:spacing w:before="60"/>
            <w:jc w:val="right"/>
            <w:rPr>
              <w:b/>
              <w:color w:val="17365D"/>
              <w:sz w:val="20"/>
              <w:lang w:val="en-US" w:eastAsia="en-US"/>
            </w:rPr>
          </w:pPr>
          <w:r w:rsidRPr="006A055C">
            <w:rPr>
              <w:b/>
              <w:color w:val="17365D"/>
              <w:sz w:val="20"/>
              <w:lang w:val="en-US" w:eastAsia="en-US"/>
            </w:rPr>
            <w:t>CÔNG TY CỔ PHẦN CÔNG NGHỆ TINH VÂN</w:t>
          </w:r>
        </w:p>
        <w:p w14:paraId="51657014" w14:textId="77777777" w:rsidR="00A80D9F" w:rsidRPr="006A055C" w:rsidRDefault="00A80D9F" w:rsidP="009F445F">
          <w:pPr>
            <w:pStyle w:val="Header"/>
            <w:spacing w:before="120"/>
            <w:jc w:val="right"/>
            <w:rPr>
              <w:rFonts w:ascii="Cambria" w:hAnsi="Cambria" w:cs="Microsoft Sans Serif"/>
              <w:color w:val="333333"/>
              <w:sz w:val="17"/>
              <w:szCs w:val="17"/>
              <w:lang w:val="en-US" w:eastAsia="en-US"/>
            </w:rPr>
          </w:pPr>
          <w:proofErr w:type="spellStart"/>
          <w:r w:rsidRPr="006A055C">
            <w:rPr>
              <w:b/>
              <w:color w:val="333333"/>
              <w:sz w:val="17"/>
              <w:szCs w:val="17"/>
              <w:lang w:val="en-US" w:eastAsia="en-US"/>
            </w:rPr>
            <w:t>Trụ</w:t>
          </w:r>
          <w:proofErr w:type="spellEnd"/>
          <w:r w:rsidRPr="006A055C">
            <w:rPr>
              <w:b/>
              <w:color w:val="333333"/>
              <w:sz w:val="17"/>
              <w:szCs w:val="17"/>
              <w:lang w:val="en-US" w:eastAsia="en-US"/>
            </w:rPr>
            <w:t xml:space="preserve"> s</w:t>
          </w:r>
          <w:r w:rsidRPr="005B50BD">
            <w:rPr>
              <w:b/>
              <w:color w:val="333333"/>
              <w:sz w:val="17"/>
              <w:szCs w:val="17"/>
              <w:lang w:val="vi-VN" w:eastAsia="en-US"/>
            </w:rPr>
            <w:t>ở</w:t>
          </w:r>
          <w:r w:rsidRPr="006A055C">
            <w:rPr>
              <w:b/>
              <w:color w:val="333333"/>
              <w:sz w:val="17"/>
              <w:szCs w:val="17"/>
              <w:lang w:val="en-US" w:eastAsia="en-US"/>
            </w:rPr>
            <w:t xml:space="preserve"> </w:t>
          </w:r>
          <w:proofErr w:type="spellStart"/>
          <w:r w:rsidRPr="006A055C">
            <w:rPr>
              <w:b/>
              <w:color w:val="333333"/>
              <w:sz w:val="17"/>
              <w:szCs w:val="17"/>
              <w:lang w:val="en-US" w:eastAsia="en-US"/>
            </w:rPr>
            <w:t>chính</w:t>
          </w:r>
          <w:proofErr w:type="spellEnd"/>
          <w:r w:rsidRPr="006A055C">
            <w:rPr>
              <w:b/>
              <w:color w:val="333333"/>
              <w:sz w:val="17"/>
              <w:szCs w:val="17"/>
              <w:lang w:val="en-US" w:eastAsia="en-US"/>
            </w:rPr>
            <w:t xml:space="preserve">: </w:t>
          </w:r>
          <w:proofErr w:type="spellStart"/>
          <w:r w:rsidRPr="006A055C">
            <w:rPr>
              <w:color w:val="333333"/>
              <w:sz w:val="17"/>
              <w:szCs w:val="17"/>
              <w:lang w:val="en-US" w:eastAsia="en-US"/>
            </w:rPr>
            <w:t>Tầng</w:t>
          </w:r>
          <w:proofErr w:type="spellEnd"/>
          <w:r w:rsidRPr="006A055C">
            <w:rPr>
              <w:color w:val="333333"/>
              <w:sz w:val="17"/>
              <w:szCs w:val="17"/>
              <w:lang w:val="en-US" w:eastAsia="en-US"/>
            </w:rPr>
            <w:t xml:space="preserve"> 8, Ks. </w:t>
          </w:r>
          <w:proofErr w:type="spellStart"/>
          <w:r w:rsidRPr="006A055C">
            <w:rPr>
              <w:color w:val="333333"/>
              <w:sz w:val="17"/>
              <w:szCs w:val="17"/>
              <w:lang w:val="en-US" w:eastAsia="en-US"/>
            </w:rPr>
            <w:t>Thể</w:t>
          </w:r>
          <w:proofErr w:type="spellEnd"/>
          <w:r w:rsidRPr="006A055C">
            <w:rPr>
              <w:color w:val="333333"/>
              <w:sz w:val="17"/>
              <w:szCs w:val="17"/>
              <w:lang w:val="en-US" w:eastAsia="en-US"/>
            </w:rPr>
            <w:t xml:space="preserve"> Thao, </w:t>
          </w:r>
          <w:proofErr w:type="spellStart"/>
          <w:r w:rsidRPr="006A055C">
            <w:rPr>
              <w:color w:val="333333"/>
              <w:sz w:val="17"/>
              <w:szCs w:val="17"/>
              <w:lang w:val="en-US" w:eastAsia="en-US"/>
            </w:rPr>
            <w:t>Làng</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sinh</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viên</w:t>
          </w:r>
          <w:proofErr w:type="spellEnd"/>
          <w:r w:rsidRPr="006A055C">
            <w:rPr>
              <w:color w:val="333333"/>
              <w:sz w:val="17"/>
              <w:szCs w:val="17"/>
              <w:lang w:val="en-US" w:eastAsia="en-US"/>
            </w:rPr>
            <w:t xml:space="preserve"> HACINCO, Thanh </w:t>
          </w:r>
          <w:proofErr w:type="spellStart"/>
          <w:r w:rsidRPr="006A055C">
            <w:rPr>
              <w:color w:val="333333"/>
              <w:sz w:val="17"/>
              <w:szCs w:val="17"/>
              <w:lang w:val="en-US" w:eastAsia="en-US"/>
            </w:rPr>
            <w:t>Xuân</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Hà</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Nội</w:t>
          </w:r>
          <w:proofErr w:type="spellEnd"/>
          <w:r w:rsidRPr="006A055C">
            <w:rPr>
              <w:color w:val="333333"/>
              <w:sz w:val="17"/>
              <w:szCs w:val="17"/>
              <w:lang w:val="en-US" w:eastAsia="en-US"/>
            </w:rPr>
            <w:br/>
          </w:r>
          <w:proofErr w:type="spellStart"/>
          <w:r w:rsidRPr="006A055C">
            <w:rPr>
              <w:color w:val="333333"/>
              <w:sz w:val="17"/>
              <w:szCs w:val="17"/>
              <w:lang w:val="en-US" w:eastAsia="en-US"/>
            </w:rPr>
            <w:t>Điện</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thoại</w:t>
          </w:r>
          <w:proofErr w:type="spellEnd"/>
          <w:r w:rsidRPr="006A055C">
            <w:rPr>
              <w:color w:val="333333"/>
              <w:sz w:val="17"/>
              <w:szCs w:val="17"/>
              <w:lang w:val="en-US" w:eastAsia="en-US"/>
            </w:rPr>
            <w:t>: (04) 3558 9970  -  Fax: (04) 3558 9971</w:t>
          </w:r>
          <w:r w:rsidRPr="006A055C">
            <w:rPr>
              <w:color w:val="333333"/>
              <w:sz w:val="17"/>
              <w:szCs w:val="17"/>
              <w:lang w:val="en-US" w:eastAsia="en-US"/>
            </w:rPr>
            <w:br/>
            <w:t xml:space="preserve">Email: </w:t>
          </w:r>
          <w:hyperlink r:id="rId2" w:history="1">
            <w:r w:rsidRPr="006A055C">
              <w:rPr>
                <w:rStyle w:val="Hyperlink"/>
                <w:color w:val="333333"/>
                <w:sz w:val="17"/>
                <w:szCs w:val="17"/>
                <w:lang w:val="en-US" w:eastAsia="en-US"/>
              </w:rPr>
              <w:t>info@tinhvan.com</w:t>
            </w:r>
          </w:hyperlink>
          <w:r w:rsidRPr="006A055C">
            <w:rPr>
              <w:color w:val="333333"/>
              <w:sz w:val="17"/>
              <w:szCs w:val="17"/>
              <w:lang w:val="en-US" w:eastAsia="en-US"/>
            </w:rPr>
            <w:t xml:space="preserve">  -  </w:t>
          </w:r>
          <w:r w:rsidRPr="005B50BD">
            <w:rPr>
              <w:color w:val="333333"/>
              <w:sz w:val="17"/>
              <w:szCs w:val="17"/>
              <w:lang w:val="vi-VN" w:eastAsia="en-US"/>
            </w:rPr>
            <w:t>Websit</w:t>
          </w:r>
          <w:r w:rsidRPr="006A055C">
            <w:rPr>
              <w:color w:val="333333"/>
              <w:sz w:val="17"/>
              <w:szCs w:val="17"/>
              <w:lang w:val="en-US" w:eastAsia="en-US"/>
            </w:rPr>
            <w:t xml:space="preserve">e: </w:t>
          </w:r>
          <w:hyperlink r:id="rId3" w:history="1">
            <w:r w:rsidRPr="005B50BD">
              <w:rPr>
                <w:rStyle w:val="Hyperlink"/>
                <w:color w:val="333333"/>
                <w:sz w:val="17"/>
                <w:szCs w:val="17"/>
                <w:lang w:val="vi-VN" w:eastAsia="en-US"/>
              </w:rPr>
              <w:t>www.tinhvan.com</w:t>
            </w:r>
          </w:hyperlink>
          <w:r w:rsidRPr="006A055C">
            <w:rPr>
              <w:color w:val="333333"/>
              <w:sz w:val="17"/>
              <w:szCs w:val="17"/>
              <w:lang w:val="en-US" w:eastAsia="en-US"/>
            </w:rPr>
            <w:t xml:space="preserve">; </w:t>
          </w:r>
          <w:r w:rsidRPr="006A055C">
            <w:rPr>
              <w:color w:val="333333"/>
              <w:sz w:val="17"/>
              <w:szCs w:val="17"/>
              <w:u w:val="single"/>
              <w:lang w:val="en-US" w:eastAsia="en-US"/>
            </w:rPr>
            <w:t>www.xalo.vn</w:t>
          </w:r>
        </w:p>
      </w:tc>
    </w:tr>
  </w:tbl>
  <w:p w14:paraId="25E4FEEB" w14:textId="77777777" w:rsidR="00A80D9F" w:rsidRDefault="00A80D9F" w:rsidP="002618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7.55pt;height:7.55pt" o:bullet="t">
        <v:imagedata r:id="rId1" o:title="mso38"/>
      </v:shape>
    </w:pict>
  </w:numPicBullet>
  <w:abstractNum w:abstractNumId="0" w15:restartNumberingAfterBreak="0">
    <w:nsid w:val="FFFFFF82"/>
    <w:multiLevelType w:val="singleLevel"/>
    <w:tmpl w:val="491C4DD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BD04916"/>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1F5A89"/>
    <w:multiLevelType w:val="hybridMultilevel"/>
    <w:tmpl w:val="0B8A0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A573A7"/>
    <w:multiLevelType w:val="hybridMultilevel"/>
    <w:tmpl w:val="2BFE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B25CB0"/>
    <w:multiLevelType w:val="hybridMultilevel"/>
    <w:tmpl w:val="0A1AC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13B574A"/>
    <w:multiLevelType w:val="hybridMultilevel"/>
    <w:tmpl w:val="132AA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F57733"/>
    <w:multiLevelType w:val="hybridMultilevel"/>
    <w:tmpl w:val="883C037A"/>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D1CFB"/>
    <w:multiLevelType w:val="hybridMultilevel"/>
    <w:tmpl w:val="1168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3A3801"/>
    <w:multiLevelType w:val="hybridMultilevel"/>
    <w:tmpl w:val="96FA99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6052A97"/>
    <w:multiLevelType w:val="hybridMultilevel"/>
    <w:tmpl w:val="2E72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912954"/>
    <w:multiLevelType w:val="hybridMultilevel"/>
    <w:tmpl w:val="8890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C55EE2"/>
    <w:multiLevelType w:val="hybridMultilevel"/>
    <w:tmpl w:val="BAA86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7103274"/>
    <w:multiLevelType w:val="hybridMultilevel"/>
    <w:tmpl w:val="A0403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12767F"/>
    <w:multiLevelType w:val="hybridMultilevel"/>
    <w:tmpl w:val="5008D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7226367"/>
    <w:multiLevelType w:val="hybridMultilevel"/>
    <w:tmpl w:val="89C006C8"/>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8645BA"/>
    <w:multiLevelType w:val="hybridMultilevel"/>
    <w:tmpl w:val="6E22A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B277DC"/>
    <w:multiLevelType w:val="hybridMultilevel"/>
    <w:tmpl w:val="F7C2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BB42D6"/>
    <w:multiLevelType w:val="hybridMultilevel"/>
    <w:tmpl w:val="C04223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8A7211E"/>
    <w:multiLevelType w:val="hybridMultilevel"/>
    <w:tmpl w:val="6D5E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8E161DC"/>
    <w:multiLevelType w:val="hybridMultilevel"/>
    <w:tmpl w:val="241A4B2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9326240"/>
    <w:multiLevelType w:val="hybridMultilevel"/>
    <w:tmpl w:val="E232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9466D03"/>
    <w:multiLevelType w:val="hybridMultilevel"/>
    <w:tmpl w:val="B2ACED5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9AC45BE"/>
    <w:multiLevelType w:val="hybridMultilevel"/>
    <w:tmpl w:val="A0E64550"/>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0B515BBB"/>
    <w:multiLevelType w:val="hybridMultilevel"/>
    <w:tmpl w:val="84B8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4863B6"/>
    <w:multiLevelType w:val="hybridMultilevel"/>
    <w:tmpl w:val="241EE3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0CD15F68"/>
    <w:multiLevelType w:val="hybridMultilevel"/>
    <w:tmpl w:val="6DD6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E56B4C"/>
    <w:multiLevelType w:val="hybridMultilevel"/>
    <w:tmpl w:val="46A472E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0E9C328D"/>
    <w:multiLevelType w:val="hybridMultilevel"/>
    <w:tmpl w:val="2C60B6E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EF6205C"/>
    <w:multiLevelType w:val="hybridMultilevel"/>
    <w:tmpl w:val="1094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F7954E5"/>
    <w:multiLevelType w:val="hybridMultilevel"/>
    <w:tmpl w:val="1B9A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FA14794"/>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31" w15:restartNumberingAfterBreak="0">
    <w:nsid w:val="0FEA31FB"/>
    <w:multiLevelType w:val="hybridMultilevel"/>
    <w:tmpl w:val="5308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FF30600"/>
    <w:multiLevelType w:val="hybridMultilevel"/>
    <w:tmpl w:val="C20607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0FF6120B"/>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34" w15:restartNumberingAfterBreak="0">
    <w:nsid w:val="101B0B78"/>
    <w:multiLevelType w:val="hybridMultilevel"/>
    <w:tmpl w:val="554E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15813FA"/>
    <w:multiLevelType w:val="hybridMultilevel"/>
    <w:tmpl w:val="0CC0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1604942"/>
    <w:multiLevelType w:val="hybridMultilevel"/>
    <w:tmpl w:val="64B4D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120D3AB4"/>
    <w:multiLevelType w:val="hybridMultilevel"/>
    <w:tmpl w:val="B572729E"/>
    <w:lvl w:ilvl="0" w:tplc="04090005">
      <w:start w:val="1"/>
      <w:numFmt w:val="bullet"/>
      <w:pStyle w:val="OSS12BulletedList1"/>
      <w:lvlText w:val=""/>
      <w:lvlJc w:val="left"/>
      <w:pPr>
        <w:tabs>
          <w:tab w:val="num" w:pos="360"/>
        </w:tabs>
        <w:ind w:left="360" w:hanging="360"/>
      </w:pPr>
      <w:rPr>
        <w:rFonts w:ascii="Symbol" w:hAnsi="Symbol" w:hint="default"/>
      </w:rPr>
    </w:lvl>
    <w:lvl w:ilvl="1" w:tplc="DDB64662"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12AA41D5"/>
    <w:multiLevelType w:val="hybridMultilevel"/>
    <w:tmpl w:val="A80A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3990623"/>
    <w:multiLevelType w:val="hybridMultilevel"/>
    <w:tmpl w:val="5EBCA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57552EE"/>
    <w:multiLevelType w:val="hybridMultilevel"/>
    <w:tmpl w:val="6C80F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5DD7C45"/>
    <w:multiLevelType w:val="hybridMultilevel"/>
    <w:tmpl w:val="517C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5F1063F"/>
    <w:multiLevelType w:val="hybridMultilevel"/>
    <w:tmpl w:val="BBD42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4179F4"/>
    <w:multiLevelType w:val="hybridMultilevel"/>
    <w:tmpl w:val="AAE2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6ED3ADD"/>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45" w15:restartNumberingAfterBreak="0">
    <w:nsid w:val="1712327F"/>
    <w:multiLevelType w:val="hybridMultilevel"/>
    <w:tmpl w:val="C3F0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7787FB6"/>
    <w:multiLevelType w:val="hybridMultilevel"/>
    <w:tmpl w:val="9DCC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86E7082"/>
    <w:multiLevelType w:val="hybridMultilevel"/>
    <w:tmpl w:val="F89ABA1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189E1514"/>
    <w:multiLevelType w:val="hybridMultilevel"/>
    <w:tmpl w:val="B3A071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8B7554A"/>
    <w:multiLevelType w:val="hybridMultilevel"/>
    <w:tmpl w:val="95C883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18BE6FE9"/>
    <w:multiLevelType w:val="hybridMultilevel"/>
    <w:tmpl w:val="F6A6DE38"/>
    <w:lvl w:ilvl="0" w:tplc="55CC05E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8E52C88"/>
    <w:multiLevelType w:val="hybridMultilevel"/>
    <w:tmpl w:val="418C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B222DCE"/>
    <w:multiLevelType w:val="hybridMultilevel"/>
    <w:tmpl w:val="0DA86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B716D80"/>
    <w:multiLevelType w:val="hybridMultilevel"/>
    <w:tmpl w:val="2A64B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CEC3E6B"/>
    <w:multiLevelType w:val="hybridMultilevel"/>
    <w:tmpl w:val="801A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D4515AD"/>
    <w:multiLevelType w:val="hybridMultilevel"/>
    <w:tmpl w:val="6DA267F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1D9F1FDC"/>
    <w:multiLevelType w:val="hybridMultilevel"/>
    <w:tmpl w:val="FC2CBC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1EB00F4D"/>
    <w:multiLevelType w:val="hybridMultilevel"/>
    <w:tmpl w:val="422A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EB83681"/>
    <w:multiLevelType w:val="hybridMultilevel"/>
    <w:tmpl w:val="E06A032A"/>
    <w:lvl w:ilvl="0" w:tplc="CEEE286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01A30A0"/>
    <w:multiLevelType w:val="hybridMultilevel"/>
    <w:tmpl w:val="4BFC6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0B0354A"/>
    <w:multiLevelType w:val="multilevel"/>
    <w:tmpl w:val="91C8450E"/>
    <w:lvl w:ilvl="0">
      <w:start w:val="1"/>
      <w:numFmt w:val="decimal"/>
      <w:pStyle w:val="tvHeading1"/>
      <w:lvlText w:val="%1."/>
      <w:lvlJc w:val="left"/>
      <w:pPr>
        <w:ind w:left="360" w:hanging="360"/>
      </w:pPr>
    </w:lvl>
    <w:lvl w:ilvl="1">
      <w:start w:val="1"/>
      <w:numFmt w:val="decimal"/>
      <w:pStyle w:val="tvHeading11"/>
      <w:lvlText w:val="%1.%2."/>
      <w:lvlJc w:val="left"/>
      <w:pPr>
        <w:ind w:left="432" w:hanging="432"/>
      </w:pPr>
    </w:lvl>
    <w:lvl w:ilvl="2">
      <w:start w:val="1"/>
      <w:numFmt w:val="decimal"/>
      <w:pStyle w:val="tvHeading111"/>
      <w:lvlText w:val="%1.%2.%3."/>
      <w:lvlJc w:val="left"/>
      <w:pPr>
        <w:ind w:left="1224" w:hanging="504"/>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vHeading111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21A31330"/>
    <w:multiLevelType w:val="hybridMultilevel"/>
    <w:tmpl w:val="526445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15283F"/>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63" w15:restartNumberingAfterBreak="0">
    <w:nsid w:val="22A55AF1"/>
    <w:multiLevelType w:val="hybridMultilevel"/>
    <w:tmpl w:val="302C8F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2AC538E"/>
    <w:multiLevelType w:val="hybridMultilevel"/>
    <w:tmpl w:val="7D0A7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34B27F6"/>
    <w:multiLevelType w:val="hybridMultilevel"/>
    <w:tmpl w:val="6BE823C2"/>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66" w15:restartNumberingAfterBreak="0">
    <w:nsid w:val="23D434C7"/>
    <w:multiLevelType w:val="hybridMultilevel"/>
    <w:tmpl w:val="F2AE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5141C5B"/>
    <w:multiLevelType w:val="hybridMultilevel"/>
    <w:tmpl w:val="1FA66C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529567A"/>
    <w:multiLevelType w:val="hybridMultilevel"/>
    <w:tmpl w:val="8DA44A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3D4712"/>
    <w:multiLevelType w:val="hybridMultilevel"/>
    <w:tmpl w:val="872052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25C23E01"/>
    <w:multiLevelType w:val="hybridMultilevel"/>
    <w:tmpl w:val="DA46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64B3A63"/>
    <w:multiLevelType w:val="hybridMultilevel"/>
    <w:tmpl w:val="34225B4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27163FCE"/>
    <w:multiLevelType w:val="hybridMultilevel"/>
    <w:tmpl w:val="1E921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7743EA0"/>
    <w:multiLevelType w:val="hybridMultilevel"/>
    <w:tmpl w:val="6F74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80E5E84"/>
    <w:multiLevelType w:val="hybridMultilevel"/>
    <w:tmpl w:val="8CBA47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A04477"/>
    <w:multiLevelType w:val="hybridMultilevel"/>
    <w:tmpl w:val="B7D05280"/>
    <w:lvl w:ilvl="0" w:tplc="79C60F60">
      <w:start w:val="1"/>
      <w:numFmt w:val="upperLetter"/>
      <w:pStyle w:val="Heading6"/>
      <w:lvlText w:val="%1."/>
      <w:lvlJc w:val="left"/>
      <w:pPr>
        <w:ind w:left="360" w:hanging="360"/>
      </w:pPr>
      <w:rPr>
        <w:rFonts w:hint="default"/>
        <w:b/>
        <w:i w:val="0"/>
      </w:rPr>
    </w:lvl>
    <w:lvl w:ilvl="1" w:tplc="FFFFFFFF" w:tentative="1">
      <w:start w:val="1"/>
      <w:numFmt w:val="lowerLetter"/>
      <w:lvlText w:val="%2."/>
      <w:lvlJc w:val="left"/>
      <w:pPr>
        <w:tabs>
          <w:tab w:val="num" w:pos="1327"/>
        </w:tabs>
        <w:ind w:left="1327" w:hanging="360"/>
      </w:pPr>
    </w:lvl>
    <w:lvl w:ilvl="2" w:tplc="FFFFFFFF" w:tentative="1">
      <w:start w:val="1"/>
      <w:numFmt w:val="lowerRoman"/>
      <w:lvlText w:val="%3."/>
      <w:lvlJc w:val="right"/>
      <w:pPr>
        <w:tabs>
          <w:tab w:val="num" w:pos="2047"/>
        </w:tabs>
        <w:ind w:left="2047" w:hanging="180"/>
      </w:pPr>
    </w:lvl>
    <w:lvl w:ilvl="3" w:tplc="FFFFFFFF" w:tentative="1">
      <w:start w:val="1"/>
      <w:numFmt w:val="decimal"/>
      <w:lvlText w:val="%4."/>
      <w:lvlJc w:val="left"/>
      <w:pPr>
        <w:tabs>
          <w:tab w:val="num" w:pos="2767"/>
        </w:tabs>
        <w:ind w:left="2767" w:hanging="360"/>
      </w:pPr>
    </w:lvl>
    <w:lvl w:ilvl="4" w:tplc="FFFFFFFF" w:tentative="1">
      <w:start w:val="1"/>
      <w:numFmt w:val="lowerLetter"/>
      <w:lvlText w:val="%5."/>
      <w:lvlJc w:val="left"/>
      <w:pPr>
        <w:tabs>
          <w:tab w:val="num" w:pos="3487"/>
        </w:tabs>
        <w:ind w:left="3487" w:hanging="360"/>
      </w:pPr>
    </w:lvl>
    <w:lvl w:ilvl="5" w:tplc="FFFFFFFF" w:tentative="1">
      <w:start w:val="1"/>
      <w:numFmt w:val="lowerRoman"/>
      <w:lvlText w:val="%6."/>
      <w:lvlJc w:val="right"/>
      <w:pPr>
        <w:tabs>
          <w:tab w:val="num" w:pos="4207"/>
        </w:tabs>
        <w:ind w:left="4207" w:hanging="180"/>
      </w:pPr>
    </w:lvl>
    <w:lvl w:ilvl="6" w:tplc="FFFFFFFF" w:tentative="1">
      <w:start w:val="1"/>
      <w:numFmt w:val="decimal"/>
      <w:lvlText w:val="%7."/>
      <w:lvlJc w:val="left"/>
      <w:pPr>
        <w:tabs>
          <w:tab w:val="num" w:pos="4927"/>
        </w:tabs>
        <w:ind w:left="4927" w:hanging="360"/>
      </w:pPr>
    </w:lvl>
    <w:lvl w:ilvl="7" w:tplc="FFFFFFFF" w:tentative="1">
      <w:start w:val="1"/>
      <w:numFmt w:val="lowerLetter"/>
      <w:lvlText w:val="%8."/>
      <w:lvlJc w:val="left"/>
      <w:pPr>
        <w:tabs>
          <w:tab w:val="num" w:pos="5647"/>
        </w:tabs>
        <w:ind w:left="5647" w:hanging="360"/>
      </w:pPr>
    </w:lvl>
    <w:lvl w:ilvl="8" w:tplc="FFFFFFFF" w:tentative="1">
      <w:start w:val="1"/>
      <w:numFmt w:val="lowerRoman"/>
      <w:lvlText w:val="%9."/>
      <w:lvlJc w:val="right"/>
      <w:pPr>
        <w:tabs>
          <w:tab w:val="num" w:pos="6367"/>
        </w:tabs>
        <w:ind w:left="6367" w:hanging="180"/>
      </w:pPr>
    </w:lvl>
  </w:abstractNum>
  <w:abstractNum w:abstractNumId="76" w15:restartNumberingAfterBreak="0">
    <w:nsid w:val="28A338C6"/>
    <w:multiLevelType w:val="hybridMultilevel"/>
    <w:tmpl w:val="788C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8B43840"/>
    <w:multiLevelType w:val="hybridMultilevel"/>
    <w:tmpl w:val="8278C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8C01027"/>
    <w:multiLevelType w:val="hybridMultilevel"/>
    <w:tmpl w:val="9F88A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9167DF3"/>
    <w:multiLevelType w:val="hybridMultilevel"/>
    <w:tmpl w:val="314EEE4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571"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99F651E"/>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81" w15:restartNumberingAfterBreak="0">
    <w:nsid w:val="2A523945"/>
    <w:multiLevelType w:val="hybridMultilevel"/>
    <w:tmpl w:val="405A245A"/>
    <w:lvl w:ilvl="0" w:tplc="FF5E5F04">
      <w:start w:val="1"/>
      <w:numFmt w:val="bullet"/>
      <w:lvlText w:val=""/>
      <w:lvlJc w:val="left"/>
      <w:pPr>
        <w:tabs>
          <w:tab w:val="num" w:pos="720"/>
        </w:tabs>
        <w:ind w:left="720" w:hanging="360"/>
      </w:pPr>
      <w:rPr>
        <w:rFonts w:ascii="Symbol" w:hAnsi="Symbol" w:cs="Symbol" w:hint="default"/>
      </w:rPr>
    </w:lvl>
    <w:lvl w:ilvl="1" w:tplc="90BCEBFA">
      <w:start w:val="1"/>
      <w:numFmt w:val="bullet"/>
      <w:pStyle w:val="WZBullet2"/>
      <w:lvlText w:val="­"/>
      <w:lvlJc w:val="left"/>
      <w:pPr>
        <w:tabs>
          <w:tab w:val="num" w:pos="1170"/>
        </w:tabs>
        <w:ind w:left="1170" w:hanging="360"/>
      </w:pPr>
      <w:rPr>
        <w:rFonts w:ascii="Courier New" w:hAnsi="Courier New" w:cs="Courier New" w:hint="default"/>
      </w:rPr>
    </w:lvl>
    <w:lvl w:ilvl="2" w:tplc="8842EA0C">
      <w:start w:val="1"/>
      <w:numFmt w:val="decimal"/>
      <w:pStyle w:val="WZNumBul1"/>
      <w:lvlText w:val="%3."/>
      <w:lvlJc w:val="left"/>
      <w:pPr>
        <w:tabs>
          <w:tab w:val="num" w:pos="2160"/>
        </w:tabs>
        <w:ind w:left="2160" w:hanging="360"/>
      </w:pPr>
      <w:rPr>
        <w:rFonts w:hint="default"/>
      </w:rPr>
    </w:lvl>
    <w:lvl w:ilvl="3" w:tplc="68DE6D98">
      <w:start w:val="1"/>
      <w:numFmt w:val="bullet"/>
      <w:lvlText w:val=""/>
      <w:lvlJc w:val="left"/>
      <w:pPr>
        <w:tabs>
          <w:tab w:val="num" w:pos="2880"/>
        </w:tabs>
        <w:ind w:left="2880" w:hanging="360"/>
      </w:pPr>
      <w:rPr>
        <w:rFonts w:ascii="Symbol" w:hAnsi="Symbol" w:cs="Symbol" w:hint="default"/>
      </w:rPr>
    </w:lvl>
    <w:lvl w:ilvl="4" w:tplc="BF268B0A">
      <w:start w:val="1"/>
      <w:numFmt w:val="bullet"/>
      <w:lvlText w:val="o"/>
      <w:lvlJc w:val="left"/>
      <w:pPr>
        <w:tabs>
          <w:tab w:val="num" w:pos="3600"/>
        </w:tabs>
        <w:ind w:left="3600" w:hanging="360"/>
      </w:pPr>
      <w:rPr>
        <w:rFonts w:ascii="Courier New" w:hAnsi="Courier New" w:cs="Courier New" w:hint="default"/>
      </w:rPr>
    </w:lvl>
    <w:lvl w:ilvl="5" w:tplc="942260CC">
      <w:start w:val="1"/>
      <w:numFmt w:val="bullet"/>
      <w:lvlText w:val=""/>
      <w:lvlJc w:val="left"/>
      <w:pPr>
        <w:tabs>
          <w:tab w:val="num" w:pos="4320"/>
        </w:tabs>
        <w:ind w:left="4320" w:hanging="360"/>
      </w:pPr>
      <w:rPr>
        <w:rFonts w:ascii="Wingdings" w:hAnsi="Wingdings" w:cs="Wingdings" w:hint="default"/>
      </w:rPr>
    </w:lvl>
    <w:lvl w:ilvl="6" w:tplc="D5FA71D2">
      <w:start w:val="1"/>
      <w:numFmt w:val="bullet"/>
      <w:lvlText w:val=""/>
      <w:lvlJc w:val="left"/>
      <w:pPr>
        <w:tabs>
          <w:tab w:val="num" w:pos="5040"/>
        </w:tabs>
        <w:ind w:left="5040" w:hanging="360"/>
      </w:pPr>
      <w:rPr>
        <w:rFonts w:ascii="Symbol" w:hAnsi="Symbol" w:cs="Symbol" w:hint="default"/>
      </w:rPr>
    </w:lvl>
    <w:lvl w:ilvl="7" w:tplc="108C0C1E">
      <w:start w:val="1"/>
      <w:numFmt w:val="bullet"/>
      <w:lvlText w:val="o"/>
      <w:lvlJc w:val="left"/>
      <w:pPr>
        <w:tabs>
          <w:tab w:val="num" w:pos="5760"/>
        </w:tabs>
        <w:ind w:left="5760" w:hanging="360"/>
      </w:pPr>
      <w:rPr>
        <w:rFonts w:ascii="Courier New" w:hAnsi="Courier New" w:cs="Courier New" w:hint="default"/>
      </w:rPr>
    </w:lvl>
    <w:lvl w:ilvl="8" w:tplc="252C5714">
      <w:start w:val="1"/>
      <w:numFmt w:val="bullet"/>
      <w:lvlText w:val=""/>
      <w:lvlJc w:val="left"/>
      <w:pPr>
        <w:tabs>
          <w:tab w:val="num" w:pos="6480"/>
        </w:tabs>
        <w:ind w:left="6480" w:hanging="360"/>
      </w:pPr>
      <w:rPr>
        <w:rFonts w:ascii="Wingdings" w:hAnsi="Wingdings" w:cs="Wingdings" w:hint="default"/>
      </w:rPr>
    </w:lvl>
  </w:abstractNum>
  <w:abstractNum w:abstractNumId="82" w15:restartNumberingAfterBreak="0">
    <w:nsid w:val="2B692923"/>
    <w:multiLevelType w:val="hybridMultilevel"/>
    <w:tmpl w:val="9DA094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C87783D"/>
    <w:multiLevelType w:val="hybridMultilevel"/>
    <w:tmpl w:val="FA9C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DFB28B5"/>
    <w:multiLevelType w:val="hybridMultilevel"/>
    <w:tmpl w:val="D798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EA81771"/>
    <w:multiLevelType w:val="hybridMultilevel"/>
    <w:tmpl w:val="EDEC3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F063BEB"/>
    <w:multiLevelType w:val="hybridMultilevel"/>
    <w:tmpl w:val="B33C87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2F894F1A"/>
    <w:multiLevelType w:val="hybridMultilevel"/>
    <w:tmpl w:val="2760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05D2745"/>
    <w:multiLevelType w:val="hybridMultilevel"/>
    <w:tmpl w:val="657E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0D068D6"/>
    <w:multiLevelType w:val="hybridMultilevel"/>
    <w:tmpl w:val="2C8C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0FC6B14"/>
    <w:multiLevelType w:val="multilevel"/>
    <w:tmpl w:val="87043A6E"/>
    <w:lvl w:ilvl="0">
      <w:start w:val="1"/>
      <w:numFmt w:val="bullet"/>
      <w:pStyle w:val="tvs-bullet1"/>
      <w:lvlText w:val=""/>
      <w:lvlJc w:val="left"/>
      <w:pPr>
        <w:tabs>
          <w:tab w:val="num" w:pos="720"/>
        </w:tabs>
        <w:ind w:left="720" w:hanging="360"/>
      </w:pPr>
      <w:rPr>
        <w:rFonts w:ascii="Wingdings" w:hAnsi="Wingdings" w:hint="default"/>
        <w:sz w:val="24"/>
      </w:rPr>
    </w:lvl>
    <w:lvl w:ilvl="1">
      <w:start w:val="1"/>
      <w:numFmt w:val="bullet"/>
      <w:pStyle w:val="tvs-bullet2"/>
      <w:lvlText w:val="o"/>
      <w:lvlJc w:val="left"/>
      <w:pPr>
        <w:tabs>
          <w:tab w:val="num" w:pos="1080"/>
        </w:tabs>
        <w:ind w:left="1080" w:hanging="360"/>
      </w:pPr>
      <w:rPr>
        <w:rFonts w:ascii="Courier New" w:hAnsi="Courier New" w:hint="default"/>
      </w:rPr>
    </w:lvl>
    <w:lvl w:ilvl="2">
      <w:start w:val="1"/>
      <w:numFmt w:val="bullet"/>
      <w:pStyle w:val="tvs-bullet1"/>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324238DA"/>
    <w:multiLevelType w:val="hybridMultilevel"/>
    <w:tmpl w:val="9072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25F2B74"/>
    <w:multiLevelType w:val="hybridMultilevel"/>
    <w:tmpl w:val="6EEA7B6C"/>
    <w:lvl w:ilvl="0" w:tplc="5E12767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33173681"/>
    <w:multiLevelType w:val="hybridMultilevel"/>
    <w:tmpl w:val="784EB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4376DB2"/>
    <w:multiLevelType w:val="hybridMultilevel"/>
    <w:tmpl w:val="0DA84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4DD451F"/>
    <w:multiLevelType w:val="hybridMultilevel"/>
    <w:tmpl w:val="DDFE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57216A8"/>
    <w:multiLevelType w:val="singleLevel"/>
    <w:tmpl w:val="8E96A5DA"/>
    <w:lvl w:ilvl="0">
      <w:start w:val="1"/>
      <w:numFmt w:val="upperRoman"/>
      <w:pStyle w:val="i"/>
      <w:lvlText w:val="%1-"/>
      <w:lvlJc w:val="left"/>
      <w:pPr>
        <w:tabs>
          <w:tab w:val="num" w:pos="720"/>
        </w:tabs>
        <w:ind w:left="720" w:hanging="720"/>
      </w:pPr>
      <w:rPr>
        <w:rFonts w:hint="default"/>
      </w:rPr>
    </w:lvl>
  </w:abstractNum>
  <w:abstractNum w:abstractNumId="97" w15:restartNumberingAfterBreak="0">
    <w:nsid w:val="361D4146"/>
    <w:multiLevelType w:val="hybridMultilevel"/>
    <w:tmpl w:val="BA26D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368B4309"/>
    <w:multiLevelType w:val="hybridMultilevel"/>
    <w:tmpl w:val="D3CE29E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36CA1915"/>
    <w:multiLevelType w:val="hybridMultilevel"/>
    <w:tmpl w:val="D25CA9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37CF33E7"/>
    <w:multiLevelType w:val="hybridMultilevel"/>
    <w:tmpl w:val="B1D4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95816B5"/>
    <w:multiLevelType w:val="hybridMultilevel"/>
    <w:tmpl w:val="8F5A0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A1A2751"/>
    <w:multiLevelType w:val="hybridMultilevel"/>
    <w:tmpl w:val="A3927FAC"/>
    <w:styleLink w:val="StyleBulleted"/>
    <w:lvl w:ilvl="0" w:tplc="91F6F088">
      <w:numFmt w:val="bullet"/>
      <w:lvlText w:val="-"/>
      <w:lvlJc w:val="left"/>
      <w:pPr>
        <w:ind w:left="1800" w:hanging="360"/>
      </w:pPr>
      <w:rPr>
        <w:rFonts w:ascii="Times New Roman" w:eastAsia="Times New Roman" w:hAnsi="Times New Roman" w:cs="Times New Roman" w:hint="default"/>
      </w:rPr>
    </w:lvl>
    <w:lvl w:ilvl="1" w:tplc="4A307790">
      <w:start w:val="1"/>
      <w:numFmt w:val="bullet"/>
      <w:lvlText w:val="o"/>
      <w:lvlJc w:val="left"/>
      <w:pPr>
        <w:ind w:left="2520" w:hanging="360"/>
      </w:pPr>
      <w:rPr>
        <w:rFonts w:ascii="Courier New" w:hAnsi="Courier New" w:cs="Courier New" w:hint="default"/>
      </w:rPr>
    </w:lvl>
    <w:lvl w:ilvl="2" w:tplc="3D541D40" w:tentative="1">
      <w:start w:val="1"/>
      <w:numFmt w:val="bullet"/>
      <w:lvlText w:val=""/>
      <w:lvlJc w:val="left"/>
      <w:pPr>
        <w:ind w:left="3240" w:hanging="360"/>
      </w:pPr>
      <w:rPr>
        <w:rFonts w:ascii="Wingdings" w:hAnsi="Wingdings" w:hint="default"/>
      </w:rPr>
    </w:lvl>
    <w:lvl w:ilvl="3" w:tplc="74DED49C" w:tentative="1">
      <w:start w:val="1"/>
      <w:numFmt w:val="bullet"/>
      <w:lvlText w:val=""/>
      <w:lvlJc w:val="left"/>
      <w:pPr>
        <w:ind w:left="3960" w:hanging="360"/>
      </w:pPr>
      <w:rPr>
        <w:rFonts w:ascii="Symbol" w:hAnsi="Symbol" w:hint="default"/>
      </w:rPr>
    </w:lvl>
    <w:lvl w:ilvl="4" w:tplc="EA706536" w:tentative="1">
      <w:start w:val="1"/>
      <w:numFmt w:val="bullet"/>
      <w:lvlText w:val="o"/>
      <w:lvlJc w:val="left"/>
      <w:pPr>
        <w:ind w:left="4680" w:hanging="360"/>
      </w:pPr>
      <w:rPr>
        <w:rFonts w:ascii="Courier New" w:hAnsi="Courier New" w:cs="Courier New" w:hint="default"/>
      </w:rPr>
    </w:lvl>
    <w:lvl w:ilvl="5" w:tplc="256C26C8" w:tentative="1">
      <w:start w:val="1"/>
      <w:numFmt w:val="bullet"/>
      <w:lvlText w:val=""/>
      <w:lvlJc w:val="left"/>
      <w:pPr>
        <w:ind w:left="5400" w:hanging="360"/>
      </w:pPr>
      <w:rPr>
        <w:rFonts w:ascii="Wingdings" w:hAnsi="Wingdings" w:hint="default"/>
      </w:rPr>
    </w:lvl>
    <w:lvl w:ilvl="6" w:tplc="475AB642" w:tentative="1">
      <w:start w:val="1"/>
      <w:numFmt w:val="bullet"/>
      <w:lvlText w:val=""/>
      <w:lvlJc w:val="left"/>
      <w:pPr>
        <w:ind w:left="6120" w:hanging="360"/>
      </w:pPr>
      <w:rPr>
        <w:rFonts w:ascii="Symbol" w:hAnsi="Symbol" w:hint="default"/>
      </w:rPr>
    </w:lvl>
    <w:lvl w:ilvl="7" w:tplc="87D0C6E0" w:tentative="1">
      <w:start w:val="1"/>
      <w:numFmt w:val="bullet"/>
      <w:lvlText w:val="o"/>
      <w:lvlJc w:val="left"/>
      <w:pPr>
        <w:ind w:left="6840" w:hanging="360"/>
      </w:pPr>
      <w:rPr>
        <w:rFonts w:ascii="Courier New" w:hAnsi="Courier New" w:cs="Courier New" w:hint="default"/>
      </w:rPr>
    </w:lvl>
    <w:lvl w:ilvl="8" w:tplc="1B26C116" w:tentative="1">
      <w:start w:val="1"/>
      <w:numFmt w:val="bullet"/>
      <w:lvlText w:val=""/>
      <w:lvlJc w:val="left"/>
      <w:pPr>
        <w:ind w:left="7560" w:hanging="360"/>
      </w:pPr>
      <w:rPr>
        <w:rFonts w:ascii="Wingdings" w:hAnsi="Wingdings" w:hint="default"/>
      </w:rPr>
    </w:lvl>
  </w:abstractNum>
  <w:abstractNum w:abstractNumId="103" w15:restartNumberingAfterBreak="0">
    <w:nsid w:val="3AED58B9"/>
    <w:multiLevelType w:val="hybridMultilevel"/>
    <w:tmpl w:val="1478BEEE"/>
    <w:lvl w:ilvl="0" w:tplc="398E8A32">
      <w:start w:val="1"/>
      <w:numFmt w:val="upperLetter"/>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B834E05"/>
    <w:multiLevelType w:val="hybridMultilevel"/>
    <w:tmpl w:val="BABE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BD63BD4"/>
    <w:multiLevelType w:val="hybridMultilevel"/>
    <w:tmpl w:val="D3A4E56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3C0D7321"/>
    <w:multiLevelType w:val="hybridMultilevel"/>
    <w:tmpl w:val="132AA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C3B6709"/>
    <w:multiLevelType w:val="hybridMultilevel"/>
    <w:tmpl w:val="3C3AD804"/>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C6C29E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D076E19"/>
    <w:multiLevelType w:val="hybridMultilevel"/>
    <w:tmpl w:val="FDCAF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3D48267A"/>
    <w:multiLevelType w:val="hybridMultilevel"/>
    <w:tmpl w:val="4E187AF6"/>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DBE6B0C"/>
    <w:multiLevelType w:val="hybridMultilevel"/>
    <w:tmpl w:val="5A04AC60"/>
    <w:lvl w:ilvl="0" w:tplc="498038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DDE3572"/>
    <w:multiLevelType w:val="hybridMultilevel"/>
    <w:tmpl w:val="3448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EAB726D"/>
    <w:multiLevelType w:val="hybridMultilevel"/>
    <w:tmpl w:val="2622692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3EF04231"/>
    <w:multiLevelType w:val="hybridMultilevel"/>
    <w:tmpl w:val="317C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F2D63B9"/>
    <w:multiLevelType w:val="hybridMultilevel"/>
    <w:tmpl w:val="01A8C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3F6D7B54"/>
    <w:multiLevelType w:val="hybridMultilevel"/>
    <w:tmpl w:val="35CC279C"/>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3F6F5723"/>
    <w:multiLevelType w:val="hybridMultilevel"/>
    <w:tmpl w:val="2AE2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FA55515"/>
    <w:multiLevelType w:val="hybridMultilevel"/>
    <w:tmpl w:val="858EF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FA72CCB"/>
    <w:multiLevelType w:val="hybridMultilevel"/>
    <w:tmpl w:val="49641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0444489"/>
    <w:multiLevelType w:val="hybridMultilevel"/>
    <w:tmpl w:val="E022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04B3AD3"/>
    <w:multiLevelType w:val="hybridMultilevel"/>
    <w:tmpl w:val="E948EE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41260B7D"/>
    <w:multiLevelType w:val="hybridMultilevel"/>
    <w:tmpl w:val="F1FA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1B500BA"/>
    <w:multiLevelType w:val="hybridMultilevel"/>
    <w:tmpl w:val="1CB49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22F529F"/>
    <w:multiLevelType w:val="hybridMultilevel"/>
    <w:tmpl w:val="E7787E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2AF7149"/>
    <w:multiLevelType w:val="hybridMultilevel"/>
    <w:tmpl w:val="814CD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3555AFC"/>
    <w:multiLevelType w:val="hybridMultilevel"/>
    <w:tmpl w:val="7DA4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3583651"/>
    <w:multiLevelType w:val="hybridMultilevel"/>
    <w:tmpl w:val="EA4A9A44"/>
    <w:lvl w:ilvl="0" w:tplc="BF268B0A">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44470846"/>
    <w:multiLevelType w:val="hybridMultilevel"/>
    <w:tmpl w:val="13A02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449713A"/>
    <w:multiLevelType w:val="hybridMultilevel"/>
    <w:tmpl w:val="391E9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48730FA"/>
    <w:multiLevelType w:val="hybridMultilevel"/>
    <w:tmpl w:val="65F0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4B358F9"/>
    <w:multiLevelType w:val="hybridMultilevel"/>
    <w:tmpl w:val="FC6EA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4B9267F"/>
    <w:multiLevelType w:val="hybridMultilevel"/>
    <w:tmpl w:val="7DFCD1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5685DC0"/>
    <w:multiLevelType w:val="hybridMultilevel"/>
    <w:tmpl w:val="C11A7812"/>
    <w:lvl w:ilvl="0" w:tplc="55CC05EC">
      <w:numFmt w:val="bullet"/>
      <w:lvlText w:val="-"/>
      <w:lvlJc w:val="left"/>
      <w:pPr>
        <w:ind w:left="720" w:hanging="360"/>
      </w:pPr>
      <w:rPr>
        <w:rFonts w:ascii="Times New Roman" w:eastAsia="Times New Roman" w:hAnsi="Times New Roman" w:cs="Times New Roman" w:hint="default"/>
      </w:rPr>
    </w:lvl>
    <w:lvl w:ilvl="1" w:tplc="1B16A028">
      <w:start w:val="1"/>
      <w:numFmt w:val="bullet"/>
      <w:lvlText w:val="+"/>
      <w:lvlJc w:val="left"/>
      <w:pPr>
        <w:ind w:left="108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6544E24"/>
    <w:multiLevelType w:val="hybridMultilevel"/>
    <w:tmpl w:val="FB9A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6667614"/>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6C37BDC"/>
    <w:multiLevelType w:val="hybridMultilevel"/>
    <w:tmpl w:val="011CC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8720BD6"/>
    <w:multiLevelType w:val="hybridMultilevel"/>
    <w:tmpl w:val="65DACA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48B462C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139" w15:restartNumberingAfterBreak="0">
    <w:nsid w:val="491F6D7E"/>
    <w:multiLevelType w:val="hybridMultilevel"/>
    <w:tmpl w:val="9AC4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9B14147"/>
    <w:multiLevelType w:val="hybridMultilevel"/>
    <w:tmpl w:val="17F2F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49EC2516"/>
    <w:multiLevelType w:val="hybridMultilevel"/>
    <w:tmpl w:val="8E7A81E6"/>
    <w:lvl w:ilvl="0" w:tplc="544438B4">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4A2F1F39"/>
    <w:multiLevelType w:val="hybridMultilevel"/>
    <w:tmpl w:val="2B50F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4A485E38"/>
    <w:multiLevelType w:val="hybridMultilevel"/>
    <w:tmpl w:val="77AA1B86"/>
    <w:lvl w:ilvl="0" w:tplc="68DEA84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ADB050E"/>
    <w:multiLevelType w:val="hybridMultilevel"/>
    <w:tmpl w:val="3E30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AE90AB9"/>
    <w:multiLevelType w:val="hybridMultilevel"/>
    <w:tmpl w:val="15A0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B1B0C6F"/>
    <w:multiLevelType w:val="hybridMultilevel"/>
    <w:tmpl w:val="6330A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B1B1C52"/>
    <w:multiLevelType w:val="hybridMultilevel"/>
    <w:tmpl w:val="3F1C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B74575A"/>
    <w:multiLevelType w:val="multilevel"/>
    <w:tmpl w:val="2878D6FC"/>
    <w:lvl w:ilvl="0">
      <w:start w:val="2"/>
      <w:numFmt w:val="decimal"/>
      <w:pStyle w:val="C1"/>
      <w:lvlText w:val="%1."/>
      <w:lvlJc w:val="left"/>
      <w:pPr>
        <w:ind w:left="360" w:hanging="360"/>
      </w:pPr>
    </w:lvl>
    <w:lvl w:ilvl="1">
      <w:numFmt w:val="decimal"/>
      <w:pStyle w:val="C11"/>
      <w:lvlText w:val="%1.%2."/>
      <w:lvlJc w:val="left"/>
      <w:pPr>
        <w:ind w:left="792" w:hanging="432"/>
      </w:pPr>
    </w:lvl>
    <w:lvl w:ilvl="2">
      <w:start w:val="1"/>
      <w:numFmt w:val="decimal"/>
      <w:pStyle w:val="C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9" w15:restartNumberingAfterBreak="0">
    <w:nsid w:val="4BC474B9"/>
    <w:multiLevelType w:val="hybridMultilevel"/>
    <w:tmpl w:val="5FFC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4CCE35E6"/>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51" w15:restartNumberingAfterBreak="0">
    <w:nsid w:val="4CDC4A3F"/>
    <w:multiLevelType w:val="hybridMultilevel"/>
    <w:tmpl w:val="34B0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CDD03AE"/>
    <w:multiLevelType w:val="hybridMultilevel"/>
    <w:tmpl w:val="ACF8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D6F4EA5"/>
    <w:multiLevelType w:val="hybridMultilevel"/>
    <w:tmpl w:val="90D25CEE"/>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F3A1EB1"/>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55" w15:restartNumberingAfterBreak="0">
    <w:nsid w:val="4F7C1A0A"/>
    <w:multiLevelType w:val="hybridMultilevel"/>
    <w:tmpl w:val="4FC0D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1323246"/>
    <w:multiLevelType w:val="hybridMultilevel"/>
    <w:tmpl w:val="835CBF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1811736"/>
    <w:multiLevelType w:val="hybridMultilevel"/>
    <w:tmpl w:val="3BB8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1A8632A"/>
    <w:multiLevelType w:val="hybridMultilevel"/>
    <w:tmpl w:val="0756B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21C3F47"/>
    <w:multiLevelType w:val="hybridMultilevel"/>
    <w:tmpl w:val="9AC2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2570BD8"/>
    <w:multiLevelType w:val="hybridMultilevel"/>
    <w:tmpl w:val="211C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2F96950"/>
    <w:multiLevelType w:val="hybridMultilevel"/>
    <w:tmpl w:val="D228D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3BF0AD8"/>
    <w:multiLevelType w:val="hybridMultilevel"/>
    <w:tmpl w:val="51884510"/>
    <w:lvl w:ilvl="0" w:tplc="544438B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544D6112"/>
    <w:multiLevelType w:val="hybridMultilevel"/>
    <w:tmpl w:val="4184C234"/>
    <w:lvl w:ilvl="0" w:tplc="0409000F">
      <w:start w:val="1"/>
      <w:numFmt w:val="decimal"/>
      <w:pStyle w:val="TVS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56606AED"/>
    <w:multiLevelType w:val="hybridMultilevel"/>
    <w:tmpl w:val="92AA08D8"/>
    <w:lvl w:ilvl="0" w:tplc="0E10D1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67D3EC0"/>
    <w:multiLevelType w:val="hybridMultilevel"/>
    <w:tmpl w:val="F384D516"/>
    <w:lvl w:ilvl="0" w:tplc="E808124A">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6DF69FB"/>
    <w:multiLevelType w:val="hybridMultilevel"/>
    <w:tmpl w:val="0DFCD8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71A426E"/>
    <w:multiLevelType w:val="singleLevel"/>
    <w:tmpl w:val="8968C74E"/>
    <w:lvl w:ilvl="0">
      <w:numFmt w:val="bullet"/>
      <w:pStyle w:val="Normal12pt"/>
      <w:lvlText w:val="-"/>
      <w:lvlJc w:val="left"/>
      <w:pPr>
        <w:tabs>
          <w:tab w:val="num" w:pos="1080"/>
        </w:tabs>
        <w:ind w:left="1080" w:hanging="360"/>
      </w:pPr>
      <w:rPr>
        <w:rFonts w:ascii="Times New Roman" w:hAnsi="Times New Roman" w:cs="Times New Roman" w:hint="default"/>
        <w:sz w:val="28"/>
        <w:szCs w:val="28"/>
      </w:rPr>
    </w:lvl>
  </w:abstractNum>
  <w:abstractNum w:abstractNumId="168" w15:restartNumberingAfterBreak="0">
    <w:nsid w:val="59B7158F"/>
    <w:multiLevelType w:val="hybridMultilevel"/>
    <w:tmpl w:val="90B29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A0259A9"/>
    <w:multiLevelType w:val="hybridMultilevel"/>
    <w:tmpl w:val="F088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A7A45C1"/>
    <w:multiLevelType w:val="hybridMultilevel"/>
    <w:tmpl w:val="A0F099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15:restartNumberingAfterBreak="0">
    <w:nsid w:val="5BEB7D53"/>
    <w:multiLevelType w:val="hybridMultilevel"/>
    <w:tmpl w:val="3FD6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C0D38E1"/>
    <w:multiLevelType w:val="hybridMultilevel"/>
    <w:tmpl w:val="78F6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C920DEF"/>
    <w:multiLevelType w:val="hybridMultilevel"/>
    <w:tmpl w:val="66089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D0011FF"/>
    <w:multiLevelType w:val="hybridMultilevel"/>
    <w:tmpl w:val="4DB48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E1C1C5F"/>
    <w:multiLevelType w:val="hybridMultilevel"/>
    <w:tmpl w:val="D708FE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F2728CD"/>
    <w:multiLevelType w:val="hybridMultilevel"/>
    <w:tmpl w:val="F6500F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7" w15:restartNumberingAfterBreak="0">
    <w:nsid w:val="5F615E1B"/>
    <w:multiLevelType w:val="hybridMultilevel"/>
    <w:tmpl w:val="EDA6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F7838F2"/>
    <w:multiLevelType w:val="hybridMultilevel"/>
    <w:tmpl w:val="B5785A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15:restartNumberingAfterBreak="0">
    <w:nsid w:val="6067097D"/>
    <w:multiLevelType w:val="hybridMultilevel"/>
    <w:tmpl w:val="6F00AD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15:restartNumberingAfterBreak="0">
    <w:nsid w:val="628E2FF8"/>
    <w:multiLevelType w:val="hybridMultilevel"/>
    <w:tmpl w:val="FE1AD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2F10F0F"/>
    <w:multiLevelType w:val="hybridMultilevel"/>
    <w:tmpl w:val="D3A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3046329"/>
    <w:multiLevelType w:val="hybridMultilevel"/>
    <w:tmpl w:val="BBA0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37C6755"/>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3A15684"/>
    <w:multiLevelType w:val="hybridMultilevel"/>
    <w:tmpl w:val="1C449FB0"/>
    <w:lvl w:ilvl="0" w:tplc="C76C03D6">
      <w:start w:val="1"/>
      <w:numFmt w:val="bullet"/>
      <w:pStyle w:val="ListBullet"/>
      <w:lvlText w:val="-"/>
      <w:lvlJc w:val="left"/>
      <w:pPr>
        <w:tabs>
          <w:tab w:val="num" w:pos="720"/>
        </w:tabs>
        <w:ind w:left="720" w:hanging="360"/>
      </w:pPr>
      <w:rPr>
        <w:rFonts w:ascii="Arial Unicode MS" w:eastAsia="Arial Unicode MS" w:hAnsi="Arial Unicode MS" w:hint="eastAsia"/>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5" w15:restartNumberingAfterBreak="0">
    <w:nsid w:val="640D2221"/>
    <w:multiLevelType w:val="hybridMultilevel"/>
    <w:tmpl w:val="1E2E0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65720FD3"/>
    <w:multiLevelType w:val="hybridMultilevel"/>
    <w:tmpl w:val="859C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6629725A"/>
    <w:multiLevelType w:val="hybridMultilevel"/>
    <w:tmpl w:val="54188E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66E957E6"/>
    <w:multiLevelType w:val="hybridMultilevel"/>
    <w:tmpl w:val="B50041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72F4A4E"/>
    <w:multiLevelType w:val="hybridMultilevel"/>
    <w:tmpl w:val="9708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7B5500F"/>
    <w:multiLevelType w:val="hybridMultilevel"/>
    <w:tmpl w:val="472E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8D20BA3"/>
    <w:multiLevelType w:val="hybridMultilevel"/>
    <w:tmpl w:val="78EED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68F973AA"/>
    <w:multiLevelType w:val="hybridMultilevel"/>
    <w:tmpl w:val="066E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9193547"/>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94" w15:restartNumberingAfterBreak="0">
    <w:nsid w:val="69D5545E"/>
    <w:multiLevelType w:val="hybridMultilevel"/>
    <w:tmpl w:val="AAE82DFA"/>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5" w15:restartNumberingAfterBreak="0">
    <w:nsid w:val="6A29671C"/>
    <w:multiLevelType w:val="hybridMultilevel"/>
    <w:tmpl w:val="EAC886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15:restartNumberingAfterBreak="0">
    <w:nsid w:val="6A754F03"/>
    <w:multiLevelType w:val="hybridMultilevel"/>
    <w:tmpl w:val="814CD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B3E74F1"/>
    <w:multiLevelType w:val="hybridMultilevel"/>
    <w:tmpl w:val="055A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E580240"/>
    <w:multiLevelType w:val="hybridMultilevel"/>
    <w:tmpl w:val="F47E2C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9" w15:restartNumberingAfterBreak="0">
    <w:nsid w:val="6E6A19B5"/>
    <w:multiLevelType w:val="hybridMultilevel"/>
    <w:tmpl w:val="D1EAB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F526EA6"/>
    <w:multiLevelType w:val="hybridMultilevel"/>
    <w:tmpl w:val="287C816C"/>
    <w:lvl w:ilvl="0" w:tplc="BF268B0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0A35F52"/>
    <w:multiLevelType w:val="hybridMultilevel"/>
    <w:tmpl w:val="3BA22A0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2" w15:restartNumberingAfterBreak="0">
    <w:nsid w:val="71046B1E"/>
    <w:multiLevelType w:val="hybridMultilevel"/>
    <w:tmpl w:val="4776C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1AD429C"/>
    <w:multiLevelType w:val="hybridMultilevel"/>
    <w:tmpl w:val="1B4EE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1B44481"/>
    <w:multiLevelType w:val="hybridMultilevel"/>
    <w:tmpl w:val="B29A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2D36BC7"/>
    <w:multiLevelType w:val="hybridMultilevel"/>
    <w:tmpl w:val="0C9AB2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6" w15:restartNumberingAfterBreak="0">
    <w:nsid w:val="72FC0D3D"/>
    <w:multiLevelType w:val="hybridMultilevel"/>
    <w:tmpl w:val="0F7685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73321252"/>
    <w:multiLevelType w:val="hybridMultilevel"/>
    <w:tmpl w:val="F596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36F281F"/>
    <w:multiLevelType w:val="hybridMultilevel"/>
    <w:tmpl w:val="BE344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3B07AD7"/>
    <w:multiLevelType w:val="hybridMultilevel"/>
    <w:tmpl w:val="0A8CD6DC"/>
    <w:lvl w:ilvl="0" w:tplc="3C2E33BA">
      <w:start w:val="3"/>
      <w:numFmt w:val="bullet"/>
      <w:lvlText w:val="-"/>
      <w:lvlJc w:val="left"/>
      <w:pPr>
        <w:ind w:left="360" w:hanging="360"/>
      </w:pPr>
      <w:rPr>
        <w:rFonts w:ascii="Times New Roman" w:eastAsia="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15:restartNumberingAfterBreak="0">
    <w:nsid w:val="74757B1B"/>
    <w:multiLevelType w:val="hybridMultilevel"/>
    <w:tmpl w:val="02D88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4757F99"/>
    <w:multiLevelType w:val="hybridMultilevel"/>
    <w:tmpl w:val="C03C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5C60BC2"/>
    <w:multiLevelType w:val="hybridMultilevel"/>
    <w:tmpl w:val="ADA8B750"/>
    <w:lvl w:ilvl="0" w:tplc="709C9FF4">
      <w:start w:val="1"/>
      <w:numFmt w:val="bullet"/>
      <w:lvlText w:val="-"/>
      <w:lvlJc w:val="left"/>
      <w:pPr>
        <w:ind w:left="720" w:hanging="360"/>
      </w:pPr>
      <w:rPr>
        <w:rFonts w:ascii="Times New Roman" w:eastAsia="Calibri" w:hAnsi="Times New Roman" w:cs="Times New Roman" w:hint="default"/>
      </w:rPr>
    </w:lvl>
    <w:lvl w:ilvl="1" w:tplc="CB181676">
      <w:start w:val="1"/>
      <w:numFmt w:val="bullet"/>
      <w:lvlText w:val="o"/>
      <w:lvlJc w:val="left"/>
      <w:pPr>
        <w:ind w:left="6314" w:hanging="360"/>
      </w:pPr>
      <w:rPr>
        <w:rFonts w:ascii="Courier New" w:hAnsi="Courier New" w:cs="Courier New" w:hint="default"/>
      </w:rPr>
    </w:lvl>
    <w:lvl w:ilvl="2" w:tplc="1018CA22">
      <w:start w:val="1"/>
      <w:numFmt w:val="bullet"/>
      <w:lvlText w:val=""/>
      <w:lvlJc w:val="left"/>
      <w:pPr>
        <w:ind w:left="2160" w:hanging="360"/>
      </w:pPr>
      <w:rPr>
        <w:rFonts w:ascii="Wingdings" w:hAnsi="Wingdings" w:hint="default"/>
      </w:rPr>
    </w:lvl>
    <w:lvl w:ilvl="3" w:tplc="00341626" w:tentative="1">
      <w:start w:val="1"/>
      <w:numFmt w:val="bullet"/>
      <w:lvlText w:val=""/>
      <w:lvlJc w:val="left"/>
      <w:pPr>
        <w:ind w:left="2880" w:hanging="360"/>
      </w:pPr>
      <w:rPr>
        <w:rFonts w:ascii="Symbol" w:hAnsi="Symbol" w:hint="default"/>
      </w:rPr>
    </w:lvl>
    <w:lvl w:ilvl="4" w:tplc="19D2EF78" w:tentative="1">
      <w:start w:val="1"/>
      <w:numFmt w:val="bullet"/>
      <w:lvlText w:val="o"/>
      <w:lvlJc w:val="left"/>
      <w:pPr>
        <w:ind w:left="3600" w:hanging="360"/>
      </w:pPr>
      <w:rPr>
        <w:rFonts w:ascii="Courier New" w:hAnsi="Courier New" w:cs="Courier New" w:hint="default"/>
      </w:rPr>
    </w:lvl>
    <w:lvl w:ilvl="5" w:tplc="863AED50" w:tentative="1">
      <w:start w:val="1"/>
      <w:numFmt w:val="bullet"/>
      <w:lvlText w:val=""/>
      <w:lvlJc w:val="left"/>
      <w:pPr>
        <w:ind w:left="4320" w:hanging="360"/>
      </w:pPr>
      <w:rPr>
        <w:rFonts w:ascii="Wingdings" w:hAnsi="Wingdings" w:hint="default"/>
      </w:rPr>
    </w:lvl>
    <w:lvl w:ilvl="6" w:tplc="A8AA32D2" w:tentative="1">
      <w:start w:val="1"/>
      <w:numFmt w:val="bullet"/>
      <w:lvlText w:val=""/>
      <w:lvlJc w:val="left"/>
      <w:pPr>
        <w:ind w:left="5040" w:hanging="360"/>
      </w:pPr>
      <w:rPr>
        <w:rFonts w:ascii="Symbol" w:hAnsi="Symbol" w:hint="default"/>
      </w:rPr>
    </w:lvl>
    <w:lvl w:ilvl="7" w:tplc="F9EC9BFC" w:tentative="1">
      <w:start w:val="1"/>
      <w:numFmt w:val="bullet"/>
      <w:lvlText w:val="o"/>
      <w:lvlJc w:val="left"/>
      <w:pPr>
        <w:ind w:left="5760" w:hanging="360"/>
      </w:pPr>
      <w:rPr>
        <w:rFonts w:ascii="Courier New" w:hAnsi="Courier New" w:cs="Courier New" w:hint="default"/>
      </w:rPr>
    </w:lvl>
    <w:lvl w:ilvl="8" w:tplc="B852B630" w:tentative="1">
      <w:start w:val="1"/>
      <w:numFmt w:val="bullet"/>
      <w:lvlText w:val=""/>
      <w:lvlJc w:val="left"/>
      <w:pPr>
        <w:ind w:left="6480" w:hanging="360"/>
      </w:pPr>
      <w:rPr>
        <w:rFonts w:ascii="Wingdings" w:hAnsi="Wingdings" w:hint="default"/>
      </w:rPr>
    </w:lvl>
  </w:abstractNum>
  <w:abstractNum w:abstractNumId="213" w15:restartNumberingAfterBreak="0">
    <w:nsid w:val="76626048"/>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696308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87337F9"/>
    <w:multiLevelType w:val="hybridMultilevel"/>
    <w:tmpl w:val="1E2CF91C"/>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788F4A95"/>
    <w:multiLevelType w:val="hybridMultilevel"/>
    <w:tmpl w:val="E3EC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791E3A5E"/>
    <w:multiLevelType w:val="hybridMultilevel"/>
    <w:tmpl w:val="F1BE84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94A627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219" w15:restartNumberingAfterBreak="0">
    <w:nsid w:val="7A3D4F49"/>
    <w:multiLevelType w:val="hybridMultilevel"/>
    <w:tmpl w:val="2A18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A7B0ECA"/>
    <w:multiLevelType w:val="hybridMultilevel"/>
    <w:tmpl w:val="10BA2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BB46CAD"/>
    <w:multiLevelType w:val="hybridMultilevel"/>
    <w:tmpl w:val="D7AC9A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7BB77730"/>
    <w:multiLevelType w:val="hybridMultilevel"/>
    <w:tmpl w:val="418E6ADA"/>
    <w:lvl w:ilvl="0" w:tplc="2B06ED86">
      <w:start w:val="1"/>
      <w:numFmt w:val="upperRoman"/>
      <w:pStyle w:val="TVSHeading2"/>
      <w:lvlText w:val="%1."/>
      <w:lvlJc w:val="left"/>
      <w:pPr>
        <w:ind w:left="576" w:hanging="39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3" w15:restartNumberingAfterBreak="0">
    <w:nsid w:val="7C982B0A"/>
    <w:multiLevelType w:val="hybridMultilevel"/>
    <w:tmpl w:val="ADA8A5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D0D4004"/>
    <w:multiLevelType w:val="hybridMultilevel"/>
    <w:tmpl w:val="49AE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D587B3F"/>
    <w:multiLevelType w:val="hybridMultilevel"/>
    <w:tmpl w:val="7162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DAC0176"/>
    <w:multiLevelType w:val="hybridMultilevel"/>
    <w:tmpl w:val="72DE0ABA"/>
    <w:lvl w:ilvl="0" w:tplc="1C5C7DF2">
      <w:numFmt w:val="bullet"/>
      <w:pStyle w:val="NormalIndent"/>
      <w:lvlText w:val="–"/>
      <w:lvlJc w:val="left"/>
      <w:pPr>
        <w:tabs>
          <w:tab w:val="num" w:pos="1418"/>
        </w:tabs>
        <w:ind w:left="1418" w:hanging="567"/>
      </w:pPr>
      <w:rPr>
        <w:rFonts w:ascii="Times New Roman" w:hAnsi="Times New Roman" w:cs="Times New Roman" w:hint="default"/>
        <w:b w:val="0"/>
        <w:i w:val="0"/>
        <w:sz w:val="24"/>
        <w:szCs w:val="24"/>
      </w:rPr>
    </w:lvl>
    <w:lvl w:ilvl="1" w:tplc="FFFFFFFF">
      <w:start w:val="1"/>
      <w:numFmt w:val="bullet"/>
      <w:lvlText w:val="o"/>
      <w:lvlJc w:val="left"/>
      <w:pPr>
        <w:tabs>
          <w:tab w:val="num" w:pos="1780"/>
        </w:tabs>
        <w:ind w:left="1780" w:hanging="360"/>
      </w:pPr>
      <w:rPr>
        <w:rFonts w:ascii="Courier New" w:hAnsi="Courier New" w:cs="Courier New" w:hint="default"/>
      </w:rPr>
    </w:lvl>
    <w:lvl w:ilvl="2" w:tplc="FFFFFFFF">
      <w:start w:val="1"/>
      <w:numFmt w:val="bullet"/>
      <w:lvlText w:val=""/>
      <w:lvlPicBulletId w:val="0"/>
      <w:lvlJc w:val="left"/>
      <w:pPr>
        <w:tabs>
          <w:tab w:val="num" w:pos="2500"/>
        </w:tabs>
        <w:ind w:left="2500" w:hanging="360"/>
      </w:pPr>
      <w:rPr>
        <w:rFonts w:ascii="Symbol" w:hAnsi="Symbol" w:hint="default"/>
      </w:rPr>
    </w:lvl>
    <w:lvl w:ilvl="3" w:tplc="FFFFFFFF" w:tentative="1">
      <w:start w:val="1"/>
      <w:numFmt w:val="bullet"/>
      <w:lvlText w:val=""/>
      <w:lvlJc w:val="left"/>
      <w:pPr>
        <w:tabs>
          <w:tab w:val="num" w:pos="3220"/>
        </w:tabs>
        <w:ind w:left="3220" w:hanging="360"/>
      </w:pPr>
      <w:rPr>
        <w:rFonts w:ascii="Symbol" w:hAnsi="Symbol" w:hint="default"/>
      </w:rPr>
    </w:lvl>
    <w:lvl w:ilvl="4" w:tplc="FFFFFFFF" w:tentative="1">
      <w:start w:val="1"/>
      <w:numFmt w:val="bullet"/>
      <w:lvlText w:val="o"/>
      <w:lvlJc w:val="left"/>
      <w:pPr>
        <w:tabs>
          <w:tab w:val="num" w:pos="3940"/>
        </w:tabs>
        <w:ind w:left="3940" w:hanging="360"/>
      </w:pPr>
      <w:rPr>
        <w:rFonts w:ascii="Courier New" w:hAnsi="Courier New" w:cs="Courier New" w:hint="default"/>
      </w:rPr>
    </w:lvl>
    <w:lvl w:ilvl="5" w:tplc="FFFFFFFF" w:tentative="1">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cs="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227" w15:restartNumberingAfterBreak="0">
    <w:nsid w:val="7DE33358"/>
    <w:multiLevelType w:val="hybridMultilevel"/>
    <w:tmpl w:val="1D52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7E403EAA"/>
    <w:multiLevelType w:val="hybridMultilevel"/>
    <w:tmpl w:val="9698B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7E9D2D79"/>
    <w:multiLevelType w:val="hybridMultilevel"/>
    <w:tmpl w:val="7B08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FA06B08"/>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FC32C78"/>
    <w:multiLevelType w:val="hybridMultilevel"/>
    <w:tmpl w:val="849E2B3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15:restartNumberingAfterBreak="0">
    <w:nsid w:val="7FD13AD4"/>
    <w:multiLevelType w:val="hybridMultilevel"/>
    <w:tmpl w:val="0EB4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6"/>
  </w:num>
  <w:num w:numId="2">
    <w:abstractNumId w:val="75"/>
  </w:num>
  <w:num w:numId="3">
    <w:abstractNumId w:val="1"/>
  </w:num>
  <w:num w:numId="4">
    <w:abstractNumId w:val="60"/>
  </w:num>
  <w:num w:numId="5">
    <w:abstractNumId w:val="90"/>
  </w:num>
  <w:num w:numId="6">
    <w:abstractNumId w:val="102"/>
  </w:num>
  <w:num w:numId="7">
    <w:abstractNumId w:val="0"/>
  </w:num>
  <w:num w:numId="8">
    <w:abstractNumId w:val="167"/>
  </w:num>
  <w:num w:numId="9">
    <w:abstractNumId w:val="81"/>
    <w:lvlOverride w:ilvl="0">
      <w:startOverride w:val="1"/>
    </w:lvlOverride>
  </w:num>
  <w:num w:numId="10">
    <w:abstractNumId w:val="148"/>
  </w:num>
  <w:num w:numId="11">
    <w:abstractNumId w:val="37"/>
  </w:num>
  <w:num w:numId="12">
    <w:abstractNumId w:val="226"/>
  </w:num>
  <w:num w:numId="13">
    <w:abstractNumId w:val="30"/>
  </w:num>
  <w:num w:numId="14">
    <w:abstractNumId w:val="184"/>
  </w:num>
  <w:num w:numId="15">
    <w:abstractNumId w:val="116"/>
  </w:num>
  <w:num w:numId="16">
    <w:abstractNumId w:val="133"/>
  </w:num>
  <w:num w:numId="17">
    <w:abstractNumId w:val="163"/>
  </w:num>
  <w:num w:numId="18">
    <w:abstractNumId w:val="162"/>
  </w:num>
  <w:num w:numId="19">
    <w:abstractNumId w:val="212"/>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3"/>
  </w:num>
  <w:num w:numId="2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9"/>
  </w:num>
  <w:num w:numId="25">
    <w:abstractNumId w:val="93"/>
  </w:num>
  <w:num w:numId="26">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9"/>
  </w:num>
  <w:num w:numId="29">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num>
  <w:num w:numId="31">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2"/>
  </w:num>
  <w:num w:numId="33">
    <w:abstractNumId w:val="92"/>
  </w:num>
  <w:num w:numId="34">
    <w:abstractNumId w:val="117"/>
  </w:num>
  <w:num w:numId="35">
    <w:abstractNumId w:val="65"/>
  </w:num>
  <w:num w:numId="36">
    <w:abstractNumId w:val="50"/>
  </w:num>
  <w:num w:numId="37">
    <w:abstractNumId w:val="190"/>
  </w:num>
  <w:num w:numId="38">
    <w:abstractNumId w:val="158"/>
  </w:num>
  <w:num w:numId="39">
    <w:abstractNumId w:val="107"/>
  </w:num>
  <w:num w:numId="40">
    <w:abstractNumId w:val="141"/>
  </w:num>
  <w:num w:numId="41">
    <w:abstractNumId w:val="6"/>
  </w:num>
  <w:num w:numId="42">
    <w:abstractNumId w:val="153"/>
  </w:num>
  <w:num w:numId="43">
    <w:abstractNumId w:val="110"/>
  </w:num>
  <w:num w:numId="44">
    <w:abstractNumId w:val="14"/>
  </w:num>
  <w:num w:numId="45">
    <w:abstractNumId w:val="4"/>
  </w:num>
  <w:num w:numId="46">
    <w:abstractNumId w:val="115"/>
  </w:num>
  <w:num w:numId="47">
    <w:abstractNumId w:val="109"/>
  </w:num>
  <w:num w:numId="48">
    <w:abstractNumId w:val="31"/>
  </w:num>
  <w:num w:numId="49">
    <w:abstractNumId w:val="145"/>
  </w:num>
  <w:num w:numId="50">
    <w:abstractNumId w:val="18"/>
  </w:num>
  <w:num w:numId="51">
    <w:abstractNumId w:val="76"/>
  </w:num>
  <w:num w:numId="52">
    <w:abstractNumId w:val="136"/>
  </w:num>
  <w:num w:numId="53">
    <w:abstractNumId w:val="201"/>
  </w:num>
  <w:num w:numId="54">
    <w:abstractNumId w:val="82"/>
  </w:num>
  <w:num w:numId="55">
    <w:abstractNumId w:val="149"/>
  </w:num>
  <w:num w:numId="56">
    <w:abstractNumId w:val="180"/>
  </w:num>
  <w:num w:numId="57">
    <w:abstractNumId w:val="83"/>
  </w:num>
  <w:num w:numId="58">
    <w:abstractNumId w:val="88"/>
  </w:num>
  <w:num w:numId="59">
    <w:abstractNumId w:val="173"/>
  </w:num>
  <w:num w:numId="60">
    <w:abstractNumId w:val="182"/>
  </w:num>
  <w:num w:numId="61">
    <w:abstractNumId w:val="126"/>
  </w:num>
  <w:num w:numId="62">
    <w:abstractNumId w:val="120"/>
  </w:num>
  <w:num w:numId="63">
    <w:abstractNumId w:val="28"/>
  </w:num>
  <w:num w:numId="64">
    <w:abstractNumId w:val="72"/>
  </w:num>
  <w:num w:numId="65">
    <w:abstractNumId w:val="42"/>
  </w:num>
  <w:num w:numId="66">
    <w:abstractNumId w:val="48"/>
  </w:num>
  <w:num w:numId="67">
    <w:abstractNumId w:val="95"/>
  </w:num>
  <w:num w:numId="68">
    <w:abstractNumId w:val="186"/>
  </w:num>
  <w:num w:numId="69">
    <w:abstractNumId w:val="74"/>
  </w:num>
  <w:num w:numId="70">
    <w:abstractNumId w:val="211"/>
  </w:num>
  <w:num w:numId="71">
    <w:abstractNumId w:val="118"/>
  </w:num>
  <w:num w:numId="72">
    <w:abstractNumId w:val="213"/>
  </w:num>
  <w:num w:numId="73">
    <w:abstractNumId w:val="199"/>
  </w:num>
  <w:num w:numId="74">
    <w:abstractNumId w:val="185"/>
  </w:num>
  <w:num w:numId="75">
    <w:abstractNumId w:val="61"/>
  </w:num>
  <w:num w:numId="76">
    <w:abstractNumId w:val="139"/>
  </w:num>
  <w:num w:numId="77">
    <w:abstractNumId w:val="91"/>
  </w:num>
  <w:num w:numId="78">
    <w:abstractNumId w:val="124"/>
  </w:num>
  <w:num w:numId="79">
    <w:abstractNumId w:val="66"/>
  </w:num>
  <w:num w:numId="80">
    <w:abstractNumId w:val="224"/>
  </w:num>
  <w:num w:numId="81">
    <w:abstractNumId w:val="172"/>
  </w:num>
  <w:num w:numId="82">
    <w:abstractNumId w:val="223"/>
  </w:num>
  <w:num w:numId="83">
    <w:abstractNumId w:val="112"/>
  </w:num>
  <w:num w:numId="84">
    <w:abstractNumId w:val="169"/>
  </w:num>
  <w:num w:numId="85">
    <w:abstractNumId w:val="29"/>
  </w:num>
  <w:num w:numId="86">
    <w:abstractNumId w:val="68"/>
  </w:num>
  <w:num w:numId="87">
    <w:abstractNumId w:val="84"/>
  </w:num>
  <w:num w:numId="88">
    <w:abstractNumId w:val="73"/>
  </w:num>
  <w:num w:numId="89">
    <w:abstractNumId w:val="204"/>
  </w:num>
  <w:num w:numId="90">
    <w:abstractNumId w:val="67"/>
  </w:num>
  <w:num w:numId="91">
    <w:abstractNumId w:val="144"/>
  </w:num>
  <w:num w:numId="92">
    <w:abstractNumId w:val="32"/>
  </w:num>
  <w:num w:numId="93">
    <w:abstractNumId w:val="46"/>
  </w:num>
  <w:num w:numId="94">
    <w:abstractNumId w:val="100"/>
  </w:num>
  <w:num w:numId="95">
    <w:abstractNumId w:val="155"/>
  </w:num>
  <w:num w:numId="96">
    <w:abstractNumId w:val="51"/>
  </w:num>
  <w:num w:numId="97">
    <w:abstractNumId w:val="177"/>
  </w:num>
  <w:num w:numId="98">
    <w:abstractNumId w:val="52"/>
  </w:num>
  <w:num w:numId="99">
    <w:abstractNumId w:val="70"/>
  </w:num>
  <w:num w:numId="100">
    <w:abstractNumId w:val="89"/>
  </w:num>
  <w:num w:numId="101">
    <w:abstractNumId w:val="189"/>
  </w:num>
  <w:num w:numId="102">
    <w:abstractNumId w:val="168"/>
  </w:num>
  <w:num w:numId="103">
    <w:abstractNumId w:val="232"/>
  </w:num>
  <w:num w:numId="104">
    <w:abstractNumId w:val="114"/>
  </w:num>
  <w:num w:numId="105">
    <w:abstractNumId w:val="57"/>
  </w:num>
  <w:num w:numId="106">
    <w:abstractNumId w:val="146"/>
  </w:num>
  <w:num w:numId="107">
    <w:abstractNumId w:val="2"/>
  </w:num>
  <w:num w:numId="108">
    <w:abstractNumId w:val="165"/>
  </w:num>
  <w:num w:numId="109">
    <w:abstractNumId w:val="38"/>
  </w:num>
  <w:num w:numId="110">
    <w:abstractNumId w:val="11"/>
  </w:num>
  <w:num w:numId="111">
    <w:abstractNumId w:val="202"/>
  </w:num>
  <w:num w:numId="112">
    <w:abstractNumId w:val="15"/>
  </w:num>
  <w:num w:numId="113">
    <w:abstractNumId w:val="45"/>
  </w:num>
  <w:num w:numId="114">
    <w:abstractNumId w:val="64"/>
  </w:num>
  <w:num w:numId="115">
    <w:abstractNumId w:val="220"/>
  </w:num>
  <w:num w:numId="116">
    <w:abstractNumId w:val="130"/>
  </w:num>
  <w:num w:numId="117">
    <w:abstractNumId w:val="159"/>
  </w:num>
  <w:num w:numId="118">
    <w:abstractNumId w:val="174"/>
  </w:num>
  <w:num w:numId="119">
    <w:abstractNumId w:val="134"/>
  </w:num>
  <w:num w:numId="120">
    <w:abstractNumId w:val="40"/>
  </w:num>
  <w:num w:numId="121">
    <w:abstractNumId w:val="147"/>
  </w:num>
  <w:num w:numId="122">
    <w:abstractNumId w:val="157"/>
  </w:num>
  <w:num w:numId="123">
    <w:abstractNumId w:val="181"/>
  </w:num>
  <w:num w:numId="124">
    <w:abstractNumId w:val="192"/>
  </w:num>
  <w:num w:numId="125">
    <w:abstractNumId w:val="104"/>
  </w:num>
  <w:num w:numId="126">
    <w:abstractNumId w:val="171"/>
  </w:num>
  <w:num w:numId="127">
    <w:abstractNumId w:val="207"/>
  </w:num>
  <w:num w:numId="128">
    <w:abstractNumId w:val="151"/>
  </w:num>
  <w:num w:numId="129">
    <w:abstractNumId w:val="203"/>
  </w:num>
  <w:num w:numId="130">
    <w:abstractNumId w:val="101"/>
  </w:num>
  <w:num w:numId="131">
    <w:abstractNumId w:val="188"/>
  </w:num>
  <w:num w:numId="132">
    <w:abstractNumId w:val="111"/>
  </w:num>
  <w:num w:numId="133">
    <w:abstractNumId w:val="39"/>
  </w:num>
  <w:num w:numId="134">
    <w:abstractNumId w:val="71"/>
  </w:num>
  <w:num w:numId="135">
    <w:abstractNumId w:val="108"/>
  </w:num>
  <w:num w:numId="136">
    <w:abstractNumId w:val="214"/>
  </w:num>
  <w:num w:numId="137">
    <w:abstractNumId w:val="183"/>
  </w:num>
  <w:num w:numId="138">
    <w:abstractNumId w:val="231"/>
  </w:num>
  <w:num w:numId="139">
    <w:abstractNumId w:val="58"/>
  </w:num>
  <w:num w:numId="140">
    <w:abstractNumId w:val="55"/>
  </w:num>
  <w:num w:numId="141">
    <w:abstractNumId w:val="19"/>
  </w:num>
  <w:num w:numId="142">
    <w:abstractNumId w:val="187"/>
  </w:num>
  <w:num w:numId="143">
    <w:abstractNumId w:val="194"/>
  </w:num>
  <w:num w:numId="144">
    <w:abstractNumId w:val="69"/>
  </w:num>
  <w:num w:numId="145">
    <w:abstractNumId w:val="47"/>
  </w:num>
  <w:num w:numId="146">
    <w:abstractNumId w:val="12"/>
  </w:num>
  <w:num w:numId="147">
    <w:abstractNumId w:val="127"/>
  </w:num>
  <w:num w:numId="148">
    <w:abstractNumId w:val="113"/>
  </w:num>
  <w:num w:numId="149">
    <w:abstractNumId w:val="26"/>
  </w:num>
  <w:num w:numId="150">
    <w:abstractNumId w:val="210"/>
  </w:num>
  <w:num w:numId="151">
    <w:abstractNumId w:val="78"/>
  </w:num>
  <w:num w:numId="152">
    <w:abstractNumId w:val="135"/>
  </w:num>
  <w:num w:numId="153">
    <w:abstractNumId w:val="191"/>
  </w:num>
  <w:num w:numId="154">
    <w:abstractNumId w:val="176"/>
  </w:num>
  <w:num w:numId="155">
    <w:abstractNumId w:val="20"/>
  </w:num>
  <w:num w:numId="156">
    <w:abstractNumId w:val="59"/>
  </w:num>
  <w:num w:numId="157">
    <w:abstractNumId w:val="13"/>
  </w:num>
  <w:num w:numId="158">
    <w:abstractNumId w:val="225"/>
  </w:num>
  <w:num w:numId="159">
    <w:abstractNumId w:val="217"/>
  </w:num>
  <w:num w:numId="160">
    <w:abstractNumId w:val="34"/>
  </w:num>
  <w:num w:numId="161">
    <w:abstractNumId w:val="25"/>
  </w:num>
  <w:num w:numId="162">
    <w:abstractNumId w:val="54"/>
  </w:num>
  <w:num w:numId="163">
    <w:abstractNumId w:val="152"/>
  </w:num>
  <w:num w:numId="164">
    <w:abstractNumId w:val="140"/>
  </w:num>
  <w:num w:numId="165">
    <w:abstractNumId w:val="208"/>
  </w:num>
  <w:num w:numId="166">
    <w:abstractNumId w:val="105"/>
  </w:num>
  <w:num w:numId="167">
    <w:abstractNumId w:val="215"/>
  </w:num>
  <w:num w:numId="168">
    <w:abstractNumId w:val="200"/>
  </w:num>
  <w:num w:numId="169">
    <w:abstractNumId w:val="77"/>
  </w:num>
  <w:num w:numId="170">
    <w:abstractNumId w:val="230"/>
  </w:num>
  <w:num w:numId="171">
    <w:abstractNumId w:val="98"/>
  </w:num>
  <w:num w:numId="172">
    <w:abstractNumId w:val="125"/>
  </w:num>
  <w:num w:numId="173">
    <w:abstractNumId w:val="229"/>
  </w:num>
  <w:num w:numId="174">
    <w:abstractNumId w:val="7"/>
  </w:num>
  <w:num w:numId="175">
    <w:abstractNumId w:val="128"/>
  </w:num>
  <w:num w:numId="176">
    <w:abstractNumId w:val="43"/>
  </w:num>
  <w:num w:numId="177">
    <w:abstractNumId w:val="166"/>
  </w:num>
  <w:num w:numId="178">
    <w:abstractNumId w:val="3"/>
  </w:num>
  <w:num w:numId="179">
    <w:abstractNumId w:val="179"/>
  </w:num>
  <w:num w:numId="180">
    <w:abstractNumId w:val="206"/>
  </w:num>
  <w:num w:numId="181">
    <w:abstractNumId w:val="178"/>
  </w:num>
  <w:num w:numId="182">
    <w:abstractNumId w:val="63"/>
  </w:num>
  <w:num w:numId="183">
    <w:abstractNumId w:val="10"/>
  </w:num>
  <w:num w:numId="184">
    <w:abstractNumId w:val="160"/>
  </w:num>
  <w:num w:numId="185">
    <w:abstractNumId w:val="142"/>
  </w:num>
  <w:num w:numId="186">
    <w:abstractNumId w:val="121"/>
  </w:num>
  <w:num w:numId="187">
    <w:abstractNumId w:val="137"/>
  </w:num>
  <w:num w:numId="188">
    <w:abstractNumId w:val="97"/>
  </w:num>
  <w:num w:numId="189">
    <w:abstractNumId w:val="33"/>
  </w:num>
  <w:num w:numId="190">
    <w:abstractNumId w:val="23"/>
  </w:num>
  <w:num w:numId="191">
    <w:abstractNumId w:val="123"/>
  </w:num>
  <w:num w:numId="192">
    <w:abstractNumId w:val="205"/>
  </w:num>
  <w:num w:numId="193">
    <w:abstractNumId w:val="62"/>
  </w:num>
  <w:num w:numId="194">
    <w:abstractNumId w:val="150"/>
  </w:num>
  <w:num w:numId="195">
    <w:abstractNumId w:val="193"/>
  </w:num>
  <w:num w:numId="196">
    <w:abstractNumId w:val="154"/>
  </w:num>
  <w:num w:numId="197">
    <w:abstractNumId w:val="44"/>
  </w:num>
  <w:num w:numId="198">
    <w:abstractNumId w:val="170"/>
  </w:num>
  <w:num w:numId="199">
    <w:abstractNumId w:val="196"/>
  </w:num>
  <w:num w:numId="200">
    <w:abstractNumId w:val="131"/>
  </w:num>
  <w:num w:numId="201">
    <w:abstractNumId w:val="156"/>
  </w:num>
  <w:num w:numId="202">
    <w:abstractNumId w:val="87"/>
  </w:num>
  <w:num w:numId="203">
    <w:abstractNumId w:val="99"/>
  </w:num>
  <w:num w:numId="204">
    <w:abstractNumId w:val="227"/>
  </w:num>
  <w:num w:numId="205">
    <w:abstractNumId w:val="36"/>
  </w:num>
  <w:num w:numId="206">
    <w:abstractNumId w:val="16"/>
  </w:num>
  <w:num w:numId="207">
    <w:abstractNumId w:val="41"/>
  </w:num>
  <w:num w:numId="208">
    <w:abstractNumId w:val="228"/>
  </w:num>
  <w:num w:numId="209">
    <w:abstractNumId w:val="143"/>
  </w:num>
  <w:num w:numId="210">
    <w:abstractNumId w:val="119"/>
  </w:num>
  <w:num w:numId="211">
    <w:abstractNumId w:val="86"/>
  </w:num>
  <w:num w:numId="212">
    <w:abstractNumId w:val="24"/>
  </w:num>
  <w:num w:numId="213">
    <w:abstractNumId w:val="53"/>
  </w:num>
  <w:num w:numId="214">
    <w:abstractNumId w:val="17"/>
  </w:num>
  <w:num w:numId="215">
    <w:abstractNumId w:val="175"/>
  </w:num>
  <w:num w:numId="216">
    <w:abstractNumId w:val="9"/>
  </w:num>
  <w:num w:numId="217">
    <w:abstractNumId w:val="8"/>
  </w:num>
  <w:num w:numId="218">
    <w:abstractNumId w:val="85"/>
  </w:num>
  <w:num w:numId="219">
    <w:abstractNumId w:val="106"/>
  </w:num>
  <w:num w:numId="220">
    <w:abstractNumId w:val="132"/>
  </w:num>
  <w:num w:numId="221">
    <w:abstractNumId w:val="219"/>
  </w:num>
  <w:num w:numId="222">
    <w:abstractNumId w:val="56"/>
  </w:num>
  <w:num w:numId="223">
    <w:abstractNumId w:val="216"/>
  </w:num>
  <w:num w:numId="224">
    <w:abstractNumId w:val="161"/>
  </w:num>
  <w:num w:numId="225">
    <w:abstractNumId w:val="5"/>
  </w:num>
  <w:num w:numId="226">
    <w:abstractNumId w:val="195"/>
  </w:num>
  <w:num w:numId="227">
    <w:abstractNumId w:val="35"/>
  </w:num>
  <w:num w:numId="228">
    <w:abstractNumId w:val="122"/>
  </w:num>
  <w:num w:numId="229">
    <w:abstractNumId w:val="197"/>
  </w:num>
  <w:num w:numId="230">
    <w:abstractNumId w:val="49"/>
  </w:num>
  <w:num w:numId="231">
    <w:abstractNumId w:val="198"/>
  </w:num>
  <w:num w:numId="232">
    <w:abstractNumId w:val="164"/>
  </w:num>
  <w:num w:numId="233">
    <w:abstractNumId w:val="226"/>
  </w:num>
  <w:num w:numId="234">
    <w:abstractNumId w:val="21"/>
  </w:num>
  <w:num w:numId="235">
    <w:abstractNumId w:val="221"/>
  </w:num>
  <w:num w:numId="236">
    <w:abstractNumId w:val="27"/>
  </w:num>
  <w:num w:numId="237">
    <w:abstractNumId w:val="79"/>
  </w:num>
  <w:numIdMacAtCleanup w:val="2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enNTQ">
    <w15:presenceInfo w15:providerId="None" w15:userId="LienNT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doNotDisplayPageBoundaries/>
  <w:embedSystemFonts/>
  <w:hideSpellingErrors/>
  <w:activeWritingStyle w:appName="MSWord" w:lang="en-GB" w:vendorID="64" w:dllVersion="6" w:nlCheck="1" w:checkStyle="1"/>
  <w:activeWritingStyle w:appName="MSWord" w:lang="en-US" w:vendorID="64" w:dllVersion="6" w:nlCheck="1" w:checkStyle="0"/>
  <w:activeWritingStyle w:appName="MSWord" w:lang="en-US" w:vendorID="64" w:dllVersion="5" w:nlCheck="1" w:checkStyle="1"/>
  <w:activeWritingStyle w:appName="MSWord" w:lang="en-GB" w:vendorID="64" w:dllVersion="5" w:nlCheck="1" w:checkStyle="1"/>
  <w:activeWritingStyle w:appName="MSWord" w:lang="fr-FR" w:vendorID="64" w:dllVersion="6" w:nlCheck="1" w:checkStyle="0"/>
  <w:activeWritingStyle w:appName="MSWord" w:lang="de-DE" w:vendorID="64" w:dllVersion="6" w:nlCheck="1" w:checkStyle="0"/>
  <w:activeWritingStyle w:appName="MSWord" w:lang="nl-NL" w:vendorID="64" w:dllVersion="6" w:nlCheck="1" w:checkStyle="0"/>
  <w:activeWritingStyle w:appName="MSWord" w:lang="it-IT" w:vendorID="64" w:dllVersion="6" w:nlCheck="1" w:checkStyle="0"/>
  <w:activeWritingStyle w:appName="MSWord" w:lang="fi-FI"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5B2"/>
    <w:rsid w:val="000003CD"/>
    <w:rsid w:val="000004DA"/>
    <w:rsid w:val="000004F1"/>
    <w:rsid w:val="00000589"/>
    <w:rsid w:val="000006D9"/>
    <w:rsid w:val="00000974"/>
    <w:rsid w:val="00000CA4"/>
    <w:rsid w:val="00000F0F"/>
    <w:rsid w:val="00000FF5"/>
    <w:rsid w:val="000010DD"/>
    <w:rsid w:val="000013EC"/>
    <w:rsid w:val="0000167F"/>
    <w:rsid w:val="0000183C"/>
    <w:rsid w:val="00001D1D"/>
    <w:rsid w:val="00001EED"/>
    <w:rsid w:val="000021B4"/>
    <w:rsid w:val="0000250D"/>
    <w:rsid w:val="00002749"/>
    <w:rsid w:val="00002888"/>
    <w:rsid w:val="00003250"/>
    <w:rsid w:val="00003352"/>
    <w:rsid w:val="0000335C"/>
    <w:rsid w:val="000033AA"/>
    <w:rsid w:val="000033CE"/>
    <w:rsid w:val="00003425"/>
    <w:rsid w:val="00003A07"/>
    <w:rsid w:val="00003B4F"/>
    <w:rsid w:val="00003BD7"/>
    <w:rsid w:val="00003DCC"/>
    <w:rsid w:val="0000436F"/>
    <w:rsid w:val="00004433"/>
    <w:rsid w:val="000044AB"/>
    <w:rsid w:val="000044C7"/>
    <w:rsid w:val="000046E0"/>
    <w:rsid w:val="0000485C"/>
    <w:rsid w:val="000048F7"/>
    <w:rsid w:val="00004DB9"/>
    <w:rsid w:val="00004F0C"/>
    <w:rsid w:val="000050FE"/>
    <w:rsid w:val="0000558D"/>
    <w:rsid w:val="00005606"/>
    <w:rsid w:val="00005649"/>
    <w:rsid w:val="00005739"/>
    <w:rsid w:val="00005D62"/>
    <w:rsid w:val="00005DB5"/>
    <w:rsid w:val="000061B1"/>
    <w:rsid w:val="0000644B"/>
    <w:rsid w:val="000066AB"/>
    <w:rsid w:val="00006957"/>
    <w:rsid w:val="00006D58"/>
    <w:rsid w:val="00006F82"/>
    <w:rsid w:val="00007019"/>
    <w:rsid w:val="000070BB"/>
    <w:rsid w:val="000070D6"/>
    <w:rsid w:val="00007184"/>
    <w:rsid w:val="00007220"/>
    <w:rsid w:val="00007426"/>
    <w:rsid w:val="00007771"/>
    <w:rsid w:val="00007C39"/>
    <w:rsid w:val="00007E00"/>
    <w:rsid w:val="000105C9"/>
    <w:rsid w:val="00010E9C"/>
    <w:rsid w:val="00010FE3"/>
    <w:rsid w:val="0001111F"/>
    <w:rsid w:val="000111AD"/>
    <w:rsid w:val="000112B7"/>
    <w:rsid w:val="00011550"/>
    <w:rsid w:val="0001170B"/>
    <w:rsid w:val="00011CE5"/>
    <w:rsid w:val="00011F0E"/>
    <w:rsid w:val="0001269C"/>
    <w:rsid w:val="000126C8"/>
    <w:rsid w:val="00012851"/>
    <w:rsid w:val="00012898"/>
    <w:rsid w:val="00012951"/>
    <w:rsid w:val="00013144"/>
    <w:rsid w:val="00013444"/>
    <w:rsid w:val="000137CD"/>
    <w:rsid w:val="000138A3"/>
    <w:rsid w:val="00013AA2"/>
    <w:rsid w:val="00013C7D"/>
    <w:rsid w:val="0001434F"/>
    <w:rsid w:val="000143BF"/>
    <w:rsid w:val="000145AD"/>
    <w:rsid w:val="0001467C"/>
    <w:rsid w:val="00014DCB"/>
    <w:rsid w:val="00015141"/>
    <w:rsid w:val="0001526D"/>
    <w:rsid w:val="0001538A"/>
    <w:rsid w:val="00015428"/>
    <w:rsid w:val="00015673"/>
    <w:rsid w:val="00015693"/>
    <w:rsid w:val="000156B1"/>
    <w:rsid w:val="0001575B"/>
    <w:rsid w:val="00015996"/>
    <w:rsid w:val="00015ADF"/>
    <w:rsid w:val="00015E57"/>
    <w:rsid w:val="0001609F"/>
    <w:rsid w:val="00017341"/>
    <w:rsid w:val="000176EB"/>
    <w:rsid w:val="000176F9"/>
    <w:rsid w:val="00017729"/>
    <w:rsid w:val="00017957"/>
    <w:rsid w:val="00017968"/>
    <w:rsid w:val="0001799B"/>
    <w:rsid w:val="00020386"/>
    <w:rsid w:val="00020715"/>
    <w:rsid w:val="00020796"/>
    <w:rsid w:val="000208FC"/>
    <w:rsid w:val="00020E66"/>
    <w:rsid w:val="00020E94"/>
    <w:rsid w:val="00021372"/>
    <w:rsid w:val="000213D0"/>
    <w:rsid w:val="000215BD"/>
    <w:rsid w:val="00021987"/>
    <w:rsid w:val="00021BF0"/>
    <w:rsid w:val="00021C52"/>
    <w:rsid w:val="00021CA6"/>
    <w:rsid w:val="00021F92"/>
    <w:rsid w:val="000220FC"/>
    <w:rsid w:val="000221F7"/>
    <w:rsid w:val="0002274A"/>
    <w:rsid w:val="0002280A"/>
    <w:rsid w:val="00022888"/>
    <w:rsid w:val="000229B1"/>
    <w:rsid w:val="00022CC4"/>
    <w:rsid w:val="00022F92"/>
    <w:rsid w:val="00023229"/>
    <w:rsid w:val="0002325E"/>
    <w:rsid w:val="000232B4"/>
    <w:rsid w:val="0002335A"/>
    <w:rsid w:val="000234BC"/>
    <w:rsid w:val="00023678"/>
    <w:rsid w:val="0002369C"/>
    <w:rsid w:val="00023769"/>
    <w:rsid w:val="000237BF"/>
    <w:rsid w:val="00024518"/>
    <w:rsid w:val="00024769"/>
    <w:rsid w:val="00024837"/>
    <w:rsid w:val="00024855"/>
    <w:rsid w:val="00024B9D"/>
    <w:rsid w:val="00025269"/>
    <w:rsid w:val="000255FF"/>
    <w:rsid w:val="0002579C"/>
    <w:rsid w:val="000257C5"/>
    <w:rsid w:val="00025929"/>
    <w:rsid w:val="00025AD9"/>
    <w:rsid w:val="00025EF5"/>
    <w:rsid w:val="00026188"/>
    <w:rsid w:val="00026517"/>
    <w:rsid w:val="0002675F"/>
    <w:rsid w:val="0002686C"/>
    <w:rsid w:val="00026AA6"/>
    <w:rsid w:val="00026DF8"/>
    <w:rsid w:val="00026E0F"/>
    <w:rsid w:val="00026FEA"/>
    <w:rsid w:val="00027013"/>
    <w:rsid w:val="00027833"/>
    <w:rsid w:val="00027B6C"/>
    <w:rsid w:val="000302EF"/>
    <w:rsid w:val="000303F9"/>
    <w:rsid w:val="000306CE"/>
    <w:rsid w:val="00030830"/>
    <w:rsid w:val="00030851"/>
    <w:rsid w:val="00030A70"/>
    <w:rsid w:val="00030B41"/>
    <w:rsid w:val="00030D9A"/>
    <w:rsid w:val="00030DCD"/>
    <w:rsid w:val="000312A0"/>
    <w:rsid w:val="000316CC"/>
    <w:rsid w:val="00031925"/>
    <w:rsid w:val="00031D21"/>
    <w:rsid w:val="00031E30"/>
    <w:rsid w:val="00032539"/>
    <w:rsid w:val="00032774"/>
    <w:rsid w:val="00032B31"/>
    <w:rsid w:val="000333ED"/>
    <w:rsid w:val="00033929"/>
    <w:rsid w:val="00033C7F"/>
    <w:rsid w:val="000340FC"/>
    <w:rsid w:val="000344DA"/>
    <w:rsid w:val="000344E3"/>
    <w:rsid w:val="00034554"/>
    <w:rsid w:val="000347F3"/>
    <w:rsid w:val="00034C5D"/>
    <w:rsid w:val="00034D9A"/>
    <w:rsid w:val="0003525E"/>
    <w:rsid w:val="00035300"/>
    <w:rsid w:val="000355E9"/>
    <w:rsid w:val="00035A50"/>
    <w:rsid w:val="00035D83"/>
    <w:rsid w:val="00035DD5"/>
    <w:rsid w:val="000360F8"/>
    <w:rsid w:val="000366DD"/>
    <w:rsid w:val="0003684B"/>
    <w:rsid w:val="00036868"/>
    <w:rsid w:val="000373CC"/>
    <w:rsid w:val="000377DE"/>
    <w:rsid w:val="00037934"/>
    <w:rsid w:val="00037B33"/>
    <w:rsid w:val="00040018"/>
    <w:rsid w:val="00040421"/>
    <w:rsid w:val="000405D8"/>
    <w:rsid w:val="000406AE"/>
    <w:rsid w:val="000406C5"/>
    <w:rsid w:val="00040750"/>
    <w:rsid w:val="0004099C"/>
    <w:rsid w:val="000409C5"/>
    <w:rsid w:val="000409E6"/>
    <w:rsid w:val="00040B68"/>
    <w:rsid w:val="00040F6F"/>
    <w:rsid w:val="00041146"/>
    <w:rsid w:val="000412C0"/>
    <w:rsid w:val="00041451"/>
    <w:rsid w:val="000415D1"/>
    <w:rsid w:val="000419C3"/>
    <w:rsid w:val="00041C43"/>
    <w:rsid w:val="00041E0A"/>
    <w:rsid w:val="00041F05"/>
    <w:rsid w:val="00041FEA"/>
    <w:rsid w:val="0004211B"/>
    <w:rsid w:val="000421FE"/>
    <w:rsid w:val="0004251A"/>
    <w:rsid w:val="00042522"/>
    <w:rsid w:val="0004258C"/>
    <w:rsid w:val="0004272C"/>
    <w:rsid w:val="00042930"/>
    <w:rsid w:val="00042A03"/>
    <w:rsid w:val="00042A3B"/>
    <w:rsid w:val="00042B89"/>
    <w:rsid w:val="00042EE8"/>
    <w:rsid w:val="000430F5"/>
    <w:rsid w:val="000438A5"/>
    <w:rsid w:val="00044166"/>
    <w:rsid w:val="000444A1"/>
    <w:rsid w:val="00044B17"/>
    <w:rsid w:val="00045488"/>
    <w:rsid w:val="0004560A"/>
    <w:rsid w:val="00045A5F"/>
    <w:rsid w:val="00045A9F"/>
    <w:rsid w:val="00045B52"/>
    <w:rsid w:val="00045EF2"/>
    <w:rsid w:val="00045F50"/>
    <w:rsid w:val="000460A7"/>
    <w:rsid w:val="00046779"/>
    <w:rsid w:val="00046933"/>
    <w:rsid w:val="00046C12"/>
    <w:rsid w:val="00047823"/>
    <w:rsid w:val="00047AD9"/>
    <w:rsid w:val="00047F14"/>
    <w:rsid w:val="00050E2D"/>
    <w:rsid w:val="00051096"/>
    <w:rsid w:val="00051247"/>
    <w:rsid w:val="00051293"/>
    <w:rsid w:val="0005139E"/>
    <w:rsid w:val="00051AF5"/>
    <w:rsid w:val="00051DB2"/>
    <w:rsid w:val="00052519"/>
    <w:rsid w:val="00052788"/>
    <w:rsid w:val="00052816"/>
    <w:rsid w:val="00052D95"/>
    <w:rsid w:val="000530AB"/>
    <w:rsid w:val="00053498"/>
    <w:rsid w:val="0005355C"/>
    <w:rsid w:val="00053917"/>
    <w:rsid w:val="0005418A"/>
    <w:rsid w:val="00054256"/>
    <w:rsid w:val="00054787"/>
    <w:rsid w:val="00054958"/>
    <w:rsid w:val="00054A22"/>
    <w:rsid w:val="00054B46"/>
    <w:rsid w:val="00054B8F"/>
    <w:rsid w:val="00054CD7"/>
    <w:rsid w:val="00054E76"/>
    <w:rsid w:val="000551FF"/>
    <w:rsid w:val="00055278"/>
    <w:rsid w:val="0005566A"/>
    <w:rsid w:val="00055AC2"/>
    <w:rsid w:val="00055F72"/>
    <w:rsid w:val="00055FEC"/>
    <w:rsid w:val="00056062"/>
    <w:rsid w:val="000562C1"/>
    <w:rsid w:val="00056345"/>
    <w:rsid w:val="00056646"/>
    <w:rsid w:val="000566A9"/>
    <w:rsid w:val="00056853"/>
    <w:rsid w:val="00056886"/>
    <w:rsid w:val="0005697F"/>
    <w:rsid w:val="00056A94"/>
    <w:rsid w:val="000573BB"/>
    <w:rsid w:val="00057587"/>
    <w:rsid w:val="00057AE1"/>
    <w:rsid w:val="000602AC"/>
    <w:rsid w:val="00060679"/>
    <w:rsid w:val="0006072A"/>
    <w:rsid w:val="00060AFD"/>
    <w:rsid w:val="00060BA7"/>
    <w:rsid w:val="00060C12"/>
    <w:rsid w:val="000610B4"/>
    <w:rsid w:val="00061213"/>
    <w:rsid w:val="00061A50"/>
    <w:rsid w:val="00061A9E"/>
    <w:rsid w:val="00061B82"/>
    <w:rsid w:val="00062256"/>
    <w:rsid w:val="00062574"/>
    <w:rsid w:val="00062A5D"/>
    <w:rsid w:val="00062A6F"/>
    <w:rsid w:val="00062A70"/>
    <w:rsid w:val="00062EDD"/>
    <w:rsid w:val="0006327D"/>
    <w:rsid w:val="000640EF"/>
    <w:rsid w:val="00064175"/>
    <w:rsid w:val="00064439"/>
    <w:rsid w:val="000646AC"/>
    <w:rsid w:val="00064DBB"/>
    <w:rsid w:val="000650CF"/>
    <w:rsid w:val="000650E2"/>
    <w:rsid w:val="000651C4"/>
    <w:rsid w:val="0006589D"/>
    <w:rsid w:val="00065A26"/>
    <w:rsid w:val="00065B8E"/>
    <w:rsid w:val="00065C94"/>
    <w:rsid w:val="00065CDA"/>
    <w:rsid w:val="00065ECB"/>
    <w:rsid w:val="00066229"/>
    <w:rsid w:val="0006653F"/>
    <w:rsid w:val="00066690"/>
    <w:rsid w:val="000667EB"/>
    <w:rsid w:val="00066934"/>
    <w:rsid w:val="00066CC2"/>
    <w:rsid w:val="00067356"/>
    <w:rsid w:val="00067972"/>
    <w:rsid w:val="00070133"/>
    <w:rsid w:val="000701F4"/>
    <w:rsid w:val="000709D3"/>
    <w:rsid w:val="00070F90"/>
    <w:rsid w:val="00071291"/>
    <w:rsid w:val="00071853"/>
    <w:rsid w:val="00071984"/>
    <w:rsid w:val="00071A3A"/>
    <w:rsid w:val="00071D32"/>
    <w:rsid w:val="00072415"/>
    <w:rsid w:val="000724E6"/>
    <w:rsid w:val="000726D9"/>
    <w:rsid w:val="00072782"/>
    <w:rsid w:val="00072905"/>
    <w:rsid w:val="00072913"/>
    <w:rsid w:val="00072A4C"/>
    <w:rsid w:val="00072D5F"/>
    <w:rsid w:val="00072DC1"/>
    <w:rsid w:val="00072DFD"/>
    <w:rsid w:val="00072F57"/>
    <w:rsid w:val="00072F86"/>
    <w:rsid w:val="00072F9E"/>
    <w:rsid w:val="00072FD2"/>
    <w:rsid w:val="00073011"/>
    <w:rsid w:val="00073298"/>
    <w:rsid w:val="0007348F"/>
    <w:rsid w:val="00073DF3"/>
    <w:rsid w:val="000740F0"/>
    <w:rsid w:val="00074103"/>
    <w:rsid w:val="00074528"/>
    <w:rsid w:val="00074707"/>
    <w:rsid w:val="00074B18"/>
    <w:rsid w:val="00074DA7"/>
    <w:rsid w:val="00074DBA"/>
    <w:rsid w:val="00074E41"/>
    <w:rsid w:val="00074E61"/>
    <w:rsid w:val="000752E2"/>
    <w:rsid w:val="00075492"/>
    <w:rsid w:val="000756EF"/>
    <w:rsid w:val="00075AF6"/>
    <w:rsid w:val="00075B27"/>
    <w:rsid w:val="00075EC2"/>
    <w:rsid w:val="000761B5"/>
    <w:rsid w:val="000765C3"/>
    <w:rsid w:val="00076604"/>
    <w:rsid w:val="00076732"/>
    <w:rsid w:val="000767C4"/>
    <w:rsid w:val="00076BE6"/>
    <w:rsid w:val="0007736C"/>
    <w:rsid w:val="000774AB"/>
    <w:rsid w:val="000778EC"/>
    <w:rsid w:val="00077A19"/>
    <w:rsid w:val="00077C84"/>
    <w:rsid w:val="00077C9A"/>
    <w:rsid w:val="00080359"/>
    <w:rsid w:val="00080378"/>
    <w:rsid w:val="00080B58"/>
    <w:rsid w:val="00080C01"/>
    <w:rsid w:val="00080D89"/>
    <w:rsid w:val="00080E3E"/>
    <w:rsid w:val="00080EE6"/>
    <w:rsid w:val="00081117"/>
    <w:rsid w:val="000811AB"/>
    <w:rsid w:val="000811EC"/>
    <w:rsid w:val="0008162E"/>
    <w:rsid w:val="000819B0"/>
    <w:rsid w:val="00081AB8"/>
    <w:rsid w:val="00081BC9"/>
    <w:rsid w:val="00081CD9"/>
    <w:rsid w:val="00081D54"/>
    <w:rsid w:val="00081D80"/>
    <w:rsid w:val="00081FFD"/>
    <w:rsid w:val="00082001"/>
    <w:rsid w:val="0008294A"/>
    <w:rsid w:val="00082BB3"/>
    <w:rsid w:val="00082C23"/>
    <w:rsid w:val="00082F90"/>
    <w:rsid w:val="000836F2"/>
    <w:rsid w:val="00083DE8"/>
    <w:rsid w:val="00083FBA"/>
    <w:rsid w:val="000840C1"/>
    <w:rsid w:val="000841A3"/>
    <w:rsid w:val="00084539"/>
    <w:rsid w:val="00084670"/>
    <w:rsid w:val="00084966"/>
    <w:rsid w:val="00084C3C"/>
    <w:rsid w:val="00084D17"/>
    <w:rsid w:val="00085186"/>
    <w:rsid w:val="000854E9"/>
    <w:rsid w:val="000857C3"/>
    <w:rsid w:val="000859F6"/>
    <w:rsid w:val="00085B3E"/>
    <w:rsid w:val="00085D42"/>
    <w:rsid w:val="000860EA"/>
    <w:rsid w:val="000862B6"/>
    <w:rsid w:val="00086473"/>
    <w:rsid w:val="0008687B"/>
    <w:rsid w:val="00086C0C"/>
    <w:rsid w:val="00086CCA"/>
    <w:rsid w:val="00086E77"/>
    <w:rsid w:val="00086E8A"/>
    <w:rsid w:val="000870C2"/>
    <w:rsid w:val="000870FD"/>
    <w:rsid w:val="0008713C"/>
    <w:rsid w:val="00087551"/>
    <w:rsid w:val="00087F1E"/>
    <w:rsid w:val="00090926"/>
    <w:rsid w:val="00090B94"/>
    <w:rsid w:val="00090CBC"/>
    <w:rsid w:val="00090D10"/>
    <w:rsid w:val="0009126E"/>
    <w:rsid w:val="000915A2"/>
    <w:rsid w:val="00091624"/>
    <w:rsid w:val="000918F5"/>
    <w:rsid w:val="00091904"/>
    <w:rsid w:val="00091999"/>
    <w:rsid w:val="00091A3C"/>
    <w:rsid w:val="00091A7C"/>
    <w:rsid w:val="00091BBC"/>
    <w:rsid w:val="000920D7"/>
    <w:rsid w:val="00092266"/>
    <w:rsid w:val="00092588"/>
    <w:rsid w:val="00092819"/>
    <w:rsid w:val="000928AC"/>
    <w:rsid w:val="00092A8F"/>
    <w:rsid w:val="00092BE4"/>
    <w:rsid w:val="00092DE4"/>
    <w:rsid w:val="000933D5"/>
    <w:rsid w:val="000937AA"/>
    <w:rsid w:val="00093BC4"/>
    <w:rsid w:val="00093C7E"/>
    <w:rsid w:val="00093D0F"/>
    <w:rsid w:val="00094266"/>
    <w:rsid w:val="00094676"/>
    <w:rsid w:val="000948BB"/>
    <w:rsid w:val="00094A1E"/>
    <w:rsid w:val="00094A8C"/>
    <w:rsid w:val="00094AF6"/>
    <w:rsid w:val="00095088"/>
    <w:rsid w:val="000950C4"/>
    <w:rsid w:val="000951FE"/>
    <w:rsid w:val="00095414"/>
    <w:rsid w:val="0009581F"/>
    <w:rsid w:val="0009582B"/>
    <w:rsid w:val="0009595C"/>
    <w:rsid w:val="00095968"/>
    <w:rsid w:val="00095B89"/>
    <w:rsid w:val="00095C24"/>
    <w:rsid w:val="0009685E"/>
    <w:rsid w:val="0009708A"/>
    <w:rsid w:val="000970F2"/>
    <w:rsid w:val="00097150"/>
    <w:rsid w:val="00097210"/>
    <w:rsid w:val="00097254"/>
    <w:rsid w:val="000972F6"/>
    <w:rsid w:val="000976D7"/>
    <w:rsid w:val="00097969"/>
    <w:rsid w:val="00097A1F"/>
    <w:rsid w:val="00097EA7"/>
    <w:rsid w:val="000A040D"/>
    <w:rsid w:val="000A0485"/>
    <w:rsid w:val="000A0554"/>
    <w:rsid w:val="000A06B3"/>
    <w:rsid w:val="000A097C"/>
    <w:rsid w:val="000A0DF1"/>
    <w:rsid w:val="000A0E3E"/>
    <w:rsid w:val="000A10C2"/>
    <w:rsid w:val="000A10FC"/>
    <w:rsid w:val="000A118A"/>
    <w:rsid w:val="000A138F"/>
    <w:rsid w:val="000A16E6"/>
    <w:rsid w:val="000A19F4"/>
    <w:rsid w:val="000A1AF0"/>
    <w:rsid w:val="000A1B63"/>
    <w:rsid w:val="000A1BB4"/>
    <w:rsid w:val="000A1CAD"/>
    <w:rsid w:val="000A1F16"/>
    <w:rsid w:val="000A228D"/>
    <w:rsid w:val="000A297A"/>
    <w:rsid w:val="000A29C5"/>
    <w:rsid w:val="000A2B04"/>
    <w:rsid w:val="000A2E08"/>
    <w:rsid w:val="000A2E7F"/>
    <w:rsid w:val="000A2FA7"/>
    <w:rsid w:val="000A30EB"/>
    <w:rsid w:val="000A3575"/>
    <w:rsid w:val="000A37F9"/>
    <w:rsid w:val="000A3CB4"/>
    <w:rsid w:val="000A3FD1"/>
    <w:rsid w:val="000A44B7"/>
    <w:rsid w:val="000A4795"/>
    <w:rsid w:val="000A4838"/>
    <w:rsid w:val="000A4BCF"/>
    <w:rsid w:val="000A4CC5"/>
    <w:rsid w:val="000A4FCE"/>
    <w:rsid w:val="000A573E"/>
    <w:rsid w:val="000A583E"/>
    <w:rsid w:val="000A588B"/>
    <w:rsid w:val="000A5B81"/>
    <w:rsid w:val="000A5F74"/>
    <w:rsid w:val="000A6333"/>
    <w:rsid w:val="000A6788"/>
    <w:rsid w:val="000A6BD0"/>
    <w:rsid w:val="000A7306"/>
    <w:rsid w:val="000A74CE"/>
    <w:rsid w:val="000A77E8"/>
    <w:rsid w:val="000A7C27"/>
    <w:rsid w:val="000A7C93"/>
    <w:rsid w:val="000A7FC5"/>
    <w:rsid w:val="000B009C"/>
    <w:rsid w:val="000B009F"/>
    <w:rsid w:val="000B022C"/>
    <w:rsid w:val="000B04FE"/>
    <w:rsid w:val="000B082C"/>
    <w:rsid w:val="000B0D5E"/>
    <w:rsid w:val="000B10A3"/>
    <w:rsid w:val="000B1801"/>
    <w:rsid w:val="000B1829"/>
    <w:rsid w:val="000B1BF5"/>
    <w:rsid w:val="000B1E97"/>
    <w:rsid w:val="000B24EA"/>
    <w:rsid w:val="000B25AE"/>
    <w:rsid w:val="000B2B3B"/>
    <w:rsid w:val="000B2B58"/>
    <w:rsid w:val="000B2C2A"/>
    <w:rsid w:val="000B2D7A"/>
    <w:rsid w:val="000B2D8C"/>
    <w:rsid w:val="000B2E24"/>
    <w:rsid w:val="000B37A8"/>
    <w:rsid w:val="000B39B0"/>
    <w:rsid w:val="000B3A27"/>
    <w:rsid w:val="000B3E83"/>
    <w:rsid w:val="000B45ED"/>
    <w:rsid w:val="000B45EE"/>
    <w:rsid w:val="000B4B2A"/>
    <w:rsid w:val="000B4C89"/>
    <w:rsid w:val="000B4FE7"/>
    <w:rsid w:val="000B5253"/>
    <w:rsid w:val="000B52D4"/>
    <w:rsid w:val="000B5741"/>
    <w:rsid w:val="000B57E9"/>
    <w:rsid w:val="000B5A60"/>
    <w:rsid w:val="000B5D90"/>
    <w:rsid w:val="000B62EA"/>
    <w:rsid w:val="000B632B"/>
    <w:rsid w:val="000B635E"/>
    <w:rsid w:val="000B64ED"/>
    <w:rsid w:val="000B692D"/>
    <w:rsid w:val="000B6939"/>
    <w:rsid w:val="000B6BFA"/>
    <w:rsid w:val="000B7361"/>
    <w:rsid w:val="000B7479"/>
    <w:rsid w:val="000B7560"/>
    <w:rsid w:val="000B7648"/>
    <w:rsid w:val="000B79C9"/>
    <w:rsid w:val="000C02DA"/>
    <w:rsid w:val="000C0371"/>
    <w:rsid w:val="000C0B41"/>
    <w:rsid w:val="000C0BAA"/>
    <w:rsid w:val="000C107F"/>
    <w:rsid w:val="000C1132"/>
    <w:rsid w:val="000C11F1"/>
    <w:rsid w:val="000C15D2"/>
    <w:rsid w:val="000C162A"/>
    <w:rsid w:val="000C18FB"/>
    <w:rsid w:val="000C1A18"/>
    <w:rsid w:val="000C1D25"/>
    <w:rsid w:val="000C1ED2"/>
    <w:rsid w:val="000C20EC"/>
    <w:rsid w:val="000C2455"/>
    <w:rsid w:val="000C245E"/>
    <w:rsid w:val="000C2536"/>
    <w:rsid w:val="000C2B6B"/>
    <w:rsid w:val="000C2C10"/>
    <w:rsid w:val="000C2DEF"/>
    <w:rsid w:val="000C2E37"/>
    <w:rsid w:val="000C2E39"/>
    <w:rsid w:val="000C309E"/>
    <w:rsid w:val="000C3109"/>
    <w:rsid w:val="000C326F"/>
    <w:rsid w:val="000C32BB"/>
    <w:rsid w:val="000C34A9"/>
    <w:rsid w:val="000C3634"/>
    <w:rsid w:val="000C3B5D"/>
    <w:rsid w:val="000C3BEA"/>
    <w:rsid w:val="000C3D32"/>
    <w:rsid w:val="000C3E6B"/>
    <w:rsid w:val="000C4217"/>
    <w:rsid w:val="000C43D4"/>
    <w:rsid w:val="000C4583"/>
    <w:rsid w:val="000C45B9"/>
    <w:rsid w:val="000C46C8"/>
    <w:rsid w:val="000C4F37"/>
    <w:rsid w:val="000C4FD0"/>
    <w:rsid w:val="000C57B7"/>
    <w:rsid w:val="000C57FA"/>
    <w:rsid w:val="000C5C5F"/>
    <w:rsid w:val="000C6009"/>
    <w:rsid w:val="000C6048"/>
    <w:rsid w:val="000C64DB"/>
    <w:rsid w:val="000C6882"/>
    <w:rsid w:val="000C697B"/>
    <w:rsid w:val="000C6B0A"/>
    <w:rsid w:val="000C6FB2"/>
    <w:rsid w:val="000C702C"/>
    <w:rsid w:val="000C7098"/>
    <w:rsid w:val="000C7113"/>
    <w:rsid w:val="000C713F"/>
    <w:rsid w:val="000C7234"/>
    <w:rsid w:val="000C761A"/>
    <w:rsid w:val="000C763A"/>
    <w:rsid w:val="000C7815"/>
    <w:rsid w:val="000C7835"/>
    <w:rsid w:val="000C7882"/>
    <w:rsid w:val="000C7D49"/>
    <w:rsid w:val="000C7F29"/>
    <w:rsid w:val="000D021F"/>
    <w:rsid w:val="000D055D"/>
    <w:rsid w:val="000D05FF"/>
    <w:rsid w:val="000D080F"/>
    <w:rsid w:val="000D0810"/>
    <w:rsid w:val="000D1004"/>
    <w:rsid w:val="000D1603"/>
    <w:rsid w:val="000D1801"/>
    <w:rsid w:val="000D1902"/>
    <w:rsid w:val="000D1DAC"/>
    <w:rsid w:val="000D1E70"/>
    <w:rsid w:val="000D1E84"/>
    <w:rsid w:val="000D20B6"/>
    <w:rsid w:val="000D2AAE"/>
    <w:rsid w:val="000D2E1C"/>
    <w:rsid w:val="000D2E23"/>
    <w:rsid w:val="000D2FCE"/>
    <w:rsid w:val="000D312F"/>
    <w:rsid w:val="000D319C"/>
    <w:rsid w:val="000D3654"/>
    <w:rsid w:val="000D3813"/>
    <w:rsid w:val="000D39FC"/>
    <w:rsid w:val="000D3BAC"/>
    <w:rsid w:val="000D4084"/>
    <w:rsid w:val="000D44A1"/>
    <w:rsid w:val="000D45E2"/>
    <w:rsid w:val="000D45F0"/>
    <w:rsid w:val="000D4AF3"/>
    <w:rsid w:val="000D4E7D"/>
    <w:rsid w:val="000D5775"/>
    <w:rsid w:val="000D5DC2"/>
    <w:rsid w:val="000D5ED0"/>
    <w:rsid w:val="000D6396"/>
    <w:rsid w:val="000D6612"/>
    <w:rsid w:val="000D6698"/>
    <w:rsid w:val="000D6CDA"/>
    <w:rsid w:val="000D6D3F"/>
    <w:rsid w:val="000D73B7"/>
    <w:rsid w:val="000D7688"/>
    <w:rsid w:val="000D76B9"/>
    <w:rsid w:val="000D7DBC"/>
    <w:rsid w:val="000E0684"/>
    <w:rsid w:val="000E07EF"/>
    <w:rsid w:val="000E080E"/>
    <w:rsid w:val="000E093D"/>
    <w:rsid w:val="000E0ACA"/>
    <w:rsid w:val="000E0F3E"/>
    <w:rsid w:val="000E1201"/>
    <w:rsid w:val="000E1547"/>
    <w:rsid w:val="000E16C9"/>
    <w:rsid w:val="000E1945"/>
    <w:rsid w:val="000E1AEC"/>
    <w:rsid w:val="000E1E57"/>
    <w:rsid w:val="000E1F65"/>
    <w:rsid w:val="000E23A0"/>
    <w:rsid w:val="000E23DA"/>
    <w:rsid w:val="000E24CE"/>
    <w:rsid w:val="000E2A6C"/>
    <w:rsid w:val="000E2D22"/>
    <w:rsid w:val="000E2EB7"/>
    <w:rsid w:val="000E3414"/>
    <w:rsid w:val="000E3A18"/>
    <w:rsid w:val="000E3DB0"/>
    <w:rsid w:val="000E425E"/>
    <w:rsid w:val="000E466C"/>
    <w:rsid w:val="000E4912"/>
    <w:rsid w:val="000E49DB"/>
    <w:rsid w:val="000E56C3"/>
    <w:rsid w:val="000E5813"/>
    <w:rsid w:val="000E5FE4"/>
    <w:rsid w:val="000E61E4"/>
    <w:rsid w:val="000E64FB"/>
    <w:rsid w:val="000E65D5"/>
    <w:rsid w:val="000E6608"/>
    <w:rsid w:val="000E66EE"/>
    <w:rsid w:val="000E686D"/>
    <w:rsid w:val="000E6A9A"/>
    <w:rsid w:val="000E6A9B"/>
    <w:rsid w:val="000E6BFC"/>
    <w:rsid w:val="000E783B"/>
    <w:rsid w:val="000E78AE"/>
    <w:rsid w:val="000E7C52"/>
    <w:rsid w:val="000E7C59"/>
    <w:rsid w:val="000E7D34"/>
    <w:rsid w:val="000F073D"/>
    <w:rsid w:val="000F07C0"/>
    <w:rsid w:val="000F0921"/>
    <w:rsid w:val="000F099A"/>
    <w:rsid w:val="000F09BA"/>
    <w:rsid w:val="000F0B54"/>
    <w:rsid w:val="000F0C8B"/>
    <w:rsid w:val="000F0CCD"/>
    <w:rsid w:val="000F0CE1"/>
    <w:rsid w:val="000F0ECD"/>
    <w:rsid w:val="000F118C"/>
    <w:rsid w:val="000F11E7"/>
    <w:rsid w:val="000F1391"/>
    <w:rsid w:val="000F145A"/>
    <w:rsid w:val="000F1927"/>
    <w:rsid w:val="000F1DF9"/>
    <w:rsid w:val="000F213A"/>
    <w:rsid w:val="000F2145"/>
    <w:rsid w:val="000F22EB"/>
    <w:rsid w:val="000F267F"/>
    <w:rsid w:val="000F2682"/>
    <w:rsid w:val="000F2728"/>
    <w:rsid w:val="000F2CA7"/>
    <w:rsid w:val="000F2E59"/>
    <w:rsid w:val="000F3089"/>
    <w:rsid w:val="000F3296"/>
    <w:rsid w:val="000F36A2"/>
    <w:rsid w:val="000F4037"/>
    <w:rsid w:val="000F403A"/>
    <w:rsid w:val="000F42DF"/>
    <w:rsid w:val="000F4680"/>
    <w:rsid w:val="000F4788"/>
    <w:rsid w:val="000F4CBB"/>
    <w:rsid w:val="000F4E8F"/>
    <w:rsid w:val="000F5005"/>
    <w:rsid w:val="000F51A6"/>
    <w:rsid w:val="000F5331"/>
    <w:rsid w:val="000F547E"/>
    <w:rsid w:val="000F54FC"/>
    <w:rsid w:val="000F58E5"/>
    <w:rsid w:val="000F59A9"/>
    <w:rsid w:val="000F5A57"/>
    <w:rsid w:val="000F5D08"/>
    <w:rsid w:val="000F5DBE"/>
    <w:rsid w:val="000F5FC2"/>
    <w:rsid w:val="000F6089"/>
    <w:rsid w:val="000F615C"/>
    <w:rsid w:val="000F621E"/>
    <w:rsid w:val="000F66E9"/>
    <w:rsid w:val="000F66F8"/>
    <w:rsid w:val="000F6906"/>
    <w:rsid w:val="000F69AC"/>
    <w:rsid w:val="000F6B81"/>
    <w:rsid w:val="000F6E3E"/>
    <w:rsid w:val="000F6E7E"/>
    <w:rsid w:val="000F722B"/>
    <w:rsid w:val="000F73E0"/>
    <w:rsid w:val="000F73EF"/>
    <w:rsid w:val="000F7484"/>
    <w:rsid w:val="000F7555"/>
    <w:rsid w:val="000F7AE3"/>
    <w:rsid w:val="000F7EB8"/>
    <w:rsid w:val="000F7EC6"/>
    <w:rsid w:val="000F7EF7"/>
    <w:rsid w:val="0010048E"/>
    <w:rsid w:val="001005A1"/>
    <w:rsid w:val="00100676"/>
    <w:rsid w:val="00100D3B"/>
    <w:rsid w:val="00100E53"/>
    <w:rsid w:val="00101090"/>
    <w:rsid w:val="001013C0"/>
    <w:rsid w:val="00101472"/>
    <w:rsid w:val="0010149C"/>
    <w:rsid w:val="00101591"/>
    <w:rsid w:val="0010184A"/>
    <w:rsid w:val="00101869"/>
    <w:rsid w:val="00101CF6"/>
    <w:rsid w:val="001021B2"/>
    <w:rsid w:val="0010222F"/>
    <w:rsid w:val="001030A1"/>
    <w:rsid w:val="001031DF"/>
    <w:rsid w:val="0010358D"/>
    <w:rsid w:val="001037AD"/>
    <w:rsid w:val="00103AC3"/>
    <w:rsid w:val="00103B27"/>
    <w:rsid w:val="00103BED"/>
    <w:rsid w:val="00103EB7"/>
    <w:rsid w:val="00103EEF"/>
    <w:rsid w:val="00103FE6"/>
    <w:rsid w:val="00104184"/>
    <w:rsid w:val="0010425A"/>
    <w:rsid w:val="001043DD"/>
    <w:rsid w:val="00104846"/>
    <w:rsid w:val="00104864"/>
    <w:rsid w:val="001049B7"/>
    <w:rsid w:val="00104AB8"/>
    <w:rsid w:val="00104ADA"/>
    <w:rsid w:val="00104DD4"/>
    <w:rsid w:val="00104ECF"/>
    <w:rsid w:val="00104F3B"/>
    <w:rsid w:val="001051E8"/>
    <w:rsid w:val="001054EA"/>
    <w:rsid w:val="00105B0F"/>
    <w:rsid w:val="00105D6A"/>
    <w:rsid w:val="00105DE0"/>
    <w:rsid w:val="00106045"/>
    <w:rsid w:val="00106054"/>
    <w:rsid w:val="001062C8"/>
    <w:rsid w:val="001064A3"/>
    <w:rsid w:val="001064C8"/>
    <w:rsid w:val="00106E84"/>
    <w:rsid w:val="00106FC5"/>
    <w:rsid w:val="00107024"/>
    <w:rsid w:val="0010704B"/>
    <w:rsid w:val="00107105"/>
    <w:rsid w:val="0010738B"/>
    <w:rsid w:val="001073AB"/>
    <w:rsid w:val="0010741E"/>
    <w:rsid w:val="0010762F"/>
    <w:rsid w:val="00107699"/>
    <w:rsid w:val="00107953"/>
    <w:rsid w:val="00107995"/>
    <w:rsid w:val="00107A18"/>
    <w:rsid w:val="00107DF0"/>
    <w:rsid w:val="00107E0A"/>
    <w:rsid w:val="00110241"/>
    <w:rsid w:val="00110677"/>
    <w:rsid w:val="0011089B"/>
    <w:rsid w:val="001109E5"/>
    <w:rsid w:val="00110F0A"/>
    <w:rsid w:val="00110FC9"/>
    <w:rsid w:val="00111072"/>
    <w:rsid w:val="00111275"/>
    <w:rsid w:val="00111992"/>
    <w:rsid w:val="00111E61"/>
    <w:rsid w:val="001125D8"/>
    <w:rsid w:val="001126BC"/>
    <w:rsid w:val="00112958"/>
    <w:rsid w:val="00112AE2"/>
    <w:rsid w:val="00112C5B"/>
    <w:rsid w:val="001134A6"/>
    <w:rsid w:val="00113687"/>
    <w:rsid w:val="001136AA"/>
    <w:rsid w:val="00113904"/>
    <w:rsid w:val="00113EC6"/>
    <w:rsid w:val="00113F4E"/>
    <w:rsid w:val="00114B17"/>
    <w:rsid w:val="00114CD2"/>
    <w:rsid w:val="00114F88"/>
    <w:rsid w:val="00115209"/>
    <w:rsid w:val="0011537A"/>
    <w:rsid w:val="001158BC"/>
    <w:rsid w:val="001158EC"/>
    <w:rsid w:val="00115CF2"/>
    <w:rsid w:val="00115E34"/>
    <w:rsid w:val="00115F26"/>
    <w:rsid w:val="00116714"/>
    <w:rsid w:val="00116B65"/>
    <w:rsid w:val="0011702C"/>
    <w:rsid w:val="0011730F"/>
    <w:rsid w:val="00117860"/>
    <w:rsid w:val="001201DD"/>
    <w:rsid w:val="0012025C"/>
    <w:rsid w:val="001206C3"/>
    <w:rsid w:val="0012095C"/>
    <w:rsid w:val="00121040"/>
    <w:rsid w:val="0012106A"/>
    <w:rsid w:val="0012124C"/>
    <w:rsid w:val="001214CE"/>
    <w:rsid w:val="00121552"/>
    <w:rsid w:val="001215EF"/>
    <w:rsid w:val="0012162E"/>
    <w:rsid w:val="00121700"/>
    <w:rsid w:val="00121B30"/>
    <w:rsid w:val="00121CA1"/>
    <w:rsid w:val="00121F3D"/>
    <w:rsid w:val="0012231E"/>
    <w:rsid w:val="00122341"/>
    <w:rsid w:val="00122D48"/>
    <w:rsid w:val="00122FCC"/>
    <w:rsid w:val="00123089"/>
    <w:rsid w:val="00123091"/>
    <w:rsid w:val="001230C5"/>
    <w:rsid w:val="001231A9"/>
    <w:rsid w:val="001234E2"/>
    <w:rsid w:val="00123736"/>
    <w:rsid w:val="0012374C"/>
    <w:rsid w:val="00123812"/>
    <w:rsid w:val="001238D0"/>
    <w:rsid w:val="00123AFF"/>
    <w:rsid w:val="00123C3F"/>
    <w:rsid w:val="001242A6"/>
    <w:rsid w:val="00124514"/>
    <w:rsid w:val="00124642"/>
    <w:rsid w:val="001246F3"/>
    <w:rsid w:val="001248DF"/>
    <w:rsid w:val="0012496A"/>
    <w:rsid w:val="001249BB"/>
    <w:rsid w:val="00124A86"/>
    <w:rsid w:val="00124B3A"/>
    <w:rsid w:val="00124D1A"/>
    <w:rsid w:val="00124E8E"/>
    <w:rsid w:val="00125249"/>
    <w:rsid w:val="00125B9B"/>
    <w:rsid w:val="00125D6D"/>
    <w:rsid w:val="0012610E"/>
    <w:rsid w:val="0012644B"/>
    <w:rsid w:val="0012664E"/>
    <w:rsid w:val="0012671E"/>
    <w:rsid w:val="0012673E"/>
    <w:rsid w:val="0012676A"/>
    <w:rsid w:val="00126A23"/>
    <w:rsid w:val="00126B63"/>
    <w:rsid w:val="00126DCF"/>
    <w:rsid w:val="001270E2"/>
    <w:rsid w:val="001271E7"/>
    <w:rsid w:val="00127608"/>
    <w:rsid w:val="00127986"/>
    <w:rsid w:val="00127C52"/>
    <w:rsid w:val="00127DD8"/>
    <w:rsid w:val="00127E55"/>
    <w:rsid w:val="00127EC0"/>
    <w:rsid w:val="00127EED"/>
    <w:rsid w:val="00130415"/>
    <w:rsid w:val="001304F9"/>
    <w:rsid w:val="00130715"/>
    <w:rsid w:val="0013103D"/>
    <w:rsid w:val="0013118C"/>
    <w:rsid w:val="0013151A"/>
    <w:rsid w:val="00131758"/>
    <w:rsid w:val="00131957"/>
    <w:rsid w:val="00131C4E"/>
    <w:rsid w:val="001320B4"/>
    <w:rsid w:val="001320B7"/>
    <w:rsid w:val="001323CF"/>
    <w:rsid w:val="0013249F"/>
    <w:rsid w:val="0013281C"/>
    <w:rsid w:val="0013283D"/>
    <w:rsid w:val="001328DA"/>
    <w:rsid w:val="00132A21"/>
    <w:rsid w:val="00132C74"/>
    <w:rsid w:val="00132C92"/>
    <w:rsid w:val="00132C95"/>
    <w:rsid w:val="00132F52"/>
    <w:rsid w:val="00133160"/>
    <w:rsid w:val="0013331B"/>
    <w:rsid w:val="001335C2"/>
    <w:rsid w:val="001335C7"/>
    <w:rsid w:val="001338AC"/>
    <w:rsid w:val="001339E9"/>
    <w:rsid w:val="00133D12"/>
    <w:rsid w:val="00133D7B"/>
    <w:rsid w:val="00133F74"/>
    <w:rsid w:val="00134000"/>
    <w:rsid w:val="00134145"/>
    <w:rsid w:val="001343A4"/>
    <w:rsid w:val="001343EB"/>
    <w:rsid w:val="001344A9"/>
    <w:rsid w:val="00134879"/>
    <w:rsid w:val="001349C3"/>
    <w:rsid w:val="001349EF"/>
    <w:rsid w:val="00134E63"/>
    <w:rsid w:val="00135200"/>
    <w:rsid w:val="0013569E"/>
    <w:rsid w:val="001356A8"/>
    <w:rsid w:val="00136166"/>
    <w:rsid w:val="001362C3"/>
    <w:rsid w:val="001363F3"/>
    <w:rsid w:val="001365EA"/>
    <w:rsid w:val="00136C50"/>
    <w:rsid w:val="00136E51"/>
    <w:rsid w:val="001374DD"/>
    <w:rsid w:val="001375F4"/>
    <w:rsid w:val="00137902"/>
    <w:rsid w:val="00137AC9"/>
    <w:rsid w:val="00137DEE"/>
    <w:rsid w:val="00137F44"/>
    <w:rsid w:val="00137F96"/>
    <w:rsid w:val="0014034D"/>
    <w:rsid w:val="00140769"/>
    <w:rsid w:val="001407CC"/>
    <w:rsid w:val="00140E95"/>
    <w:rsid w:val="00140EF0"/>
    <w:rsid w:val="00141060"/>
    <w:rsid w:val="00141140"/>
    <w:rsid w:val="001411CF"/>
    <w:rsid w:val="001411DA"/>
    <w:rsid w:val="00141334"/>
    <w:rsid w:val="00141362"/>
    <w:rsid w:val="00141384"/>
    <w:rsid w:val="001414D4"/>
    <w:rsid w:val="00141A57"/>
    <w:rsid w:val="00142224"/>
    <w:rsid w:val="0014241C"/>
    <w:rsid w:val="00142469"/>
    <w:rsid w:val="0014250E"/>
    <w:rsid w:val="00142AD0"/>
    <w:rsid w:val="00142C96"/>
    <w:rsid w:val="00142DAB"/>
    <w:rsid w:val="00142EAC"/>
    <w:rsid w:val="00142F65"/>
    <w:rsid w:val="0014302D"/>
    <w:rsid w:val="00143306"/>
    <w:rsid w:val="0014361D"/>
    <w:rsid w:val="00143EC3"/>
    <w:rsid w:val="0014412C"/>
    <w:rsid w:val="0014444D"/>
    <w:rsid w:val="00144644"/>
    <w:rsid w:val="001449D1"/>
    <w:rsid w:val="00144C3A"/>
    <w:rsid w:val="00145F5A"/>
    <w:rsid w:val="00146005"/>
    <w:rsid w:val="00146643"/>
    <w:rsid w:val="00146AC9"/>
    <w:rsid w:val="00146EF1"/>
    <w:rsid w:val="00146F9F"/>
    <w:rsid w:val="00147300"/>
    <w:rsid w:val="00147394"/>
    <w:rsid w:val="001475A4"/>
    <w:rsid w:val="001475AF"/>
    <w:rsid w:val="00147A46"/>
    <w:rsid w:val="00150107"/>
    <w:rsid w:val="00150A1E"/>
    <w:rsid w:val="00150A6D"/>
    <w:rsid w:val="001510FD"/>
    <w:rsid w:val="001511F0"/>
    <w:rsid w:val="001515B2"/>
    <w:rsid w:val="00151611"/>
    <w:rsid w:val="0015188B"/>
    <w:rsid w:val="00151AED"/>
    <w:rsid w:val="00151F13"/>
    <w:rsid w:val="00151F4E"/>
    <w:rsid w:val="00152341"/>
    <w:rsid w:val="001528F7"/>
    <w:rsid w:val="0015296E"/>
    <w:rsid w:val="00152ABD"/>
    <w:rsid w:val="00152AFE"/>
    <w:rsid w:val="00152B6A"/>
    <w:rsid w:val="00152BA0"/>
    <w:rsid w:val="001531AE"/>
    <w:rsid w:val="0015323C"/>
    <w:rsid w:val="0015351D"/>
    <w:rsid w:val="001538F5"/>
    <w:rsid w:val="00153B99"/>
    <w:rsid w:val="00153EC4"/>
    <w:rsid w:val="00154107"/>
    <w:rsid w:val="00154205"/>
    <w:rsid w:val="001542B5"/>
    <w:rsid w:val="001543ED"/>
    <w:rsid w:val="00154634"/>
    <w:rsid w:val="00154817"/>
    <w:rsid w:val="00154948"/>
    <w:rsid w:val="00154B5E"/>
    <w:rsid w:val="00155209"/>
    <w:rsid w:val="00155592"/>
    <w:rsid w:val="001557E3"/>
    <w:rsid w:val="00155A0A"/>
    <w:rsid w:val="00155A39"/>
    <w:rsid w:val="00155C65"/>
    <w:rsid w:val="00155C7A"/>
    <w:rsid w:val="00155EE8"/>
    <w:rsid w:val="00155EF2"/>
    <w:rsid w:val="00155FBA"/>
    <w:rsid w:val="00156366"/>
    <w:rsid w:val="0015637F"/>
    <w:rsid w:val="001563B8"/>
    <w:rsid w:val="00156668"/>
    <w:rsid w:val="00156D64"/>
    <w:rsid w:val="00156DDD"/>
    <w:rsid w:val="001573CA"/>
    <w:rsid w:val="0015794D"/>
    <w:rsid w:val="00157955"/>
    <w:rsid w:val="00157A47"/>
    <w:rsid w:val="00157B82"/>
    <w:rsid w:val="0016026F"/>
    <w:rsid w:val="00160281"/>
    <w:rsid w:val="00160390"/>
    <w:rsid w:val="001604B1"/>
    <w:rsid w:val="001604D7"/>
    <w:rsid w:val="00160DB0"/>
    <w:rsid w:val="001611A6"/>
    <w:rsid w:val="0016167F"/>
    <w:rsid w:val="00161758"/>
    <w:rsid w:val="00161767"/>
    <w:rsid w:val="001617E5"/>
    <w:rsid w:val="001619A9"/>
    <w:rsid w:val="001623FF"/>
    <w:rsid w:val="00162482"/>
    <w:rsid w:val="001624D0"/>
    <w:rsid w:val="001625A7"/>
    <w:rsid w:val="001627B5"/>
    <w:rsid w:val="0016283E"/>
    <w:rsid w:val="00162B71"/>
    <w:rsid w:val="00162BB4"/>
    <w:rsid w:val="00162DF5"/>
    <w:rsid w:val="00162FB8"/>
    <w:rsid w:val="0016301D"/>
    <w:rsid w:val="00164101"/>
    <w:rsid w:val="00164130"/>
    <w:rsid w:val="0016424F"/>
    <w:rsid w:val="0016429D"/>
    <w:rsid w:val="001642D6"/>
    <w:rsid w:val="001643FA"/>
    <w:rsid w:val="001644F6"/>
    <w:rsid w:val="001647BE"/>
    <w:rsid w:val="001648BD"/>
    <w:rsid w:val="00164A9E"/>
    <w:rsid w:val="00164AB3"/>
    <w:rsid w:val="00164B68"/>
    <w:rsid w:val="0016526C"/>
    <w:rsid w:val="001655E0"/>
    <w:rsid w:val="00165620"/>
    <w:rsid w:val="00165BC6"/>
    <w:rsid w:val="00165C7B"/>
    <w:rsid w:val="00166000"/>
    <w:rsid w:val="001662EF"/>
    <w:rsid w:val="00166526"/>
    <w:rsid w:val="00166681"/>
    <w:rsid w:val="001669C7"/>
    <w:rsid w:val="00166C0C"/>
    <w:rsid w:val="0016701F"/>
    <w:rsid w:val="0016736C"/>
    <w:rsid w:val="00167517"/>
    <w:rsid w:val="0016756F"/>
    <w:rsid w:val="001676AA"/>
    <w:rsid w:val="001676DD"/>
    <w:rsid w:val="001676F4"/>
    <w:rsid w:val="00167A0E"/>
    <w:rsid w:val="00167A16"/>
    <w:rsid w:val="00167A76"/>
    <w:rsid w:val="00167D2D"/>
    <w:rsid w:val="001704DB"/>
    <w:rsid w:val="00170738"/>
    <w:rsid w:val="001707B1"/>
    <w:rsid w:val="0017096B"/>
    <w:rsid w:val="00170CB7"/>
    <w:rsid w:val="00170F57"/>
    <w:rsid w:val="001713A0"/>
    <w:rsid w:val="00171576"/>
    <w:rsid w:val="00171B17"/>
    <w:rsid w:val="00172099"/>
    <w:rsid w:val="00172440"/>
    <w:rsid w:val="00172692"/>
    <w:rsid w:val="00172839"/>
    <w:rsid w:val="001729E2"/>
    <w:rsid w:val="00172AAE"/>
    <w:rsid w:val="00172CA1"/>
    <w:rsid w:val="001733AE"/>
    <w:rsid w:val="0017378A"/>
    <w:rsid w:val="00173E56"/>
    <w:rsid w:val="0017401D"/>
    <w:rsid w:val="001740E9"/>
    <w:rsid w:val="00174106"/>
    <w:rsid w:val="00174935"/>
    <w:rsid w:val="001749C3"/>
    <w:rsid w:val="00174AEA"/>
    <w:rsid w:val="00174B5F"/>
    <w:rsid w:val="00174C5A"/>
    <w:rsid w:val="00174D16"/>
    <w:rsid w:val="0017531B"/>
    <w:rsid w:val="00175331"/>
    <w:rsid w:val="00175A70"/>
    <w:rsid w:val="00175B1D"/>
    <w:rsid w:val="00176566"/>
    <w:rsid w:val="0017668D"/>
    <w:rsid w:val="00176898"/>
    <w:rsid w:val="00176DB2"/>
    <w:rsid w:val="001772B7"/>
    <w:rsid w:val="001772FB"/>
    <w:rsid w:val="0017743C"/>
    <w:rsid w:val="00177557"/>
    <w:rsid w:val="001779C8"/>
    <w:rsid w:val="00177CC3"/>
    <w:rsid w:val="00177CE2"/>
    <w:rsid w:val="00177D00"/>
    <w:rsid w:val="00177E1B"/>
    <w:rsid w:val="001801FE"/>
    <w:rsid w:val="0018052C"/>
    <w:rsid w:val="0018081B"/>
    <w:rsid w:val="00180B1B"/>
    <w:rsid w:val="00180C1C"/>
    <w:rsid w:val="00180D69"/>
    <w:rsid w:val="00180DA5"/>
    <w:rsid w:val="00180F59"/>
    <w:rsid w:val="0018118B"/>
    <w:rsid w:val="001811D3"/>
    <w:rsid w:val="00181303"/>
    <w:rsid w:val="001818D5"/>
    <w:rsid w:val="00181C01"/>
    <w:rsid w:val="00181CEC"/>
    <w:rsid w:val="00181D35"/>
    <w:rsid w:val="00181DC2"/>
    <w:rsid w:val="00181FF7"/>
    <w:rsid w:val="00181FF9"/>
    <w:rsid w:val="001823C8"/>
    <w:rsid w:val="00182454"/>
    <w:rsid w:val="001826AF"/>
    <w:rsid w:val="00182BA2"/>
    <w:rsid w:val="00182BE6"/>
    <w:rsid w:val="00182EC3"/>
    <w:rsid w:val="00182EF2"/>
    <w:rsid w:val="001830B2"/>
    <w:rsid w:val="00183638"/>
    <w:rsid w:val="001837F7"/>
    <w:rsid w:val="0018398B"/>
    <w:rsid w:val="00183B51"/>
    <w:rsid w:val="00183C57"/>
    <w:rsid w:val="00183FFF"/>
    <w:rsid w:val="001840CA"/>
    <w:rsid w:val="001844C0"/>
    <w:rsid w:val="0018488A"/>
    <w:rsid w:val="00184B5C"/>
    <w:rsid w:val="00184DD3"/>
    <w:rsid w:val="00184F44"/>
    <w:rsid w:val="0018536F"/>
    <w:rsid w:val="0018541D"/>
    <w:rsid w:val="001854CB"/>
    <w:rsid w:val="001854DB"/>
    <w:rsid w:val="00185594"/>
    <w:rsid w:val="001855A0"/>
    <w:rsid w:val="0018573C"/>
    <w:rsid w:val="00185761"/>
    <w:rsid w:val="00185954"/>
    <w:rsid w:val="00185A1E"/>
    <w:rsid w:val="00185E36"/>
    <w:rsid w:val="00185EDD"/>
    <w:rsid w:val="00185F3F"/>
    <w:rsid w:val="001860BB"/>
    <w:rsid w:val="0018610C"/>
    <w:rsid w:val="001861FF"/>
    <w:rsid w:val="001866F7"/>
    <w:rsid w:val="00186846"/>
    <w:rsid w:val="00186A60"/>
    <w:rsid w:val="00187029"/>
    <w:rsid w:val="00187372"/>
    <w:rsid w:val="00187632"/>
    <w:rsid w:val="0018769D"/>
    <w:rsid w:val="001878D0"/>
    <w:rsid w:val="00187A2B"/>
    <w:rsid w:val="00187C17"/>
    <w:rsid w:val="001902CB"/>
    <w:rsid w:val="00190AC2"/>
    <w:rsid w:val="00190BF6"/>
    <w:rsid w:val="00190C08"/>
    <w:rsid w:val="00190DAE"/>
    <w:rsid w:val="0019101B"/>
    <w:rsid w:val="00191327"/>
    <w:rsid w:val="0019144A"/>
    <w:rsid w:val="00191930"/>
    <w:rsid w:val="00191FEA"/>
    <w:rsid w:val="001921BE"/>
    <w:rsid w:val="00192718"/>
    <w:rsid w:val="00192CEA"/>
    <w:rsid w:val="00192FDD"/>
    <w:rsid w:val="001932E2"/>
    <w:rsid w:val="00193477"/>
    <w:rsid w:val="0019358A"/>
    <w:rsid w:val="00193696"/>
    <w:rsid w:val="00193770"/>
    <w:rsid w:val="00193852"/>
    <w:rsid w:val="00193A21"/>
    <w:rsid w:val="001940D0"/>
    <w:rsid w:val="001948D5"/>
    <w:rsid w:val="00194FBD"/>
    <w:rsid w:val="0019597B"/>
    <w:rsid w:val="00195A3B"/>
    <w:rsid w:val="00195D54"/>
    <w:rsid w:val="00195E05"/>
    <w:rsid w:val="00196298"/>
    <w:rsid w:val="00196993"/>
    <w:rsid w:val="00196A57"/>
    <w:rsid w:val="001972C9"/>
    <w:rsid w:val="0019748A"/>
    <w:rsid w:val="001976D9"/>
    <w:rsid w:val="00197796"/>
    <w:rsid w:val="00197B37"/>
    <w:rsid w:val="00197CB1"/>
    <w:rsid w:val="00197F90"/>
    <w:rsid w:val="001A0264"/>
    <w:rsid w:val="001A04A3"/>
    <w:rsid w:val="001A07EC"/>
    <w:rsid w:val="001A085F"/>
    <w:rsid w:val="001A0C11"/>
    <w:rsid w:val="001A1079"/>
    <w:rsid w:val="001A10A6"/>
    <w:rsid w:val="001A158E"/>
    <w:rsid w:val="001A194D"/>
    <w:rsid w:val="001A19A0"/>
    <w:rsid w:val="001A1F1E"/>
    <w:rsid w:val="001A241A"/>
    <w:rsid w:val="001A27BD"/>
    <w:rsid w:val="001A2A12"/>
    <w:rsid w:val="001A2B5C"/>
    <w:rsid w:val="001A2D96"/>
    <w:rsid w:val="001A2DED"/>
    <w:rsid w:val="001A31C9"/>
    <w:rsid w:val="001A3304"/>
    <w:rsid w:val="001A33F7"/>
    <w:rsid w:val="001A36FE"/>
    <w:rsid w:val="001A3BA1"/>
    <w:rsid w:val="001A3C85"/>
    <w:rsid w:val="001A3F3C"/>
    <w:rsid w:val="001A3F73"/>
    <w:rsid w:val="001A4091"/>
    <w:rsid w:val="001A422E"/>
    <w:rsid w:val="001A45FA"/>
    <w:rsid w:val="001A465A"/>
    <w:rsid w:val="001A4816"/>
    <w:rsid w:val="001A4BB6"/>
    <w:rsid w:val="001A52CC"/>
    <w:rsid w:val="001A5653"/>
    <w:rsid w:val="001A5730"/>
    <w:rsid w:val="001A57F2"/>
    <w:rsid w:val="001A586E"/>
    <w:rsid w:val="001A5CC0"/>
    <w:rsid w:val="001A6348"/>
    <w:rsid w:val="001A63D5"/>
    <w:rsid w:val="001A6417"/>
    <w:rsid w:val="001A66F3"/>
    <w:rsid w:val="001A687F"/>
    <w:rsid w:val="001A696A"/>
    <w:rsid w:val="001A6A22"/>
    <w:rsid w:val="001A6B30"/>
    <w:rsid w:val="001A6DDC"/>
    <w:rsid w:val="001A6E5D"/>
    <w:rsid w:val="001A7195"/>
    <w:rsid w:val="001A74BA"/>
    <w:rsid w:val="001A7829"/>
    <w:rsid w:val="001A79AB"/>
    <w:rsid w:val="001B08E3"/>
    <w:rsid w:val="001B0F7A"/>
    <w:rsid w:val="001B109F"/>
    <w:rsid w:val="001B11F1"/>
    <w:rsid w:val="001B12B6"/>
    <w:rsid w:val="001B152F"/>
    <w:rsid w:val="001B16CF"/>
    <w:rsid w:val="001B1730"/>
    <w:rsid w:val="001B1781"/>
    <w:rsid w:val="001B1CB9"/>
    <w:rsid w:val="001B1DDA"/>
    <w:rsid w:val="001B1DF3"/>
    <w:rsid w:val="001B20B8"/>
    <w:rsid w:val="001B20BD"/>
    <w:rsid w:val="001B235B"/>
    <w:rsid w:val="001B2BE3"/>
    <w:rsid w:val="001B2F3F"/>
    <w:rsid w:val="001B3477"/>
    <w:rsid w:val="001B3B95"/>
    <w:rsid w:val="001B3BA3"/>
    <w:rsid w:val="001B3E26"/>
    <w:rsid w:val="001B4015"/>
    <w:rsid w:val="001B4244"/>
    <w:rsid w:val="001B4322"/>
    <w:rsid w:val="001B45A6"/>
    <w:rsid w:val="001B48E7"/>
    <w:rsid w:val="001B4B28"/>
    <w:rsid w:val="001B4FA4"/>
    <w:rsid w:val="001B53FE"/>
    <w:rsid w:val="001B5548"/>
    <w:rsid w:val="001B55CE"/>
    <w:rsid w:val="001B5F6F"/>
    <w:rsid w:val="001B63AE"/>
    <w:rsid w:val="001B646E"/>
    <w:rsid w:val="001B6A02"/>
    <w:rsid w:val="001B6C4B"/>
    <w:rsid w:val="001B6D1C"/>
    <w:rsid w:val="001B72E9"/>
    <w:rsid w:val="001B7324"/>
    <w:rsid w:val="001B7517"/>
    <w:rsid w:val="001B7619"/>
    <w:rsid w:val="001B77A8"/>
    <w:rsid w:val="001B78AD"/>
    <w:rsid w:val="001B7D68"/>
    <w:rsid w:val="001B7EBE"/>
    <w:rsid w:val="001C08E8"/>
    <w:rsid w:val="001C0D0D"/>
    <w:rsid w:val="001C1079"/>
    <w:rsid w:val="001C1226"/>
    <w:rsid w:val="001C12F0"/>
    <w:rsid w:val="001C1629"/>
    <w:rsid w:val="001C1AF1"/>
    <w:rsid w:val="001C1C17"/>
    <w:rsid w:val="001C1DB7"/>
    <w:rsid w:val="001C1EA9"/>
    <w:rsid w:val="001C1FDF"/>
    <w:rsid w:val="001C227E"/>
    <w:rsid w:val="001C25E1"/>
    <w:rsid w:val="001C2A27"/>
    <w:rsid w:val="001C2AE7"/>
    <w:rsid w:val="001C2B0F"/>
    <w:rsid w:val="001C2D2F"/>
    <w:rsid w:val="001C2D71"/>
    <w:rsid w:val="001C2E22"/>
    <w:rsid w:val="001C2FB4"/>
    <w:rsid w:val="001C321F"/>
    <w:rsid w:val="001C357B"/>
    <w:rsid w:val="001C3B62"/>
    <w:rsid w:val="001C3E73"/>
    <w:rsid w:val="001C3EC5"/>
    <w:rsid w:val="001C403F"/>
    <w:rsid w:val="001C44B8"/>
    <w:rsid w:val="001C4905"/>
    <w:rsid w:val="001C4C80"/>
    <w:rsid w:val="001C4CE0"/>
    <w:rsid w:val="001C4D22"/>
    <w:rsid w:val="001C5087"/>
    <w:rsid w:val="001C5479"/>
    <w:rsid w:val="001C57C2"/>
    <w:rsid w:val="001C59B3"/>
    <w:rsid w:val="001C5AFC"/>
    <w:rsid w:val="001C5B2C"/>
    <w:rsid w:val="001C5FD5"/>
    <w:rsid w:val="001C662C"/>
    <w:rsid w:val="001C67E0"/>
    <w:rsid w:val="001C6859"/>
    <w:rsid w:val="001C6C93"/>
    <w:rsid w:val="001C6DF3"/>
    <w:rsid w:val="001C6E1E"/>
    <w:rsid w:val="001C6F0C"/>
    <w:rsid w:val="001C70C8"/>
    <w:rsid w:val="001C7A25"/>
    <w:rsid w:val="001C7CA4"/>
    <w:rsid w:val="001C7DF8"/>
    <w:rsid w:val="001C7E38"/>
    <w:rsid w:val="001D0007"/>
    <w:rsid w:val="001D0138"/>
    <w:rsid w:val="001D0586"/>
    <w:rsid w:val="001D0633"/>
    <w:rsid w:val="001D075C"/>
    <w:rsid w:val="001D0819"/>
    <w:rsid w:val="001D0C9E"/>
    <w:rsid w:val="001D0DEC"/>
    <w:rsid w:val="001D0FB3"/>
    <w:rsid w:val="001D13E1"/>
    <w:rsid w:val="001D182D"/>
    <w:rsid w:val="001D1896"/>
    <w:rsid w:val="001D232C"/>
    <w:rsid w:val="001D2483"/>
    <w:rsid w:val="001D2634"/>
    <w:rsid w:val="001D27AD"/>
    <w:rsid w:val="001D2B68"/>
    <w:rsid w:val="001D2B96"/>
    <w:rsid w:val="001D2FCC"/>
    <w:rsid w:val="001D374A"/>
    <w:rsid w:val="001D3B02"/>
    <w:rsid w:val="001D3B06"/>
    <w:rsid w:val="001D40CD"/>
    <w:rsid w:val="001D438D"/>
    <w:rsid w:val="001D44C4"/>
    <w:rsid w:val="001D46B3"/>
    <w:rsid w:val="001D46D0"/>
    <w:rsid w:val="001D49AC"/>
    <w:rsid w:val="001D4A63"/>
    <w:rsid w:val="001D4B01"/>
    <w:rsid w:val="001D4B88"/>
    <w:rsid w:val="001D4F8C"/>
    <w:rsid w:val="001D54C7"/>
    <w:rsid w:val="001D5D19"/>
    <w:rsid w:val="001D654C"/>
    <w:rsid w:val="001D6964"/>
    <w:rsid w:val="001D6A1C"/>
    <w:rsid w:val="001D6A67"/>
    <w:rsid w:val="001D6B31"/>
    <w:rsid w:val="001D6BEC"/>
    <w:rsid w:val="001D6D36"/>
    <w:rsid w:val="001D6FE4"/>
    <w:rsid w:val="001D73F6"/>
    <w:rsid w:val="001D755A"/>
    <w:rsid w:val="001D79CA"/>
    <w:rsid w:val="001D79ED"/>
    <w:rsid w:val="001D79F8"/>
    <w:rsid w:val="001D7C94"/>
    <w:rsid w:val="001D7D3B"/>
    <w:rsid w:val="001D7F27"/>
    <w:rsid w:val="001D7FB8"/>
    <w:rsid w:val="001E0013"/>
    <w:rsid w:val="001E02E0"/>
    <w:rsid w:val="001E04CB"/>
    <w:rsid w:val="001E0558"/>
    <w:rsid w:val="001E0626"/>
    <w:rsid w:val="001E070B"/>
    <w:rsid w:val="001E09E5"/>
    <w:rsid w:val="001E0AF7"/>
    <w:rsid w:val="001E0DE1"/>
    <w:rsid w:val="001E101F"/>
    <w:rsid w:val="001E12FE"/>
    <w:rsid w:val="001E134E"/>
    <w:rsid w:val="001E1697"/>
    <w:rsid w:val="001E1906"/>
    <w:rsid w:val="001E1AE2"/>
    <w:rsid w:val="001E1C01"/>
    <w:rsid w:val="001E1CD9"/>
    <w:rsid w:val="001E1EF2"/>
    <w:rsid w:val="001E20EF"/>
    <w:rsid w:val="001E21AB"/>
    <w:rsid w:val="001E236D"/>
    <w:rsid w:val="001E25AB"/>
    <w:rsid w:val="001E2926"/>
    <w:rsid w:val="001E2B24"/>
    <w:rsid w:val="001E2B42"/>
    <w:rsid w:val="001E2D3A"/>
    <w:rsid w:val="001E2F93"/>
    <w:rsid w:val="001E31E9"/>
    <w:rsid w:val="001E37AA"/>
    <w:rsid w:val="001E4019"/>
    <w:rsid w:val="001E4A1F"/>
    <w:rsid w:val="001E5193"/>
    <w:rsid w:val="001E51CA"/>
    <w:rsid w:val="001E572F"/>
    <w:rsid w:val="001E5BD2"/>
    <w:rsid w:val="001E5C02"/>
    <w:rsid w:val="001E5D3F"/>
    <w:rsid w:val="001E5DF1"/>
    <w:rsid w:val="001E60FC"/>
    <w:rsid w:val="001E65AF"/>
    <w:rsid w:val="001E66DC"/>
    <w:rsid w:val="001E68F1"/>
    <w:rsid w:val="001E6A59"/>
    <w:rsid w:val="001E6AC2"/>
    <w:rsid w:val="001E6C82"/>
    <w:rsid w:val="001E6E6C"/>
    <w:rsid w:val="001E7392"/>
    <w:rsid w:val="001E7414"/>
    <w:rsid w:val="001E787F"/>
    <w:rsid w:val="001E79C4"/>
    <w:rsid w:val="001E7BC6"/>
    <w:rsid w:val="001E7BEA"/>
    <w:rsid w:val="001E7F6F"/>
    <w:rsid w:val="001F014E"/>
    <w:rsid w:val="001F02A8"/>
    <w:rsid w:val="001F0C6E"/>
    <w:rsid w:val="001F0E7C"/>
    <w:rsid w:val="001F129C"/>
    <w:rsid w:val="001F159C"/>
    <w:rsid w:val="001F15B3"/>
    <w:rsid w:val="001F1AB9"/>
    <w:rsid w:val="001F1B76"/>
    <w:rsid w:val="001F1B7A"/>
    <w:rsid w:val="001F1F18"/>
    <w:rsid w:val="001F1F1B"/>
    <w:rsid w:val="001F232C"/>
    <w:rsid w:val="001F2BBF"/>
    <w:rsid w:val="001F3719"/>
    <w:rsid w:val="001F394C"/>
    <w:rsid w:val="001F3A67"/>
    <w:rsid w:val="001F3B61"/>
    <w:rsid w:val="001F3DA9"/>
    <w:rsid w:val="001F41B3"/>
    <w:rsid w:val="001F42E7"/>
    <w:rsid w:val="001F4A59"/>
    <w:rsid w:val="001F50C9"/>
    <w:rsid w:val="001F5124"/>
    <w:rsid w:val="001F5156"/>
    <w:rsid w:val="001F553F"/>
    <w:rsid w:val="001F5894"/>
    <w:rsid w:val="001F58C4"/>
    <w:rsid w:val="001F5B7B"/>
    <w:rsid w:val="001F5BBB"/>
    <w:rsid w:val="001F6289"/>
    <w:rsid w:val="001F6352"/>
    <w:rsid w:val="001F64D6"/>
    <w:rsid w:val="001F681F"/>
    <w:rsid w:val="001F6B64"/>
    <w:rsid w:val="001F6BF6"/>
    <w:rsid w:val="001F6E9A"/>
    <w:rsid w:val="001F6F03"/>
    <w:rsid w:val="001F74F8"/>
    <w:rsid w:val="001F768F"/>
    <w:rsid w:val="001F76FE"/>
    <w:rsid w:val="001F790B"/>
    <w:rsid w:val="001F7AAA"/>
    <w:rsid w:val="001F7E34"/>
    <w:rsid w:val="00200751"/>
    <w:rsid w:val="0020078B"/>
    <w:rsid w:val="002007C7"/>
    <w:rsid w:val="00200941"/>
    <w:rsid w:val="00200B96"/>
    <w:rsid w:val="00201099"/>
    <w:rsid w:val="0020127A"/>
    <w:rsid w:val="00201319"/>
    <w:rsid w:val="002013F9"/>
    <w:rsid w:val="00201A71"/>
    <w:rsid w:val="00201AF5"/>
    <w:rsid w:val="00201D69"/>
    <w:rsid w:val="00202080"/>
    <w:rsid w:val="00202905"/>
    <w:rsid w:val="0020294F"/>
    <w:rsid w:val="00202A1C"/>
    <w:rsid w:val="00203373"/>
    <w:rsid w:val="00203B5D"/>
    <w:rsid w:val="00203C74"/>
    <w:rsid w:val="00204285"/>
    <w:rsid w:val="00204512"/>
    <w:rsid w:val="00204A3F"/>
    <w:rsid w:val="00204BE6"/>
    <w:rsid w:val="00204C0F"/>
    <w:rsid w:val="002050C4"/>
    <w:rsid w:val="00205410"/>
    <w:rsid w:val="00205459"/>
    <w:rsid w:val="00205510"/>
    <w:rsid w:val="002058D1"/>
    <w:rsid w:val="0020597D"/>
    <w:rsid w:val="002059E0"/>
    <w:rsid w:val="00205DE5"/>
    <w:rsid w:val="002060AA"/>
    <w:rsid w:val="00206223"/>
    <w:rsid w:val="00206AE2"/>
    <w:rsid w:val="002070D7"/>
    <w:rsid w:val="00207285"/>
    <w:rsid w:val="00207A38"/>
    <w:rsid w:val="00207ECC"/>
    <w:rsid w:val="00207F07"/>
    <w:rsid w:val="00210044"/>
    <w:rsid w:val="002105F5"/>
    <w:rsid w:val="00210731"/>
    <w:rsid w:val="00210C0C"/>
    <w:rsid w:val="00210F1C"/>
    <w:rsid w:val="00210FEE"/>
    <w:rsid w:val="0021143F"/>
    <w:rsid w:val="002114E9"/>
    <w:rsid w:val="00211A3C"/>
    <w:rsid w:val="00211F66"/>
    <w:rsid w:val="00212388"/>
    <w:rsid w:val="00212394"/>
    <w:rsid w:val="0021239C"/>
    <w:rsid w:val="0021282B"/>
    <w:rsid w:val="0021284D"/>
    <w:rsid w:val="00212B98"/>
    <w:rsid w:val="00212C8E"/>
    <w:rsid w:val="00213049"/>
    <w:rsid w:val="00213247"/>
    <w:rsid w:val="00213B20"/>
    <w:rsid w:val="00213E00"/>
    <w:rsid w:val="00213E57"/>
    <w:rsid w:val="00214677"/>
    <w:rsid w:val="00214A0E"/>
    <w:rsid w:val="00214FCF"/>
    <w:rsid w:val="0021520F"/>
    <w:rsid w:val="0021554D"/>
    <w:rsid w:val="00215700"/>
    <w:rsid w:val="00215794"/>
    <w:rsid w:val="00215953"/>
    <w:rsid w:val="00215B9F"/>
    <w:rsid w:val="00215BF0"/>
    <w:rsid w:val="0021604B"/>
    <w:rsid w:val="0021616B"/>
    <w:rsid w:val="002165E8"/>
    <w:rsid w:val="00216717"/>
    <w:rsid w:val="00216ABC"/>
    <w:rsid w:val="00216D62"/>
    <w:rsid w:val="00216DE2"/>
    <w:rsid w:val="00216E32"/>
    <w:rsid w:val="00217026"/>
    <w:rsid w:val="002170BA"/>
    <w:rsid w:val="00217212"/>
    <w:rsid w:val="00217299"/>
    <w:rsid w:val="0021770C"/>
    <w:rsid w:val="00220008"/>
    <w:rsid w:val="002200C1"/>
    <w:rsid w:val="002200FA"/>
    <w:rsid w:val="0022033F"/>
    <w:rsid w:val="002206A5"/>
    <w:rsid w:val="00220801"/>
    <w:rsid w:val="00220C23"/>
    <w:rsid w:val="00220EE0"/>
    <w:rsid w:val="00220F3A"/>
    <w:rsid w:val="0022127B"/>
    <w:rsid w:val="002212C5"/>
    <w:rsid w:val="002217E2"/>
    <w:rsid w:val="00221D44"/>
    <w:rsid w:val="00221FA0"/>
    <w:rsid w:val="00221FFF"/>
    <w:rsid w:val="002221BF"/>
    <w:rsid w:val="00222410"/>
    <w:rsid w:val="00222596"/>
    <w:rsid w:val="002228AD"/>
    <w:rsid w:val="0022377D"/>
    <w:rsid w:val="002237FD"/>
    <w:rsid w:val="00223A04"/>
    <w:rsid w:val="00223B86"/>
    <w:rsid w:val="00223DC9"/>
    <w:rsid w:val="00223FB7"/>
    <w:rsid w:val="002243D5"/>
    <w:rsid w:val="0022494B"/>
    <w:rsid w:val="002254D2"/>
    <w:rsid w:val="0022550E"/>
    <w:rsid w:val="0022555C"/>
    <w:rsid w:val="0022566D"/>
    <w:rsid w:val="002258D1"/>
    <w:rsid w:val="00225927"/>
    <w:rsid w:val="0022602B"/>
    <w:rsid w:val="002261BB"/>
    <w:rsid w:val="00226200"/>
    <w:rsid w:val="0022686B"/>
    <w:rsid w:val="00226B54"/>
    <w:rsid w:val="00226BA7"/>
    <w:rsid w:val="00226EB1"/>
    <w:rsid w:val="00226FC7"/>
    <w:rsid w:val="0022708D"/>
    <w:rsid w:val="00227213"/>
    <w:rsid w:val="002273A1"/>
    <w:rsid w:val="0022755C"/>
    <w:rsid w:val="002275A3"/>
    <w:rsid w:val="002278C8"/>
    <w:rsid w:val="002278FC"/>
    <w:rsid w:val="00227941"/>
    <w:rsid w:val="00227C86"/>
    <w:rsid w:val="00227E77"/>
    <w:rsid w:val="0023026A"/>
    <w:rsid w:val="00230442"/>
    <w:rsid w:val="00230584"/>
    <w:rsid w:val="00230594"/>
    <w:rsid w:val="002306F8"/>
    <w:rsid w:val="00230B01"/>
    <w:rsid w:val="0023103F"/>
    <w:rsid w:val="0023129C"/>
    <w:rsid w:val="0023192E"/>
    <w:rsid w:val="00232018"/>
    <w:rsid w:val="00232087"/>
    <w:rsid w:val="002321C0"/>
    <w:rsid w:val="00232237"/>
    <w:rsid w:val="002324C2"/>
    <w:rsid w:val="0023270C"/>
    <w:rsid w:val="00232890"/>
    <w:rsid w:val="002329CC"/>
    <w:rsid w:val="00232D93"/>
    <w:rsid w:val="002333DF"/>
    <w:rsid w:val="002336FC"/>
    <w:rsid w:val="00233CCE"/>
    <w:rsid w:val="00233D5D"/>
    <w:rsid w:val="00233E85"/>
    <w:rsid w:val="00234178"/>
    <w:rsid w:val="002342F3"/>
    <w:rsid w:val="002343B0"/>
    <w:rsid w:val="002343CC"/>
    <w:rsid w:val="002343EE"/>
    <w:rsid w:val="002347A4"/>
    <w:rsid w:val="002347D2"/>
    <w:rsid w:val="00234994"/>
    <w:rsid w:val="002354CE"/>
    <w:rsid w:val="002355C3"/>
    <w:rsid w:val="002358BA"/>
    <w:rsid w:val="00235A28"/>
    <w:rsid w:val="00235A29"/>
    <w:rsid w:val="00235DC6"/>
    <w:rsid w:val="0023604F"/>
    <w:rsid w:val="00236201"/>
    <w:rsid w:val="00236404"/>
    <w:rsid w:val="00236477"/>
    <w:rsid w:val="00237056"/>
    <w:rsid w:val="0023776C"/>
    <w:rsid w:val="00237AE8"/>
    <w:rsid w:val="00240655"/>
    <w:rsid w:val="00240785"/>
    <w:rsid w:val="0024088E"/>
    <w:rsid w:val="00240A2B"/>
    <w:rsid w:val="00240AB1"/>
    <w:rsid w:val="00240F0C"/>
    <w:rsid w:val="00240FCF"/>
    <w:rsid w:val="002413AA"/>
    <w:rsid w:val="00241691"/>
    <w:rsid w:val="00241A79"/>
    <w:rsid w:val="00241B8F"/>
    <w:rsid w:val="00241BAF"/>
    <w:rsid w:val="00241D5B"/>
    <w:rsid w:val="00241D84"/>
    <w:rsid w:val="0024213D"/>
    <w:rsid w:val="0024223B"/>
    <w:rsid w:val="002422B6"/>
    <w:rsid w:val="002423F6"/>
    <w:rsid w:val="002428DA"/>
    <w:rsid w:val="0024298D"/>
    <w:rsid w:val="00242B3C"/>
    <w:rsid w:val="00242BE8"/>
    <w:rsid w:val="00242D8B"/>
    <w:rsid w:val="00242F32"/>
    <w:rsid w:val="00243190"/>
    <w:rsid w:val="0024354C"/>
    <w:rsid w:val="00243573"/>
    <w:rsid w:val="00243611"/>
    <w:rsid w:val="0024367D"/>
    <w:rsid w:val="00243760"/>
    <w:rsid w:val="00243EEC"/>
    <w:rsid w:val="002440E4"/>
    <w:rsid w:val="0024411A"/>
    <w:rsid w:val="00244213"/>
    <w:rsid w:val="002442ED"/>
    <w:rsid w:val="00244560"/>
    <w:rsid w:val="00244A23"/>
    <w:rsid w:val="00244CCA"/>
    <w:rsid w:val="00244D00"/>
    <w:rsid w:val="00245040"/>
    <w:rsid w:val="0024517A"/>
    <w:rsid w:val="002458B9"/>
    <w:rsid w:val="00245A1B"/>
    <w:rsid w:val="00245D18"/>
    <w:rsid w:val="00246800"/>
    <w:rsid w:val="00246AFF"/>
    <w:rsid w:val="00246BB0"/>
    <w:rsid w:val="00246DB1"/>
    <w:rsid w:val="00246E94"/>
    <w:rsid w:val="00247847"/>
    <w:rsid w:val="0024786A"/>
    <w:rsid w:val="00247892"/>
    <w:rsid w:val="00247FE8"/>
    <w:rsid w:val="0025034E"/>
    <w:rsid w:val="00250430"/>
    <w:rsid w:val="00250968"/>
    <w:rsid w:val="00250CE0"/>
    <w:rsid w:val="00250E92"/>
    <w:rsid w:val="00250F84"/>
    <w:rsid w:val="002510A8"/>
    <w:rsid w:val="002510D5"/>
    <w:rsid w:val="0025120E"/>
    <w:rsid w:val="00251C82"/>
    <w:rsid w:val="00251E88"/>
    <w:rsid w:val="00252461"/>
    <w:rsid w:val="002525F0"/>
    <w:rsid w:val="00252697"/>
    <w:rsid w:val="00252998"/>
    <w:rsid w:val="00252C84"/>
    <w:rsid w:val="00252EA6"/>
    <w:rsid w:val="002531D7"/>
    <w:rsid w:val="002534C9"/>
    <w:rsid w:val="002535C9"/>
    <w:rsid w:val="0025388B"/>
    <w:rsid w:val="002538D0"/>
    <w:rsid w:val="00253A0E"/>
    <w:rsid w:val="00253A8C"/>
    <w:rsid w:val="00253F47"/>
    <w:rsid w:val="00253FA1"/>
    <w:rsid w:val="00253FAC"/>
    <w:rsid w:val="002540D0"/>
    <w:rsid w:val="002544A2"/>
    <w:rsid w:val="002544FC"/>
    <w:rsid w:val="00254A0B"/>
    <w:rsid w:val="00254A89"/>
    <w:rsid w:val="00254C01"/>
    <w:rsid w:val="00254D3C"/>
    <w:rsid w:val="00254F09"/>
    <w:rsid w:val="00254F8C"/>
    <w:rsid w:val="00254FE9"/>
    <w:rsid w:val="00255538"/>
    <w:rsid w:val="0025585A"/>
    <w:rsid w:val="00255AD1"/>
    <w:rsid w:val="00255BC2"/>
    <w:rsid w:val="00256035"/>
    <w:rsid w:val="00256069"/>
    <w:rsid w:val="0025612E"/>
    <w:rsid w:val="00256BDB"/>
    <w:rsid w:val="00257121"/>
    <w:rsid w:val="002572D5"/>
    <w:rsid w:val="00257441"/>
    <w:rsid w:val="002574C5"/>
    <w:rsid w:val="00257554"/>
    <w:rsid w:val="002579AC"/>
    <w:rsid w:val="00257A47"/>
    <w:rsid w:val="00260151"/>
    <w:rsid w:val="00260279"/>
    <w:rsid w:val="00260504"/>
    <w:rsid w:val="0026066C"/>
    <w:rsid w:val="002606A2"/>
    <w:rsid w:val="002606AF"/>
    <w:rsid w:val="002608EF"/>
    <w:rsid w:val="0026114E"/>
    <w:rsid w:val="00261461"/>
    <w:rsid w:val="0026154C"/>
    <w:rsid w:val="0026180A"/>
    <w:rsid w:val="002619F5"/>
    <w:rsid w:val="002620DD"/>
    <w:rsid w:val="002622CA"/>
    <w:rsid w:val="0026237A"/>
    <w:rsid w:val="00262829"/>
    <w:rsid w:val="00262976"/>
    <w:rsid w:val="00262C15"/>
    <w:rsid w:val="00263414"/>
    <w:rsid w:val="00263650"/>
    <w:rsid w:val="002636C4"/>
    <w:rsid w:val="0026382D"/>
    <w:rsid w:val="00263844"/>
    <w:rsid w:val="00263C49"/>
    <w:rsid w:val="00263E80"/>
    <w:rsid w:val="00264290"/>
    <w:rsid w:val="0026440F"/>
    <w:rsid w:val="00264808"/>
    <w:rsid w:val="00264B7D"/>
    <w:rsid w:val="00264C7D"/>
    <w:rsid w:val="00264DBD"/>
    <w:rsid w:val="00265086"/>
    <w:rsid w:val="0026521B"/>
    <w:rsid w:val="00265311"/>
    <w:rsid w:val="0026553C"/>
    <w:rsid w:val="0026598F"/>
    <w:rsid w:val="00265BFA"/>
    <w:rsid w:val="00265ECC"/>
    <w:rsid w:val="00266434"/>
    <w:rsid w:val="00266662"/>
    <w:rsid w:val="00266F29"/>
    <w:rsid w:val="00267259"/>
    <w:rsid w:val="0026789A"/>
    <w:rsid w:val="00267E03"/>
    <w:rsid w:val="00270596"/>
    <w:rsid w:val="00270658"/>
    <w:rsid w:val="0027073B"/>
    <w:rsid w:val="00270743"/>
    <w:rsid w:val="00270B84"/>
    <w:rsid w:val="00270CC6"/>
    <w:rsid w:val="00270F10"/>
    <w:rsid w:val="00271578"/>
    <w:rsid w:val="002716B4"/>
    <w:rsid w:val="00271728"/>
    <w:rsid w:val="002717CA"/>
    <w:rsid w:val="00271AA8"/>
    <w:rsid w:val="00271ACA"/>
    <w:rsid w:val="00271AD5"/>
    <w:rsid w:val="00271CE8"/>
    <w:rsid w:val="00271D84"/>
    <w:rsid w:val="00271D85"/>
    <w:rsid w:val="002724D7"/>
    <w:rsid w:val="00272792"/>
    <w:rsid w:val="0027289D"/>
    <w:rsid w:val="00272D91"/>
    <w:rsid w:val="00272DFF"/>
    <w:rsid w:val="00272ECE"/>
    <w:rsid w:val="002732B5"/>
    <w:rsid w:val="002734A9"/>
    <w:rsid w:val="00273D57"/>
    <w:rsid w:val="00273E5C"/>
    <w:rsid w:val="00273F39"/>
    <w:rsid w:val="00274089"/>
    <w:rsid w:val="002742C5"/>
    <w:rsid w:val="00274874"/>
    <w:rsid w:val="00274BAE"/>
    <w:rsid w:val="00274BC6"/>
    <w:rsid w:val="00275618"/>
    <w:rsid w:val="002758A0"/>
    <w:rsid w:val="00275EA3"/>
    <w:rsid w:val="00275EF4"/>
    <w:rsid w:val="00276A3C"/>
    <w:rsid w:val="00276E21"/>
    <w:rsid w:val="00276FA5"/>
    <w:rsid w:val="00277396"/>
    <w:rsid w:val="00277556"/>
    <w:rsid w:val="002775C7"/>
    <w:rsid w:val="0027765E"/>
    <w:rsid w:val="00277691"/>
    <w:rsid w:val="00277841"/>
    <w:rsid w:val="0027794E"/>
    <w:rsid w:val="00277C7C"/>
    <w:rsid w:val="00277E2A"/>
    <w:rsid w:val="00277F2E"/>
    <w:rsid w:val="00277FC9"/>
    <w:rsid w:val="00280152"/>
    <w:rsid w:val="00280188"/>
    <w:rsid w:val="00280827"/>
    <w:rsid w:val="00280A5A"/>
    <w:rsid w:val="00280A8A"/>
    <w:rsid w:val="002810CA"/>
    <w:rsid w:val="0028110D"/>
    <w:rsid w:val="00281169"/>
    <w:rsid w:val="002812F2"/>
    <w:rsid w:val="00281B98"/>
    <w:rsid w:val="00281BBB"/>
    <w:rsid w:val="00281C77"/>
    <w:rsid w:val="00281C7D"/>
    <w:rsid w:val="002821F8"/>
    <w:rsid w:val="00282372"/>
    <w:rsid w:val="00282548"/>
    <w:rsid w:val="002826F1"/>
    <w:rsid w:val="00282753"/>
    <w:rsid w:val="00282808"/>
    <w:rsid w:val="0028299E"/>
    <w:rsid w:val="002829FA"/>
    <w:rsid w:val="00282DBF"/>
    <w:rsid w:val="00282FBF"/>
    <w:rsid w:val="002830CB"/>
    <w:rsid w:val="002836EB"/>
    <w:rsid w:val="002837B1"/>
    <w:rsid w:val="00283864"/>
    <w:rsid w:val="00283B3D"/>
    <w:rsid w:val="00284094"/>
    <w:rsid w:val="002847F4"/>
    <w:rsid w:val="00284807"/>
    <w:rsid w:val="002848C5"/>
    <w:rsid w:val="002848CB"/>
    <w:rsid w:val="00284E1E"/>
    <w:rsid w:val="002851C9"/>
    <w:rsid w:val="00285790"/>
    <w:rsid w:val="00285919"/>
    <w:rsid w:val="00285A32"/>
    <w:rsid w:val="00285BD3"/>
    <w:rsid w:val="00285CD6"/>
    <w:rsid w:val="00285E13"/>
    <w:rsid w:val="00285E40"/>
    <w:rsid w:val="00285FDC"/>
    <w:rsid w:val="002868B2"/>
    <w:rsid w:val="00286A7F"/>
    <w:rsid w:val="00286C11"/>
    <w:rsid w:val="00286C4C"/>
    <w:rsid w:val="00286D94"/>
    <w:rsid w:val="00286DC4"/>
    <w:rsid w:val="00287082"/>
    <w:rsid w:val="002870DA"/>
    <w:rsid w:val="0028785E"/>
    <w:rsid w:val="00287CFE"/>
    <w:rsid w:val="00287E67"/>
    <w:rsid w:val="00290036"/>
    <w:rsid w:val="00290063"/>
    <w:rsid w:val="00290143"/>
    <w:rsid w:val="0029024A"/>
    <w:rsid w:val="00290368"/>
    <w:rsid w:val="00290633"/>
    <w:rsid w:val="00290888"/>
    <w:rsid w:val="00290922"/>
    <w:rsid w:val="00290C97"/>
    <w:rsid w:val="00290ECF"/>
    <w:rsid w:val="00291661"/>
    <w:rsid w:val="00291C48"/>
    <w:rsid w:val="00292070"/>
    <w:rsid w:val="002921F6"/>
    <w:rsid w:val="00292343"/>
    <w:rsid w:val="00292442"/>
    <w:rsid w:val="002924E6"/>
    <w:rsid w:val="002925FA"/>
    <w:rsid w:val="0029272E"/>
    <w:rsid w:val="00292A4F"/>
    <w:rsid w:val="00292B82"/>
    <w:rsid w:val="00292BE8"/>
    <w:rsid w:val="00292CFC"/>
    <w:rsid w:val="002934B7"/>
    <w:rsid w:val="002936C8"/>
    <w:rsid w:val="00293764"/>
    <w:rsid w:val="00293996"/>
    <w:rsid w:val="00293BE2"/>
    <w:rsid w:val="00293CEA"/>
    <w:rsid w:val="00293E21"/>
    <w:rsid w:val="00294240"/>
    <w:rsid w:val="002947D8"/>
    <w:rsid w:val="002948D5"/>
    <w:rsid w:val="00294945"/>
    <w:rsid w:val="00294948"/>
    <w:rsid w:val="00294A28"/>
    <w:rsid w:val="00294B97"/>
    <w:rsid w:val="00295595"/>
    <w:rsid w:val="002955C6"/>
    <w:rsid w:val="00295787"/>
    <w:rsid w:val="00295B8C"/>
    <w:rsid w:val="00295CB3"/>
    <w:rsid w:val="00295CD1"/>
    <w:rsid w:val="002964EA"/>
    <w:rsid w:val="00296B17"/>
    <w:rsid w:val="00296C2C"/>
    <w:rsid w:val="002972C3"/>
    <w:rsid w:val="00297444"/>
    <w:rsid w:val="00297765"/>
    <w:rsid w:val="00297865"/>
    <w:rsid w:val="002A07AB"/>
    <w:rsid w:val="002A0B3C"/>
    <w:rsid w:val="002A0BEF"/>
    <w:rsid w:val="002A0FA3"/>
    <w:rsid w:val="002A1294"/>
    <w:rsid w:val="002A13E2"/>
    <w:rsid w:val="002A17C8"/>
    <w:rsid w:val="002A182E"/>
    <w:rsid w:val="002A1C19"/>
    <w:rsid w:val="002A2090"/>
    <w:rsid w:val="002A211C"/>
    <w:rsid w:val="002A24BD"/>
    <w:rsid w:val="002A25C6"/>
    <w:rsid w:val="002A2C91"/>
    <w:rsid w:val="002A2E69"/>
    <w:rsid w:val="002A2E6E"/>
    <w:rsid w:val="002A2FB9"/>
    <w:rsid w:val="002A34C4"/>
    <w:rsid w:val="002A3544"/>
    <w:rsid w:val="002A3C4E"/>
    <w:rsid w:val="002A3FAB"/>
    <w:rsid w:val="002A41D0"/>
    <w:rsid w:val="002A4611"/>
    <w:rsid w:val="002A46E3"/>
    <w:rsid w:val="002A4792"/>
    <w:rsid w:val="002A4F4F"/>
    <w:rsid w:val="002A5080"/>
    <w:rsid w:val="002A53CF"/>
    <w:rsid w:val="002A5644"/>
    <w:rsid w:val="002A58B8"/>
    <w:rsid w:val="002A5B29"/>
    <w:rsid w:val="002A5B9A"/>
    <w:rsid w:val="002A5C77"/>
    <w:rsid w:val="002A5E40"/>
    <w:rsid w:val="002A5FF8"/>
    <w:rsid w:val="002A6385"/>
    <w:rsid w:val="002A657A"/>
    <w:rsid w:val="002A6681"/>
    <w:rsid w:val="002A6AC4"/>
    <w:rsid w:val="002A6BA4"/>
    <w:rsid w:val="002A6BBE"/>
    <w:rsid w:val="002A6FC1"/>
    <w:rsid w:val="002A7A39"/>
    <w:rsid w:val="002A7ACB"/>
    <w:rsid w:val="002A7BF3"/>
    <w:rsid w:val="002A7DE5"/>
    <w:rsid w:val="002A7EFB"/>
    <w:rsid w:val="002B032E"/>
    <w:rsid w:val="002B056E"/>
    <w:rsid w:val="002B0733"/>
    <w:rsid w:val="002B0811"/>
    <w:rsid w:val="002B08CE"/>
    <w:rsid w:val="002B0F90"/>
    <w:rsid w:val="002B1217"/>
    <w:rsid w:val="002B1788"/>
    <w:rsid w:val="002B17F6"/>
    <w:rsid w:val="002B1AC4"/>
    <w:rsid w:val="002B1D24"/>
    <w:rsid w:val="002B1E84"/>
    <w:rsid w:val="002B29F6"/>
    <w:rsid w:val="002B2FBF"/>
    <w:rsid w:val="002B30AF"/>
    <w:rsid w:val="002B30D4"/>
    <w:rsid w:val="002B32B3"/>
    <w:rsid w:val="002B3589"/>
    <w:rsid w:val="002B3627"/>
    <w:rsid w:val="002B3642"/>
    <w:rsid w:val="002B379E"/>
    <w:rsid w:val="002B39EF"/>
    <w:rsid w:val="002B3B9E"/>
    <w:rsid w:val="002B3F37"/>
    <w:rsid w:val="002B3F79"/>
    <w:rsid w:val="002B442E"/>
    <w:rsid w:val="002B455E"/>
    <w:rsid w:val="002B458C"/>
    <w:rsid w:val="002B4799"/>
    <w:rsid w:val="002B4FD8"/>
    <w:rsid w:val="002B567F"/>
    <w:rsid w:val="002B579D"/>
    <w:rsid w:val="002B5BF7"/>
    <w:rsid w:val="002B5E87"/>
    <w:rsid w:val="002B61A0"/>
    <w:rsid w:val="002B62DD"/>
    <w:rsid w:val="002B63DE"/>
    <w:rsid w:val="002B6443"/>
    <w:rsid w:val="002B6548"/>
    <w:rsid w:val="002B6645"/>
    <w:rsid w:val="002B69B6"/>
    <w:rsid w:val="002B6A5B"/>
    <w:rsid w:val="002B6B6B"/>
    <w:rsid w:val="002B6DA8"/>
    <w:rsid w:val="002B7427"/>
    <w:rsid w:val="002B74FC"/>
    <w:rsid w:val="002B75A8"/>
    <w:rsid w:val="002B7641"/>
    <w:rsid w:val="002B77A7"/>
    <w:rsid w:val="002B7878"/>
    <w:rsid w:val="002B7ADF"/>
    <w:rsid w:val="002B7B7E"/>
    <w:rsid w:val="002C0256"/>
    <w:rsid w:val="002C0579"/>
    <w:rsid w:val="002C059B"/>
    <w:rsid w:val="002C0A05"/>
    <w:rsid w:val="002C0B31"/>
    <w:rsid w:val="002C0E6E"/>
    <w:rsid w:val="002C11E4"/>
    <w:rsid w:val="002C12AF"/>
    <w:rsid w:val="002C1720"/>
    <w:rsid w:val="002C184F"/>
    <w:rsid w:val="002C19A6"/>
    <w:rsid w:val="002C19C9"/>
    <w:rsid w:val="002C1C21"/>
    <w:rsid w:val="002C1D66"/>
    <w:rsid w:val="002C1F51"/>
    <w:rsid w:val="002C260F"/>
    <w:rsid w:val="002C28E7"/>
    <w:rsid w:val="002C2B85"/>
    <w:rsid w:val="002C2C0E"/>
    <w:rsid w:val="002C2C59"/>
    <w:rsid w:val="002C2DF2"/>
    <w:rsid w:val="002C31AA"/>
    <w:rsid w:val="002C32B0"/>
    <w:rsid w:val="002C33C8"/>
    <w:rsid w:val="002C3653"/>
    <w:rsid w:val="002C3A14"/>
    <w:rsid w:val="002C3A9F"/>
    <w:rsid w:val="002C3ABE"/>
    <w:rsid w:val="002C3B5D"/>
    <w:rsid w:val="002C3BEE"/>
    <w:rsid w:val="002C416A"/>
    <w:rsid w:val="002C435F"/>
    <w:rsid w:val="002C45BB"/>
    <w:rsid w:val="002C474B"/>
    <w:rsid w:val="002C50E5"/>
    <w:rsid w:val="002C5208"/>
    <w:rsid w:val="002C544D"/>
    <w:rsid w:val="002C5604"/>
    <w:rsid w:val="002C5C89"/>
    <w:rsid w:val="002C6145"/>
    <w:rsid w:val="002C6233"/>
    <w:rsid w:val="002C6813"/>
    <w:rsid w:val="002C683B"/>
    <w:rsid w:val="002C6C26"/>
    <w:rsid w:val="002C6E50"/>
    <w:rsid w:val="002C6E9A"/>
    <w:rsid w:val="002C71B7"/>
    <w:rsid w:val="002C7222"/>
    <w:rsid w:val="002C729F"/>
    <w:rsid w:val="002C7645"/>
    <w:rsid w:val="002C79FA"/>
    <w:rsid w:val="002C7AFB"/>
    <w:rsid w:val="002C7B06"/>
    <w:rsid w:val="002C7C26"/>
    <w:rsid w:val="002C7CE6"/>
    <w:rsid w:val="002C7DD8"/>
    <w:rsid w:val="002C7F17"/>
    <w:rsid w:val="002D04E7"/>
    <w:rsid w:val="002D09C6"/>
    <w:rsid w:val="002D0AB9"/>
    <w:rsid w:val="002D0D28"/>
    <w:rsid w:val="002D104F"/>
    <w:rsid w:val="002D1229"/>
    <w:rsid w:val="002D15A9"/>
    <w:rsid w:val="002D15B3"/>
    <w:rsid w:val="002D1617"/>
    <w:rsid w:val="002D16D5"/>
    <w:rsid w:val="002D185B"/>
    <w:rsid w:val="002D1C99"/>
    <w:rsid w:val="002D1CBE"/>
    <w:rsid w:val="002D20A2"/>
    <w:rsid w:val="002D2311"/>
    <w:rsid w:val="002D235F"/>
    <w:rsid w:val="002D267C"/>
    <w:rsid w:val="002D2E08"/>
    <w:rsid w:val="002D3177"/>
    <w:rsid w:val="002D3799"/>
    <w:rsid w:val="002D39D6"/>
    <w:rsid w:val="002D3B27"/>
    <w:rsid w:val="002D3DB3"/>
    <w:rsid w:val="002D3F08"/>
    <w:rsid w:val="002D3F64"/>
    <w:rsid w:val="002D4065"/>
    <w:rsid w:val="002D40D8"/>
    <w:rsid w:val="002D439F"/>
    <w:rsid w:val="002D463F"/>
    <w:rsid w:val="002D495D"/>
    <w:rsid w:val="002D49E2"/>
    <w:rsid w:val="002D4A32"/>
    <w:rsid w:val="002D50D4"/>
    <w:rsid w:val="002D50EC"/>
    <w:rsid w:val="002D5654"/>
    <w:rsid w:val="002D59EB"/>
    <w:rsid w:val="002D5C96"/>
    <w:rsid w:val="002D5CF3"/>
    <w:rsid w:val="002D5D6E"/>
    <w:rsid w:val="002D5F20"/>
    <w:rsid w:val="002D5F32"/>
    <w:rsid w:val="002D618C"/>
    <w:rsid w:val="002D6288"/>
    <w:rsid w:val="002D6466"/>
    <w:rsid w:val="002D6707"/>
    <w:rsid w:val="002D70A5"/>
    <w:rsid w:val="002D721A"/>
    <w:rsid w:val="002D7378"/>
    <w:rsid w:val="002D7901"/>
    <w:rsid w:val="002D79D8"/>
    <w:rsid w:val="002D7C20"/>
    <w:rsid w:val="002D7C27"/>
    <w:rsid w:val="002D7DA3"/>
    <w:rsid w:val="002D7FF0"/>
    <w:rsid w:val="002E0045"/>
    <w:rsid w:val="002E0054"/>
    <w:rsid w:val="002E06F4"/>
    <w:rsid w:val="002E0887"/>
    <w:rsid w:val="002E0C18"/>
    <w:rsid w:val="002E0CDE"/>
    <w:rsid w:val="002E0D3A"/>
    <w:rsid w:val="002E0E29"/>
    <w:rsid w:val="002E1015"/>
    <w:rsid w:val="002E1139"/>
    <w:rsid w:val="002E19DE"/>
    <w:rsid w:val="002E1B6E"/>
    <w:rsid w:val="002E1B98"/>
    <w:rsid w:val="002E1C95"/>
    <w:rsid w:val="002E1F43"/>
    <w:rsid w:val="002E1FC1"/>
    <w:rsid w:val="002E20FB"/>
    <w:rsid w:val="002E219A"/>
    <w:rsid w:val="002E22CE"/>
    <w:rsid w:val="002E2681"/>
    <w:rsid w:val="002E29A8"/>
    <w:rsid w:val="002E29DC"/>
    <w:rsid w:val="002E2BF2"/>
    <w:rsid w:val="002E30D8"/>
    <w:rsid w:val="002E331B"/>
    <w:rsid w:val="002E3553"/>
    <w:rsid w:val="002E36E1"/>
    <w:rsid w:val="002E3826"/>
    <w:rsid w:val="002E3A8B"/>
    <w:rsid w:val="002E3AE9"/>
    <w:rsid w:val="002E3BFC"/>
    <w:rsid w:val="002E3DDC"/>
    <w:rsid w:val="002E4318"/>
    <w:rsid w:val="002E4436"/>
    <w:rsid w:val="002E470C"/>
    <w:rsid w:val="002E4A3E"/>
    <w:rsid w:val="002E4D6E"/>
    <w:rsid w:val="002E5342"/>
    <w:rsid w:val="002E5E33"/>
    <w:rsid w:val="002E5E4F"/>
    <w:rsid w:val="002E610A"/>
    <w:rsid w:val="002E6155"/>
    <w:rsid w:val="002E6172"/>
    <w:rsid w:val="002E6338"/>
    <w:rsid w:val="002E6491"/>
    <w:rsid w:val="002E6647"/>
    <w:rsid w:val="002E664D"/>
    <w:rsid w:val="002E6A74"/>
    <w:rsid w:val="002E6A75"/>
    <w:rsid w:val="002E6C68"/>
    <w:rsid w:val="002E6FB7"/>
    <w:rsid w:val="002E7099"/>
    <w:rsid w:val="002E724A"/>
    <w:rsid w:val="002E7282"/>
    <w:rsid w:val="002E73B8"/>
    <w:rsid w:val="002E7487"/>
    <w:rsid w:val="002E76FF"/>
    <w:rsid w:val="002E772C"/>
    <w:rsid w:val="002E77DA"/>
    <w:rsid w:val="002E787B"/>
    <w:rsid w:val="002E788A"/>
    <w:rsid w:val="002E79AD"/>
    <w:rsid w:val="002F016F"/>
    <w:rsid w:val="002F02B9"/>
    <w:rsid w:val="002F030F"/>
    <w:rsid w:val="002F043D"/>
    <w:rsid w:val="002F054C"/>
    <w:rsid w:val="002F0783"/>
    <w:rsid w:val="002F0864"/>
    <w:rsid w:val="002F0874"/>
    <w:rsid w:val="002F0B64"/>
    <w:rsid w:val="002F0B6C"/>
    <w:rsid w:val="002F0B9B"/>
    <w:rsid w:val="002F0F4A"/>
    <w:rsid w:val="002F0FB0"/>
    <w:rsid w:val="002F1762"/>
    <w:rsid w:val="002F17D8"/>
    <w:rsid w:val="002F2337"/>
    <w:rsid w:val="002F25BF"/>
    <w:rsid w:val="002F2680"/>
    <w:rsid w:val="002F2A72"/>
    <w:rsid w:val="002F2B33"/>
    <w:rsid w:val="002F2E7A"/>
    <w:rsid w:val="002F2EFD"/>
    <w:rsid w:val="002F34E0"/>
    <w:rsid w:val="002F379D"/>
    <w:rsid w:val="002F3A34"/>
    <w:rsid w:val="002F3B7D"/>
    <w:rsid w:val="002F3CE9"/>
    <w:rsid w:val="002F3D51"/>
    <w:rsid w:val="002F3EF5"/>
    <w:rsid w:val="002F3FF7"/>
    <w:rsid w:val="002F43D4"/>
    <w:rsid w:val="002F473E"/>
    <w:rsid w:val="002F4772"/>
    <w:rsid w:val="002F4775"/>
    <w:rsid w:val="002F47B9"/>
    <w:rsid w:val="002F48DD"/>
    <w:rsid w:val="002F49EB"/>
    <w:rsid w:val="002F4D5D"/>
    <w:rsid w:val="002F4F88"/>
    <w:rsid w:val="002F4FD0"/>
    <w:rsid w:val="002F5216"/>
    <w:rsid w:val="002F5338"/>
    <w:rsid w:val="002F5575"/>
    <w:rsid w:val="002F5739"/>
    <w:rsid w:val="002F5936"/>
    <w:rsid w:val="002F5D28"/>
    <w:rsid w:val="002F5DE1"/>
    <w:rsid w:val="002F5E23"/>
    <w:rsid w:val="002F5E81"/>
    <w:rsid w:val="002F5F3B"/>
    <w:rsid w:val="002F5F87"/>
    <w:rsid w:val="002F6650"/>
    <w:rsid w:val="002F6B28"/>
    <w:rsid w:val="002F6D4B"/>
    <w:rsid w:val="002F7291"/>
    <w:rsid w:val="002F744F"/>
    <w:rsid w:val="002F7510"/>
    <w:rsid w:val="002F772B"/>
    <w:rsid w:val="002F7840"/>
    <w:rsid w:val="002F7A98"/>
    <w:rsid w:val="002F7D50"/>
    <w:rsid w:val="002F7ECB"/>
    <w:rsid w:val="003000C7"/>
    <w:rsid w:val="0030074E"/>
    <w:rsid w:val="0030080C"/>
    <w:rsid w:val="00300D3D"/>
    <w:rsid w:val="00300DC0"/>
    <w:rsid w:val="00300E85"/>
    <w:rsid w:val="00300EE7"/>
    <w:rsid w:val="003011AC"/>
    <w:rsid w:val="0030129C"/>
    <w:rsid w:val="003012E2"/>
    <w:rsid w:val="0030133A"/>
    <w:rsid w:val="0030138D"/>
    <w:rsid w:val="003014A6"/>
    <w:rsid w:val="00301513"/>
    <w:rsid w:val="00301522"/>
    <w:rsid w:val="00301549"/>
    <w:rsid w:val="00302053"/>
    <w:rsid w:val="0030213A"/>
    <w:rsid w:val="00302671"/>
    <w:rsid w:val="003026D1"/>
    <w:rsid w:val="0030294B"/>
    <w:rsid w:val="00302B9D"/>
    <w:rsid w:val="00302CBA"/>
    <w:rsid w:val="003030A4"/>
    <w:rsid w:val="003030C8"/>
    <w:rsid w:val="0030326C"/>
    <w:rsid w:val="003034BD"/>
    <w:rsid w:val="0030371B"/>
    <w:rsid w:val="00303C01"/>
    <w:rsid w:val="00303D06"/>
    <w:rsid w:val="00304221"/>
    <w:rsid w:val="00304510"/>
    <w:rsid w:val="003046E5"/>
    <w:rsid w:val="00304C5C"/>
    <w:rsid w:val="00304C99"/>
    <w:rsid w:val="00304D57"/>
    <w:rsid w:val="00304DB1"/>
    <w:rsid w:val="00304F60"/>
    <w:rsid w:val="00305053"/>
    <w:rsid w:val="003051F7"/>
    <w:rsid w:val="0030535F"/>
    <w:rsid w:val="00305403"/>
    <w:rsid w:val="003059D3"/>
    <w:rsid w:val="00306066"/>
    <w:rsid w:val="003062D1"/>
    <w:rsid w:val="003063CE"/>
    <w:rsid w:val="0030655D"/>
    <w:rsid w:val="00306D5A"/>
    <w:rsid w:val="00306E2E"/>
    <w:rsid w:val="003077B1"/>
    <w:rsid w:val="003077C2"/>
    <w:rsid w:val="00307C27"/>
    <w:rsid w:val="00310A3F"/>
    <w:rsid w:val="00310E60"/>
    <w:rsid w:val="00310F4E"/>
    <w:rsid w:val="00311248"/>
    <w:rsid w:val="00311A99"/>
    <w:rsid w:val="00311AF7"/>
    <w:rsid w:val="00311B7E"/>
    <w:rsid w:val="00311F86"/>
    <w:rsid w:val="00312548"/>
    <w:rsid w:val="003125A3"/>
    <w:rsid w:val="00312AAE"/>
    <w:rsid w:val="00313331"/>
    <w:rsid w:val="00313848"/>
    <w:rsid w:val="00313926"/>
    <w:rsid w:val="00313BFD"/>
    <w:rsid w:val="00313C34"/>
    <w:rsid w:val="00314097"/>
    <w:rsid w:val="00314332"/>
    <w:rsid w:val="003143DA"/>
    <w:rsid w:val="0031478F"/>
    <w:rsid w:val="0031489F"/>
    <w:rsid w:val="00314A97"/>
    <w:rsid w:val="00314EBA"/>
    <w:rsid w:val="00315068"/>
    <w:rsid w:val="003152F2"/>
    <w:rsid w:val="00315462"/>
    <w:rsid w:val="00315928"/>
    <w:rsid w:val="00315CFE"/>
    <w:rsid w:val="00315D91"/>
    <w:rsid w:val="0031660E"/>
    <w:rsid w:val="0031674A"/>
    <w:rsid w:val="00316834"/>
    <w:rsid w:val="0031684B"/>
    <w:rsid w:val="003168E0"/>
    <w:rsid w:val="003169C7"/>
    <w:rsid w:val="00316AAA"/>
    <w:rsid w:val="00316DD9"/>
    <w:rsid w:val="00317083"/>
    <w:rsid w:val="00317591"/>
    <w:rsid w:val="003175B6"/>
    <w:rsid w:val="0031763E"/>
    <w:rsid w:val="00317693"/>
    <w:rsid w:val="0031777F"/>
    <w:rsid w:val="00317932"/>
    <w:rsid w:val="00317F97"/>
    <w:rsid w:val="00320023"/>
    <w:rsid w:val="00320540"/>
    <w:rsid w:val="0032055F"/>
    <w:rsid w:val="0032058C"/>
    <w:rsid w:val="00321222"/>
    <w:rsid w:val="00321312"/>
    <w:rsid w:val="003215F5"/>
    <w:rsid w:val="003219B0"/>
    <w:rsid w:val="00321A2E"/>
    <w:rsid w:val="00321DB0"/>
    <w:rsid w:val="00321EB4"/>
    <w:rsid w:val="003224BD"/>
    <w:rsid w:val="003225C2"/>
    <w:rsid w:val="00322756"/>
    <w:rsid w:val="00322C0A"/>
    <w:rsid w:val="00323163"/>
    <w:rsid w:val="003231E1"/>
    <w:rsid w:val="0032351A"/>
    <w:rsid w:val="003238C5"/>
    <w:rsid w:val="00323DB7"/>
    <w:rsid w:val="00323F04"/>
    <w:rsid w:val="0032437B"/>
    <w:rsid w:val="003249B1"/>
    <w:rsid w:val="00324AF5"/>
    <w:rsid w:val="00324C02"/>
    <w:rsid w:val="00324EA0"/>
    <w:rsid w:val="00325456"/>
    <w:rsid w:val="0032561E"/>
    <w:rsid w:val="003257C1"/>
    <w:rsid w:val="00326742"/>
    <w:rsid w:val="00326B4B"/>
    <w:rsid w:val="00326D60"/>
    <w:rsid w:val="00326D8B"/>
    <w:rsid w:val="0032721C"/>
    <w:rsid w:val="0032748F"/>
    <w:rsid w:val="003274C7"/>
    <w:rsid w:val="003277F1"/>
    <w:rsid w:val="00327ED9"/>
    <w:rsid w:val="003308E1"/>
    <w:rsid w:val="00330B9E"/>
    <w:rsid w:val="0033156A"/>
    <w:rsid w:val="0033160E"/>
    <w:rsid w:val="003316CD"/>
    <w:rsid w:val="00331877"/>
    <w:rsid w:val="003318C1"/>
    <w:rsid w:val="00331A5A"/>
    <w:rsid w:val="00331BD6"/>
    <w:rsid w:val="00331E51"/>
    <w:rsid w:val="0033218C"/>
    <w:rsid w:val="0033219F"/>
    <w:rsid w:val="003324AE"/>
    <w:rsid w:val="0033253D"/>
    <w:rsid w:val="00332960"/>
    <w:rsid w:val="00332A18"/>
    <w:rsid w:val="00332C26"/>
    <w:rsid w:val="00332DA8"/>
    <w:rsid w:val="00332E29"/>
    <w:rsid w:val="00332ED5"/>
    <w:rsid w:val="003337BF"/>
    <w:rsid w:val="00333E59"/>
    <w:rsid w:val="00334662"/>
    <w:rsid w:val="003346A0"/>
    <w:rsid w:val="00334B3B"/>
    <w:rsid w:val="00334B5A"/>
    <w:rsid w:val="00334F5D"/>
    <w:rsid w:val="00334F67"/>
    <w:rsid w:val="00335760"/>
    <w:rsid w:val="00335C64"/>
    <w:rsid w:val="003362A6"/>
    <w:rsid w:val="00336697"/>
    <w:rsid w:val="00336A28"/>
    <w:rsid w:val="00336A7B"/>
    <w:rsid w:val="00336AB9"/>
    <w:rsid w:val="00336B1B"/>
    <w:rsid w:val="00336B67"/>
    <w:rsid w:val="00336BCE"/>
    <w:rsid w:val="0033729C"/>
    <w:rsid w:val="0033740F"/>
    <w:rsid w:val="003376F6"/>
    <w:rsid w:val="0033799B"/>
    <w:rsid w:val="00337C82"/>
    <w:rsid w:val="00340651"/>
    <w:rsid w:val="00340830"/>
    <w:rsid w:val="00341258"/>
    <w:rsid w:val="0034163B"/>
    <w:rsid w:val="00341871"/>
    <w:rsid w:val="0034187A"/>
    <w:rsid w:val="00341C87"/>
    <w:rsid w:val="00341DEA"/>
    <w:rsid w:val="00342294"/>
    <w:rsid w:val="003425F4"/>
    <w:rsid w:val="003428C8"/>
    <w:rsid w:val="00342F2B"/>
    <w:rsid w:val="00342FBC"/>
    <w:rsid w:val="003431E2"/>
    <w:rsid w:val="003432AF"/>
    <w:rsid w:val="003435BF"/>
    <w:rsid w:val="00343776"/>
    <w:rsid w:val="00343B90"/>
    <w:rsid w:val="00343CFB"/>
    <w:rsid w:val="003443C0"/>
    <w:rsid w:val="003444EA"/>
    <w:rsid w:val="003445DB"/>
    <w:rsid w:val="00344975"/>
    <w:rsid w:val="003449BF"/>
    <w:rsid w:val="00344D2A"/>
    <w:rsid w:val="003455C9"/>
    <w:rsid w:val="003455F9"/>
    <w:rsid w:val="003456EF"/>
    <w:rsid w:val="003457C9"/>
    <w:rsid w:val="00345942"/>
    <w:rsid w:val="00345B8D"/>
    <w:rsid w:val="00346490"/>
    <w:rsid w:val="003464C5"/>
    <w:rsid w:val="00346C37"/>
    <w:rsid w:val="00346D75"/>
    <w:rsid w:val="00346DD0"/>
    <w:rsid w:val="00346FF0"/>
    <w:rsid w:val="003471D7"/>
    <w:rsid w:val="0034744B"/>
    <w:rsid w:val="00347637"/>
    <w:rsid w:val="00347659"/>
    <w:rsid w:val="00347CD8"/>
    <w:rsid w:val="00347DC7"/>
    <w:rsid w:val="003502BF"/>
    <w:rsid w:val="003503F6"/>
    <w:rsid w:val="00350437"/>
    <w:rsid w:val="00350527"/>
    <w:rsid w:val="00350607"/>
    <w:rsid w:val="0035098B"/>
    <w:rsid w:val="00350B43"/>
    <w:rsid w:val="00350C38"/>
    <w:rsid w:val="003518D8"/>
    <w:rsid w:val="003519C4"/>
    <w:rsid w:val="00351ED6"/>
    <w:rsid w:val="003520A5"/>
    <w:rsid w:val="003522BF"/>
    <w:rsid w:val="0035241E"/>
    <w:rsid w:val="00352473"/>
    <w:rsid w:val="00352518"/>
    <w:rsid w:val="00352629"/>
    <w:rsid w:val="003526FB"/>
    <w:rsid w:val="00352884"/>
    <w:rsid w:val="00352CEC"/>
    <w:rsid w:val="00352F55"/>
    <w:rsid w:val="0035319C"/>
    <w:rsid w:val="003531A7"/>
    <w:rsid w:val="003532C7"/>
    <w:rsid w:val="003541C7"/>
    <w:rsid w:val="00354250"/>
    <w:rsid w:val="0035434E"/>
    <w:rsid w:val="0035454B"/>
    <w:rsid w:val="00354619"/>
    <w:rsid w:val="003546D5"/>
    <w:rsid w:val="003547B4"/>
    <w:rsid w:val="00354A9E"/>
    <w:rsid w:val="00354B1C"/>
    <w:rsid w:val="00354B52"/>
    <w:rsid w:val="00354C36"/>
    <w:rsid w:val="00354DFC"/>
    <w:rsid w:val="003553DA"/>
    <w:rsid w:val="003557A3"/>
    <w:rsid w:val="00355924"/>
    <w:rsid w:val="00355DAF"/>
    <w:rsid w:val="00356121"/>
    <w:rsid w:val="00356491"/>
    <w:rsid w:val="003564ED"/>
    <w:rsid w:val="00356743"/>
    <w:rsid w:val="0035685B"/>
    <w:rsid w:val="00356A3D"/>
    <w:rsid w:val="00356B56"/>
    <w:rsid w:val="00356DA5"/>
    <w:rsid w:val="00356EE1"/>
    <w:rsid w:val="00356F72"/>
    <w:rsid w:val="00357102"/>
    <w:rsid w:val="00357493"/>
    <w:rsid w:val="0035752F"/>
    <w:rsid w:val="00357780"/>
    <w:rsid w:val="00357865"/>
    <w:rsid w:val="00357937"/>
    <w:rsid w:val="00357A36"/>
    <w:rsid w:val="00357A72"/>
    <w:rsid w:val="00357AD8"/>
    <w:rsid w:val="00357C8D"/>
    <w:rsid w:val="00357DC3"/>
    <w:rsid w:val="00357F20"/>
    <w:rsid w:val="00360C1C"/>
    <w:rsid w:val="00360E27"/>
    <w:rsid w:val="00360FC9"/>
    <w:rsid w:val="0036112F"/>
    <w:rsid w:val="00361331"/>
    <w:rsid w:val="003613D0"/>
    <w:rsid w:val="00361581"/>
    <w:rsid w:val="00361A4A"/>
    <w:rsid w:val="00361AA7"/>
    <w:rsid w:val="00361B81"/>
    <w:rsid w:val="00361BAF"/>
    <w:rsid w:val="00361C03"/>
    <w:rsid w:val="00361F3E"/>
    <w:rsid w:val="003626D5"/>
    <w:rsid w:val="00362810"/>
    <w:rsid w:val="0036282D"/>
    <w:rsid w:val="00362B26"/>
    <w:rsid w:val="00362CC7"/>
    <w:rsid w:val="00362EFC"/>
    <w:rsid w:val="00362FA6"/>
    <w:rsid w:val="00363115"/>
    <w:rsid w:val="003631B8"/>
    <w:rsid w:val="00363250"/>
    <w:rsid w:val="00363281"/>
    <w:rsid w:val="00363509"/>
    <w:rsid w:val="00363B14"/>
    <w:rsid w:val="00363D86"/>
    <w:rsid w:val="0036402C"/>
    <w:rsid w:val="003642D5"/>
    <w:rsid w:val="003646EA"/>
    <w:rsid w:val="00364A10"/>
    <w:rsid w:val="00364AA5"/>
    <w:rsid w:val="00364C25"/>
    <w:rsid w:val="00364CCD"/>
    <w:rsid w:val="00364D13"/>
    <w:rsid w:val="00364D51"/>
    <w:rsid w:val="00364EDB"/>
    <w:rsid w:val="00365225"/>
    <w:rsid w:val="003653A0"/>
    <w:rsid w:val="003658DF"/>
    <w:rsid w:val="003658E0"/>
    <w:rsid w:val="00365D61"/>
    <w:rsid w:val="00365D99"/>
    <w:rsid w:val="00365ECD"/>
    <w:rsid w:val="003669E1"/>
    <w:rsid w:val="00366B3F"/>
    <w:rsid w:val="00366EBB"/>
    <w:rsid w:val="003671B1"/>
    <w:rsid w:val="00367247"/>
    <w:rsid w:val="003673E7"/>
    <w:rsid w:val="0036746C"/>
    <w:rsid w:val="003674E5"/>
    <w:rsid w:val="003675B4"/>
    <w:rsid w:val="003676CF"/>
    <w:rsid w:val="00367936"/>
    <w:rsid w:val="00367CBB"/>
    <w:rsid w:val="00367D7C"/>
    <w:rsid w:val="00367E7C"/>
    <w:rsid w:val="00367E92"/>
    <w:rsid w:val="00367EAD"/>
    <w:rsid w:val="00370049"/>
    <w:rsid w:val="00370AF0"/>
    <w:rsid w:val="00370CD3"/>
    <w:rsid w:val="00371223"/>
    <w:rsid w:val="0037189C"/>
    <w:rsid w:val="00371947"/>
    <w:rsid w:val="00371C05"/>
    <w:rsid w:val="00371CA8"/>
    <w:rsid w:val="00371EC4"/>
    <w:rsid w:val="00371F70"/>
    <w:rsid w:val="00372415"/>
    <w:rsid w:val="0037288A"/>
    <w:rsid w:val="0037297E"/>
    <w:rsid w:val="003729CA"/>
    <w:rsid w:val="00372F8E"/>
    <w:rsid w:val="003736F7"/>
    <w:rsid w:val="0037388F"/>
    <w:rsid w:val="0037396F"/>
    <w:rsid w:val="00373EEC"/>
    <w:rsid w:val="0037400A"/>
    <w:rsid w:val="003741AF"/>
    <w:rsid w:val="003741D2"/>
    <w:rsid w:val="0037430A"/>
    <w:rsid w:val="003743B9"/>
    <w:rsid w:val="003744A4"/>
    <w:rsid w:val="0037468C"/>
    <w:rsid w:val="00374AA5"/>
    <w:rsid w:val="0037554F"/>
    <w:rsid w:val="0037573A"/>
    <w:rsid w:val="00375777"/>
    <w:rsid w:val="00375903"/>
    <w:rsid w:val="00375927"/>
    <w:rsid w:val="00375D66"/>
    <w:rsid w:val="00375DFB"/>
    <w:rsid w:val="003764C4"/>
    <w:rsid w:val="003764E5"/>
    <w:rsid w:val="0037663D"/>
    <w:rsid w:val="00376823"/>
    <w:rsid w:val="00376B00"/>
    <w:rsid w:val="00376FFE"/>
    <w:rsid w:val="00377267"/>
    <w:rsid w:val="00377839"/>
    <w:rsid w:val="00377AA7"/>
    <w:rsid w:val="00377BCB"/>
    <w:rsid w:val="00377E1E"/>
    <w:rsid w:val="00377F31"/>
    <w:rsid w:val="00377F9F"/>
    <w:rsid w:val="003800F0"/>
    <w:rsid w:val="0038018A"/>
    <w:rsid w:val="0038024B"/>
    <w:rsid w:val="003807D8"/>
    <w:rsid w:val="003809A7"/>
    <w:rsid w:val="00380B0B"/>
    <w:rsid w:val="00380B20"/>
    <w:rsid w:val="00380DC8"/>
    <w:rsid w:val="00380F15"/>
    <w:rsid w:val="003814EE"/>
    <w:rsid w:val="0038168E"/>
    <w:rsid w:val="003816DD"/>
    <w:rsid w:val="00381781"/>
    <w:rsid w:val="00381851"/>
    <w:rsid w:val="00381A41"/>
    <w:rsid w:val="00381A52"/>
    <w:rsid w:val="00381B68"/>
    <w:rsid w:val="00381BE7"/>
    <w:rsid w:val="00381F58"/>
    <w:rsid w:val="00382101"/>
    <w:rsid w:val="003824E2"/>
    <w:rsid w:val="00382627"/>
    <w:rsid w:val="00382A9C"/>
    <w:rsid w:val="00382DF0"/>
    <w:rsid w:val="00382DFA"/>
    <w:rsid w:val="003830AF"/>
    <w:rsid w:val="003830CC"/>
    <w:rsid w:val="0038313C"/>
    <w:rsid w:val="003831FC"/>
    <w:rsid w:val="00383377"/>
    <w:rsid w:val="003833BC"/>
    <w:rsid w:val="0038358D"/>
    <w:rsid w:val="00383915"/>
    <w:rsid w:val="00383956"/>
    <w:rsid w:val="00383CE6"/>
    <w:rsid w:val="00383DDF"/>
    <w:rsid w:val="00384265"/>
    <w:rsid w:val="003843C2"/>
    <w:rsid w:val="0038469F"/>
    <w:rsid w:val="003847DB"/>
    <w:rsid w:val="00384C0D"/>
    <w:rsid w:val="00384D20"/>
    <w:rsid w:val="00384DC9"/>
    <w:rsid w:val="00384E57"/>
    <w:rsid w:val="0038505E"/>
    <w:rsid w:val="00385535"/>
    <w:rsid w:val="00385BAF"/>
    <w:rsid w:val="00385D3F"/>
    <w:rsid w:val="00385F3F"/>
    <w:rsid w:val="0038611B"/>
    <w:rsid w:val="0038645F"/>
    <w:rsid w:val="00386672"/>
    <w:rsid w:val="003867CA"/>
    <w:rsid w:val="00386EC8"/>
    <w:rsid w:val="003871D1"/>
    <w:rsid w:val="00387654"/>
    <w:rsid w:val="00387909"/>
    <w:rsid w:val="00387C6D"/>
    <w:rsid w:val="00387C9D"/>
    <w:rsid w:val="00387DD2"/>
    <w:rsid w:val="00390476"/>
    <w:rsid w:val="00390E14"/>
    <w:rsid w:val="003917A0"/>
    <w:rsid w:val="003919F4"/>
    <w:rsid w:val="00391DF7"/>
    <w:rsid w:val="00391F69"/>
    <w:rsid w:val="00392FA1"/>
    <w:rsid w:val="0039329C"/>
    <w:rsid w:val="0039350A"/>
    <w:rsid w:val="00393637"/>
    <w:rsid w:val="0039379A"/>
    <w:rsid w:val="00393F0E"/>
    <w:rsid w:val="00394075"/>
    <w:rsid w:val="003940C2"/>
    <w:rsid w:val="003945B6"/>
    <w:rsid w:val="00394A52"/>
    <w:rsid w:val="00394A90"/>
    <w:rsid w:val="00394C80"/>
    <w:rsid w:val="0039501A"/>
    <w:rsid w:val="003951E6"/>
    <w:rsid w:val="00395344"/>
    <w:rsid w:val="003957F1"/>
    <w:rsid w:val="00395C42"/>
    <w:rsid w:val="0039624D"/>
    <w:rsid w:val="00396264"/>
    <w:rsid w:val="00396346"/>
    <w:rsid w:val="003964A4"/>
    <w:rsid w:val="003968BA"/>
    <w:rsid w:val="00396981"/>
    <w:rsid w:val="003972BC"/>
    <w:rsid w:val="00397A4C"/>
    <w:rsid w:val="00397DFE"/>
    <w:rsid w:val="003A04EC"/>
    <w:rsid w:val="003A0560"/>
    <w:rsid w:val="003A0A60"/>
    <w:rsid w:val="003A0E0C"/>
    <w:rsid w:val="003A107A"/>
    <w:rsid w:val="003A114C"/>
    <w:rsid w:val="003A18DE"/>
    <w:rsid w:val="003A19AD"/>
    <w:rsid w:val="003A2496"/>
    <w:rsid w:val="003A249E"/>
    <w:rsid w:val="003A25F9"/>
    <w:rsid w:val="003A2919"/>
    <w:rsid w:val="003A2F5B"/>
    <w:rsid w:val="003A3205"/>
    <w:rsid w:val="003A3248"/>
    <w:rsid w:val="003A3356"/>
    <w:rsid w:val="003A3718"/>
    <w:rsid w:val="003A376D"/>
    <w:rsid w:val="003A37EB"/>
    <w:rsid w:val="003A3974"/>
    <w:rsid w:val="003A3998"/>
    <w:rsid w:val="003A3F2D"/>
    <w:rsid w:val="003A408C"/>
    <w:rsid w:val="003A41D7"/>
    <w:rsid w:val="003A4452"/>
    <w:rsid w:val="003A46DB"/>
    <w:rsid w:val="003A4802"/>
    <w:rsid w:val="003A49C1"/>
    <w:rsid w:val="003A4CE1"/>
    <w:rsid w:val="003A4D25"/>
    <w:rsid w:val="003A4DA9"/>
    <w:rsid w:val="003A4DD6"/>
    <w:rsid w:val="003A4E63"/>
    <w:rsid w:val="003A4EA5"/>
    <w:rsid w:val="003A4FAB"/>
    <w:rsid w:val="003A529C"/>
    <w:rsid w:val="003A541B"/>
    <w:rsid w:val="003A5599"/>
    <w:rsid w:val="003A55DF"/>
    <w:rsid w:val="003A57E1"/>
    <w:rsid w:val="003A5AAC"/>
    <w:rsid w:val="003A5B94"/>
    <w:rsid w:val="003A5D9B"/>
    <w:rsid w:val="003A5E2E"/>
    <w:rsid w:val="003A5E3F"/>
    <w:rsid w:val="003A5FFC"/>
    <w:rsid w:val="003A60F1"/>
    <w:rsid w:val="003A6378"/>
    <w:rsid w:val="003A64EB"/>
    <w:rsid w:val="003A7001"/>
    <w:rsid w:val="003A72B9"/>
    <w:rsid w:val="003A72E2"/>
    <w:rsid w:val="003A75CB"/>
    <w:rsid w:val="003A77DA"/>
    <w:rsid w:val="003A78D4"/>
    <w:rsid w:val="003A79E9"/>
    <w:rsid w:val="003A7AE1"/>
    <w:rsid w:val="003A7B28"/>
    <w:rsid w:val="003A7D6E"/>
    <w:rsid w:val="003B005D"/>
    <w:rsid w:val="003B0185"/>
    <w:rsid w:val="003B0359"/>
    <w:rsid w:val="003B05DF"/>
    <w:rsid w:val="003B0ED4"/>
    <w:rsid w:val="003B104F"/>
    <w:rsid w:val="003B11D5"/>
    <w:rsid w:val="003B151A"/>
    <w:rsid w:val="003B1723"/>
    <w:rsid w:val="003B1C00"/>
    <w:rsid w:val="003B1D49"/>
    <w:rsid w:val="003B1FF0"/>
    <w:rsid w:val="003B20E7"/>
    <w:rsid w:val="003B260C"/>
    <w:rsid w:val="003B2C86"/>
    <w:rsid w:val="003B32C9"/>
    <w:rsid w:val="003B347E"/>
    <w:rsid w:val="003B350E"/>
    <w:rsid w:val="003B3603"/>
    <w:rsid w:val="003B3909"/>
    <w:rsid w:val="003B39F7"/>
    <w:rsid w:val="003B3A76"/>
    <w:rsid w:val="003B3EFA"/>
    <w:rsid w:val="003B405C"/>
    <w:rsid w:val="003B41AC"/>
    <w:rsid w:val="003B422C"/>
    <w:rsid w:val="003B4B76"/>
    <w:rsid w:val="003B4F65"/>
    <w:rsid w:val="003B56EE"/>
    <w:rsid w:val="003B5B2A"/>
    <w:rsid w:val="003B5CBD"/>
    <w:rsid w:val="003B60B8"/>
    <w:rsid w:val="003B6374"/>
    <w:rsid w:val="003B6516"/>
    <w:rsid w:val="003B68EC"/>
    <w:rsid w:val="003B6A0E"/>
    <w:rsid w:val="003B6DFF"/>
    <w:rsid w:val="003B6E74"/>
    <w:rsid w:val="003B6EC8"/>
    <w:rsid w:val="003B708E"/>
    <w:rsid w:val="003B717A"/>
    <w:rsid w:val="003B72CE"/>
    <w:rsid w:val="003B733C"/>
    <w:rsid w:val="003B7373"/>
    <w:rsid w:val="003B7861"/>
    <w:rsid w:val="003B7C4B"/>
    <w:rsid w:val="003C0346"/>
    <w:rsid w:val="003C07B8"/>
    <w:rsid w:val="003C0B6F"/>
    <w:rsid w:val="003C0C33"/>
    <w:rsid w:val="003C0D39"/>
    <w:rsid w:val="003C0FFA"/>
    <w:rsid w:val="003C10EE"/>
    <w:rsid w:val="003C13B2"/>
    <w:rsid w:val="003C1436"/>
    <w:rsid w:val="003C18C2"/>
    <w:rsid w:val="003C1C77"/>
    <w:rsid w:val="003C1E63"/>
    <w:rsid w:val="003C20B5"/>
    <w:rsid w:val="003C27E8"/>
    <w:rsid w:val="003C2DB6"/>
    <w:rsid w:val="003C2E4E"/>
    <w:rsid w:val="003C3149"/>
    <w:rsid w:val="003C31D2"/>
    <w:rsid w:val="003C3222"/>
    <w:rsid w:val="003C37AC"/>
    <w:rsid w:val="003C3CCC"/>
    <w:rsid w:val="003C3CD2"/>
    <w:rsid w:val="003C407C"/>
    <w:rsid w:val="003C466C"/>
    <w:rsid w:val="003C4CB0"/>
    <w:rsid w:val="003C551A"/>
    <w:rsid w:val="003C5922"/>
    <w:rsid w:val="003C59EE"/>
    <w:rsid w:val="003C5F59"/>
    <w:rsid w:val="003C628E"/>
    <w:rsid w:val="003C642B"/>
    <w:rsid w:val="003C64A3"/>
    <w:rsid w:val="003C64D5"/>
    <w:rsid w:val="003C665C"/>
    <w:rsid w:val="003C6967"/>
    <w:rsid w:val="003C6AB9"/>
    <w:rsid w:val="003C6F24"/>
    <w:rsid w:val="003C731A"/>
    <w:rsid w:val="003C7415"/>
    <w:rsid w:val="003C7469"/>
    <w:rsid w:val="003C761B"/>
    <w:rsid w:val="003C7777"/>
    <w:rsid w:val="003D002B"/>
    <w:rsid w:val="003D00A0"/>
    <w:rsid w:val="003D08B9"/>
    <w:rsid w:val="003D09C0"/>
    <w:rsid w:val="003D0BDD"/>
    <w:rsid w:val="003D0D75"/>
    <w:rsid w:val="003D0F04"/>
    <w:rsid w:val="003D0FF4"/>
    <w:rsid w:val="003D1699"/>
    <w:rsid w:val="003D1B31"/>
    <w:rsid w:val="003D1D76"/>
    <w:rsid w:val="003D1E97"/>
    <w:rsid w:val="003D2053"/>
    <w:rsid w:val="003D215E"/>
    <w:rsid w:val="003D23AD"/>
    <w:rsid w:val="003D298A"/>
    <w:rsid w:val="003D2D3E"/>
    <w:rsid w:val="003D33E8"/>
    <w:rsid w:val="003D34B3"/>
    <w:rsid w:val="003D37F8"/>
    <w:rsid w:val="003D3875"/>
    <w:rsid w:val="003D3D11"/>
    <w:rsid w:val="003D3F67"/>
    <w:rsid w:val="003D401B"/>
    <w:rsid w:val="003D41F3"/>
    <w:rsid w:val="003D4231"/>
    <w:rsid w:val="003D48AA"/>
    <w:rsid w:val="003D4AD3"/>
    <w:rsid w:val="003D587F"/>
    <w:rsid w:val="003D5B00"/>
    <w:rsid w:val="003D60D5"/>
    <w:rsid w:val="003D6949"/>
    <w:rsid w:val="003D69A3"/>
    <w:rsid w:val="003D6D73"/>
    <w:rsid w:val="003D6DB6"/>
    <w:rsid w:val="003D6F3C"/>
    <w:rsid w:val="003D7268"/>
    <w:rsid w:val="003D7480"/>
    <w:rsid w:val="003D74E9"/>
    <w:rsid w:val="003D7669"/>
    <w:rsid w:val="003D78C3"/>
    <w:rsid w:val="003D7B35"/>
    <w:rsid w:val="003D7D47"/>
    <w:rsid w:val="003E0862"/>
    <w:rsid w:val="003E1217"/>
    <w:rsid w:val="003E1304"/>
    <w:rsid w:val="003E21D2"/>
    <w:rsid w:val="003E2584"/>
    <w:rsid w:val="003E2AD8"/>
    <w:rsid w:val="003E2B85"/>
    <w:rsid w:val="003E310A"/>
    <w:rsid w:val="003E33D9"/>
    <w:rsid w:val="003E3420"/>
    <w:rsid w:val="003E3522"/>
    <w:rsid w:val="003E3553"/>
    <w:rsid w:val="003E3820"/>
    <w:rsid w:val="003E395B"/>
    <w:rsid w:val="003E40BC"/>
    <w:rsid w:val="003E4242"/>
    <w:rsid w:val="003E4369"/>
    <w:rsid w:val="003E498B"/>
    <w:rsid w:val="003E4E2F"/>
    <w:rsid w:val="003E4E3D"/>
    <w:rsid w:val="003E4F24"/>
    <w:rsid w:val="003E52DB"/>
    <w:rsid w:val="003E536E"/>
    <w:rsid w:val="003E5A6F"/>
    <w:rsid w:val="003E5CED"/>
    <w:rsid w:val="003E5EC3"/>
    <w:rsid w:val="003E6165"/>
    <w:rsid w:val="003E643F"/>
    <w:rsid w:val="003E69AC"/>
    <w:rsid w:val="003E6C83"/>
    <w:rsid w:val="003E6C9E"/>
    <w:rsid w:val="003E6DF7"/>
    <w:rsid w:val="003E7202"/>
    <w:rsid w:val="003E74B1"/>
    <w:rsid w:val="003E77D3"/>
    <w:rsid w:val="003E786D"/>
    <w:rsid w:val="003E7BBA"/>
    <w:rsid w:val="003E7C9F"/>
    <w:rsid w:val="003E7CB1"/>
    <w:rsid w:val="003F00C3"/>
    <w:rsid w:val="003F00F4"/>
    <w:rsid w:val="003F020F"/>
    <w:rsid w:val="003F03BA"/>
    <w:rsid w:val="003F0717"/>
    <w:rsid w:val="003F0C35"/>
    <w:rsid w:val="003F0F00"/>
    <w:rsid w:val="003F0F5F"/>
    <w:rsid w:val="003F136F"/>
    <w:rsid w:val="003F13AF"/>
    <w:rsid w:val="003F13B1"/>
    <w:rsid w:val="003F1495"/>
    <w:rsid w:val="003F1519"/>
    <w:rsid w:val="003F154B"/>
    <w:rsid w:val="003F15D7"/>
    <w:rsid w:val="003F1A74"/>
    <w:rsid w:val="003F1E79"/>
    <w:rsid w:val="003F215F"/>
    <w:rsid w:val="003F2316"/>
    <w:rsid w:val="003F23A6"/>
    <w:rsid w:val="003F2438"/>
    <w:rsid w:val="003F2547"/>
    <w:rsid w:val="003F254F"/>
    <w:rsid w:val="003F27F8"/>
    <w:rsid w:val="003F2B4C"/>
    <w:rsid w:val="003F2E0F"/>
    <w:rsid w:val="003F304F"/>
    <w:rsid w:val="003F3384"/>
    <w:rsid w:val="003F3500"/>
    <w:rsid w:val="003F3BD2"/>
    <w:rsid w:val="003F3D4A"/>
    <w:rsid w:val="003F3EDC"/>
    <w:rsid w:val="003F4128"/>
    <w:rsid w:val="003F42E7"/>
    <w:rsid w:val="003F45AD"/>
    <w:rsid w:val="003F4686"/>
    <w:rsid w:val="003F47AA"/>
    <w:rsid w:val="003F4B1A"/>
    <w:rsid w:val="003F4EF8"/>
    <w:rsid w:val="003F51DA"/>
    <w:rsid w:val="003F53F6"/>
    <w:rsid w:val="003F5782"/>
    <w:rsid w:val="003F592A"/>
    <w:rsid w:val="003F5C28"/>
    <w:rsid w:val="003F5D19"/>
    <w:rsid w:val="003F6267"/>
    <w:rsid w:val="003F6349"/>
    <w:rsid w:val="003F64C0"/>
    <w:rsid w:val="003F67DD"/>
    <w:rsid w:val="003F691C"/>
    <w:rsid w:val="003F69FE"/>
    <w:rsid w:val="003F6E77"/>
    <w:rsid w:val="003F6F10"/>
    <w:rsid w:val="003F7137"/>
    <w:rsid w:val="003F7B13"/>
    <w:rsid w:val="004001A8"/>
    <w:rsid w:val="004001B0"/>
    <w:rsid w:val="004001C9"/>
    <w:rsid w:val="00400220"/>
    <w:rsid w:val="0040055F"/>
    <w:rsid w:val="00400625"/>
    <w:rsid w:val="0040074F"/>
    <w:rsid w:val="0040084C"/>
    <w:rsid w:val="004008D4"/>
    <w:rsid w:val="004008E9"/>
    <w:rsid w:val="00400CEA"/>
    <w:rsid w:val="00401225"/>
    <w:rsid w:val="00401257"/>
    <w:rsid w:val="004012B2"/>
    <w:rsid w:val="00401B56"/>
    <w:rsid w:val="00401BAA"/>
    <w:rsid w:val="00401D81"/>
    <w:rsid w:val="004024F9"/>
    <w:rsid w:val="0040265E"/>
    <w:rsid w:val="00402D8A"/>
    <w:rsid w:val="00403570"/>
    <w:rsid w:val="0040369E"/>
    <w:rsid w:val="00403911"/>
    <w:rsid w:val="004039CF"/>
    <w:rsid w:val="004039F1"/>
    <w:rsid w:val="00403AFE"/>
    <w:rsid w:val="00403C72"/>
    <w:rsid w:val="00403C9C"/>
    <w:rsid w:val="00403E4E"/>
    <w:rsid w:val="00403F03"/>
    <w:rsid w:val="004042BC"/>
    <w:rsid w:val="004045D1"/>
    <w:rsid w:val="00404664"/>
    <w:rsid w:val="00404915"/>
    <w:rsid w:val="00404ACF"/>
    <w:rsid w:val="00404FBD"/>
    <w:rsid w:val="00405029"/>
    <w:rsid w:val="00405221"/>
    <w:rsid w:val="00405365"/>
    <w:rsid w:val="0040539F"/>
    <w:rsid w:val="00405D5A"/>
    <w:rsid w:val="00405E8C"/>
    <w:rsid w:val="0040622F"/>
    <w:rsid w:val="0040642F"/>
    <w:rsid w:val="004065D2"/>
    <w:rsid w:val="004068AD"/>
    <w:rsid w:val="00406D0A"/>
    <w:rsid w:val="00407028"/>
    <w:rsid w:val="00407082"/>
    <w:rsid w:val="004073EC"/>
    <w:rsid w:val="0040774A"/>
    <w:rsid w:val="00407913"/>
    <w:rsid w:val="004102E7"/>
    <w:rsid w:val="00410579"/>
    <w:rsid w:val="0041058F"/>
    <w:rsid w:val="0041091D"/>
    <w:rsid w:val="00410BAE"/>
    <w:rsid w:val="00410D8E"/>
    <w:rsid w:val="00411186"/>
    <w:rsid w:val="004112B2"/>
    <w:rsid w:val="004113CD"/>
    <w:rsid w:val="00411478"/>
    <w:rsid w:val="004115F5"/>
    <w:rsid w:val="00411812"/>
    <w:rsid w:val="00411E60"/>
    <w:rsid w:val="0041240C"/>
    <w:rsid w:val="00412555"/>
    <w:rsid w:val="00412778"/>
    <w:rsid w:val="0041290B"/>
    <w:rsid w:val="00412987"/>
    <w:rsid w:val="00412BA8"/>
    <w:rsid w:val="00412D53"/>
    <w:rsid w:val="00412FCE"/>
    <w:rsid w:val="00412FE7"/>
    <w:rsid w:val="004131FD"/>
    <w:rsid w:val="00413474"/>
    <w:rsid w:val="0041387B"/>
    <w:rsid w:val="00413F11"/>
    <w:rsid w:val="0041415C"/>
    <w:rsid w:val="0041429F"/>
    <w:rsid w:val="00414DA8"/>
    <w:rsid w:val="00414F61"/>
    <w:rsid w:val="00414FEE"/>
    <w:rsid w:val="00415441"/>
    <w:rsid w:val="004154BA"/>
    <w:rsid w:val="0041581E"/>
    <w:rsid w:val="00415822"/>
    <w:rsid w:val="004158DE"/>
    <w:rsid w:val="00415C40"/>
    <w:rsid w:val="00416560"/>
    <w:rsid w:val="00416B93"/>
    <w:rsid w:val="00416D9C"/>
    <w:rsid w:val="0041711A"/>
    <w:rsid w:val="004174FA"/>
    <w:rsid w:val="00417896"/>
    <w:rsid w:val="00417AD6"/>
    <w:rsid w:val="00417D69"/>
    <w:rsid w:val="00420439"/>
    <w:rsid w:val="00420AEA"/>
    <w:rsid w:val="00420EF5"/>
    <w:rsid w:val="004216E4"/>
    <w:rsid w:val="0042221F"/>
    <w:rsid w:val="004224F1"/>
    <w:rsid w:val="00422732"/>
    <w:rsid w:val="004227A8"/>
    <w:rsid w:val="004228F1"/>
    <w:rsid w:val="0042295E"/>
    <w:rsid w:val="00422AF2"/>
    <w:rsid w:val="00422E2C"/>
    <w:rsid w:val="00422F42"/>
    <w:rsid w:val="0042303D"/>
    <w:rsid w:val="0042310E"/>
    <w:rsid w:val="004235DE"/>
    <w:rsid w:val="004241AE"/>
    <w:rsid w:val="0042475A"/>
    <w:rsid w:val="0042497B"/>
    <w:rsid w:val="00424ACF"/>
    <w:rsid w:val="00424B1B"/>
    <w:rsid w:val="00424E6A"/>
    <w:rsid w:val="00424FA7"/>
    <w:rsid w:val="0042581B"/>
    <w:rsid w:val="004258D8"/>
    <w:rsid w:val="004259F3"/>
    <w:rsid w:val="00425E3A"/>
    <w:rsid w:val="00425F02"/>
    <w:rsid w:val="0042627F"/>
    <w:rsid w:val="00426356"/>
    <w:rsid w:val="0042648B"/>
    <w:rsid w:val="004265D6"/>
    <w:rsid w:val="00426716"/>
    <w:rsid w:val="00426D40"/>
    <w:rsid w:val="00426DEE"/>
    <w:rsid w:val="00426F1B"/>
    <w:rsid w:val="004274CF"/>
    <w:rsid w:val="00427B17"/>
    <w:rsid w:val="00427E37"/>
    <w:rsid w:val="00427F76"/>
    <w:rsid w:val="00427F85"/>
    <w:rsid w:val="004300BE"/>
    <w:rsid w:val="0043018B"/>
    <w:rsid w:val="004302B7"/>
    <w:rsid w:val="004302BF"/>
    <w:rsid w:val="004306D8"/>
    <w:rsid w:val="004310FB"/>
    <w:rsid w:val="004314E8"/>
    <w:rsid w:val="0043164C"/>
    <w:rsid w:val="00431C77"/>
    <w:rsid w:val="00431D54"/>
    <w:rsid w:val="00432033"/>
    <w:rsid w:val="00432545"/>
    <w:rsid w:val="004326F0"/>
    <w:rsid w:val="00432E25"/>
    <w:rsid w:val="00432FCE"/>
    <w:rsid w:val="004333EC"/>
    <w:rsid w:val="004335FB"/>
    <w:rsid w:val="0043396E"/>
    <w:rsid w:val="004339A2"/>
    <w:rsid w:val="004339C5"/>
    <w:rsid w:val="00433EA4"/>
    <w:rsid w:val="00433F0B"/>
    <w:rsid w:val="00434205"/>
    <w:rsid w:val="00434244"/>
    <w:rsid w:val="0043438D"/>
    <w:rsid w:val="004347C2"/>
    <w:rsid w:val="004348FE"/>
    <w:rsid w:val="00434D53"/>
    <w:rsid w:val="00434E75"/>
    <w:rsid w:val="00435086"/>
    <w:rsid w:val="00435513"/>
    <w:rsid w:val="00435720"/>
    <w:rsid w:val="0043590E"/>
    <w:rsid w:val="004359DB"/>
    <w:rsid w:val="00435A5B"/>
    <w:rsid w:val="00435CA6"/>
    <w:rsid w:val="00435DA3"/>
    <w:rsid w:val="00436061"/>
    <w:rsid w:val="0043615B"/>
    <w:rsid w:val="004361A2"/>
    <w:rsid w:val="004367B5"/>
    <w:rsid w:val="00436B73"/>
    <w:rsid w:val="00436E08"/>
    <w:rsid w:val="0043701F"/>
    <w:rsid w:val="004370D8"/>
    <w:rsid w:val="004379E7"/>
    <w:rsid w:val="00437BCA"/>
    <w:rsid w:val="00437C4A"/>
    <w:rsid w:val="00437C77"/>
    <w:rsid w:val="00437D6D"/>
    <w:rsid w:val="00437F3B"/>
    <w:rsid w:val="00441343"/>
    <w:rsid w:val="004414BE"/>
    <w:rsid w:val="004417D1"/>
    <w:rsid w:val="00441D2C"/>
    <w:rsid w:val="00441EA3"/>
    <w:rsid w:val="00441F7C"/>
    <w:rsid w:val="00442071"/>
    <w:rsid w:val="004421E9"/>
    <w:rsid w:val="0044253A"/>
    <w:rsid w:val="00442629"/>
    <w:rsid w:val="00442A66"/>
    <w:rsid w:val="00442AA3"/>
    <w:rsid w:val="00442B88"/>
    <w:rsid w:val="00442CB9"/>
    <w:rsid w:val="00442D05"/>
    <w:rsid w:val="00443510"/>
    <w:rsid w:val="004438D5"/>
    <w:rsid w:val="004439CF"/>
    <w:rsid w:val="00443AAE"/>
    <w:rsid w:val="00443AFE"/>
    <w:rsid w:val="00443C14"/>
    <w:rsid w:val="00443C8B"/>
    <w:rsid w:val="00443CC2"/>
    <w:rsid w:val="004440FD"/>
    <w:rsid w:val="00444254"/>
    <w:rsid w:val="0044443A"/>
    <w:rsid w:val="00444497"/>
    <w:rsid w:val="00444737"/>
    <w:rsid w:val="00444AD9"/>
    <w:rsid w:val="00445176"/>
    <w:rsid w:val="004451CE"/>
    <w:rsid w:val="00445432"/>
    <w:rsid w:val="00445665"/>
    <w:rsid w:val="00445ACF"/>
    <w:rsid w:val="00445F47"/>
    <w:rsid w:val="004463AC"/>
    <w:rsid w:val="00446A4F"/>
    <w:rsid w:val="00446D19"/>
    <w:rsid w:val="00446E1F"/>
    <w:rsid w:val="00446E33"/>
    <w:rsid w:val="00446F9F"/>
    <w:rsid w:val="00446FA4"/>
    <w:rsid w:val="004471A9"/>
    <w:rsid w:val="004473CC"/>
    <w:rsid w:val="0044766F"/>
    <w:rsid w:val="0044791C"/>
    <w:rsid w:val="00447D3E"/>
    <w:rsid w:val="00447D70"/>
    <w:rsid w:val="00447D97"/>
    <w:rsid w:val="00450094"/>
    <w:rsid w:val="0045042C"/>
    <w:rsid w:val="00450519"/>
    <w:rsid w:val="00451049"/>
    <w:rsid w:val="00451061"/>
    <w:rsid w:val="00451189"/>
    <w:rsid w:val="004511DF"/>
    <w:rsid w:val="00451347"/>
    <w:rsid w:val="0045169A"/>
    <w:rsid w:val="004517A6"/>
    <w:rsid w:val="00451AA4"/>
    <w:rsid w:val="00451C73"/>
    <w:rsid w:val="00451D28"/>
    <w:rsid w:val="00451D80"/>
    <w:rsid w:val="004520B7"/>
    <w:rsid w:val="00452B38"/>
    <w:rsid w:val="00452F47"/>
    <w:rsid w:val="004530D2"/>
    <w:rsid w:val="00453185"/>
    <w:rsid w:val="00453843"/>
    <w:rsid w:val="0045397A"/>
    <w:rsid w:val="00453D9E"/>
    <w:rsid w:val="00453E7B"/>
    <w:rsid w:val="00454026"/>
    <w:rsid w:val="0045449D"/>
    <w:rsid w:val="00454501"/>
    <w:rsid w:val="004548F2"/>
    <w:rsid w:val="00454AED"/>
    <w:rsid w:val="00454EE7"/>
    <w:rsid w:val="004550FF"/>
    <w:rsid w:val="0045539A"/>
    <w:rsid w:val="004557C4"/>
    <w:rsid w:val="0045590D"/>
    <w:rsid w:val="00455B22"/>
    <w:rsid w:val="00455BC4"/>
    <w:rsid w:val="00455C33"/>
    <w:rsid w:val="00455DE9"/>
    <w:rsid w:val="00455E54"/>
    <w:rsid w:val="00456400"/>
    <w:rsid w:val="004564BC"/>
    <w:rsid w:val="00456644"/>
    <w:rsid w:val="004567C9"/>
    <w:rsid w:val="00456809"/>
    <w:rsid w:val="0045681E"/>
    <w:rsid w:val="00456B33"/>
    <w:rsid w:val="00456E68"/>
    <w:rsid w:val="00456E91"/>
    <w:rsid w:val="00457777"/>
    <w:rsid w:val="00457C96"/>
    <w:rsid w:val="00457D72"/>
    <w:rsid w:val="004600FE"/>
    <w:rsid w:val="00460211"/>
    <w:rsid w:val="0046033C"/>
    <w:rsid w:val="004609A8"/>
    <w:rsid w:val="004609F7"/>
    <w:rsid w:val="00460E82"/>
    <w:rsid w:val="00460EB7"/>
    <w:rsid w:val="004612D0"/>
    <w:rsid w:val="00461404"/>
    <w:rsid w:val="004617C8"/>
    <w:rsid w:val="00461815"/>
    <w:rsid w:val="00461B2C"/>
    <w:rsid w:val="00461B63"/>
    <w:rsid w:val="004621CB"/>
    <w:rsid w:val="00462256"/>
    <w:rsid w:val="00462403"/>
    <w:rsid w:val="0046246C"/>
    <w:rsid w:val="004624FE"/>
    <w:rsid w:val="0046277E"/>
    <w:rsid w:val="00462827"/>
    <w:rsid w:val="00462A31"/>
    <w:rsid w:val="00462B09"/>
    <w:rsid w:val="00463148"/>
    <w:rsid w:val="004632DF"/>
    <w:rsid w:val="0046337A"/>
    <w:rsid w:val="00463B2E"/>
    <w:rsid w:val="00463B87"/>
    <w:rsid w:val="00463E05"/>
    <w:rsid w:val="00463F31"/>
    <w:rsid w:val="0046427B"/>
    <w:rsid w:val="00464380"/>
    <w:rsid w:val="004644B6"/>
    <w:rsid w:val="00464639"/>
    <w:rsid w:val="004646DC"/>
    <w:rsid w:val="00464991"/>
    <w:rsid w:val="004649DE"/>
    <w:rsid w:val="00464FB3"/>
    <w:rsid w:val="00465240"/>
    <w:rsid w:val="004654F4"/>
    <w:rsid w:val="004658E3"/>
    <w:rsid w:val="00465B7D"/>
    <w:rsid w:val="0046611B"/>
    <w:rsid w:val="00466134"/>
    <w:rsid w:val="00466432"/>
    <w:rsid w:val="00466511"/>
    <w:rsid w:val="004665C5"/>
    <w:rsid w:val="0046662A"/>
    <w:rsid w:val="0046671B"/>
    <w:rsid w:val="0046685D"/>
    <w:rsid w:val="00466EBA"/>
    <w:rsid w:val="00466F1D"/>
    <w:rsid w:val="0046717D"/>
    <w:rsid w:val="00467254"/>
    <w:rsid w:val="004672D0"/>
    <w:rsid w:val="004676DA"/>
    <w:rsid w:val="004678D2"/>
    <w:rsid w:val="00467A27"/>
    <w:rsid w:val="00467ADF"/>
    <w:rsid w:val="00467B4C"/>
    <w:rsid w:val="00467D0F"/>
    <w:rsid w:val="00470543"/>
    <w:rsid w:val="004706F6"/>
    <w:rsid w:val="00470BB2"/>
    <w:rsid w:val="00470D74"/>
    <w:rsid w:val="00470F80"/>
    <w:rsid w:val="0047115E"/>
    <w:rsid w:val="004711A5"/>
    <w:rsid w:val="004714D2"/>
    <w:rsid w:val="004719FB"/>
    <w:rsid w:val="00471AEA"/>
    <w:rsid w:val="00471B44"/>
    <w:rsid w:val="00471D32"/>
    <w:rsid w:val="00471F22"/>
    <w:rsid w:val="00472512"/>
    <w:rsid w:val="00472582"/>
    <w:rsid w:val="00472E42"/>
    <w:rsid w:val="00472EE3"/>
    <w:rsid w:val="00472F6A"/>
    <w:rsid w:val="004730FE"/>
    <w:rsid w:val="00473302"/>
    <w:rsid w:val="004736CB"/>
    <w:rsid w:val="00473990"/>
    <w:rsid w:val="00473B41"/>
    <w:rsid w:val="00473BE4"/>
    <w:rsid w:val="00473CA9"/>
    <w:rsid w:val="00473D1E"/>
    <w:rsid w:val="00474164"/>
    <w:rsid w:val="00474212"/>
    <w:rsid w:val="00474434"/>
    <w:rsid w:val="00474B50"/>
    <w:rsid w:val="00474BDC"/>
    <w:rsid w:val="00474D4E"/>
    <w:rsid w:val="00474F77"/>
    <w:rsid w:val="004751CC"/>
    <w:rsid w:val="00475443"/>
    <w:rsid w:val="004757B5"/>
    <w:rsid w:val="00476918"/>
    <w:rsid w:val="004769CE"/>
    <w:rsid w:val="00476E95"/>
    <w:rsid w:val="004770BA"/>
    <w:rsid w:val="004770E5"/>
    <w:rsid w:val="00477126"/>
    <w:rsid w:val="004774B0"/>
    <w:rsid w:val="0047752D"/>
    <w:rsid w:val="00477DCF"/>
    <w:rsid w:val="00477F12"/>
    <w:rsid w:val="00477FC6"/>
    <w:rsid w:val="004802E2"/>
    <w:rsid w:val="004807E9"/>
    <w:rsid w:val="00480BC7"/>
    <w:rsid w:val="00480FAB"/>
    <w:rsid w:val="00481429"/>
    <w:rsid w:val="0048171F"/>
    <w:rsid w:val="004818CC"/>
    <w:rsid w:val="00481A79"/>
    <w:rsid w:val="00481CC7"/>
    <w:rsid w:val="00481D8D"/>
    <w:rsid w:val="00481E5A"/>
    <w:rsid w:val="00482206"/>
    <w:rsid w:val="004823A2"/>
    <w:rsid w:val="00482884"/>
    <w:rsid w:val="00482A7D"/>
    <w:rsid w:val="00482E3C"/>
    <w:rsid w:val="004834F5"/>
    <w:rsid w:val="00483634"/>
    <w:rsid w:val="00483725"/>
    <w:rsid w:val="00483ACE"/>
    <w:rsid w:val="00483D3B"/>
    <w:rsid w:val="00483D3C"/>
    <w:rsid w:val="00483D98"/>
    <w:rsid w:val="00483EA3"/>
    <w:rsid w:val="00483FD7"/>
    <w:rsid w:val="004841E2"/>
    <w:rsid w:val="0048464B"/>
    <w:rsid w:val="004846C9"/>
    <w:rsid w:val="0048480D"/>
    <w:rsid w:val="00484877"/>
    <w:rsid w:val="0048492A"/>
    <w:rsid w:val="00484EA7"/>
    <w:rsid w:val="00485590"/>
    <w:rsid w:val="004856EA"/>
    <w:rsid w:val="00485901"/>
    <w:rsid w:val="00485F7F"/>
    <w:rsid w:val="00485FA0"/>
    <w:rsid w:val="004860CC"/>
    <w:rsid w:val="00486102"/>
    <w:rsid w:val="004863F0"/>
    <w:rsid w:val="004863FD"/>
    <w:rsid w:val="0048653C"/>
    <w:rsid w:val="00486715"/>
    <w:rsid w:val="00486850"/>
    <w:rsid w:val="00486D2D"/>
    <w:rsid w:val="00486F2D"/>
    <w:rsid w:val="00487012"/>
    <w:rsid w:val="004870DB"/>
    <w:rsid w:val="0048711E"/>
    <w:rsid w:val="00487152"/>
    <w:rsid w:val="00487389"/>
    <w:rsid w:val="00487502"/>
    <w:rsid w:val="00487616"/>
    <w:rsid w:val="0048763F"/>
    <w:rsid w:val="0048771A"/>
    <w:rsid w:val="00487AC8"/>
    <w:rsid w:val="00487EBB"/>
    <w:rsid w:val="00487FAF"/>
    <w:rsid w:val="00490273"/>
    <w:rsid w:val="00490447"/>
    <w:rsid w:val="00490610"/>
    <w:rsid w:val="004907B8"/>
    <w:rsid w:val="0049095C"/>
    <w:rsid w:val="00490CAC"/>
    <w:rsid w:val="00490E15"/>
    <w:rsid w:val="004911E2"/>
    <w:rsid w:val="00491757"/>
    <w:rsid w:val="00491886"/>
    <w:rsid w:val="00491EB9"/>
    <w:rsid w:val="00492357"/>
    <w:rsid w:val="004929B9"/>
    <w:rsid w:val="00492BA8"/>
    <w:rsid w:val="00492C45"/>
    <w:rsid w:val="00492FCB"/>
    <w:rsid w:val="004930BD"/>
    <w:rsid w:val="00493196"/>
    <w:rsid w:val="004934D7"/>
    <w:rsid w:val="004936F8"/>
    <w:rsid w:val="00493A9D"/>
    <w:rsid w:val="00493AC8"/>
    <w:rsid w:val="00493C50"/>
    <w:rsid w:val="00493CBB"/>
    <w:rsid w:val="004948A9"/>
    <w:rsid w:val="00494AEF"/>
    <w:rsid w:val="00494B48"/>
    <w:rsid w:val="00494C17"/>
    <w:rsid w:val="00494C89"/>
    <w:rsid w:val="00494CF7"/>
    <w:rsid w:val="00494D52"/>
    <w:rsid w:val="00495010"/>
    <w:rsid w:val="00495439"/>
    <w:rsid w:val="004954A9"/>
    <w:rsid w:val="00495531"/>
    <w:rsid w:val="0049560F"/>
    <w:rsid w:val="00495626"/>
    <w:rsid w:val="004956EB"/>
    <w:rsid w:val="004958E8"/>
    <w:rsid w:val="004960A0"/>
    <w:rsid w:val="00496114"/>
    <w:rsid w:val="0049620B"/>
    <w:rsid w:val="00496276"/>
    <w:rsid w:val="00496545"/>
    <w:rsid w:val="0049690D"/>
    <w:rsid w:val="00496B72"/>
    <w:rsid w:val="00496B9E"/>
    <w:rsid w:val="00496CBA"/>
    <w:rsid w:val="00496D71"/>
    <w:rsid w:val="00497159"/>
    <w:rsid w:val="00497178"/>
    <w:rsid w:val="0049728E"/>
    <w:rsid w:val="00497338"/>
    <w:rsid w:val="00497781"/>
    <w:rsid w:val="00497A82"/>
    <w:rsid w:val="00497CA8"/>
    <w:rsid w:val="004A0318"/>
    <w:rsid w:val="004A082A"/>
    <w:rsid w:val="004A0BAC"/>
    <w:rsid w:val="004A0CAE"/>
    <w:rsid w:val="004A0D9E"/>
    <w:rsid w:val="004A1372"/>
    <w:rsid w:val="004A145F"/>
    <w:rsid w:val="004A1634"/>
    <w:rsid w:val="004A1A11"/>
    <w:rsid w:val="004A1ABD"/>
    <w:rsid w:val="004A1AD0"/>
    <w:rsid w:val="004A1B11"/>
    <w:rsid w:val="004A1E6B"/>
    <w:rsid w:val="004A2253"/>
    <w:rsid w:val="004A26C1"/>
    <w:rsid w:val="004A2846"/>
    <w:rsid w:val="004A29E7"/>
    <w:rsid w:val="004A2D5A"/>
    <w:rsid w:val="004A2FF6"/>
    <w:rsid w:val="004A30DA"/>
    <w:rsid w:val="004A32ED"/>
    <w:rsid w:val="004A3324"/>
    <w:rsid w:val="004A3580"/>
    <w:rsid w:val="004A361C"/>
    <w:rsid w:val="004A3C7F"/>
    <w:rsid w:val="004A3CD2"/>
    <w:rsid w:val="004A3D9A"/>
    <w:rsid w:val="004A3ECC"/>
    <w:rsid w:val="004A3F18"/>
    <w:rsid w:val="004A4011"/>
    <w:rsid w:val="004A4096"/>
    <w:rsid w:val="004A40A4"/>
    <w:rsid w:val="004A436E"/>
    <w:rsid w:val="004A46E6"/>
    <w:rsid w:val="004A470B"/>
    <w:rsid w:val="004A4911"/>
    <w:rsid w:val="004A4A36"/>
    <w:rsid w:val="004A4DC4"/>
    <w:rsid w:val="004A4FFF"/>
    <w:rsid w:val="004A50D4"/>
    <w:rsid w:val="004A51EF"/>
    <w:rsid w:val="004A5330"/>
    <w:rsid w:val="004A5535"/>
    <w:rsid w:val="004A582F"/>
    <w:rsid w:val="004A5D26"/>
    <w:rsid w:val="004A6034"/>
    <w:rsid w:val="004A62FF"/>
    <w:rsid w:val="004A746F"/>
    <w:rsid w:val="004A7948"/>
    <w:rsid w:val="004A7ADB"/>
    <w:rsid w:val="004A7B09"/>
    <w:rsid w:val="004A7EF6"/>
    <w:rsid w:val="004B0259"/>
    <w:rsid w:val="004B0774"/>
    <w:rsid w:val="004B105E"/>
    <w:rsid w:val="004B12F3"/>
    <w:rsid w:val="004B161D"/>
    <w:rsid w:val="004B1677"/>
    <w:rsid w:val="004B1992"/>
    <w:rsid w:val="004B1BD2"/>
    <w:rsid w:val="004B1E1F"/>
    <w:rsid w:val="004B1F26"/>
    <w:rsid w:val="004B230D"/>
    <w:rsid w:val="004B29FC"/>
    <w:rsid w:val="004B2A6F"/>
    <w:rsid w:val="004B2CEE"/>
    <w:rsid w:val="004B2D57"/>
    <w:rsid w:val="004B305E"/>
    <w:rsid w:val="004B337A"/>
    <w:rsid w:val="004B356E"/>
    <w:rsid w:val="004B38D8"/>
    <w:rsid w:val="004B39A0"/>
    <w:rsid w:val="004B3A7E"/>
    <w:rsid w:val="004B3D23"/>
    <w:rsid w:val="004B3FBC"/>
    <w:rsid w:val="004B43A0"/>
    <w:rsid w:val="004B44C9"/>
    <w:rsid w:val="004B465A"/>
    <w:rsid w:val="004B4B17"/>
    <w:rsid w:val="004B520E"/>
    <w:rsid w:val="004B5456"/>
    <w:rsid w:val="004B5F28"/>
    <w:rsid w:val="004B621F"/>
    <w:rsid w:val="004B6300"/>
    <w:rsid w:val="004B657D"/>
    <w:rsid w:val="004B6BA1"/>
    <w:rsid w:val="004B6C3B"/>
    <w:rsid w:val="004B6E83"/>
    <w:rsid w:val="004B6F92"/>
    <w:rsid w:val="004B7018"/>
    <w:rsid w:val="004B7199"/>
    <w:rsid w:val="004B74F3"/>
    <w:rsid w:val="004B7524"/>
    <w:rsid w:val="004B75E4"/>
    <w:rsid w:val="004B7639"/>
    <w:rsid w:val="004B7CE7"/>
    <w:rsid w:val="004B7EC9"/>
    <w:rsid w:val="004C00AC"/>
    <w:rsid w:val="004C07D1"/>
    <w:rsid w:val="004C07E7"/>
    <w:rsid w:val="004C0AAF"/>
    <w:rsid w:val="004C0BE9"/>
    <w:rsid w:val="004C0D63"/>
    <w:rsid w:val="004C11ED"/>
    <w:rsid w:val="004C1747"/>
    <w:rsid w:val="004C18C1"/>
    <w:rsid w:val="004C2350"/>
    <w:rsid w:val="004C258A"/>
    <w:rsid w:val="004C25CE"/>
    <w:rsid w:val="004C25ED"/>
    <w:rsid w:val="004C2669"/>
    <w:rsid w:val="004C2693"/>
    <w:rsid w:val="004C296A"/>
    <w:rsid w:val="004C2BE3"/>
    <w:rsid w:val="004C2DB7"/>
    <w:rsid w:val="004C2E6F"/>
    <w:rsid w:val="004C3402"/>
    <w:rsid w:val="004C3758"/>
    <w:rsid w:val="004C377F"/>
    <w:rsid w:val="004C3976"/>
    <w:rsid w:val="004C3B23"/>
    <w:rsid w:val="004C3C75"/>
    <w:rsid w:val="004C3ED3"/>
    <w:rsid w:val="004C428D"/>
    <w:rsid w:val="004C42C6"/>
    <w:rsid w:val="004C4378"/>
    <w:rsid w:val="004C4722"/>
    <w:rsid w:val="004C4853"/>
    <w:rsid w:val="004C49BA"/>
    <w:rsid w:val="004C4D94"/>
    <w:rsid w:val="004C4DCB"/>
    <w:rsid w:val="004C4E4B"/>
    <w:rsid w:val="004C5861"/>
    <w:rsid w:val="004C589A"/>
    <w:rsid w:val="004C5BE9"/>
    <w:rsid w:val="004C5C2F"/>
    <w:rsid w:val="004C5DD7"/>
    <w:rsid w:val="004C5ED8"/>
    <w:rsid w:val="004C5F9C"/>
    <w:rsid w:val="004C6040"/>
    <w:rsid w:val="004C6057"/>
    <w:rsid w:val="004C6068"/>
    <w:rsid w:val="004C648A"/>
    <w:rsid w:val="004C64EC"/>
    <w:rsid w:val="004C66E2"/>
    <w:rsid w:val="004C692C"/>
    <w:rsid w:val="004C6C6D"/>
    <w:rsid w:val="004C6C9A"/>
    <w:rsid w:val="004C6DD8"/>
    <w:rsid w:val="004C7253"/>
    <w:rsid w:val="004C7404"/>
    <w:rsid w:val="004C7405"/>
    <w:rsid w:val="004C75DC"/>
    <w:rsid w:val="004C778A"/>
    <w:rsid w:val="004C77DA"/>
    <w:rsid w:val="004C77F0"/>
    <w:rsid w:val="004C7970"/>
    <w:rsid w:val="004D008C"/>
    <w:rsid w:val="004D0206"/>
    <w:rsid w:val="004D02FD"/>
    <w:rsid w:val="004D045B"/>
    <w:rsid w:val="004D079D"/>
    <w:rsid w:val="004D086A"/>
    <w:rsid w:val="004D093A"/>
    <w:rsid w:val="004D0C65"/>
    <w:rsid w:val="004D0F2F"/>
    <w:rsid w:val="004D1167"/>
    <w:rsid w:val="004D15D7"/>
    <w:rsid w:val="004D1C48"/>
    <w:rsid w:val="004D1EC5"/>
    <w:rsid w:val="004D1F46"/>
    <w:rsid w:val="004D2531"/>
    <w:rsid w:val="004D2685"/>
    <w:rsid w:val="004D2A3E"/>
    <w:rsid w:val="004D2FE0"/>
    <w:rsid w:val="004D36B4"/>
    <w:rsid w:val="004D383B"/>
    <w:rsid w:val="004D39BA"/>
    <w:rsid w:val="004D3C1F"/>
    <w:rsid w:val="004D3C2E"/>
    <w:rsid w:val="004D4038"/>
    <w:rsid w:val="004D479E"/>
    <w:rsid w:val="004D494F"/>
    <w:rsid w:val="004D49F3"/>
    <w:rsid w:val="004D4B53"/>
    <w:rsid w:val="004D4BCD"/>
    <w:rsid w:val="004D4EF2"/>
    <w:rsid w:val="004D4F95"/>
    <w:rsid w:val="004D50C1"/>
    <w:rsid w:val="004D5651"/>
    <w:rsid w:val="004D58DA"/>
    <w:rsid w:val="004D5990"/>
    <w:rsid w:val="004D5CEF"/>
    <w:rsid w:val="004D5EE2"/>
    <w:rsid w:val="004D67BE"/>
    <w:rsid w:val="004D6BCF"/>
    <w:rsid w:val="004D6E0A"/>
    <w:rsid w:val="004D71AB"/>
    <w:rsid w:val="004D734F"/>
    <w:rsid w:val="004D7535"/>
    <w:rsid w:val="004D7566"/>
    <w:rsid w:val="004D7605"/>
    <w:rsid w:val="004D7FED"/>
    <w:rsid w:val="004E00C1"/>
    <w:rsid w:val="004E02DC"/>
    <w:rsid w:val="004E02F4"/>
    <w:rsid w:val="004E0A69"/>
    <w:rsid w:val="004E0AD2"/>
    <w:rsid w:val="004E1360"/>
    <w:rsid w:val="004E139C"/>
    <w:rsid w:val="004E1D12"/>
    <w:rsid w:val="004E1DF2"/>
    <w:rsid w:val="004E1E97"/>
    <w:rsid w:val="004E2078"/>
    <w:rsid w:val="004E2643"/>
    <w:rsid w:val="004E2867"/>
    <w:rsid w:val="004E2948"/>
    <w:rsid w:val="004E2A9E"/>
    <w:rsid w:val="004E2D74"/>
    <w:rsid w:val="004E34CF"/>
    <w:rsid w:val="004E359A"/>
    <w:rsid w:val="004E363F"/>
    <w:rsid w:val="004E3671"/>
    <w:rsid w:val="004E3692"/>
    <w:rsid w:val="004E3E49"/>
    <w:rsid w:val="004E3ED2"/>
    <w:rsid w:val="004E4132"/>
    <w:rsid w:val="004E4341"/>
    <w:rsid w:val="004E4452"/>
    <w:rsid w:val="004E45F7"/>
    <w:rsid w:val="004E470A"/>
    <w:rsid w:val="004E4830"/>
    <w:rsid w:val="004E4B56"/>
    <w:rsid w:val="004E4C53"/>
    <w:rsid w:val="004E4ED6"/>
    <w:rsid w:val="004E5072"/>
    <w:rsid w:val="004E5379"/>
    <w:rsid w:val="004E573E"/>
    <w:rsid w:val="004E5814"/>
    <w:rsid w:val="004E5831"/>
    <w:rsid w:val="004E5948"/>
    <w:rsid w:val="004E5CCE"/>
    <w:rsid w:val="004E6153"/>
    <w:rsid w:val="004E63B0"/>
    <w:rsid w:val="004E699E"/>
    <w:rsid w:val="004E6AA5"/>
    <w:rsid w:val="004E6D24"/>
    <w:rsid w:val="004E7075"/>
    <w:rsid w:val="004E7079"/>
    <w:rsid w:val="004E7426"/>
    <w:rsid w:val="004E75B7"/>
    <w:rsid w:val="004E7863"/>
    <w:rsid w:val="004E7B05"/>
    <w:rsid w:val="004E7C35"/>
    <w:rsid w:val="004E7D8D"/>
    <w:rsid w:val="004E7FD3"/>
    <w:rsid w:val="004F033B"/>
    <w:rsid w:val="004F0AF7"/>
    <w:rsid w:val="004F0C49"/>
    <w:rsid w:val="004F0EDF"/>
    <w:rsid w:val="004F0FB5"/>
    <w:rsid w:val="004F108F"/>
    <w:rsid w:val="004F124E"/>
    <w:rsid w:val="004F15CF"/>
    <w:rsid w:val="004F167E"/>
    <w:rsid w:val="004F19A5"/>
    <w:rsid w:val="004F1EB4"/>
    <w:rsid w:val="004F1F4C"/>
    <w:rsid w:val="004F24DE"/>
    <w:rsid w:val="004F2573"/>
    <w:rsid w:val="004F26BC"/>
    <w:rsid w:val="004F2B05"/>
    <w:rsid w:val="004F2E55"/>
    <w:rsid w:val="004F2FB5"/>
    <w:rsid w:val="004F3027"/>
    <w:rsid w:val="004F3CC0"/>
    <w:rsid w:val="004F3E5A"/>
    <w:rsid w:val="004F4428"/>
    <w:rsid w:val="004F44C0"/>
    <w:rsid w:val="004F4512"/>
    <w:rsid w:val="004F473E"/>
    <w:rsid w:val="004F4899"/>
    <w:rsid w:val="004F4A18"/>
    <w:rsid w:val="004F4B4E"/>
    <w:rsid w:val="004F4DB4"/>
    <w:rsid w:val="004F4E10"/>
    <w:rsid w:val="004F4EE5"/>
    <w:rsid w:val="004F4FA5"/>
    <w:rsid w:val="004F51AB"/>
    <w:rsid w:val="004F565C"/>
    <w:rsid w:val="004F5750"/>
    <w:rsid w:val="004F57E6"/>
    <w:rsid w:val="004F582C"/>
    <w:rsid w:val="004F58BE"/>
    <w:rsid w:val="004F5C58"/>
    <w:rsid w:val="004F5CE2"/>
    <w:rsid w:val="004F646C"/>
    <w:rsid w:val="004F65E0"/>
    <w:rsid w:val="004F6702"/>
    <w:rsid w:val="004F731F"/>
    <w:rsid w:val="004F74F1"/>
    <w:rsid w:val="004F755C"/>
    <w:rsid w:val="004F7647"/>
    <w:rsid w:val="004F7FCC"/>
    <w:rsid w:val="005001A7"/>
    <w:rsid w:val="0050057C"/>
    <w:rsid w:val="005009FA"/>
    <w:rsid w:val="00500B0A"/>
    <w:rsid w:val="00500C06"/>
    <w:rsid w:val="00500D56"/>
    <w:rsid w:val="0050122E"/>
    <w:rsid w:val="005015D2"/>
    <w:rsid w:val="0050160B"/>
    <w:rsid w:val="005018B5"/>
    <w:rsid w:val="005020E0"/>
    <w:rsid w:val="005021D0"/>
    <w:rsid w:val="00502534"/>
    <w:rsid w:val="00502778"/>
    <w:rsid w:val="005029AF"/>
    <w:rsid w:val="00502AFC"/>
    <w:rsid w:val="00502B90"/>
    <w:rsid w:val="00502CD4"/>
    <w:rsid w:val="00502EA5"/>
    <w:rsid w:val="00502FC8"/>
    <w:rsid w:val="00503032"/>
    <w:rsid w:val="005030DF"/>
    <w:rsid w:val="0050328B"/>
    <w:rsid w:val="0050343D"/>
    <w:rsid w:val="005035BE"/>
    <w:rsid w:val="00503631"/>
    <w:rsid w:val="0050377D"/>
    <w:rsid w:val="00503A13"/>
    <w:rsid w:val="00504740"/>
    <w:rsid w:val="005049F3"/>
    <w:rsid w:val="00504ADE"/>
    <w:rsid w:val="00504E45"/>
    <w:rsid w:val="0050549E"/>
    <w:rsid w:val="00505C52"/>
    <w:rsid w:val="00505EED"/>
    <w:rsid w:val="005061C3"/>
    <w:rsid w:val="00506534"/>
    <w:rsid w:val="0050675C"/>
    <w:rsid w:val="00506765"/>
    <w:rsid w:val="00506E4C"/>
    <w:rsid w:val="0050717B"/>
    <w:rsid w:val="00507716"/>
    <w:rsid w:val="005079AB"/>
    <w:rsid w:val="00507BBB"/>
    <w:rsid w:val="00507C49"/>
    <w:rsid w:val="00507EC5"/>
    <w:rsid w:val="005100C0"/>
    <w:rsid w:val="0051023A"/>
    <w:rsid w:val="005102D6"/>
    <w:rsid w:val="00510441"/>
    <w:rsid w:val="005105A4"/>
    <w:rsid w:val="00510696"/>
    <w:rsid w:val="00510712"/>
    <w:rsid w:val="00510A26"/>
    <w:rsid w:val="00510A6F"/>
    <w:rsid w:val="00510A8A"/>
    <w:rsid w:val="00510B5B"/>
    <w:rsid w:val="00510F0B"/>
    <w:rsid w:val="00511055"/>
    <w:rsid w:val="005116D8"/>
    <w:rsid w:val="00511A32"/>
    <w:rsid w:val="00512194"/>
    <w:rsid w:val="005126C8"/>
    <w:rsid w:val="0051273C"/>
    <w:rsid w:val="00512858"/>
    <w:rsid w:val="0051285C"/>
    <w:rsid w:val="00512CF7"/>
    <w:rsid w:val="00512E45"/>
    <w:rsid w:val="00512F3D"/>
    <w:rsid w:val="005130D2"/>
    <w:rsid w:val="00513249"/>
    <w:rsid w:val="00513369"/>
    <w:rsid w:val="00513497"/>
    <w:rsid w:val="005134EE"/>
    <w:rsid w:val="00513C3A"/>
    <w:rsid w:val="00513FC4"/>
    <w:rsid w:val="00514085"/>
    <w:rsid w:val="005141E9"/>
    <w:rsid w:val="00514585"/>
    <w:rsid w:val="00514E25"/>
    <w:rsid w:val="00514FE3"/>
    <w:rsid w:val="0051508D"/>
    <w:rsid w:val="0051591B"/>
    <w:rsid w:val="00515CC0"/>
    <w:rsid w:val="00515E0A"/>
    <w:rsid w:val="00516292"/>
    <w:rsid w:val="00516652"/>
    <w:rsid w:val="0051691D"/>
    <w:rsid w:val="00516A53"/>
    <w:rsid w:val="00516B98"/>
    <w:rsid w:val="00516CE5"/>
    <w:rsid w:val="005170B8"/>
    <w:rsid w:val="00517353"/>
    <w:rsid w:val="00517BC4"/>
    <w:rsid w:val="00517C25"/>
    <w:rsid w:val="00517CBA"/>
    <w:rsid w:val="00517F53"/>
    <w:rsid w:val="00520148"/>
    <w:rsid w:val="00520166"/>
    <w:rsid w:val="00520374"/>
    <w:rsid w:val="00520727"/>
    <w:rsid w:val="00520ABB"/>
    <w:rsid w:val="00520D3A"/>
    <w:rsid w:val="00521431"/>
    <w:rsid w:val="0052173E"/>
    <w:rsid w:val="00521A04"/>
    <w:rsid w:val="00521D20"/>
    <w:rsid w:val="00521E7F"/>
    <w:rsid w:val="00521F76"/>
    <w:rsid w:val="00522133"/>
    <w:rsid w:val="005224E3"/>
    <w:rsid w:val="00522D36"/>
    <w:rsid w:val="00522FD9"/>
    <w:rsid w:val="00523054"/>
    <w:rsid w:val="005231E8"/>
    <w:rsid w:val="005235F5"/>
    <w:rsid w:val="00523606"/>
    <w:rsid w:val="00523748"/>
    <w:rsid w:val="00523762"/>
    <w:rsid w:val="005240A3"/>
    <w:rsid w:val="005240C5"/>
    <w:rsid w:val="005240D3"/>
    <w:rsid w:val="005243E4"/>
    <w:rsid w:val="005247D0"/>
    <w:rsid w:val="005248E9"/>
    <w:rsid w:val="005248F3"/>
    <w:rsid w:val="00524E36"/>
    <w:rsid w:val="00524EE1"/>
    <w:rsid w:val="00524F33"/>
    <w:rsid w:val="0052510D"/>
    <w:rsid w:val="005254E7"/>
    <w:rsid w:val="0052580C"/>
    <w:rsid w:val="00525937"/>
    <w:rsid w:val="005260C0"/>
    <w:rsid w:val="0052633A"/>
    <w:rsid w:val="005265C7"/>
    <w:rsid w:val="00526982"/>
    <w:rsid w:val="005269B9"/>
    <w:rsid w:val="00526C15"/>
    <w:rsid w:val="0052712C"/>
    <w:rsid w:val="00527467"/>
    <w:rsid w:val="00527674"/>
    <w:rsid w:val="0052781C"/>
    <w:rsid w:val="00527A04"/>
    <w:rsid w:val="00527B82"/>
    <w:rsid w:val="00527C43"/>
    <w:rsid w:val="00527C4C"/>
    <w:rsid w:val="00527E00"/>
    <w:rsid w:val="00527E63"/>
    <w:rsid w:val="00527E93"/>
    <w:rsid w:val="0053031C"/>
    <w:rsid w:val="00530451"/>
    <w:rsid w:val="005319A2"/>
    <w:rsid w:val="005319E3"/>
    <w:rsid w:val="00531B09"/>
    <w:rsid w:val="00531B1B"/>
    <w:rsid w:val="00531D38"/>
    <w:rsid w:val="00531E33"/>
    <w:rsid w:val="00531F03"/>
    <w:rsid w:val="00532297"/>
    <w:rsid w:val="0053232E"/>
    <w:rsid w:val="0053265B"/>
    <w:rsid w:val="00532729"/>
    <w:rsid w:val="00532863"/>
    <w:rsid w:val="00532899"/>
    <w:rsid w:val="0053294B"/>
    <w:rsid w:val="005329B7"/>
    <w:rsid w:val="00532E2F"/>
    <w:rsid w:val="00533052"/>
    <w:rsid w:val="005331E7"/>
    <w:rsid w:val="00533509"/>
    <w:rsid w:val="005338F3"/>
    <w:rsid w:val="0053391B"/>
    <w:rsid w:val="00533A04"/>
    <w:rsid w:val="00533BFE"/>
    <w:rsid w:val="00534019"/>
    <w:rsid w:val="00534099"/>
    <w:rsid w:val="0053416C"/>
    <w:rsid w:val="005342F8"/>
    <w:rsid w:val="00534588"/>
    <w:rsid w:val="005347CB"/>
    <w:rsid w:val="00534853"/>
    <w:rsid w:val="00534DE2"/>
    <w:rsid w:val="00535557"/>
    <w:rsid w:val="00535598"/>
    <w:rsid w:val="00535A97"/>
    <w:rsid w:val="00535C95"/>
    <w:rsid w:val="00535CCC"/>
    <w:rsid w:val="00535CD1"/>
    <w:rsid w:val="00535D8D"/>
    <w:rsid w:val="00536201"/>
    <w:rsid w:val="005362AF"/>
    <w:rsid w:val="00536330"/>
    <w:rsid w:val="0053637E"/>
    <w:rsid w:val="00536603"/>
    <w:rsid w:val="0053691C"/>
    <w:rsid w:val="00536B3E"/>
    <w:rsid w:val="00536CE0"/>
    <w:rsid w:val="00536D06"/>
    <w:rsid w:val="00536FA8"/>
    <w:rsid w:val="00537155"/>
    <w:rsid w:val="00537191"/>
    <w:rsid w:val="005372F3"/>
    <w:rsid w:val="00537553"/>
    <w:rsid w:val="005375C1"/>
    <w:rsid w:val="0053763B"/>
    <w:rsid w:val="00537648"/>
    <w:rsid w:val="00537852"/>
    <w:rsid w:val="00537857"/>
    <w:rsid w:val="00537A02"/>
    <w:rsid w:val="00537ACA"/>
    <w:rsid w:val="00537B53"/>
    <w:rsid w:val="00537CD2"/>
    <w:rsid w:val="005401B1"/>
    <w:rsid w:val="00540471"/>
    <w:rsid w:val="005406F6"/>
    <w:rsid w:val="00540A9D"/>
    <w:rsid w:val="00540B14"/>
    <w:rsid w:val="00540BE3"/>
    <w:rsid w:val="005410A7"/>
    <w:rsid w:val="00541113"/>
    <w:rsid w:val="0054160E"/>
    <w:rsid w:val="00541814"/>
    <w:rsid w:val="00541A69"/>
    <w:rsid w:val="00541BFE"/>
    <w:rsid w:val="005420CD"/>
    <w:rsid w:val="00542344"/>
    <w:rsid w:val="00542512"/>
    <w:rsid w:val="005426CD"/>
    <w:rsid w:val="005428EC"/>
    <w:rsid w:val="00542FB0"/>
    <w:rsid w:val="0054312E"/>
    <w:rsid w:val="00543145"/>
    <w:rsid w:val="005431CD"/>
    <w:rsid w:val="005434B1"/>
    <w:rsid w:val="00543513"/>
    <w:rsid w:val="005435F2"/>
    <w:rsid w:val="00543FA8"/>
    <w:rsid w:val="005441BC"/>
    <w:rsid w:val="00544328"/>
    <w:rsid w:val="0054450A"/>
    <w:rsid w:val="00544AD6"/>
    <w:rsid w:val="005451A8"/>
    <w:rsid w:val="005451B2"/>
    <w:rsid w:val="00545203"/>
    <w:rsid w:val="00545CDA"/>
    <w:rsid w:val="005460A9"/>
    <w:rsid w:val="005460D5"/>
    <w:rsid w:val="00546412"/>
    <w:rsid w:val="00546449"/>
    <w:rsid w:val="005476B2"/>
    <w:rsid w:val="0054787D"/>
    <w:rsid w:val="00547AD5"/>
    <w:rsid w:val="00547E31"/>
    <w:rsid w:val="00547F90"/>
    <w:rsid w:val="0055014E"/>
    <w:rsid w:val="00550191"/>
    <w:rsid w:val="005502C7"/>
    <w:rsid w:val="00550366"/>
    <w:rsid w:val="005509D4"/>
    <w:rsid w:val="00550D4D"/>
    <w:rsid w:val="00550EB4"/>
    <w:rsid w:val="005510BF"/>
    <w:rsid w:val="005511D8"/>
    <w:rsid w:val="005514F6"/>
    <w:rsid w:val="00551E6B"/>
    <w:rsid w:val="00551EF1"/>
    <w:rsid w:val="00552033"/>
    <w:rsid w:val="0055245E"/>
    <w:rsid w:val="005529FC"/>
    <w:rsid w:val="00552C50"/>
    <w:rsid w:val="00552CDC"/>
    <w:rsid w:val="00552CF2"/>
    <w:rsid w:val="00553043"/>
    <w:rsid w:val="00553058"/>
    <w:rsid w:val="0055325D"/>
    <w:rsid w:val="0055329A"/>
    <w:rsid w:val="005535E8"/>
    <w:rsid w:val="00553A3F"/>
    <w:rsid w:val="00553BFE"/>
    <w:rsid w:val="00553D0A"/>
    <w:rsid w:val="005540AF"/>
    <w:rsid w:val="00555021"/>
    <w:rsid w:val="0055506B"/>
    <w:rsid w:val="00555284"/>
    <w:rsid w:val="00555492"/>
    <w:rsid w:val="0055559B"/>
    <w:rsid w:val="00555A56"/>
    <w:rsid w:val="00555C1A"/>
    <w:rsid w:val="00555CD7"/>
    <w:rsid w:val="00555D68"/>
    <w:rsid w:val="00555FBB"/>
    <w:rsid w:val="005561C5"/>
    <w:rsid w:val="005561DB"/>
    <w:rsid w:val="00556238"/>
    <w:rsid w:val="005563E3"/>
    <w:rsid w:val="005563FC"/>
    <w:rsid w:val="00556426"/>
    <w:rsid w:val="005565E0"/>
    <w:rsid w:val="0055664F"/>
    <w:rsid w:val="005568AC"/>
    <w:rsid w:val="0055695E"/>
    <w:rsid w:val="00556EF3"/>
    <w:rsid w:val="0055719F"/>
    <w:rsid w:val="00557B0A"/>
    <w:rsid w:val="00557BF3"/>
    <w:rsid w:val="00557C08"/>
    <w:rsid w:val="00557CDE"/>
    <w:rsid w:val="00557CE7"/>
    <w:rsid w:val="00557E88"/>
    <w:rsid w:val="00560058"/>
    <w:rsid w:val="00560437"/>
    <w:rsid w:val="00560A79"/>
    <w:rsid w:val="00560E51"/>
    <w:rsid w:val="0056135E"/>
    <w:rsid w:val="00561381"/>
    <w:rsid w:val="00561433"/>
    <w:rsid w:val="00561BE5"/>
    <w:rsid w:val="00561DD4"/>
    <w:rsid w:val="00561FA5"/>
    <w:rsid w:val="00562058"/>
    <w:rsid w:val="005620A8"/>
    <w:rsid w:val="00562145"/>
    <w:rsid w:val="005622B8"/>
    <w:rsid w:val="00562974"/>
    <w:rsid w:val="00562AD7"/>
    <w:rsid w:val="00562B03"/>
    <w:rsid w:val="0056351F"/>
    <w:rsid w:val="005636CE"/>
    <w:rsid w:val="005638AB"/>
    <w:rsid w:val="00563BB8"/>
    <w:rsid w:val="005642EA"/>
    <w:rsid w:val="00564936"/>
    <w:rsid w:val="00564A32"/>
    <w:rsid w:val="00564C42"/>
    <w:rsid w:val="005651F8"/>
    <w:rsid w:val="0056552B"/>
    <w:rsid w:val="00565667"/>
    <w:rsid w:val="00565D19"/>
    <w:rsid w:val="00565EE5"/>
    <w:rsid w:val="00566461"/>
    <w:rsid w:val="005664C8"/>
    <w:rsid w:val="00566954"/>
    <w:rsid w:val="00566964"/>
    <w:rsid w:val="00566AEF"/>
    <w:rsid w:val="00566E6E"/>
    <w:rsid w:val="005671AF"/>
    <w:rsid w:val="0056787B"/>
    <w:rsid w:val="00567985"/>
    <w:rsid w:val="00567E04"/>
    <w:rsid w:val="00570008"/>
    <w:rsid w:val="005704F0"/>
    <w:rsid w:val="00570538"/>
    <w:rsid w:val="005705A5"/>
    <w:rsid w:val="00570829"/>
    <w:rsid w:val="00570B07"/>
    <w:rsid w:val="00570B5D"/>
    <w:rsid w:val="00570F96"/>
    <w:rsid w:val="00570FAE"/>
    <w:rsid w:val="00571340"/>
    <w:rsid w:val="0057138D"/>
    <w:rsid w:val="005718C7"/>
    <w:rsid w:val="00571AEE"/>
    <w:rsid w:val="00571B4A"/>
    <w:rsid w:val="00572A72"/>
    <w:rsid w:val="00572DE3"/>
    <w:rsid w:val="00573012"/>
    <w:rsid w:val="005730EF"/>
    <w:rsid w:val="0057329E"/>
    <w:rsid w:val="00573347"/>
    <w:rsid w:val="00573479"/>
    <w:rsid w:val="005735FA"/>
    <w:rsid w:val="00573770"/>
    <w:rsid w:val="005739C8"/>
    <w:rsid w:val="00573AD3"/>
    <w:rsid w:val="00573D9C"/>
    <w:rsid w:val="00573DD2"/>
    <w:rsid w:val="00573F9E"/>
    <w:rsid w:val="005742CC"/>
    <w:rsid w:val="00574471"/>
    <w:rsid w:val="00574795"/>
    <w:rsid w:val="00574AC2"/>
    <w:rsid w:val="00574D0B"/>
    <w:rsid w:val="00575086"/>
    <w:rsid w:val="005756CB"/>
    <w:rsid w:val="0057596A"/>
    <w:rsid w:val="00575D5D"/>
    <w:rsid w:val="00575EE2"/>
    <w:rsid w:val="0057602D"/>
    <w:rsid w:val="0057613B"/>
    <w:rsid w:val="00576276"/>
    <w:rsid w:val="00576293"/>
    <w:rsid w:val="00576498"/>
    <w:rsid w:val="0057685F"/>
    <w:rsid w:val="00576879"/>
    <w:rsid w:val="00576BCB"/>
    <w:rsid w:val="00576FC4"/>
    <w:rsid w:val="005775CB"/>
    <w:rsid w:val="005775D4"/>
    <w:rsid w:val="005776EC"/>
    <w:rsid w:val="00577AFB"/>
    <w:rsid w:val="00577C1D"/>
    <w:rsid w:val="00577D7D"/>
    <w:rsid w:val="005801D4"/>
    <w:rsid w:val="005802EA"/>
    <w:rsid w:val="00580AD2"/>
    <w:rsid w:val="00580AEA"/>
    <w:rsid w:val="00580DB8"/>
    <w:rsid w:val="00581A8B"/>
    <w:rsid w:val="00581B33"/>
    <w:rsid w:val="00581DED"/>
    <w:rsid w:val="0058221E"/>
    <w:rsid w:val="00582379"/>
    <w:rsid w:val="00582576"/>
    <w:rsid w:val="00582DB9"/>
    <w:rsid w:val="00582FF3"/>
    <w:rsid w:val="0058301E"/>
    <w:rsid w:val="0058340C"/>
    <w:rsid w:val="005837B0"/>
    <w:rsid w:val="005839D5"/>
    <w:rsid w:val="00583A2E"/>
    <w:rsid w:val="00583E33"/>
    <w:rsid w:val="00583E69"/>
    <w:rsid w:val="005841B7"/>
    <w:rsid w:val="00584217"/>
    <w:rsid w:val="005842D7"/>
    <w:rsid w:val="00584711"/>
    <w:rsid w:val="00584CBA"/>
    <w:rsid w:val="00584CE2"/>
    <w:rsid w:val="0058522C"/>
    <w:rsid w:val="0058547A"/>
    <w:rsid w:val="00585616"/>
    <w:rsid w:val="0058564D"/>
    <w:rsid w:val="00585B37"/>
    <w:rsid w:val="0058644D"/>
    <w:rsid w:val="0058654C"/>
    <w:rsid w:val="005868EC"/>
    <w:rsid w:val="005868FD"/>
    <w:rsid w:val="005869AE"/>
    <w:rsid w:val="00586BAE"/>
    <w:rsid w:val="00586EA7"/>
    <w:rsid w:val="00586F31"/>
    <w:rsid w:val="005873C1"/>
    <w:rsid w:val="005874D7"/>
    <w:rsid w:val="00587BCC"/>
    <w:rsid w:val="00587D87"/>
    <w:rsid w:val="00587DAC"/>
    <w:rsid w:val="00587FAF"/>
    <w:rsid w:val="00590D2A"/>
    <w:rsid w:val="00590DFF"/>
    <w:rsid w:val="00590F69"/>
    <w:rsid w:val="00591022"/>
    <w:rsid w:val="0059109A"/>
    <w:rsid w:val="005913AE"/>
    <w:rsid w:val="00591496"/>
    <w:rsid w:val="00591660"/>
    <w:rsid w:val="0059172C"/>
    <w:rsid w:val="005918A8"/>
    <w:rsid w:val="00591963"/>
    <w:rsid w:val="00591B82"/>
    <w:rsid w:val="005920E4"/>
    <w:rsid w:val="00592563"/>
    <w:rsid w:val="00592694"/>
    <w:rsid w:val="0059273F"/>
    <w:rsid w:val="00592774"/>
    <w:rsid w:val="0059289D"/>
    <w:rsid w:val="005929BF"/>
    <w:rsid w:val="00592B63"/>
    <w:rsid w:val="00592E2D"/>
    <w:rsid w:val="00592EAD"/>
    <w:rsid w:val="00592FED"/>
    <w:rsid w:val="0059331F"/>
    <w:rsid w:val="00593707"/>
    <w:rsid w:val="005937C3"/>
    <w:rsid w:val="0059396A"/>
    <w:rsid w:val="00593A6D"/>
    <w:rsid w:val="00593C1C"/>
    <w:rsid w:val="00593E98"/>
    <w:rsid w:val="00593EC2"/>
    <w:rsid w:val="00593F41"/>
    <w:rsid w:val="00593FFD"/>
    <w:rsid w:val="005943DB"/>
    <w:rsid w:val="00594C7B"/>
    <w:rsid w:val="0059500E"/>
    <w:rsid w:val="0059521B"/>
    <w:rsid w:val="005952F8"/>
    <w:rsid w:val="00595651"/>
    <w:rsid w:val="00595E90"/>
    <w:rsid w:val="00595F8A"/>
    <w:rsid w:val="005961A1"/>
    <w:rsid w:val="005963C4"/>
    <w:rsid w:val="00596651"/>
    <w:rsid w:val="005966AD"/>
    <w:rsid w:val="0059673D"/>
    <w:rsid w:val="00596936"/>
    <w:rsid w:val="00596A7F"/>
    <w:rsid w:val="00596BE2"/>
    <w:rsid w:val="00596F45"/>
    <w:rsid w:val="00597230"/>
    <w:rsid w:val="005974B8"/>
    <w:rsid w:val="00597542"/>
    <w:rsid w:val="00597672"/>
    <w:rsid w:val="00597B24"/>
    <w:rsid w:val="00597CB5"/>
    <w:rsid w:val="00597F8D"/>
    <w:rsid w:val="005A0197"/>
    <w:rsid w:val="005A01D3"/>
    <w:rsid w:val="005A044C"/>
    <w:rsid w:val="005A0D6B"/>
    <w:rsid w:val="005A1363"/>
    <w:rsid w:val="005A1435"/>
    <w:rsid w:val="005A155C"/>
    <w:rsid w:val="005A1ADC"/>
    <w:rsid w:val="005A1B7F"/>
    <w:rsid w:val="005A1D2A"/>
    <w:rsid w:val="005A27A7"/>
    <w:rsid w:val="005A2C68"/>
    <w:rsid w:val="005A2DB7"/>
    <w:rsid w:val="005A2F1F"/>
    <w:rsid w:val="005A312E"/>
    <w:rsid w:val="005A3146"/>
    <w:rsid w:val="005A3562"/>
    <w:rsid w:val="005A372B"/>
    <w:rsid w:val="005A374E"/>
    <w:rsid w:val="005A3F08"/>
    <w:rsid w:val="005A4081"/>
    <w:rsid w:val="005A4236"/>
    <w:rsid w:val="005A43FF"/>
    <w:rsid w:val="005A447E"/>
    <w:rsid w:val="005A44D6"/>
    <w:rsid w:val="005A4886"/>
    <w:rsid w:val="005A4A75"/>
    <w:rsid w:val="005A4ABD"/>
    <w:rsid w:val="005A4C53"/>
    <w:rsid w:val="005A4CF9"/>
    <w:rsid w:val="005A4DF3"/>
    <w:rsid w:val="005A50E5"/>
    <w:rsid w:val="005A5320"/>
    <w:rsid w:val="005A59A0"/>
    <w:rsid w:val="005A5D02"/>
    <w:rsid w:val="005A5E1A"/>
    <w:rsid w:val="005A60DA"/>
    <w:rsid w:val="005A6134"/>
    <w:rsid w:val="005A62F8"/>
    <w:rsid w:val="005A641C"/>
    <w:rsid w:val="005A6874"/>
    <w:rsid w:val="005A68B9"/>
    <w:rsid w:val="005A6A54"/>
    <w:rsid w:val="005A6C9B"/>
    <w:rsid w:val="005A6E98"/>
    <w:rsid w:val="005A6EE6"/>
    <w:rsid w:val="005A6F2B"/>
    <w:rsid w:val="005A7636"/>
    <w:rsid w:val="005A77BF"/>
    <w:rsid w:val="005A78CB"/>
    <w:rsid w:val="005A7B33"/>
    <w:rsid w:val="005B017E"/>
    <w:rsid w:val="005B0351"/>
    <w:rsid w:val="005B03F6"/>
    <w:rsid w:val="005B06FD"/>
    <w:rsid w:val="005B1167"/>
    <w:rsid w:val="005B11AE"/>
    <w:rsid w:val="005B1269"/>
    <w:rsid w:val="005B13D3"/>
    <w:rsid w:val="005B13F2"/>
    <w:rsid w:val="005B145E"/>
    <w:rsid w:val="005B1716"/>
    <w:rsid w:val="005B174A"/>
    <w:rsid w:val="005B188B"/>
    <w:rsid w:val="005B2156"/>
    <w:rsid w:val="005B25C7"/>
    <w:rsid w:val="005B25CD"/>
    <w:rsid w:val="005B2811"/>
    <w:rsid w:val="005B29B4"/>
    <w:rsid w:val="005B2BCB"/>
    <w:rsid w:val="005B2EE7"/>
    <w:rsid w:val="005B2F8B"/>
    <w:rsid w:val="005B3749"/>
    <w:rsid w:val="005B38FC"/>
    <w:rsid w:val="005B3B3D"/>
    <w:rsid w:val="005B3E2E"/>
    <w:rsid w:val="005B3E9E"/>
    <w:rsid w:val="005B4301"/>
    <w:rsid w:val="005B43FC"/>
    <w:rsid w:val="005B4471"/>
    <w:rsid w:val="005B4531"/>
    <w:rsid w:val="005B4C6C"/>
    <w:rsid w:val="005B5745"/>
    <w:rsid w:val="005B5769"/>
    <w:rsid w:val="005B582B"/>
    <w:rsid w:val="005B5D18"/>
    <w:rsid w:val="005B5FC4"/>
    <w:rsid w:val="005B6302"/>
    <w:rsid w:val="005B674D"/>
    <w:rsid w:val="005B6761"/>
    <w:rsid w:val="005B68A8"/>
    <w:rsid w:val="005B7014"/>
    <w:rsid w:val="005B71D3"/>
    <w:rsid w:val="005B7379"/>
    <w:rsid w:val="005B7480"/>
    <w:rsid w:val="005B79BF"/>
    <w:rsid w:val="005C029C"/>
    <w:rsid w:val="005C072D"/>
    <w:rsid w:val="005C0AFD"/>
    <w:rsid w:val="005C1219"/>
    <w:rsid w:val="005C14B7"/>
    <w:rsid w:val="005C1640"/>
    <w:rsid w:val="005C18E9"/>
    <w:rsid w:val="005C19E1"/>
    <w:rsid w:val="005C1AC9"/>
    <w:rsid w:val="005C1AE8"/>
    <w:rsid w:val="005C1C13"/>
    <w:rsid w:val="005C1EB9"/>
    <w:rsid w:val="005C1F16"/>
    <w:rsid w:val="005C20D7"/>
    <w:rsid w:val="005C2166"/>
    <w:rsid w:val="005C2410"/>
    <w:rsid w:val="005C2602"/>
    <w:rsid w:val="005C2BB3"/>
    <w:rsid w:val="005C2E1A"/>
    <w:rsid w:val="005C3070"/>
    <w:rsid w:val="005C3543"/>
    <w:rsid w:val="005C35B9"/>
    <w:rsid w:val="005C360E"/>
    <w:rsid w:val="005C36F0"/>
    <w:rsid w:val="005C3AA2"/>
    <w:rsid w:val="005C3DE4"/>
    <w:rsid w:val="005C3E80"/>
    <w:rsid w:val="005C3FCA"/>
    <w:rsid w:val="005C4166"/>
    <w:rsid w:val="005C41DD"/>
    <w:rsid w:val="005C430C"/>
    <w:rsid w:val="005C45DF"/>
    <w:rsid w:val="005C4717"/>
    <w:rsid w:val="005C4C02"/>
    <w:rsid w:val="005C4D8D"/>
    <w:rsid w:val="005C4E43"/>
    <w:rsid w:val="005C4F16"/>
    <w:rsid w:val="005C5007"/>
    <w:rsid w:val="005C5201"/>
    <w:rsid w:val="005C5466"/>
    <w:rsid w:val="005C5711"/>
    <w:rsid w:val="005C5793"/>
    <w:rsid w:val="005C5BF6"/>
    <w:rsid w:val="005C5D12"/>
    <w:rsid w:val="005C6353"/>
    <w:rsid w:val="005C649B"/>
    <w:rsid w:val="005C64ED"/>
    <w:rsid w:val="005C68C5"/>
    <w:rsid w:val="005C6A7E"/>
    <w:rsid w:val="005C6B3A"/>
    <w:rsid w:val="005C6C8B"/>
    <w:rsid w:val="005C6CFB"/>
    <w:rsid w:val="005C7068"/>
    <w:rsid w:val="005C70C5"/>
    <w:rsid w:val="005C74A6"/>
    <w:rsid w:val="005C793F"/>
    <w:rsid w:val="005C7986"/>
    <w:rsid w:val="005C7C1E"/>
    <w:rsid w:val="005D046E"/>
    <w:rsid w:val="005D04D4"/>
    <w:rsid w:val="005D04D9"/>
    <w:rsid w:val="005D04F5"/>
    <w:rsid w:val="005D08D7"/>
    <w:rsid w:val="005D0BF9"/>
    <w:rsid w:val="005D0C97"/>
    <w:rsid w:val="005D0CF4"/>
    <w:rsid w:val="005D0F37"/>
    <w:rsid w:val="005D132D"/>
    <w:rsid w:val="005D14D2"/>
    <w:rsid w:val="005D163F"/>
    <w:rsid w:val="005D1B06"/>
    <w:rsid w:val="005D1CAC"/>
    <w:rsid w:val="005D1FA8"/>
    <w:rsid w:val="005D1FC6"/>
    <w:rsid w:val="005D2137"/>
    <w:rsid w:val="005D286F"/>
    <w:rsid w:val="005D290A"/>
    <w:rsid w:val="005D2A03"/>
    <w:rsid w:val="005D2C33"/>
    <w:rsid w:val="005D2CA2"/>
    <w:rsid w:val="005D30A4"/>
    <w:rsid w:val="005D33AF"/>
    <w:rsid w:val="005D3734"/>
    <w:rsid w:val="005D3877"/>
    <w:rsid w:val="005D3986"/>
    <w:rsid w:val="005D3D5D"/>
    <w:rsid w:val="005D3E26"/>
    <w:rsid w:val="005D3F45"/>
    <w:rsid w:val="005D4067"/>
    <w:rsid w:val="005D40E7"/>
    <w:rsid w:val="005D41C4"/>
    <w:rsid w:val="005D41EE"/>
    <w:rsid w:val="005D5452"/>
    <w:rsid w:val="005D554B"/>
    <w:rsid w:val="005D556B"/>
    <w:rsid w:val="005D55F4"/>
    <w:rsid w:val="005D58D4"/>
    <w:rsid w:val="005D58F7"/>
    <w:rsid w:val="005D5931"/>
    <w:rsid w:val="005D5BD4"/>
    <w:rsid w:val="005D5E3C"/>
    <w:rsid w:val="005D5F29"/>
    <w:rsid w:val="005D647E"/>
    <w:rsid w:val="005D6936"/>
    <w:rsid w:val="005D6951"/>
    <w:rsid w:val="005D6CC8"/>
    <w:rsid w:val="005D7156"/>
    <w:rsid w:val="005D7195"/>
    <w:rsid w:val="005D7364"/>
    <w:rsid w:val="005D73F1"/>
    <w:rsid w:val="005D7F2F"/>
    <w:rsid w:val="005D7F44"/>
    <w:rsid w:val="005E0005"/>
    <w:rsid w:val="005E0433"/>
    <w:rsid w:val="005E06B1"/>
    <w:rsid w:val="005E0708"/>
    <w:rsid w:val="005E07DF"/>
    <w:rsid w:val="005E08B6"/>
    <w:rsid w:val="005E08CA"/>
    <w:rsid w:val="005E0F2D"/>
    <w:rsid w:val="005E0F9F"/>
    <w:rsid w:val="005E1D92"/>
    <w:rsid w:val="005E1FCA"/>
    <w:rsid w:val="005E2287"/>
    <w:rsid w:val="005E2968"/>
    <w:rsid w:val="005E29D5"/>
    <w:rsid w:val="005E2F54"/>
    <w:rsid w:val="005E3698"/>
    <w:rsid w:val="005E3D3B"/>
    <w:rsid w:val="005E3D72"/>
    <w:rsid w:val="005E4089"/>
    <w:rsid w:val="005E45A2"/>
    <w:rsid w:val="005E48FF"/>
    <w:rsid w:val="005E493D"/>
    <w:rsid w:val="005E523E"/>
    <w:rsid w:val="005E5476"/>
    <w:rsid w:val="005E5F8F"/>
    <w:rsid w:val="005E6321"/>
    <w:rsid w:val="005E6565"/>
    <w:rsid w:val="005E656F"/>
    <w:rsid w:val="005E67B7"/>
    <w:rsid w:val="005E69A2"/>
    <w:rsid w:val="005E7036"/>
    <w:rsid w:val="005E713F"/>
    <w:rsid w:val="005E742F"/>
    <w:rsid w:val="005E7546"/>
    <w:rsid w:val="005E755E"/>
    <w:rsid w:val="005E765C"/>
    <w:rsid w:val="005E7ABB"/>
    <w:rsid w:val="005E7ACA"/>
    <w:rsid w:val="005E7B70"/>
    <w:rsid w:val="005E7BE9"/>
    <w:rsid w:val="005E7CC3"/>
    <w:rsid w:val="005F010C"/>
    <w:rsid w:val="005F0661"/>
    <w:rsid w:val="005F07D9"/>
    <w:rsid w:val="005F0ACB"/>
    <w:rsid w:val="005F0D01"/>
    <w:rsid w:val="005F1090"/>
    <w:rsid w:val="005F12B4"/>
    <w:rsid w:val="005F1365"/>
    <w:rsid w:val="005F15DE"/>
    <w:rsid w:val="005F17D8"/>
    <w:rsid w:val="005F1E55"/>
    <w:rsid w:val="005F1FB4"/>
    <w:rsid w:val="005F229F"/>
    <w:rsid w:val="005F2723"/>
    <w:rsid w:val="005F27EB"/>
    <w:rsid w:val="005F281E"/>
    <w:rsid w:val="005F2832"/>
    <w:rsid w:val="005F293A"/>
    <w:rsid w:val="005F2B9A"/>
    <w:rsid w:val="005F2E7A"/>
    <w:rsid w:val="005F2E89"/>
    <w:rsid w:val="005F2ECC"/>
    <w:rsid w:val="005F30EB"/>
    <w:rsid w:val="005F3164"/>
    <w:rsid w:val="005F3169"/>
    <w:rsid w:val="005F31A2"/>
    <w:rsid w:val="005F3457"/>
    <w:rsid w:val="005F3641"/>
    <w:rsid w:val="005F3677"/>
    <w:rsid w:val="005F3BA6"/>
    <w:rsid w:val="005F3D58"/>
    <w:rsid w:val="005F403D"/>
    <w:rsid w:val="005F4057"/>
    <w:rsid w:val="005F42F4"/>
    <w:rsid w:val="005F4792"/>
    <w:rsid w:val="005F4D02"/>
    <w:rsid w:val="005F4F81"/>
    <w:rsid w:val="005F54E3"/>
    <w:rsid w:val="005F56FD"/>
    <w:rsid w:val="005F5FB0"/>
    <w:rsid w:val="005F638A"/>
    <w:rsid w:val="005F6D5C"/>
    <w:rsid w:val="005F6F50"/>
    <w:rsid w:val="005F6FC3"/>
    <w:rsid w:val="005F723E"/>
    <w:rsid w:val="005F736D"/>
    <w:rsid w:val="005F74AD"/>
    <w:rsid w:val="005F74CA"/>
    <w:rsid w:val="005F75FD"/>
    <w:rsid w:val="005F779E"/>
    <w:rsid w:val="005F77A5"/>
    <w:rsid w:val="005F7990"/>
    <w:rsid w:val="005F799D"/>
    <w:rsid w:val="005F7B76"/>
    <w:rsid w:val="005F7F2C"/>
    <w:rsid w:val="006001BB"/>
    <w:rsid w:val="006005EF"/>
    <w:rsid w:val="00600730"/>
    <w:rsid w:val="00600E98"/>
    <w:rsid w:val="00601055"/>
    <w:rsid w:val="006018D6"/>
    <w:rsid w:val="00601CC1"/>
    <w:rsid w:val="00601E9D"/>
    <w:rsid w:val="00602096"/>
    <w:rsid w:val="00602218"/>
    <w:rsid w:val="006023D7"/>
    <w:rsid w:val="006023D9"/>
    <w:rsid w:val="00602776"/>
    <w:rsid w:val="0060291A"/>
    <w:rsid w:val="006032E7"/>
    <w:rsid w:val="006032F4"/>
    <w:rsid w:val="0060335D"/>
    <w:rsid w:val="00603BAD"/>
    <w:rsid w:val="00604253"/>
    <w:rsid w:val="006042CF"/>
    <w:rsid w:val="00604501"/>
    <w:rsid w:val="00604AF3"/>
    <w:rsid w:val="00604CF9"/>
    <w:rsid w:val="00604FB8"/>
    <w:rsid w:val="00605070"/>
    <w:rsid w:val="00605072"/>
    <w:rsid w:val="0060552B"/>
    <w:rsid w:val="00605926"/>
    <w:rsid w:val="00605EA8"/>
    <w:rsid w:val="0060618F"/>
    <w:rsid w:val="0060640C"/>
    <w:rsid w:val="0060689E"/>
    <w:rsid w:val="00606BB3"/>
    <w:rsid w:val="00606CFB"/>
    <w:rsid w:val="00606F26"/>
    <w:rsid w:val="00607246"/>
    <w:rsid w:val="0060745B"/>
    <w:rsid w:val="00607878"/>
    <w:rsid w:val="0060793F"/>
    <w:rsid w:val="00607967"/>
    <w:rsid w:val="00607C33"/>
    <w:rsid w:val="00607CB8"/>
    <w:rsid w:val="00607CD2"/>
    <w:rsid w:val="00607DB4"/>
    <w:rsid w:val="00610150"/>
    <w:rsid w:val="006101A7"/>
    <w:rsid w:val="006102EB"/>
    <w:rsid w:val="0061057B"/>
    <w:rsid w:val="00610B21"/>
    <w:rsid w:val="00610E62"/>
    <w:rsid w:val="00610E72"/>
    <w:rsid w:val="006110F7"/>
    <w:rsid w:val="00611122"/>
    <w:rsid w:val="00611251"/>
    <w:rsid w:val="0061174A"/>
    <w:rsid w:val="006117CE"/>
    <w:rsid w:val="006117EE"/>
    <w:rsid w:val="00611978"/>
    <w:rsid w:val="00612069"/>
    <w:rsid w:val="006123B6"/>
    <w:rsid w:val="00612545"/>
    <w:rsid w:val="006126EA"/>
    <w:rsid w:val="00612CF1"/>
    <w:rsid w:val="00612F66"/>
    <w:rsid w:val="00612FAC"/>
    <w:rsid w:val="00612FBC"/>
    <w:rsid w:val="0061323A"/>
    <w:rsid w:val="00613404"/>
    <w:rsid w:val="006136E9"/>
    <w:rsid w:val="00613A2E"/>
    <w:rsid w:val="006145DC"/>
    <w:rsid w:val="0061488C"/>
    <w:rsid w:val="00614CC4"/>
    <w:rsid w:val="00614EE4"/>
    <w:rsid w:val="00615061"/>
    <w:rsid w:val="006152C1"/>
    <w:rsid w:val="00615564"/>
    <w:rsid w:val="006156F6"/>
    <w:rsid w:val="00615709"/>
    <w:rsid w:val="0061583E"/>
    <w:rsid w:val="0061595C"/>
    <w:rsid w:val="00615BC8"/>
    <w:rsid w:val="00615BD1"/>
    <w:rsid w:val="00616174"/>
    <w:rsid w:val="0061656E"/>
    <w:rsid w:val="006168FF"/>
    <w:rsid w:val="006169CB"/>
    <w:rsid w:val="00616AF5"/>
    <w:rsid w:val="00616B90"/>
    <w:rsid w:val="00616D16"/>
    <w:rsid w:val="00616D7C"/>
    <w:rsid w:val="00616E40"/>
    <w:rsid w:val="00616FCC"/>
    <w:rsid w:val="00617134"/>
    <w:rsid w:val="006173B2"/>
    <w:rsid w:val="00617454"/>
    <w:rsid w:val="00617B2A"/>
    <w:rsid w:val="00617B86"/>
    <w:rsid w:val="00617FF0"/>
    <w:rsid w:val="0062000D"/>
    <w:rsid w:val="00620426"/>
    <w:rsid w:val="00620975"/>
    <w:rsid w:val="0062099D"/>
    <w:rsid w:val="006209EC"/>
    <w:rsid w:val="00620A81"/>
    <w:rsid w:val="00621025"/>
    <w:rsid w:val="00621504"/>
    <w:rsid w:val="0062169F"/>
    <w:rsid w:val="00621908"/>
    <w:rsid w:val="006219DA"/>
    <w:rsid w:val="00621B03"/>
    <w:rsid w:val="00621D08"/>
    <w:rsid w:val="00622023"/>
    <w:rsid w:val="006224ED"/>
    <w:rsid w:val="00622554"/>
    <w:rsid w:val="00622835"/>
    <w:rsid w:val="00622A8C"/>
    <w:rsid w:val="00622C02"/>
    <w:rsid w:val="00622D72"/>
    <w:rsid w:val="0062344F"/>
    <w:rsid w:val="00623514"/>
    <w:rsid w:val="006235D3"/>
    <w:rsid w:val="006239F8"/>
    <w:rsid w:val="00623B96"/>
    <w:rsid w:val="00623DE1"/>
    <w:rsid w:val="0062411F"/>
    <w:rsid w:val="0062417E"/>
    <w:rsid w:val="00624196"/>
    <w:rsid w:val="006242F0"/>
    <w:rsid w:val="00624A81"/>
    <w:rsid w:val="00624B4E"/>
    <w:rsid w:val="00624EE8"/>
    <w:rsid w:val="0062529D"/>
    <w:rsid w:val="00625337"/>
    <w:rsid w:val="006254E8"/>
    <w:rsid w:val="0062556B"/>
    <w:rsid w:val="0062570F"/>
    <w:rsid w:val="006257FE"/>
    <w:rsid w:val="0062582E"/>
    <w:rsid w:val="00625ADC"/>
    <w:rsid w:val="00625F1E"/>
    <w:rsid w:val="006263A6"/>
    <w:rsid w:val="00626B3D"/>
    <w:rsid w:val="00626C21"/>
    <w:rsid w:val="0062757D"/>
    <w:rsid w:val="0062776A"/>
    <w:rsid w:val="006279A0"/>
    <w:rsid w:val="00627B26"/>
    <w:rsid w:val="00627D73"/>
    <w:rsid w:val="00627D7F"/>
    <w:rsid w:val="00627D80"/>
    <w:rsid w:val="00627EF4"/>
    <w:rsid w:val="00630013"/>
    <w:rsid w:val="00630242"/>
    <w:rsid w:val="00630336"/>
    <w:rsid w:val="006303EF"/>
    <w:rsid w:val="00630564"/>
    <w:rsid w:val="006305A9"/>
    <w:rsid w:val="006307CE"/>
    <w:rsid w:val="0063189F"/>
    <w:rsid w:val="00631E33"/>
    <w:rsid w:val="00631F32"/>
    <w:rsid w:val="00631F71"/>
    <w:rsid w:val="00632053"/>
    <w:rsid w:val="006320F4"/>
    <w:rsid w:val="006321EA"/>
    <w:rsid w:val="006324B1"/>
    <w:rsid w:val="006325EB"/>
    <w:rsid w:val="00632CC6"/>
    <w:rsid w:val="00632DD4"/>
    <w:rsid w:val="00632E23"/>
    <w:rsid w:val="0063309B"/>
    <w:rsid w:val="00633337"/>
    <w:rsid w:val="00633374"/>
    <w:rsid w:val="006333B9"/>
    <w:rsid w:val="00633708"/>
    <w:rsid w:val="00633EB9"/>
    <w:rsid w:val="00634429"/>
    <w:rsid w:val="0063461A"/>
    <w:rsid w:val="0063484C"/>
    <w:rsid w:val="00634C1D"/>
    <w:rsid w:val="00634E40"/>
    <w:rsid w:val="00634F9D"/>
    <w:rsid w:val="00635390"/>
    <w:rsid w:val="006353B5"/>
    <w:rsid w:val="0063541C"/>
    <w:rsid w:val="0063579B"/>
    <w:rsid w:val="00635937"/>
    <w:rsid w:val="00635AAA"/>
    <w:rsid w:val="00635C32"/>
    <w:rsid w:val="00635CB5"/>
    <w:rsid w:val="0063648A"/>
    <w:rsid w:val="006364A1"/>
    <w:rsid w:val="00636624"/>
    <w:rsid w:val="00637286"/>
    <w:rsid w:val="00637328"/>
    <w:rsid w:val="0063741A"/>
    <w:rsid w:val="00637487"/>
    <w:rsid w:val="006378C0"/>
    <w:rsid w:val="00637ACB"/>
    <w:rsid w:val="00637B9A"/>
    <w:rsid w:val="006402EC"/>
    <w:rsid w:val="006405CB"/>
    <w:rsid w:val="00640635"/>
    <w:rsid w:val="00640720"/>
    <w:rsid w:val="00640D1D"/>
    <w:rsid w:val="00640E04"/>
    <w:rsid w:val="00640E20"/>
    <w:rsid w:val="00640EE2"/>
    <w:rsid w:val="00640EE7"/>
    <w:rsid w:val="00641177"/>
    <w:rsid w:val="0064146F"/>
    <w:rsid w:val="00641A8B"/>
    <w:rsid w:val="00641B12"/>
    <w:rsid w:val="00641E88"/>
    <w:rsid w:val="00641FBA"/>
    <w:rsid w:val="0064201E"/>
    <w:rsid w:val="00642529"/>
    <w:rsid w:val="0064253A"/>
    <w:rsid w:val="006427D3"/>
    <w:rsid w:val="006429FD"/>
    <w:rsid w:val="00642D72"/>
    <w:rsid w:val="00642EB3"/>
    <w:rsid w:val="0064306A"/>
    <w:rsid w:val="0064328D"/>
    <w:rsid w:val="006433E8"/>
    <w:rsid w:val="006434F5"/>
    <w:rsid w:val="00643766"/>
    <w:rsid w:val="00643942"/>
    <w:rsid w:val="00643C95"/>
    <w:rsid w:val="00643D82"/>
    <w:rsid w:val="00643E5A"/>
    <w:rsid w:val="00644052"/>
    <w:rsid w:val="006444A4"/>
    <w:rsid w:val="006444CF"/>
    <w:rsid w:val="00644568"/>
    <w:rsid w:val="0064456A"/>
    <w:rsid w:val="0064461D"/>
    <w:rsid w:val="00644911"/>
    <w:rsid w:val="00644D10"/>
    <w:rsid w:val="00644FAA"/>
    <w:rsid w:val="00645558"/>
    <w:rsid w:val="006455FF"/>
    <w:rsid w:val="006456C7"/>
    <w:rsid w:val="006457F4"/>
    <w:rsid w:val="006458D2"/>
    <w:rsid w:val="00645905"/>
    <w:rsid w:val="006462CB"/>
    <w:rsid w:val="00646468"/>
    <w:rsid w:val="00646544"/>
    <w:rsid w:val="006469CB"/>
    <w:rsid w:val="00646C93"/>
    <w:rsid w:val="00646D9A"/>
    <w:rsid w:val="00647007"/>
    <w:rsid w:val="00647042"/>
    <w:rsid w:val="00647245"/>
    <w:rsid w:val="006479DF"/>
    <w:rsid w:val="00647F12"/>
    <w:rsid w:val="006501DC"/>
    <w:rsid w:val="00650259"/>
    <w:rsid w:val="00651549"/>
    <w:rsid w:val="00651762"/>
    <w:rsid w:val="00651875"/>
    <w:rsid w:val="006519A4"/>
    <w:rsid w:val="00651AF6"/>
    <w:rsid w:val="00651DD3"/>
    <w:rsid w:val="00651E1B"/>
    <w:rsid w:val="006520A8"/>
    <w:rsid w:val="006522EF"/>
    <w:rsid w:val="0065245C"/>
    <w:rsid w:val="006525D9"/>
    <w:rsid w:val="00652AF4"/>
    <w:rsid w:val="00652D01"/>
    <w:rsid w:val="00652DB8"/>
    <w:rsid w:val="00652F8E"/>
    <w:rsid w:val="0065300D"/>
    <w:rsid w:val="006530EB"/>
    <w:rsid w:val="00653138"/>
    <w:rsid w:val="006535D4"/>
    <w:rsid w:val="0065382D"/>
    <w:rsid w:val="00653A97"/>
    <w:rsid w:val="00653C39"/>
    <w:rsid w:val="00653F0A"/>
    <w:rsid w:val="0065435A"/>
    <w:rsid w:val="00654363"/>
    <w:rsid w:val="00654366"/>
    <w:rsid w:val="0065482C"/>
    <w:rsid w:val="0065482E"/>
    <w:rsid w:val="0065489F"/>
    <w:rsid w:val="00654DED"/>
    <w:rsid w:val="00654FD8"/>
    <w:rsid w:val="00655567"/>
    <w:rsid w:val="006558FB"/>
    <w:rsid w:val="00655A7A"/>
    <w:rsid w:val="00655B2C"/>
    <w:rsid w:val="00655B6F"/>
    <w:rsid w:val="00655BCE"/>
    <w:rsid w:val="00655C7B"/>
    <w:rsid w:val="006563CC"/>
    <w:rsid w:val="0065680E"/>
    <w:rsid w:val="006568F1"/>
    <w:rsid w:val="00656BC5"/>
    <w:rsid w:val="00656C69"/>
    <w:rsid w:val="00656DDE"/>
    <w:rsid w:val="00656F5A"/>
    <w:rsid w:val="00656FAF"/>
    <w:rsid w:val="00660215"/>
    <w:rsid w:val="0066049F"/>
    <w:rsid w:val="006605B1"/>
    <w:rsid w:val="0066068A"/>
    <w:rsid w:val="006606E3"/>
    <w:rsid w:val="00660739"/>
    <w:rsid w:val="0066094B"/>
    <w:rsid w:val="006611AC"/>
    <w:rsid w:val="00661272"/>
    <w:rsid w:val="00661504"/>
    <w:rsid w:val="00661782"/>
    <w:rsid w:val="006618BA"/>
    <w:rsid w:val="00661D7C"/>
    <w:rsid w:val="00661EF7"/>
    <w:rsid w:val="00662418"/>
    <w:rsid w:val="006626B2"/>
    <w:rsid w:val="006629D8"/>
    <w:rsid w:val="00662B11"/>
    <w:rsid w:val="00662C81"/>
    <w:rsid w:val="00662FA0"/>
    <w:rsid w:val="00663052"/>
    <w:rsid w:val="006634C2"/>
    <w:rsid w:val="006635A4"/>
    <w:rsid w:val="006638C8"/>
    <w:rsid w:val="00663945"/>
    <w:rsid w:val="00663B47"/>
    <w:rsid w:val="00663CDD"/>
    <w:rsid w:val="00663E49"/>
    <w:rsid w:val="00663EEB"/>
    <w:rsid w:val="0066450F"/>
    <w:rsid w:val="006648EA"/>
    <w:rsid w:val="00664B72"/>
    <w:rsid w:val="00664BCA"/>
    <w:rsid w:val="00665392"/>
    <w:rsid w:val="006655E1"/>
    <w:rsid w:val="006658D9"/>
    <w:rsid w:val="0066593C"/>
    <w:rsid w:val="0066613A"/>
    <w:rsid w:val="0066646D"/>
    <w:rsid w:val="00666678"/>
    <w:rsid w:val="006666DB"/>
    <w:rsid w:val="006667F8"/>
    <w:rsid w:val="0066688C"/>
    <w:rsid w:val="00666CC4"/>
    <w:rsid w:val="00667F76"/>
    <w:rsid w:val="0067022A"/>
    <w:rsid w:val="00670253"/>
    <w:rsid w:val="00670378"/>
    <w:rsid w:val="0067048A"/>
    <w:rsid w:val="00670529"/>
    <w:rsid w:val="006705E6"/>
    <w:rsid w:val="00670E17"/>
    <w:rsid w:val="00671316"/>
    <w:rsid w:val="00671FAF"/>
    <w:rsid w:val="006721B6"/>
    <w:rsid w:val="006723FC"/>
    <w:rsid w:val="006727A4"/>
    <w:rsid w:val="006727DE"/>
    <w:rsid w:val="00672808"/>
    <w:rsid w:val="00672A56"/>
    <w:rsid w:val="00672FD4"/>
    <w:rsid w:val="0067304C"/>
    <w:rsid w:val="00673598"/>
    <w:rsid w:val="00673A0A"/>
    <w:rsid w:val="00673E2B"/>
    <w:rsid w:val="00674041"/>
    <w:rsid w:val="00674821"/>
    <w:rsid w:val="006749C6"/>
    <w:rsid w:val="006749D4"/>
    <w:rsid w:val="006750D0"/>
    <w:rsid w:val="00675178"/>
    <w:rsid w:val="006751BD"/>
    <w:rsid w:val="0067526E"/>
    <w:rsid w:val="0067574B"/>
    <w:rsid w:val="006758CD"/>
    <w:rsid w:val="00675BEE"/>
    <w:rsid w:val="00676168"/>
    <w:rsid w:val="006762E2"/>
    <w:rsid w:val="00676416"/>
    <w:rsid w:val="00676597"/>
    <w:rsid w:val="006766A1"/>
    <w:rsid w:val="0067692D"/>
    <w:rsid w:val="00676BB5"/>
    <w:rsid w:val="00676C57"/>
    <w:rsid w:val="00676DF4"/>
    <w:rsid w:val="00676FB2"/>
    <w:rsid w:val="00676FEB"/>
    <w:rsid w:val="0067727E"/>
    <w:rsid w:val="00677310"/>
    <w:rsid w:val="006777B2"/>
    <w:rsid w:val="00677806"/>
    <w:rsid w:val="00677849"/>
    <w:rsid w:val="00677D2C"/>
    <w:rsid w:val="00677E02"/>
    <w:rsid w:val="00677E58"/>
    <w:rsid w:val="00677FC1"/>
    <w:rsid w:val="00680352"/>
    <w:rsid w:val="00680382"/>
    <w:rsid w:val="00680424"/>
    <w:rsid w:val="00680540"/>
    <w:rsid w:val="00680576"/>
    <w:rsid w:val="00680669"/>
    <w:rsid w:val="0068077C"/>
    <w:rsid w:val="0068081C"/>
    <w:rsid w:val="00680AA1"/>
    <w:rsid w:val="00680F75"/>
    <w:rsid w:val="00681502"/>
    <w:rsid w:val="00681805"/>
    <w:rsid w:val="00681963"/>
    <w:rsid w:val="00681C4E"/>
    <w:rsid w:val="00681C7C"/>
    <w:rsid w:val="0068292D"/>
    <w:rsid w:val="00682CE2"/>
    <w:rsid w:val="00682DD5"/>
    <w:rsid w:val="00682EFF"/>
    <w:rsid w:val="00682F66"/>
    <w:rsid w:val="00682FBC"/>
    <w:rsid w:val="00683098"/>
    <w:rsid w:val="00683631"/>
    <w:rsid w:val="00683844"/>
    <w:rsid w:val="006838FD"/>
    <w:rsid w:val="006839CF"/>
    <w:rsid w:val="00683EA8"/>
    <w:rsid w:val="00683F3F"/>
    <w:rsid w:val="006840FC"/>
    <w:rsid w:val="0068489A"/>
    <w:rsid w:val="00684A91"/>
    <w:rsid w:val="00684C76"/>
    <w:rsid w:val="0068509B"/>
    <w:rsid w:val="0068538A"/>
    <w:rsid w:val="006855D0"/>
    <w:rsid w:val="00685C1A"/>
    <w:rsid w:val="0068644C"/>
    <w:rsid w:val="00686473"/>
    <w:rsid w:val="00686ABA"/>
    <w:rsid w:val="00686C9D"/>
    <w:rsid w:val="00687146"/>
    <w:rsid w:val="00687AE0"/>
    <w:rsid w:val="00687D92"/>
    <w:rsid w:val="00687DFF"/>
    <w:rsid w:val="00687E27"/>
    <w:rsid w:val="0069002D"/>
    <w:rsid w:val="00690575"/>
    <w:rsid w:val="00690639"/>
    <w:rsid w:val="00690C25"/>
    <w:rsid w:val="00690FD5"/>
    <w:rsid w:val="006910BB"/>
    <w:rsid w:val="00691337"/>
    <w:rsid w:val="0069150F"/>
    <w:rsid w:val="00691A4F"/>
    <w:rsid w:val="00691D1F"/>
    <w:rsid w:val="006924C8"/>
    <w:rsid w:val="0069252B"/>
    <w:rsid w:val="006926D4"/>
    <w:rsid w:val="00692BD6"/>
    <w:rsid w:val="00692D1E"/>
    <w:rsid w:val="00693088"/>
    <w:rsid w:val="0069332D"/>
    <w:rsid w:val="006936CF"/>
    <w:rsid w:val="006939AC"/>
    <w:rsid w:val="00693C5A"/>
    <w:rsid w:val="006940CA"/>
    <w:rsid w:val="00694882"/>
    <w:rsid w:val="00694DA0"/>
    <w:rsid w:val="00694E2E"/>
    <w:rsid w:val="00694FB7"/>
    <w:rsid w:val="0069511E"/>
    <w:rsid w:val="006953DC"/>
    <w:rsid w:val="00695E86"/>
    <w:rsid w:val="006962C7"/>
    <w:rsid w:val="0069662F"/>
    <w:rsid w:val="006967C9"/>
    <w:rsid w:val="006967D7"/>
    <w:rsid w:val="006967FE"/>
    <w:rsid w:val="0069687E"/>
    <w:rsid w:val="00697055"/>
    <w:rsid w:val="00697215"/>
    <w:rsid w:val="006975AD"/>
    <w:rsid w:val="006977C3"/>
    <w:rsid w:val="006978C5"/>
    <w:rsid w:val="00697B83"/>
    <w:rsid w:val="00697C11"/>
    <w:rsid w:val="00697C6F"/>
    <w:rsid w:val="00697D21"/>
    <w:rsid w:val="00697D6D"/>
    <w:rsid w:val="006A0130"/>
    <w:rsid w:val="006A0228"/>
    <w:rsid w:val="006A02BE"/>
    <w:rsid w:val="006A02C8"/>
    <w:rsid w:val="006A055C"/>
    <w:rsid w:val="006A05FE"/>
    <w:rsid w:val="006A076D"/>
    <w:rsid w:val="006A0A69"/>
    <w:rsid w:val="006A0BC4"/>
    <w:rsid w:val="006A0CB3"/>
    <w:rsid w:val="006A0F83"/>
    <w:rsid w:val="006A10A3"/>
    <w:rsid w:val="006A11AC"/>
    <w:rsid w:val="006A1553"/>
    <w:rsid w:val="006A17CD"/>
    <w:rsid w:val="006A1A54"/>
    <w:rsid w:val="006A1DE9"/>
    <w:rsid w:val="006A1FD7"/>
    <w:rsid w:val="006A24C6"/>
    <w:rsid w:val="006A263A"/>
    <w:rsid w:val="006A2793"/>
    <w:rsid w:val="006A27CF"/>
    <w:rsid w:val="006A2B74"/>
    <w:rsid w:val="006A2C8B"/>
    <w:rsid w:val="006A2D09"/>
    <w:rsid w:val="006A3020"/>
    <w:rsid w:val="006A375F"/>
    <w:rsid w:val="006A3E70"/>
    <w:rsid w:val="006A4139"/>
    <w:rsid w:val="006A420F"/>
    <w:rsid w:val="006A453B"/>
    <w:rsid w:val="006A4E4E"/>
    <w:rsid w:val="006A4F11"/>
    <w:rsid w:val="006A5BE4"/>
    <w:rsid w:val="006A5C24"/>
    <w:rsid w:val="006A5E3E"/>
    <w:rsid w:val="006A5F82"/>
    <w:rsid w:val="006A6207"/>
    <w:rsid w:val="006A6454"/>
    <w:rsid w:val="006A64DC"/>
    <w:rsid w:val="006A65D2"/>
    <w:rsid w:val="006A6801"/>
    <w:rsid w:val="006A6D2E"/>
    <w:rsid w:val="006A6D3E"/>
    <w:rsid w:val="006A6DFE"/>
    <w:rsid w:val="006A70BD"/>
    <w:rsid w:val="006A7576"/>
    <w:rsid w:val="006A7C73"/>
    <w:rsid w:val="006A7CF7"/>
    <w:rsid w:val="006A7F4D"/>
    <w:rsid w:val="006A7F86"/>
    <w:rsid w:val="006B0311"/>
    <w:rsid w:val="006B04BF"/>
    <w:rsid w:val="006B08EF"/>
    <w:rsid w:val="006B0999"/>
    <w:rsid w:val="006B1779"/>
    <w:rsid w:val="006B179D"/>
    <w:rsid w:val="006B1A37"/>
    <w:rsid w:val="006B1A74"/>
    <w:rsid w:val="006B1B31"/>
    <w:rsid w:val="006B1B3B"/>
    <w:rsid w:val="006B1D9B"/>
    <w:rsid w:val="006B203F"/>
    <w:rsid w:val="006B22D6"/>
    <w:rsid w:val="006B23D4"/>
    <w:rsid w:val="006B2435"/>
    <w:rsid w:val="006B2788"/>
    <w:rsid w:val="006B2992"/>
    <w:rsid w:val="006B29AA"/>
    <w:rsid w:val="006B2AC5"/>
    <w:rsid w:val="006B2CCB"/>
    <w:rsid w:val="006B2ED2"/>
    <w:rsid w:val="006B3035"/>
    <w:rsid w:val="006B336F"/>
    <w:rsid w:val="006B36C4"/>
    <w:rsid w:val="006B36CD"/>
    <w:rsid w:val="006B37F5"/>
    <w:rsid w:val="006B3ABD"/>
    <w:rsid w:val="006B3D29"/>
    <w:rsid w:val="006B3F56"/>
    <w:rsid w:val="006B4530"/>
    <w:rsid w:val="006B4543"/>
    <w:rsid w:val="006B45E9"/>
    <w:rsid w:val="006B46B0"/>
    <w:rsid w:val="006B46EA"/>
    <w:rsid w:val="006B49D4"/>
    <w:rsid w:val="006B4CAE"/>
    <w:rsid w:val="006B4DB6"/>
    <w:rsid w:val="006B5100"/>
    <w:rsid w:val="006B5A72"/>
    <w:rsid w:val="006B60FC"/>
    <w:rsid w:val="006B63C0"/>
    <w:rsid w:val="006B63FF"/>
    <w:rsid w:val="006B663E"/>
    <w:rsid w:val="006B67B8"/>
    <w:rsid w:val="006B6B59"/>
    <w:rsid w:val="006B7036"/>
    <w:rsid w:val="006B729D"/>
    <w:rsid w:val="006B79D1"/>
    <w:rsid w:val="006B79F1"/>
    <w:rsid w:val="006B7A5C"/>
    <w:rsid w:val="006B7B2D"/>
    <w:rsid w:val="006B7F63"/>
    <w:rsid w:val="006C02E7"/>
    <w:rsid w:val="006C0688"/>
    <w:rsid w:val="006C0913"/>
    <w:rsid w:val="006C0B81"/>
    <w:rsid w:val="006C1A15"/>
    <w:rsid w:val="006C1C4A"/>
    <w:rsid w:val="006C1EFD"/>
    <w:rsid w:val="006C20E1"/>
    <w:rsid w:val="006C2BCC"/>
    <w:rsid w:val="006C2EFC"/>
    <w:rsid w:val="006C32A8"/>
    <w:rsid w:val="006C330B"/>
    <w:rsid w:val="006C33C0"/>
    <w:rsid w:val="006C3752"/>
    <w:rsid w:val="006C38D6"/>
    <w:rsid w:val="006C3AB1"/>
    <w:rsid w:val="006C3B48"/>
    <w:rsid w:val="006C3F18"/>
    <w:rsid w:val="006C3FD5"/>
    <w:rsid w:val="006C4223"/>
    <w:rsid w:val="006C44C3"/>
    <w:rsid w:val="006C4518"/>
    <w:rsid w:val="006C4854"/>
    <w:rsid w:val="006C4B0D"/>
    <w:rsid w:val="006C529D"/>
    <w:rsid w:val="006C56F4"/>
    <w:rsid w:val="006C597D"/>
    <w:rsid w:val="006C59F5"/>
    <w:rsid w:val="006C5F24"/>
    <w:rsid w:val="006C6009"/>
    <w:rsid w:val="006C604F"/>
    <w:rsid w:val="006C60BC"/>
    <w:rsid w:val="006C6318"/>
    <w:rsid w:val="006C68F7"/>
    <w:rsid w:val="006C6A19"/>
    <w:rsid w:val="006C6C25"/>
    <w:rsid w:val="006C7B40"/>
    <w:rsid w:val="006C7BB1"/>
    <w:rsid w:val="006C7D6F"/>
    <w:rsid w:val="006D02C2"/>
    <w:rsid w:val="006D0501"/>
    <w:rsid w:val="006D09ED"/>
    <w:rsid w:val="006D0BFA"/>
    <w:rsid w:val="006D0CDB"/>
    <w:rsid w:val="006D1098"/>
    <w:rsid w:val="006D1198"/>
    <w:rsid w:val="006D1765"/>
    <w:rsid w:val="006D1C29"/>
    <w:rsid w:val="006D1CEB"/>
    <w:rsid w:val="006D20B7"/>
    <w:rsid w:val="006D2385"/>
    <w:rsid w:val="006D2506"/>
    <w:rsid w:val="006D2910"/>
    <w:rsid w:val="006D2E65"/>
    <w:rsid w:val="006D2E82"/>
    <w:rsid w:val="006D2F05"/>
    <w:rsid w:val="006D3155"/>
    <w:rsid w:val="006D34BE"/>
    <w:rsid w:val="006D3A92"/>
    <w:rsid w:val="006D3F49"/>
    <w:rsid w:val="006D3FCB"/>
    <w:rsid w:val="006D42B5"/>
    <w:rsid w:val="006D49EB"/>
    <w:rsid w:val="006D4DAA"/>
    <w:rsid w:val="006D4E33"/>
    <w:rsid w:val="006D5115"/>
    <w:rsid w:val="006D5289"/>
    <w:rsid w:val="006D568E"/>
    <w:rsid w:val="006D576A"/>
    <w:rsid w:val="006D578B"/>
    <w:rsid w:val="006D5797"/>
    <w:rsid w:val="006D5822"/>
    <w:rsid w:val="006D59A9"/>
    <w:rsid w:val="006D59D9"/>
    <w:rsid w:val="006D5A40"/>
    <w:rsid w:val="006D5CB9"/>
    <w:rsid w:val="006D5DE3"/>
    <w:rsid w:val="006D604B"/>
    <w:rsid w:val="006D621B"/>
    <w:rsid w:val="006D66DA"/>
    <w:rsid w:val="006D68B5"/>
    <w:rsid w:val="006D6F77"/>
    <w:rsid w:val="006D786A"/>
    <w:rsid w:val="006E0145"/>
    <w:rsid w:val="006E0270"/>
    <w:rsid w:val="006E02E3"/>
    <w:rsid w:val="006E050D"/>
    <w:rsid w:val="006E0898"/>
    <w:rsid w:val="006E0AF6"/>
    <w:rsid w:val="006E0C2B"/>
    <w:rsid w:val="006E0E75"/>
    <w:rsid w:val="006E0FA0"/>
    <w:rsid w:val="006E101C"/>
    <w:rsid w:val="006E11C2"/>
    <w:rsid w:val="006E1212"/>
    <w:rsid w:val="006E1462"/>
    <w:rsid w:val="006E1820"/>
    <w:rsid w:val="006E193A"/>
    <w:rsid w:val="006E1AF2"/>
    <w:rsid w:val="006E1E4B"/>
    <w:rsid w:val="006E2098"/>
    <w:rsid w:val="006E220A"/>
    <w:rsid w:val="006E292A"/>
    <w:rsid w:val="006E2BA4"/>
    <w:rsid w:val="006E2CB2"/>
    <w:rsid w:val="006E32A1"/>
    <w:rsid w:val="006E3451"/>
    <w:rsid w:val="006E3496"/>
    <w:rsid w:val="006E34AB"/>
    <w:rsid w:val="006E38C9"/>
    <w:rsid w:val="006E39C5"/>
    <w:rsid w:val="006E3F9B"/>
    <w:rsid w:val="006E4909"/>
    <w:rsid w:val="006E55AB"/>
    <w:rsid w:val="006E5678"/>
    <w:rsid w:val="006E57FA"/>
    <w:rsid w:val="006E58BE"/>
    <w:rsid w:val="006E5B32"/>
    <w:rsid w:val="006E5DE4"/>
    <w:rsid w:val="006E5E91"/>
    <w:rsid w:val="006E65E0"/>
    <w:rsid w:val="006E6660"/>
    <w:rsid w:val="006E68BD"/>
    <w:rsid w:val="006E6C32"/>
    <w:rsid w:val="006E6D8C"/>
    <w:rsid w:val="006E7211"/>
    <w:rsid w:val="006E72DC"/>
    <w:rsid w:val="006E7685"/>
    <w:rsid w:val="006E76FB"/>
    <w:rsid w:val="006E799C"/>
    <w:rsid w:val="006E7C53"/>
    <w:rsid w:val="006F0057"/>
    <w:rsid w:val="006F0256"/>
    <w:rsid w:val="006F07A6"/>
    <w:rsid w:val="006F07E7"/>
    <w:rsid w:val="006F0A23"/>
    <w:rsid w:val="006F178C"/>
    <w:rsid w:val="006F18E3"/>
    <w:rsid w:val="006F1C71"/>
    <w:rsid w:val="006F2184"/>
    <w:rsid w:val="006F226B"/>
    <w:rsid w:val="006F2825"/>
    <w:rsid w:val="006F29FE"/>
    <w:rsid w:val="006F2A2A"/>
    <w:rsid w:val="006F2AB8"/>
    <w:rsid w:val="006F2C60"/>
    <w:rsid w:val="006F2DEA"/>
    <w:rsid w:val="006F36A6"/>
    <w:rsid w:val="006F38DE"/>
    <w:rsid w:val="006F4454"/>
    <w:rsid w:val="006F46AB"/>
    <w:rsid w:val="006F46B3"/>
    <w:rsid w:val="006F4761"/>
    <w:rsid w:val="006F4ADF"/>
    <w:rsid w:val="006F4AF0"/>
    <w:rsid w:val="006F55A3"/>
    <w:rsid w:val="006F58B4"/>
    <w:rsid w:val="006F5A3A"/>
    <w:rsid w:val="006F5B64"/>
    <w:rsid w:val="006F5F32"/>
    <w:rsid w:val="006F66BE"/>
    <w:rsid w:val="006F6B2A"/>
    <w:rsid w:val="006F6BF5"/>
    <w:rsid w:val="006F6D0D"/>
    <w:rsid w:val="006F6D31"/>
    <w:rsid w:val="006F6F42"/>
    <w:rsid w:val="006F71D0"/>
    <w:rsid w:val="006F71E9"/>
    <w:rsid w:val="006F728F"/>
    <w:rsid w:val="006F739B"/>
    <w:rsid w:val="006F73ED"/>
    <w:rsid w:val="006F74B4"/>
    <w:rsid w:val="006F75ED"/>
    <w:rsid w:val="006F774A"/>
    <w:rsid w:val="0070024B"/>
    <w:rsid w:val="00700565"/>
    <w:rsid w:val="0070066B"/>
    <w:rsid w:val="007007EB"/>
    <w:rsid w:val="00700EA6"/>
    <w:rsid w:val="007010A1"/>
    <w:rsid w:val="007010A4"/>
    <w:rsid w:val="00701875"/>
    <w:rsid w:val="00701B4C"/>
    <w:rsid w:val="007020BB"/>
    <w:rsid w:val="007020FF"/>
    <w:rsid w:val="007022BE"/>
    <w:rsid w:val="007026F3"/>
    <w:rsid w:val="00702902"/>
    <w:rsid w:val="00702D28"/>
    <w:rsid w:val="007033A9"/>
    <w:rsid w:val="007036D7"/>
    <w:rsid w:val="00703798"/>
    <w:rsid w:val="0070379C"/>
    <w:rsid w:val="00703ED4"/>
    <w:rsid w:val="00704052"/>
    <w:rsid w:val="007045DE"/>
    <w:rsid w:val="00704672"/>
    <w:rsid w:val="00704871"/>
    <w:rsid w:val="00704A80"/>
    <w:rsid w:val="00704B56"/>
    <w:rsid w:val="00705214"/>
    <w:rsid w:val="007054E9"/>
    <w:rsid w:val="00705677"/>
    <w:rsid w:val="00705964"/>
    <w:rsid w:val="007059A5"/>
    <w:rsid w:val="00705D42"/>
    <w:rsid w:val="00705DE8"/>
    <w:rsid w:val="00705EDF"/>
    <w:rsid w:val="0070604E"/>
    <w:rsid w:val="0070679B"/>
    <w:rsid w:val="00706A24"/>
    <w:rsid w:val="00706BED"/>
    <w:rsid w:val="00706D91"/>
    <w:rsid w:val="00706E3E"/>
    <w:rsid w:val="00707040"/>
    <w:rsid w:val="00707199"/>
    <w:rsid w:val="007072CE"/>
    <w:rsid w:val="007072D0"/>
    <w:rsid w:val="0070751B"/>
    <w:rsid w:val="007075BD"/>
    <w:rsid w:val="007075FE"/>
    <w:rsid w:val="00707642"/>
    <w:rsid w:val="00707790"/>
    <w:rsid w:val="00707B0E"/>
    <w:rsid w:val="00707C5A"/>
    <w:rsid w:val="00707F94"/>
    <w:rsid w:val="00711575"/>
    <w:rsid w:val="007115D2"/>
    <w:rsid w:val="00711621"/>
    <w:rsid w:val="00711CF3"/>
    <w:rsid w:val="00711CFC"/>
    <w:rsid w:val="007120F0"/>
    <w:rsid w:val="0071257A"/>
    <w:rsid w:val="007125D9"/>
    <w:rsid w:val="00712D7F"/>
    <w:rsid w:val="007130B8"/>
    <w:rsid w:val="0071323F"/>
    <w:rsid w:val="007134BC"/>
    <w:rsid w:val="007134D1"/>
    <w:rsid w:val="007135D1"/>
    <w:rsid w:val="00713CBF"/>
    <w:rsid w:val="00714265"/>
    <w:rsid w:val="0071432F"/>
    <w:rsid w:val="00714377"/>
    <w:rsid w:val="007143EB"/>
    <w:rsid w:val="007147A9"/>
    <w:rsid w:val="007147DE"/>
    <w:rsid w:val="00714FA3"/>
    <w:rsid w:val="007151BC"/>
    <w:rsid w:val="007151EC"/>
    <w:rsid w:val="007156A2"/>
    <w:rsid w:val="00715B23"/>
    <w:rsid w:val="00715D19"/>
    <w:rsid w:val="00715E21"/>
    <w:rsid w:val="00716225"/>
    <w:rsid w:val="0071638B"/>
    <w:rsid w:val="007163B1"/>
    <w:rsid w:val="00716530"/>
    <w:rsid w:val="0071680C"/>
    <w:rsid w:val="00716830"/>
    <w:rsid w:val="00716C20"/>
    <w:rsid w:val="00716D1B"/>
    <w:rsid w:val="00716EDB"/>
    <w:rsid w:val="0071717C"/>
    <w:rsid w:val="0071742F"/>
    <w:rsid w:val="0071751E"/>
    <w:rsid w:val="007175BD"/>
    <w:rsid w:val="007175F3"/>
    <w:rsid w:val="0071775B"/>
    <w:rsid w:val="0072007D"/>
    <w:rsid w:val="007200C3"/>
    <w:rsid w:val="00720489"/>
    <w:rsid w:val="0072048C"/>
    <w:rsid w:val="0072062E"/>
    <w:rsid w:val="007206C5"/>
    <w:rsid w:val="00720984"/>
    <w:rsid w:val="00720A3A"/>
    <w:rsid w:val="00720B39"/>
    <w:rsid w:val="00720B6C"/>
    <w:rsid w:val="00720E9A"/>
    <w:rsid w:val="0072119E"/>
    <w:rsid w:val="007211B7"/>
    <w:rsid w:val="007211DD"/>
    <w:rsid w:val="007213AA"/>
    <w:rsid w:val="0072153A"/>
    <w:rsid w:val="00721656"/>
    <w:rsid w:val="00721747"/>
    <w:rsid w:val="007217A7"/>
    <w:rsid w:val="00721A7D"/>
    <w:rsid w:val="00722214"/>
    <w:rsid w:val="00722462"/>
    <w:rsid w:val="00722968"/>
    <w:rsid w:val="00722F32"/>
    <w:rsid w:val="0072303B"/>
    <w:rsid w:val="00723087"/>
    <w:rsid w:val="007230BA"/>
    <w:rsid w:val="00723789"/>
    <w:rsid w:val="007237B3"/>
    <w:rsid w:val="007239B3"/>
    <w:rsid w:val="00723C5B"/>
    <w:rsid w:val="00723D3F"/>
    <w:rsid w:val="00724026"/>
    <w:rsid w:val="0072422E"/>
    <w:rsid w:val="00724628"/>
    <w:rsid w:val="007247C5"/>
    <w:rsid w:val="0072492B"/>
    <w:rsid w:val="00724A9B"/>
    <w:rsid w:val="007253DD"/>
    <w:rsid w:val="00725697"/>
    <w:rsid w:val="00725B3D"/>
    <w:rsid w:val="00725B91"/>
    <w:rsid w:val="00725BDE"/>
    <w:rsid w:val="00725D02"/>
    <w:rsid w:val="00726041"/>
    <w:rsid w:val="00726070"/>
    <w:rsid w:val="0072615C"/>
    <w:rsid w:val="007261C6"/>
    <w:rsid w:val="0072648A"/>
    <w:rsid w:val="00726776"/>
    <w:rsid w:val="00726E6A"/>
    <w:rsid w:val="0072708F"/>
    <w:rsid w:val="007277C6"/>
    <w:rsid w:val="00727990"/>
    <w:rsid w:val="00730290"/>
    <w:rsid w:val="007302D9"/>
    <w:rsid w:val="007303B1"/>
    <w:rsid w:val="007307AF"/>
    <w:rsid w:val="00730A31"/>
    <w:rsid w:val="00730C02"/>
    <w:rsid w:val="00730E70"/>
    <w:rsid w:val="00730EBE"/>
    <w:rsid w:val="00730F3E"/>
    <w:rsid w:val="00731656"/>
    <w:rsid w:val="0073191D"/>
    <w:rsid w:val="00731A00"/>
    <w:rsid w:val="00731B60"/>
    <w:rsid w:val="00731B88"/>
    <w:rsid w:val="00731F36"/>
    <w:rsid w:val="00732196"/>
    <w:rsid w:val="007321D9"/>
    <w:rsid w:val="0073233E"/>
    <w:rsid w:val="00732352"/>
    <w:rsid w:val="007324CF"/>
    <w:rsid w:val="007324FA"/>
    <w:rsid w:val="007327F4"/>
    <w:rsid w:val="007328EB"/>
    <w:rsid w:val="00732A2B"/>
    <w:rsid w:val="00732B00"/>
    <w:rsid w:val="00732D44"/>
    <w:rsid w:val="0073324C"/>
    <w:rsid w:val="007332E0"/>
    <w:rsid w:val="007334D2"/>
    <w:rsid w:val="007337B1"/>
    <w:rsid w:val="007337B8"/>
    <w:rsid w:val="007339D3"/>
    <w:rsid w:val="00733BC2"/>
    <w:rsid w:val="00733DE2"/>
    <w:rsid w:val="00733EA8"/>
    <w:rsid w:val="007343A5"/>
    <w:rsid w:val="007343FB"/>
    <w:rsid w:val="00734567"/>
    <w:rsid w:val="00734719"/>
    <w:rsid w:val="00734763"/>
    <w:rsid w:val="00734B55"/>
    <w:rsid w:val="00734C33"/>
    <w:rsid w:val="00734C7B"/>
    <w:rsid w:val="00734CF6"/>
    <w:rsid w:val="00734E2F"/>
    <w:rsid w:val="007350EA"/>
    <w:rsid w:val="007358AB"/>
    <w:rsid w:val="00735CD0"/>
    <w:rsid w:val="00735DBF"/>
    <w:rsid w:val="00735FEE"/>
    <w:rsid w:val="0073621C"/>
    <w:rsid w:val="00736422"/>
    <w:rsid w:val="00736527"/>
    <w:rsid w:val="00736B3C"/>
    <w:rsid w:val="00736D59"/>
    <w:rsid w:val="00736D94"/>
    <w:rsid w:val="00736DDA"/>
    <w:rsid w:val="00737018"/>
    <w:rsid w:val="00737146"/>
    <w:rsid w:val="007377D0"/>
    <w:rsid w:val="0074025F"/>
    <w:rsid w:val="00740537"/>
    <w:rsid w:val="007406AC"/>
    <w:rsid w:val="00740AA2"/>
    <w:rsid w:val="00740BAD"/>
    <w:rsid w:val="00740D2C"/>
    <w:rsid w:val="00740D7B"/>
    <w:rsid w:val="00740EE4"/>
    <w:rsid w:val="007411F7"/>
    <w:rsid w:val="00741296"/>
    <w:rsid w:val="00741380"/>
    <w:rsid w:val="007416C1"/>
    <w:rsid w:val="007417BD"/>
    <w:rsid w:val="00741BEB"/>
    <w:rsid w:val="00741D0F"/>
    <w:rsid w:val="00741EAA"/>
    <w:rsid w:val="00742224"/>
    <w:rsid w:val="007422D7"/>
    <w:rsid w:val="00742585"/>
    <w:rsid w:val="007426AB"/>
    <w:rsid w:val="007426B3"/>
    <w:rsid w:val="00742783"/>
    <w:rsid w:val="007427BC"/>
    <w:rsid w:val="007428E1"/>
    <w:rsid w:val="00742AE4"/>
    <w:rsid w:val="00742CD3"/>
    <w:rsid w:val="00742D53"/>
    <w:rsid w:val="00742DFA"/>
    <w:rsid w:val="00742E89"/>
    <w:rsid w:val="00743082"/>
    <w:rsid w:val="0074316E"/>
    <w:rsid w:val="007432ED"/>
    <w:rsid w:val="00743385"/>
    <w:rsid w:val="007433E3"/>
    <w:rsid w:val="007435DD"/>
    <w:rsid w:val="00743703"/>
    <w:rsid w:val="00743C2C"/>
    <w:rsid w:val="00743ED6"/>
    <w:rsid w:val="0074407E"/>
    <w:rsid w:val="0074438C"/>
    <w:rsid w:val="00744390"/>
    <w:rsid w:val="007443D0"/>
    <w:rsid w:val="007443FB"/>
    <w:rsid w:val="00744708"/>
    <w:rsid w:val="007447A0"/>
    <w:rsid w:val="00744C46"/>
    <w:rsid w:val="00744FBE"/>
    <w:rsid w:val="0074502F"/>
    <w:rsid w:val="007450DA"/>
    <w:rsid w:val="007451AC"/>
    <w:rsid w:val="00745415"/>
    <w:rsid w:val="0074556B"/>
    <w:rsid w:val="00745640"/>
    <w:rsid w:val="00745828"/>
    <w:rsid w:val="007459B6"/>
    <w:rsid w:val="00746053"/>
    <w:rsid w:val="007462EB"/>
    <w:rsid w:val="007467D4"/>
    <w:rsid w:val="0074692C"/>
    <w:rsid w:val="00746BD1"/>
    <w:rsid w:val="00746C15"/>
    <w:rsid w:val="0074701A"/>
    <w:rsid w:val="007473B7"/>
    <w:rsid w:val="007475D6"/>
    <w:rsid w:val="007479A8"/>
    <w:rsid w:val="00747CC9"/>
    <w:rsid w:val="00747EE8"/>
    <w:rsid w:val="00747F5A"/>
    <w:rsid w:val="007503B1"/>
    <w:rsid w:val="00750731"/>
    <w:rsid w:val="007508BF"/>
    <w:rsid w:val="0075093E"/>
    <w:rsid w:val="00750A02"/>
    <w:rsid w:val="00750EA3"/>
    <w:rsid w:val="0075104B"/>
    <w:rsid w:val="0075143E"/>
    <w:rsid w:val="0075162E"/>
    <w:rsid w:val="00751C95"/>
    <w:rsid w:val="00751D83"/>
    <w:rsid w:val="00751EAB"/>
    <w:rsid w:val="007521F6"/>
    <w:rsid w:val="00752749"/>
    <w:rsid w:val="007533A0"/>
    <w:rsid w:val="007533ED"/>
    <w:rsid w:val="00753604"/>
    <w:rsid w:val="007536AE"/>
    <w:rsid w:val="007536BE"/>
    <w:rsid w:val="00753946"/>
    <w:rsid w:val="00753C11"/>
    <w:rsid w:val="00753FCB"/>
    <w:rsid w:val="007541BB"/>
    <w:rsid w:val="0075434D"/>
    <w:rsid w:val="0075483B"/>
    <w:rsid w:val="00754B8C"/>
    <w:rsid w:val="00754BAE"/>
    <w:rsid w:val="00754C22"/>
    <w:rsid w:val="00754C4D"/>
    <w:rsid w:val="00754E00"/>
    <w:rsid w:val="0075512E"/>
    <w:rsid w:val="00755386"/>
    <w:rsid w:val="0075551A"/>
    <w:rsid w:val="0075565D"/>
    <w:rsid w:val="00755791"/>
    <w:rsid w:val="007559E4"/>
    <w:rsid w:val="00755A96"/>
    <w:rsid w:val="00755D38"/>
    <w:rsid w:val="00755E0A"/>
    <w:rsid w:val="007564FF"/>
    <w:rsid w:val="0075664B"/>
    <w:rsid w:val="00756AE4"/>
    <w:rsid w:val="00756B2D"/>
    <w:rsid w:val="00756C00"/>
    <w:rsid w:val="00756D34"/>
    <w:rsid w:val="00756E87"/>
    <w:rsid w:val="00756F90"/>
    <w:rsid w:val="007570BF"/>
    <w:rsid w:val="007570C1"/>
    <w:rsid w:val="0075720B"/>
    <w:rsid w:val="007572A5"/>
    <w:rsid w:val="007574FE"/>
    <w:rsid w:val="007577CC"/>
    <w:rsid w:val="007578FC"/>
    <w:rsid w:val="00757AD3"/>
    <w:rsid w:val="00757B29"/>
    <w:rsid w:val="00757C4F"/>
    <w:rsid w:val="00757F5B"/>
    <w:rsid w:val="00760677"/>
    <w:rsid w:val="00761328"/>
    <w:rsid w:val="007613AD"/>
    <w:rsid w:val="00761576"/>
    <w:rsid w:val="0076160F"/>
    <w:rsid w:val="0076181B"/>
    <w:rsid w:val="00761C52"/>
    <w:rsid w:val="00761E9A"/>
    <w:rsid w:val="00762302"/>
    <w:rsid w:val="007623C5"/>
    <w:rsid w:val="0076275A"/>
    <w:rsid w:val="00762803"/>
    <w:rsid w:val="00762885"/>
    <w:rsid w:val="007628C9"/>
    <w:rsid w:val="007629F6"/>
    <w:rsid w:val="00762B31"/>
    <w:rsid w:val="00762F9E"/>
    <w:rsid w:val="007632A0"/>
    <w:rsid w:val="0076378E"/>
    <w:rsid w:val="007637F7"/>
    <w:rsid w:val="00763920"/>
    <w:rsid w:val="00763A1F"/>
    <w:rsid w:val="00763EF2"/>
    <w:rsid w:val="00763F9B"/>
    <w:rsid w:val="0076420E"/>
    <w:rsid w:val="007643AD"/>
    <w:rsid w:val="00764947"/>
    <w:rsid w:val="0076496E"/>
    <w:rsid w:val="00764BC1"/>
    <w:rsid w:val="0076512A"/>
    <w:rsid w:val="007651FB"/>
    <w:rsid w:val="007652E3"/>
    <w:rsid w:val="0076543C"/>
    <w:rsid w:val="00765991"/>
    <w:rsid w:val="00765E42"/>
    <w:rsid w:val="007661EA"/>
    <w:rsid w:val="00766373"/>
    <w:rsid w:val="007663B1"/>
    <w:rsid w:val="007664C6"/>
    <w:rsid w:val="007664FD"/>
    <w:rsid w:val="00767221"/>
    <w:rsid w:val="007674EB"/>
    <w:rsid w:val="00767848"/>
    <w:rsid w:val="00767B3C"/>
    <w:rsid w:val="00767B79"/>
    <w:rsid w:val="00767CD0"/>
    <w:rsid w:val="00767ED2"/>
    <w:rsid w:val="007700FE"/>
    <w:rsid w:val="007702DA"/>
    <w:rsid w:val="00770871"/>
    <w:rsid w:val="007709DE"/>
    <w:rsid w:val="00770DD5"/>
    <w:rsid w:val="00770F54"/>
    <w:rsid w:val="00771302"/>
    <w:rsid w:val="0077148B"/>
    <w:rsid w:val="007714EA"/>
    <w:rsid w:val="00771BEB"/>
    <w:rsid w:val="00771E0E"/>
    <w:rsid w:val="0077215C"/>
    <w:rsid w:val="00772341"/>
    <w:rsid w:val="007723E6"/>
    <w:rsid w:val="00772A03"/>
    <w:rsid w:val="00772B2D"/>
    <w:rsid w:val="00772C81"/>
    <w:rsid w:val="00772DBF"/>
    <w:rsid w:val="00772F40"/>
    <w:rsid w:val="007730FE"/>
    <w:rsid w:val="0077321B"/>
    <w:rsid w:val="007733A7"/>
    <w:rsid w:val="007733C1"/>
    <w:rsid w:val="00773571"/>
    <w:rsid w:val="00773660"/>
    <w:rsid w:val="007739D5"/>
    <w:rsid w:val="00773E08"/>
    <w:rsid w:val="00773F95"/>
    <w:rsid w:val="00774657"/>
    <w:rsid w:val="00774A49"/>
    <w:rsid w:val="00774ABC"/>
    <w:rsid w:val="00774FA6"/>
    <w:rsid w:val="007751E9"/>
    <w:rsid w:val="0077563E"/>
    <w:rsid w:val="007757B3"/>
    <w:rsid w:val="0077597D"/>
    <w:rsid w:val="0077605C"/>
    <w:rsid w:val="007763A0"/>
    <w:rsid w:val="0077687E"/>
    <w:rsid w:val="00777089"/>
    <w:rsid w:val="0077735E"/>
    <w:rsid w:val="00777638"/>
    <w:rsid w:val="00777D5A"/>
    <w:rsid w:val="0078014F"/>
    <w:rsid w:val="007801AA"/>
    <w:rsid w:val="007801AB"/>
    <w:rsid w:val="00780448"/>
    <w:rsid w:val="00780B6B"/>
    <w:rsid w:val="00780CD9"/>
    <w:rsid w:val="00781101"/>
    <w:rsid w:val="00781103"/>
    <w:rsid w:val="0078142E"/>
    <w:rsid w:val="0078187C"/>
    <w:rsid w:val="00781D1E"/>
    <w:rsid w:val="0078216D"/>
    <w:rsid w:val="007822DD"/>
    <w:rsid w:val="00782434"/>
    <w:rsid w:val="00782684"/>
    <w:rsid w:val="007826A4"/>
    <w:rsid w:val="007826D6"/>
    <w:rsid w:val="007826D8"/>
    <w:rsid w:val="007828B6"/>
    <w:rsid w:val="00782B11"/>
    <w:rsid w:val="00782FBE"/>
    <w:rsid w:val="007830AE"/>
    <w:rsid w:val="007831EE"/>
    <w:rsid w:val="00783660"/>
    <w:rsid w:val="007837C0"/>
    <w:rsid w:val="007838D6"/>
    <w:rsid w:val="00783BAE"/>
    <w:rsid w:val="00783C13"/>
    <w:rsid w:val="007841BC"/>
    <w:rsid w:val="00784390"/>
    <w:rsid w:val="007843FF"/>
    <w:rsid w:val="00784C3E"/>
    <w:rsid w:val="00784D1D"/>
    <w:rsid w:val="00784D44"/>
    <w:rsid w:val="00784F20"/>
    <w:rsid w:val="00785044"/>
    <w:rsid w:val="0078525F"/>
    <w:rsid w:val="0078557D"/>
    <w:rsid w:val="0078563C"/>
    <w:rsid w:val="007856DA"/>
    <w:rsid w:val="007858F3"/>
    <w:rsid w:val="00785A9E"/>
    <w:rsid w:val="00785D3E"/>
    <w:rsid w:val="00785FAF"/>
    <w:rsid w:val="00786065"/>
    <w:rsid w:val="00786120"/>
    <w:rsid w:val="00786131"/>
    <w:rsid w:val="0078634C"/>
    <w:rsid w:val="00786596"/>
    <w:rsid w:val="00786914"/>
    <w:rsid w:val="00786935"/>
    <w:rsid w:val="00786CAF"/>
    <w:rsid w:val="00786DE4"/>
    <w:rsid w:val="00786E12"/>
    <w:rsid w:val="00787273"/>
    <w:rsid w:val="007872A6"/>
    <w:rsid w:val="007878E3"/>
    <w:rsid w:val="00787F73"/>
    <w:rsid w:val="007901FE"/>
    <w:rsid w:val="00790262"/>
    <w:rsid w:val="00790531"/>
    <w:rsid w:val="00790545"/>
    <w:rsid w:val="0079062A"/>
    <w:rsid w:val="00790BE7"/>
    <w:rsid w:val="00790D05"/>
    <w:rsid w:val="00790D32"/>
    <w:rsid w:val="007912E8"/>
    <w:rsid w:val="007913DC"/>
    <w:rsid w:val="007915C8"/>
    <w:rsid w:val="00791616"/>
    <w:rsid w:val="00791F88"/>
    <w:rsid w:val="007929D0"/>
    <w:rsid w:val="00792B26"/>
    <w:rsid w:val="00792F0C"/>
    <w:rsid w:val="00792F23"/>
    <w:rsid w:val="0079312A"/>
    <w:rsid w:val="007933A2"/>
    <w:rsid w:val="007933BD"/>
    <w:rsid w:val="007935C1"/>
    <w:rsid w:val="00793629"/>
    <w:rsid w:val="00793882"/>
    <w:rsid w:val="007939BC"/>
    <w:rsid w:val="00793D0F"/>
    <w:rsid w:val="00793D88"/>
    <w:rsid w:val="00793FD6"/>
    <w:rsid w:val="007942AB"/>
    <w:rsid w:val="00794387"/>
    <w:rsid w:val="00794421"/>
    <w:rsid w:val="00794736"/>
    <w:rsid w:val="007949BE"/>
    <w:rsid w:val="007949DA"/>
    <w:rsid w:val="00794C2C"/>
    <w:rsid w:val="00794D8E"/>
    <w:rsid w:val="00794E62"/>
    <w:rsid w:val="00794E78"/>
    <w:rsid w:val="007953AF"/>
    <w:rsid w:val="007954C6"/>
    <w:rsid w:val="007957C0"/>
    <w:rsid w:val="00795DBD"/>
    <w:rsid w:val="00795E32"/>
    <w:rsid w:val="00796289"/>
    <w:rsid w:val="00796299"/>
    <w:rsid w:val="00796318"/>
    <w:rsid w:val="00796329"/>
    <w:rsid w:val="0079650A"/>
    <w:rsid w:val="00796D16"/>
    <w:rsid w:val="00797302"/>
    <w:rsid w:val="007973B2"/>
    <w:rsid w:val="007975F2"/>
    <w:rsid w:val="00797A65"/>
    <w:rsid w:val="00797E26"/>
    <w:rsid w:val="007A00B9"/>
    <w:rsid w:val="007A0143"/>
    <w:rsid w:val="007A03B2"/>
    <w:rsid w:val="007A04CA"/>
    <w:rsid w:val="007A0523"/>
    <w:rsid w:val="007A058F"/>
    <w:rsid w:val="007A0610"/>
    <w:rsid w:val="007A0710"/>
    <w:rsid w:val="007A0B71"/>
    <w:rsid w:val="007A0D3D"/>
    <w:rsid w:val="007A0EF9"/>
    <w:rsid w:val="007A103E"/>
    <w:rsid w:val="007A1109"/>
    <w:rsid w:val="007A1307"/>
    <w:rsid w:val="007A13C9"/>
    <w:rsid w:val="007A1632"/>
    <w:rsid w:val="007A1CE5"/>
    <w:rsid w:val="007A1D16"/>
    <w:rsid w:val="007A1EA7"/>
    <w:rsid w:val="007A20F6"/>
    <w:rsid w:val="007A24DB"/>
    <w:rsid w:val="007A2658"/>
    <w:rsid w:val="007A2DB1"/>
    <w:rsid w:val="007A2E0E"/>
    <w:rsid w:val="007A3056"/>
    <w:rsid w:val="007A31D4"/>
    <w:rsid w:val="007A3228"/>
    <w:rsid w:val="007A341D"/>
    <w:rsid w:val="007A35DA"/>
    <w:rsid w:val="007A3708"/>
    <w:rsid w:val="007A371F"/>
    <w:rsid w:val="007A3986"/>
    <w:rsid w:val="007A3A23"/>
    <w:rsid w:val="007A3A87"/>
    <w:rsid w:val="007A3AC8"/>
    <w:rsid w:val="007A3D71"/>
    <w:rsid w:val="007A42B2"/>
    <w:rsid w:val="007A43E7"/>
    <w:rsid w:val="007A47AF"/>
    <w:rsid w:val="007A4923"/>
    <w:rsid w:val="007A4A08"/>
    <w:rsid w:val="007A4BFD"/>
    <w:rsid w:val="007A4D4E"/>
    <w:rsid w:val="007A4F7D"/>
    <w:rsid w:val="007A5045"/>
    <w:rsid w:val="007A50AA"/>
    <w:rsid w:val="007A55AF"/>
    <w:rsid w:val="007A5672"/>
    <w:rsid w:val="007A5814"/>
    <w:rsid w:val="007A59E8"/>
    <w:rsid w:val="007A5BEC"/>
    <w:rsid w:val="007A5F97"/>
    <w:rsid w:val="007A5FE2"/>
    <w:rsid w:val="007A6308"/>
    <w:rsid w:val="007A641B"/>
    <w:rsid w:val="007A66A2"/>
    <w:rsid w:val="007A6D62"/>
    <w:rsid w:val="007A6F86"/>
    <w:rsid w:val="007A71A7"/>
    <w:rsid w:val="007A73B7"/>
    <w:rsid w:val="007A7825"/>
    <w:rsid w:val="007A7956"/>
    <w:rsid w:val="007A7F85"/>
    <w:rsid w:val="007B0349"/>
    <w:rsid w:val="007B0675"/>
    <w:rsid w:val="007B0BD4"/>
    <w:rsid w:val="007B0DB9"/>
    <w:rsid w:val="007B1194"/>
    <w:rsid w:val="007B1344"/>
    <w:rsid w:val="007B1371"/>
    <w:rsid w:val="007B1499"/>
    <w:rsid w:val="007B14AA"/>
    <w:rsid w:val="007B1582"/>
    <w:rsid w:val="007B161C"/>
    <w:rsid w:val="007B17CE"/>
    <w:rsid w:val="007B1B1D"/>
    <w:rsid w:val="007B1DB3"/>
    <w:rsid w:val="007B23D5"/>
    <w:rsid w:val="007B24DD"/>
    <w:rsid w:val="007B27BD"/>
    <w:rsid w:val="007B2CF1"/>
    <w:rsid w:val="007B34B0"/>
    <w:rsid w:val="007B3C17"/>
    <w:rsid w:val="007B3E04"/>
    <w:rsid w:val="007B3E05"/>
    <w:rsid w:val="007B3FA5"/>
    <w:rsid w:val="007B420C"/>
    <w:rsid w:val="007B4222"/>
    <w:rsid w:val="007B4316"/>
    <w:rsid w:val="007B45AD"/>
    <w:rsid w:val="007B466A"/>
    <w:rsid w:val="007B47FE"/>
    <w:rsid w:val="007B4A11"/>
    <w:rsid w:val="007B4DD4"/>
    <w:rsid w:val="007B4E6A"/>
    <w:rsid w:val="007B52A7"/>
    <w:rsid w:val="007B555B"/>
    <w:rsid w:val="007B56C5"/>
    <w:rsid w:val="007B5AD6"/>
    <w:rsid w:val="007B5C09"/>
    <w:rsid w:val="007B60D8"/>
    <w:rsid w:val="007B659A"/>
    <w:rsid w:val="007B6B47"/>
    <w:rsid w:val="007B735A"/>
    <w:rsid w:val="007B76DB"/>
    <w:rsid w:val="007B779A"/>
    <w:rsid w:val="007B77AB"/>
    <w:rsid w:val="007C0172"/>
    <w:rsid w:val="007C02DF"/>
    <w:rsid w:val="007C0300"/>
    <w:rsid w:val="007C04B5"/>
    <w:rsid w:val="007C0718"/>
    <w:rsid w:val="007C0D19"/>
    <w:rsid w:val="007C10E2"/>
    <w:rsid w:val="007C11E5"/>
    <w:rsid w:val="007C162E"/>
    <w:rsid w:val="007C18B9"/>
    <w:rsid w:val="007C1984"/>
    <w:rsid w:val="007C19A8"/>
    <w:rsid w:val="007C19BB"/>
    <w:rsid w:val="007C1DBB"/>
    <w:rsid w:val="007C1F58"/>
    <w:rsid w:val="007C1F6E"/>
    <w:rsid w:val="007C2211"/>
    <w:rsid w:val="007C2461"/>
    <w:rsid w:val="007C24A2"/>
    <w:rsid w:val="007C284D"/>
    <w:rsid w:val="007C2C3C"/>
    <w:rsid w:val="007C2C6A"/>
    <w:rsid w:val="007C2DC0"/>
    <w:rsid w:val="007C381C"/>
    <w:rsid w:val="007C3BC9"/>
    <w:rsid w:val="007C400A"/>
    <w:rsid w:val="007C4099"/>
    <w:rsid w:val="007C439A"/>
    <w:rsid w:val="007C4599"/>
    <w:rsid w:val="007C477E"/>
    <w:rsid w:val="007C4ADC"/>
    <w:rsid w:val="007C4D58"/>
    <w:rsid w:val="007C50AC"/>
    <w:rsid w:val="007C540C"/>
    <w:rsid w:val="007C5825"/>
    <w:rsid w:val="007C5A43"/>
    <w:rsid w:val="007C5A9C"/>
    <w:rsid w:val="007C5C6D"/>
    <w:rsid w:val="007C5F72"/>
    <w:rsid w:val="007C63A5"/>
    <w:rsid w:val="007C6685"/>
    <w:rsid w:val="007C6BA6"/>
    <w:rsid w:val="007C717F"/>
    <w:rsid w:val="007C78F3"/>
    <w:rsid w:val="007C7921"/>
    <w:rsid w:val="007C7974"/>
    <w:rsid w:val="007C79CF"/>
    <w:rsid w:val="007D01F3"/>
    <w:rsid w:val="007D02A4"/>
    <w:rsid w:val="007D02EA"/>
    <w:rsid w:val="007D039C"/>
    <w:rsid w:val="007D03AD"/>
    <w:rsid w:val="007D0856"/>
    <w:rsid w:val="007D0EE2"/>
    <w:rsid w:val="007D0EFD"/>
    <w:rsid w:val="007D10D7"/>
    <w:rsid w:val="007D131A"/>
    <w:rsid w:val="007D1476"/>
    <w:rsid w:val="007D1720"/>
    <w:rsid w:val="007D17F1"/>
    <w:rsid w:val="007D183B"/>
    <w:rsid w:val="007D1EF2"/>
    <w:rsid w:val="007D1F06"/>
    <w:rsid w:val="007D2057"/>
    <w:rsid w:val="007D20AD"/>
    <w:rsid w:val="007D20E7"/>
    <w:rsid w:val="007D2140"/>
    <w:rsid w:val="007D2630"/>
    <w:rsid w:val="007D28A6"/>
    <w:rsid w:val="007D2E4E"/>
    <w:rsid w:val="007D33CE"/>
    <w:rsid w:val="007D36FE"/>
    <w:rsid w:val="007D4BD8"/>
    <w:rsid w:val="007D50CE"/>
    <w:rsid w:val="007D5149"/>
    <w:rsid w:val="007D52AD"/>
    <w:rsid w:val="007D5313"/>
    <w:rsid w:val="007D5494"/>
    <w:rsid w:val="007D5649"/>
    <w:rsid w:val="007D5831"/>
    <w:rsid w:val="007D5F9D"/>
    <w:rsid w:val="007D6131"/>
    <w:rsid w:val="007D628C"/>
    <w:rsid w:val="007D64B1"/>
    <w:rsid w:val="007D6551"/>
    <w:rsid w:val="007D677E"/>
    <w:rsid w:val="007D68A9"/>
    <w:rsid w:val="007D68DE"/>
    <w:rsid w:val="007D69E8"/>
    <w:rsid w:val="007D7208"/>
    <w:rsid w:val="007D747B"/>
    <w:rsid w:val="007D7511"/>
    <w:rsid w:val="007D7682"/>
    <w:rsid w:val="007D770E"/>
    <w:rsid w:val="007D7741"/>
    <w:rsid w:val="007D7B07"/>
    <w:rsid w:val="007D7BBF"/>
    <w:rsid w:val="007D7BD4"/>
    <w:rsid w:val="007D7C3D"/>
    <w:rsid w:val="007D7C5A"/>
    <w:rsid w:val="007D7E1E"/>
    <w:rsid w:val="007D7E87"/>
    <w:rsid w:val="007D7FA4"/>
    <w:rsid w:val="007D7FFD"/>
    <w:rsid w:val="007E0063"/>
    <w:rsid w:val="007E037E"/>
    <w:rsid w:val="007E0E06"/>
    <w:rsid w:val="007E0F49"/>
    <w:rsid w:val="007E1043"/>
    <w:rsid w:val="007E1087"/>
    <w:rsid w:val="007E1562"/>
    <w:rsid w:val="007E1641"/>
    <w:rsid w:val="007E180B"/>
    <w:rsid w:val="007E20C3"/>
    <w:rsid w:val="007E280B"/>
    <w:rsid w:val="007E2B56"/>
    <w:rsid w:val="007E2EE0"/>
    <w:rsid w:val="007E3068"/>
    <w:rsid w:val="007E334A"/>
    <w:rsid w:val="007E354B"/>
    <w:rsid w:val="007E3916"/>
    <w:rsid w:val="007E3CB8"/>
    <w:rsid w:val="007E3F93"/>
    <w:rsid w:val="007E4003"/>
    <w:rsid w:val="007E41C7"/>
    <w:rsid w:val="007E424C"/>
    <w:rsid w:val="007E4AC2"/>
    <w:rsid w:val="007E4D32"/>
    <w:rsid w:val="007E4EB8"/>
    <w:rsid w:val="007E5139"/>
    <w:rsid w:val="007E5A32"/>
    <w:rsid w:val="007E61EA"/>
    <w:rsid w:val="007E64E4"/>
    <w:rsid w:val="007E6781"/>
    <w:rsid w:val="007E69BC"/>
    <w:rsid w:val="007E6A15"/>
    <w:rsid w:val="007E6B71"/>
    <w:rsid w:val="007E6BB9"/>
    <w:rsid w:val="007E70B6"/>
    <w:rsid w:val="007E71DB"/>
    <w:rsid w:val="007E7555"/>
    <w:rsid w:val="007E7943"/>
    <w:rsid w:val="007F0656"/>
    <w:rsid w:val="007F0878"/>
    <w:rsid w:val="007F09F0"/>
    <w:rsid w:val="007F0AC4"/>
    <w:rsid w:val="007F0CF7"/>
    <w:rsid w:val="007F0FC5"/>
    <w:rsid w:val="007F163B"/>
    <w:rsid w:val="007F1696"/>
    <w:rsid w:val="007F1733"/>
    <w:rsid w:val="007F192D"/>
    <w:rsid w:val="007F19B3"/>
    <w:rsid w:val="007F1BDC"/>
    <w:rsid w:val="007F221A"/>
    <w:rsid w:val="007F2289"/>
    <w:rsid w:val="007F2397"/>
    <w:rsid w:val="007F2887"/>
    <w:rsid w:val="007F2B74"/>
    <w:rsid w:val="007F2B82"/>
    <w:rsid w:val="007F2D2C"/>
    <w:rsid w:val="007F2D35"/>
    <w:rsid w:val="007F394A"/>
    <w:rsid w:val="007F424A"/>
    <w:rsid w:val="007F4437"/>
    <w:rsid w:val="007F444F"/>
    <w:rsid w:val="007F4869"/>
    <w:rsid w:val="007F48A8"/>
    <w:rsid w:val="007F4B21"/>
    <w:rsid w:val="007F4FF4"/>
    <w:rsid w:val="007F51C2"/>
    <w:rsid w:val="007F536B"/>
    <w:rsid w:val="007F54B7"/>
    <w:rsid w:val="007F5696"/>
    <w:rsid w:val="007F5CB0"/>
    <w:rsid w:val="007F62C7"/>
    <w:rsid w:val="007F6360"/>
    <w:rsid w:val="007F666E"/>
    <w:rsid w:val="007F6829"/>
    <w:rsid w:val="007F6DC4"/>
    <w:rsid w:val="007F6EA0"/>
    <w:rsid w:val="007F740F"/>
    <w:rsid w:val="007F7416"/>
    <w:rsid w:val="007F743F"/>
    <w:rsid w:val="007F7466"/>
    <w:rsid w:val="007F75C5"/>
    <w:rsid w:val="007F771E"/>
    <w:rsid w:val="007F7904"/>
    <w:rsid w:val="007F7D6E"/>
    <w:rsid w:val="007F7E16"/>
    <w:rsid w:val="00800335"/>
    <w:rsid w:val="00800A26"/>
    <w:rsid w:val="00800A57"/>
    <w:rsid w:val="00800ACB"/>
    <w:rsid w:val="00800CA5"/>
    <w:rsid w:val="0080105B"/>
    <w:rsid w:val="0080183D"/>
    <w:rsid w:val="00801890"/>
    <w:rsid w:val="00801A06"/>
    <w:rsid w:val="00801C21"/>
    <w:rsid w:val="00801C70"/>
    <w:rsid w:val="00801F7E"/>
    <w:rsid w:val="00801FC2"/>
    <w:rsid w:val="008021EC"/>
    <w:rsid w:val="008024A1"/>
    <w:rsid w:val="00802528"/>
    <w:rsid w:val="008028B7"/>
    <w:rsid w:val="00802A65"/>
    <w:rsid w:val="00802ABA"/>
    <w:rsid w:val="00802C57"/>
    <w:rsid w:val="00802E10"/>
    <w:rsid w:val="00802F78"/>
    <w:rsid w:val="0080306E"/>
    <w:rsid w:val="00803460"/>
    <w:rsid w:val="00803701"/>
    <w:rsid w:val="008037E2"/>
    <w:rsid w:val="00803831"/>
    <w:rsid w:val="00803911"/>
    <w:rsid w:val="00803A9B"/>
    <w:rsid w:val="00803C0C"/>
    <w:rsid w:val="00803D12"/>
    <w:rsid w:val="00803EDB"/>
    <w:rsid w:val="008040CE"/>
    <w:rsid w:val="008040F8"/>
    <w:rsid w:val="0080449E"/>
    <w:rsid w:val="00804654"/>
    <w:rsid w:val="00804903"/>
    <w:rsid w:val="00804A75"/>
    <w:rsid w:val="00804F01"/>
    <w:rsid w:val="0080508E"/>
    <w:rsid w:val="008052D0"/>
    <w:rsid w:val="00805350"/>
    <w:rsid w:val="00805764"/>
    <w:rsid w:val="008057EC"/>
    <w:rsid w:val="00805844"/>
    <w:rsid w:val="00805AA3"/>
    <w:rsid w:val="00805EDD"/>
    <w:rsid w:val="00805EEA"/>
    <w:rsid w:val="0080601F"/>
    <w:rsid w:val="0080611F"/>
    <w:rsid w:val="00806138"/>
    <w:rsid w:val="00806260"/>
    <w:rsid w:val="008062A3"/>
    <w:rsid w:val="00806307"/>
    <w:rsid w:val="00806665"/>
    <w:rsid w:val="00806963"/>
    <w:rsid w:val="00806991"/>
    <w:rsid w:val="00806EA8"/>
    <w:rsid w:val="00807415"/>
    <w:rsid w:val="00807545"/>
    <w:rsid w:val="00807614"/>
    <w:rsid w:val="00807A06"/>
    <w:rsid w:val="00807B26"/>
    <w:rsid w:val="00807B8F"/>
    <w:rsid w:val="00807CE0"/>
    <w:rsid w:val="0081012B"/>
    <w:rsid w:val="0081022C"/>
    <w:rsid w:val="00810355"/>
    <w:rsid w:val="008105E2"/>
    <w:rsid w:val="00810A16"/>
    <w:rsid w:val="00810BF1"/>
    <w:rsid w:val="0081114B"/>
    <w:rsid w:val="00811BE1"/>
    <w:rsid w:val="00811D81"/>
    <w:rsid w:val="00811DEA"/>
    <w:rsid w:val="008120B0"/>
    <w:rsid w:val="008120C3"/>
    <w:rsid w:val="008122F1"/>
    <w:rsid w:val="0081255B"/>
    <w:rsid w:val="008125B2"/>
    <w:rsid w:val="00812873"/>
    <w:rsid w:val="008129F6"/>
    <w:rsid w:val="00813373"/>
    <w:rsid w:val="0081358D"/>
    <w:rsid w:val="00813613"/>
    <w:rsid w:val="00813677"/>
    <w:rsid w:val="00813767"/>
    <w:rsid w:val="008138EB"/>
    <w:rsid w:val="00813EC1"/>
    <w:rsid w:val="008142E2"/>
    <w:rsid w:val="0081436B"/>
    <w:rsid w:val="00814395"/>
    <w:rsid w:val="00814410"/>
    <w:rsid w:val="008146C3"/>
    <w:rsid w:val="008146F5"/>
    <w:rsid w:val="00814965"/>
    <w:rsid w:val="00814A59"/>
    <w:rsid w:val="00814AF9"/>
    <w:rsid w:val="00814F81"/>
    <w:rsid w:val="00815272"/>
    <w:rsid w:val="008152C1"/>
    <w:rsid w:val="008152F1"/>
    <w:rsid w:val="00815622"/>
    <w:rsid w:val="00815843"/>
    <w:rsid w:val="008158F7"/>
    <w:rsid w:val="00815AD1"/>
    <w:rsid w:val="00815D4F"/>
    <w:rsid w:val="00815F4E"/>
    <w:rsid w:val="00816037"/>
    <w:rsid w:val="008161FA"/>
    <w:rsid w:val="0081626D"/>
    <w:rsid w:val="008162C5"/>
    <w:rsid w:val="00816A1B"/>
    <w:rsid w:val="00816B61"/>
    <w:rsid w:val="00816FE9"/>
    <w:rsid w:val="00816FFD"/>
    <w:rsid w:val="008171B9"/>
    <w:rsid w:val="00817356"/>
    <w:rsid w:val="00817369"/>
    <w:rsid w:val="00817642"/>
    <w:rsid w:val="00817753"/>
    <w:rsid w:val="00817AAA"/>
    <w:rsid w:val="00817C37"/>
    <w:rsid w:val="00817C76"/>
    <w:rsid w:val="00817DA8"/>
    <w:rsid w:val="00817EC6"/>
    <w:rsid w:val="008201BE"/>
    <w:rsid w:val="00820380"/>
    <w:rsid w:val="00820666"/>
    <w:rsid w:val="00820A74"/>
    <w:rsid w:val="00820AB4"/>
    <w:rsid w:val="008210DF"/>
    <w:rsid w:val="0082134B"/>
    <w:rsid w:val="008213E4"/>
    <w:rsid w:val="00821588"/>
    <w:rsid w:val="0082174E"/>
    <w:rsid w:val="008218AC"/>
    <w:rsid w:val="00822214"/>
    <w:rsid w:val="00822546"/>
    <w:rsid w:val="0082254A"/>
    <w:rsid w:val="0082274A"/>
    <w:rsid w:val="00822777"/>
    <w:rsid w:val="00822CC3"/>
    <w:rsid w:val="00822E52"/>
    <w:rsid w:val="00822FD3"/>
    <w:rsid w:val="00823032"/>
    <w:rsid w:val="0082304F"/>
    <w:rsid w:val="008231B6"/>
    <w:rsid w:val="0082350A"/>
    <w:rsid w:val="008235C7"/>
    <w:rsid w:val="0082364E"/>
    <w:rsid w:val="00823783"/>
    <w:rsid w:val="00823D0A"/>
    <w:rsid w:val="00823D95"/>
    <w:rsid w:val="008240F6"/>
    <w:rsid w:val="00824294"/>
    <w:rsid w:val="008248F3"/>
    <w:rsid w:val="008249CC"/>
    <w:rsid w:val="00824D8B"/>
    <w:rsid w:val="008256E4"/>
    <w:rsid w:val="0082577F"/>
    <w:rsid w:val="00825DAF"/>
    <w:rsid w:val="00826137"/>
    <w:rsid w:val="008263C3"/>
    <w:rsid w:val="008268F2"/>
    <w:rsid w:val="00826AA3"/>
    <w:rsid w:val="00826B66"/>
    <w:rsid w:val="00826EA1"/>
    <w:rsid w:val="00826F8A"/>
    <w:rsid w:val="008272B4"/>
    <w:rsid w:val="008273A7"/>
    <w:rsid w:val="008274D8"/>
    <w:rsid w:val="008277C6"/>
    <w:rsid w:val="00827B05"/>
    <w:rsid w:val="008300F1"/>
    <w:rsid w:val="008303D7"/>
    <w:rsid w:val="00830551"/>
    <w:rsid w:val="008306E4"/>
    <w:rsid w:val="0083071C"/>
    <w:rsid w:val="00830AFA"/>
    <w:rsid w:val="00830FB2"/>
    <w:rsid w:val="008310FF"/>
    <w:rsid w:val="0083116F"/>
    <w:rsid w:val="008311B3"/>
    <w:rsid w:val="00831367"/>
    <w:rsid w:val="008315AA"/>
    <w:rsid w:val="008315C8"/>
    <w:rsid w:val="00831C86"/>
    <w:rsid w:val="00831CFA"/>
    <w:rsid w:val="00831E6A"/>
    <w:rsid w:val="00831EE4"/>
    <w:rsid w:val="008322B2"/>
    <w:rsid w:val="008324A8"/>
    <w:rsid w:val="0083257E"/>
    <w:rsid w:val="00832800"/>
    <w:rsid w:val="008328B6"/>
    <w:rsid w:val="00832C5C"/>
    <w:rsid w:val="00832D53"/>
    <w:rsid w:val="00832DC7"/>
    <w:rsid w:val="00832DDA"/>
    <w:rsid w:val="00832EBE"/>
    <w:rsid w:val="008331D5"/>
    <w:rsid w:val="0083340E"/>
    <w:rsid w:val="00833A03"/>
    <w:rsid w:val="00834069"/>
    <w:rsid w:val="0083436C"/>
    <w:rsid w:val="008346F1"/>
    <w:rsid w:val="008347E9"/>
    <w:rsid w:val="008348FD"/>
    <w:rsid w:val="00834DBF"/>
    <w:rsid w:val="0083525A"/>
    <w:rsid w:val="008353EE"/>
    <w:rsid w:val="00835429"/>
    <w:rsid w:val="0083551A"/>
    <w:rsid w:val="0083558A"/>
    <w:rsid w:val="008359D7"/>
    <w:rsid w:val="00835D09"/>
    <w:rsid w:val="008361B3"/>
    <w:rsid w:val="0083637C"/>
    <w:rsid w:val="00836BAD"/>
    <w:rsid w:val="00836CA5"/>
    <w:rsid w:val="00836DE0"/>
    <w:rsid w:val="00836E7A"/>
    <w:rsid w:val="00836E7E"/>
    <w:rsid w:val="00837001"/>
    <w:rsid w:val="008370BF"/>
    <w:rsid w:val="008373CD"/>
    <w:rsid w:val="008374E8"/>
    <w:rsid w:val="008376D4"/>
    <w:rsid w:val="00837A1F"/>
    <w:rsid w:val="00837A3E"/>
    <w:rsid w:val="00837B40"/>
    <w:rsid w:val="00837C6F"/>
    <w:rsid w:val="00837CC7"/>
    <w:rsid w:val="00837E09"/>
    <w:rsid w:val="008404F2"/>
    <w:rsid w:val="00840812"/>
    <w:rsid w:val="00840AEB"/>
    <w:rsid w:val="00840BF2"/>
    <w:rsid w:val="00840C01"/>
    <w:rsid w:val="00841452"/>
    <w:rsid w:val="00841AA2"/>
    <w:rsid w:val="00841B3A"/>
    <w:rsid w:val="00841C07"/>
    <w:rsid w:val="00842517"/>
    <w:rsid w:val="00842519"/>
    <w:rsid w:val="008425C8"/>
    <w:rsid w:val="00842781"/>
    <w:rsid w:val="0084286E"/>
    <w:rsid w:val="008429A5"/>
    <w:rsid w:val="008429C8"/>
    <w:rsid w:val="00842EA3"/>
    <w:rsid w:val="008430F1"/>
    <w:rsid w:val="00843130"/>
    <w:rsid w:val="00843843"/>
    <w:rsid w:val="00843E5F"/>
    <w:rsid w:val="00844205"/>
    <w:rsid w:val="0084427A"/>
    <w:rsid w:val="00844519"/>
    <w:rsid w:val="00844A15"/>
    <w:rsid w:val="00844E59"/>
    <w:rsid w:val="0084550C"/>
    <w:rsid w:val="00845590"/>
    <w:rsid w:val="00845E86"/>
    <w:rsid w:val="008460AA"/>
    <w:rsid w:val="0084616B"/>
    <w:rsid w:val="008462D0"/>
    <w:rsid w:val="0084637A"/>
    <w:rsid w:val="00846471"/>
    <w:rsid w:val="008464DB"/>
    <w:rsid w:val="00846738"/>
    <w:rsid w:val="008468A2"/>
    <w:rsid w:val="00846BD8"/>
    <w:rsid w:val="00846FF7"/>
    <w:rsid w:val="00847318"/>
    <w:rsid w:val="00847414"/>
    <w:rsid w:val="00847AF1"/>
    <w:rsid w:val="00847B0F"/>
    <w:rsid w:val="00850978"/>
    <w:rsid w:val="00850A35"/>
    <w:rsid w:val="00850A76"/>
    <w:rsid w:val="00850CE2"/>
    <w:rsid w:val="00850F15"/>
    <w:rsid w:val="00851559"/>
    <w:rsid w:val="008517E8"/>
    <w:rsid w:val="008518D0"/>
    <w:rsid w:val="0085198C"/>
    <w:rsid w:val="00851D0E"/>
    <w:rsid w:val="00852128"/>
    <w:rsid w:val="0085251F"/>
    <w:rsid w:val="0085257D"/>
    <w:rsid w:val="00852862"/>
    <w:rsid w:val="008529DB"/>
    <w:rsid w:val="00852A13"/>
    <w:rsid w:val="00852C21"/>
    <w:rsid w:val="00853026"/>
    <w:rsid w:val="008533E6"/>
    <w:rsid w:val="00853C0D"/>
    <w:rsid w:val="00853D4C"/>
    <w:rsid w:val="00853F04"/>
    <w:rsid w:val="008540DB"/>
    <w:rsid w:val="0085446B"/>
    <w:rsid w:val="008544E6"/>
    <w:rsid w:val="008549F5"/>
    <w:rsid w:val="00854C99"/>
    <w:rsid w:val="00854CE2"/>
    <w:rsid w:val="0085550E"/>
    <w:rsid w:val="0085595A"/>
    <w:rsid w:val="00855A1D"/>
    <w:rsid w:val="00855CA2"/>
    <w:rsid w:val="00855D47"/>
    <w:rsid w:val="00855E77"/>
    <w:rsid w:val="0085602D"/>
    <w:rsid w:val="00856247"/>
    <w:rsid w:val="00856B8E"/>
    <w:rsid w:val="008576C3"/>
    <w:rsid w:val="008576F9"/>
    <w:rsid w:val="008579C4"/>
    <w:rsid w:val="00857DAB"/>
    <w:rsid w:val="00860061"/>
    <w:rsid w:val="008600BC"/>
    <w:rsid w:val="008601ED"/>
    <w:rsid w:val="00860329"/>
    <w:rsid w:val="00860370"/>
    <w:rsid w:val="00860518"/>
    <w:rsid w:val="008605B2"/>
    <w:rsid w:val="0086094A"/>
    <w:rsid w:val="00860B99"/>
    <w:rsid w:val="00860BF8"/>
    <w:rsid w:val="00860C14"/>
    <w:rsid w:val="008614D4"/>
    <w:rsid w:val="008615CB"/>
    <w:rsid w:val="008615DE"/>
    <w:rsid w:val="0086199F"/>
    <w:rsid w:val="00862269"/>
    <w:rsid w:val="008622DB"/>
    <w:rsid w:val="00862345"/>
    <w:rsid w:val="00862368"/>
    <w:rsid w:val="008624A5"/>
    <w:rsid w:val="00862583"/>
    <w:rsid w:val="00862876"/>
    <w:rsid w:val="00862CD8"/>
    <w:rsid w:val="00863106"/>
    <w:rsid w:val="00863108"/>
    <w:rsid w:val="00863237"/>
    <w:rsid w:val="008638AB"/>
    <w:rsid w:val="0086391F"/>
    <w:rsid w:val="00863AF1"/>
    <w:rsid w:val="00863C4E"/>
    <w:rsid w:val="00863D96"/>
    <w:rsid w:val="00863E7E"/>
    <w:rsid w:val="00863F64"/>
    <w:rsid w:val="0086415E"/>
    <w:rsid w:val="00864259"/>
    <w:rsid w:val="008645A8"/>
    <w:rsid w:val="00864834"/>
    <w:rsid w:val="0086487D"/>
    <w:rsid w:val="00864B7E"/>
    <w:rsid w:val="00865102"/>
    <w:rsid w:val="0086528B"/>
    <w:rsid w:val="00865917"/>
    <w:rsid w:val="00865B6C"/>
    <w:rsid w:val="00865FA0"/>
    <w:rsid w:val="00866068"/>
    <w:rsid w:val="008660F0"/>
    <w:rsid w:val="008665A1"/>
    <w:rsid w:val="00866E2A"/>
    <w:rsid w:val="0086713C"/>
    <w:rsid w:val="0086753F"/>
    <w:rsid w:val="0086785B"/>
    <w:rsid w:val="008678E2"/>
    <w:rsid w:val="00867916"/>
    <w:rsid w:val="008679DA"/>
    <w:rsid w:val="00867F58"/>
    <w:rsid w:val="00870343"/>
    <w:rsid w:val="008703CD"/>
    <w:rsid w:val="00870A34"/>
    <w:rsid w:val="00870A79"/>
    <w:rsid w:val="00870C34"/>
    <w:rsid w:val="00870F2A"/>
    <w:rsid w:val="00871202"/>
    <w:rsid w:val="00871276"/>
    <w:rsid w:val="008713DA"/>
    <w:rsid w:val="00871A50"/>
    <w:rsid w:val="00871E85"/>
    <w:rsid w:val="00871FEF"/>
    <w:rsid w:val="008720AC"/>
    <w:rsid w:val="008723EC"/>
    <w:rsid w:val="00873B38"/>
    <w:rsid w:val="00873C35"/>
    <w:rsid w:val="0087420C"/>
    <w:rsid w:val="008742CC"/>
    <w:rsid w:val="00874591"/>
    <w:rsid w:val="008747FA"/>
    <w:rsid w:val="00874E72"/>
    <w:rsid w:val="008752C9"/>
    <w:rsid w:val="008755F1"/>
    <w:rsid w:val="00875A69"/>
    <w:rsid w:val="00875EDF"/>
    <w:rsid w:val="008761A5"/>
    <w:rsid w:val="008764E0"/>
    <w:rsid w:val="008766A3"/>
    <w:rsid w:val="008766F4"/>
    <w:rsid w:val="0087699C"/>
    <w:rsid w:val="00876D78"/>
    <w:rsid w:val="00876F94"/>
    <w:rsid w:val="00876FB7"/>
    <w:rsid w:val="0087702D"/>
    <w:rsid w:val="00877098"/>
    <w:rsid w:val="00877261"/>
    <w:rsid w:val="008778FD"/>
    <w:rsid w:val="00877E99"/>
    <w:rsid w:val="00880059"/>
    <w:rsid w:val="0088023C"/>
    <w:rsid w:val="0088028E"/>
    <w:rsid w:val="00880EBE"/>
    <w:rsid w:val="0088103F"/>
    <w:rsid w:val="008812C9"/>
    <w:rsid w:val="00881362"/>
    <w:rsid w:val="0088161C"/>
    <w:rsid w:val="008817B8"/>
    <w:rsid w:val="00881825"/>
    <w:rsid w:val="00881C50"/>
    <w:rsid w:val="00881CC2"/>
    <w:rsid w:val="00882063"/>
    <w:rsid w:val="008828A8"/>
    <w:rsid w:val="008829BF"/>
    <w:rsid w:val="00882B18"/>
    <w:rsid w:val="00882CEC"/>
    <w:rsid w:val="00882D4F"/>
    <w:rsid w:val="0088318D"/>
    <w:rsid w:val="0088321F"/>
    <w:rsid w:val="0088334D"/>
    <w:rsid w:val="008833A4"/>
    <w:rsid w:val="0088343D"/>
    <w:rsid w:val="00883568"/>
    <w:rsid w:val="00883C1F"/>
    <w:rsid w:val="00884428"/>
    <w:rsid w:val="0088480B"/>
    <w:rsid w:val="00884A85"/>
    <w:rsid w:val="00884B22"/>
    <w:rsid w:val="00884B82"/>
    <w:rsid w:val="0088514D"/>
    <w:rsid w:val="0088534D"/>
    <w:rsid w:val="00885401"/>
    <w:rsid w:val="00885760"/>
    <w:rsid w:val="00885848"/>
    <w:rsid w:val="008858C4"/>
    <w:rsid w:val="00885A27"/>
    <w:rsid w:val="00885C2B"/>
    <w:rsid w:val="00885F00"/>
    <w:rsid w:val="00886052"/>
    <w:rsid w:val="00886499"/>
    <w:rsid w:val="008864B6"/>
    <w:rsid w:val="008867E2"/>
    <w:rsid w:val="00886BB2"/>
    <w:rsid w:val="00886C80"/>
    <w:rsid w:val="00886C85"/>
    <w:rsid w:val="008871DD"/>
    <w:rsid w:val="0088745C"/>
    <w:rsid w:val="0088788E"/>
    <w:rsid w:val="00887B4B"/>
    <w:rsid w:val="00887BF6"/>
    <w:rsid w:val="00887CAE"/>
    <w:rsid w:val="00890460"/>
    <w:rsid w:val="008904C0"/>
    <w:rsid w:val="00890585"/>
    <w:rsid w:val="00890604"/>
    <w:rsid w:val="00890647"/>
    <w:rsid w:val="0089066F"/>
    <w:rsid w:val="00890869"/>
    <w:rsid w:val="00890A3C"/>
    <w:rsid w:val="00890BC9"/>
    <w:rsid w:val="00890C37"/>
    <w:rsid w:val="00890FB3"/>
    <w:rsid w:val="008911B9"/>
    <w:rsid w:val="008912A1"/>
    <w:rsid w:val="0089138B"/>
    <w:rsid w:val="0089148A"/>
    <w:rsid w:val="00891968"/>
    <w:rsid w:val="00891C9B"/>
    <w:rsid w:val="00891D94"/>
    <w:rsid w:val="00892017"/>
    <w:rsid w:val="0089201B"/>
    <w:rsid w:val="00892182"/>
    <w:rsid w:val="008922D8"/>
    <w:rsid w:val="008927FA"/>
    <w:rsid w:val="00892B9E"/>
    <w:rsid w:val="00892D83"/>
    <w:rsid w:val="00892E0D"/>
    <w:rsid w:val="00892E9C"/>
    <w:rsid w:val="008931A8"/>
    <w:rsid w:val="00893252"/>
    <w:rsid w:val="008932D1"/>
    <w:rsid w:val="008934BF"/>
    <w:rsid w:val="00893661"/>
    <w:rsid w:val="0089380D"/>
    <w:rsid w:val="00893AF8"/>
    <w:rsid w:val="00893BA8"/>
    <w:rsid w:val="00893BE3"/>
    <w:rsid w:val="00893C90"/>
    <w:rsid w:val="008941BD"/>
    <w:rsid w:val="0089463F"/>
    <w:rsid w:val="00895152"/>
    <w:rsid w:val="00895D30"/>
    <w:rsid w:val="00895E97"/>
    <w:rsid w:val="008960F3"/>
    <w:rsid w:val="008963E9"/>
    <w:rsid w:val="008967B3"/>
    <w:rsid w:val="00896A6C"/>
    <w:rsid w:val="00896AE5"/>
    <w:rsid w:val="00896B2B"/>
    <w:rsid w:val="00896C4C"/>
    <w:rsid w:val="00896C69"/>
    <w:rsid w:val="00896DE1"/>
    <w:rsid w:val="00897181"/>
    <w:rsid w:val="0089738B"/>
    <w:rsid w:val="008974D9"/>
    <w:rsid w:val="0089765C"/>
    <w:rsid w:val="008977AA"/>
    <w:rsid w:val="00897861"/>
    <w:rsid w:val="008979BC"/>
    <w:rsid w:val="00897A20"/>
    <w:rsid w:val="008A0011"/>
    <w:rsid w:val="008A0887"/>
    <w:rsid w:val="008A0E24"/>
    <w:rsid w:val="008A0E76"/>
    <w:rsid w:val="008A120B"/>
    <w:rsid w:val="008A173E"/>
    <w:rsid w:val="008A18C0"/>
    <w:rsid w:val="008A19E0"/>
    <w:rsid w:val="008A1F68"/>
    <w:rsid w:val="008A237E"/>
    <w:rsid w:val="008A2477"/>
    <w:rsid w:val="008A2742"/>
    <w:rsid w:val="008A2BAD"/>
    <w:rsid w:val="008A2BB2"/>
    <w:rsid w:val="008A2C42"/>
    <w:rsid w:val="008A2F61"/>
    <w:rsid w:val="008A3130"/>
    <w:rsid w:val="008A37CF"/>
    <w:rsid w:val="008A38A1"/>
    <w:rsid w:val="008A39FF"/>
    <w:rsid w:val="008A3B0D"/>
    <w:rsid w:val="008A420E"/>
    <w:rsid w:val="008A4637"/>
    <w:rsid w:val="008A48FD"/>
    <w:rsid w:val="008A4988"/>
    <w:rsid w:val="008A4BAA"/>
    <w:rsid w:val="008A4EED"/>
    <w:rsid w:val="008A4F41"/>
    <w:rsid w:val="008A5077"/>
    <w:rsid w:val="008A58C1"/>
    <w:rsid w:val="008A5ACB"/>
    <w:rsid w:val="008A5E7F"/>
    <w:rsid w:val="008A5EE9"/>
    <w:rsid w:val="008A5FB0"/>
    <w:rsid w:val="008A63D1"/>
    <w:rsid w:val="008A6421"/>
    <w:rsid w:val="008A6888"/>
    <w:rsid w:val="008A69B7"/>
    <w:rsid w:val="008A6C5D"/>
    <w:rsid w:val="008A6DAA"/>
    <w:rsid w:val="008A6EEC"/>
    <w:rsid w:val="008A6FD3"/>
    <w:rsid w:val="008A729A"/>
    <w:rsid w:val="008A73DC"/>
    <w:rsid w:val="008A73FE"/>
    <w:rsid w:val="008A7987"/>
    <w:rsid w:val="008B005F"/>
    <w:rsid w:val="008B00D2"/>
    <w:rsid w:val="008B0451"/>
    <w:rsid w:val="008B06C7"/>
    <w:rsid w:val="008B082B"/>
    <w:rsid w:val="008B0878"/>
    <w:rsid w:val="008B08FC"/>
    <w:rsid w:val="008B0AFE"/>
    <w:rsid w:val="008B0BE1"/>
    <w:rsid w:val="008B0BFF"/>
    <w:rsid w:val="008B0E21"/>
    <w:rsid w:val="008B1251"/>
    <w:rsid w:val="008B12F0"/>
    <w:rsid w:val="008B13BC"/>
    <w:rsid w:val="008B13FD"/>
    <w:rsid w:val="008B15C0"/>
    <w:rsid w:val="008B1AFB"/>
    <w:rsid w:val="008B1DEB"/>
    <w:rsid w:val="008B1F4C"/>
    <w:rsid w:val="008B2193"/>
    <w:rsid w:val="008B219C"/>
    <w:rsid w:val="008B24A8"/>
    <w:rsid w:val="008B272F"/>
    <w:rsid w:val="008B296E"/>
    <w:rsid w:val="008B2C1D"/>
    <w:rsid w:val="008B2FB2"/>
    <w:rsid w:val="008B3809"/>
    <w:rsid w:val="008B39C7"/>
    <w:rsid w:val="008B3F3C"/>
    <w:rsid w:val="008B3F72"/>
    <w:rsid w:val="008B45A6"/>
    <w:rsid w:val="008B4FB7"/>
    <w:rsid w:val="008B54E0"/>
    <w:rsid w:val="008B5712"/>
    <w:rsid w:val="008B57D0"/>
    <w:rsid w:val="008B5DC6"/>
    <w:rsid w:val="008B6251"/>
    <w:rsid w:val="008B635D"/>
    <w:rsid w:val="008B63EE"/>
    <w:rsid w:val="008B66A7"/>
    <w:rsid w:val="008B66B3"/>
    <w:rsid w:val="008B672E"/>
    <w:rsid w:val="008B67BA"/>
    <w:rsid w:val="008B6C0D"/>
    <w:rsid w:val="008B6D16"/>
    <w:rsid w:val="008B6D40"/>
    <w:rsid w:val="008B725E"/>
    <w:rsid w:val="008B7275"/>
    <w:rsid w:val="008B7867"/>
    <w:rsid w:val="008B7B66"/>
    <w:rsid w:val="008B7B67"/>
    <w:rsid w:val="008B7FE7"/>
    <w:rsid w:val="008C007C"/>
    <w:rsid w:val="008C015C"/>
    <w:rsid w:val="008C0499"/>
    <w:rsid w:val="008C079A"/>
    <w:rsid w:val="008C0938"/>
    <w:rsid w:val="008C094E"/>
    <w:rsid w:val="008C0C70"/>
    <w:rsid w:val="008C149A"/>
    <w:rsid w:val="008C1588"/>
    <w:rsid w:val="008C15DB"/>
    <w:rsid w:val="008C163F"/>
    <w:rsid w:val="008C16FE"/>
    <w:rsid w:val="008C1900"/>
    <w:rsid w:val="008C1E97"/>
    <w:rsid w:val="008C205C"/>
    <w:rsid w:val="008C298F"/>
    <w:rsid w:val="008C2A11"/>
    <w:rsid w:val="008C2EDF"/>
    <w:rsid w:val="008C2FB5"/>
    <w:rsid w:val="008C2FDF"/>
    <w:rsid w:val="008C310A"/>
    <w:rsid w:val="008C33D6"/>
    <w:rsid w:val="008C3517"/>
    <w:rsid w:val="008C3A72"/>
    <w:rsid w:val="008C3B42"/>
    <w:rsid w:val="008C3CEB"/>
    <w:rsid w:val="008C3CFF"/>
    <w:rsid w:val="008C3E58"/>
    <w:rsid w:val="008C41E5"/>
    <w:rsid w:val="008C48D0"/>
    <w:rsid w:val="008C4A03"/>
    <w:rsid w:val="008C4AD9"/>
    <w:rsid w:val="008C50A8"/>
    <w:rsid w:val="008C52A0"/>
    <w:rsid w:val="008C5419"/>
    <w:rsid w:val="008C54DA"/>
    <w:rsid w:val="008C5775"/>
    <w:rsid w:val="008C57A2"/>
    <w:rsid w:val="008C5E61"/>
    <w:rsid w:val="008C5FBA"/>
    <w:rsid w:val="008C6220"/>
    <w:rsid w:val="008C6456"/>
    <w:rsid w:val="008C66D4"/>
    <w:rsid w:val="008C6821"/>
    <w:rsid w:val="008C70CE"/>
    <w:rsid w:val="008C70D5"/>
    <w:rsid w:val="008C7606"/>
    <w:rsid w:val="008C7627"/>
    <w:rsid w:val="008C7D45"/>
    <w:rsid w:val="008C7F91"/>
    <w:rsid w:val="008D0167"/>
    <w:rsid w:val="008D0473"/>
    <w:rsid w:val="008D0629"/>
    <w:rsid w:val="008D0856"/>
    <w:rsid w:val="008D08B5"/>
    <w:rsid w:val="008D08C7"/>
    <w:rsid w:val="008D0AA9"/>
    <w:rsid w:val="008D0D0F"/>
    <w:rsid w:val="008D0F0A"/>
    <w:rsid w:val="008D0F0E"/>
    <w:rsid w:val="008D1179"/>
    <w:rsid w:val="008D11BA"/>
    <w:rsid w:val="008D13A6"/>
    <w:rsid w:val="008D1437"/>
    <w:rsid w:val="008D189B"/>
    <w:rsid w:val="008D1CD7"/>
    <w:rsid w:val="008D1E96"/>
    <w:rsid w:val="008D2071"/>
    <w:rsid w:val="008D2080"/>
    <w:rsid w:val="008D22BC"/>
    <w:rsid w:val="008D2668"/>
    <w:rsid w:val="008D268F"/>
    <w:rsid w:val="008D2B42"/>
    <w:rsid w:val="008D3282"/>
    <w:rsid w:val="008D33EC"/>
    <w:rsid w:val="008D3B29"/>
    <w:rsid w:val="008D3B5F"/>
    <w:rsid w:val="008D3BB6"/>
    <w:rsid w:val="008D3C33"/>
    <w:rsid w:val="008D3CB4"/>
    <w:rsid w:val="008D3FC5"/>
    <w:rsid w:val="008D408F"/>
    <w:rsid w:val="008D4103"/>
    <w:rsid w:val="008D43C2"/>
    <w:rsid w:val="008D447C"/>
    <w:rsid w:val="008D4540"/>
    <w:rsid w:val="008D4932"/>
    <w:rsid w:val="008D4998"/>
    <w:rsid w:val="008D4AE6"/>
    <w:rsid w:val="008D4E54"/>
    <w:rsid w:val="008D52BB"/>
    <w:rsid w:val="008D53C4"/>
    <w:rsid w:val="008D53D7"/>
    <w:rsid w:val="008D53FD"/>
    <w:rsid w:val="008D5484"/>
    <w:rsid w:val="008D54DF"/>
    <w:rsid w:val="008D5784"/>
    <w:rsid w:val="008D5808"/>
    <w:rsid w:val="008D5DBC"/>
    <w:rsid w:val="008D5FA7"/>
    <w:rsid w:val="008D6029"/>
    <w:rsid w:val="008D64E3"/>
    <w:rsid w:val="008D655B"/>
    <w:rsid w:val="008D6AAB"/>
    <w:rsid w:val="008D6F9A"/>
    <w:rsid w:val="008D716A"/>
    <w:rsid w:val="008D72E7"/>
    <w:rsid w:val="008D74C8"/>
    <w:rsid w:val="008D75CF"/>
    <w:rsid w:val="008E00DB"/>
    <w:rsid w:val="008E0183"/>
    <w:rsid w:val="008E0518"/>
    <w:rsid w:val="008E087F"/>
    <w:rsid w:val="008E1032"/>
    <w:rsid w:val="008E106D"/>
    <w:rsid w:val="008E11A8"/>
    <w:rsid w:val="008E150A"/>
    <w:rsid w:val="008E186E"/>
    <w:rsid w:val="008E1D8F"/>
    <w:rsid w:val="008E1E2E"/>
    <w:rsid w:val="008E2252"/>
    <w:rsid w:val="008E2450"/>
    <w:rsid w:val="008E2D7B"/>
    <w:rsid w:val="008E2F49"/>
    <w:rsid w:val="008E2F70"/>
    <w:rsid w:val="008E319E"/>
    <w:rsid w:val="008E3240"/>
    <w:rsid w:val="008E3247"/>
    <w:rsid w:val="008E367A"/>
    <w:rsid w:val="008E36B2"/>
    <w:rsid w:val="008E36F0"/>
    <w:rsid w:val="008E3856"/>
    <w:rsid w:val="008E390F"/>
    <w:rsid w:val="008E399A"/>
    <w:rsid w:val="008E3BF2"/>
    <w:rsid w:val="008E3DA5"/>
    <w:rsid w:val="008E3F03"/>
    <w:rsid w:val="008E3F04"/>
    <w:rsid w:val="008E404B"/>
    <w:rsid w:val="008E47E1"/>
    <w:rsid w:val="008E490D"/>
    <w:rsid w:val="008E4996"/>
    <w:rsid w:val="008E49BC"/>
    <w:rsid w:val="008E4A05"/>
    <w:rsid w:val="008E4D5F"/>
    <w:rsid w:val="008E51F4"/>
    <w:rsid w:val="008E5432"/>
    <w:rsid w:val="008E56B5"/>
    <w:rsid w:val="008E586B"/>
    <w:rsid w:val="008E58CD"/>
    <w:rsid w:val="008E59E3"/>
    <w:rsid w:val="008E5EA2"/>
    <w:rsid w:val="008E66FB"/>
    <w:rsid w:val="008E6CD6"/>
    <w:rsid w:val="008E6D24"/>
    <w:rsid w:val="008E72FC"/>
    <w:rsid w:val="008E754A"/>
    <w:rsid w:val="008E755C"/>
    <w:rsid w:val="008E7649"/>
    <w:rsid w:val="008E777E"/>
    <w:rsid w:val="008E78B3"/>
    <w:rsid w:val="008E78DB"/>
    <w:rsid w:val="008E792C"/>
    <w:rsid w:val="008E7AA2"/>
    <w:rsid w:val="008E7AD4"/>
    <w:rsid w:val="008E7CC2"/>
    <w:rsid w:val="008E7D1A"/>
    <w:rsid w:val="008E7E77"/>
    <w:rsid w:val="008F0587"/>
    <w:rsid w:val="008F0EED"/>
    <w:rsid w:val="008F1043"/>
    <w:rsid w:val="008F130D"/>
    <w:rsid w:val="008F131A"/>
    <w:rsid w:val="008F13CE"/>
    <w:rsid w:val="008F142D"/>
    <w:rsid w:val="008F1653"/>
    <w:rsid w:val="008F1716"/>
    <w:rsid w:val="008F1915"/>
    <w:rsid w:val="008F1A81"/>
    <w:rsid w:val="008F1FCC"/>
    <w:rsid w:val="008F20BF"/>
    <w:rsid w:val="008F2762"/>
    <w:rsid w:val="008F2897"/>
    <w:rsid w:val="008F29E3"/>
    <w:rsid w:val="008F2D02"/>
    <w:rsid w:val="008F3579"/>
    <w:rsid w:val="008F3FA3"/>
    <w:rsid w:val="008F41CD"/>
    <w:rsid w:val="008F42E8"/>
    <w:rsid w:val="008F430B"/>
    <w:rsid w:val="008F4A87"/>
    <w:rsid w:val="008F4D39"/>
    <w:rsid w:val="008F4DAB"/>
    <w:rsid w:val="008F4FEB"/>
    <w:rsid w:val="008F509B"/>
    <w:rsid w:val="008F511C"/>
    <w:rsid w:val="008F5713"/>
    <w:rsid w:val="008F6077"/>
    <w:rsid w:val="008F63CF"/>
    <w:rsid w:val="008F650F"/>
    <w:rsid w:val="008F656E"/>
    <w:rsid w:val="008F6674"/>
    <w:rsid w:val="008F6AFD"/>
    <w:rsid w:val="008F6D0F"/>
    <w:rsid w:val="008F6DC9"/>
    <w:rsid w:val="008F6F7D"/>
    <w:rsid w:val="008F6FFD"/>
    <w:rsid w:val="008F707F"/>
    <w:rsid w:val="008F70F6"/>
    <w:rsid w:val="008F7433"/>
    <w:rsid w:val="008F7A5D"/>
    <w:rsid w:val="008F7C15"/>
    <w:rsid w:val="00900083"/>
    <w:rsid w:val="009000EE"/>
    <w:rsid w:val="0090049C"/>
    <w:rsid w:val="00900F28"/>
    <w:rsid w:val="00901339"/>
    <w:rsid w:val="00901461"/>
    <w:rsid w:val="009015A8"/>
    <w:rsid w:val="00901848"/>
    <w:rsid w:val="00901A4D"/>
    <w:rsid w:val="00901B90"/>
    <w:rsid w:val="00901F1E"/>
    <w:rsid w:val="00902056"/>
    <w:rsid w:val="00902240"/>
    <w:rsid w:val="009025AE"/>
    <w:rsid w:val="009027DB"/>
    <w:rsid w:val="00902C83"/>
    <w:rsid w:val="009037E5"/>
    <w:rsid w:val="00903BE6"/>
    <w:rsid w:val="00903C53"/>
    <w:rsid w:val="00903F9E"/>
    <w:rsid w:val="009045B7"/>
    <w:rsid w:val="00904650"/>
    <w:rsid w:val="00904675"/>
    <w:rsid w:val="009047C5"/>
    <w:rsid w:val="00904D14"/>
    <w:rsid w:val="00904EB8"/>
    <w:rsid w:val="0090504E"/>
    <w:rsid w:val="009050BA"/>
    <w:rsid w:val="009051D4"/>
    <w:rsid w:val="009054B8"/>
    <w:rsid w:val="0090567D"/>
    <w:rsid w:val="00905898"/>
    <w:rsid w:val="00905A35"/>
    <w:rsid w:val="00905A51"/>
    <w:rsid w:val="00905CFB"/>
    <w:rsid w:val="00905EF8"/>
    <w:rsid w:val="009060E9"/>
    <w:rsid w:val="00906209"/>
    <w:rsid w:val="00906801"/>
    <w:rsid w:val="00906A9E"/>
    <w:rsid w:val="00906D16"/>
    <w:rsid w:val="00907328"/>
    <w:rsid w:val="009075CD"/>
    <w:rsid w:val="0090775C"/>
    <w:rsid w:val="00907A1C"/>
    <w:rsid w:val="00907DE8"/>
    <w:rsid w:val="00907FB9"/>
    <w:rsid w:val="009104E4"/>
    <w:rsid w:val="00910587"/>
    <w:rsid w:val="0091066A"/>
    <w:rsid w:val="00910BA8"/>
    <w:rsid w:val="00911115"/>
    <w:rsid w:val="00911145"/>
    <w:rsid w:val="009113C8"/>
    <w:rsid w:val="009113CE"/>
    <w:rsid w:val="00911506"/>
    <w:rsid w:val="00911626"/>
    <w:rsid w:val="00911959"/>
    <w:rsid w:val="00911A92"/>
    <w:rsid w:val="00911BA0"/>
    <w:rsid w:val="00911CD3"/>
    <w:rsid w:val="00911D8A"/>
    <w:rsid w:val="00912072"/>
    <w:rsid w:val="0091225B"/>
    <w:rsid w:val="00912655"/>
    <w:rsid w:val="009128C9"/>
    <w:rsid w:val="009135E1"/>
    <w:rsid w:val="00913C1D"/>
    <w:rsid w:val="00913E8D"/>
    <w:rsid w:val="00913F30"/>
    <w:rsid w:val="009142B2"/>
    <w:rsid w:val="0091481C"/>
    <w:rsid w:val="009148A6"/>
    <w:rsid w:val="00914BDB"/>
    <w:rsid w:val="00914E1B"/>
    <w:rsid w:val="009150E6"/>
    <w:rsid w:val="009154E7"/>
    <w:rsid w:val="00915839"/>
    <w:rsid w:val="0091589D"/>
    <w:rsid w:val="00915AAD"/>
    <w:rsid w:val="00916008"/>
    <w:rsid w:val="009161EF"/>
    <w:rsid w:val="00916294"/>
    <w:rsid w:val="00916395"/>
    <w:rsid w:val="00916472"/>
    <w:rsid w:val="009168B1"/>
    <w:rsid w:val="00916B09"/>
    <w:rsid w:val="00916BB6"/>
    <w:rsid w:val="00916DA7"/>
    <w:rsid w:val="00916F7D"/>
    <w:rsid w:val="00917401"/>
    <w:rsid w:val="0091752F"/>
    <w:rsid w:val="0091775A"/>
    <w:rsid w:val="00917887"/>
    <w:rsid w:val="009178B5"/>
    <w:rsid w:val="00917AD2"/>
    <w:rsid w:val="00917EE5"/>
    <w:rsid w:val="00917F36"/>
    <w:rsid w:val="00920539"/>
    <w:rsid w:val="00920545"/>
    <w:rsid w:val="009205A4"/>
    <w:rsid w:val="00920895"/>
    <w:rsid w:val="009209BA"/>
    <w:rsid w:val="00921347"/>
    <w:rsid w:val="00921485"/>
    <w:rsid w:val="009216D3"/>
    <w:rsid w:val="00921880"/>
    <w:rsid w:val="00921A1F"/>
    <w:rsid w:val="00921B61"/>
    <w:rsid w:val="0092230D"/>
    <w:rsid w:val="00922510"/>
    <w:rsid w:val="009225FB"/>
    <w:rsid w:val="00922A34"/>
    <w:rsid w:val="00922E17"/>
    <w:rsid w:val="00923045"/>
    <w:rsid w:val="009231B6"/>
    <w:rsid w:val="0092342A"/>
    <w:rsid w:val="009236B5"/>
    <w:rsid w:val="0092381F"/>
    <w:rsid w:val="0092394A"/>
    <w:rsid w:val="009240FF"/>
    <w:rsid w:val="00924201"/>
    <w:rsid w:val="00924672"/>
    <w:rsid w:val="0092481F"/>
    <w:rsid w:val="00924A67"/>
    <w:rsid w:val="00924E37"/>
    <w:rsid w:val="00925135"/>
    <w:rsid w:val="009254D3"/>
    <w:rsid w:val="009255A1"/>
    <w:rsid w:val="00925744"/>
    <w:rsid w:val="00925931"/>
    <w:rsid w:val="00925AF3"/>
    <w:rsid w:val="00925C12"/>
    <w:rsid w:val="00925D72"/>
    <w:rsid w:val="00925D84"/>
    <w:rsid w:val="00925DF1"/>
    <w:rsid w:val="00925EA9"/>
    <w:rsid w:val="00926164"/>
    <w:rsid w:val="00926287"/>
    <w:rsid w:val="009263D5"/>
    <w:rsid w:val="009264EE"/>
    <w:rsid w:val="0092685D"/>
    <w:rsid w:val="00926922"/>
    <w:rsid w:val="00926C1C"/>
    <w:rsid w:val="009271AE"/>
    <w:rsid w:val="009274B1"/>
    <w:rsid w:val="009274C6"/>
    <w:rsid w:val="00927ACF"/>
    <w:rsid w:val="00927DB3"/>
    <w:rsid w:val="00930326"/>
    <w:rsid w:val="00930530"/>
    <w:rsid w:val="0093078A"/>
    <w:rsid w:val="00930D89"/>
    <w:rsid w:val="00930F6B"/>
    <w:rsid w:val="0093193A"/>
    <w:rsid w:val="009322E1"/>
    <w:rsid w:val="0093268D"/>
    <w:rsid w:val="009327E4"/>
    <w:rsid w:val="00932836"/>
    <w:rsid w:val="00932A94"/>
    <w:rsid w:val="00932C5D"/>
    <w:rsid w:val="00933433"/>
    <w:rsid w:val="00933735"/>
    <w:rsid w:val="00933CC7"/>
    <w:rsid w:val="00933FBE"/>
    <w:rsid w:val="00934241"/>
    <w:rsid w:val="009348C4"/>
    <w:rsid w:val="009348D3"/>
    <w:rsid w:val="009348D4"/>
    <w:rsid w:val="00934A61"/>
    <w:rsid w:val="00934B63"/>
    <w:rsid w:val="009352ED"/>
    <w:rsid w:val="00935319"/>
    <w:rsid w:val="0093584A"/>
    <w:rsid w:val="009359DE"/>
    <w:rsid w:val="00935B59"/>
    <w:rsid w:val="009366A5"/>
    <w:rsid w:val="009366BA"/>
    <w:rsid w:val="009367E6"/>
    <w:rsid w:val="00936A37"/>
    <w:rsid w:val="00936B5D"/>
    <w:rsid w:val="00936BAA"/>
    <w:rsid w:val="00936C80"/>
    <w:rsid w:val="00936E23"/>
    <w:rsid w:val="0093705D"/>
    <w:rsid w:val="009370C8"/>
    <w:rsid w:val="00937532"/>
    <w:rsid w:val="009375AB"/>
    <w:rsid w:val="0093780D"/>
    <w:rsid w:val="0094007A"/>
    <w:rsid w:val="00940219"/>
    <w:rsid w:val="00940701"/>
    <w:rsid w:val="0094077F"/>
    <w:rsid w:val="00940AB4"/>
    <w:rsid w:val="00940B93"/>
    <w:rsid w:val="00940C58"/>
    <w:rsid w:val="00940C99"/>
    <w:rsid w:val="00941164"/>
    <w:rsid w:val="00941185"/>
    <w:rsid w:val="009413C7"/>
    <w:rsid w:val="009419B2"/>
    <w:rsid w:val="0094207C"/>
    <w:rsid w:val="0094252C"/>
    <w:rsid w:val="00942837"/>
    <w:rsid w:val="009429FD"/>
    <w:rsid w:val="00942C57"/>
    <w:rsid w:val="0094363A"/>
    <w:rsid w:val="00943834"/>
    <w:rsid w:val="00943A76"/>
    <w:rsid w:val="00943B50"/>
    <w:rsid w:val="00943EBF"/>
    <w:rsid w:val="009441DF"/>
    <w:rsid w:val="00944541"/>
    <w:rsid w:val="00944C6D"/>
    <w:rsid w:val="00944F19"/>
    <w:rsid w:val="00944F45"/>
    <w:rsid w:val="00945230"/>
    <w:rsid w:val="009452F3"/>
    <w:rsid w:val="0094548F"/>
    <w:rsid w:val="009454F1"/>
    <w:rsid w:val="009458BD"/>
    <w:rsid w:val="00945AA3"/>
    <w:rsid w:val="00945E72"/>
    <w:rsid w:val="00946028"/>
    <w:rsid w:val="0094609F"/>
    <w:rsid w:val="0094651A"/>
    <w:rsid w:val="009468B5"/>
    <w:rsid w:val="00946B49"/>
    <w:rsid w:val="00946CE6"/>
    <w:rsid w:val="00946E70"/>
    <w:rsid w:val="00946FAD"/>
    <w:rsid w:val="0094720F"/>
    <w:rsid w:val="009474E7"/>
    <w:rsid w:val="00947646"/>
    <w:rsid w:val="00947767"/>
    <w:rsid w:val="00947B9D"/>
    <w:rsid w:val="00947EC6"/>
    <w:rsid w:val="0095005A"/>
    <w:rsid w:val="009503C4"/>
    <w:rsid w:val="0095068B"/>
    <w:rsid w:val="00950B65"/>
    <w:rsid w:val="00950E96"/>
    <w:rsid w:val="009511F4"/>
    <w:rsid w:val="00951D8B"/>
    <w:rsid w:val="00951E21"/>
    <w:rsid w:val="00951E9B"/>
    <w:rsid w:val="00951FDC"/>
    <w:rsid w:val="009528C9"/>
    <w:rsid w:val="009528DB"/>
    <w:rsid w:val="009529D1"/>
    <w:rsid w:val="00952AEE"/>
    <w:rsid w:val="00952E2E"/>
    <w:rsid w:val="009530F1"/>
    <w:rsid w:val="00953291"/>
    <w:rsid w:val="0095386D"/>
    <w:rsid w:val="009538D6"/>
    <w:rsid w:val="00953939"/>
    <w:rsid w:val="00953963"/>
    <w:rsid w:val="00953CEA"/>
    <w:rsid w:val="00953F42"/>
    <w:rsid w:val="00954504"/>
    <w:rsid w:val="009548AD"/>
    <w:rsid w:val="00954A3A"/>
    <w:rsid w:val="009558F7"/>
    <w:rsid w:val="00955B0E"/>
    <w:rsid w:val="00955C16"/>
    <w:rsid w:val="00955CEE"/>
    <w:rsid w:val="00955D1B"/>
    <w:rsid w:val="0095656F"/>
    <w:rsid w:val="00956746"/>
    <w:rsid w:val="00956C7B"/>
    <w:rsid w:val="00956EF1"/>
    <w:rsid w:val="00957682"/>
    <w:rsid w:val="00957B3A"/>
    <w:rsid w:val="00957E31"/>
    <w:rsid w:val="00960015"/>
    <w:rsid w:val="0096008B"/>
    <w:rsid w:val="0096036F"/>
    <w:rsid w:val="0096065D"/>
    <w:rsid w:val="009606F1"/>
    <w:rsid w:val="00960856"/>
    <w:rsid w:val="009608FB"/>
    <w:rsid w:val="00960A01"/>
    <w:rsid w:val="00960A04"/>
    <w:rsid w:val="00960C0F"/>
    <w:rsid w:val="00960C24"/>
    <w:rsid w:val="00960CC7"/>
    <w:rsid w:val="00960D7F"/>
    <w:rsid w:val="0096110F"/>
    <w:rsid w:val="0096136E"/>
    <w:rsid w:val="0096142C"/>
    <w:rsid w:val="00961E79"/>
    <w:rsid w:val="00961EB9"/>
    <w:rsid w:val="0096208A"/>
    <w:rsid w:val="00962588"/>
    <w:rsid w:val="009625D7"/>
    <w:rsid w:val="00962626"/>
    <w:rsid w:val="0096265D"/>
    <w:rsid w:val="00962A35"/>
    <w:rsid w:val="00962A6A"/>
    <w:rsid w:val="00962D38"/>
    <w:rsid w:val="00962DA6"/>
    <w:rsid w:val="00962DB1"/>
    <w:rsid w:val="00962DC3"/>
    <w:rsid w:val="00962EDC"/>
    <w:rsid w:val="0096306F"/>
    <w:rsid w:val="00963825"/>
    <w:rsid w:val="00963A6A"/>
    <w:rsid w:val="00963BC6"/>
    <w:rsid w:val="00963E2B"/>
    <w:rsid w:val="009643E9"/>
    <w:rsid w:val="009647C9"/>
    <w:rsid w:val="00964972"/>
    <w:rsid w:val="00964CFF"/>
    <w:rsid w:val="00965421"/>
    <w:rsid w:val="009656B6"/>
    <w:rsid w:val="00965755"/>
    <w:rsid w:val="009657F3"/>
    <w:rsid w:val="009657FA"/>
    <w:rsid w:val="00965BF8"/>
    <w:rsid w:val="009660CF"/>
    <w:rsid w:val="009661F3"/>
    <w:rsid w:val="009662CC"/>
    <w:rsid w:val="009665A9"/>
    <w:rsid w:val="00966B03"/>
    <w:rsid w:val="00966E46"/>
    <w:rsid w:val="009672C6"/>
    <w:rsid w:val="009673A4"/>
    <w:rsid w:val="00967423"/>
    <w:rsid w:val="0096772B"/>
    <w:rsid w:val="00967746"/>
    <w:rsid w:val="0096775B"/>
    <w:rsid w:val="009677F0"/>
    <w:rsid w:val="00967E19"/>
    <w:rsid w:val="009704E6"/>
    <w:rsid w:val="0097056D"/>
    <w:rsid w:val="0097060A"/>
    <w:rsid w:val="00970650"/>
    <w:rsid w:val="0097092B"/>
    <w:rsid w:val="00970A69"/>
    <w:rsid w:val="00970B2C"/>
    <w:rsid w:val="00970D92"/>
    <w:rsid w:val="00970F30"/>
    <w:rsid w:val="00971262"/>
    <w:rsid w:val="00971D0C"/>
    <w:rsid w:val="00971F66"/>
    <w:rsid w:val="0097279F"/>
    <w:rsid w:val="0097295C"/>
    <w:rsid w:val="00972989"/>
    <w:rsid w:val="009729DB"/>
    <w:rsid w:val="00972A2B"/>
    <w:rsid w:val="00972C6F"/>
    <w:rsid w:val="00972DC6"/>
    <w:rsid w:val="00972ECA"/>
    <w:rsid w:val="00972F51"/>
    <w:rsid w:val="0097318A"/>
    <w:rsid w:val="009733CF"/>
    <w:rsid w:val="009734B2"/>
    <w:rsid w:val="009735CA"/>
    <w:rsid w:val="009736DA"/>
    <w:rsid w:val="00973916"/>
    <w:rsid w:val="00973C99"/>
    <w:rsid w:val="00974172"/>
    <w:rsid w:val="00974429"/>
    <w:rsid w:val="009748BF"/>
    <w:rsid w:val="00974EF2"/>
    <w:rsid w:val="00975123"/>
    <w:rsid w:val="009753D7"/>
    <w:rsid w:val="009753DD"/>
    <w:rsid w:val="0097566B"/>
    <w:rsid w:val="0097581B"/>
    <w:rsid w:val="00975830"/>
    <w:rsid w:val="009758D6"/>
    <w:rsid w:val="00975BD8"/>
    <w:rsid w:val="00975BE4"/>
    <w:rsid w:val="00975EE0"/>
    <w:rsid w:val="00975FDB"/>
    <w:rsid w:val="0097613A"/>
    <w:rsid w:val="009761FB"/>
    <w:rsid w:val="009764D4"/>
    <w:rsid w:val="009765FF"/>
    <w:rsid w:val="009766E6"/>
    <w:rsid w:val="009767DE"/>
    <w:rsid w:val="00976E26"/>
    <w:rsid w:val="0097746B"/>
    <w:rsid w:val="0097763E"/>
    <w:rsid w:val="009776EC"/>
    <w:rsid w:val="0097785D"/>
    <w:rsid w:val="00977A67"/>
    <w:rsid w:val="00977C4F"/>
    <w:rsid w:val="00977E8A"/>
    <w:rsid w:val="009800A8"/>
    <w:rsid w:val="0098056A"/>
    <w:rsid w:val="00980759"/>
    <w:rsid w:val="0098076B"/>
    <w:rsid w:val="00980A86"/>
    <w:rsid w:val="00980CC5"/>
    <w:rsid w:val="009815FE"/>
    <w:rsid w:val="00981606"/>
    <w:rsid w:val="0098166C"/>
    <w:rsid w:val="00981ABC"/>
    <w:rsid w:val="00981CA5"/>
    <w:rsid w:val="00981D3D"/>
    <w:rsid w:val="0098207B"/>
    <w:rsid w:val="009821DE"/>
    <w:rsid w:val="00982610"/>
    <w:rsid w:val="00982670"/>
    <w:rsid w:val="00982909"/>
    <w:rsid w:val="00982C38"/>
    <w:rsid w:val="00982F66"/>
    <w:rsid w:val="00982F7A"/>
    <w:rsid w:val="00982FDE"/>
    <w:rsid w:val="0098310E"/>
    <w:rsid w:val="0098337B"/>
    <w:rsid w:val="00983455"/>
    <w:rsid w:val="0098350A"/>
    <w:rsid w:val="00983A8C"/>
    <w:rsid w:val="00983B82"/>
    <w:rsid w:val="00983C8D"/>
    <w:rsid w:val="00984080"/>
    <w:rsid w:val="00984088"/>
    <w:rsid w:val="009841EF"/>
    <w:rsid w:val="0098459A"/>
    <w:rsid w:val="00984D45"/>
    <w:rsid w:val="00984F5C"/>
    <w:rsid w:val="00984F8B"/>
    <w:rsid w:val="00985022"/>
    <w:rsid w:val="009852D8"/>
    <w:rsid w:val="0098543E"/>
    <w:rsid w:val="009856E0"/>
    <w:rsid w:val="00985CA8"/>
    <w:rsid w:val="00985F65"/>
    <w:rsid w:val="00986745"/>
    <w:rsid w:val="0098675C"/>
    <w:rsid w:val="00986F79"/>
    <w:rsid w:val="0098728E"/>
    <w:rsid w:val="009878D5"/>
    <w:rsid w:val="00987D1B"/>
    <w:rsid w:val="00987EAC"/>
    <w:rsid w:val="00987FF1"/>
    <w:rsid w:val="00990190"/>
    <w:rsid w:val="009902F1"/>
    <w:rsid w:val="0099083E"/>
    <w:rsid w:val="00990CCC"/>
    <w:rsid w:val="00990E3C"/>
    <w:rsid w:val="00990EF0"/>
    <w:rsid w:val="00991476"/>
    <w:rsid w:val="0099156A"/>
    <w:rsid w:val="00991602"/>
    <w:rsid w:val="0099165E"/>
    <w:rsid w:val="00991A05"/>
    <w:rsid w:val="00991AF7"/>
    <w:rsid w:val="00991B0E"/>
    <w:rsid w:val="00991B82"/>
    <w:rsid w:val="00991C5D"/>
    <w:rsid w:val="00991EE7"/>
    <w:rsid w:val="00991FEB"/>
    <w:rsid w:val="009920C8"/>
    <w:rsid w:val="00992290"/>
    <w:rsid w:val="00992340"/>
    <w:rsid w:val="009926EF"/>
    <w:rsid w:val="009928A8"/>
    <w:rsid w:val="00992EA0"/>
    <w:rsid w:val="00992FE0"/>
    <w:rsid w:val="00993299"/>
    <w:rsid w:val="009935CF"/>
    <w:rsid w:val="00993770"/>
    <w:rsid w:val="00993F1D"/>
    <w:rsid w:val="00994186"/>
    <w:rsid w:val="009941E2"/>
    <w:rsid w:val="0099442C"/>
    <w:rsid w:val="00994895"/>
    <w:rsid w:val="0099495A"/>
    <w:rsid w:val="009950F0"/>
    <w:rsid w:val="0099536A"/>
    <w:rsid w:val="00995B72"/>
    <w:rsid w:val="00995F8A"/>
    <w:rsid w:val="0099618A"/>
    <w:rsid w:val="009961A0"/>
    <w:rsid w:val="009967EB"/>
    <w:rsid w:val="00996883"/>
    <w:rsid w:val="00996A6F"/>
    <w:rsid w:val="00996D9B"/>
    <w:rsid w:val="00997069"/>
    <w:rsid w:val="0099726C"/>
    <w:rsid w:val="009973E2"/>
    <w:rsid w:val="009977FF"/>
    <w:rsid w:val="009979E5"/>
    <w:rsid w:val="009979FB"/>
    <w:rsid w:val="009A02AB"/>
    <w:rsid w:val="009A073E"/>
    <w:rsid w:val="009A0767"/>
    <w:rsid w:val="009A078D"/>
    <w:rsid w:val="009A0CB3"/>
    <w:rsid w:val="009A0ED8"/>
    <w:rsid w:val="009A0FFE"/>
    <w:rsid w:val="009A1989"/>
    <w:rsid w:val="009A1B39"/>
    <w:rsid w:val="009A1BEB"/>
    <w:rsid w:val="009A1CCA"/>
    <w:rsid w:val="009A2416"/>
    <w:rsid w:val="009A2478"/>
    <w:rsid w:val="009A26AE"/>
    <w:rsid w:val="009A296F"/>
    <w:rsid w:val="009A2D15"/>
    <w:rsid w:val="009A2DC2"/>
    <w:rsid w:val="009A30F2"/>
    <w:rsid w:val="009A3212"/>
    <w:rsid w:val="009A3365"/>
    <w:rsid w:val="009A33E7"/>
    <w:rsid w:val="009A3872"/>
    <w:rsid w:val="009A39EB"/>
    <w:rsid w:val="009A3ABC"/>
    <w:rsid w:val="009A3BB1"/>
    <w:rsid w:val="009A3BB3"/>
    <w:rsid w:val="009A3F23"/>
    <w:rsid w:val="009A3F71"/>
    <w:rsid w:val="009A3F7F"/>
    <w:rsid w:val="009A40B0"/>
    <w:rsid w:val="009A437B"/>
    <w:rsid w:val="009A4611"/>
    <w:rsid w:val="009A4C05"/>
    <w:rsid w:val="009A4DBC"/>
    <w:rsid w:val="009A4EC0"/>
    <w:rsid w:val="009A4EC1"/>
    <w:rsid w:val="009A4F56"/>
    <w:rsid w:val="009A563E"/>
    <w:rsid w:val="009A57CF"/>
    <w:rsid w:val="009A5A74"/>
    <w:rsid w:val="009A5C3F"/>
    <w:rsid w:val="009A5FDA"/>
    <w:rsid w:val="009A6A2E"/>
    <w:rsid w:val="009A6EEE"/>
    <w:rsid w:val="009A7019"/>
    <w:rsid w:val="009A74D3"/>
    <w:rsid w:val="009A74D5"/>
    <w:rsid w:val="009A75F2"/>
    <w:rsid w:val="009A7A19"/>
    <w:rsid w:val="009A7A70"/>
    <w:rsid w:val="009A7CBC"/>
    <w:rsid w:val="009A7E21"/>
    <w:rsid w:val="009A7EC4"/>
    <w:rsid w:val="009A7F55"/>
    <w:rsid w:val="009B030D"/>
    <w:rsid w:val="009B0404"/>
    <w:rsid w:val="009B0444"/>
    <w:rsid w:val="009B05AD"/>
    <w:rsid w:val="009B05FA"/>
    <w:rsid w:val="009B1051"/>
    <w:rsid w:val="009B1180"/>
    <w:rsid w:val="009B1223"/>
    <w:rsid w:val="009B12A1"/>
    <w:rsid w:val="009B13F3"/>
    <w:rsid w:val="009B1476"/>
    <w:rsid w:val="009B14CF"/>
    <w:rsid w:val="009B176E"/>
    <w:rsid w:val="009B25D7"/>
    <w:rsid w:val="009B27FF"/>
    <w:rsid w:val="009B2ECA"/>
    <w:rsid w:val="009B2F73"/>
    <w:rsid w:val="009B2FF7"/>
    <w:rsid w:val="009B3176"/>
    <w:rsid w:val="009B330D"/>
    <w:rsid w:val="009B3382"/>
    <w:rsid w:val="009B346E"/>
    <w:rsid w:val="009B3555"/>
    <w:rsid w:val="009B3692"/>
    <w:rsid w:val="009B3851"/>
    <w:rsid w:val="009B3FDA"/>
    <w:rsid w:val="009B4374"/>
    <w:rsid w:val="009B48B2"/>
    <w:rsid w:val="009B4B7C"/>
    <w:rsid w:val="009B4D73"/>
    <w:rsid w:val="009B4F22"/>
    <w:rsid w:val="009B4FB5"/>
    <w:rsid w:val="009B5029"/>
    <w:rsid w:val="009B51E4"/>
    <w:rsid w:val="009B5215"/>
    <w:rsid w:val="009B5405"/>
    <w:rsid w:val="009B5796"/>
    <w:rsid w:val="009B5A25"/>
    <w:rsid w:val="009B5AA4"/>
    <w:rsid w:val="009B64AF"/>
    <w:rsid w:val="009B660B"/>
    <w:rsid w:val="009B66D2"/>
    <w:rsid w:val="009B686D"/>
    <w:rsid w:val="009B6966"/>
    <w:rsid w:val="009B6B83"/>
    <w:rsid w:val="009B6E4B"/>
    <w:rsid w:val="009B6FB7"/>
    <w:rsid w:val="009B7151"/>
    <w:rsid w:val="009B71C7"/>
    <w:rsid w:val="009B7248"/>
    <w:rsid w:val="009B7259"/>
    <w:rsid w:val="009B786F"/>
    <w:rsid w:val="009B7B66"/>
    <w:rsid w:val="009B7CD3"/>
    <w:rsid w:val="009B7CF9"/>
    <w:rsid w:val="009B7F09"/>
    <w:rsid w:val="009B7F19"/>
    <w:rsid w:val="009C01CA"/>
    <w:rsid w:val="009C030E"/>
    <w:rsid w:val="009C058D"/>
    <w:rsid w:val="009C05AB"/>
    <w:rsid w:val="009C06D2"/>
    <w:rsid w:val="009C0D01"/>
    <w:rsid w:val="009C0D1E"/>
    <w:rsid w:val="009C10AB"/>
    <w:rsid w:val="009C10C2"/>
    <w:rsid w:val="009C1213"/>
    <w:rsid w:val="009C1313"/>
    <w:rsid w:val="009C1C97"/>
    <w:rsid w:val="009C20D6"/>
    <w:rsid w:val="009C24C7"/>
    <w:rsid w:val="009C2646"/>
    <w:rsid w:val="009C2817"/>
    <w:rsid w:val="009C2A30"/>
    <w:rsid w:val="009C2CF8"/>
    <w:rsid w:val="009C30F2"/>
    <w:rsid w:val="009C32EB"/>
    <w:rsid w:val="009C33E2"/>
    <w:rsid w:val="009C35C5"/>
    <w:rsid w:val="009C38E7"/>
    <w:rsid w:val="009C3927"/>
    <w:rsid w:val="009C39D6"/>
    <w:rsid w:val="009C3CDF"/>
    <w:rsid w:val="009C3CEA"/>
    <w:rsid w:val="009C3DE1"/>
    <w:rsid w:val="009C46F6"/>
    <w:rsid w:val="009C4870"/>
    <w:rsid w:val="009C4D1B"/>
    <w:rsid w:val="009C4F34"/>
    <w:rsid w:val="009C4F5B"/>
    <w:rsid w:val="009C5521"/>
    <w:rsid w:val="009C5AD6"/>
    <w:rsid w:val="009C615E"/>
    <w:rsid w:val="009C662A"/>
    <w:rsid w:val="009C6C76"/>
    <w:rsid w:val="009C6E78"/>
    <w:rsid w:val="009C6EC5"/>
    <w:rsid w:val="009C6EE5"/>
    <w:rsid w:val="009C6F4B"/>
    <w:rsid w:val="009C6FE8"/>
    <w:rsid w:val="009C721F"/>
    <w:rsid w:val="009C7275"/>
    <w:rsid w:val="009C73C0"/>
    <w:rsid w:val="009C759B"/>
    <w:rsid w:val="009C768B"/>
    <w:rsid w:val="009C7C9B"/>
    <w:rsid w:val="009C7F3C"/>
    <w:rsid w:val="009D040B"/>
    <w:rsid w:val="009D04F0"/>
    <w:rsid w:val="009D0632"/>
    <w:rsid w:val="009D0B06"/>
    <w:rsid w:val="009D0CAC"/>
    <w:rsid w:val="009D0DCF"/>
    <w:rsid w:val="009D0DDE"/>
    <w:rsid w:val="009D0F43"/>
    <w:rsid w:val="009D12D8"/>
    <w:rsid w:val="009D1327"/>
    <w:rsid w:val="009D1679"/>
    <w:rsid w:val="009D16D5"/>
    <w:rsid w:val="009D17F7"/>
    <w:rsid w:val="009D18EA"/>
    <w:rsid w:val="009D1A60"/>
    <w:rsid w:val="009D1D9B"/>
    <w:rsid w:val="009D22CE"/>
    <w:rsid w:val="009D241B"/>
    <w:rsid w:val="009D2676"/>
    <w:rsid w:val="009D2C4E"/>
    <w:rsid w:val="009D2CF0"/>
    <w:rsid w:val="009D2FF3"/>
    <w:rsid w:val="009D33D4"/>
    <w:rsid w:val="009D3662"/>
    <w:rsid w:val="009D366E"/>
    <w:rsid w:val="009D37E5"/>
    <w:rsid w:val="009D3E8E"/>
    <w:rsid w:val="009D424F"/>
    <w:rsid w:val="009D4326"/>
    <w:rsid w:val="009D43E6"/>
    <w:rsid w:val="009D4741"/>
    <w:rsid w:val="009D4814"/>
    <w:rsid w:val="009D4840"/>
    <w:rsid w:val="009D496B"/>
    <w:rsid w:val="009D4D4B"/>
    <w:rsid w:val="009D4DA2"/>
    <w:rsid w:val="009D4E64"/>
    <w:rsid w:val="009D5374"/>
    <w:rsid w:val="009D53A6"/>
    <w:rsid w:val="009D56C5"/>
    <w:rsid w:val="009D5DF4"/>
    <w:rsid w:val="009D6298"/>
    <w:rsid w:val="009D6898"/>
    <w:rsid w:val="009D6A43"/>
    <w:rsid w:val="009D6BC7"/>
    <w:rsid w:val="009D70F5"/>
    <w:rsid w:val="009D71A6"/>
    <w:rsid w:val="009D7877"/>
    <w:rsid w:val="009D7A9E"/>
    <w:rsid w:val="009D7D04"/>
    <w:rsid w:val="009E0175"/>
    <w:rsid w:val="009E0241"/>
    <w:rsid w:val="009E0332"/>
    <w:rsid w:val="009E039F"/>
    <w:rsid w:val="009E0A9E"/>
    <w:rsid w:val="009E0E1D"/>
    <w:rsid w:val="009E10E5"/>
    <w:rsid w:val="009E14EB"/>
    <w:rsid w:val="009E209E"/>
    <w:rsid w:val="009E2477"/>
    <w:rsid w:val="009E268C"/>
    <w:rsid w:val="009E2716"/>
    <w:rsid w:val="009E282F"/>
    <w:rsid w:val="009E2841"/>
    <w:rsid w:val="009E2D52"/>
    <w:rsid w:val="009E2DB4"/>
    <w:rsid w:val="009E2E02"/>
    <w:rsid w:val="009E2FC1"/>
    <w:rsid w:val="009E3082"/>
    <w:rsid w:val="009E30A4"/>
    <w:rsid w:val="009E356A"/>
    <w:rsid w:val="009E36E3"/>
    <w:rsid w:val="009E3AD7"/>
    <w:rsid w:val="009E3FCE"/>
    <w:rsid w:val="009E407F"/>
    <w:rsid w:val="009E44A2"/>
    <w:rsid w:val="009E45A9"/>
    <w:rsid w:val="009E4A30"/>
    <w:rsid w:val="009E4D37"/>
    <w:rsid w:val="009E548B"/>
    <w:rsid w:val="009E54FD"/>
    <w:rsid w:val="009E611E"/>
    <w:rsid w:val="009E6D0C"/>
    <w:rsid w:val="009E6F8D"/>
    <w:rsid w:val="009E7132"/>
    <w:rsid w:val="009E71F6"/>
    <w:rsid w:val="009E756D"/>
    <w:rsid w:val="009E75E6"/>
    <w:rsid w:val="009E7666"/>
    <w:rsid w:val="009E76AE"/>
    <w:rsid w:val="009E7D8B"/>
    <w:rsid w:val="009F0137"/>
    <w:rsid w:val="009F015E"/>
    <w:rsid w:val="009F0299"/>
    <w:rsid w:val="009F044F"/>
    <w:rsid w:val="009F04D0"/>
    <w:rsid w:val="009F0567"/>
    <w:rsid w:val="009F0C03"/>
    <w:rsid w:val="009F0D2F"/>
    <w:rsid w:val="009F0F9C"/>
    <w:rsid w:val="009F1853"/>
    <w:rsid w:val="009F21A3"/>
    <w:rsid w:val="009F24D7"/>
    <w:rsid w:val="009F2834"/>
    <w:rsid w:val="009F2A02"/>
    <w:rsid w:val="009F2AD1"/>
    <w:rsid w:val="009F31DA"/>
    <w:rsid w:val="009F3281"/>
    <w:rsid w:val="009F3457"/>
    <w:rsid w:val="009F3AD9"/>
    <w:rsid w:val="009F3C2F"/>
    <w:rsid w:val="009F42E8"/>
    <w:rsid w:val="009F4346"/>
    <w:rsid w:val="009F4348"/>
    <w:rsid w:val="009F445F"/>
    <w:rsid w:val="009F45DB"/>
    <w:rsid w:val="009F4660"/>
    <w:rsid w:val="009F47C0"/>
    <w:rsid w:val="009F489B"/>
    <w:rsid w:val="009F48A5"/>
    <w:rsid w:val="009F5BA3"/>
    <w:rsid w:val="009F5C12"/>
    <w:rsid w:val="009F5DD0"/>
    <w:rsid w:val="009F6024"/>
    <w:rsid w:val="009F6581"/>
    <w:rsid w:val="009F65BF"/>
    <w:rsid w:val="009F6737"/>
    <w:rsid w:val="009F6B83"/>
    <w:rsid w:val="009F6C5C"/>
    <w:rsid w:val="009F70F0"/>
    <w:rsid w:val="009F71EC"/>
    <w:rsid w:val="009F75A3"/>
    <w:rsid w:val="009F75C9"/>
    <w:rsid w:val="009F75F3"/>
    <w:rsid w:val="009F768C"/>
    <w:rsid w:val="009F76E4"/>
    <w:rsid w:val="009F77D7"/>
    <w:rsid w:val="009F7889"/>
    <w:rsid w:val="009F7BF7"/>
    <w:rsid w:val="009F7C3D"/>
    <w:rsid w:val="009F7FB3"/>
    <w:rsid w:val="00A00117"/>
    <w:rsid w:val="00A006BE"/>
    <w:rsid w:val="00A00842"/>
    <w:rsid w:val="00A00B17"/>
    <w:rsid w:val="00A0103B"/>
    <w:rsid w:val="00A010C7"/>
    <w:rsid w:val="00A01104"/>
    <w:rsid w:val="00A01477"/>
    <w:rsid w:val="00A017E1"/>
    <w:rsid w:val="00A01C05"/>
    <w:rsid w:val="00A02343"/>
    <w:rsid w:val="00A0261F"/>
    <w:rsid w:val="00A02E3E"/>
    <w:rsid w:val="00A03732"/>
    <w:rsid w:val="00A0380F"/>
    <w:rsid w:val="00A038C5"/>
    <w:rsid w:val="00A03A3D"/>
    <w:rsid w:val="00A03BED"/>
    <w:rsid w:val="00A04017"/>
    <w:rsid w:val="00A040C9"/>
    <w:rsid w:val="00A04226"/>
    <w:rsid w:val="00A0426A"/>
    <w:rsid w:val="00A04441"/>
    <w:rsid w:val="00A0455A"/>
    <w:rsid w:val="00A045E5"/>
    <w:rsid w:val="00A0485A"/>
    <w:rsid w:val="00A0496D"/>
    <w:rsid w:val="00A04ACA"/>
    <w:rsid w:val="00A04BD1"/>
    <w:rsid w:val="00A04C36"/>
    <w:rsid w:val="00A050FA"/>
    <w:rsid w:val="00A0514F"/>
    <w:rsid w:val="00A05356"/>
    <w:rsid w:val="00A05860"/>
    <w:rsid w:val="00A05E1B"/>
    <w:rsid w:val="00A06513"/>
    <w:rsid w:val="00A06528"/>
    <w:rsid w:val="00A06B6D"/>
    <w:rsid w:val="00A075BE"/>
    <w:rsid w:val="00A07693"/>
    <w:rsid w:val="00A076AA"/>
    <w:rsid w:val="00A07853"/>
    <w:rsid w:val="00A07933"/>
    <w:rsid w:val="00A07AD0"/>
    <w:rsid w:val="00A07B78"/>
    <w:rsid w:val="00A07BA6"/>
    <w:rsid w:val="00A07C1B"/>
    <w:rsid w:val="00A1003D"/>
    <w:rsid w:val="00A1073A"/>
    <w:rsid w:val="00A1087C"/>
    <w:rsid w:val="00A113B5"/>
    <w:rsid w:val="00A11635"/>
    <w:rsid w:val="00A1164F"/>
    <w:rsid w:val="00A1169A"/>
    <w:rsid w:val="00A11C6C"/>
    <w:rsid w:val="00A11FC2"/>
    <w:rsid w:val="00A12130"/>
    <w:rsid w:val="00A1258F"/>
    <w:rsid w:val="00A128D2"/>
    <w:rsid w:val="00A12B57"/>
    <w:rsid w:val="00A12D73"/>
    <w:rsid w:val="00A12F89"/>
    <w:rsid w:val="00A13179"/>
    <w:rsid w:val="00A1353D"/>
    <w:rsid w:val="00A135DC"/>
    <w:rsid w:val="00A13605"/>
    <w:rsid w:val="00A13CBB"/>
    <w:rsid w:val="00A14349"/>
    <w:rsid w:val="00A1479B"/>
    <w:rsid w:val="00A149B2"/>
    <w:rsid w:val="00A14E36"/>
    <w:rsid w:val="00A151B7"/>
    <w:rsid w:val="00A159D0"/>
    <w:rsid w:val="00A15A89"/>
    <w:rsid w:val="00A16325"/>
    <w:rsid w:val="00A1668E"/>
    <w:rsid w:val="00A1687B"/>
    <w:rsid w:val="00A168F0"/>
    <w:rsid w:val="00A16C4D"/>
    <w:rsid w:val="00A1715D"/>
    <w:rsid w:val="00A17535"/>
    <w:rsid w:val="00A17591"/>
    <w:rsid w:val="00A176E2"/>
    <w:rsid w:val="00A17AF8"/>
    <w:rsid w:val="00A17CFF"/>
    <w:rsid w:val="00A17DC1"/>
    <w:rsid w:val="00A208A5"/>
    <w:rsid w:val="00A209F8"/>
    <w:rsid w:val="00A20A0A"/>
    <w:rsid w:val="00A20A1B"/>
    <w:rsid w:val="00A20D80"/>
    <w:rsid w:val="00A21137"/>
    <w:rsid w:val="00A2118F"/>
    <w:rsid w:val="00A21338"/>
    <w:rsid w:val="00A2139D"/>
    <w:rsid w:val="00A21539"/>
    <w:rsid w:val="00A21642"/>
    <w:rsid w:val="00A216E1"/>
    <w:rsid w:val="00A217D5"/>
    <w:rsid w:val="00A21800"/>
    <w:rsid w:val="00A21C52"/>
    <w:rsid w:val="00A22B56"/>
    <w:rsid w:val="00A22C1C"/>
    <w:rsid w:val="00A22E81"/>
    <w:rsid w:val="00A22EF5"/>
    <w:rsid w:val="00A22F82"/>
    <w:rsid w:val="00A2305F"/>
    <w:rsid w:val="00A2343D"/>
    <w:rsid w:val="00A23C03"/>
    <w:rsid w:val="00A23FC0"/>
    <w:rsid w:val="00A2408D"/>
    <w:rsid w:val="00A242F8"/>
    <w:rsid w:val="00A24319"/>
    <w:rsid w:val="00A2461A"/>
    <w:rsid w:val="00A24653"/>
    <w:rsid w:val="00A246A6"/>
    <w:rsid w:val="00A246F3"/>
    <w:rsid w:val="00A248C1"/>
    <w:rsid w:val="00A24C38"/>
    <w:rsid w:val="00A25165"/>
    <w:rsid w:val="00A255E1"/>
    <w:rsid w:val="00A256FC"/>
    <w:rsid w:val="00A257B8"/>
    <w:rsid w:val="00A258CF"/>
    <w:rsid w:val="00A25998"/>
    <w:rsid w:val="00A25CA5"/>
    <w:rsid w:val="00A25ECC"/>
    <w:rsid w:val="00A2608D"/>
    <w:rsid w:val="00A2631B"/>
    <w:rsid w:val="00A263C6"/>
    <w:rsid w:val="00A26691"/>
    <w:rsid w:val="00A2683F"/>
    <w:rsid w:val="00A26D85"/>
    <w:rsid w:val="00A26D88"/>
    <w:rsid w:val="00A2724C"/>
    <w:rsid w:val="00A2739D"/>
    <w:rsid w:val="00A273A3"/>
    <w:rsid w:val="00A27426"/>
    <w:rsid w:val="00A27619"/>
    <w:rsid w:val="00A27C4F"/>
    <w:rsid w:val="00A306C2"/>
    <w:rsid w:val="00A308AA"/>
    <w:rsid w:val="00A30E6A"/>
    <w:rsid w:val="00A30FAA"/>
    <w:rsid w:val="00A31358"/>
    <w:rsid w:val="00A315DC"/>
    <w:rsid w:val="00A31A5D"/>
    <w:rsid w:val="00A31BCC"/>
    <w:rsid w:val="00A32176"/>
    <w:rsid w:val="00A321B0"/>
    <w:rsid w:val="00A321DE"/>
    <w:rsid w:val="00A3254A"/>
    <w:rsid w:val="00A32899"/>
    <w:rsid w:val="00A32D42"/>
    <w:rsid w:val="00A3302B"/>
    <w:rsid w:val="00A3325C"/>
    <w:rsid w:val="00A3329D"/>
    <w:rsid w:val="00A3357F"/>
    <w:rsid w:val="00A3384C"/>
    <w:rsid w:val="00A339E4"/>
    <w:rsid w:val="00A33A5C"/>
    <w:rsid w:val="00A34284"/>
    <w:rsid w:val="00A3440E"/>
    <w:rsid w:val="00A345AE"/>
    <w:rsid w:val="00A3493B"/>
    <w:rsid w:val="00A34D21"/>
    <w:rsid w:val="00A34E2B"/>
    <w:rsid w:val="00A34F0D"/>
    <w:rsid w:val="00A354AD"/>
    <w:rsid w:val="00A35DBF"/>
    <w:rsid w:val="00A36187"/>
    <w:rsid w:val="00A361E6"/>
    <w:rsid w:val="00A36372"/>
    <w:rsid w:val="00A3653E"/>
    <w:rsid w:val="00A36842"/>
    <w:rsid w:val="00A36A06"/>
    <w:rsid w:val="00A36A9A"/>
    <w:rsid w:val="00A36B1B"/>
    <w:rsid w:val="00A36D8D"/>
    <w:rsid w:val="00A36FEF"/>
    <w:rsid w:val="00A372D5"/>
    <w:rsid w:val="00A376C3"/>
    <w:rsid w:val="00A3773F"/>
    <w:rsid w:val="00A37BDB"/>
    <w:rsid w:val="00A37DE3"/>
    <w:rsid w:val="00A37F93"/>
    <w:rsid w:val="00A400BF"/>
    <w:rsid w:val="00A4025A"/>
    <w:rsid w:val="00A40314"/>
    <w:rsid w:val="00A403EB"/>
    <w:rsid w:val="00A40503"/>
    <w:rsid w:val="00A40804"/>
    <w:rsid w:val="00A40B48"/>
    <w:rsid w:val="00A40C24"/>
    <w:rsid w:val="00A40C73"/>
    <w:rsid w:val="00A40DC7"/>
    <w:rsid w:val="00A4118D"/>
    <w:rsid w:val="00A4146C"/>
    <w:rsid w:val="00A417E0"/>
    <w:rsid w:val="00A41AD5"/>
    <w:rsid w:val="00A41BF0"/>
    <w:rsid w:val="00A42008"/>
    <w:rsid w:val="00A42214"/>
    <w:rsid w:val="00A42491"/>
    <w:rsid w:val="00A42AF7"/>
    <w:rsid w:val="00A43C45"/>
    <w:rsid w:val="00A43DBF"/>
    <w:rsid w:val="00A4401D"/>
    <w:rsid w:val="00A4412A"/>
    <w:rsid w:val="00A4451B"/>
    <w:rsid w:val="00A4465C"/>
    <w:rsid w:val="00A448F8"/>
    <w:rsid w:val="00A44AE5"/>
    <w:rsid w:val="00A44B33"/>
    <w:rsid w:val="00A44D30"/>
    <w:rsid w:val="00A4509F"/>
    <w:rsid w:val="00A4513C"/>
    <w:rsid w:val="00A456FF"/>
    <w:rsid w:val="00A457F9"/>
    <w:rsid w:val="00A45B8C"/>
    <w:rsid w:val="00A45D86"/>
    <w:rsid w:val="00A460B3"/>
    <w:rsid w:val="00A4641B"/>
    <w:rsid w:val="00A46CBB"/>
    <w:rsid w:val="00A46D16"/>
    <w:rsid w:val="00A46D60"/>
    <w:rsid w:val="00A47011"/>
    <w:rsid w:val="00A47182"/>
    <w:rsid w:val="00A47828"/>
    <w:rsid w:val="00A47874"/>
    <w:rsid w:val="00A47B06"/>
    <w:rsid w:val="00A50588"/>
    <w:rsid w:val="00A50608"/>
    <w:rsid w:val="00A50722"/>
    <w:rsid w:val="00A50842"/>
    <w:rsid w:val="00A508C5"/>
    <w:rsid w:val="00A50BFB"/>
    <w:rsid w:val="00A50D15"/>
    <w:rsid w:val="00A50D48"/>
    <w:rsid w:val="00A50EAD"/>
    <w:rsid w:val="00A51647"/>
    <w:rsid w:val="00A517A7"/>
    <w:rsid w:val="00A521EE"/>
    <w:rsid w:val="00A5247F"/>
    <w:rsid w:val="00A529E2"/>
    <w:rsid w:val="00A52D9F"/>
    <w:rsid w:val="00A52E13"/>
    <w:rsid w:val="00A5310F"/>
    <w:rsid w:val="00A5333A"/>
    <w:rsid w:val="00A5340D"/>
    <w:rsid w:val="00A53571"/>
    <w:rsid w:val="00A5400F"/>
    <w:rsid w:val="00A54071"/>
    <w:rsid w:val="00A540FF"/>
    <w:rsid w:val="00A5415E"/>
    <w:rsid w:val="00A54193"/>
    <w:rsid w:val="00A541D6"/>
    <w:rsid w:val="00A5491D"/>
    <w:rsid w:val="00A54B8D"/>
    <w:rsid w:val="00A54CDB"/>
    <w:rsid w:val="00A54D50"/>
    <w:rsid w:val="00A54E02"/>
    <w:rsid w:val="00A54F5F"/>
    <w:rsid w:val="00A54FCA"/>
    <w:rsid w:val="00A54FDD"/>
    <w:rsid w:val="00A55321"/>
    <w:rsid w:val="00A554DE"/>
    <w:rsid w:val="00A55938"/>
    <w:rsid w:val="00A55C34"/>
    <w:rsid w:val="00A55CDD"/>
    <w:rsid w:val="00A55D34"/>
    <w:rsid w:val="00A55F1A"/>
    <w:rsid w:val="00A56B9C"/>
    <w:rsid w:val="00A56CEE"/>
    <w:rsid w:val="00A56F2F"/>
    <w:rsid w:val="00A571E9"/>
    <w:rsid w:val="00A574E1"/>
    <w:rsid w:val="00A57DBE"/>
    <w:rsid w:val="00A57FCE"/>
    <w:rsid w:val="00A60495"/>
    <w:rsid w:val="00A60644"/>
    <w:rsid w:val="00A6065A"/>
    <w:rsid w:val="00A607F8"/>
    <w:rsid w:val="00A609D1"/>
    <w:rsid w:val="00A609DA"/>
    <w:rsid w:val="00A60EE0"/>
    <w:rsid w:val="00A611E4"/>
    <w:rsid w:val="00A61549"/>
    <w:rsid w:val="00A615E2"/>
    <w:rsid w:val="00A61716"/>
    <w:rsid w:val="00A61796"/>
    <w:rsid w:val="00A61AFA"/>
    <w:rsid w:val="00A61E13"/>
    <w:rsid w:val="00A6230E"/>
    <w:rsid w:val="00A62366"/>
    <w:rsid w:val="00A62418"/>
    <w:rsid w:val="00A626C5"/>
    <w:rsid w:val="00A62773"/>
    <w:rsid w:val="00A62865"/>
    <w:rsid w:val="00A629DF"/>
    <w:rsid w:val="00A62BCB"/>
    <w:rsid w:val="00A62CB6"/>
    <w:rsid w:val="00A63148"/>
    <w:rsid w:val="00A63212"/>
    <w:rsid w:val="00A63CED"/>
    <w:rsid w:val="00A641D3"/>
    <w:rsid w:val="00A6431D"/>
    <w:rsid w:val="00A64412"/>
    <w:rsid w:val="00A644AF"/>
    <w:rsid w:val="00A645B4"/>
    <w:rsid w:val="00A64709"/>
    <w:rsid w:val="00A648B8"/>
    <w:rsid w:val="00A64C41"/>
    <w:rsid w:val="00A65121"/>
    <w:rsid w:val="00A651D4"/>
    <w:rsid w:val="00A652AF"/>
    <w:rsid w:val="00A654E1"/>
    <w:rsid w:val="00A654F9"/>
    <w:rsid w:val="00A65658"/>
    <w:rsid w:val="00A656E9"/>
    <w:rsid w:val="00A657FC"/>
    <w:rsid w:val="00A65E03"/>
    <w:rsid w:val="00A65E5E"/>
    <w:rsid w:val="00A65EFB"/>
    <w:rsid w:val="00A662F6"/>
    <w:rsid w:val="00A66B53"/>
    <w:rsid w:val="00A66CC7"/>
    <w:rsid w:val="00A66D4F"/>
    <w:rsid w:val="00A66E75"/>
    <w:rsid w:val="00A676C8"/>
    <w:rsid w:val="00A67AD1"/>
    <w:rsid w:val="00A701C8"/>
    <w:rsid w:val="00A70AE4"/>
    <w:rsid w:val="00A70C4D"/>
    <w:rsid w:val="00A70D0B"/>
    <w:rsid w:val="00A70E54"/>
    <w:rsid w:val="00A71696"/>
    <w:rsid w:val="00A717B0"/>
    <w:rsid w:val="00A71E3E"/>
    <w:rsid w:val="00A723AE"/>
    <w:rsid w:val="00A7241C"/>
    <w:rsid w:val="00A725AF"/>
    <w:rsid w:val="00A725D0"/>
    <w:rsid w:val="00A730C6"/>
    <w:rsid w:val="00A73124"/>
    <w:rsid w:val="00A73292"/>
    <w:rsid w:val="00A7334D"/>
    <w:rsid w:val="00A735A6"/>
    <w:rsid w:val="00A7379C"/>
    <w:rsid w:val="00A73D0A"/>
    <w:rsid w:val="00A73F0F"/>
    <w:rsid w:val="00A740E0"/>
    <w:rsid w:val="00A74185"/>
    <w:rsid w:val="00A741BB"/>
    <w:rsid w:val="00A742C5"/>
    <w:rsid w:val="00A74771"/>
    <w:rsid w:val="00A74A60"/>
    <w:rsid w:val="00A74D4A"/>
    <w:rsid w:val="00A74ECD"/>
    <w:rsid w:val="00A74FDA"/>
    <w:rsid w:val="00A75210"/>
    <w:rsid w:val="00A756B7"/>
    <w:rsid w:val="00A756C1"/>
    <w:rsid w:val="00A75ABD"/>
    <w:rsid w:val="00A75C8A"/>
    <w:rsid w:val="00A75FE6"/>
    <w:rsid w:val="00A7614E"/>
    <w:rsid w:val="00A7643C"/>
    <w:rsid w:val="00A764BB"/>
    <w:rsid w:val="00A76779"/>
    <w:rsid w:val="00A76893"/>
    <w:rsid w:val="00A76C2E"/>
    <w:rsid w:val="00A76CD6"/>
    <w:rsid w:val="00A77175"/>
    <w:rsid w:val="00A77209"/>
    <w:rsid w:val="00A774A8"/>
    <w:rsid w:val="00A775D0"/>
    <w:rsid w:val="00A77656"/>
    <w:rsid w:val="00A77886"/>
    <w:rsid w:val="00A77B31"/>
    <w:rsid w:val="00A77C06"/>
    <w:rsid w:val="00A80315"/>
    <w:rsid w:val="00A805E0"/>
    <w:rsid w:val="00A80756"/>
    <w:rsid w:val="00A80975"/>
    <w:rsid w:val="00A80D9F"/>
    <w:rsid w:val="00A81826"/>
    <w:rsid w:val="00A8187D"/>
    <w:rsid w:val="00A8190D"/>
    <w:rsid w:val="00A81C56"/>
    <w:rsid w:val="00A82050"/>
    <w:rsid w:val="00A82356"/>
    <w:rsid w:val="00A8275F"/>
    <w:rsid w:val="00A82979"/>
    <w:rsid w:val="00A82A4C"/>
    <w:rsid w:val="00A82A7E"/>
    <w:rsid w:val="00A82B1D"/>
    <w:rsid w:val="00A82E6C"/>
    <w:rsid w:val="00A83233"/>
    <w:rsid w:val="00A8351A"/>
    <w:rsid w:val="00A836FB"/>
    <w:rsid w:val="00A8375D"/>
    <w:rsid w:val="00A83824"/>
    <w:rsid w:val="00A8393E"/>
    <w:rsid w:val="00A83A97"/>
    <w:rsid w:val="00A83C61"/>
    <w:rsid w:val="00A8425D"/>
    <w:rsid w:val="00A8447C"/>
    <w:rsid w:val="00A84932"/>
    <w:rsid w:val="00A84968"/>
    <w:rsid w:val="00A84BC3"/>
    <w:rsid w:val="00A84D0D"/>
    <w:rsid w:val="00A85BBB"/>
    <w:rsid w:val="00A85C46"/>
    <w:rsid w:val="00A85F3A"/>
    <w:rsid w:val="00A86120"/>
    <w:rsid w:val="00A8659C"/>
    <w:rsid w:val="00A866E5"/>
    <w:rsid w:val="00A8671D"/>
    <w:rsid w:val="00A8676F"/>
    <w:rsid w:val="00A86C67"/>
    <w:rsid w:val="00A86CF3"/>
    <w:rsid w:val="00A86E5A"/>
    <w:rsid w:val="00A86F0C"/>
    <w:rsid w:val="00A87077"/>
    <w:rsid w:val="00A87244"/>
    <w:rsid w:val="00A879D0"/>
    <w:rsid w:val="00A87B20"/>
    <w:rsid w:val="00A87CCA"/>
    <w:rsid w:val="00A87EED"/>
    <w:rsid w:val="00A902E6"/>
    <w:rsid w:val="00A9038B"/>
    <w:rsid w:val="00A90597"/>
    <w:rsid w:val="00A90740"/>
    <w:rsid w:val="00A908A9"/>
    <w:rsid w:val="00A90AA1"/>
    <w:rsid w:val="00A90DD4"/>
    <w:rsid w:val="00A91048"/>
    <w:rsid w:val="00A91147"/>
    <w:rsid w:val="00A91480"/>
    <w:rsid w:val="00A915DF"/>
    <w:rsid w:val="00A91601"/>
    <w:rsid w:val="00A9168B"/>
    <w:rsid w:val="00A91C2F"/>
    <w:rsid w:val="00A91F07"/>
    <w:rsid w:val="00A92104"/>
    <w:rsid w:val="00A921A1"/>
    <w:rsid w:val="00A925E9"/>
    <w:rsid w:val="00A92921"/>
    <w:rsid w:val="00A92D1B"/>
    <w:rsid w:val="00A92FA7"/>
    <w:rsid w:val="00A937E8"/>
    <w:rsid w:val="00A93A01"/>
    <w:rsid w:val="00A93C22"/>
    <w:rsid w:val="00A93D0D"/>
    <w:rsid w:val="00A93D77"/>
    <w:rsid w:val="00A93E73"/>
    <w:rsid w:val="00A9416D"/>
    <w:rsid w:val="00A941A9"/>
    <w:rsid w:val="00A942BB"/>
    <w:rsid w:val="00A9433D"/>
    <w:rsid w:val="00A945EC"/>
    <w:rsid w:val="00A94C6A"/>
    <w:rsid w:val="00A94CB5"/>
    <w:rsid w:val="00A94CC1"/>
    <w:rsid w:val="00A952FC"/>
    <w:rsid w:val="00A95622"/>
    <w:rsid w:val="00A95707"/>
    <w:rsid w:val="00A95B88"/>
    <w:rsid w:val="00A95CA3"/>
    <w:rsid w:val="00A95EC6"/>
    <w:rsid w:val="00A95F6A"/>
    <w:rsid w:val="00A964D2"/>
    <w:rsid w:val="00A966FC"/>
    <w:rsid w:val="00A96800"/>
    <w:rsid w:val="00A96909"/>
    <w:rsid w:val="00A96971"/>
    <w:rsid w:val="00A9699C"/>
    <w:rsid w:val="00A96AFF"/>
    <w:rsid w:val="00A96C02"/>
    <w:rsid w:val="00A96CD2"/>
    <w:rsid w:val="00A970BC"/>
    <w:rsid w:val="00A970EF"/>
    <w:rsid w:val="00A973B8"/>
    <w:rsid w:val="00A97A70"/>
    <w:rsid w:val="00A97CFC"/>
    <w:rsid w:val="00A97F41"/>
    <w:rsid w:val="00AA0297"/>
    <w:rsid w:val="00AA06AE"/>
    <w:rsid w:val="00AA095E"/>
    <w:rsid w:val="00AA0BF1"/>
    <w:rsid w:val="00AA0C10"/>
    <w:rsid w:val="00AA0C82"/>
    <w:rsid w:val="00AA0E60"/>
    <w:rsid w:val="00AA151C"/>
    <w:rsid w:val="00AA199E"/>
    <w:rsid w:val="00AA1A48"/>
    <w:rsid w:val="00AA1B5F"/>
    <w:rsid w:val="00AA1DC6"/>
    <w:rsid w:val="00AA1DD9"/>
    <w:rsid w:val="00AA20B1"/>
    <w:rsid w:val="00AA26A0"/>
    <w:rsid w:val="00AA2774"/>
    <w:rsid w:val="00AA2C66"/>
    <w:rsid w:val="00AA2D62"/>
    <w:rsid w:val="00AA3052"/>
    <w:rsid w:val="00AA308B"/>
    <w:rsid w:val="00AA3333"/>
    <w:rsid w:val="00AA347F"/>
    <w:rsid w:val="00AA34A3"/>
    <w:rsid w:val="00AA3632"/>
    <w:rsid w:val="00AA3934"/>
    <w:rsid w:val="00AA3B66"/>
    <w:rsid w:val="00AA3C10"/>
    <w:rsid w:val="00AA3D55"/>
    <w:rsid w:val="00AA41C2"/>
    <w:rsid w:val="00AA48CC"/>
    <w:rsid w:val="00AA4966"/>
    <w:rsid w:val="00AA4FF3"/>
    <w:rsid w:val="00AA5326"/>
    <w:rsid w:val="00AA58CD"/>
    <w:rsid w:val="00AA58F3"/>
    <w:rsid w:val="00AA5983"/>
    <w:rsid w:val="00AA5D9A"/>
    <w:rsid w:val="00AA6168"/>
    <w:rsid w:val="00AA671B"/>
    <w:rsid w:val="00AA6930"/>
    <w:rsid w:val="00AA6A3E"/>
    <w:rsid w:val="00AA6C77"/>
    <w:rsid w:val="00AA6DA0"/>
    <w:rsid w:val="00AA6EC3"/>
    <w:rsid w:val="00AA6F6B"/>
    <w:rsid w:val="00AA6F83"/>
    <w:rsid w:val="00AA72D6"/>
    <w:rsid w:val="00AA734D"/>
    <w:rsid w:val="00AA73D6"/>
    <w:rsid w:val="00AA763D"/>
    <w:rsid w:val="00AA7753"/>
    <w:rsid w:val="00AA7AB2"/>
    <w:rsid w:val="00AA7B7E"/>
    <w:rsid w:val="00AA7B9E"/>
    <w:rsid w:val="00AA7C21"/>
    <w:rsid w:val="00AB05E0"/>
    <w:rsid w:val="00AB081C"/>
    <w:rsid w:val="00AB08B6"/>
    <w:rsid w:val="00AB0A4E"/>
    <w:rsid w:val="00AB17C8"/>
    <w:rsid w:val="00AB193A"/>
    <w:rsid w:val="00AB1C93"/>
    <w:rsid w:val="00AB1CDD"/>
    <w:rsid w:val="00AB1EA2"/>
    <w:rsid w:val="00AB1F50"/>
    <w:rsid w:val="00AB2077"/>
    <w:rsid w:val="00AB22D4"/>
    <w:rsid w:val="00AB234D"/>
    <w:rsid w:val="00AB2415"/>
    <w:rsid w:val="00AB24E9"/>
    <w:rsid w:val="00AB25CE"/>
    <w:rsid w:val="00AB25D9"/>
    <w:rsid w:val="00AB28E6"/>
    <w:rsid w:val="00AB2A9E"/>
    <w:rsid w:val="00AB2D03"/>
    <w:rsid w:val="00AB35FC"/>
    <w:rsid w:val="00AB3742"/>
    <w:rsid w:val="00AB3790"/>
    <w:rsid w:val="00AB3F0D"/>
    <w:rsid w:val="00AB433F"/>
    <w:rsid w:val="00AB45D6"/>
    <w:rsid w:val="00AB4610"/>
    <w:rsid w:val="00AB4648"/>
    <w:rsid w:val="00AB464C"/>
    <w:rsid w:val="00AB4BF7"/>
    <w:rsid w:val="00AB4CB8"/>
    <w:rsid w:val="00AB5137"/>
    <w:rsid w:val="00AB5396"/>
    <w:rsid w:val="00AB58D9"/>
    <w:rsid w:val="00AB5D5F"/>
    <w:rsid w:val="00AB5DDE"/>
    <w:rsid w:val="00AB6343"/>
    <w:rsid w:val="00AB6381"/>
    <w:rsid w:val="00AB65E4"/>
    <w:rsid w:val="00AB6640"/>
    <w:rsid w:val="00AB6750"/>
    <w:rsid w:val="00AB67E8"/>
    <w:rsid w:val="00AB6817"/>
    <w:rsid w:val="00AB6A19"/>
    <w:rsid w:val="00AB6B8F"/>
    <w:rsid w:val="00AB72EE"/>
    <w:rsid w:val="00AB789B"/>
    <w:rsid w:val="00AB7A24"/>
    <w:rsid w:val="00AB7D04"/>
    <w:rsid w:val="00AB7D4F"/>
    <w:rsid w:val="00AB7F5E"/>
    <w:rsid w:val="00AC0077"/>
    <w:rsid w:val="00AC0174"/>
    <w:rsid w:val="00AC03F2"/>
    <w:rsid w:val="00AC06F4"/>
    <w:rsid w:val="00AC0996"/>
    <w:rsid w:val="00AC09A0"/>
    <w:rsid w:val="00AC0C68"/>
    <w:rsid w:val="00AC105D"/>
    <w:rsid w:val="00AC1139"/>
    <w:rsid w:val="00AC121D"/>
    <w:rsid w:val="00AC124A"/>
    <w:rsid w:val="00AC1791"/>
    <w:rsid w:val="00AC17E3"/>
    <w:rsid w:val="00AC1CAF"/>
    <w:rsid w:val="00AC2835"/>
    <w:rsid w:val="00AC2935"/>
    <w:rsid w:val="00AC2B87"/>
    <w:rsid w:val="00AC2E50"/>
    <w:rsid w:val="00AC2F54"/>
    <w:rsid w:val="00AC325B"/>
    <w:rsid w:val="00AC3611"/>
    <w:rsid w:val="00AC36D1"/>
    <w:rsid w:val="00AC3832"/>
    <w:rsid w:val="00AC3983"/>
    <w:rsid w:val="00AC3A71"/>
    <w:rsid w:val="00AC3C4D"/>
    <w:rsid w:val="00AC3D8C"/>
    <w:rsid w:val="00AC4364"/>
    <w:rsid w:val="00AC4B5B"/>
    <w:rsid w:val="00AC4C9A"/>
    <w:rsid w:val="00AC4E91"/>
    <w:rsid w:val="00AC4F39"/>
    <w:rsid w:val="00AC4FFD"/>
    <w:rsid w:val="00AC5172"/>
    <w:rsid w:val="00AC580A"/>
    <w:rsid w:val="00AC59E0"/>
    <w:rsid w:val="00AC59E7"/>
    <w:rsid w:val="00AC5F0B"/>
    <w:rsid w:val="00AC6060"/>
    <w:rsid w:val="00AC6245"/>
    <w:rsid w:val="00AC6302"/>
    <w:rsid w:val="00AC6410"/>
    <w:rsid w:val="00AC68B6"/>
    <w:rsid w:val="00AC68C9"/>
    <w:rsid w:val="00AC6ACD"/>
    <w:rsid w:val="00AC6C8B"/>
    <w:rsid w:val="00AC7BC0"/>
    <w:rsid w:val="00AC7E33"/>
    <w:rsid w:val="00AC7F00"/>
    <w:rsid w:val="00AC7F6B"/>
    <w:rsid w:val="00AD02AB"/>
    <w:rsid w:val="00AD0444"/>
    <w:rsid w:val="00AD069A"/>
    <w:rsid w:val="00AD07F0"/>
    <w:rsid w:val="00AD08FE"/>
    <w:rsid w:val="00AD09D5"/>
    <w:rsid w:val="00AD0C67"/>
    <w:rsid w:val="00AD0E83"/>
    <w:rsid w:val="00AD0F23"/>
    <w:rsid w:val="00AD10A2"/>
    <w:rsid w:val="00AD126A"/>
    <w:rsid w:val="00AD12C8"/>
    <w:rsid w:val="00AD15D0"/>
    <w:rsid w:val="00AD1E67"/>
    <w:rsid w:val="00AD20D4"/>
    <w:rsid w:val="00AD20DC"/>
    <w:rsid w:val="00AD21C5"/>
    <w:rsid w:val="00AD21E9"/>
    <w:rsid w:val="00AD3146"/>
    <w:rsid w:val="00AD328D"/>
    <w:rsid w:val="00AD33AC"/>
    <w:rsid w:val="00AD33D1"/>
    <w:rsid w:val="00AD359D"/>
    <w:rsid w:val="00AD39F3"/>
    <w:rsid w:val="00AD447C"/>
    <w:rsid w:val="00AD4554"/>
    <w:rsid w:val="00AD4613"/>
    <w:rsid w:val="00AD4C31"/>
    <w:rsid w:val="00AD4ED8"/>
    <w:rsid w:val="00AD514E"/>
    <w:rsid w:val="00AD51B7"/>
    <w:rsid w:val="00AD5AC3"/>
    <w:rsid w:val="00AD5CC2"/>
    <w:rsid w:val="00AD5FB5"/>
    <w:rsid w:val="00AD5FEB"/>
    <w:rsid w:val="00AD61EA"/>
    <w:rsid w:val="00AD6476"/>
    <w:rsid w:val="00AD664E"/>
    <w:rsid w:val="00AD6732"/>
    <w:rsid w:val="00AD6C24"/>
    <w:rsid w:val="00AD6DA5"/>
    <w:rsid w:val="00AD6F2C"/>
    <w:rsid w:val="00AD6FCD"/>
    <w:rsid w:val="00AD7283"/>
    <w:rsid w:val="00AD7BC3"/>
    <w:rsid w:val="00AE03D7"/>
    <w:rsid w:val="00AE04AB"/>
    <w:rsid w:val="00AE05CA"/>
    <w:rsid w:val="00AE0711"/>
    <w:rsid w:val="00AE0991"/>
    <w:rsid w:val="00AE0AA6"/>
    <w:rsid w:val="00AE12B1"/>
    <w:rsid w:val="00AE1622"/>
    <w:rsid w:val="00AE2079"/>
    <w:rsid w:val="00AE2324"/>
    <w:rsid w:val="00AE24B1"/>
    <w:rsid w:val="00AE252C"/>
    <w:rsid w:val="00AE26C2"/>
    <w:rsid w:val="00AE2CE1"/>
    <w:rsid w:val="00AE2DE6"/>
    <w:rsid w:val="00AE30DB"/>
    <w:rsid w:val="00AE34D8"/>
    <w:rsid w:val="00AE35D4"/>
    <w:rsid w:val="00AE38F1"/>
    <w:rsid w:val="00AE3BBB"/>
    <w:rsid w:val="00AE3E46"/>
    <w:rsid w:val="00AE3ED3"/>
    <w:rsid w:val="00AE3F97"/>
    <w:rsid w:val="00AE426A"/>
    <w:rsid w:val="00AE499A"/>
    <w:rsid w:val="00AE4C4D"/>
    <w:rsid w:val="00AE4EE7"/>
    <w:rsid w:val="00AE4FE7"/>
    <w:rsid w:val="00AE551B"/>
    <w:rsid w:val="00AE5521"/>
    <w:rsid w:val="00AE57CB"/>
    <w:rsid w:val="00AE5B26"/>
    <w:rsid w:val="00AE5F33"/>
    <w:rsid w:val="00AE606D"/>
    <w:rsid w:val="00AE6245"/>
    <w:rsid w:val="00AE68A7"/>
    <w:rsid w:val="00AE6B38"/>
    <w:rsid w:val="00AE6C0C"/>
    <w:rsid w:val="00AE757F"/>
    <w:rsid w:val="00AE7624"/>
    <w:rsid w:val="00AE7779"/>
    <w:rsid w:val="00AE77CC"/>
    <w:rsid w:val="00AF01DE"/>
    <w:rsid w:val="00AF07AB"/>
    <w:rsid w:val="00AF0C04"/>
    <w:rsid w:val="00AF0E61"/>
    <w:rsid w:val="00AF0EB5"/>
    <w:rsid w:val="00AF0EC9"/>
    <w:rsid w:val="00AF10C9"/>
    <w:rsid w:val="00AF1140"/>
    <w:rsid w:val="00AF11B9"/>
    <w:rsid w:val="00AF11BE"/>
    <w:rsid w:val="00AF13E7"/>
    <w:rsid w:val="00AF1417"/>
    <w:rsid w:val="00AF1574"/>
    <w:rsid w:val="00AF1826"/>
    <w:rsid w:val="00AF1878"/>
    <w:rsid w:val="00AF1CF9"/>
    <w:rsid w:val="00AF1FE7"/>
    <w:rsid w:val="00AF24FA"/>
    <w:rsid w:val="00AF25C9"/>
    <w:rsid w:val="00AF294C"/>
    <w:rsid w:val="00AF2969"/>
    <w:rsid w:val="00AF29B8"/>
    <w:rsid w:val="00AF2C22"/>
    <w:rsid w:val="00AF2E89"/>
    <w:rsid w:val="00AF2F05"/>
    <w:rsid w:val="00AF2FE2"/>
    <w:rsid w:val="00AF309B"/>
    <w:rsid w:val="00AF37FA"/>
    <w:rsid w:val="00AF383E"/>
    <w:rsid w:val="00AF386D"/>
    <w:rsid w:val="00AF390F"/>
    <w:rsid w:val="00AF39C1"/>
    <w:rsid w:val="00AF3D7A"/>
    <w:rsid w:val="00AF42DB"/>
    <w:rsid w:val="00AF47A1"/>
    <w:rsid w:val="00AF546B"/>
    <w:rsid w:val="00AF54B4"/>
    <w:rsid w:val="00AF5719"/>
    <w:rsid w:val="00AF5721"/>
    <w:rsid w:val="00AF594C"/>
    <w:rsid w:val="00AF59C1"/>
    <w:rsid w:val="00AF6141"/>
    <w:rsid w:val="00AF648F"/>
    <w:rsid w:val="00AF65BE"/>
    <w:rsid w:val="00AF6892"/>
    <w:rsid w:val="00AF6D5C"/>
    <w:rsid w:val="00AF7532"/>
    <w:rsid w:val="00AF7588"/>
    <w:rsid w:val="00AF7ADA"/>
    <w:rsid w:val="00AF7BF1"/>
    <w:rsid w:val="00AF7C64"/>
    <w:rsid w:val="00AF7D20"/>
    <w:rsid w:val="00B002F8"/>
    <w:rsid w:val="00B00976"/>
    <w:rsid w:val="00B00B97"/>
    <w:rsid w:val="00B00E2B"/>
    <w:rsid w:val="00B00F16"/>
    <w:rsid w:val="00B01069"/>
    <w:rsid w:val="00B01075"/>
    <w:rsid w:val="00B01394"/>
    <w:rsid w:val="00B01401"/>
    <w:rsid w:val="00B01A60"/>
    <w:rsid w:val="00B01A87"/>
    <w:rsid w:val="00B01CD9"/>
    <w:rsid w:val="00B01D55"/>
    <w:rsid w:val="00B025F1"/>
    <w:rsid w:val="00B02720"/>
    <w:rsid w:val="00B0285E"/>
    <w:rsid w:val="00B02A32"/>
    <w:rsid w:val="00B030B6"/>
    <w:rsid w:val="00B03102"/>
    <w:rsid w:val="00B03747"/>
    <w:rsid w:val="00B03796"/>
    <w:rsid w:val="00B03B30"/>
    <w:rsid w:val="00B03D24"/>
    <w:rsid w:val="00B046FD"/>
    <w:rsid w:val="00B0485B"/>
    <w:rsid w:val="00B04C3A"/>
    <w:rsid w:val="00B04C73"/>
    <w:rsid w:val="00B04F18"/>
    <w:rsid w:val="00B04F21"/>
    <w:rsid w:val="00B04FF9"/>
    <w:rsid w:val="00B050F2"/>
    <w:rsid w:val="00B05218"/>
    <w:rsid w:val="00B0526F"/>
    <w:rsid w:val="00B0581B"/>
    <w:rsid w:val="00B05C48"/>
    <w:rsid w:val="00B05D09"/>
    <w:rsid w:val="00B05E0E"/>
    <w:rsid w:val="00B066AE"/>
    <w:rsid w:val="00B066C8"/>
    <w:rsid w:val="00B0699C"/>
    <w:rsid w:val="00B06A8D"/>
    <w:rsid w:val="00B0715E"/>
    <w:rsid w:val="00B07655"/>
    <w:rsid w:val="00B0794B"/>
    <w:rsid w:val="00B07DFC"/>
    <w:rsid w:val="00B07F19"/>
    <w:rsid w:val="00B1026A"/>
    <w:rsid w:val="00B1047A"/>
    <w:rsid w:val="00B104AB"/>
    <w:rsid w:val="00B10623"/>
    <w:rsid w:val="00B107CB"/>
    <w:rsid w:val="00B10877"/>
    <w:rsid w:val="00B108ED"/>
    <w:rsid w:val="00B1095B"/>
    <w:rsid w:val="00B109D8"/>
    <w:rsid w:val="00B10BD9"/>
    <w:rsid w:val="00B10CAC"/>
    <w:rsid w:val="00B10D41"/>
    <w:rsid w:val="00B11074"/>
    <w:rsid w:val="00B11156"/>
    <w:rsid w:val="00B112D8"/>
    <w:rsid w:val="00B114EB"/>
    <w:rsid w:val="00B119CB"/>
    <w:rsid w:val="00B11CDC"/>
    <w:rsid w:val="00B1229C"/>
    <w:rsid w:val="00B122D8"/>
    <w:rsid w:val="00B124E7"/>
    <w:rsid w:val="00B12A3C"/>
    <w:rsid w:val="00B12AED"/>
    <w:rsid w:val="00B12BB9"/>
    <w:rsid w:val="00B12EAC"/>
    <w:rsid w:val="00B130A4"/>
    <w:rsid w:val="00B134E1"/>
    <w:rsid w:val="00B135B3"/>
    <w:rsid w:val="00B13ABD"/>
    <w:rsid w:val="00B13B3D"/>
    <w:rsid w:val="00B1477F"/>
    <w:rsid w:val="00B14A37"/>
    <w:rsid w:val="00B14E02"/>
    <w:rsid w:val="00B153A9"/>
    <w:rsid w:val="00B15C31"/>
    <w:rsid w:val="00B15E06"/>
    <w:rsid w:val="00B169C9"/>
    <w:rsid w:val="00B16CC9"/>
    <w:rsid w:val="00B16D0B"/>
    <w:rsid w:val="00B17B74"/>
    <w:rsid w:val="00B17C44"/>
    <w:rsid w:val="00B17D36"/>
    <w:rsid w:val="00B17E18"/>
    <w:rsid w:val="00B20511"/>
    <w:rsid w:val="00B20620"/>
    <w:rsid w:val="00B20781"/>
    <w:rsid w:val="00B214D9"/>
    <w:rsid w:val="00B21527"/>
    <w:rsid w:val="00B2167E"/>
    <w:rsid w:val="00B21711"/>
    <w:rsid w:val="00B21723"/>
    <w:rsid w:val="00B2173A"/>
    <w:rsid w:val="00B21AA0"/>
    <w:rsid w:val="00B21C34"/>
    <w:rsid w:val="00B21C3B"/>
    <w:rsid w:val="00B21CAD"/>
    <w:rsid w:val="00B21F0F"/>
    <w:rsid w:val="00B21F9E"/>
    <w:rsid w:val="00B21FB7"/>
    <w:rsid w:val="00B221B5"/>
    <w:rsid w:val="00B225FD"/>
    <w:rsid w:val="00B227C4"/>
    <w:rsid w:val="00B22951"/>
    <w:rsid w:val="00B22ACA"/>
    <w:rsid w:val="00B22DDF"/>
    <w:rsid w:val="00B22EEB"/>
    <w:rsid w:val="00B22FD0"/>
    <w:rsid w:val="00B234CE"/>
    <w:rsid w:val="00B2354F"/>
    <w:rsid w:val="00B2377D"/>
    <w:rsid w:val="00B239C2"/>
    <w:rsid w:val="00B23B86"/>
    <w:rsid w:val="00B23BED"/>
    <w:rsid w:val="00B23DFC"/>
    <w:rsid w:val="00B243A3"/>
    <w:rsid w:val="00B2440D"/>
    <w:rsid w:val="00B244D9"/>
    <w:rsid w:val="00B246B9"/>
    <w:rsid w:val="00B24AB2"/>
    <w:rsid w:val="00B24F15"/>
    <w:rsid w:val="00B25089"/>
    <w:rsid w:val="00B261E4"/>
    <w:rsid w:val="00B2629B"/>
    <w:rsid w:val="00B26302"/>
    <w:rsid w:val="00B263D0"/>
    <w:rsid w:val="00B26476"/>
    <w:rsid w:val="00B26504"/>
    <w:rsid w:val="00B26805"/>
    <w:rsid w:val="00B2682C"/>
    <w:rsid w:val="00B26977"/>
    <w:rsid w:val="00B26B52"/>
    <w:rsid w:val="00B26CF3"/>
    <w:rsid w:val="00B26EE6"/>
    <w:rsid w:val="00B270C0"/>
    <w:rsid w:val="00B274DC"/>
    <w:rsid w:val="00B274F3"/>
    <w:rsid w:val="00B27637"/>
    <w:rsid w:val="00B27869"/>
    <w:rsid w:val="00B301A6"/>
    <w:rsid w:val="00B30566"/>
    <w:rsid w:val="00B31085"/>
    <w:rsid w:val="00B31461"/>
    <w:rsid w:val="00B31511"/>
    <w:rsid w:val="00B315BC"/>
    <w:rsid w:val="00B31E4E"/>
    <w:rsid w:val="00B31FA4"/>
    <w:rsid w:val="00B32220"/>
    <w:rsid w:val="00B32744"/>
    <w:rsid w:val="00B3276C"/>
    <w:rsid w:val="00B32804"/>
    <w:rsid w:val="00B32BA6"/>
    <w:rsid w:val="00B32CD9"/>
    <w:rsid w:val="00B32D0D"/>
    <w:rsid w:val="00B3327F"/>
    <w:rsid w:val="00B335B2"/>
    <w:rsid w:val="00B337D4"/>
    <w:rsid w:val="00B33A23"/>
    <w:rsid w:val="00B33BB0"/>
    <w:rsid w:val="00B33FA7"/>
    <w:rsid w:val="00B3404D"/>
    <w:rsid w:val="00B3421C"/>
    <w:rsid w:val="00B343F1"/>
    <w:rsid w:val="00B3463E"/>
    <w:rsid w:val="00B34AA1"/>
    <w:rsid w:val="00B34FC8"/>
    <w:rsid w:val="00B34FFA"/>
    <w:rsid w:val="00B351B9"/>
    <w:rsid w:val="00B3563A"/>
    <w:rsid w:val="00B35C60"/>
    <w:rsid w:val="00B35D5E"/>
    <w:rsid w:val="00B36531"/>
    <w:rsid w:val="00B367C5"/>
    <w:rsid w:val="00B368F8"/>
    <w:rsid w:val="00B36B4C"/>
    <w:rsid w:val="00B36C6D"/>
    <w:rsid w:val="00B37B61"/>
    <w:rsid w:val="00B37D92"/>
    <w:rsid w:val="00B37F66"/>
    <w:rsid w:val="00B404D4"/>
    <w:rsid w:val="00B406BB"/>
    <w:rsid w:val="00B40FF9"/>
    <w:rsid w:val="00B41224"/>
    <w:rsid w:val="00B41407"/>
    <w:rsid w:val="00B4165F"/>
    <w:rsid w:val="00B41E99"/>
    <w:rsid w:val="00B4225E"/>
    <w:rsid w:val="00B42D01"/>
    <w:rsid w:val="00B42FFB"/>
    <w:rsid w:val="00B4311D"/>
    <w:rsid w:val="00B431C0"/>
    <w:rsid w:val="00B4331B"/>
    <w:rsid w:val="00B436C1"/>
    <w:rsid w:val="00B439DB"/>
    <w:rsid w:val="00B43E6F"/>
    <w:rsid w:val="00B44037"/>
    <w:rsid w:val="00B442E1"/>
    <w:rsid w:val="00B4440A"/>
    <w:rsid w:val="00B44460"/>
    <w:rsid w:val="00B44796"/>
    <w:rsid w:val="00B448FA"/>
    <w:rsid w:val="00B44C87"/>
    <w:rsid w:val="00B44D91"/>
    <w:rsid w:val="00B44F07"/>
    <w:rsid w:val="00B45743"/>
    <w:rsid w:val="00B4591B"/>
    <w:rsid w:val="00B459EF"/>
    <w:rsid w:val="00B45A3D"/>
    <w:rsid w:val="00B45AE8"/>
    <w:rsid w:val="00B45EE9"/>
    <w:rsid w:val="00B464A6"/>
    <w:rsid w:val="00B4671F"/>
    <w:rsid w:val="00B469CA"/>
    <w:rsid w:val="00B46ADC"/>
    <w:rsid w:val="00B46C50"/>
    <w:rsid w:val="00B46D37"/>
    <w:rsid w:val="00B46D5F"/>
    <w:rsid w:val="00B47216"/>
    <w:rsid w:val="00B476ED"/>
    <w:rsid w:val="00B477C9"/>
    <w:rsid w:val="00B47962"/>
    <w:rsid w:val="00B47AB1"/>
    <w:rsid w:val="00B50915"/>
    <w:rsid w:val="00B50C8C"/>
    <w:rsid w:val="00B50ED0"/>
    <w:rsid w:val="00B50F51"/>
    <w:rsid w:val="00B510EC"/>
    <w:rsid w:val="00B51276"/>
    <w:rsid w:val="00B51446"/>
    <w:rsid w:val="00B51473"/>
    <w:rsid w:val="00B51A8D"/>
    <w:rsid w:val="00B51B77"/>
    <w:rsid w:val="00B51C46"/>
    <w:rsid w:val="00B51DC8"/>
    <w:rsid w:val="00B520A2"/>
    <w:rsid w:val="00B520C7"/>
    <w:rsid w:val="00B52444"/>
    <w:rsid w:val="00B527B0"/>
    <w:rsid w:val="00B528E4"/>
    <w:rsid w:val="00B529AC"/>
    <w:rsid w:val="00B53971"/>
    <w:rsid w:val="00B53B6B"/>
    <w:rsid w:val="00B5456E"/>
    <w:rsid w:val="00B545CF"/>
    <w:rsid w:val="00B545EE"/>
    <w:rsid w:val="00B54F93"/>
    <w:rsid w:val="00B550F3"/>
    <w:rsid w:val="00B55133"/>
    <w:rsid w:val="00B5513C"/>
    <w:rsid w:val="00B55454"/>
    <w:rsid w:val="00B55959"/>
    <w:rsid w:val="00B55DB2"/>
    <w:rsid w:val="00B55E73"/>
    <w:rsid w:val="00B55F70"/>
    <w:rsid w:val="00B55FD1"/>
    <w:rsid w:val="00B5619B"/>
    <w:rsid w:val="00B561B9"/>
    <w:rsid w:val="00B56244"/>
    <w:rsid w:val="00B56277"/>
    <w:rsid w:val="00B56EE4"/>
    <w:rsid w:val="00B572BD"/>
    <w:rsid w:val="00B5791D"/>
    <w:rsid w:val="00B57A33"/>
    <w:rsid w:val="00B57BC8"/>
    <w:rsid w:val="00B57C73"/>
    <w:rsid w:val="00B57F3C"/>
    <w:rsid w:val="00B60282"/>
    <w:rsid w:val="00B6081F"/>
    <w:rsid w:val="00B60B39"/>
    <w:rsid w:val="00B61127"/>
    <w:rsid w:val="00B6156C"/>
    <w:rsid w:val="00B6187E"/>
    <w:rsid w:val="00B618B3"/>
    <w:rsid w:val="00B619DA"/>
    <w:rsid w:val="00B61CE2"/>
    <w:rsid w:val="00B61E14"/>
    <w:rsid w:val="00B62128"/>
    <w:rsid w:val="00B62221"/>
    <w:rsid w:val="00B62253"/>
    <w:rsid w:val="00B62621"/>
    <w:rsid w:val="00B628B5"/>
    <w:rsid w:val="00B62AC5"/>
    <w:rsid w:val="00B62C69"/>
    <w:rsid w:val="00B62F92"/>
    <w:rsid w:val="00B630C0"/>
    <w:rsid w:val="00B63154"/>
    <w:rsid w:val="00B63308"/>
    <w:rsid w:val="00B633D1"/>
    <w:rsid w:val="00B63722"/>
    <w:rsid w:val="00B638AE"/>
    <w:rsid w:val="00B63CC8"/>
    <w:rsid w:val="00B6446B"/>
    <w:rsid w:val="00B6449B"/>
    <w:rsid w:val="00B645E9"/>
    <w:rsid w:val="00B64669"/>
    <w:rsid w:val="00B64689"/>
    <w:rsid w:val="00B64746"/>
    <w:rsid w:val="00B64787"/>
    <w:rsid w:val="00B648C1"/>
    <w:rsid w:val="00B6516C"/>
    <w:rsid w:val="00B6553B"/>
    <w:rsid w:val="00B658D9"/>
    <w:rsid w:val="00B6591A"/>
    <w:rsid w:val="00B65CB0"/>
    <w:rsid w:val="00B65CE0"/>
    <w:rsid w:val="00B66329"/>
    <w:rsid w:val="00B663A0"/>
    <w:rsid w:val="00B666D9"/>
    <w:rsid w:val="00B667B2"/>
    <w:rsid w:val="00B66D26"/>
    <w:rsid w:val="00B66DEE"/>
    <w:rsid w:val="00B66EC9"/>
    <w:rsid w:val="00B66FAA"/>
    <w:rsid w:val="00B67062"/>
    <w:rsid w:val="00B67455"/>
    <w:rsid w:val="00B677C5"/>
    <w:rsid w:val="00B67C46"/>
    <w:rsid w:val="00B67F14"/>
    <w:rsid w:val="00B701AA"/>
    <w:rsid w:val="00B70227"/>
    <w:rsid w:val="00B7086C"/>
    <w:rsid w:val="00B70A60"/>
    <w:rsid w:val="00B70A69"/>
    <w:rsid w:val="00B70B0E"/>
    <w:rsid w:val="00B70B43"/>
    <w:rsid w:val="00B70F4A"/>
    <w:rsid w:val="00B71080"/>
    <w:rsid w:val="00B713CC"/>
    <w:rsid w:val="00B718AF"/>
    <w:rsid w:val="00B719FC"/>
    <w:rsid w:val="00B71A45"/>
    <w:rsid w:val="00B72C64"/>
    <w:rsid w:val="00B73086"/>
    <w:rsid w:val="00B73254"/>
    <w:rsid w:val="00B73613"/>
    <w:rsid w:val="00B73A6A"/>
    <w:rsid w:val="00B73AD1"/>
    <w:rsid w:val="00B73D63"/>
    <w:rsid w:val="00B742C7"/>
    <w:rsid w:val="00B743B3"/>
    <w:rsid w:val="00B74825"/>
    <w:rsid w:val="00B74A6C"/>
    <w:rsid w:val="00B74DBD"/>
    <w:rsid w:val="00B74FDA"/>
    <w:rsid w:val="00B752D8"/>
    <w:rsid w:val="00B75373"/>
    <w:rsid w:val="00B753AD"/>
    <w:rsid w:val="00B75583"/>
    <w:rsid w:val="00B7581E"/>
    <w:rsid w:val="00B7599F"/>
    <w:rsid w:val="00B75E05"/>
    <w:rsid w:val="00B764C2"/>
    <w:rsid w:val="00B768E9"/>
    <w:rsid w:val="00B76CDB"/>
    <w:rsid w:val="00B7717A"/>
    <w:rsid w:val="00B77462"/>
    <w:rsid w:val="00B77502"/>
    <w:rsid w:val="00B775BD"/>
    <w:rsid w:val="00B7791F"/>
    <w:rsid w:val="00B77D6B"/>
    <w:rsid w:val="00B77E1D"/>
    <w:rsid w:val="00B77E3C"/>
    <w:rsid w:val="00B77FB9"/>
    <w:rsid w:val="00B8003A"/>
    <w:rsid w:val="00B8029E"/>
    <w:rsid w:val="00B802BD"/>
    <w:rsid w:val="00B808C0"/>
    <w:rsid w:val="00B80935"/>
    <w:rsid w:val="00B80E25"/>
    <w:rsid w:val="00B80E9F"/>
    <w:rsid w:val="00B81201"/>
    <w:rsid w:val="00B813B1"/>
    <w:rsid w:val="00B813BC"/>
    <w:rsid w:val="00B816C7"/>
    <w:rsid w:val="00B81B11"/>
    <w:rsid w:val="00B81D7D"/>
    <w:rsid w:val="00B81EC3"/>
    <w:rsid w:val="00B81F51"/>
    <w:rsid w:val="00B8232D"/>
    <w:rsid w:val="00B824F2"/>
    <w:rsid w:val="00B82AD4"/>
    <w:rsid w:val="00B82B69"/>
    <w:rsid w:val="00B83315"/>
    <w:rsid w:val="00B8339B"/>
    <w:rsid w:val="00B83611"/>
    <w:rsid w:val="00B836E9"/>
    <w:rsid w:val="00B836F1"/>
    <w:rsid w:val="00B8394E"/>
    <w:rsid w:val="00B83B6E"/>
    <w:rsid w:val="00B83B92"/>
    <w:rsid w:val="00B83E13"/>
    <w:rsid w:val="00B83F3F"/>
    <w:rsid w:val="00B83FAD"/>
    <w:rsid w:val="00B84072"/>
    <w:rsid w:val="00B84124"/>
    <w:rsid w:val="00B841AB"/>
    <w:rsid w:val="00B84346"/>
    <w:rsid w:val="00B844F4"/>
    <w:rsid w:val="00B8456B"/>
    <w:rsid w:val="00B847EE"/>
    <w:rsid w:val="00B84904"/>
    <w:rsid w:val="00B849CF"/>
    <w:rsid w:val="00B8529D"/>
    <w:rsid w:val="00B854CE"/>
    <w:rsid w:val="00B859CC"/>
    <w:rsid w:val="00B85A3A"/>
    <w:rsid w:val="00B85A5F"/>
    <w:rsid w:val="00B85C15"/>
    <w:rsid w:val="00B86B67"/>
    <w:rsid w:val="00B86D60"/>
    <w:rsid w:val="00B86DE2"/>
    <w:rsid w:val="00B871A6"/>
    <w:rsid w:val="00B871E1"/>
    <w:rsid w:val="00B8734A"/>
    <w:rsid w:val="00B8735E"/>
    <w:rsid w:val="00B87756"/>
    <w:rsid w:val="00B87953"/>
    <w:rsid w:val="00B879A3"/>
    <w:rsid w:val="00B87A09"/>
    <w:rsid w:val="00B87A1B"/>
    <w:rsid w:val="00B87B88"/>
    <w:rsid w:val="00B87CF2"/>
    <w:rsid w:val="00B87E12"/>
    <w:rsid w:val="00B90061"/>
    <w:rsid w:val="00B90480"/>
    <w:rsid w:val="00B90483"/>
    <w:rsid w:val="00B90641"/>
    <w:rsid w:val="00B90850"/>
    <w:rsid w:val="00B90B70"/>
    <w:rsid w:val="00B914DF"/>
    <w:rsid w:val="00B915B3"/>
    <w:rsid w:val="00B919CA"/>
    <w:rsid w:val="00B92889"/>
    <w:rsid w:val="00B929E3"/>
    <w:rsid w:val="00B92AEC"/>
    <w:rsid w:val="00B92B02"/>
    <w:rsid w:val="00B92E31"/>
    <w:rsid w:val="00B93079"/>
    <w:rsid w:val="00B9316D"/>
    <w:rsid w:val="00B938F8"/>
    <w:rsid w:val="00B93B25"/>
    <w:rsid w:val="00B93D35"/>
    <w:rsid w:val="00B93DDD"/>
    <w:rsid w:val="00B93E21"/>
    <w:rsid w:val="00B945D4"/>
    <w:rsid w:val="00B947DF"/>
    <w:rsid w:val="00B948F9"/>
    <w:rsid w:val="00B94AC1"/>
    <w:rsid w:val="00B94DA6"/>
    <w:rsid w:val="00B94F83"/>
    <w:rsid w:val="00B953BF"/>
    <w:rsid w:val="00B957FE"/>
    <w:rsid w:val="00B95E50"/>
    <w:rsid w:val="00B96544"/>
    <w:rsid w:val="00B966A7"/>
    <w:rsid w:val="00B96A52"/>
    <w:rsid w:val="00B96BFC"/>
    <w:rsid w:val="00B970F8"/>
    <w:rsid w:val="00B97337"/>
    <w:rsid w:val="00B97606"/>
    <w:rsid w:val="00B976B6"/>
    <w:rsid w:val="00B97708"/>
    <w:rsid w:val="00B97B27"/>
    <w:rsid w:val="00B97B85"/>
    <w:rsid w:val="00B97C2C"/>
    <w:rsid w:val="00B97DAD"/>
    <w:rsid w:val="00B97F9A"/>
    <w:rsid w:val="00BA062E"/>
    <w:rsid w:val="00BA06B1"/>
    <w:rsid w:val="00BA0FDC"/>
    <w:rsid w:val="00BA1011"/>
    <w:rsid w:val="00BA1255"/>
    <w:rsid w:val="00BA14A9"/>
    <w:rsid w:val="00BA1637"/>
    <w:rsid w:val="00BA18DC"/>
    <w:rsid w:val="00BA194B"/>
    <w:rsid w:val="00BA1970"/>
    <w:rsid w:val="00BA1B68"/>
    <w:rsid w:val="00BA1DF7"/>
    <w:rsid w:val="00BA1E15"/>
    <w:rsid w:val="00BA2558"/>
    <w:rsid w:val="00BA25B7"/>
    <w:rsid w:val="00BA26DF"/>
    <w:rsid w:val="00BA29E0"/>
    <w:rsid w:val="00BA306F"/>
    <w:rsid w:val="00BA32B0"/>
    <w:rsid w:val="00BA3616"/>
    <w:rsid w:val="00BA36EB"/>
    <w:rsid w:val="00BA3AE5"/>
    <w:rsid w:val="00BA3DDC"/>
    <w:rsid w:val="00BA3DE2"/>
    <w:rsid w:val="00BA3E45"/>
    <w:rsid w:val="00BA42DE"/>
    <w:rsid w:val="00BA477D"/>
    <w:rsid w:val="00BA4AC9"/>
    <w:rsid w:val="00BA52CB"/>
    <w:rsid w:val="00BA52FD"/>
    <w:rsid w:val="00BA5344"/>
    <w:rsid w:val="00BA5425"/>
    <w:rsid w:val="00BA5759"/>
    <w:rsid w:val="00BA581C"/>
    <w:rsid w:val="00BA617B"/>
    <w:rsid w:val="00BA66A0"/>
    <w:rsid w:val="00BA68BC"/>
    <w:rsid w:val="00BA6BEE"/>
    <w:rsid w:val="00BA70F6"/>
    <w:rsid w:val="00BA722E"/>
    <w:rsid w:val="00BA7242"/>
    <w:rsid w:val="00BA734A"/>
    <w:rsid w:val="00BA7575"/>
    <w:rsid w:val="00BA78D7"/>
    <w:rsid w:val="00BB02C9"/>
    <w:rsid w:val="00BB0533"/>
    <w:rsid w:val="00BB0572"/>
    <w:rsid w:val="00BB0799"/>
    <w:rsid w:val="00BB088B"/>
    <w:rsid w:val="00BB08A7"/>
    <w:rsid w:val="00BB0CFD"/>
    <w:rsid w:val="00BB1160"/>
    <w:rsid w:val="00BB13DE"/>
    <w:rsid w:val="00BB1501"/>
    <w:rsid w:val="00BB15DC"/>
    <w:rsid w:val="00BB1809"/>
    <w:rsid w:val="00BB1D72"/>
    <w:rsid w:val="00BB21EB"/>
    <w:rsid w:val="00BB2322"/>
    <w:rsid w:val="00BB24E3"/>
    <w:rsid w:val="00BB2593"/>
    <w:rsid w:val="00BB2928"/>
    <w:rsid w:val="00BB29E9"/>
    <w:rsid w:val="00BB2DAB"/>
    <w:rsid w:val="00BB318F"/>
    <w:rsid w:val="00BB3367"/>
    <w:rsid w:val="00BB351F"/>
    <w:rsid w:val="00BB36B1"/>
    <w:rsid w:val="00BB3746"/>
    <w:rsid w:val="00BB38CC"/>
    <w:rsid w:val="00BB4034"/>
    <w:rsid w:val="00BB4083"/>
    <w:rsid w:val="00BB40EE"/>
    <w:rsid w:val="00BB4B3D"/>
    <w:rsid w:val="00BB4CBA"/>
    <w:rsid w:val="00BB4E73"/>
    <w:rsid w:val="00BB503C"/>
    <w:rsid w:val="00BB516E"/>
    <w:rsid w:val="00BB528A"/>
    <w:rsid w:val="00BB5B2D"/>
    <w:rsid w:val="00BB64C9"/>
    <w:rsid w:val="00BB6745"/>
    <w:rsid w:val="00BB68D6"/>
    <w:rsid w:val="00BB6D13"/>
    <w:rsid w:val="00BB6D89"/>
    <w:rsid w:val="00BB70F8"/>
    <w:rsid w:val="00BB71F4"/>
    <w:rsid w:val="00BB7930"/>
    <w:rsid w:val="00BB7B60"/>
    <w:rsid w:val="00BB7C7C"/>
    <w:rsid w:val="00BB7D9D"/>
    <w:rsid w:val="00BB7DB9"/>
    <w:rsid w:val="00BB7FDB"/>
    <w:rsid w:val="00BC022B"/>
    <w:rsid w:val="00BC02C9"/>
    <w:rsid w:val="00BC0336"/>
    <w:rsid w:val="00BC04FE"/>
    <w:rsid w:val="00BC067E"/>
    <w:rsid w:val="00BC071B"/>
    <w:rsid w:val="00BC09E4"/>
    <w:rsid w:val="00BC0A81"/>
    <w:rsid w:val="00BC0B5B"/>
    <w:rsid w:val="00BC0D12"/>
    <w:rsid w:val="00BC14C8"/>
    <w:rsid w:val="00BC1BF6"/>
    <w:rsid w:val="00BC2056"/>
    <w:rsid w:val="00BC2364"/>
    <w:rsid w:val="00BC269C"/>
    <w:rsid w:val="00BC273F"/>
    <w:rsid w:val="00BC28F4"/>
    <w:rsid w:val="00BC2CC8"/>
    <w:rsid w:val="00BC2E86"/>
    <w:rsid w:val="00BC2F8C"/>
    <w:rsid w:val="00BC3B88"/>
    <w:rsid w:val="00BC433E"/>
    <w:rsid w:val="00BC4C50"/>
    <w:rsid w:val="00BC5042"/>
    <w:rsid w:val="00BC557D"/>
    <w:rsid w:val="00BC5889"/>
    <w:rsid w:val="00BC58B0"/>
    <w:rsid w:val="00BC59BA"/>
    <w:rsid w:val="00BC59D2"/>
    <w:rsid w:val="00BC5CB2"/>
    <w:rsid w:val="00BC60B8"/>
    <w:rsid w:val="00BC60D6"/>
    <w:rsid w:val="00BC63BB"/>
    <w:rsid w:val="00BC65D4"/>
    <w:rsid w:val="00BC6739"/>
    <w:rsid w:val="00BC69ED"/>
    <w:rsid w:val="00BC6C30"/>
    <w:rsid w:val="00BC6C90"/>
    <w:rsid w:val="00BC6E6A"/>
    <w:rsid w:val="00BC6F07"/>
    <w:rsid w:val="00BC709C"/>
    <w:rsid w:val="00BC74A0"/>
    <w:rsid w:val="00BC75C8"/>
    <w:rsid w:val="00BC77ED"/>
    <w:rsid w:val="00BC7D0E"/>
    <w:rsid w:val="00BC7E4A"/>
    <w:rsid w:val="00BD0407"/>
    <w:rsid w:val="00BD0479"/>
    <w:rsid w:val="00BD04C7"/>
    <w:rsid w:val="00BD069C"/>
    <w:rsid w:val="00BD07F0"/>
    <w:rsid w:val="00BD0EC3"/>
    <w:rsid w:val="00BD11B9"/>
    <w:rsid w:val="00BD13E0"/>
    <w:rsid w:val="00BD16ED"/>
    <w:rsid w:val="00BD172B"/>
    <w:rsid w:val="00BD18DA"/>
    <w:rsid w:val="00BD1981"/>
    <w:rsid w:val="00BD1CAB"/>
    <w:rsid w:val="00BD1E7C"/>
    <w:rsid w:val="00BD1EC1"/>
    <w:rsid w:val="00BD2171"/>
    <w:rsid w:val="00BD2543"/>
    <w:rsid w:val="00BD25D8"/>
    <w:rsid w:val="00BD283B"/>
    <w:rsid w:val="00BD2AC7"/>
    <w:rsid w:val="00BD2BDE"/>
    <w:rsid w:val="00BD2C38"/>
    <w:rsid w:val="00BD2FD3"/>
    <w:rsid w:val="00BD3390"/>
    <w:rsid w:val="00BD347E"/>
    <w:rsid w:val="00BD356D"/>
    <w:rsid w:val="00BD3636"/>
    <w:rsid w:val="00BD37E7"/>
    <w:rsid w:val="00BD3A9C"/>
    <w:rsid w:val="00BD4A79"/>
    <w:rsid w:val="00BD4B13"/>
    <w:rsid w:val="00BD4C68"/>
    <w:rsid w:val="00BD4E1E"/>
    <w:rsid w:val="00BD525E"/>
    <w:rsid w:val="00BD54E1"/>
    <w:rsid w:val="00BD5621"/>
    <w:rsid w:val="00BD600C"/>
    <w:rsid w:val="00BD61D2"/>
    <w:rsid w:val="00BD631D"/>
    <w:rsid w:val="00BD6482"/>
    <w:rsid w:val="00BD68A8"/>
    <w:rsid w:val="00BD69BE"/>
    <w:rsid w:val="00BD69D9"/>
    <w:rsid w:val="00BD6DEB"/>
    <w:rsid w:val="00BD6EA3"/>
    <w:rsid w:val="00BD6EC7"/>
    <w:rsid w:val="00BD72C8"/>
    <w:rsid w:val="00BD72D1"/>
    <w:rsid w:val="00BD763F"/>
    <w:rsid w:val="00BD79A6"/>
    <w:rsid w:val="00BD7B0D"/>
    <w:rsid w:val="00BD7B3A"/>
    <w:rsid w:val="00BD7B3C"/>
    <w:rsid w:val="00BD7BC3"/>
    <w:rsid w:val="00BD7CC2"/>
    <w:rsid w:val="00BD7E36"/>
    <w:rsid w:val="00BE0092"/>
    <w:rsid w:val="00BE00DA"/>
    <w:rsid w:val="00BE02D7"/>
    <w:rsid w:val="00BE03B1"/>
    <w:rsid w:val="00BE04C0"/>
    <w:rsid w:val="00BE0AE4"/>
    <w:rsid w:val="00BE1024"/>
    <w:rsid w:val="00BE12E6"/>
    <w:rsid w:val="00BE1352"/>
    <w:rsid w:val="00BE154C"/>
    <w:rsid w:val="00BE1618"/>
    <w:rsid w:val="00BE16B0"/>
    <w:rsid w:val="00BE19D8"/>
    <w:rsid w:val="00BE1A91"/>
    <w:rsid w:val="00BE21BF"/>
    <w:rsid w:val="00BE235D"/>
    <w:rsid w:val="00BE2D0A"/>
    <w:rsid w:val="00BE30CA"/>
    <w:rsid w:val="00BE31F7"/>
    <w:rsid w:val="00BE33AA"/>
    <w:rsid w:val="00BE3467"/>
    <w:rsid w:val="00BE37CF"/>
    <w:rsid w:val="00BE3B0F"/>
    <w:rsid w:val="00BE4032"/>
    <w:rsid w:val="00BE44CA"/>
    <w:rsid w:val="00BE4757"/>
    <w:rsid w:val="00BE4759"/>
    <w:rsid w:val="00BE4809"/>
    <w:rsid w:val="00BE4893"/>
    <w:rsid w:val="00BE49A0"/>
    <w:rsid w:val="00BE4B3E"/>
    <w:rsid w:val="00BE4E74"/>
    <w:rsid w:val="00BE4EE6"/>
    <w:rsid w:val="00BE52B2"/>
    <w:rsid w:val="00BE5420"/>
    <w:rsid w:val="00BE581B"/>
    <w:rsid w:val="00BE5902"/>
    <w:rsid w:val="00BE5C99"/>
    <w:rsid w:val="00BE6174"/>
    <w:rsid w:val="00BE6769"/>
    <w:rsid w:val="00BE68F5"/>
    <w:rsid w:val="00BE7182"/>
    <w:rsid w:val="00BE7477"/>
    <w:rsid w:val="00BE7567"/>
    <w:rsid w:val="00BE7763"/>
    <w:rsid w:val="00BE77F5"/>
    <w:rsid w:val="00BE797B"/>
    <w:rsid w:val="00BE7A0A"/>
    <w:rsid w:val="00BE7F06"/>
    <w:rsid w:val="00BF026D"/>
    <w:rsid w:val="00BF054C"/>
    <w:rsid w:val="00BF06A7"/>
    <w:rsid w:val="00BF0C05"/>
    <w:rsid w:val="00BF0C4E"/>
    <w:rsid w:val="00BF0D38"/>
    <w:rsid w:val="00BF0EF9"/>
    <w:rsid w:val="00BF0F73"/>
    <w:rsid w:val="00BF14DE"/>
    <w:rsid w:val="00BF14E7"/>
    <w:rsid w:val="00BF1690"/>
    <w:rsid w:val="00BF1A54"/>
    <w:rsid w:val="00BF1A5F"/>
    <w:rsid w:val="00BF1B24"/>
    <w:rsid w:val="00BF1BA7"/>
    <w:rsid w:val="00BF1EB0"/>
    <w:rsid w:val="00BF23BC"/>
    <w:rsid w:val="00BF242D"/>
    <w:rsid w:val="00BF2AB9"/>
    <w:rsid w:val="00BF2C5E"/>
    <w:rsid w:val="00BF2CA6"/>
    <w:rsid w:val="00BF2EAB"/>
    <w:rsid w:val="00BF34D1"/>
    <w:rsid w:val="00BF3919"/>
    <w:rsid w:val="00BF41C0"/>
    <w:rsid w:val="00BF4758"/>
    <w:rsid w:val="00BF49AB"/>
    <w:rsid w:val="00BF49D6"/>
    <w:rsid w:val="00BF4D15"/>
    <w:rsid w:val="00BF4EA3"/>
    <w:rsid w:val="00BF4FF5"/>
    <w:rsid w:val="00BF53CB"/>
    <w:rsid w:val="00BF5592"/>
    <w:rsid w:val="00BF568D"/>
    <w:rsid w:val="00BF5BAA"/>
    <w:rsid w:val="00BF5D57"/>
    <w:rsid w:val="00BF5F2D"/>
    <w:rsid w:val="00BF63F9"/>
    <w:rsid w:val="00BF668C"/>
    <w:rsid w:val="00BF7037"/>
    <w:rsid w:val="00BF71C6"/>
    <w:rsid w:val="00BF73F4"/>
    <w:rsid w:val="00BF768B"/>
    <w:rsid w:val="00BF7BDF"/>
    <w:rsid w:val="00BF7BF1"/>
    <w:rsid w:val="00BF7CDF"/>
    <w:rsid w:val="00BF7E58"/>
    <w:rsid w:val="00C0031D"/>
    <w:rsid w:val="00C006E7"/>
    <w:rsid w:val="00C00796"/>
    <w:rsid w:val="00C00B11"/>
    <w:rsid w:val="00C00BF2"/>
    <w:rsid w:val="00C00DB4"/>
    <w:rsid w:val="00C00E32"/>
    <w:rsid w:val="00C01008"/>
    <w:rsid w:val="00C012F5"/>
    <w:rsid w:val="00C01513"/>
    <w:rsid w:val="00C017A0"/>
    <w:rsid w:val="00C01E5D"/>
    <w:rsid w:val="00C02085"/>
    <w:rsid w:val="00C0255B"/>
    <w:rsid w:val="00C02AA6"/>
    <w:rsid w:val="00C02D47"/>
    <w:rsid w:val="00C02D61"/>
    <w:rsid w:val="00C03569"/>
    <w:rsid w:val="00C03629"/>
    <w:rsid w:val="00C036E7"/>
    <w:rsid w:val="00C03800"/>
    <w:rsid w:val="00C03ACE"/>
    <w:rsid w:val="00C03CCD"/>
    <w:rsid w:val="00C04B7C"/>
    <w:rsid w:val="00C04CB1"/>
    <w:rsid w:val="00C0509E"/>
    <w:rsid w:val="00C050F7"/>
    <w:rsid w:val="00C051CE"/>
    <w:rsid w:val="00C0545A"/>
    <w:rsid w:val="00C058FA"/>
    <w:rsid w:val="00C0591A"/>
    <w:rsid w:val="00C05ABD"/>
    <w:rsid w:val="00C05D85"/>
    <w:rsid w:val="00C05F22"/>
    <w:rsid w:val="00C063D4"/>
    <w:rsid w:val="00C06AC7"/>
    <w:rsid w:val="00C06BB0"/>
    <w:rsid w:val="00C06D68"/>
    <w:rsid w:val="00C06DD2"/>
    <w:rsid w:val="00C0701C"/>
    <w:rsid w:val="00C071B4"/>
    <w:rsid w:val="00C07C47"/>
    <w:rsid w:val="00C10518"/>
    <w:rsid w:val="00C1065E"/>
    <w:rsid w:val="00C107AF"/>
    <w:rsid w:val="00C107D8"/>
    <w:rsid w:val="00C11198"/>
    <w:rsid w:val="00C111C1"/>
    <w:rsid w:val="00C11208"/>
    <w:rsid w:val="00C1147E"/>
    <w:rsid w:val="00C1158C"/>
    <w:rsid w:val="00C116D0"/>
    <w:rsid w:val="00C11D12"/>
    <w:rsid w:val="00C11DA4"/>
    <w:rsid w:val="00C11F6B"/>
    <w:rsid w:val="00C12116"/>
    <w:rsid w:val="00C1214C"/>
    <w:rsid w:val="00C121CD"/>
    <w:rsid w:val="00C1252D"/>
    <w:rsid w:val="00C1255C"/>
    <w:rsid w:val="00C12659"/>
    <w:rsid w:val="00C1286D"/>
    <w:rsid w:val="00C1322C"/>
    <w:rsid w:val="00C133EB"/>
    <w:rsid w:val="00C133F5"/>
    <w:rsid w:val="00C13420"/>
    <w:rsid w:val="00C1353B"/>
    <w:rsid w:val="00C13770"/>
    <w:rsid w:val="00C13904"/>
    <w:rsid w:val="00C13A68"/>
    <w:rsid w:val="00C13B9A"/>
    <w:rsid w:val="00C13D66"/>
    <w:rsid w:val="00C13E39"/>
    <w:rsid w:val="00C13F32"/>
    <w:rsid w:val="00C144EF"/>
    <w:rsid w:val="00C14598"/>
    <w:rsid w:val="00C146ED"/>
    <w:rsid w:val="00C14C64"/>
    <w:rsid w:val="00C15069"/>
    <w:rsid w:val="00C1547B"/>
    <w:rsid w:val="00C1569C"/>
    <w:rsid w:val="00C157AB"/>
    <w:rsid w:val="00C158FA"/>
    <w:rsid w:val="00C15B8E"/>
    <w:rsid w:val="00C15C28"/>
    <w:rsid w:val="00C15CB4"/>
    <w:rsid w:val="00C15E24"/>
    <w:rsid w:val="00C15E50"/>
    <w:rsid w:val="00C15E92"/>
    <w:rsid w:val="00C1650D"/>
    <w:rsid w:val="00C165D1"/>
    <w:rsid w:val="00C165D9"/>
    <w:rsid w:val="00C168ED"/>
    <w:rsid w:val="00C16B6B"/>
    <w:rsid w:val="00C16BC2"/>
    <w:rsid w:val="00C16CBD"/>
    <w:rsid w:val="00C16E79"/>
    <w:rsid w:val="00C16F30"/>
    <w:rsid w:val="00C16F76"/>
    <w:rsid w:val="00C17306"/>
    <w:rsid w:val="00C17375"/>
    <w:rsid w:val="00C174B8"/>
    <w:rsid w:val="00C175AD"/>
    <w:rsid w:val="00C178A5"/>
    <w:rsid w:val="00C179BB"/>
    <w:rsid w:val="00C17A16"/>
    <w:rsid w:val="00C17B23"/>
    <w:rsid w:val="00C17D1C"/>
    <w:rsid w:val="00C17E9C"/>
    <w:rsid w:val="00C205A2"/>
    <w:rsid w:val="00C206DF"/>
    <w:rsid w:val="00C209F7"/>
    <w:rsid w:val="00C20A6B"/>
    <w:rsid w:val="00C20D58"/>
    <w:rsid w:val="00C20DF6"/>
    <w:rsid w:val="00C211E9"/>
    <w:rsid w:val="00C213CA"/>
    <w:rsid w:val="00C214CD"/>
    <w:rsid w:val="00C2165E"/>
    <w:rsid w:val="00C21669"/>
    <w:rsid w:val="00C21810"/>
    <w:rsid w:val="00C219D5"/>
    <w:rsid w:val="00C21AC1"/>
    <w:rsid w:val="00C2205B"/>
    <w:rsid w:val="00C220F2"/>
    <w:rsid w:val="00C227DD"/>
    <w:rsid w:val="00C22A7B"/>
    <w:rsid w:val="00C22F8A"/>
    <w:rsid w:val="00C23040"/>
    <w:rsid w:val="00C2330D"/>
    <w:rsid w:val="00C23325"/>
    <w:rsid w:val="00C23486"/>
    <w:rsid w:val="00C239DF"/>
    <w:rsid w:val="00C23CF0"/>
    <w:rsid w:val="00C23D06"/>
    <w:rsid w:val="00C23DC7"/>
    <w:rsid w:val="00C23E2E"/>
    <w:rsid w:val="00C23F1A"/>
    <w:rsid w:val="00C24263"/>
    <w:rsid w:val="00C2441F"/>
    <w:rsid w:val="00C24623"/>
    <w:rsid w:val="00C2494D"/>
    <w:rsid w:val="00C24DA6"/>
    <w:rsid w:val="00C25004"/>
    <w:rsid w:val="00C255B4"/>
    <w:rsid w:val="00C2588D"/>
    <w:rsid w:val="00C259E3"/>
    <w:rsid w:val="00C25AB2"/>
    <w:rsid w:val="00C25E75"/>
    <w:rsid w:val="00C2623B"/>
    <w:rsid w:val="00C2688F"/>
    <w:rsid w:val="00C269F1"/>
    <w:rsid w:val="00C274A3"/>
    <w:rsid w:val="00C27A19"/>
    <w:rsid w:val="00C27E53"/>
    <w:rsid w:val="00C27E6D"/>
    <w:rsid w:val="00C30039"/>
    <w:rsid w:val="00C301AE"/>
    <w:rsid w:val="00C30254"/>
    <w:rsid w:val="00C30562"/>
    <w:rsid w:val="00C305F6"/>
    <w:rsid w:val="00C30812"/>
    <w:rsid w:val="00C3087B"/>
    <w:rsid w:val="00C30AC9"/>
    <w:rsid w:val="00C30CBA"/>
    <w:rsid w:val="00C30E22"/>
    <w:rsid w:val="00C30EFC"/>
    <w:rsid w:val="00C31471"/>
    <w:rsid w:val="00C314F9"/>
    <w:rsid w:val="00C31523"/>
    <w:rsid w:val="00C31B63"/>
    <w:rsid w:val="00C31D50"/>
    <w:rsid w:val="00C31FA7"/>
    <w:rsid w:val="00C3236D"/>
    <w:rsid w:val="00C32590"/>
    <w:rsid w:val="00C32654"/>
    <w:rsid w:val="00C327E7"/>
    <w:rsid w:val="00C32F4D"/>
    <w:rsid w:val="00C33159"/>
    <w:rsid w:val="00C33528"/>
    <w:rsid w:val="00C33847"/>
    <w:rsid w:val="00C338F6"/>
    <w:rsid w:val="00C339FC"/>
    <w:rsid w:val="00C33AE6"/>
    <w:rsid w:val="00C33C1E"/>
    <w:rsid w:val="00C341D4"/>
    <w:rsid w:val="00C3422D"/>
    <w:rsid w:val="00C3447D"/>
    <w:rsid w:val="00C349B3"/>
    <w:rsid w:val="00C349E8"/>
    <w:rsid w:val="00C34DE0"/>
    <w:rsid w:val="00C34E68"/>
    <w:rsid w:val="00C354A6"/>
    <w:rsid w:val="00C35584"/>
    <w:rsid w:val="00C355E0"/>
    <w:rsid w:val="00C35851"/>
    <w:rsid w:val="00C358B7"/>
    <w:rsid w:val="00C35CDD"/>
    <w:rsid w:val="00C35FCF"/>
    <w:rsid w:val="00C36174"/>
    <w:rsid w:val="00C36859"/>
    <w:rsid w:val="00C36D6B"/>
    <w:rsid w:val="00C36EF9"/>
    <w:rsid w:val="00C37145"/>
    <w:rsid w:val="00C375D6"/>
    <w:rsid w:val="00C37976"/>
    <w:rsid w:val="00C37A57"/>
    <w:rsid w:val="00C37B20"/>
    <w:rsid w:val="00C37D3A"/>
    <w:rsid w:val="00C401CD"/>
    <w:rsid w:val="00C40359"/>
    <w:rsid w:val="00C4036A"/>
    <w:rsid w:val="00C4037B"/>
    <w:rsid w:val="00C408C4"/>
    <w:rsid w:val="00C410F6"/>
    <w:rsid w:val="00C4110E"/>
    <w:rsid w:val="00C41311"/>
    <w:rsid w:val="00C417C4"/>
    <w:rsid w:val="00C41898"/>
    <w:rsid w:val="00C418A2"/>
    <w:rsid w:val="00C41923"/>
    <w:rsid w:val="00C41EE5"/>
    <w:rsid w:val="00C420A5"/>
    <w:rsid w:val="00C42348"/>
    <w:rsid w:val="00C426F0"/>
    <w:rsid w:val="00C426FF"/>
    <w:rsid w:val="00C4294D"/>
    <w:rsid w:val="00C429D6"/>
    <w:rsid w:val="00C42B5C"/>
    <w:rsid w:val="00C42EAD"/>
    <w:rsid w:val="00C42F22"/>
    <w:rsid w:val="00C43001"/>
    <w:rsid w:val="00C431CE"/>
    <w:rsid w:val="00C431DC"/>
    <w:rsid w:val="00C431E4"/>
    <w:rsid w:val="00C432D1"/>
    <w:rsid w:val="00C433DA"/>
    <w:rsid w:val="00C435E3"/>
    <w:rsid w:val="00C43747"/>
    <w:rsid w:val="00C43A26"/>
    <w:rsid w:val="00C43C01"/>
    <w:rsid w:val="00C43DE4"/>
    <w:rsid w:val="00C444A7"/>
    <w:rsid w:val="00C4470D"/>
    <w:rsid w:val="00C44BFA"/>
    <w:rsid w:val="00C44C45"/>
    <w:rsid w:val="00C45284"/>
    <w:rsid w:val="00C4535B"/>
    <w:rsid w:val="00C45665"/>
    <w:rsid w:val="00C458B1"/>
    <w:rsid w:val="00C459A9"/>
    <w:rsid w:val="00C45A0F"/>
    <w:rsid w:val="00C45BF1"/>
    <w:rsid w:val="00C45C7F"/>
    <w:rsid w:val="00C45CA1"/>
    <w:rsid w:val="00C45DCE"/>
    <w:rsid w:val="00C45F6B"/>
    <w:rsid w:val="00C46157"/>
    <w:rsid w:val="00C4645D"/>
    <w:rsid w:val="00C46510"/>
    <w:rsid w:val="00C46575"/>
    <w:rsid w:val="00C46D24"/>
    <w:rsid w:val="00C46D38"/>
    <w:rsid w:val="00C46D8E"/>
    <w:rsid w:val="00C47053"/>
    <w:rsid w:val="00C4728F"/>
    <w:rsid w:val="00C47533"/>
    <w:rsid w:val="00C47847"/>
    <w:rsid w:val="00C478FE"/>
    <w:rsid w:val="00C47E30"/>
    <w:rsid w:val="00C50200"/>
    <w:rsid w:val="00C50690"/>
    <w:rsid w:val="00C50814"/>
    <w:rsid w:val="00C50D30"/>
    <w:rsid w:val="00C50FE9"/>
    <w:rsid w:val="00C5119A"/>
    <w:rsid w:val="00C51255"/>
    <w:rsid w:val="00C512AB"/>
    <w:rsid w:val="00C515F8"/>
    <w:rsid w:val="00C515FE"/>
    <w:rsid w:val="00C51677"/>
    <w:rsid w:val="00C517E6"/>
    <w:rsid w:val="00C51888"/>
    <w:rsid w:val="00C51C4F"/>
    <w:rsid w:val="00C51C82"/>
    <w:rsid w:val="00C51E65"/>
    <w:rsid w:val="00C51F93"/>
    <w:rsid w:val="00C5206D"/>
    <w:rsid w:val="00C524B0"/>
    <w:rsid w:val="00C529C6"/>
    <w:rsid w:val="00C52B30"/>
    <w:rsid w:val="00C5318D"/>
    <w:rsid w:val="00C532C6"/>
    <w:rsid w:val="00C53778"/>
    <w:rsid w:val="00C53D65"/>
    <w:rsid w:val="00C5424F"/>
    <w:rsid w:val="00C5477F"/>
    <w:rsid w:val="00C54996"/>
    <w:rsid w:val="00C54B21"/>
    <w:rsid w:val="00C54BC8"/>
    <w:rsid w:val="00C55A83"/>
    <w:rsid w:val="00C55B42"/>
    <w:rsid w:val="00C5603C"/>
    <w:rsid w:val="00C56280"/>
    <w:rsid w:val="00C56519"/>
    <w:rsid w:val="00C5668A"/>
    <w:rsid w:val="00C5696A"/>
    <w:rsid w:val="00C56DAF"/>
    <w:rsid w:val="00C56EE9"/>
    <w:rsid w:val="00C578B9"/>
    <w:rsid w:val="00C578BD"/>
    <w:rsid w:val="00C57C4F"/>
    <w:rsid w:val="00C60038"/>
    <w:rsid w:val="00C60395"/>
    <w:rsid w:val="00C60410"/>
    <w:rsid w:val="00C607DD"/>
    <w:rsid w:val="00C60A0F"/>
    <w:rsid w:val="00C6141D"/>
    <w:rsid w:val="00C6149C"/>
    <w:rsid w:val="00C614DD"/>
    <w:rsid w:val="00C6157D"/>
    <w:rsid w:val="00C61773"/>
    <w:rsid w:val="00C6180F"/>
    <w:rsid w:val="00C6184E"/>
    <w:rsid w:val="00C61859"/>
    <w:rsid w:val="00C61E6C"/>
    <w:rsid w:val="00C61EA6"/>
    <w:rsid w:val="00C6229C"/>
    <w:rsid w:val="00C62333"/>
    <w:rsid w:val="00C62611"/>
    <w:rsid w:val="00C62B87"/>
    <w:rsid w:val="00C62BA5"/>
    <w:rsid w:val="00C63045"/>
    <w:rsid w:val="00C6324C"/>
    <w:rsid w:val="00C6329A"/>
    <w:rsid w:val="00C63325"/>
    <w:rsid w:val="00C633B6"/>
    <w:rsid w:val="00C633C9"/>
    <w:rsid w:val="00C63AA4"/>
    <w:rsid w:val="00C63C86"/>
    <w:rsid w:val="00C6412D"/>
    <w:rsid w:val="00C6431F"/>
    <w:rsid w:val="00C6476B"/>
    <w:rsid w:val="00C6490C"/>
    <w:rsid w:val="00C64A21"/>
    <w:rsid w:val="00C64E75"/>
    <w:rsid w:val="00C65061"/>
    <w:rsid w:val="00C65516"/>
    <w:rsid w:val="00C655F9"/>
    <w:rsid w:val="00C656A7"/>
    <w:rsid w:val="00C656EF"/>
    <w:rsid w:val="00C657CD"/>
    <w:rsid w:val="00C65C57"/>
    <w:rsid w:val="00C66117"/>
    <w:rsid w:val="00C668DA"/>
    <w:rsid w:val="00C66A3D"/>
    <w:rsid w:val="00C66A7A"/>
    <w:rsid w:val="00C66B2B"/>
    <w:rsid w:val="00C66E12"/>
    <w:rsid w:val="00C67797"/>
    <w:rsid w:val="00C677E1"/>
    <w:rsid w:val="00C6796F"/>
    <w:rsid w:val="00C679BA"/>
    <w:rsid w:val="00C67D5C"/>
    <w:rsid w:val="00C70005"/>
    <w:rsid w:val="00C7009D"/>
    <w:rsid w:val="00C7033D"/>
    <w:rsid w:val="00C705C9"/>
    <w:rsid w:val="00C7069D"/>
    <w:rsid w:val="00C70808"/>
    <w:rsid w:val="00C70E47"/>
    <w:rsid w:val="00C70E80"/>
    <w:rsid w:val="00C70F3D"/>
    <w:rsid w:val="00C71129"/>
    <w:rsid w:val="00C716F4"/>
    <w:rsid w:val="00C71DEB"/>
    <w:rsid w:val="00C724B2"/>
    <w:rsid w:val="00C72743"/>
    <w:rsid w:val="00C7291B"/>
    <w:rsid w:val="00C72FD4"/>
    <w:rsid w:val="00C73133"/>
    <w:rsid w:val="00C731E8"/>
    <w:rsid w:val="00C73558"/>
    <w:rsid w:val="00C73758"/>
    <w:rsid w:val="00C737D2"/>
    <w:rsid w:val="00C73A2A"/>
    <w:rsid w:val="00C73CCC"/>
    <w:rsid w:val="00C73EED"/>
    <w:rsid w:val="00C74119"/>
    <w:rsid w:val="00C7448E"/>
    <w:rsid w:val="00C745CE"/>
    <w:rsid w:val="00C746A1"/>
    <w:rsid w:val="00C74814"/>
    <w:rsid w:val="00C74D09"/>
    <w:rsid w:val="00C75169"/>
    <w:rsid w:val="00C753E9"/>
    <w:rsid w:val="00C75676"/>
    <w:rsid w:val="00C75891"/>
    <w:rsid w:val="00C75893"/>
    <w:rsid w:val="00C759CC"/>
    <w:rsid w:val="00C759DC"/>
    <w:rsid w:val="00C759FB"/>
    <w:rsid w:val="00C75A60"/>
    <w:rsid w:val="00C75C84"/>
    <w:rsid w:val="00C76591"/>
    <w:rsid w:val="00C76D03"/>
    <w:rsid w:val="00C76D66"/>
    <w:rsid w:val="00C76D9E"/>
    <w:rsid w:val="00C76DA5"/>
    <w:rsid w:val="00C76F65"/>
    <w:rsid w:val="00C76FD3"/>
    <w:rsid w:val="00C776F4"/>
    <w:rsid w:val="00C77B3F"/>
    <w:rsid w:val="00C77B5F"/>
    <w:rsid w:val="00C77C1D"/>
    <w:rsid w:val="00C77FAF"/>
    <w:rsid w:val="00C80430"/>
    <w:rsid w:val="00C8057B"/>
    <w:rsid w:val="00C8067D"/>
    <w:rsid w:val="00C80829"/>
    <w:rsid w:val="00C80B8A"/>
    <w:rsid w:val="00C80BBE"/>
    <w:rsid w:val="00C80E52"/>
    <w:rsid w:val="00C80F8F"/>
    <w:rsid w:val="00C816D2"/>
    <w:rsid w:val="00C8170A"/>
    <w:rsid w:val="00C81AB1"/>
    <w:rsid w:val="00C8210E"/>
    <w:rsid w:val="00C82176"/>
    <w:rsid w:val="00C821A4"/>
    <w:rsid w:val="00C823D3"/>
    <w:rsid w:val="00C8245D"/>
    <w:rsid w:val="00C8270B"/>
    <w:rsid w:val="00C82A33"/>
    <w:rsid w:val="00C82F1F"/>
    <w:rsid w:val="00C832FE"/>
    <w:rsid w:val="00C83320"/>
    <w:rsid w:val="00C83644"/>
    <w:rsid w:val="00C83B37"/>
    <w:rsid w:val="00C83F5B"/>
    <w:rsid w:val="00C845AA"/>
    <w:rsid w:val="00C84706"/>
    <w:rsid w:val="00C84749"/>
    <w:rsid w:val="00C8489A"/>
    <w:rsid w:val="00C84C7F"/>
    <w:rsid w:val="00C84D1C"/>
    <w:rsid w:val="00C84DA3"/>
    <w:rsid w:val="00C85014"/>
    <w:rsid w:val="00C8554C"/>
    <w:rsid w:val="00C85866"/>
    <w:rsid w:val="00C85929"/>
    <w:rsid w:val="00C85AAE"/>
    <w:rsid w:val="00C85B9B"/>
    <w:rsid w:val="00C85DB3"/>
    <w:rsid w:val="00C85F77"/>
    <w:rsid w:val="00C86034"/>
    <w:rsid w:val="00C8643B"/>
    <w:rsid w:val="00C865A3"/>
    <w:rsid w:val="00C86D7D"/>
    <w:rsid w:val="00C86EC7"/>
    <w:rsid w:val="00C870A1"/>
    <w:rsid w:val="00C87103"/>
    <w:rsid w:val="00C872EA"/>
    <w:rsid w:val="00C872ED"/>
    <w:rsid w:val="00C87398"/>
    <w:rsid w:val="00C8758A"/>
    <w:rsid w:val="00C87645"/>
    <w:rsid w:val="00C87689"/>
    <w:rsid w:val="00C876D8"/>
    <w:rsid w:val="00C877A9"/>
    <w:rsid w:val="00C87A57"/>
    <w:rsid w:val="00C87A70"/>
    <w:rsid w:val="00C87B48"/>
    <w:rsid w:val="00C87CD5"/>
    <w:rsid w:val="00C90023"/>
    <w:rsid w:val="00C9002C"/>
    <w:rsid w:val="00C90F8D"/>
    <w:rsid w:val="00C90FBB"/>
    <w:rsid w:val="00C9104B"/>
    <w:rsid w:val="00C9131D"/>
    <w:rsid w:val="00C913BB"/>
    <w:rsid w:val="00C916C8"/>
    <w:rsid w:val="00C91888"/>
    <w:rsid w:val="00C91B10"/>
    <w:rsid w:val="00C91C8F"/>
    <w:rsid w:val="00C91F37"/>
    <w:rsid w:val="00C920B3"/>
    <w:rsid w:val="00C920FE"/>
    <w:rsid w:val="00C921AC"/>
    <w:rsid w:val="00C92224"/>
    <w:rsid w:val="00C922F5"/>
    <w:rsid w:val="00C92697"/>
    <w:rsid w:val="00C927C1"/>
    <w:rsid w:val="00C929B6"/>
    <w:rsid w:val="00C929BD"/>
    <w:rsid w:val="00C929C9"/>
    <w:rsid w:val="00C92C87"/>
    <w:rsid w:val="00C92D2C"/>
    <w:rsid w:val="00C9334B"/>
    <w:rsid w:val="00C935E9"/>
    <w:rsid w:val="00C93E5D"/>
    <w:rsid w:val="00C93F5D"/>
    <w:rsid w:val="00C94104"/>
    <w:rsid w:val="00C9416C"/>
    <w:rsid w:val="00C941A9"/>
    <w:rsid w:val="00C943DF"/>
    <w:rsid w:val="00C943F2"/>
    <w:rsid w:val="00C9449C"/>
    <w:rsid w:val="00C94A14"/>
    <w:rsid w:val="00C94BA0"/>
    <w:rsid w:val="00C95302"/>
    <w:rsid w:val="00C95437"/>
    <w:rsid w:val="00C956C2"/>
    <w:rsid w:val="00C957E5"/>
    <w:rsid w:val="00C958D4"/>
    <w:rsid w:val="00C95A94"/>
    <w:rsid w:val="00C95A9D"/>
    <w:rsid w:val="00C95DA9"/>
    <w:rsid w:val="00C96052"/>
    <w:rsid w:val="00C961D8"/>
    <w:rsid w:val="00C965AA"/>
    <w:rsid w:val="00C966DB"/>
    <w:rsid w:val="00C968B9"/>
    <w:rsid w:val="00C96A1E"/>
    <w:rsid w:val="00C96A89"/>
    <w:rsid w:val="00C97081"/>
    <w:rsid w:val="00C97498"/>
    <w:rsid w:val="00C976CB"/>
    <w:rsid w:val="00C97729"/>
    <w:rsid w:val="00C979F0"/>
    <w:rsid w:val="00C97EFE"/>
    <w:rsid w:val="00CA0075"/>
    <w:rsid w:val="00CA0210"/>
    <w:rsid w:val="00CA04D5"/>
    <w:rsid w:val="00CA05CC"/>
    <w:rsid w:val="00CA0FEA"/>
    <w:rsid w:val="00CA11F3"/>
    <w:rsid w:val="00CA1307"/>
    <w:rsid w:val="00CA13C8"/>
    <w:rsid w:val="00CA1506"/>
    <w:rsid w:val="00CA1A2C"/>
    <w:rsid w:val="00CA1CD6"/>
    <w:rsid w:val="00CA1E68"/>
    <w:rsid w:val="00CA20E9"/>
    <w:rsid w:val="00CA2487"/>
    <w:rsid w:val="00CA2806"/>
    <w:rsid w:val="00CA2955"/>
    <w:rsid w:val="00CA2C61"/>
    <w:rsid w:val="00CA2CD3"/>
    <w:rsid w:val="00CA2F16"/>
    <w:rsid w:val="00CA2F7C"/>
    <w:rsid w:val="00CA2F7F"/>
    <w:rsid w:val="00CA33BA"/>
    <w:rsid w:val="00CA357D"/>
    <w:rsid w:val="00CA388E"/>
    <w:rsid w:val="00CA3936"/>
    <w:rsid w:val="00CA3E93"/>
    <w:rsid w:val="00CA3FC8"/>
    <w:rsid w:val="00CA47FD"/>
    <w:rsid w:val="00CA4B9B"/>
    <w:rsid w:val="00CA4C51"/>
    <w:rsid w:val="00CA4D34"/>
    <w:rsid w:val="00CA4FEA"/>
    <w:rsid w:val="00CA513B"/>
    <w:rsid w:val="00CA5248"/>
    <w:rsid w:val="00CA5380"/>
    <w:rsid w:val="00CA56AD"/>
    <w:rsid w:val="00CA5F32"/>
    <w:rsid w:val="00CA5F82"/>
    <w:rsid w:val="00CA6992"/>
    <w:rsid w:val="00CA69B8"/>
    <w:rsid w:val="00CA7024"/>
    <w:rsid w:val="00CA707E"/>
    <w:rsid w:val="00CA7A4D"/>
    <w:rsid w:val="00CA7F3D"/>
    <w:rsid w:val="00CB0132"/>
    <w:rsid w:val="00CB0669"/>
    <w:rsid w:val="00CB0759"/>
    <w:rsid w:val="00CB09F8"/>
    <w:rsid w:val="00CB0B04"/>
    <w:rsid w:val="00CB0E0B"/>
    <w:rsid w:val="00CB0EA8"/>
    <w:rsid w:val="00CB0EAF"/>
    <w:rsid w:val="00CB1008"/>
    <w:rsid w:val="00CB107E"/>
    <w:rsid w:val="00CB115F"/>
    <w:rsid w:val="00CB1296"/>
    <w:rsid w:val="00CB15CA"/>
    <w:rsid w:val="00CB16F6"/>
    <w:rsid w:val="00CB1844"/>
    <w:rsid w:val="00CB1975"/>
    <w:rsid w:val="00CB1987"/>
    <w:rsid w:val="00CB1BDD"/>
    <w:rsid w:val="00CB1D77"/>
    <w:rsid w:val="00CB1DB4"/>
    <w:rsid w:val="00CB1E93"/>
    <w:rsid w:val="00CB21DC"/>
    <w:rsid w:val="00CB24EA"/>
    <w:rsid w:val="00CB2C51"/>
    <w:rsid w:val="00CB2E31"/>
    <w:rsid w:val="00CB30A3"/>
    <w:rsid w:val="00CB3658"/>
    <w:rsid w:val="00CB39E2"/>
    <w:rsid w:val="00CB3CDF"/>
    <w:rsid w:val="00CB42CF"/>
    <w:rsid w:val="00CB432C"/>
    <w:rsid w:val="00CB45AE"/>
    <w:rsid w:val="00CB4833"/>
    <w:rsid w:val="00CB4F93"/>
    <w:rsid w:val="00CB4FB6"/>
    <w:rsid w:val="00CB5922"/>
    <w:rsid w:val="00CB59C9"/>
    <w:rsid w:val="00CB5ABE"/>
    <w:rsid w:val="00CB5BC5"/>
    <w:rsid w:val="00CB5EC1"/>
    <w:rsid w:val="00CB5F29"/>
    <w:rsid w:val="00CB6186"/>
    <w:rsid w:val="00CB63DB"/>
    <w:rsid w:val="00CB6447"/>
    <w:rsid w:val="00CB64E9"/>
    <w:rsid w:val="00CB6622"/>
    <w:rsid w:val="00CB6652"/>
    <w:rsid w:val="00CB69A3"/>
    <w:rsid w:val="00CB6DB1"/>
    <w:rsid w:val="00CB7136"/>
    <w:rsid w:val="00CB74A3"/>
    <w:rsid w:val="00CB74E5"/>
    <w:rsid w:val="00CB759D"/>
    <w:rsid w:val="00CC00B3"/>
    <w:rsid w:val="00CC00D6"/>
    <w:rsid w:val="00CC0389"/>
    <w:rsid w:val="00CC0407"/>
    <w:rsid w:val="00CC04F4"/>
    <w:rsid w:val="00CC0C1D"/>
    <w:rsid w:val="00CC0D25"/>
    <w:rsid w:val="00CC0EAE"/>
    <w:rsid w:val="00CC0EE9"/>
    <w:rsid w:val="00CC1429"/>
    <w:rsid w:val="00CC1480"/>
    <w:rsid w:val="00CC17F9"/>
    <w:rsid w:val="00CC1953"/>
    <w:rsid w:val="00CC1A57"/>
    <w:rsid w:val="00CC1AAA"/>
    <w:rsid w:val="00CC1BF5"/>
    <w:rsid w:val="00CC1C03"/>
    <w:rsid w:val="00CC1F6C"/>
    <w:rsid w:val="00CC223A"/>
    <w:rsid w:val="00CC2459"/>
    <w:rsid w:val="00CC26A5"/>
    <w:rsid w:val="00CC28D0"/>
    <w:rsid w:val="00CC2F93"/>
    <w:rsid w:val="00CC2FB8"/>
    <w:rsid w:val="00CC31E0"/>
    <w:rsid w:val="00CC3483"/>
    <w:rsid w:val="00CC388B"/>
    <w:rsid w:val="00CC3B18"/>
    <w:rsid w:val="00CC3BA2"/>
    <w:rsid w:val="00CC3F06"/>
    <w:rsid w:val="00CC40DE"/>
    <w:rsid w:val="00CC444F"/>
    <w:rsid w:val="00CC4627"/>
    <w:rsid w:val="00CC481D"/>
    <w:rsid w:val="00CC4845"/>
    <w:rsid w:val="00CC486C"/>
    <w:rsid w:val="00CC4959"/>
    <w:rsid w:val="00CC49B2"/>
    <w:rsid w:val="00CC4B15"/>
    <w:rsid w:val="00CC592B"/>
    <w:rsid w:val="00CC59E9"/>
    <w:rsid w:val="00CC5E27"/>
    <w:rsid w:val="00CC6217"/>
    <w:rsid w:val="00CC6765"/>
    <w:rsid w:val="00CC6A36"/>
    <w:rsid w:val="00CC6FFF"/>
    <w:rsid w:val="00CC715C"/>
    <w:rsid w:val="00CC74FA"/>
    <w:rsid w:val="00CC7BB1"/>
    <w:rsid w:val="00CC7F67"/>
    <w:rsid w:val="00CC7F8B"/>
    <w:rsid w:val="00CD0006"/>
    <w:rsid w:val="00CD002B"/>
    <w:rsid w:val="00CD02B7"/>
    <w:rsid w:val="00CD09C2"/>
    <w:rsid w:val="00CD09F1"/>
    <w:rsid w:val="00CD0C2F"/>
    <w:rsid w:val="00CD0E4F"/>
    <w:rsid w:val="00CD128C"/>
    <w:rsid w:val="00CD13B8"/>
    <w:rsid w:val="00CD1485"/>
    <w:rsid w:val="00CD148A"/>
    <w:rsid w:val="00CD149D"/>
    <w:rsid w:val="00CD1511"/>
    <w:rsid w:val="00CD1610"/>
    <w:rsid w:val="00CD1B00"/>
    <w:rsid w:val="00CD1D0E"/>
    <w:rsid w:val="00CD1D67"/>
    <w:rsid w:val="00CD23CC"/>
    <w:rsid w:val="00CD248D"/>
    <w:rsid w:val="00CD2BF7"/>
    <w:rsid w:val="00CD2BFF"/>
    <w:rsid w:val="00CD2D30"/>
    <w:rsid w:val="00CD34F4"/>
    <w:rsid w:val="00CD3591"/>
    <w:rsid w:val="00CD35CB"/>
    <w:rsid w:val="00CD3695"/>
    <w:rsid w:val="00CD37F1"/>
    <w:rsid w:val="00CD38E8"/>
    <w:rsid w:val="00CD392C"/>
    <w:rsid w:val="00CD3A39"/>
    <w:rsid w:val="00CD3D4D"/>
    <w:rsid w:val="00CD3EB6"/>
    <w:rsid w:val="00CD4103"/>
    <w:rsid w:val="00CD43A2"/>
    <w:rsid w:val="00CD4A2E"/>
    <w:rsid w:val="00CD4A9E"/>
    <w:rsid w:val="00CD4AA0"/>
    <w:rsid w:val="00CD4D76"/>
    <w:rsid w:val="00CD5349"/>
    <w:rsid w:val="00CD5629"/>
    <w:rsid w:val="00CD569D"/>
    <w:rsid w:val="00CD56EB"/>
    <w:rsid w:val="00CD59DB"/>
    <w:rsid w:val="00CD5EA1"/>
    <w:rsid w:val="00CD602C"/>
    <w:rsid w:val="00CD6094"/>
    <w:rsid w:val="00CD614B"/>
    <w:rsid w:val="00CD67C7"/>
    <w:rsid w:val="00CD68F6"/>
    <w:rsid w:val="00CD6918"/>
    <w:rsid w:val="00CD6B74"/>
    <w:rsid w:val="00CD6E4E"/>
    <w:rsid w:val="00CD6F2A"/>
    <w:rsid w:val="00CD6FB8"/>
    <w:rsid w:val="00CD71A8"/>
    <w:rsid w:val="00CD735C"/>
    <w:rsid w:val="00CD7455"/>
    <w:rsid w:val="00CD774B"/>
    <w:rsid w:val="00CD795A"/>
    <w:rsid w:val="00CD7BE1"/>
    <w:rsid w:val="00CD7E18"/>
    <w:rsid w:val="00CD7F00"/>
    <w:rsid w:val="00CD7F9B"/>
    <w:rsid w:val="00CE006A"/>
    <w:rsid w:val="00CE00B5"/>
    <w:rsid w:val="00CE0304"/>
    <w:rsid w:val="00CE03AA"/>
    <w:rsid w:val="00CE03BB"/>
    <w:rsid w:val="00CE0772"/>
    <w:rsid w:val="00CE0FEB"/>
    <w:rsid w:val="00CE1010"/>
    <w:rsid w:val="00CE1E2E"/>
    <w:rsid w:val="00CE1EE0"/>
    <w:rsid w:val="00CE20FE"/>
    <w:rsid w:val="00CE2170"/>
    <w:rsid w:val="00CE2638"/>
    <w:rsid w:val="00CE26C2"/>
    <w:rsid w:val="00CE2A30"/>
    <w:rsid w:val="00CE2B2B"/>
    <w:rsid w:val="00CE2EB2"/>
    <w:rsid w:val="00CE332A"/>
    <w:rsid w:val="00CE3487"/>
    <w:rsid w:val="00CE3AA4"/>
    <w:rsid w:val="00CE3BD6"/>
    <w:rsid w:val="00CE3EAD"/>
    <w:rsid w:val="00CE401D"/>
    <w:rsid w:val="00CE4022"/>
    <w:rsid w:val="00CE4206"/>
    <w:rsid w:val="00CE4297"/>
    <w:rsid w:val="00CE4404"/>
    <w:rsid w:val="00CE4953"/>
    <w:rsid w:val="00CE4989"/>
    <w:rsid w:val="00CE4A8B"/>
    <w:rsid w:val="00CE4E45"/>
    <w:rsid w:val="00CE4F8C"/>
    <w:rsid w:val="00CE5A11"/>
    <w:rsid w:val="00CE5C43"/>
    <w:rsid w:val="00CE60C5"/>
    <w:rsid w:val="00CE620A"/>
    <w:rsid w:val="00CE629C"/>
    <w:rsid w:val="00CE67BE"/>
    <w:rsid w:val="00CE6D0A"/>
    <w:rsid w:val="00CE7390"/>
    <w:rsid w:val="00CE79F7"/>
    <w:rsid w:val="00CE7B15"/>
    <w:rsid w:val="00CE7F8C"/>
    <w:rsid w:val="00CE7F91"/>
    <w:rsid w:val="00CF048D"/>
    <w:rsid w:val="00CF049E"/>
    <w:rsid w:val="00CF078B"/>
    <w:rsid w:val="00CF0E44"/>
    <w:rsid w:val="00CF145E"/>
    <w:rsid w:val="00CF14DA"/>
    <w:rsid w:val="00CF1803"/>
    <w:rsid w:val="00CF1C36"/>
    <w:rsid w:val="00CF2033"/>
    <w:rsid w:val="00CF220F"/>
    <w:rsid w:val="00CF224A"/>
    <w:rsid w:val="00CF24E0"/>
    <w:rsid w:val="00CF28D4"/>
    <w:rsid w:val="00CF2D5B"/>
    <w:rsid w:val="00CF305E"/>
    <w:rsid w:val="00CF316D"/>
    <w:rsid w:val="00CF32D1"/>
    <w:rsid w:val="00CF36AB"/>
    <w:rsid w:val="00CF373E"/>
    <w:rsid w:val="00CF3853"/>
    <w:rsid w:val="00CF3A35"/>
    <w:rsid w:val="00CF3D69"/>
    <w:rsid w:val="00CF3DF0"/>
    <w:rsid w:val="00CF402B"/>
    <w:rsid w:val="00CF431C"/>
    <w:rsid w:val="00CF46A1"/>
    <w:rsid w:val="00CF47EB"/>
    <w:rsid w:val="00CF4924"/>
    <w:rsid w:val="00CF4A81"/>
    <w:rsid w:val="00CF4FB6"/>
    <w:rsid w:val="00CF50E2"/>
    <w:rsid w:val="00CF5174"/>
    <w:rsid w:val="00CF534E"/>
    <w:rsid w:val="00CF5659"/>
    <w:rsid w:val="00CF5825"/>
    <w:rsid w:val="00CF5C40"/>
    <w:rsid w:val="00CF5D38"/>
    <w:rsid w:val="00CF61AE"/>
    <w:rsid w:val="00CF61DA"/>
    <w:rsid w:val="00CF6415"/>
    <w:rsid w:val="00CF6A1E"/>
    <w:rsid w:val="00CF6DED"/>
    <w:rsid w:val="00CF6F48"/>
    <w:rsid w:val="00CF76A3"/>
    <w:rsid w:val="00CF7ADD"/>
    <w:rsid w:val="00CF7EE8"/>
    <w:rsid w:val="00D00857"/>
    <w:rsid w:val="00D00F86"/>
    <w:rsid w:val="00D01205"/>
    <w:rsid w:val="00D01221"/>
    <w:rsid w:val="00D01575"/>
    <w:rsid w:val="00D015AF"/>
    <w:rsid w:val="00D0161C"/>
    <w:rsid w:val="00D01759"/>
    <w:rsid w:val="00D020DA"/>
    <w:rsid w:val="00D027F6"/>
    <w:rsid w:val="00D02FF5"/>
    <w:rsid w:val="00D0315A"/>
    <w:rsid w:val="00D0340C"/>
    <w:rsid w:val="00D036F1"/>
    <w:rsid w:val="00D03BA1"/>
    <w:rsid w:val="00D03FC4"/>
    <w:rsid w:val="00D04692"/>
    <w:rsid w:val="00D046D6"/>
    <w:rsid w:val="00D04721"/>
    <w:rsid w:val="00D04FA2"/>
    <w:rsid w:val="00D052EF"/>
    <w:rsid w:val="00D05C83"/>
    <w:rsid w:val="00D05DCE"/>
    <w:rsid w:val="00D0604B"/>
    <w:rsid w:val="00D06198"/>
    <w:rsid w:val="00D061B9"/>
    <w:rsid w:val="00D0733B"/>
    <w:rsid w:val="00D108B5"/>
    <w:rsid w:val="00D10B29"/>
    <w:rsid w:val="00D10B94"/>
    <w:rsid w:val="00D11150"/>
    <w:rsid w:val="00D114ED"/>
    <w:rsid w:val="00D11C1C"/>
    <w:rsid w:val="00D11C35"/>
    <w:rsid w:val="00D11FE9"/>
    <w:rsid w:val="00D12089"/>
    <w:rsid w:val="00D12392"/>
    <w:rsid w:val="00D12963"/>
    <w:rsid w:val="00D12AFF"/>
    <w:rsid w:val="00D12BA5"/>
    <w:rsid w:val="00D13755"/>
    <w:rsid w:val="00D13DB2"/>
    <w:rsid w:val="00D13EE3"/>
    <w:rsid w:val="00D141E5"/>
    <w:rsid w:val="00D144A2"/>
    <w:rsid w:val="00D14538"/>
    <w:rsid w:val="00D149D1"/>
    <w:rsid w:val="00D14A23"/>
    <w:rsid w:val="00D14C09"/>
    <w:rsid w:val="00D15195"/>
    <w:rsid w:val="00D152B9"/>
    <w:rsid w:val="00D15382"/>
    <w:rsid w:val="00D15734"/>
    <w:rsid w:val="00D15AC9"/>
    <w:rsid w:val="00D15C3C"/>
    <w:rsid w:val="00D15C6E"/>
    <w:rsid w:val="00D15D39"/>
    <w:rsid w:val="00D160E3"/>
    <w:rsid w:val="00D16156"/>
    <w:rsid w:val="00D16612"/>
    <w:rsid w:val="00D166D1"/>
    <w:rsid w:val="00D166DE"/>
    <w:rsid w:val="00D167E6"/>
    <w:rsid w:val="00D16A26"/>
    <w:rsid w:val="00D16C76"/>
    <w:rsid w:val="00D17002"/>
    <w:rsid w:val="00D170EC"/>
    <w:rsid w:val="00D1735E"/>
    <w:rsid w:val="00D17D90"/>
    <w:rsid w:val="00D17DC2"/>
    <w:rsid w:val="00D20157"/>
    <w:rsid w:val="00D204E1"/>
    <w:rsid w:val="00D20569"/>
    <w:rsid w:val="00D207A4"/>
    <w:rsid w:val="00D207BC"/>
    <w:rsid w:val="00D20A81"/>
    <w:rsid w:val="00D20B8C"/>
    <w:rsid w:val="00D20BA3"/>
    <w:rsid w:val="00D20E70"/>
    <w:rsid w:val="00D20FC9"/>
    <w:rsid w:val="00D210C6"/>
    <w:rsid w:val="00D211BD"/>
    <w:rsid w:val="00D21608"/>
    <w:rsid w:val="00D21919"/>
    <w:rsid w:val="00D21B75"/>
    <w:rsid w:val="00D21C26"/>
    <w:rsid w:val="00D21C4C"/>
    <w:rsid w:val="00D21CE1"/>
    <w:rsid w:val="00D21FB5"/>
    <w:rsid w:val="00D2215D"/>
    <w:rsid w:val="00D2215F"/>
    <w:rsid w:val="00D224C2"/>
    <w:rsid w:val="00D2268D"/>
    <w:rsid w:val="00D22712"/>
    <w:rsid w:val="00D22ABE"/>
    <w:rsid w:val="00D234DA"/>
    <w:rsid w:val="00D23A98"/>
    <w:rsid w:val="00D24047"/>
    <w:rsid w:val="00D24296"/>
    <w:rsid w:val="00D244DB"/>
    <w:rsid w:val="00D2469E"/>
    <w:rsid w:val="00D246BF"/>
    <w:rsid w:val="00D248AA"/>
    <w:rsid w:val="00D24D15"/>
    <w:rsid w:val="00D24E9C"/>
    <w:rsid w:val="00D25068"/>
    <w:rsid w:val="00D2521B"/>
    <w:rsid w:val="00D25327"/>
    <w:rsid w:val="00D253B0"/>
    <w:rsid w:val="00D25A73"/>
    <w:rsid w:val="00D261CC"/>
    <w:rsid w:val="00D26644"/>
    <w:rsid w:val="00D26C58"/>
    <w:rsid w:val="00D26E0C"/>
    <w:rsid w:val="00D26F67"/>
    <w:rsid w:val="00D27434"/>
    <w:rsid w:val="00D27D15"/>
    <w:rsid w:val="00D27D48"/>
    <w:rsid w:val="00D303C9"/>
    <w:rsid w:val="00D30484"/>
    <w:rsid w:val="00D306F1"/>
    <w:rsid w:val="00D3070B"/>
    <w:rsid w:val="00D3087F"/>
    <w:rsid w:val="00D308E3"/>
    <w:rsid w:val="00D309D0"/>
    <w:rsid w:val="00D309DA"/>
    <w:rsid w:val="00D30DB7"/>
    <w:rsid w:val="00D30DBA"/>
    <w:rsid w:val="00D30ED2"/>
    <w:rsid w:val="00D3165D"/>
    <w:rsid w:val="00D31C4C"/>
    <w:rsid w:val="00D32121"/>
    <w:rsid w:val="00D321BB"/>
    <w:rsid w:val="00D32270"/>
    <w:rsid w:val="00D3231C"/>
    <w:rsid w:val="00D32343"/>
    <w:rsid w:val="00D32C8F"/>
    <w:rsid w:val="00D32D65"/>
    <w:rsid w:val="00D32FD7"/>
    <w:rsid w:val="00D3321D"/>
    <w:rsid w:val="00D3351D"/>
    <w:rsid w:val="00D336FE"/>
    <w:rsid w:val="00D33707"/>
    <w:rsid w:val="00D33A0D"/>
    <w:rsid w:val="00D33BEC"/>
    <w:rsid w:val="00D33CB1"/>
    <w:rsid w:val="00D33D79"/>
    <w:rsid w:val="00D34276"/>
    <w:rsid w:val="00D3442B"/>
    <w:rsid w:val="00D34704"/>
    <w:rsid w:val="00D3478D"/>
    <w:rsid w:val="00D349B9"/>
    <w:rsid w:val="00D34A89"/>
    <w:rsid w:val="00D355CB"/>
    <w:rsid w:val="00D35828"/>
    <w:rsid w:val="00D3596F"/>
    <w:rsid w:val="00D35B22"/>
    <w:rsid w:val="00D3670E"/>
    <w:rsid w:val="00D368B3"/>
    <w:rsid w:val="00D36A21"/>
    <w:rsid w:val="00D36CEA"/>
    <w:rsid w:val="00D36D7A"/>
    <w:rsid w:val="00D36FF8"/>
    <w:rsid w:val="00D372AB"/>
    <w:rsid w:val="00D3747D"/>
    <w:rsid w:val="00D374A7"/>
    <w:rsid w:val="00D37595"/>
    <w:rsid w:val="00D3773B"/>
    <w:rsid w:val="00D37B66"/>
    <w:rsid w:val="00D37C24"/>
    <w:rsid w:val="00D37DF1"/>
    <w:rsid w:val="00D402F0"/>
    <w:rsid w:val="00D40683"/>
    <w:rsid w:val="00D40CA4"/>
    <w:rsid w:val="00D41311"/>
    <w:rsid w:val="00D415AF"/>
    <w:rsid w:val="00D4176C"/>
    <w:rsid w:val="00D41ADA"/>
    <w:rsid w:val="00D41C0D"/>
    <w:rsid w:val="00D41DE6"/>
    <w:rsid w:val="00D41DEF"/>
    <w:rsid w:val="00D41E1C"/>
    <w:rsid w:val="00D41EE6"/>
    <w:rsid w:val="00D423D2"/>
    <w:rsid w:val="00D42604"/>
    <w:rsid w:val="00D42746"/>
    <w:rsid w:val="00D42955"/>
    <w:rsid w:val="00D42959"/>
    <w:rsid w:val="00D42A98"/>
    <w:rsid w:val="00D42AD4"/>
    <w:rsid w:val="00D42B24"/>
    <w:rsid w:val="00D42C4A"/>
    <w:rsid w:val="00D42DF4"/>
    <w:rsid w:val="00D42E65"/>
    <w:rsid w:val="00D4356D"/>
    <w:rsid w:val="00D437B6"/>
    <w:rsid w:val="00D43B0F"/>
    <w:rsid w:val="00D43E5B"/>
    <w:rsid w:val="00D43FC9"/>
    <w:rsid w:val="00D44013"/>
    <w:rsid w:val="00D44074"/>
    <w:rsid w:val="00D441A9"/>
    <w:rsid w:val="00D442DD"/>
    <w:rsid w:val="00D4449B"/>
    <w:rsid w:val="00D44AAE"/>
    <w:rsid w:val="00D44C7E"/>
    <w:rsid w:val="00D44D52"/>
    <w:rsid w:val="00D44F96"/>
    <w:rsid w:val="00D44FFE"/>
    <w:rsid w:val="00D454E1"/>
    <w:rsid w:val="00D459A8"/>
    <w:rsid w:val="00D45C5B"/>
    <w:rsid w:val="00D45F93"/>
    <w:rsid w:val="00D46089"/>
    <w:rsid w:val="00D460E1"/>
    <w:rsid w:val="00D46313"/>
    <w:rsid w:val="00D46317"/>
    <w:rsid w:val="00D4635C"/>
    <w:rsid w:val="00D4679A"/>
    <w:rsid w:val="00D4685A"/>
    <w:rsid w:val="00D46B1D"/>
    <w:rsid w:val="00D46C61"/>
    <w:rsid w:val="00D47443"/>
    <w:rsid w:val="00D474B4"/>
    <w:rsid w:val="00D4753D"/>
    <w:rsid w:val="00D475A8"/>
    <w:rsid w:val="00D47D8F"/>
    <w:rsid w:val="00D47EA2"/>
    <w:rsid w:val="00D50099"/>
    <w:rsid w:val="00D504A5"/>
    <w:rsid w:val="00D50670"/>
    <w:rsid w:val="00D50812"/>
    <w:rsid w:val="00D509E5"/>
    <w:rsid w:val="00D50D11"/>
    <w:rsid w:val="00D50EE0"/>
    <w:rsid w:val="00D5112F"/>
    <w:rsid w:val="00D5123B"/>
    <w:rsid w:val="00D515DB"/>
    <w:rsid w:val="00D517DB"/>
    <w:rsid w:val="00D51AC5"/>
    <w:rsid w:val="00D51B93"/>
    <w:rsid w:val="00D51DAE"/>
    <w:rsid w:val="00D51DC3"/>
    <w:rsid w:val="00D5231F"/>
    <w:rsid w:val="00D523EB"/>
    <w:rsid w:val="00D5267A"/>
    <w:rsid w:val="00D52B5F"/>
    <w:rsid w:val="00D53027"/>
    <w:rsid w:val="00D53265"/>
    <w:rsid w:val="00D53548"/>
    <w:rsid w:val="00D53C97"/>
    <w:rsid w:val="00D53DFE"/>
    <w:rsid w:val="00D54617"/>
    <w:rsid w:val="00D54790"/>
    <w:rsid w:val="00D553A1"/>
    <w:rsid w:val="00D55799"/>
    <w:rsid w:val="00D55944"/>
    <w:rsid w:val="00D55967"/>
    <w:rsid w:val="00D55BBF"/>
    <w:rsid w:val="00D55DE4"/>
    <w:rsid w:val="00D56624"/>
    <w:rsid w:val="00D566F0"/>
    <w:rsid w:val="00D56A2E"/>
    <w:rsid w:val="00D56E50"/>
    <w:rsid w:val="00D57328"/>
    <w:rsid w:val="00D57CF3"/>
    <w:rsid w:val="00D601C0"/>
    <w:rsid w:val="00D602E9"/>
    <w:rsid w:val="00D60FA0"/>
    <w:rsid w:val="00D61224"/>
    <w:rsid w:val="00D61570"/>
    <w:rsid w:val="00D616C8"/>
    <w:rsid w:val="00D617FF"/>
    <w:rsid w:val="00D61A77"/>
    <w:rsid w:val="00D61C0B"/>
    <w:rsid w:val="00D61E11"/>
    <w:rsid w:val="00D620A6"/>
    <w:rsid w:val="00D62237"/>
    <w:rsid w:val="00D62335"/>
    <w:rsid w:val="00D623B6"/>
    <w:rsid w:val="00D62ADF"/>
    <w:rsid w:val="00D62B86"/>
    <w:rsid w:val="00D636C2"/>
    <w:rsid w:val="00D63724"/>
    <w:rsid w:val="00D63A30"/>
    <w:rsid w:val="00D63E5F"/>
    <w:rsid w:val="00D6417C"/>
    <w:rsid w:val="00D64181"/>
    <w:rsid w:val="00D641A9"/>
    <w:rsid w:val="00D64214"/>
    <w:rsid w:val="00D644F2"/>
    <w:rsid w:val="00D645DD"/>
    <w:rsid w:val="00D64751"/>
    <w:rsid w:val="00D64755"/>
    <w:rsid w:val="00D649E4"/>
    <w:rsid w:val="00D64A52"/>
    <w:rsid w:val="00D64A76"/>
    <w:rsid w:val="00D64CED"/>
    <w:rsid w:val="00D64D8B"/>
    <w:rsid w:val="00D64FD9"/>
    <w:rsid w:val="00D65068"/>
    <w:rsid w:val="00D652AB"/>
    <w:rsid w:val="00D652B8"/>
    <w:rsid w:val="00D65456"/>
    <w:rsid w:val="00D65462"/>
    <w:rsid w:val="00D654B6"/>
    <w:rsid w:val="00D655AB"/>
    <w:rsid w:val="00D657DD"/>
    <w:rsid w:val="00D65AE3"/>
    <w:rsid w:val="00D66197"/>
    <w:rsid w:val="00D6640D"/>
    <w:rsid w:val="00D664F9"/>
    <w:rsid w:val="00D667B9"/>
    <w:rsid w:val="00D669A8"/>
    <w:rsid w:val="00D66A14"/>
    <w:rsid w:val="00D66DC6"/>
    <w:rsid w:val="00D66EBD"/>
    <w:rsid w:val="00D6707D"/>
    <w:rsid w:val="00D67311"/>
    <w:rsid w:val="00D673FC"/>
    <w:rsid w:val="00D674D5"/>
    <w:rsid w:val="00D674EC"/>
    <w:rsid w:val="00D6772D"/>
    <w:rsid w:val="00D67888"/>
    <w:rsid w:val="00D67F59"/>
    <w:rsid w:val="00D7009D"/>
    <w:rsid w:val="00D70724"/>
    <w:rsid w:val="00D70755"/>
    <w:rsid w:val="00D7080B"/>
    <w:rsid w:val="00D70E97"/>
    <w:rsid w:val="00D70FE4"/>
    <w:rsid w:val="00D710A1"/>
    <w:rsid w:val="00D71718"/>
    <w:rsid w:val="00D718CA"/>
    <w:rsid w:val="00D71D0A"/>
    <w:rsid w:val="00D71F69"/>
    <w:rsid w:val="00D71F90"/>
    <w:rsid w:val="00D71FF8"/>
    <w:rsid w:val="00D72623"/>
    <w:rsid w:val="00D72B3F"/>
    <w:rsid w:val="00D72F35"/>
    <w:rsid w:val="00D73218"/>
    <w:rsid w:val="00D7329A"/>
    <w:rsid w:val="00D732AE"/>
    <w:rsid w:val="00D73B0D"/>
    <w:rsid w:val="00D73EE3"/>
    <w:rsid w:val="00D73F43"/>
    <w:rsid w:val="00D740EB"/>
    <w:rsid w:val="00D74197"/>
    <w:rsid w:val="00D74599"/>
    <w:rsid w:val="00D746B3"/>
    <w:rsid w:val="00D748FC"/>
    <w:rsid w:val="00D7493B"/>
    <w:rsid w:val="00D74947"/>
    <w:rsid w:val="00D749DC"/>
    <w:rsid w:val="00D74A26"/>
    <w:rsid w:val="00D74B69"/>
    <w:rsid w:val="00D74B9E"/>
    <w:rsid w:val="00D74E8E"/>
    <w:rsid w:val="00D7511F"/>
    <w:rsid w:val="00D75149"/>
    <w:rsid w:val="00D75545"/>
    <w:rsid w:val="00D756C4"/>
    <w:rsid w:val="00D75905"/>
    <w:rsid w:val="00D75B1D"/>
    <w:rsid w:val="00D75D29"/>
    <w:rsid w:val="00D75F70"/>
    <w:rsid w:val="00D760AE"/>
    <w:rsid w:val="00D7626E"/>
    <w:rsid w:val="00D762FA"/>
    <w:rsid w:val="00D764B1"/>
    <w:rsid w:val="00D766D5"/>
    <w:rsid w:val="00D768FD"/>
    <w:rsid w:val="00D76D67"/>
    <w:rsid w:val="00D77007"/>
    <w:rsid w:val="00D7708B"/>
    <w:rsid w:val="00D77386"/>
    <w:rsid w:val="00D7756F"/>
    <w:rsid w:val="00D77701"/>
    <w:rsid w:val="00D778BA"/>
    <w:rsid w:val="00D778BB"/>
    <w:rsid w:val="00D77AF7"/>
    <w:rsid w:val="00D80017"/>
    <w:rsid w:val="00D800A5"/>
    <w:rsid w:val="00D8024D"/>
    <w:rsid w:val="00D80494"/>
    <w:rsid w:val="00D804C4"/>
    <w:rsid w:val="00D806C2"/>
    <w:rsid w:val="00D80A5C"/>
    <w:rsid w:val="00D80A77"/>
    <w:rsid w:val="00D80CAF"/>
    <w:rsid w:val="00D80F23"/>
    <w:rsid w:val="00D80FFF"/>
    <w:rsid w:val="00D8122D"/>
    <w:rsid w:val="00D814D0"/>
    <w:rsid w:val="00D816E9"/>
    <w:rsid w:val="00D817B3"/>
    <w:rsid w:val="00D81866"/>
    <w:rsid w:val="00D819A0"/>
    <w:rsid w:val="00D81C1C"/>
    <w:rsid w:val="00D81CB2"/>
    <w:rsid w:val="00D81DE6"/>
    <w:rsid w:val="00D8231A"/>
    <w:rsid w:val="00D826F2"/>
    <w:rsid w:val="00D82797"/>
    <w:rsid w:val="00D82864"/>
    <w:rsid w:val="00D82910"/>
    <w:rsid w:val="00D82ADA"/>
    <w:rsid w:val="00D82E34"/>
    <w:rsid w:val="00D82F19"/>
    <w:rsid w:val="00D82F82"/>
    <w:rsid w:val="00D830FA"/>
    <w:rsid w:val="00D83E6D"/>
    <w:rsid w:val="00D83EB0"/>
    <w:rsid w:val="00D83FF4"/>
    <w:rsid w:val="00D841D7"/>
    <w:rsid w:val="00D848C1"/>
    <w:rsid w:val="00D84DEC"/>
    <w:rsid w:val="00D854AD"/>
    <w:rsid w:val="00D856EF"/>
    <w:rsid w:val="00D85993"/>
    <w:rsid w:val="00D864A8"/>
    <w:rsid w:val="00D868EA"/>
    <w:rsid w:val="00D8697C"/>
    <w:rsid w:val="00D86B5D"/>
    <w:rsid w:val="00D86DAA"/>
    <w:rsid w:val="00D873FD"/>
    <w:rsid w:val="00D875A9"/>
    <w:rsid w:val="00D8766E"/>
    <w:rsid w:val="00D87CAC"/>
    <w:rsid w:val="00D903B0"/>
    <w:rsid w:val="00D9047C"/>
    <w:rsid w:val="00D90778"/>
    <w:rsid w:val="00D9098E"/>
    <w:rsid w:val="00D90A31"/>
    <w:rsid w:val="00D90AA3"/>
    <w:rsid w:val="00D90AAB"/>
    <w:rsid w:val="00D90C4F"/>
    <w:rsid w:val="00D90F66"/>
    <w:rsid w:val="00D91693"/>
    <w:rsid w:val="00D91935"/>
    <w:rsid w:val="00D91A73"/>
    <w:rsid w:val="00D91C6F"/>
    <w:rsid w:val="00D921F3"/>
    <w:rsid w:val="00D922DE"/>
    <w:rsid w:val="00D92376"/>
    <w:rsid w:val="00D9240C"/>
    <w:rsid w:val="00D92C39"/>
    <w:rsid w:val="00D92CF6"/>
    <w:rsid w:val="00D92E4B"/>
    <w:rsid w:val="00D930C3"/>
    <w:rsid w:val="00D93103"/>
    <w:rsid w:val="00D9318F"/>
    <w:rsid w:val="00D93346"/>
    <w:rsid w:val="00D937A4"/>
    <w:rsid w:val="00D93B5A"/>
    <w:rsid w:val="00D93CF4"/>
    <w:rsid w:val="00D946D9"/>
    <w:rsid w:val="00D94717"/>
    <w:rsid w:val="00D94819"/>
    <w:rsid w:val="00D94981"/>
    <w:rsid w:val="00D9499F"/>
    <w:rsid w:val="00D94D58"/>
    <w:rsid w:val="00D94DFF"/>
    <w:rsid w:val="00D94E8D"/>
    <w:rsid w:val="00D951C2"/>
    <w:rsid w:val="00D95203"/>
    <w:rsid w:val="00D9542B"/>
    <w:rsid w:val="00D95B83"/>
    <w:rsid w:val="00D95D21"/>
    <w:rsid w:val="00D9600B"/>
    <w:rsid w:val="00D96336"/>
    <w:rsid w:val="00D96D0C"/>
    <w:rsid w:val="00D96FA3"/>
    <w:rsid w:val="00D97087"/>
    <w:rsid w:val="00D976DD"/>
    <w:rsid w:val="00D97705"/>
    <w:rsid w:val="00DA0040"/>
    <w:rsid w:val="00DA04F8"/>
    <w:rsid w:val="00DA05E4"/>
    <w:rsid w:val="00DA06C2"/>
    <w:rsid w:val="00DA06F8"/>
    <w:rsid w:val="00DA0734"/>
    <w:rsid w:val="00DA0738"/>
    <w:rsid w:val="00DA080F"/>
    <w:rsid w:val="00DA0986"/>
    <w:rsid w:val="00DA0C44"/>
    <w:rsid w:val="00DA0DAF"/>
    <w:rsid w:val="00DA1245"/>
    <w:rsid w:val="00DA17A1"/>
    <w:rsid w:val="00DA188F"/>
    <w:rsid w:val="00DA190E"/>
    <w:rsid w:val="00DA1A31"/>
    <w:rsid w:val="00DA1C4F"/>
    <w:rsid w:val="00DA1C79"/>
    <w:rsid w:val="00DA1D7A"/>
    <w:rsid w:val="00DA1DDA"/>
    <w:rsid w:val="00DA2453"/>
    <w:rsid w:val="00DA2870"/>
    <w:rsid w:val="00DA287D"/>
    <w:rsid w:val="00DA2B35"/>
    <w:rsid w:val="00DA2FE6"/>
    <w:rsid w:val="00DA3486"/>
    <w:rsid w:val="00DA356C"/>
    <w:rsid w:val="00DA3592"/>
    <w:rsid w:val="00DA37AF"/>
    <w:rsid w:val="00DA392C"/>
    <w:rsid w:val="00DA43E4"/>
    <w:rsid w:val="00DA44DC"/>
    <w:rsid w:val="00DA49EA"/>
    <w:rsid w:val="00DA4C1E"/>
    <w:rsid w:val="00DA4E6B"/>
    <w:rsid w:val="00DA4E92"/>
    <w:rsid w:val="00DA4F1B"/>
    <w:rsid w:val="00DA50FF"/>
    <w:rsid w:val="00DA5397"/>
    <w:rsid w:val="00DA5629"/>
    <w:rsid w:val="00DA5860"/>
    <w:rsid w:val="00DA58EB"/>
    <w:rsid w:val="00DA5D29"/>
    <w:rsid w:val="00DA5F6E"/>
    <w:rsid w:val="00DA6266"/>
    <w:rsid w:val="00DA63D5"/>
    <w:rsid w:val="00DA68F3"/>
    <w:rsid w:val="00DA6C69"/>
    <w:rsid w:val="00DA6C7A"/>
    <w:rsid w:val="00DA6D46"/>
    <w:rsid w:val="00DA6D6E"/>
    <w:rsid w:val="00DA6DDC"/>
    <w:rsid w:val="00DA6EE3"/>
    <w:rsid w:val="00DA760B"/>
    <w:rsid w:val="00DA7614"/>
    <w:rsid w:val="00DA7C1A"/>
    <w:rsid w:val="00DA7DEA"/>
    <w:rsid w:val="00DA7E4F"/>
    <w:rsid w:val="00DB0781"/>
    <w:rsid w:val="00DB07D9"/>
    <w:rsid w:val="00DB0912"/>
    <w:rsid w:val="00DB09A6"/>
    <w:rsid w:val="00DB0E97"/>
    <w:rsid w:val="00DB0FC1"/>
    <w:rsid w:val="00DB1734"/>
    <w:rsid w:val="00DB178E"/>
    <w:rsid w:val="00DB17B7"/>
    <w:rsid w:val="00DB1A08"/>
    <w:rsid w:val="00DB1D2B"/>
    <w:rsid w:val="00DB1E9B"/>
    <w:rsid w:val="00DB1E9C"/>
    <w:rsid w:val="00DB1F56"/>
    <w:rsid w:val="00DB1FB8"/>
    <w:rsid w:val="00DB20F9"/>
    <w:rsid w:val="00DB2165"/>
    <w:rsid w:val="00DB2170"/>
    <w:rsid w:val="00DB221F"/>
    <w:rsid w:val="00DB2227"/>
    <w:rsid w:val="00DB2402"/>
    <w:rsid w:val="00DB27F0"/>
    <w:rsid w:val="00DB2952"/>
    <w:rsid w:val="00DB2DBD"/>
    <w:rsid w:val="00DB2F6D"/>
    <w:rsid w:val="00DB301E"/>
    <w:rsid w:val="00DB3330"/>
    <w:rsid w:val="00DB3656"/>
    <w:rsid w:val="00DB37CB"/>
    <w:rsid w:val="00DB3949"/>
    <w:rsid w:val="00DB3A6B"/>
    <w:rsid w:val="00DB3BDD"/>
    <w:rsid w:val="00DB3C09"/>
    <w:rsid w:val="00DB3C1E"/>
    <w:rsid w:val="00DB3FD9"/>
    <w:rsid w:val="00DB4243"/>
    <w:rsid w:val="00DB4679"/>
    <w:rsid w:val="00DB4AE7"/>
    <w:rsid w:val="00DB4BF3"/>
    <w:rsid w:val="00DB5073"/>
    <w:rsid w:val="00DB52D8"/>
    <w:rsid w:val="00DB52DB"/>
    <w:rsid w:val="00DB5613"/>
    <w:rsid w:val="00DB572F"/>
    <w:rsid w:val="00DB5D39"/>
    <w:rsid w:val="00DB5EB3"/>
    <w:rsid w:val="00DB609C"/>
    <w:rsid w:val="00DB6420"/>
    <w:rsid w:val="00DB675A"/>
    <w:rsid w:val="00DB6CCA"/>
    <w:rsid w:val="00DB6F7C"/>
    <w:rsid w:val="00DB7036"/>
    <w:rsid w:val="00DB70F2"/>
    <w:rsid w:val="00DB7161"/>
    <w:rsid w:val="00DB77B3"/>
    <w:rsid w:val="00DB780F"/>
    <w:rsid w:val="00DB7863"/>
    <w:rsid w:val="00DB7B71"/>
    <w:rsid w:val="00DB7D06"/>
    <w:rsid w:val="00DB7D0A"/>
    <w:rsid w:val="00DB7E27"/>
    <w:rsid w:val="00DC0599"/>
    <w:rsid w:val="00DC0AA3"/>
    <w:rsid w:val="00DC0BD0"/>
    <w:rsid w:val="00DC1530"/>
    <w:rsid w:val="00DC1659"/>
    <w:rsid w:val="00DC1D34"/>
    <w:rsid w:val="00DC1E92"/>
    <w:rsid w:val="00DC1ED8"/>
    <w:rsid w:val="00DC2253"/>
    <w:rsid w:val="00DC23C7"/>
    <w:rsid w:val="00DC266E"/>
    <w:rsid w:val="00DC2EF5"/>
    <w:rsid w:val="00DC33C8"/>
    <w:rsid w:val="00DC3543"/>
    <w:rsid w:val="00DC37C4"/>
    <w:rsid w:val="00DC3844"/>
    <w:rsid w:val="00DC3D4E"/>
    <w:rsid w:val="00DC4164"/>
    <w:rsid w:val="00DC41BC"/>
    <w:rsid w:val="00DC443F"/>
    <w:rsid w:val="00DC45C3"/>
    <w:rsid w:val="00DC4757"/>
    <w:rsid w:val="00DC49D0"/>
    <w:rsid w:val="00DC4A4B"/>
    <w:rsid w:val="00DC4F2A"/>
    <w:rsid w:val="00DC4FAF"/>
    <w:rsid w:val="00DC50DE"/>
    <w:rsid w:val="00DC50FC"/>
    <w:rsid w:val="00DC5859"/>
    <w:rsid w:val="00DC5DEA"/>
    <w:rsid w:val="00DC5FB7"/>
    <w:rsid w:val="00DC636B"/>
    <w:rsid w:val="00DC65A4"/>
    <w:rsid w:val="00DC6BFC"/>
    <w:rsid w:val="00DC737F"/>
    <w:rsid w:val="00DC75C5"/>
    <w:rsid w:val="00DC7C8B"/>
    <w:rsid w:val="00DC7EAD"/>
    <w:rsid w:val="00DC7FC0"/>
    <w:rsid w:val="00DD01C6"/>
    <w:rsid w:val="00DD04D6"/>
    <w:rsid w:val="00DD07A9"/>
    <w:rsid w:val="00DD12C8"/>
    <w:rsid w:val="00DD1E4D"/>
    <w:rsid w:val="00DD1EBF"/>
    <w:rsid w:val="00DD23B2"/>
    <w:rsid w:val="00DD23F4"/>
    <w:rsid w:val="00DD25FB"/>
    <w:rsid w:val="00DD2700"/>
    <w:rsid w:val="00DD29EF"/>
    <w:rsid w:val="00DD2BEF"/>
    <w:rsid w:val="00DD2D1C"/>
    <w:rsid w:val="00DD2D34"/>
    <w:rsid w:val="00DD3143"/>
    <w:rsid w:val="00DD3657"/>
    <w:rsid w:val="00DD39AB"/>
    <w:rsid w:val="00DD3A6B"/>
    <w:rsid w:val="00DD3C32"/>
    <w:rsid w:val="00DD3C82"/>
    <w:rsid w:val="00DD3ECF"/>
    <w:rsid w:val="00DD4141"/>
    <w:rsid w:val="00DD4182"/>
    <w:rsid w:val="00DD433D"/>
    <w:rsid w:val="00DD448E"/>
    <w:rsid w:val="00DD4493"/>
    <w:rsid w:val="00DD531E"/>
    <w:rsid w:val="00DD5604"/>
    <w:rsid w:val="00DD5684"/>
    <w:rsid w:val="00DD58E1"/>
    <w:rsid w:val="00DD5995"/>
    <w:rsid w:val="00DD599E"/>
    <w:rsid w:val="00DD59BC"/>
    <w:rsid w:val="00DD5A4B"/>
    <w:rsid w:val="00DD5B00"/>
    <w:rsid w:val="00DD5E94"/>
    <w:rsid w:val="00DD615E"/>
    <w:rsid w:val="00DD65A5"/>
    <w:rsid w:val="00DD6947"/>
    <w:rsid w:val="00DD6C0F"/>
    <w:rsid w:val="00DD7168"/>
    <w:rsid w:val="00DD754C"/>
    <w:rsid w:val="00DD754E"/>
    <w:rsid w:val="00DD77CC"/>
    <w:rsid w:val="00DE005F"/>
    <w:rsid w:val="00DE017B"/>
    <w:rsid w:val="00DE01BC"/>
    <w:rsid w:val="00DE024A"/>
    <w:rsid w:val="00DE06FB"/>
    <w:rsid w:val="00DE0E94"/>
    <w:rsid w:val="00DE1349"/>
    <w:rsid w:val="00DE1631"/>
    <w:rsid w:val="00DE1867"/>
    <w:rsid w:val="00DE19F6"/>
    <w:rsid w:val="00DE1B36"/>
    <w:rsid w:val="00DE2004"/>
    <w:rsid w:val="00DE20A6"/>
    <w:rsid w:val="00DE224A"/>
    <w:rsid w:val="00DE22C3"/>
    <w:rsid w:val="00DE22EC"/>
    <w:rsid w:val="00DE2ADA"/>
    <w:rsid w:val="00DE2B37"/>
    <w:rsid w:val="00DE3147"/>
    <w:rsid w:val="00DE32AC"/>
    <w:rsid w:val="00DE33AF"/>
    <w:rsid w:val="00DE3434"/>
    <w:rsid w:val="00DE36B8"/>
    <w:rsid w:val="00DE3734"/>
    <w:rsid w:val="00DE3854"/>
    <w:rsid w:val="00DE3A19"/>
    <w:rsid w:val="00DE3AEB"/>
    <w:rsid w:val="00DE3B94"/>
    <w:rsid w:val="00DE3EB4"/>
    <w:rsid w:val="00DE402D"/>
    <w:rsid w:val="00DE4047"/>
    <w:rsid w:val="00DE4475"/>
    <w:rsid w:val="00DE4596"/>
    <w:rsid w:val="00DE46C1"/>
    <w:rsid w:val="00DE4755"/>
    <w:rsid w:val="00DE4CC0"/>
    <w:rsid w:val="00DE4E7C"/>
    <w:rsid w:val="00DE4FEF"/>
    <w:rsid w:val="00DE554A"/>
    <w:rsid w:val="00DE579A"/>
    <w:rsid w:val="00DE57BB"/>
    <w:rsid w:val="00DE598D"/>
    <w:rsid w:val="00DE5A28"/>
    <w:rsid w:val="00DE5ADB"/>
    <w:rsid w:val="00DE5CEE"/>
    <w:rsid w:val="00DE5DEF"/>
    <w:rsid w:val="00DE66D3"/>
    <w:rsid w:val="00DE6972"/>
    <w:rsid w:val="00DE6995"/>
    <w:rsid w:val="00DE6FCA"/>
    <w:rsid w:val="00DE70CA"/>
    <w:rsid w:val="00DE71BC"/>
    <w:rsid w:val="00DE72D0"/>
    <w:rsid w:val="00DE74E5"/>
    <w:rsid w:val="00DE7518"/>
    <w:rsid w:val="00DE76A1"/>
    <w:rsid w:val="00DE79B8"/>
    <w:rsid w:val="00DE7A3F"/>
    <w:rsid w:val="00DE7D02"/>
    <w:rsid w:val="00DE7EFA"/>
    <w:rsid w:val="00DF0048"/>
    <w:rsid w:val="00DF01B5"/>
    <w:rsid w:val="00DF04C6"/>
    <w:rsid w:val="00DF05AE"/>
    <w:rsid w:val="00DF0ADC"/>
    <w:rsid w:val="00DF0C9B"/>
    <w:rsid w:val="00DF0EC5"/>
    <w:rsid w:val="00DF0FA4"/>
    <w:rsid w:val="00DF10D2"/>
    <w:rsid w:val="00DF174E"/>
    <w:rsid w:val="00DF190A"/>
    <w:rsid w:val="00DF1BAC"/>
    <w:rsid w:val="00DF1DA9"/>
    <w:rsid w:val="00DF1DB9"/>
    <w:rsid w:val="00DF2ACB"/>
    <w:rsid w:val="00DF2D42"/>
    <w:rsid w:val="00DF2FF2"/>
    <w:rsid w:val="00DF3484"/>
    <w:rsid w:val="00DF36F5"/>
    <w:rsid w:val="00DF3876"/>
    <w:rsid w:val="00DF38C3"/>
    <w:rsid w:val="00DF3A06"/>
    <w:rsid w:val="00DF3BDA"/>
    <w:rsid w:val="00DF3BE7"/>
    <w:rsid w:val="00DF3CEE"/>
    <w:rsid w:val="00DF3F4D"/>
    <w:rsid w:val="00DF40D3"/>
    <w:rsid w:val="00DF4495"/>
    <w:rsid w:val="00DF4950"/>
    <w:rsid w:val="00DF4DDC"/>
    <w:rsid w:val="00DF4FEC"/>
    <w:rsid w:val="00DF50DB"/>
    <w:rsid w:val="00DF53FC"/>
    <w:rsid w:val="00DF5581"/>
    <w:rsid w:val="00DF5CEC"/>
    <w:rsid w:val="00DF6017"/>
    <w:rsid w:val="00DF61B1"/>
    <w:rsid w:val="00DF61D1"/>
    <w:rsid w:val="00DF6427"/>
    <w:rsid w:val="00DF65C6"/>
    <w:rsid w:val="00DF6783"/>
    <w:rsid w:val="00DF6A5B"/>
    <w:rsid w:val="00DF7126"/>
    <w:rsid w:val="00DF7473"/>
    <w:rsid w:val="00DF74CF"/>
    <w:rsid w:val="00DF7558"/>
    <w:rsid w:val="00DF7922"/>
    <w:rsid w:val="00DF7EEE"/>
    <w:rsid w:val="00E00375"/>
    <w:rsid w:val="00E00698"/>
    <w:rsid w:val="00E00791"/>
    <w:rsid w:val="00E00AD7"/>
    <w:rsid w:val="00E00B99"/>
    <w:rsid w:val="00E00D67"/>
    <w:rsid w:val="00E00F9F"/>
    <w:rsid w:val="00E010B1"/>
    <w:rsid w:val="00E0115F"/>
    <w:rsid w:val="00E0119C"/>
    <w:rsid w:val="00E011D8"/>
    <w:rsid w:val="00E014DC"/>
    <w:rsid w:val="00E015C0"/>
    <w:rsid w:val="00E01875"/>
    <w:rsid w:val="00E01C27"/>
    <w:rsid w:val="00E01D74"/>
    <w:rsid w:val="00E01EF8"/>
    <w:rsid w:val="00E01F34"/>
    <w:rsid w:val="00E02464"/>
    <w:rsid w:val="00E027D4"/>
    <w:rsid w:val="00E029FC"/>
    <w:rsid w:val="00E02B8E"/>
    <w:rsid w:val="00E02C1E"/>
    <w:rsid w:val="00E02EBE"/>
    <w:rsid w:val="00E03479"/>
    <w:rsid w:val="00E035F0"/>
    <w:rsid w:val="00E038B3"/>
    <w:rsid w:val="00E03C27"/>
    <w:rsid w:val="00E03C94"/>
    <w:rsid w:val="00E03D45"/>
    <w:rsid w:val="00E03D56"/>
    <w:rsid w:val="00E03DE1"/>
    <w:rsid w:val="00E04039"/>
    <w:rsid w:val="00E0455A"/>
    <w:rsid w:val="00E04733"/>
    <w:rsid w:val="00E049A4"/>
    <w:rsid w:val="00E04BD4"/>
    <w:rsid w:val="00E04F4F"/>
    <w:rsid w:val="00E04FCB"/>
    <w:rsid w:val="00E050AF"/>
    <w:rsid w:val="00E05170"/>
    <w:rsid w:val="00E05414"/>
    <w:rsid w:val="00E0574F"/>
    <w:rsid w:val="00E05A67"/>
    <w:rsid w:val="00E05C2A"/>
    <w:rsid w:val="00E064AA"/>
    <w:rsid w:val="00E065CB"/>
    <w:rsid w:val="00E06643"/>
    <w:rsid w:val="00E0695B"/>
    <w:rsid w:val="00E06BF1"/>
    <w:rsid w:val="00E06C6F"/>
    <w:rsid w:val="00E06C9D"/>
    <w:rsid w:val="00E06D4F"/>
    <w:rsid w:val="00E07494"/>
    <w:rsid w:val="00E07510"/>
    <w:rsid w:val="00E0771C"/>
    <w:rsid w:val="00E07ACE"/>
    <w:rsid w:val="00E07C1B"/>
    <w:rsid w:val="00E07C4A"/>
    <w:rsid w:val="00E07D9E"/>
    <w:rsid w:val="00E10378"/>
    <w:rsid w:val="00E105C0"/>
    <w:rsid w:val="00E10728"/>
    <w:rsid w:val="00E108E8"/>
    <w:rsid w:val="00E109C3"/>
    <w:rsid w:val="00E10A98"/>
    <w:rsid w:val="00E10AF6"/>
    <w:rsid w:val="00E10B0D"/>
    <w:rsid w:val="00E10C22"/>
    <w:rsid w:val="00E10FDE"/>
    <w:rsid w:val="00E11030"/>
    <w:rsid w:val="00E113A7"/>
    <w:rsid w:val="00E11AFC"/>
    <w:rsid w:val="00E11BC3"/>
    <w:rsid w:val="00E11C4F"/>
    <w:rsid w:val="00E1200E"/>
    <w:rsid w:val="00E122C8"/>
    <w:rsid w:val="00E12308"/>
    <w:rsid w:val="00E12657"/>
    <w:rsid w:val="00E126A9"/>
    <w:rsid w:val="00E126AD"/>
    <w:rsid w:val="00E12C6E"/>
    <w:rsid w:val="00E12F94"/>
    <w:rsid w:val="00E1305F"/>
    <w:rsid w:val="00E13270"/>
    <w:rsid w:val="00E13529"/>
    <w:rsid w:val="00E1366E"/>
    <w:rsid w:val="00E139C9"/>
    <w:rsid w:val="00E13AD4"/>
    <w:rsid w:val="00E14373"/>
    <w:rsid w:val="00E1444F"/>
    <w:rsid w:val="00E1445B"/>
    <w:rsid w:val="00E1469F"/>
    <w:rsid w:val="00E147C8"/>
    <w:rsid w:val="00E14EDF"/>
    <w:rsid w:val="00E155A3"/>
    <w:rsid w:val="00E15DFC"/>
    <w:rsid w:val="00E16098"/>
    <w:rsid w:val="00E162F1"/>
    <w:rsid w:val="00E167AD"/>
    <w:rsid w:val="00E16D08"/>
    <w:rsid w:val="00E1773A"/>
    <w:rsid w:val="00E177E3"/>
    <w:rsid w:val="00E17838"/>
    <w:rsid w:val="00E17E01"/>
    <w:rsid w:val="00E17EBB"/>
    <w:rsid w:val="00E17F4B"/>
    <w:rsid w:val="00E201EA"/>
    <w:rsid w:val="00E20479"/>
    <w:rsid w:val="00E20481"/>
    <w:rsid w:val="00E2064C"/>
    <w:rsid w:val="00E20A30"/>
    <w:rsid w:val="00E20C71"/>
    <w:rsid w:val="00E20D04"/>
    <w:rsid w:val="00E20F94"/>
    <w:rsid w:val="00E2102D"/>
    <w:rsid w:val="00E21271"/>
    <w:rsid w:val="00E2129E"/>
    <w:rsid w:val="00E21632"/>
    <w:rsid w:val="00E21745"/>
    <w:rsid w:val="00E21892"/>
    <w:rsid w:val="00E21C6B"/>
    <w:rsid w:val="00E21E23"/>
    <w:rsid w:val="00E22011"/>
    <w:rsid w:val="00E220E9"/>
    <w:rsid w:val="00E224F5"/>
    <w:rsid w:val="00E2276B"/>
    <w:rsid w:val="00E227DB"/>
    <w:rsid w:val="00E22810"/>
    <w:rsid w:val="00E22F63"/>
    <w:rsid w:val="00E230D7"/>
    <w:rsid w:val="00E231D2"/>
    <w:rsid w:val="00E234D4"/>
    <w:rsid w:val="00E23656"/>
    <w:rsid w:val="00E23B12"/>
    <w:rsid w:val="00E23C2F"/>
    <w:rsid w:val="00E23DC0"/>
    <w:rsid w:val="00E240D0"/>
    <w:rsid w:val="00E2422A"/>
    <w:rsid w:val="00E243DA"/>
    <w:rsid w:val="00E247B4"/>
    <w:rsid w:val="00E2493A"/>
    <w:rsid w:val="00E24C28"/>
    <w:rsid w:val="00E24D1D"/>
    <w:rsid w:val="00E25369"/>
    <w:rsid w:val="00E25501"/>
    <w:rsid w:val="00E25FB2"/>
    <w:rsid w:val="00E262EB"/>
    <w:rsid w:val="00E265A9"/>
    <w:rsid w:val="00E26721"/>
    <w:rsid w:val="00E267A9"/>
    <w:rsid w:val="00E26A63"/>
    <w:rsid w:val="00E26A92"/>
    <w:rsid w:val="00E26C04"/>
    <w:rsid w:val="00E27108"/>
    <w:rsid w:val="00E278D8"/>
    <w:rsid w:val="00E27B2F"/>
    <w:rsid w:val="00E27D2B"/>
    <w:rsid w:val="00E30051"/>
    <w:rsid w:val="00E30057"/>
    <w:rsid w:val="00E30182"/>
    <w:rsid w:val="00E3024A"/>
    <w:rsid w:val="00E30562"/>
    <w:rsid w:val="00E305D9"/>
    <w:rsid w:val="00E30780"/>
    <w:rsid w:val="00E307FC"/>
    <w:rsid w:val="00E30977"/>
    <w:rsid w:val="00E30C3D"/>
    <w:rsid w:val="00E30CEF"/>
    <w:rsid w:val="00E3104B"/>
    <w:rsid w:val="00E31069"/>
    <w:rsid w:val="00E31259"/>
    <w:rsid w:val="00E317A7"/>
    <w:rsid w:val="00E31D18"/>
    <w:rsid w:val="00E3205A"/>
    <w:rsid w:val="00E322CF"/>
    <w:rsid w:val="00E324AE"/>
    <w:rsid w:val="00E3271C"/>
    <w:rsid w:val="00E3295A"/>
    <w:rsid w:val="00E32F30"/>
    <w:rsid w:val="00E33206"/>
    <w:rsid w:val="00E332F8"/>
    <w:rsid w:val="00E33580"/>
    <w:rsid w:val="00E335A9"/>
    <w:rsid w:val="00E33682"/>
    <w:rsid w:val="00E33770"/>
    <w:rsid w:val="00E33A97"/>
    <w:rsid w:val="00E33D5D"/>
    <w:rsid w:val="00E34759"/>
    <w:rsid w:val="00E3498A"/>
    <w:rsid w:val="00E350A4"/>
    <w:rsid w:val="00E3536B"/>
    <w:rsid w:val="00E3562F"/>
    <w:rsid w:val="00E35AA7"/>
    <w:rsid w:val="00E35CC5"/>
    <w:rsid w:val="00E360F4"/>
    <w:rsid w:val="00E362CF"/>
    <w:rsid w:val="00E3678C"/>
    <w:rsid w:val="00E36926"/>
    <w:rsid w:val="00E36A1E"/>
    <w:rsid w:val="00E36E1F"/>
    <w:rsid w:val="00E370C1"/>
    <w:rsid w:val="00E37B14"/>
    <w:rsid w:val="00E37FAE"/>
    <w:rsid w:val="00E37FD8"/>
    <w:rsid w:val="00E4030A"/>
    <w:rsid w:val="00E407A4"/>
    <w:rsid w:val="00E407F1"/>
    <w:rsid w:val="00E409A6"/>
    <w:rsid w:val="00E40BBA"/>
    <w:rsid w:val="00E40F9D"/>
    <w:rsid w:val="00E4114D"/>
    <w:rsid w:val="00E41326"/>
    <w:rsid w:val="00E417E2"/>
    <w:rsid w:val="00E4190A"/>
    <w:rsid w:val="00E419AC"/>
    <w:rsid w:val="00E419FE"/>
    <w:rsid w:val="00E41C89"/>
    <w:rsid w:val="00E41F82"/>
    <w:rsid w:val="00E421A9"/>
    <w:rsid w:val="00E42299"/>
    <w:rsid w:val="00E429B8"/>
    <w:rsid w:val="00E42AF0"/>
    <w:rsid w:val="00E42BEE"/>
    <w:rsid w:val="00E42D19"/>
    <w:rsid w:val="00E42F39"/>
    <w:rsid w:val="00E42F47"/>
    <w:rsid w:val="00E43BC4"/>
    <w:rsid w:val="00E43CBB"/>
    <w:rsid w:val="00E43ECE"/>
    <w:rsid w:val="00E4409F"/>
    <w:rsid w:val="00E4419C"/>
    <w:rsid w:val="00E4470E"/>
    <w:rsid w:val="00E44F28"/>
    <w:rsid w:val="00E44FE8"/>
    <w:rsid w:val="00E45080"/>
    <w:rsid w:val="00E4536E"/>
    <w:rsid w:val="00E45545"/>
    <w:rsid w:val="00E455CF"/>
    <w:rsid w:val="00E45975"/>
    <w:rsid w:val="00E45BD2"/>
    <w:rsid w:val="00E45E92"/>
    <w:rsid w:val="00E46257"/>
    <w:rsid w:val="00E463F8"/>
    <w:rsid w:val="00E4657E"/>
    <w:rsid w:val="00E4664B"/>
    <w:rsid w:val="00E4694E"/>
    <w:rsid w:val="00E46A56"/>
    <w:rsid w:val="00E46C8E"/>
    <w:rsid w:val="00E46FB5"/>
    <w:rsid w:val="00E47102"/>
    <w:rsid w:val="00E4738F"/>
    <w:rsid w:val="00E47519"/>
    <w:rsid w:val="00E47560"/>
    <w:rsid w:val="00E4771B"/>
    <w:rsid w:val="00E479FC"/>
    <w:rsid w:val="00E47AF9"/>
    <w:rsid w:val="00E47B45"/>
    <w:rsid w:val="00E503B7"/>
    <w:rsid w:val="00E5050C"/>
    <w:rsid w:val="00E5057C"/>
    <w:rsid w:val="00E50600"/>
    <w:rsid w:val="00E5095B"/>
    <w:rsid w:val="00E50A1F"/>
    <w:rsid w:val="00E50D36"/>
    <w:rsid w:val="00E50DD0"/>
    <w:rsid w:val="00E50F62"/>
    <w:rsid w:val="00E5109F"/>
    <w:rsid w:val="00E51268"/>
    <w:rsid w:val="00E5160C"/>
    <w:rsid w:val="00E518AB"/>
    <w:rsid w:val="00E51AF9"/>
    <w:rsid w:val="00E51DD8"/>
    <w:rsid w:val="00E51E34"/>
    <w:rsid w:val="00E5212A"/>
    <w:rsid w:val="00E5222C"/>
    <w:rsid w:val="00E5238D"/>
    <w:rsid w:val="00E524ED"/>
    <w:rsid w:val="00E525D0"/>
    <w:rsid w:val="00E52BD0"/>
    <w:rsid w:val="00E52D18"/>
    <w:rsid w:val="00E52DD1"/>
    <w:rsid w:val="00E52DDD"/>
    <w:rsid w:val="00E52F8D"/>
    <w:rsid w:val="00E530F9"/>
    <w:rsid w:val="00E532F9"/>
    <w:rsid w:val="00E53AAF"/>
    <w:rsid w:val="00E53C57"/>
    <w:rsid w:val="00E53D48"/>
    <w:rsid w:val="00E5410D"/>
    <w:rsid w:val="00E54120"/>
    <w:rsid w:val="00E54171"/>
    <w:rsid w:val="00E544E9"/>
    <w:rsid w:val="00E545BE"/>
    <w:rsid w:val="00E5460A"/>
    <w:rsid w:val="00E55A58"/>
    <w:rsid w:val="00E55B14"/>
    <w:rsid w:val="00E563FA"/>
    <w:rsid w:val="00E56456"/>
    <w:rsid w:val="00E566C9"/>
    <w:rsid w:val="00E56C27"/>
    <w:rsid w:val="00E56DC5"/>
    <w:rsid w:val="00E5725B"/>
    <w:rsid w:val="00E575BD"/>
    <w:rsid w:val="00E5779F"/>
    <w:rsid w:val="00E57AEB"/>
    <w:rsid w:val="00E57F9C"/>
    <w:rsid w:val="00E60070"/>
    <w:rsid w:val="00E6007C"/>
    <w:rsid w:val="00E6093D"/>
    <w:rsid w:val="00E60C09"/>
    <w:rsid w:val="00E61414"/>
    <w:rsid w:val="00E6150A"/>
    <w:rsid w:val="00E61CBC"/>
    <w:rsid w:val="00E61E5D"/>
    <w:rsid w:val="00E61FEB"/>
    <w:rsid w:val="00E620F4"/>
    <w:rsid w:val="00E62534"/>
    <w:rsid w:val="00E62548"/>
    <w:rsid w:val="00E62779"/>
    <w:rsid w:val="00E62DAE"/>
    <w:rsid w:val="00E63528"/>
    <w:rsid w:val="00E6366C"/>
    <w:rsid w:val="00E6389B"/>
    <w:rsid w:val="00E63936"/>
    <w:rsid w:val="00E63A55"/>
    <w:rsid w:val="00E63B3B"/>
    <w:rsid w:val="00E63B76"/>
    <w:rsid w:val="00E6437D"/>
    <w:rsid w:val="00E646EB"/>
    <w:rsid w:val="00E64937"/>
    <w:rsid w:val="00E64B26"/>
    <w:rsid w:val="00E64B70"/>
    <w:rsid w:val="00E64BC4"/>
    <w:rsid w:val="00E64DBC"/>
    <w:rsid w:val="00E64E05"/>
    <w:rsid w:val="00E64E30"/>
    <w:rsid w:val="00E64F26"/>
    <w:rsid w:val="00E64FA2"/>
    <w:rsid w:val="00E65391"/>
    <w:rsid w:val="00E65505"/>
    <w:rsid w:val="00E6558F"/>
    <w:rsid w:val="00E65908"/>
    <w:rsid w:val="00E65A9E"/>
    <w:rsid w:val="00E65AB0"/>
    <w:rsid w:val="00E65B7F"/>
    <w:rsid w:val="00E65CCE"/>
    <w:rsid w:val="00E65FA0"/>
    <w:rsid w:val="00E6611C"/>
    <w:rsid w:val="00E66223"/>
    <w:rsid w:val="00E66354"/>
    <w:rsid w:val="00E66456"/>
    <w:rsid w:val="00E66AA2"/>
    <w:rsid w:val="00E66AA4"/>
    <w:rsid w:val="00E66D0E"/>
    <w:rsid w:val="00E66D5F"/>
    <w:rsid w:val="00E67AA1"/>
    <w:rsid w:val="00E67CA8"/>
    <w:rsid w:val="00E67CD1"/>
    <w:rsid w:val="00E67D1C"/>
    <w:rsid w:val="00E7029D"/>
    <w:rsid w:val="00E705D5"/>
    <w:rsid w:val="00E709FC"/>
    <w:rsid w:val="00E7108A"/>
    <w:rsid w:val="00E713F1"/>
    <w:rsid w:val="00E716CB"/>
    <w:rsid w:val="00E71B0B"/>
    <w:rsid w:val="00E71B50"/>
    <w:rsid w:val="00E71DC6"/>
    <w:rsid w:val="00E71ED3"/>
    <w:rsid w:val="00E71FB4"/>
    <w:rsid w:val="00E72132"/>
    <w:rsid w:val="00E722D9"/>
    <w:rsid w:val="00E72379"/>
    <w:rsid w:val="00E72384"/>
    <w:rsid w:val="00E72607"/>
    <w:rsid w:val="00E7279D"/>
    <w:rsid w:val="00E72A0C"/>
    <w:rsid w:val="00E72EA8"/>
    <w:rsid w:val="00E72F62"/>
    <w:rsid w:val="00E72FE9"/>
    <w:rsid w:val="00E73650"/>
    <w:rsid w:val="00E7376B"/>
    <w:rsid w:val="00E740D4"/>
    <w:rsid w:val="00E74331"/>
    <w:rsid w:val="00E74422"/>
    <w:rsid w:val="00E746E2"/>
    <w:rsid w:val="00E74844"/>
    <w:rsid w:val="00E748DE"/>
    <w:rsid w:val="00E74CFF"/>
    <w:rsid w:val="00E74E19"/>
    <w:rsid w:val="00E7520C"/>
    <w:rsid w:val="00E7539D"/>
    <w:rsid w:val="00E7577E"/>
    <w:rsid w:val="00E75852"/>
    <w:rsid w:val="00E7591C"/>
    <w:rsid w:val="00E75AFD"/>
    <w:rsid w:val="00E75B66"/>
    <w:rsid w:val="00E75FA0"/>
    <w:rsid w:val="00E76596"/>
    <w:rsid w:val="00E768B7"/>
    <w:rsid w:val="00E76BBC"/>
    <w:rsid w:val="00E76BE9"/>
    <w:rsid w:val="00E777AE"/>
    <w:rsid w:val="00E779E5"/>
    <w:rsid w:val="00E77DA2"/>
    <w:rsid w:val="00E8000B"/>
    <w:rsid w:val="00E80108"/>
    <w:rsid w:val="00E80195"/>
    <w:rsid w:val="00E802AC"/>
    <w:rsid w:val="00E80704"/>
    <w:rsid w:val="00E8086F"/>
    <w:rsid w:val="00E80875"/>
    <w:rsid w:val="00E80F1B"/>
    <w:rsid w:val="00E81338"/>
    <w:rsid w:val="00E81384"/>
    <w:rsid w:val="00E81399"/>
    <w:rsid w:val="00E813A1"/>
    <w:rsid w:val="00E81446"/>
    <w:rsid w:val="00E814A5"/>
    <w:rsid w:val="00E81574"/>
    <w:rsid w:val="00E81579"/>
    <w:rsid w:val="00E816DE"/>
    <w:rsid w:val="00E818F7"/>
    <w:rsid w:val="00E81AB0"/>
    <w:rsid w:val="00E8239E"/>
    <w:rsid w:val="00E82698"/>
    <w:rsid w:val="00E828B4"/>
    <w:rsid w:val="00E8293F"/>
    <w:rsid w:val="00E82960"/>
    <w:rsid w:val="00E82B3E"/>
    <w:rsid w:val="00E82F5D"/>
    <w:rsid w:val="00E83059"/>
    <w:rsid w:val="00E8319C"/>
    <w:rsid w:val="00E832D2"/>
    <w:rsid w:val="00E83307"/>
    <w:rsid w:val="00E833F5"/>
    <w:rsid w:val="00E83AEC"/>
    <w:rsid w:val="00E83C7F"/>
    <w:rsid w:val="00E83D66"/>
    <w:rsid w:val="00E83EC9"/>
    <w:rsid w:val="00E83FB4"/>
    <w:rsid w:val="00E8445C"/>
    <w:rsid w:val="00E8458E"/>
    <w:rsid w:val="00E84AAF"/>
    <w:rsid w:val="00E85158"/>
    <w:rsid w:val="00E851CE"/>
    <w:rsid w:val="00E8575F"/>
    <w:rsid w:val="00E85CC8"/>
    <w:rsid w:val="00E85F07"/>
    <w:rsid w:val="00E86246"/>
    <w:rsid w:val="00E86336"/>
    <w:rsid w:val="00E86498"/>
    <w:rsid w:val="00E865FA"/>
    <w:rsid w:val="00E86D1F"/>
    <w:rsid w:val="00E86DAA"/>
    <w:rsid w:val="00E87354"/>
    <w:rsid w:val="00E873C6"/>
    <w:rsid w:val="00E87500"/>
    <w:rsid w:val="00E87728"/>
    <w:rsid w:val="00E87797"/>
    <w:rsid w:val="00E87C28"/>
    <w:rsid w:val="00E900C5"/>
    <w:rsid w:val="00E901B1"/>
    <w:rsid w:val="00E9032D"/>
    <w:rsid w:val="00E905AC"/>
    <w:rsid w:val="00E906E4"/>
    <w:rsid w:val="00E9076C"/>
    <w:rsid w:val="00E907AD"/>
    <w:rsid w:val="00E90E43"/>
    <w:rsid w:val="00E90E51"/>
    <w:rsid w:val="00E90ED5"/>
    <w:rsid w:val="00E90FFB"/>
    <w:rsid w:val="00E91251"/>
    <w:rsid w:val="00E9135B"/>
    <w:rsid w:val="00E91385"/>
    <w:rsid w:val="00E916FF"/>
    <w:rsid w:val="00E9176F"/>
    <w:rsid w:val="00E91899"/>
    <w:rsid w:val="00E91C7C"/>
    <w:rsid w:val="00E91F75"/>
    <w:rsid w:val="00E925CB"/>
    <w:rsid w:val="00E92644"/>
    <w:rsid w:val="00E92923"/>
    <w:rsid w:val="00E9297C"/>
    <w:rsid w:val="00E92991"/>
    <w:rsid w:val="00E92C2D"/>
    <w:rsid w:val="00E92DA4"/>
    <w:rsid w:val="00E9336E"/>
    <w:rsid w:val="00E935AA"/>
    <w:rsid w:val="00E93680"/>
    <w:rsid w:val="00E93783"/>
    <w:rsid w:val="00E9387F"/>
    <w:rsid w:val="00E938D2"/>
    <w:rsid w:val="00E93910"/>
    <w:rsid w:val="00E93B40"/>
    <w:rsid w:val="00E93E65"/>
    <w:rsid w:val="00E93EB2"/>
    <w:rsid w:val="00E93F66"/>
    <w:rsid w:val="00E940CA"/>
    <w:rsid w:val="00E941AC"/>
    <w:rsid w:val="00E942E1"/>
    <w:rsid w:val="00E9448C"/>
    <w:rsid w:val="00E94574"/>
    <w:rsid w:val="00E9499C"/>
    <w:rsid w:val="00E951FC"/>
    <w:rsid w:val="00E95299"/>
    <w:rsid w:val="00E953AD"/>
    <w:rsid w:val="00E95628"/>
    <w:rsid w:val="00E956BB"/>
    <w:rsid w:val="00E95702"/>
    <w:rsid w:val="00E95750"/>
    <w:rsid w:val="00E95B36"/>
    <w:rsid w:val="00E95C2C"/>
    <w:rsid w:val="00E95E1B"/>
    <w:rsid w:val="00E95EBD"/>
    <w:rsid w:val="00E95F3A"/>
    <w:rsid w:val="00E96127"/>
    <w:rsid w:val="00E961DC"/>
    <w:rsid w:val="00E9623D"/>
    <w:rsid w:val="00E964B6"/>
    <w:rsid w:val="00E968F9"/>
    <w:rsid w:val="00E96ACE"/>
    <w:rsid w:val="00E96B0B"/>
    <w:rsid w:val="00E96C60"/>
    <w:rsid w:val="00E96F2E"/>
    <w:rsid w:val="00E97D9C"/>
    <w:rsid w:val="00EA036F"/>
    <w:rsid w:val="00EA080B"/>
    <w:rsid w:val="00EA0C64"/>
    <w:rsid w:val="00EA0E01"/>
    <w:rsid w:val="00EA0E6B"/>
    <w:rsid w:val="00EA1258"/>
    <w:rsid w:val="00EA29BD"/>
    <w:rsid w:val="00EA2AB3"/>
    <w:rsid w:val="00EA2C0E"/>
    <w:rsid w:val="00EA3011"/>
    <w:rsid w:val="00EA3392"/>
    <w:rsid w:val="00EA33A5"/>
    <w:rsid w:val="00EA33AB"/>
    <w:rsid w:val="00EA376A"/>
    <w:rsid w:val="00EA37DC"/>
    <w:rsid w:val="00EA38D8"/>
    <w:rsid w:val="00EA3B77"/>
    <w:rsid w:val="00EA3CFA"/>
    <w:rsid w:val="00EA3DF2"/>
    <w:rsid w:val="00EA3F82"/>
    <w:rsid w:val="00EA411C"/>
    <w:rsid w:val="00EA44E3"/>
    <w:rsid w:val="00EA4819"/>
    <w:rsid w:val="00EA4B31"/>
    <w:rsid w:val="00EA4E75"/>
    <w:rsid w:val="00EA4FA9"/>
    <w:rsid w:val="00EA5214"/>
    <w:rsid w:val="00EA53F4"/>
    <w:rsid w:val="00EA55C8"/>
    <w:rsid w:val="00EA5700"/>
    <w:rsid w:val="00EA5B32"/>
    <w:rsid w:val="00EA5C5A"/>
    <w:rsid w:val="00EA5EE5"/>
    <w:rsid w:val="00EA623C"/>
    <w:rsid w:val="00EA6782"/>
    <w:rsid w:val="00EA6A9A"/>
    <w:rsid w:val="00EA6FCA"/>
    <w:rsid w:val="00EA7371"/>
    <w:rsid w:val="00EA7839"/>
    <w:rsid w:val="00EA7898"/>
    <w:rsid w:val="00EA78B2"/>
    <w:rsid w:val="00EB06FD"/>
    <w:rsid w:val="00EB073F"/>
    <w:rsid w:val="00EB09A8"/>
    <w:rsid w:val="00EB09DF"/>
    <w:rsid w:val="00EB0E74"/>
    <w:rsid w:val="00EB121D"/>
    <w:rsid w:val="00EB1284"/>
    <w:rsid w:val="00EB17F4"/>
    <w:rsid w:val="00EB1828"/>
    <w:rsid w:val="00EB1898"/>
    <w:rsid w:val="00EB1C8E"/>
    <w:rsid w:val="00EB1CBE"/>
    <w:rsid w:val="00EB2AE5"/>
    <w:rsid w:val="00EB2D1E"/>
    <w:rsid w:val="00EB2FCD"/>
    <w:rsid w:val="00EB30CC"/>
    <w:rsid w:val="00EB335F"/>
    <w:rsid w:val="00EB348E"/>
    <w:rsid w:val="00EB35EE"/>
    <w:rsid w:val="00EB3B4B"/>
    <w:rsid w:val="00EB3BA3"/>
    <w:rsid w:val="00EB3D0F"/>
    <w:rsid w:val="00EB3D92"/>
    <w:rsid w:val="00EB3F4F"/>
    <w:rsid w:val="00EB3FEF"/>
    <w:rsid w:val="00EB43A1"/>
    <w:rsid w:val="00EB440A"/>
    <w:rsid w:val="00EB4B27"/>
    <w:rsid w:val="00EB4EFB"/>
    <w:rsid w:val="00EB5049"/>
    <w:rsid w:val="00EB50B7"/>
    <w:rsid w:val="00EB5249"/>
    <w:rsid w:val="00EB573E"/>
    <w:rsid w:val="00EB58BF"/>
    <w:rsid w:val="00EB5907"/>
    <w:rsid w:val="00EB5A6C"/>
    <w:rsid w:val="00EB5CF3"/>
    <w:rsid w:val="00EB6633"/>
    <w:rsid w:val="00EB6F17"/>
    <w:rsid w:val="00EB7292"/>
    <w:rsid w:val="00EB7383"/>
    <w:rsid w:val="00EB761C"/>
    <w:rsid w:val="00EB7672"/>
    <w:rsid w:val="00EB78FC"/>
    <w:rsid w:val="00EB7A62"/>
    <w:rsid w:val="00EB7CEE"/>
    <w:rsid w:val="00EC012A"/>
    <w:rsid w:val="00EC0363"/>
    <w:rsid w:val="00EC07A6"/>
    <w:rsid w:val="00EC0850"/>
    <w:rsid w:val="00EC08F6"/>
    <w:rsid w:val="00EC0DA4"/>
    <w:rsid w:val="00EC0E81"/>
    <w:rsid w:val="00EC0F3C"/>
    <w:rsid w:val="00EC1060"/>
    <w:rsid w:val="00EC12D3"/>
    <w:rsid w:val="00EC1402"/>
    <w:rsid w:val="00EC1884"/>
    <w:rsid w:val="00EC18A5"/>
    <w:rsid w:val="00EC19CA"/>
    <w:rsid w:val="00EC1C32"/>
    <w:rsid w:val="00EC1C50"/>
    <w:rsid w:val="00EC1DBB"/>
    <w:rsid w:val="00EC1E1B"/>
    <w:rsid w:val="00EC1ED5"/>
    <w:rsid w:val="00EC204C"/>
    <w:rsid w:val="00EC2280"/>
    <w:rsid w:val="00EC25FC"/>
    <w:rsid w:val="00EC271B"/>
    <w:rsid w:val="00EC2EE2"/>
    <w:rsid w:val="00EC36D7"/>
    <w:rsid w:val="00EC3FF8"/>
    <w:rsid w:val="00EC419F"/>
    <w:rsid w:val="00EC4719"/>
    <w:rsid w:val="00EC48F9"/>
    <w:rsid w:val="00EC4B55"/>
    <w:rsid w:val="00EC4BF6"/>
    <w:rsid w:val="00EC4C70"/>
    <w:rsid w:val="00EC5124"/>
    <w:rsid w:val="00EC5409"/>
    <w:rsid w:val="00EC54D5"/>
    <w:rsid w:val="00EC556D"/>
    <w:rsid w:val="00EC58D1"/>
    <w:rsid w:val="00EC5A63"/>
    <w:rsid w:val="00EC5C6A"/>
    <w:rsid w:val="00EC5EB6"/>
    <w:rsid w:val="00EC61C7"/>
    <w:rsid w:val="00EC67CE"/>
    <w:rsid w:val="00EC69A6"/>
    <w:rsid w:val="00EC6C1B"/>
    <w:rsid w:val="00EC6C85"/>
    <w:rsid w:val="00EC6CA3"/>
    <w:rsid w:val="00EC6EC1"/>
    <w:rsid w:val="00EC6FB1"/>
    <w:rsid w:val="00EC7195"/>
    <w:rsid w:val="00EC766D"/>
    <w:rsid w:val="00EC7927"/>
    <w:rsid w:val="00EC7D11"/>
    <w:rsid w:val="00EC7E88"/>
    <w:rsid w:val="00ED0299"/>
    <w:rsid w:val="00ED0448"/>
    <w:rsid w:val="00ED0601"/>
    <w:rsid w:val="00ED0C26"/>
    <w:rsid w:val="00ED0E45"/>
    <w:rsid w:val="00ED0FBC"/>
    <w:rsid w:val="00ED10A1"/>
    <w:rsid w:val="00ED11A8"/>
    <w:rsid w:val="00ED1340"/>
    <w:rsid w:val="00ED145B"/>
    <w:rsid w:val="00ED1981"/>
    <w:rsid w:val="00ED19F5"/>
    <w:rsid w:val="00ED1E66"/>
    <w:rsid w:val="00ED2017"/>
    <w:rsid w:val="00ED23AF"/>
    <w:rsid w:val="00ED245C"/>
    <w:rsid w:val="00ED2489"/>
    <w:rsid w:val="00ED2506"/>
    <w:rsid w:val="00ED2B2E"/>
    <w:rsid w:val="00ED2BEA"/>
    <w:rsid w:val="00ED2DBB"/>
    <w:rsid w:val="00ED30FA"/>
    <w:rsid w:val="00ED316D"/>
    <w:rsid w:val="00ED36BD"/>
    <w:rsid w:val="00ED386F"/>
    <w:rsid w:val="00ED3946"/>
    <w:rsid w:val="00ED3955"/>
    <w:rsid w:val="00ED39F2"/>
    <w:rsid w:val="00ED3D6D"/>
    <w:rsid w:val="00ED404A"/>
    <w:rsid w:val="00ED408D"/>
    <w:rsid w:val="00ED4154"/>
    <w:rsid w:val="00ED4483"/>
    <w:rsid w:val="00ED4854"/>
    <w:rsid w:val="00ED498D"/>
    <w:rsid w:val="00ED4A24"/>
    <w:rsid w:val="00ED4DC7"/>
    <w:rsid w:val="00ED50AA"/>
    <w:rsid w:val="00ED52CC"/>
    <w:rsid w:val="00ED5361"/>
    <w:rsid w:val="00ED544D"/>
    <w:rsid w:val="00ED552C"/>
    <w:rsid w:val="00ED6631"/>
    <w:rsid w:val="00ED66E9"/>
    <w:rsid w:val="00ED69C9"/>
    <w:rsid w:val="00ED72D2"/>
    <w:rsid w:val="00ED7324"/>
    <w:rsid w:val="00ED74EF"/>
    <w:rsid w:val="00ED7668"/>
    <w:rsid w:val="00ED7F7A"/>
    <w:rsid w:val="00EE06C6"/>
    <w:rsid w:val="00EE0DD9"/>
    <w:rsid w:val="00EE0F4D"/>
    <w:rsid w:val="00EE1002"/>
    <w:rsid w:val="00EE12D0"/>
    <w:rsid w:val="00EE13CB"/>
    <w:rsid w:val="00EE15D5"/>
    <w:rsid w:val="00EE178F"/>
    <w:rsid w:val="00EE20AD"/>
    <w:rsid w:val="00EE24B9"/>
    <w:rsid w:val="00EE279A"/>
    <w:rsid w:val="00EE3297"/>
    <w:rsid w:val="00EE3555"/>
    <w:rsid w:val="00EE37FC"/>
    <w:rsid w:val="00EE40C8"/>
    <w:rsid w:val="00EE414A"/>
    <w:rsid w:val="00EE436E"/>
    <w:rsid w:val="00EE493F"/>
    <w:rsid w:val="00EE4968"/>
    <w:rsid w:val="00EE4BE5"/>
    <w:rsid w:val="00EE4BED"/>
    <w:rsid w:val="00EE4D1C"/>
    <w:rsid w:val="00EE4F3D"/>
    <w:rsid w:val="00EE4FF4"/>
    <w:rsid w:val="00EE5A2E"/>
    <w:rsid w:val="00EE5A9E"/>
    <w:rsid w:val="00EE5AE7"/>
    <w:rsid w:val="00EE5D43"/>
    <w:rsid w:val="00EE5F2E"/>
    <w:rsid w:val="00EE6147"/>
    <w:rsid w:val="00EE6328"/>
    <w:rsid w:val="00EE639D"/>
    <w:rsid w:val="00EE677E"/>
    <w:rsid w:val="00EE6865"/>
    <w:rsid w:val="00EE6B03"/>
    <w:rsid w:val="00EE6E03"/>
    <w:rsid w:val="00EE72C9"/>
    <w:rsid w:val="00EE7360"/>
    <w:rsid w:val="00EE7423"/>
    <w:rsid w:val="00EE74FB"/>
    <w:rsid w:val="00EE77C9"/>
    <w:rsid w:val="00EE790B"/>
    <w:rsid w:val="00EE792D"/>
    <w:rsid w:val="00EF015B"/>
    <w:rsid w:val="00EF01EF"/>
    <w:rsid w:val="00EF02D8"/>
    <w:rsid w:val="00EF058C"/>
    <w:rsid w:val="00EF0E73"/>
    <w:rsid w:val="00EF1A24"/>
    <w:rsid w:val="00EF1F5A"/>
    <w:rsid w:val="00EF2270"/>
    <w:rsid w:val="00EF2453"/>
    <w:rsid w:val="00EF2615"/>
    <w:rsid w:val="00EF2878"/>
    <w:rsid w:val="00EF2882"/>
    <w:rsid w:val="00EF2C7F"/>
    <w:rsid w:val="00EF2D31"/>
    <w:rsid w:val="00EF2F33"/>
    <w:rsid w:val="00EF3239"/>
    <w:rsid w:val="00EF39E7"/>
    <w:rsid w:val="00EF3C17"/>
    <w:rsid w:val="00EF3CD5"/>
    <w:rsid w:val="00EF3D9D"/>
    <w:rsid w:val="00EF454B"/>
    <w:rsid w:val="00EF4572"/>
    <w:rsid w:val="00EF4587"/>
    <w:rsid w:val="00EF4739"/>
    <w:rsid w:val="00EF484A"/>
    <w:rsid w:val="00EF519B"/>
    <w:rsid w:val="00EF544F"/>
    <w:rsid w:val="00EF54B5"/>
    <w:rsid w:val="00EF5585"/>
    <w:rsid w:val="00EF5CE4"/>
    <w:rsid w:val="00EF6146"/>
    <w:rsid w:val="00EF6322"/>
    <w:rsid w:val="00EF68BD"/>
    <w:rsid w:val="00EF6FD8"/>
    <w:rsid w:val="00EF7480"/>
    <w:rsid w:val="00EF7491"/>
    <w:rsid w:val="00EF7C26"/>
    <w:rsid w:val="00F00076"/>
    <w:rsid w:val="00F00548"/>
    <w:rsid w:val="00F007A3"/>
    <w:rsid w:val="00F009B1"/>
    <w:rsid w:val="00F00A11"/>
    <w:rsid w:val="00F00A7D"/>
    <w:rsid w:val="00F00F1D"/>
    <w:rsid w:val="00F01CDD"/>
    <w:rsid w:val="00F01E5B"/>
    <w:rsid w:val="00F02366"/>
    <w:rsid w:val="00F02600"/>
    <w:rsid w:val="00F02673"/>
    <w:rsid w:val="00F0294B"/>
    <w:rsid w:val="00F029F6"/>
    <w:rsid w:val="00F02D9D"/>
    <w:rsid w:val="00F02E7E"/>
    <w:rsid w:val="00F031F6"/>
    <w:rsid w:val="00F03597"/>
    <w:rsid w:val="00F039B4"/>
    <w:rsid w:val="00F03BB7"/>
    <w:rsid w:val="00F03E23"/>
    <w:rsid w:val="00F03E5D"/>
    <w:rsid w:val="00F03EC9"/>
    <w:rsid w:val="00F03F73"/>
    <w:rsid w:val="00F04942"/>
    <w:rsid w:val="00F04B41"/>
    <w:rsid w:val="00F04CA6"/>
    <w:rsid w:val="00F04F0D"/>
    <w:rsid w:val="00F05169"/>
    <w:rsid w:val="00F05199"/>
    <w:rsid w:val="00F05224"/>
    <w:rsid w:val="00F05288"/>
    <w:rsid w:val="00F05410"/>
    <w:rsid w:val="00F054AC"/>
    <w:rsid w:val="00F0554D"/>
    <w:rsid w:val="00F057FC"/>
    <w:rsid w:val="00F05B8A"/>
    <w:rsid w:val="00F05CA2"/>
    <w:rsid w:val="00F05DD3"/>
    <w:rsid w:val="00F05EA8"/>
    <w:rsid w:val="00F05EFC"/>
    <w:rsid w:val="00F065B4"/>
    <w:rsid w:val="00F06760"/>
    <w:rsid w:val="00F06B28"/>
    <w:rsid w:val="00F06B2F"/>
    <w:rsid w:val="00F06BF5"/>
    <w:rsid w:val="00F079A7"/>
    <w:rsid w:val="00F1028F"/>
    <w:rsid w:val="00F1046B"/>
    <w:rsid w:val="00F106F0"/>
    <w:rsid w:val="00F10C1B"/>
    <w:rsid w:val="00F10CD4"/>
    <w:rsid w:val="00F10EFA"/>
    <w:rsid w:val="00F10F78"/>
    <w:rsid w:val="00F10F89"/>
    <w:rsid w:val="00F10F98"/>
    <w:rsid w:val="00F119E2"/>
    <w:rsid w:val="00F11B8F"/>
    <w:rsid w:val="00F11E8E"/>
    <w:rsid w:val="00F1214E"/>
    <w:rsid w:val="00F121C1"/>
    <w:rsid w:val="00F123B7"/>
    <w:rsid w:val="00F12559"/>
    <w:rsid w:val="00F12629"/>
    <w:rsid w:val="00F128F9"/>
    <w:rsid w:val="00F129E5"/>
    <w:rsid w:val="00F13158"/>
    <w:rsid w:val="00F13588"/>
    <w:rsid w:val="00F13A47"/>
    <w:rsid w:val="00F13FCD"/>
    <w:rsid w:val="00F1421C"/>
    <w:rsid w:val="00F142B9"/>
    <w:rsid w:val="00F1480D"/>
    <w:rsid w:val="00F14A48"/>
    <w:rsid w:val="00F15562"/>
    <w:rsid w:val="00F15D58"/>
    <w:rsid w:val="00F15ECF"/>
    <w:rsid w:val="00F15F72"/>
    <w:rsid w:val="00F15FDA"/>
    <w:rsid w:val="00F1601A"/>
    <w:rsid w:val="00F16107"/>
    <w:rsid w:val="00F162A3"/>
    <w:rsid w:val="00F1671F"/>
    <w:rsid w:val="00F16AE0"/>
    <w:rsid w:val="00F16D40"/>
    <w:rsid w:val="00F16E1A"/>
    <w:rsid w:val="00F1708D"/>
    <w:rsid w:val="00F1714B"/>
    <w:rsid w:val="00F17164"/>
    <w:rsid w:val="00F17529"/>
    <w:rsid w:val="00F176F5"/>
    <w:rsid w:val="00F17C20"/>
    <w:rsid w:val="00F17CF7"/>
    <w:rsid w:val="00F20121"/>
    <w:rsid w:val="00F20261"/>
    <w:rsid w:val="00F205A6"/>
    <w:rsid w:val="00F20759"/>
    <w:rsid w:val="00F20A63"/>
    <w:rsid w:val="00F211CF"/>
    <w:rsid w:val="00F2170E"/>
    <w:rsid w:val="00F21B91"/>
    <w:rsid w:val="00F21C3C"/>
    <w:rsid w:val="00F21DEF"/>
    <w:rsid w:val="00F222BB"/>
    <w:rsid w:val="00F22340"/>
    <w:rsid w:val="00F2242D"/>
    <w:rsid w:val="00F2245F"/>
    <w:rsid w:val="00F2264B"/>
    <w:rsid w:val="00F22E24"/>
    <w:rsid w:val="00F23265"/>
    <w:rsid w:val="00F2327B"/>
    <w:rsid w:val="00F232DF"/>
    <w:rsid w:val="00F234E5"/>
    <w:rsid w:val="00F235AD"/>
    <w:rsid w:val="00F236A9"/>
    <w:rsid w:val="00F2376F"/>
    <w:rsid w:val="00F23943"/>
    <w:rsid w:val="00F23D04"/>
    <w:rsid w:val="00F245B4"/>
    <w:rsid w:val="00F24EDF"/>
    <w:rsid w:val="00F24EF5"/>
    <w:rsid w:val="00F255B8"/>
    <w:rsid w:val="00F25BDD"/>
    <w:rsid w:val="00F25C60"/>
    <w:rsid w:val="00F25D94"/>
    <w:rsid w:val="00F25EBC"/>
    <w:rsid w:val="00F26122"/>
    <w:rsid w:val="00F263CB"/>
    <w:rsid w:val="00F265E7"/>
    <w:rsid w:val="00F2665E"/>
    <w:rsid w:val="00F266A2"/>
    <w:rsid w:val="00F266A9"/>
    <w:rsid w:val="00F269FC"/>
    <w:rsid w:val="00F26C64"/>
    <w:rsid w:val="00F271A2"/>
    <w:rsid w:val="00F2729A"/>
    <w:rsid w:val="00F2744C"/>
    <w:rsid w:val="00F274F9"/>
    <w:rsid w:val="00F300E6"/>
    <w:rsid w:val="00F300FF"/>
    <w:rsid w:val="00F3014A"/>
    <w:rsid w:val="00F3029E"/>
    <w:rsid w:val="00F309BC"/>
    <w:rsid w:val="00F30CC4"/>
    <w:rsid w:val="00F30D57"/>
    <w:rsid w:val="00F316D4"/>
    <w:rsid w:val="00F3172C"/>
    <w:rsid w:val="00F31B28"/>
    <w:rsid w:val="00F32052"/>
    <w:rsid w:val="00F32582"/>
    <w:rsid w:val="00F329F8"/>
    <w:rsid w:val="00F32E8B"/>
    <w:rsid w:val="00F32EF2"/>
    <w:rsid w:val="00F3355C"/>
    <w:rsid w:val="00F33BF3"/>
    <w:rsid w:val="00F33EB6"/>
    <w:rsid w:val="00F33F54"/>
    <w:rsid w:val="00F342F1"/>
    <w:rsid w:val="00F343E7"/>
    <w:rsid w:val="00F3441D"/>
    <w:rsid w:val="00F34975"/>
    <w:rsid w:val="00F34976"/>
    <w:rsid w:val="00F3506E"/>
    <w:rsid w:val="00F35394"/>
    <w:rsid w:val="00F354C8"/>
    <w:rsid w:val="00F35705"/>
    <w:rsid w:val="00F357FE"/>
    <w:rsid w:val="00F3582D"/>
    <w:rsid w:val="00F35A11"/>
    <w:rsid w:val="00F35A24"/>
    <w:rsid w:val="00F35E66"/>
    <w:rsid w:val="00F36398"/>
    <w:rsid w:val="00F36542"/>
    <w:rsid w:val="00F367AE"/>
    <w:rsid w:val="00F367D4"/>
    <w:rsid w:val="00F36834"/>
    <w:rsid w:val="00F368ED"/>
    <w:rsid w:val="00F36A35"/>
    <w:rsid w:val="00F36AA4"/>
    <w:rsid w:val="00F36BF6"/>
    <w:rsid w:val="00F36C38"/>
    <w:rsid w:val="00F36D79"/>
    <w:rsid w:val="00F37184"/>
    <w:rsid w:val="00F3732E"/>
    <w:rsid w:val="00F37633"/>
    <w:rsid w:val="00F37903"/>
    <w:rsid w:val="00F37AF5"/>
    <w:rsid w:val="00F37B0C"/>
    <w:rsid w:val="00F40672"/>
    <w:rsid w:val="00F4072A"/>
    <w:rsid w:val="00F40D06"/>
    <w:rsid w:val="00F412F2"/>
    <w:rsid w:val="00F416BE"/>
    <w:rsid w:val="00F41852"/>
    <w:rsid w:val="00F41CDA"/>
    <w:rsid w:val="00F41DC1"/>
    <w:rsid w:val="00F41E04"/>
    <w:rsid w:val="00F423A5"/>
    <w:rsid w:val="00F42C77"/>
    <w:rsid w:val="00F42E64"/>
    <w:rsid w:val="00F42EF0"/>
    <w:rsid w:val="00F4364F"/>
    <w:rsid w:val="00F4376C"/>
    <w:rsid w:val="00F438F4"/>
    <w:rsid w:val="00F43BE4"/>
    <w:rsid w:val="00F43F24"/>
    <w:rsid w:val="00F443CB"/>
    <w:rsid w:val="00F44AC5"/>
    <w:rsid w:val="00F44B18"/>
    <w:rsid w:val="00F45054"/>
    <w:rsid w:val="00F453F9"/>
    <w:rsid w:val="00F453FA"/>
    <w:rsid w:val="00F45897"/>
    <w:rsid w:val="00F458D9"/>
    <w:rsid w:val="00F45B44"/>
    <w:rsid w:val="00F460FF"/>
    <w:rsid w:val="00F46585"/>
    <w:rsid w:val="00F4668A"/>
    <w:rsid w:val="00F46D73"/>
    <w:rsid w:val="00F46E4E"/>
    <w:rsid w:val="00F46EB8"/>
    <w:rsid w:val="00F472F9"/>
    <w:rsid w:val="00F475B6"/>
    <w:rsid w:val="00F47628"/>
    <w:rsid w:val="00F476C6"/>
    <w:rsid w:val="00F479B5"/>
    <w:rsid w:val="00F47F1D"/>
    <w:rsid w:val="00F50315"/>
    <w:rsid w:val="00F5058C"/>
    <w:rsid w:val="00F509C0"/>
    <w:rsid w:val="00F50C91"/>
    <w:rsid w:val="00F50DAE"/>
    <w:rsid w:val="00F50F67"/>
    <w:rsid w:val="00F50F7E"/>
    <w:rsid w:val="00F50FE8"/>
    <w:rsid w:val="00F51462"/>
    <w:rsid w:val="00F515CE"/>
    <w:rsid w:val="00F517EF"/>
    <w:rsid w:val="00F51876"/>
    <w:rsid w:val="00F518B5"/>
    <w:rsid w:val="00F51BE4"/>
    <w:rsid w:val="00F51E88"/>
    <w:rsid w:val="00F5211C"/>
    <w:rsid w:val="00F5250D"/>
    <w:rsid w:val="00F52AB9"/>
    <w:rsid w:val="00F52CB8"/>
    <w:rsid w:val="00F52E74"/>
    <w:rsid w:val="00F52F65"/>
    <w:rsid w:val="00F52FD1"/>
    <w:rsid w:val="00F530DB"/>
    <w:rsid w:val="00F53150"/>
    <w:rsid w:val="00F53187"/>
    <w:rsid w:val="00F535C0"/>
    <w:rsid w:val="00F53BD5"/>
    <w:rsid w:val="00F53BE1"/>
    <w:rsid w:val="00F53BFA"/>
    <w:rsid w:val="00F53D32"/>
    <w:rsid w:val="00F54189"/>
    <w:rsid w:val="00F544E3"/>
    <w:rsid w:val="00F54722"/>
    <w:rsid w:val="00F54E38"/>
    <w:rsid w:val="00F550AB"/>
    <w:rsid w:val="00F554B4"/>
    <w:rsid w:val="00F558C5"/>
    <w:rsid w:val="00F558CA"/>
    <w:rsid w:val="00F55A16"/>
    <w:rsid w:val="00F55BF1"/>
    <w:rsid w:val="00F55CF6"/>
    <w:rsid w:val="00F55DDB"/>
    <w:rsid w:val="00F560C3"/>
    <w:rsid w:val="00F56275"/>
    <w:rsid w:val="00F56293"/>
    <w:rsid w:val="00F5643F"/>
    <w:rsid w:val="00F56BC5"/>
    <w:rsid w:val="00F571E2"/>
    <w:rsid w:val="00F57931"/>
    <w:rsid w:val="00F60286"/>
    <w:rsid w:val="00F60401"/>
    <w:rsid w:val="00F60664"/>
    <w:rsid w:val="00F60AA7"/>
    <w:rsid w:val="00F614A8"/>
    <w:rsid w:val="00F61870"/>
    <w:rsid w:val="00F61E23"/>
    <w:rsid w:val="00F62371"/>
    <w:rsid w:val="00F62790"/>
    <w:rsid w:val="00F627FA"/>
    <w:rsid w:val="00F62994"/>
    <w:rsid w:val="00F62BC7"/>
    <w:rsid w:val="00F62EAF"/>
    <w:rsid w:val="00F62F3D"/>
    <w:rsid w:val="00F63878"/>
    <w:rsid w:val="00F638D2"/>
    <w:rsid w:val="00F638D6"/>
    <w:rsid w:val="00F639C6"/>
    <w:rsid w:val="00F63B71"/>
    <w:rsid w:val="00F63F04"/>
    <w:rsid w:val="00F64636"/>
    <w:rsid w:val="00F64C35"/>
    <w:rsid w:val="00F64D93"/>
    <w:rsid w:val="00F64E5E"/>
    <w:rsid w:val="00F658A6"/>
    <w:rsid w:val="00F65B64"/>
    <w:rsid w:val="00F65DEE"/>
    <w:rsid w:val="00F65E08"/>
    <w:rsid w:val="00F66045"/>
    <w:rsid w:val="00F667B5"/>
    <w:rsid w:val="00F66BDE"/>
    <w:rsid w:val="00F66CCA"/>
    <w:rsid w:val="00F66D7D"/>
    <w:rsid w:val="00F66DAD"/>
    <w:rsid w:val="00F66ED5"/>
    <w:rsid w:val="00F671DA"/>
    <w:rsid w:val="00F673C8"/>
    <w:rsid w:val="00F674A2"/>
    <w:rsid w:val="00F674BE"/>
    <w:rsid w:val="00F675DB"/>
    <w:rsid w:val="00F677DC"/>
    <w:rsid w:val="00F6787C"/>
    <w:rsid w:val="00F6789A"/>
    <w:rsid w:val="00F67EB7"/>
    <w:rsid w:val="00F7005B"/>
    <w:rsid w:val="00F70248"/>
    <w:rsid w:val="00F70292"/>
    <w:rsid w:val="00F702CB"/>
    <w:rsid w:val="00F703AF"/>
    <w:rsid w:val="00F703B7"/>
    <w:rsid w:val="00F7073A"/>
    <w:rsid w:val="00F708D7"/>
    <w:rsid w:val="00F712B3"/>
    <w:rsid w:val="00F715A8"/>
    <w:rsid w:val="00F722F5"/>
    <w:rsid w:val="00F72394"/>
    <w:rsid w:val="00F7269E"/>
    <w:rsid w:val="00F72CD0"/>
    <w:rsid w:val="00F72D86"/>
    <w:rsid w:val="00F72D95"/>
    <w:rsid w:val="00F72F74"/>
    <w:rsid w:val="00F73217"/>
    <w:rsid w:val="00F732FD"/>
    <w:rsid w:val="00F73323"/>
    <w:rsid w:val="00F733DB"/>
    <w:rsid w:val="00F735B6"/>
    <w:rsid w:val="00F73AD6"/>
    <w:rsid w:val="00F73CBD"/>
    <w:rsid w:val="00F7412F"/>
    <w:rsid w:val="00F741FC"/>
    <w:rsid w:val="00F74A7F"/>
    <w:rsid w:val="00F74ABC"/>
    <w:rsid w:val="00F74BE3"/>
    <w:rsid w:val="00F74F7A"/>
    <w:rsid w:val="00F75249"/>
    <w:rsid w:val="00F752B3"/>
    <w:rsid w:val="00F75637"/>
    <w:rsid w:val="00F75759"/>
    <w:rsid w:val="00F75B61"/>
    <w:rsid w:val="00F75D48"/>
    <w:rsid w:val="00F75D59"/>
    <w:rsid w:val="00F75F3E"/>
    <w:rsid w:val="00F7636B"/>
    <w:rsid w:val="00F76427"/>
    <w:rsid w:val="00F76859"/>
    <w:rsid w:val="00F770BA"/>
    <w:rsid w:val="00F7765A"/>
    <w:rsid w:val="00F776B0"/>
    <w:rsid w:val="00F77933"/>
    <w:rsid w:val="00F779BD"/>
    <w:rsid w:val="00F77A6B"/>
    <w:rsid w:val="00F80107"/>
    <w:rsid w:val="00F80962"/>
    <w:rsid w:val="00F80F69"/>
    <w:rsid w:val="00F811AB"/>
    <w:rsid w:val="00F8127B"/>
    <w:rsid w:val="00F81374"/>
    <w:rsid w:val="00F81733"/>
    <w:rsid w:val="00F8183F"/>
    <w:rsid w:val="00F818C7"/>
    <w:rsid w:val="00F81AC7"/>
    <w:rsid w:val="00F81B6D"/>
    <w:rsid w:val="00F82219"/>
    <w:rsid w:val="00F82291"/>
    <w:rsid w:val="00F8239C"/>
    <w:rsid w:val="00F824BA"/>
    <w:rsid w:val="00F826F0"/>
    <w:rsid w:val="00F830C0"/>
    <w:rsid w:val="00F83290"/>
    <w:rsid w:val="00F83678"/>
    <w:rsid w:val="00F842EB"/>
    <w:rsid w:val="00F85046"/>
    <w:rsid w:val="00F851DE"/>
    <w:rsid w:val="00F8546E"/>
    <w:rsid w:val="00F856FB"/>
    <w:rsid w:val="00F857BF"/>
    <w:rsid w:val="00F859B3"/>
    <w:rsid w:val="00F85A17"/>
    <w:rsid w:val="00F85A5C"/>
    <w:rsid w:val="00F85A87"/>
    <w:rsid w:val="00F85B3B"/>
    <w:rsid w:val="00F85C69"/>
    <w:rsid w:val="00F85CA0"/>
    <w:rsid w:val="00F85DCF"/>
    <w:rsid w:val="00F85E54"/>
    <w:rsid w:val="00F85F27"/>
    <w:rsid w:val="00F85F94"/>
    <w:rsid w:val="00F86209"/>
    <w:rsid w:val="00F86648"/>
    <w:rsid w:val="00F866E8"/>
    <w:rsid w:val="00F869C0"/>
    <w:rsid w:val="00F869FC"/>
    <w:rsid w:val="00F86B21"/>
    <w:rsid w:val="00F86B24"/>
    <w:rsid w:val="00F86C20"/>
    <w:rsid w:val="00F872D8"/>
    <w:rsid w:val="00F8770A"/>
    <w:rsid w:val="00F87777"/>
    <w:rsid w:val="00F877FD"/>
    <w:rsid w:val="00F879EA"/>
    <w:rsid w:val="00F87D72"/>
    <w:rsid w:val="00F87DA2"/>
    <w:rsid w:val="00F9012D"/>
    <w:rsid w:val="00F90146"/>
    <w:rsid w:val="00F9014A"/>
    <w:rsid w:val="00F9053C"/>
    <w:rsid w:val="00F90849"/>
    <w:rsid w:val="00F90C2D"/>
    <w:rsid w:val="00F90CD0"/>
    <w:rsid w:val="00F90E57"/>
    <w:rsid w:val="00F90F8C"/>
    <w:rsid w:val="00F90F9F"/>
    <w:rsid w:val="00F91223"/>
    <w:rsid w:val="00F9138E"/>
    <w:rsid w:val="00F914C2"/>
    <w:rsid w:val="00F91597"/>
    <w:rsid w:val="00F91610"/>
    <w:rsid w:val="00F9166F"/>
    <w:rsid w:val="00F91E4F"/>
    <w:rsid w:val="00F91F35"/>
    <w:rsid w:val="00F91F9D"/>
    <w:rsid w:val="00F92126"/>
    <w:rsid w:val="00F9215D"/>
    <w:rsid w:val="00F923C1"/>
    <w:rsid w:val="00F9276E"/>
    <w:rsid w:val="00F928B1"/>
    <w:rsid w:val="00F92C2C"/>
    <w:rsid w:val="00F92C93"/>
    <w:rsid w:val="00F92CB8"/>
    <w:rsid w:val="00F92CC5"/>
    <w:rsid w:val="00F92F3F"/>
    <w:rsid w:val="00F930C1"/>
    <w:rsid w:val="00F930FD"/>
    <w:rsid w:val="00F93750"/>
    <w:rsid w:val="00F93A7F"/>
    <w:rsid w:val="00F93DAC"/>
    <w:rsid w:val="00F93DAE"/>
    <w:rsid w:val="00F93EE3"/>
    <w:rsid w:val="00F940A9"/>
    <w:rsid w:val="00F9410C"/>
    <w:rsid w:val="00F941B6"/>
    <w:rsid w:val="00F944F7"/>
    <w:rsid w:val="00F946A1"/>
    <w:rsid w:val="00F94B25"/>
    <w:rsid w:val="00F94BCA"/>
    <w:rsid w:val="00F94D45"/>
    <w:rsid w:val="00F94E3B"/>
    <w:rsid w:val="00F94EC3"/>
    <w:rsid w:val="00F94ECA"/>
    <w:rsid w:val="00F94EF0"/>
    <w:rsid w:val="00F952E5"/>
    <w:rsid w:val="00F95BDF"/>
    <w:rsid w:val="00F95D65"/>
    <w:rsid w:val="00F95ECD"/>
    <w:rsid w:val="00F95F2F"/>
    <w:rsid w:val="00F96048"/>
    <w:rsid w:val="00F960B0"/>
    <w:rsid w:val="00F96700"/>
    <w:rsid w:val="00F9687D"/>
    <w:rsid w:val="00F9705C"/>
    <w:rsid w:val="00F970E1"/>
    <w:rsid w:val="00F973DF"/>
    <w:rsid w:val="00F97475"/>
    <w:rsid w:val="00F976B6"/>
    <w:rsid w:val="00F97762"/>
    <w:rsid w:val="00F97856"/>
    <w:rsid w:val="00F97F03"/>
    <w:rsid w:val="00FA004F"/>
    <w:rsid w:val="00FA01B8"/>
    <w:rsid w:val="00FA03D3"/>
    <w:rsid w:val="00FA06B9"/>
    <w:rsid w:val="00FA09B6"/>
    <w:rsid w:val="00FA0CB2"/>
    <w:rsid w:val="00FA0D10"/>
    <w:rsid w:val="00FA13E1"/>
    <w:rsid w:val="00FA16C4"/>
    <w:rsid w:val="00FA19B6"/>
    <w:rsid w:val="00FA1C47"/>
    <w:rsid w:val="00FA1F0E"/>
    <w:rsid w:val="00FA268F"/>
    <w:rsid w:val="00FA28AF"/>
    <w:rsid w:val="00FA29F6"/>
    <w:rsid w:val="00FA2B45"/>
    <w:rsid w:val="00FA2C56"/>
    <w:rsid w:val="00FA3070"/>
    <w:rsid w:val="00FA34B9"/>
    <w:rsid w:val="00FA38EB"/>
    <w:rsid w:val="00FA392A"/>
    <w:rsid w:val="00FA3B88"/>
    <w:rsid w:val="00FA3CD6"/>
    <w:rsid w:val="00FA3FC2"/>
    <w:rsid w:val="00FA4131"/>
    <w:rsid w:val="00FA4343"/>
    <w:rsid w:val="00FA43E4"/>
    <w:rsid w:val="00FA4417"/>
    <w:rsid w:val="00FA4694"/>
    <w:rsid w:val="00FA46B1"/>
    <w:rsid w:val="00FA4B98"/>
    <w:rsid w:val="00FA50F8"/>
    <w:rsid w:val="00FA5423"/>
    <w:rsid w:val="00FA54B7"/>
    <w:rsid w:val="00FA54E7"/>
    <w:rsid w:val="00FA5654"/>
    <w:rsid w:val="00FA587B"/>
    <w:rsid w:val="00FA5AC0"/>
    <w:rsid w:val="00FA5E24"/>
    <w:rsid w:val="00FA61FF"/>
    <w:rsid w:val="00FA6AE9"/>
    <w:rsid w:val="00FA71ED"/>
    <w:rsid w:val="00FA7220"/>
    <w:rsid w:val="00FA763B"/>
    <w:rsid w:val="00FA7788"/>
    <w:rsid w:val="00FA790F"/>
    <w:rsid w:val="00FA7CB4"/>
    <w:rsid w:val="00FA7FAB"/>
    <w:rsid w:val="00FB006B"/>
    <w:rsid w:val="00FB05B6"/>
    <w:rsid w:val="00FB05FD"/>
    <w:rsid w:val="00FB0AA1"/>
    <w:rsid w:val="00FB0AA2"/>
    <w:rsid w:val="00FB0BED"/>
    <w:rsid w:val="00FB0C2E"/>
    <w:rsid w:val="00FB0DDE"/>
    <w:rsid w:val="00FB0F24"/>
    <w:rsid w:val="00FB0F9B"/>
    <w:rsid w:val="00FB195B"/>
    <w:rsid w:val="00FB1E46"/>
    <w:rsid w:val="00FB1E98"/>
    <w:rsid w:val="00FB2022"/>
    <w:rsid w:val="00FB21F7"/>
    <w:rsid w:val="00FB247F"/>
    <w:rsid w:val="00FB27F4"/>
    <w:rsid w:val="00FB2814"/>
    <w:rsid w:val="00FB2CC2"/>
    <w:rsid w:val="00FB2D62"/>
    <w:rsid w:val="00FB2D90"/>
    <w:rsid w:val="00FB31FC"/>
    <w:rsid w:val="00FB3525"/>
    <w:rsid w:val="00FB365F"/>
    <w:rsid w:val="00FB386A"/>
    <w:rsid w:val="00FB3871"/>
    <w:rsid w:val="00FB393B"/>
    <w:rsid w:val="00FB3A4B"/>
    <w:rsid w:val="00FB3BC7"/>
    <w:rsid w:val="00FB3E4A"/>
    <w:rsid w:val="00FB40B8"/>
    <w:rsid w:val="00FB5133"/>
    <w:rsid w:val="00FB5157"/>
    <w:rsid w:val="00FB548D"/>
    <w:rsid w:val="00FB5569"/>
    <w:rsid w:val="00FB5798"/>
    <w:rsid w:val="00FB5943"/>
    <w:rsid w:val="00FB5A05"/>
    <w:rsid w:val="00FB5CA3"/>
    <w:rsid w:val="00FB5D9E"/>
    <w:rsid w:val="00FB60F5"/>
    <w:rsid w:val="00FB6236"/>
    <w:rsid w:val="00FB64C8"/>
    <w:rsid w:val="00FB64CA"/>
    <w:rsid w:val="00FB65D6"/>
    <w:rsid w:val="00FB66D6"/>
    <w:rsid w:val="00FB6747"/>
    <w:rsid w:val="00FB69EC"/>
    <w:rsid w:val="00FB6DF4"/>
    <w:rsid w:val="00FB6E07"/>
    <w:rsid w:val="00FB6F7B"/>
    <w:rsid w:val="00FB7241"/>
    <w:rsid w:val="00FB79E8"/>
    <w:rsid w:val="00FB7CF1"/>
    <w:rsid w:val="00FB7FB8"/>
    <w:rsid w:val="00FC0454"/>
    <w:rsid w:val="00FC0464"/>
    <w:rsid w:val="00FC0977"/>
    <w:rsid w:val="00FC0A11"/>
    <w:rsid w:val="00FC0A15"/>
    <w:rsid w:val="00FC0C0E"/>
    <w:rsid w:val="00FC0F67"/>
    <w:rsid w:val="00FC1409"/>
    <w:rsid w:val="00FC146B"/>
    <w:rsid w:val="00FC158C"/>
    <w:rsid w:val="00FC1B12"/>
    <w:rsid w:val="00FC23A9"/>
    <w:rsid w:val="00FC23C4"/>
    <w:rsid w:val="00FC2DC4"/>
    <w:rsid w:val="00FC300B"/>
    <w:rsid w:val="00FC3276"/>
    <w:rsid w:val="00FC33B1"/>
    <w:rsid w:val="00FC34C8"/>
    <w:rsid w:val="00FC370C"/>
    <w:rsid w:val="00FC3A8F"/>
    <w:rsid w:val="00FC3AF5"/>
    <w:rsid w:val="00FC3F39"/>
    <w:rsid w:val="00FC40C9"/>
    <w:rsid w:val="00FC4247"/>
    <w:rsid w:val="00FC4282"/>
    <w:rsid w:val="00FC43CF"/>
    <w:rsid w:val="00FC444C"/>
    <w:rsid w:val="00FC44BB"/>
    <w:rsid w:val="00FC4DE5"/>
    <w:rsid w:val="00FC4F98"/>
    <w:rsid w:val="00FC5061"/>
    <w:rsid w:val="00FC51BC"/>
    <w:rsid w:val="00FC5B24"/>
    <w:rsid w:val="00FC5C08"/>
    <w:rsid w:val="00FC628C"/>
    <w:rsid w:val="00FC6725"/>
    <w:rsid w:val="00FC67BC"/>
    <w:rsid w:val="00FC6C41"/>
    <w:rsid w:val="00FC6DDA"/>
    <w:rsid w:val="00FC736D"/>
    <w:rsid w:val="00FC73C2"/>
    <w:rsid w:val="00FC76B8"/>
    <w:rsid w:val="00FC7B9B"/>
    <w:rsid w:val="00FC7F19"/>
    <w:rsid w:val="00FC7F7C"/>
    <w:rsid w:val="00FD00CC"/>
    <w:rsid w:val="00FD0730"/>
    <w:rsid w:val="00FD0971"/>
    <w:rsid w:val="00FD0AEB"/>
    <w:rsid w:val="00FD0B5E"/>
    <w:rsid w:val="00FD0F3F"/>
    <w:rsid w:val="00FD17A9"/>
    <w:rsid w:val="00FD194A"/>
    <w:rsid w:val="00FD1B91"/>
    <w:rsid w:val="00FD1E0C"/>
    <w:rsid w:val="00FD20D5"/>
    <w:rsid w:val="00FD23D9"/>
    <w:rsid w:val="00FD264F"/>
    <w:rsid w:val="00FD3054"/>
    <w:rsid w:val="00FD3103"/>
    <w:rsid w:val="00FD3223"/>
    <w:rsid w:val="00FD3447"/>
    <w:rsid w:val="00FD35F8"/>
    <w:rsid w:val="00FD3ACD"/>
    <w:rsid w:val="00FD3D39"/>
    <w:rsid w:val="00FD408A"/>
    <w:rsid w:val="00FD4093"/>
    <w:rsid w:val="00FD40D3"/>
    <w:rsid w:val="00FD4B29"/>
    <w:rsid w:val="00FD4E01"/>
    <w:rsid w:val="00FD4EEA"/>
    <w:rsid w:val="00FD5171"/>
    <w:rsid w:val="00FD51D7"/>
    <w:rsid w:val="00FD592D"/>
    <w:rsid w:val="00FD5D53"/>
    <w:rsid w:val="00FD5E57"/>
    <w:rsid w:val="00FD5FC8"/>
    <w:rsid w:val="00FD5FCD"/>
    <w:rsid w:val="00FD602F"/>
    <w:rsid w:val="00FD60E5"/>
    <w:rsid w:val="00FD6170"/>
    <w:rsid w:val="00FD6D59"/>
    <w:rsid w:val="00FD6DCC"/>
    <w:rsid w:val="00FD6F80"/>
    <w:rsid w:val="00FD6FFE"/>
    <w:rsid w:val="00FD7204"/>
    <w:rsid w:val="00FD74D8"/>
    <w:rsid w:val="00FD7540"/>
    <w:rsid w:val="00FD76A9"/>
    <w:rsid w:val="00FD7952"/>
    <w:rsid w:val="00FD7ADA"/>
    <w:rsid w:val="00FD7DA9"/>
    <w:rsid w:val="00FD7F5C"/>
    <w:rsid w:val="00FE0079"/>
    <w:rsid w:val="00FE02A5"/>
    <w:rsid w:val="00FE034E"/>
    <w:rsid w:val="00FE09F4"/>
    <w:rsid w:val="00FE0C5B"/>
    <w:rsid w:val="00FE0FD3"/>
    <w:rsid w:val="00FE10EC"/>
    <w:rsid w:val="00FE12B8"/>
    <w:rsid w:val="00FE1D56"/>
    <w:rsid w:val="00FE2738"/>
    <w:rsid w:val="00FE2890"/>
    <w:rsid w:val="00FE2BE7"/>
    <w:rsid w:val="00FE2EB0"/>
    <w:rsid w:val="00FE2F01"/>
    <w:rsid w:val="00FE31D8"/>
    <w:rsid w:val="00FE32EE"/>
    <w:rsid w:val="00FE3BB7"/>
    <w:rsid w:val="00FE3C00"/>
    <w:rsid w:val="00FE3E42"/>
    <w:rsid w:val="00FE4236"/>
    <w:rsid w:val="00FE4706"/>
    <w:rsid w:val="00FE4C3A"/>
    <w:rsid w:val="00FE4DA5"/>
    <w:rsid w:val="00FE5023"/>
    <w:rsid w:val="00FE587D"/>
    <w:rsid w:val="00FE594B"/>
    <w:rsid w:val="00FE5980"/>
    <w:rsid w:val="00FE5BD5"/>
    <w:rsid w:val="00FE6238"/>
    <w:rsid w:val="00FE62FB"/>
    <w:rsid w:val="00FE683D"/>
    <w:rsid w:val="00FE7015"/>
    <w:rsid w:val="00FE7208"/>
    <w:rsid w:val="00FE7720"/>
    <w:rsid w:val="00FE772B"/>
    <w:rsid w:val="00FE7935"/>
    <w:rsid w:val="00FE7D1F"/>
    <w:rsid w:val="00FE7D8F"/>
    <w:rsid w:val="00FE7FBE"/>
    <w:rsid w:val="00FF03A4"/>
    <w:rsid w:val="00FF082F"/>
    <w:rsid w:val="00FF0928"/>
    <w:rsid w:val="00FF0ACB"/>
    <w:rsid w:val="00FF150E"/>
    <w:rsid w:val="00FF1A1F"/>
    <w:rsid w:val="00FF1ADC"/>
    <w:rsid w:val="00FF1F6E"/>
    <w:rsid w:val="00FF2050"/>
    <w:rsid w:val="00FF22B0"/>
    <w:rsid w:val="00FF272F"/>
    <w:rsid w:val="00FF28ED"/>
    <w:rsid w:val="00FF2A25"/>
    <w:rsid w:val="00FF2E74"/>
    <w:rsid w:val="00FF3045"/>
    <w:rsid w:val="00FF315E"/>
    <w:rsid w:val="00FF32A9"/>
    <w:rsid w:val="00FF3414"/>
    <w:rsid w:val="00FF3454"/>
    <w:rsid w:val="00FF3BE4"/>
    <w:rsid w:val="00FF3C12"/>
    <w:rsid w:val="00FF3D62"/>
    <w:rsid w:val="00FF3E9D"/>
    <w:rsid w:val="00FF40BF"/>
    <w:rsid w:val="00FF415D"/>
    <w:rsid w:val="00FF41C9"/>
    <w:rsid w:val="00FF433B"/>
    <w:rsid w:val="00FF439B"/>
    <w:rsid w:val="00FF45D7"/>
    <w:rsid w:val="00FF470F"/>
    <w:rsid w:val="00FF4AC7"/>
    <w:rsid w:val="00FF4CB0"/>
    <w:rsid w:val="00FF4F36"/>
    <w:rsid w:val="00FF5436"/>
    <w:rsid w:val="00FF5533"/>
    <w:rsid w:val="00FF5666"/>
    <w:rsid w:val="00FF578A"/>
    <w:rsid w:val="00FF57F2"/>
    <w:rsid w:val="00FF5BC5"/>
    <w:rsid w:val="00FF5E97"/>
    <w:rsid w:val="00FF5EDC"/>
    <w:rsid w:val="00FF5F2B"/>
    <w:rsid w:val="00FF605D"/>
    <w:rsid w:val="00FF614B"/>
    <w:rsid w:val="00FF6466"/>
    <w:rsid w:val="00FF6664"/>
    <w:rsid w:val="00FF6C07"/>
    <w:rsid w:val="00FF6CF6"/>
    <w:rsid w:val="00FF6DA0"/>
    <w:rsid w:val="00FF7013"/>
    <w:rsid w:val="00FF7059"/>
    <w:rsid w:val="00FF723E"/>
    <w:rsid w:val="00FF724B"/>
    <w:rsid w:val="00FF754F"/>
    <w:rsid w:val="00FF7639"/>
    <w:rsid w:val="00FF7B33"/>
    <w:rsid w:val="00FF7C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03E365"/>
  <w15:docId w15:val="{B01478BD-1AF7-0948-8835-528D3109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qFormat="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iPriority="99"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3BC4"/>
    <w:pPr>
      <w:spacing w:line="312" w:lineRule="auto"/>
    </w:pPr>
    <w:rPr>
      <w:sz w:val="26"/>
    </w:rPr>
  </w:style>
  <w:style w:type="paragraph" w:styleId="Heading10">
    <w:name w:val="heading 1"/>
    <w:aliases w:val="H1,Chapter Title,1,Heading,H1-Heading 1,h1,Header 1,l1,Legal Line 1,head 1,Heading No. L1,list 1,II+,I,heading 1,Heading11,Heading12,Heading111,Heading13,Heading112,Heading14,Heading113,Heading121,Heading1111,Heading131,Heading1121,h11,Chapter"/>
    <w:basedOn w:val="Normal"/>
    <w:next w:val="Normal"/>
    <w:link w:val="Heading1Char"/>
    <w:uiPriority w:val="99"/>
    <w:qFormat/>
    <w:pPr>
      <w:keepNext/>
      <w:jc w:val="center"/>
      <w:outlineLvl w:val="0"/>
    </w:pPr>
    <w:rPr>
      <w:b/>
      <w:i/>
    </w:rPr>
  </w:style>
  <w:style w:type="paragraph" w:styleId="Heading2">
    <w:name w:val="heading 2"/>
    <w:aliases w:val="l2,H2,h21,Chapter Number/Appendix Letter,chn,h2,Level 2 Topic Heading,HD2,style2,2,2 headline,h,tieude 2,h21 Char Char,Heading 2 Char1,Heading 2 Char Char,l2 Char Char,H2 Char Char,l2 Char1,H2 Char1,h21 Char1,h2 Char1,II,III,Char"/>
    <w:basedOn w:val="Normal"/>
    <w:next w:val="Normal"/>
    <w:link w:val="Heading2Char"/>
    <w:uiPriority w:val="99"/>
    <w:qFormat/>
    <w:pPr>
      <w:keepNext/>
      <w:jc w:val="center"/>
      <w:outlineLvl w:val="1"/>
    </w:pPr>
    <w:rPr>
      <w:rFonts w:ascii=".VnTimeH" w:hAnsi=".VnTimeH"/>
      <w:b/>
      <w:sz w:val="48"/>
    </w:rPr>
  </w:style>
  <w:style w:type="paragraph" w:styleId="Heading3">
    <w:name w:val="heading 3"/>
    <w:aliases w:val="h3,h31,h31 Char,Heading 3 Char Char Char,Heading 3 Char Char,H3,d,Level 1 - 1,Section title,I.1.,Heading 3 tv,tieude 3,underlined Heading,proj3,proj31,proj32,proj33,proj34,proj35,proj36,proj37,proj38,proj39,proj310,proj311,proj312"/>
    <w:basedOn w:val="Normal"/>
    <w:next w:val="Normal"/>
    <w:link w:val="Heading3Char"/>
    <w:uiPriority w:val="99"/>
    <w:qFormat/>
    <w:pPr>
      <w:keepNext/>
      <w:jc w:val="center"/>
      <w:outlineLvl w:val="2"/>
    </w:pPr>
    <w:rPr>
      <w:b/>
      <w:sz w:val="32"/>
    </w:rPr>
  </w:style>
  <w:style w:type="paragraph" w:styleId="Heading4">
    <w:name w:val="heading 4"/>
    <w:basedOn w:val="Normal"/>
    <w:next w:val="Normal"/>
    <w:link w:val="Heading4Char"/>
    <w:uiPriority w:val="99"/>
    <w:qFormat/>
    <w:pPr>
      <w:keepNext/>
      <w:spacing w:before="240" w:after="240"/>
      <w:jc w:val="center"/>
      <w:outlineLvl w:val="3"/>
    </w:pPr>
    <w:rPr>
      <w:b/>
    </w:rPr>
  </w:style>
  <w:style w:type="paragraph" w:styleId="Heading5">
    <w:name w:val="heading 5"/>
    <w:basedOn w:val="Normal"/>
    <w:next w:val="Normal"/>
    <w:link w:val="Heading5Char"/>
    <w:uiPriority w:val="99"/>
    <w:qFormat/>
    <w:pPr>
      <w:keepNext/>
      <w:spacing w:before="120" w:after="120"/>
      <w:jc w:val="center"/>
      <w:outlineLvl w:val="4"/>
    </w:pPr>
    <w:rPr>
      <w:rFonts w:ascii=".VnArial" w:hAnsi=".VnArial"/>
      <w:b/>
      <w:bCs/>
      <w:sz w:val="16"/>
    </w:rPr>
  </w:style>
  <w:style w:type="paragraph" w:styleId="Heading6">
    <w:name w:val="heading 6"/>
    <w:aliases w:val="tvHeading6,ToolsHeading 6"/>
    <w:basedOn w:val="Normal"/>
    <w:next w:val="Normal"/>
    <w:link w:val="Heading6Char"/>
    <w:uiPriority w:val="99"/>
    <w:qFormat/>
    <w:rsid w:val="007801AA"/>
    <w:pPr>
      <w:keepNext/>
      <w:numPr>
        <w:numId w:val="2"/>
      </w:numPr>
      <w:spacing w:line="288" w:lineRule="auto"/>
      <w:ind w:left="357" w:hanging="357"/>
      <w:outlineLvl w:val="5"/>
    </w:pPr>
    <w:rPr>
      <w:b/>
      <w:lang w:val="x-none" w:eastAsia="x-none"/>
    </w:rPr>
  </w:style>
  <w:style w:type="paragraph" w:styleId="Heading7">
    <w:name w:val="heading 7"/>
    <w:basedOn w:val="Normal"/>
    <w:next w:val="Normal"/>
    <w:link w:val="Heading7Char"/>
    <w:uiPriority w:val="99"/>
    <w:qFormat/>
    <w:pPr>
      <w:keepNext/>
      <w:spacing w:line="288" w:lineRule="auto"/>
      <w:outlineLvl w:val="6"/>
    </w:pPr>
    <w:rPr>
      <w:b/>
      <w:bCs/>
    </w:rPr>
  </w:style>
  <w:style w:type="paragraph" w:styleId="Heading8">
    <w:name w:val="heading 8"/>
    <w:basedOn w:val="Normal"/>
    <w:next w:val="Normal"/>
    <w:link w:val="Heading8Char"/>
    <w:uiPriority w:val="99"/>
    <w:qFormat/>
    <w:rsid w:val="00852A13"/>
    <w:pPr>
      <w:tabs>
        <w:tab w:val="num" w:pos="2160"/>
      </w:tabs>
      <w:spacing w:before="240" w:after="60"/>
      <w:ind w:left="2160" w:hanging="1440"/>
      <w:jc w:val="both"/>
      <w:outlineLvl w:val="7"/>
    </w:pPr>
    <w:rPr>
      <w:i/>
      <w:iCs/>
    </w:rPr>
  </w:style>
  <w:style w:type="paragraph" w:styleId="Heading9">
    <w:name w:val="heading 9"/>
    <w:aliases w:val="Heading 9(unused)"/>
    <w:basedOn w:val="Normal"/>
    <w:next w:val="Normal"/>
    <w:link w:val="Heading9Char"/>
    <w:uiPriority w:val="99"/>
    <w:qFormat/>
    <w:rsid w:val="00175331"/>
    <w:pPr>
      <w:spacing w:before="240" w:after="60"/>
      <w:outlineLvl w:val="8"/>
    </w:pPr>
    <w:rPr>
      <w:rFonts w:ascii="Cambria" w:hAnsi="Cambria"/>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pPr>
      <w:jc w:val="center"/>
    </w:pPr>
    <w:rPr>
      <w:rFonts w:ascii=".VnAvantH" w:hAnsi=".VnAvantH"/>
      <w:b/>
    </w:rPr>
  </w:style>
  <w:style w:type="paragraph" w:styleId="Subtitle">
    <w:name w:val="Subtitle"/>
    <w:basedOn w:val="Normal"/>
    <w:link w:val="SubtitleChar"/>
    <w:uiPriority w:val="99"/>
    <w:qFormat/>
    <w:pPr>
      <w:jc w:val="center"/>
    </w:pPr>
    <w:rPr>
      <w:rFonts w:ascii=".VnArialH" w:hAnsi=".VnArialH"/>
      <w:b/>
    </w:rPr>
  </w:style>
  <w:style w:type="paragraph" w:styleId="Header">
    <w:name w:val="header"/>
    <w:basedOn w:val="Normal"/>
    <w:link w:val="HeaderChar"/>
    <w:pPr>
      <w:tabs>
        <w:tab w:val="center" w:pos="4320"/>
        <w:tab w:val="right" w:pos="8640"/>
      </w:tabs>
    </w:pPr>
    <w:rPr>
      <w:lang w:val="x-none" w:eastAsia="x-none"/>
    </w:rPr>
  </w:style>
  <w:style w:type="paragraph" w:styleId="Footer">
    <w:name w:val="footer"/>
    <w:basedOn w:val="Normal"/>
    <w:link w:val="FooterChar"/>
    <w:uiPriority w:val="99"/>
    <w:pPr>
      <w:tabs>
        <w:tab w:val="center" w:pos="4320"/>
        <w:tab w:val="right" w:pos="8640"/>
      </w:tabs>
    </w:pPr>
    <w:rPr>
      <w:lang w:val="x-none" w:eastAsia="x-none"/>
    </w:rPr>
  </w:style>
  <w:style w:type="character" w:styleId="PageNumber">
    <w:name w:val="page number"/>
    <w:basedOn w:val="DefaultParagraphFont"/>
    <w:uiPriority w:val="99"/>
  </w:style>
  <w:style w:type="paragraph" w:styleId="BodyText3">
    <w:name w:val="Body Text 3"/>
    <w:basedOn w:val="Normal"/>
    <w:link w:val="BodyText3Char"/>
    <w:uiPriority w:val="99"/>
    <w:pPr>
      <w:jc w:val="both"/>
    </w:pPr>
    <w:rPr>
      <w:rFonts w:ascii=".VnArial" w:hAnsi=".VnArial"/>
    </w:rPr>
  </w:style>
  <w:style w:type="paragraph" w:styleId="BodyText">
    <w:name w:val="Body Text"/>
    <w:basedOn w:val="Normal"/>
    <w:link w:val="BodyTextChar"/>
    <w:uiPriority w:val="99"/>
    <w:pPr>
      <w:jc w:val="both"/>
    </w:pPr>
    <w:rPr>
      <w:rFonts w:ascii=".VnArial" w:hAnsi=".VnArial"/>
      <w:lang w:val="x-none" w:eastAsia="x-none"/>
    </w:rPr>
  </w:style>
  <w:style w:type="paragraph" w:styleId="BodyText2">
    <w:name w:val="Body Text 2"/>
    <w:basedOn w:val="Normal"/>
    <w:link w:val="BodyText2Char"/>
    <w:uiPriority w:val="99"/>
    <w:pPr>
      <w:ind w:left="360"/>
      <w:jc w:val="both"/>
    </w:pPr>
    <w:rPr>
      <w:rFonts w:ascii=".VnArial" w:hAnsi=".VnArial"/>
    </w:rPr>
  </w:style>
  <w:style w:type="character" w:styleId="Strong">
    <w:name w:val="Strong"/>
    <w:uiPriority w:val="22"/>
    <w:qFormat/>
    <w:rPr>
      <w:b/>
    </w:rPr>
  </w:style>
  <w:style w:type="character" w:styleId="Hyperlink">
    <w:name w:val="Hyperlink"/>
    <w:aliases w:val="MuclucI"/>
    <w:uiPriority w:val="99"/>
    <w:rPr>
      <w:color w:val="0000FF"/>
      <w:u w:val="single"/>
    </w:rPr>
  </w:style>
  <w:style w:type="character" w:styleId="FollowedHyperlink">
    <w:name w:val="FollowedHyperlink"/>
    <w:uiPriority w:val="99"/>
    <w:rPr>
      <w:color w:val="800080"/>
      <w:u w:val="single"/>
    </w:rPr>
  </w:style>
  <w:style w:type="paragraph" w:customStyle="1" w:styleId="i">
    <w:name w:val="i"/>
    <w:basedOn w:val="Normal"/>
    <w:pPr>
      <w:numPr>
        <w:numId w:val="1"/>
      </w:numPr>
      <w:spacing w:before="120"/>
    </w:pPr>
    <w:rPr>
      <w:rFonts w:ascii=".VnTimeH" w:hAnsi=".VnTimeH"/>
      <w:b/>
    </w:rPr>
  </w:style>
  <w:style w:type="paragraph" w:styleId="DocumentMap">
    <w:name w:val="Document Map"/>
    <w:basedOn w:val="Normal"/>
    <w:semiHidden/>
    <w:pPr>
      <w:shd w:val="clear" w:color="auto" w:fill="000080"/>
    </w:pPr>
    <w:rPr>
      <w:rFonts w:ascii="Tahoma" w:hAnsi="Tahoma" w:cs="Tahoma"/>
      <w:sz w:val="20"/>
    </w:rPr>
  </w:style>
  <w:style w:type="paragraph" w:customStyle="1" w:styleId="tvHeading1">
    <w:name w:val="tvHeading 1"/>
    <w:basedOn w:val="Normal"/>
    <w:link w:val="tvHeading1Char"/>
    <w:autoRedefine/>
    <w:qFormat/>
    <w:rsid w:val="00BD3636"/>
    <w:pPr>
      <w:numPr>
        <w:numId w:val="4"/>
      </w:numPr>
      <w:spacing w:before="120" w:after="120"/>
      <w:outlineLvl w:val="1"/>
    </w:pPr>
    <w:rPr>
      <w:b/>
      <w:color w:val="800000"/>
      <w:lang w:val="x-none" w:eastAsia="x-none"/>
    </w:rPr>
  </w:style>
  <w:style w:type="paragraph" w:customStyle="1" w:styleId="tvHeading11">
    <w:name w:val="tvHeading 1.1"/>
    <w:basedOn w:val="Normal"/>
    <w:link w:val="tvHeading11Char"/>
    <w:autoRedefine/>
    <w:qFormat/>
    <w:rsid w:val="00B96544"/>
    <w:pPr>
      <w:numPr>
        <w:ilvl w:val="1"/>
        <w:numId w:val="4"/>
      </w:numPr>
      <w:spacing w:before="120" w:after="120"/>
      <w:outlineLvl w:val="2"/>
    </w:pPr>
    <w:rPr>
      <w:b/>
      <w:color w:val="000066"/>
      <w:lang w:val="x-none" w:eastAsia="x-none"/>
    </w:rPr>
  </w:style>
  <w:style w:type="character" w:customStyle="1" w:styleId="tvHeading1Char">
    <w:name w:val="tvHeading 1 Char"/>
    <w:link w:val="tvHeading1"/>
    <w:rsid w:val="00BD3636"/>
    <w:rPr>
      <w:b/>
      <w:color w:val="800000"/>
      <w:sz w:val="26"/>
      <w:lang w:val="x-none" w:eastAsia="x-none"/>
    </w:rPr>
  </w:style>
  <w:style w:type="paragraph" w:styleId="CommentText">
    <w:name w:val="annotation text"/>
    <w:basedOn w:val="Normal"/>
    <w:link w:val="CommentTextChar1"/>
    <w:autoRedefine/>
    <w:uiPriority w:val="99"/>
    <w:qFormat/>
    <w:rsid w:val="007F4FF4"/>
    <w:rPr>
      <w:lang w:val="vi-VN"/>
    </w:rPr>
  </w:style>
  <w:style w:type="paragraph" w:customStyle="1" w:styleId="tvTable-row1">
    <w:name w:val="tvTable-row1"/>
    <w:basedOn w:val="Normal"/>
    <w:rsid w:val="00A20D80"/>
    <w:pPr>
      <w:keepLines/>
      <w:spacing w:before="120" w:after="120"/>
      <w:jc w:val="center"/>
    </w:pPr>
    <w:rPr>
      <w:b/>
      <w:bCs/>
      <w:color w:val="6E2500"/>
    </w:rPr>
  </w:style>
  <w:style w:type="paragraph" w:customStyle="1" w:styleId="tvHeading111">
    <w:name w:val="tvHeading 1.1.1"/>
    <w:basedOn w:val="Normal"/>
    <w:link w:val="tvHeading111Char"/>
    <w:autoRedefine/>
    <w:qFormat/>
    <w:rsid w:val="008057EC"/>
    <w:pPr>
      <w:numPr>
        <w:ilvl w:val="2"/>
        <w:numId w:val="4"/>
      </w:numPr>
      <w:spacing w:before="120" w:after="120"/>
      <w:outlineLvl w:val="3"/>
    </w:pPr>
    <w:rPr>
      <w:i/>
      <w:lang w:eastAsia="x-none"/>
    </w:rPr>
  </w:style>
  <w:style w:type="paragraph" w:customStyle="1" w:styleId="tvBestPractiseGreen">
    <w:name w:val="tvBestPractise+ Green"/>
    <w:basedOn w:val="Normal"/>
    <w:rsid w:val="007C1DBB"/>
    <w:pPr>
      <w:spacing w:before="120" w:after="120"/>
      <w:jc w:val="both"/>
    </w:pPr>
    <w:rPr>
      <w:i/>
      <w:iCs/>
      <w:color w:val="008000"/>
    </w:rPr>
  </w:style>
  <w:style w:type="paragraph" w:styleId="TOC1">
    <w:name w:val="toc 1"/>
    <w:basedOn w:val="Normal"/>
    <w:next w:val="Normal"/>
    <w:autoRedefine/>
    <w:uiPriority w:val="39"/>
    <w:qFormat/>
    <w:rsid w:val="00C656EF"/>
    <w:pPr>
      <w:tabs>
        <w:tab w:val="left" w:pos="475"/>
        <w:tab w:val="right" w:leader="dot" w:pos="9630"/>
      </w:tabs>
      <w:spacing w:line="360" w:lineRule="auto"/>
    </w:pPr>
    <w:rPr>
      <w:b/>
      <w:color w:val="800000"/>
      <w:kern w:val="16"/>
      <w:position w:val="-6"/>
    </w:rPr>
  </w:style>
  <w:style w:type="paragraph" w:styleId="TOC2">
    <w:name w:val="toc 2"/>
    <w:basedOn w:val="Normal"/>
    <w:next w:val="Normal"/>
    <w:autoRedefine/>
    <w:uiPriority w:val="39"/>
    <w:qFormat/>
    <w:rsid w:val="00B6446B"/>
    <w:pPr>
      <w:spacing w:line="360" w:lineRule="auto"/>
      <w:ind w:left="245"/>
    </w:pPr>
  </w:style>
  <w:style w:type="paragraph" w:styleId="TOC3">
    <w:name w:val="toc 3"/>
    <w:basedOn w:val="Normal"/>
    <w:next w:val="Normal"/>
    <w:autoRedefine/>
    <w:uiPriority w:val="39"/>
    <w:qFormat/>
    <w:rsid w:val="00B6446B"/>
    <w:pPr>
      <w:spacing w:line="360" w:lineRule="auto"/>
      <w:ind w:left="475"/>
    </w:pPr>
  </w:style>
  <w:style w:type="paragraph" w:customStyle="1" w:styleId="HeadingLv1">
    <w:name w:val="Heading Lv1"/>
    <w:basedOn w:val="Normal"/>
    <w:autoRedefine/>
    <w:rsid w:val="00B6446B"/>
    <w:pPr>
      <w:keepLines/>
      <w:spacing w:before="80" w:after="80"/>
      <w:jc w:val="center"/>
    </w:pPr>
    <w:rPr>
      <w:b/>
      <w:bCs/>
      <w:color w:val="6E2500"/>
      <w:sz w:val="22"/>
    </w:rPr>
  </w:style>
  <w:style w:type="paragraph" w:customStyle="1" w:styleId="tvNote">
    <w:name w:val="tvNote"/>
    <w:basedOn w:val="Normal"/>
    <w:link w:val="tvNoteChar"/>
    <w:autoRedefine/>
    <w:rsid w:val="006D3A92"/>
    <w:pPr>
      <w:spacing w:before="120" w:after="120"/>
      <w:jc w:val="center"/>
    </w:pPr>
    <w:rPr>
      <w:i/>
      <w:iCs/>
      <w:color w:val="0000FF"/>
      <w:lang w:val="x-none" w:eastAsia="x-none"/>
    </w:rPr>
  </w:style>
  <w:style w:type="paragraph" w:styleId="NormalWeb">
    <w:name w:val="Normal (Web)"/>
    <w:basedOn w:val="Normal"/>
    <w:uiPriority w:val="99"/>
    <w:rsid w:val="00EC5409"/>
  </w:style>
  <w:style w:type="paragraph" w:styleId="BalloonText">
    <w:name w:val="Balloon Text"/>
    <w:basedOn w:val="Normal"/>
    <w:link w:val="BalloonTextChar"/>
    <w:uiPriority w:val="99"/>
    <w:rsid w:val="009F75C9"/>
    <w:rPr>
      <w:rFonts w:ascii="Tahoma" w:hAnsi="Tahoma"/>
      <w:sz w:val="16"/>
      <w:szCs w:val="16"/>
      <w:lang w:val="x-none" w:eastAsia="x-none"/>
    </w:rPr>
  </w:style>
  <w:style w:type="character" w:customStyle="1" w:styleId="BalloonTextChar">
    <w:name w:val="Balloon Text Char"/>
    <w:link w:val="BalloonText"/>
    <w:uiPriority w:val="99"/>
    <w:rsid w:val="009F75C9"/>
    <w:rPr>
      <w:rFonts w:ascii="Tahoma" w:hAnsi="Tahoma" w:cs="Tahoma"/>
      <w:sz w:val="16"/>
      <w:szCs w:val="16"/>
    </w:rPr>
  </w:style>
  <w:style w:type="character" w:customStyle="1" w:styleId="HeaderChar">
    <w:name w:val="Header Char"/>
    <w:link w:val="Header"/>
    <w:rsid w:val="00BE7477"/>
    <w:rPr>
      <w:sz w:val="24"/>
    </w:rPr>
  </w:style>
  <w:style w:type="paragraph" w:styleId="BodyTextIndent2">
    <w:name w:val="Body Text Indent 2"/>
    <w:basedOn w:val="Normal"/>
    <w:link w:val="BodyTextIndent2Char"/>
    <w:uiPriority w:val="99"/>
    <w:rsid w:val="00290ECF"/>
    <w:pPr>
      <w:spacing w:after="120" w:line="480" w:lineRule="auto"/>
      <w:ind w:left="360"/>
    </w:pPr>
    <w:rPr>
      <w:lang w:val="x-none" w:eastAsia="x-none"/>
    </w:rPr>
  </w:style>
  <w:style w:type="character" w:customStyle="1" w:styleId="BodyTextIndent2Char">
    <w:name w:val="Body Text Indent 2 Char"/>
    <w:link w:val="BodyTextIndent2"/>
    <w:uiPriority w:val="99"/>
    <w:rsid w:val="00290ECF"/>
    <w:rPr>
      <w:sz w:val="24"/>
    </w:rPr>
  </w:style>
  <w:style w:type="paragraph" w:customStyle="1" w:styleId="tvPname">
    <w:name w:val="tvPname"/>
    <w:basedOn w:val="Normal"/>
    <w:rsid w:val="00290ECF"/>
    <w:pPr>
      <w:widowControl w:val="0"/>
      <w:spacing w:before="3000" w:line="360" w:lineRule="auto"/>
      <w:jc w:val="center"/>
    </w:pPr>
    <w:rPr>
      <w:b/>
      <w:bCs/>
      <w:color w:val="003300"/>
      <w:spacing w:val="30"/>
      <w:sz w:val="40"/>
      <w:szCs w:val="32"/>
    </w:rPr>
  </w:style>
  <w:style w:type="paragraph" w:customStyle="1" w:styleId="tvPtype">
    <w:name w:val="tvPtype"/>
    <w:basedOn w:val="Normal"/>
    <w:rsid w:val="00290ECF"/>
    <w:pPr>
      <w:widowControl w:val="0"/>
      <w:spacing w:before="120"/>
      <w:jc w:val="center"/>
    </w:pPr>
    <w:rPr>
      <w:b/>
      <w:bCs/>
      <w:i/>
      <w:iCs/>
      <w:color w:val="6E2500"/>
      <w:spacing w:val="30"/>
      <w:sz w:val="40"/>
      <w:szCs w:val="32"/>
    </w:rPr>
  </w:style>
  <w:style w:type="paragraph" w:customStyle="1" w:styleId="Body1">
    <w:name w:val="Body1"/>
    <w:basedOn w:val="Normal"/>
    <w:rsid w:val="009D4840"/>
    <w:pPr>
      <w:keepNext/>
      <w:spacing w:line="360" w:lineRule="auto"/>
      <w:ind w:left="792"/>
      <w:jc w:val="both"/>
    </w:pPr>
  </w:style>
  <w:style w:type="paragraph" w:styleId="Caption">
    <w:name w:val="caption"/>
    <w:aliases w:val="Picture"/>
    <w:basedOn w:val="Normal"/>
    <w:next w:val="Normal"/>
    <w:uiPriority w:val="99"/>
    <w:qFormat/>
    <w:rsid w:val="009D4840"/>
    <w:pPr>
      <w:spacing w:before="120"/>
      <w:ind w:left="720"/>
      <w:jc w:val="center"/>
    </w:pPr>
    <w:rPr>
      <w:b/>
      <w:bCs/>
      <w:snapToGrid w:val="0"/>
      <w:color w:val="000000"/>
      <w:sz w:val="28"/>
    </w:rPr>
  </w:style>
  <w:style w:type="character" w:customStyle="1" w:styleId="Heading9Char">
    <w:name w:val="Heading 9 Char"/>
    <w:aliases w:val="Heading 9(unused) Char"/>
    <w:link w:val="Heading9"/>
    <w:uiPriority w:val="99"/>
    <w:rsid w:val="00175331"/>
    <w:rPr>
      <w:rFonts w:ascii="Cambria" w:eastAsia="Times New Roman" w:hAnsi="Cambria" w:cs="Times New Roman"/>
      <w:sz w:val="22"/>
      <w:szCs w:val="22"/>
    </w:rPr>
  </w:style>
  <w:style w:type="paragraph" w:customStyle="1" w:styleId="StyleTahoma11ptJustifiedBefore6pt">
    <w:name w:val="Style Tahoma 11 pt Justified Before:  6 pt"/>
    <w:basedOn w:val="Normal"/>
    <w:rsid w:val="00A257B8"/>
    <w:pPr>
      <w:suppressAutoHyphens/>
      <w:spacing w:before="120"/>
      <w:jc w:val="both"/>
    </w:pPr>
    <w:rPr>
      <w:rFonts w:ascii="Tahoma" w:hAnsi="Tahoma"/>
      <w:lang w:val="en-AU"/>
    </w:rPr>
  </w:style>
  <w:style w:type="paragraph" w:customStyle="1" w:styleId="Style1">
    <w:name w:val="Style1"/>
    <w:basedOn w:val="Normal"/>
    <w:link w:val="Style1Char"/>
    <w:uiPriority w:val="99"/>
    <w:qFormat/>
    <w:rsid w:val="00A06513"/>
    <w:pPr>
      <w:spacing w:line="360" w:lineRule="auto"/>
    </w:pPr>
    <w:rPr>
      <w:b/>
      <w:lang w:val="x-none" w:eastAsia="x-none"/>
    </w:rPr>
  </w:style>
  <w:style w:type="paragraph" w:styleId="ListBullet2">
    <w:name w:val="List Bullet 2"/>
    <w:basedOn w:val="Normal"/>
    <w:autoRedefine/>
    <w:rsid w:val="00F66BDE"/>
    <w:pPr>
      <w:keepLines/>
      <w:numPr>
        <w:numId w:val="3"/>
      </w:numPr>
      <w:ind w:left="720"/>
      <w:jc w:val="both"/>
    </w:pPr>
    <w:rPr>
      <w:lang w:val="en-GB"/>
    </w:rPr>
  </w:style>
  <w:style w:type="character" w:customStyle="1" w:styleId="Style1Char">
    <w:name w:val="Style1 Char"/>
    <w:link w:val="Style1"/>
    <w:rsid w:val="00A06513"/>
    <w:rPr>
      <w:b/>
      <w:sz w:val="24"/>
    </w:rPr>
  </w:style>
  <w:style w:type="paragraph" w:styleId="Date">
    <w:name w:val="Date"/>
    <w:basedOn w:val="Normal"/>
    <w:next w:val="Normal"/>
    <w:link w:val="DateChar"/>
    <w:rsid w:val="00F66BDE"/>
    <w:pPr>
      <w:keepLines/>
    </w:pPr>
    <w:rPr>
      <w:lang w:val="en-GB" w:eastAsia="x-none"/>
    </w:rPr>
  </w:style>
  <w:style w:type="character" w:customStyle="1" w:styleId="DateChar">
    <w:name w:val="Date Char"/>
    <w:link w:val="Date"/>
    <w:rsid w:val="00F66BDE"/>
    <w:rPr>
      <w:sz w:val="24"/>
      <w:szCs w:val="24"/>
      <w:lang w:val="en-GB"/>
    </w:rPr>
  </w:style>
  <w:style w:type="paragraph" w:customStyle="1" w:styleId="DefaultParagraphFontParaCharCharCharCharChar">
    <w:name w:val="Default Paragraph Font Para Char Char Char Char Char"/>
    <w:autoRedefine/>
    <w:rsid w:val="00F66BDE"/>
    <w:pPr>
      <w:tabs>
        <w:tab w:val="left" w:pos="1152"/>
      </w:tabs>
      <w:spacing w:before="120"/>
    </w:pPr>
  </w:style>
  <w:style w:type="table" w:styleId="TableGrid">
    <w:name w:val="Table Grid"/>
    <w:basedOn w:val="TableNormal"/>
    <w:uiPriority w:val="39"/>
    <w:rsid w:val="002B2F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Bold">
    <w:name w:val="NBold"/>
    <w:basedOn w:val="Normal"/>
    <w:link w:val="NBoldChar"/>
    <w:qFormat/>
    <w:rsid w:val="002B2FBF"/>
    <w:rPr>
      <w:b/>
      <w:szCs w:val="26"/>
      <w:lang w:val="x-none" w:eastAsia="x-none"/>
    </w:rPr>
  </w:style>
  <w:style w:type="character" w:customStyle="1" w:styleId="NBoldChar">
    <w:name w:val="NBold Char"/>
    <w:link w:val="NBold"/>
    <w:rsid w:val="002B2FBF"/>
    <w:rPr>
      <w:b/>
      <w:sz w:val="26"/>
      <w:szCs w:val="26"/>
    </w:rPr>
  </w:style>
  <w:style w:type="character" w:customStyle="1" w:styleId="tvHeading11Char">
    <w:name w:val="tvHeading 1.1 Char"/>
    <w:link w:val="tvHeading11"/>
    <w:rsid w:val="00B96544"/>
    <w:rPr>
      <w:b/>
      <w:color w:val="000066"/>
      <w:sz w:val="26"/>
      <w:lang w:val="x-none" w:eastAsia="x-none"/>
    </w:rPr>
  </w:style>
  <w:style w:type="paragraph" w:customStyle="1" w:styleId="tvHeading1111">
    <w:name w:val="tvHeading 1.1.1.1"/>
    <w:basedOn w:val="Normal"/>
    <w:link w:val="tvHeading1111Char"/>
    <w:qFormat/>
    <w:rsid w:val="00DA50FF"/>
    <w:pPr>
      <w:numPr>
        <w:ilvl w:val="3"/>
        <w:numId w:val="4"/>
      </w:numPr>
      <w:spacing w:line="360" w:lineRule="auto"/>
      <w:outlineLvl w:val="4"/>
    </w:pPr>
    <w:rPr>
      <w:i/>
      <w:lang w:val="x-none" w:eastAsia="x-none"/>
    </w:rPr>
  </w:style>
  <w:style w:type="character" w:customStyle="1" w:styleId="tvHeading111Char">
    <w:name w:val="tvHeading 1.1.1 Char"/>
    <w:link w:val="tvHeading111"/>
    <w:rsid w:val="008057EC"/>
    <w:rPr>
      <w:i/>
      <w:sz w:val="26"/>
      <w:lang w:eastAsia="x-none"/>
    </w:rPr>
  </w:style>
  <w:style w:type="character" w:customStyle="1" w:styleId="LightGrid-Accent3Char">
    <w:name w:val="Light Grid - Accent 3 Char"/>
    <w:aliases w:val="lp1 Char,List Paragraph1 Char,lp11 Char,List Paragraph 1 Char,My checklist Char,bullet Char,List Paragraph2 Char,level 1 Char,Colorful List - Accent 11 Char,CONTENT Char,Bullet L1 Char,List Paragraph11 Char,Dau trang Char"/>
    <w:link w:val="LightGrid-Accent31"/>
    <w:uiPriority w:val="34"/>
    <w:qFormat/>
    <w:rsid w:val="003C6F24"/>
    <w:rPr>
      <w:sz w:val="24"/>
    </w:rPr>
  </w:style>
  <w:style w:type="paragraph" w:customStyle="1" w:styleId="LightGrid-Accent31">
    <w:name w:val="Light Grid - Accent 31"/>
    <w:aliases w:val="lp1,List Paragraph1,lp11,List Paragraph 1,My checklist,bullet,List Paragraph2,level 1,Colorful List - Accent 11,CONTENT,Bullet L1,List Paragraph11,Dau trang,HAI_L1,HV_LIST1,List Paragraph Char Char,Number_1,SGLText List Paragrap"/>
    <w:basedOn w:val="Normal"/>
    <w:link w:val="LightGrid-Accent3Char"/>
    <w:qFormat/>
    <w:rsid w:val="004E6AA5"/>
    <w:pPr>
      <w:ind w:left="720"/>
    </w:pPr>
    <w:rPr>
      <w:lang w:val="x-none" w:eastAsia="x-none"/>
    </w:rPr>
  </w:style>
  <w:style w:type="character" w:customStyle="1" w:styleId="tvHeading1111Char">
    <w:name w:val="tvHeading 1.1.1.1 Char"/>
    <w:link w:val="tvHeading1111"/>
    <w:rsid w:val="00DA50FF"/>
    <w:rPr>
      <w:i/>
      <w:sz w:val="26"/>
      <w:lang w:val="x-none" w:eastAsia="x-none"/>
    </w:rPr>
  </w:style>
  <w:style w:type="character" w:customStyle="1" w:styleId="FooterChar">
    <w:name w:val="Footer Char"/>
    <w:link w:val="Footer"/>
    <w:uiPriority w:val="99"/>
    <w:rsid w:val="00CE26C2"/>
    <w:rPr>
      <w:sz w:val="24"/>
    </w:rPr>
  </w:style>
  <w:style w:type="paragraph" w:customStyle="1" w:styleId="style54">
    <w:name w:val="style54"/>
    <w:basedOn w:val="Normal"/>
    <w:rsid w:val="009B2F73"/>
    <w:pPr>
      <w:spacing w:before="100" w:beforeAutospacing="1" w:after="100" w:afterAutospacing="1"/>
    </w:pPr>
  </w:style>
  <w:style w:type="character" w:customStyle="1" w:styleId="style4">
    <w:name w:val="style4"/>
    <w:basedOn w:val="DefaultParagraphFont"/>
    <w:rsid w:val="009B2F73"/>
  </w:style>
  <w:style w:type="paragraph" w:customStyle="1" w:styleId="tvs-bullet1">
    <w:name w:val="tvs-bullet1"/>
    <w:basedOn w:val="Normal"/>
    <w:rsid w:val="006D0CDB"/>
    <w:pPr>
      <w:numPr>
        <w:ilvl w:val="2"/>
        <w:numId w:val="5"/>
      </w:numPr>
      <w:spacing w:before="120"/>
      <w:jc w:val="both"/>
    </w:pPr>
  </w:style>
  <w:style w:type="paragraph" w:customStyle="1" w:styleId="tvs-bullet2">
    <w:name w:val="tvs-bullet2"/>
    <w:basedOn w:val="Normal"/>
    <w:link w:val="tvs-bullet2Char"/>
    <w:rsid w:val="006D0CDB"/>
    <w:pPr>
      <w:numPr>
        <w:ilvl w:val="1"/>
        <w:numId w:val="5"/>
      </w:numPr>
      <w:spacing w:before="120"/>
      <w:jc w:val="both"/>
    </w:pPr>
    <w:rPr>
      <w:lang w:val="x-none" w:eastAsia="x-none"/>
    </w:rPr>
  </w:style>
  <w:style w:type="paragraph" w:customStyle="1" w:styleId="ListDash">
    <w:name w:val="List Dash"/>
    <w:basedOn w:val="Normal"/>
    <w:qFormat/>
    <w:rsid w:val="00DB1734"/>
    <w:pPr>
      <w:tabs>
        <w:tab w:val="num" w:pos="357"/>
      </w:tabs>
      <w:spacing w:before="60" w:after="60" w:line="300" w:lineRule="exact"/>
      <w:ind w:left="720" w:hanging="363"/>
      <w:jc w:val="both"/>
    </w:pPr>
    <w:rPr>
      <w:rFonts w:eastAsia="SimSun"/>
      <w:lang w:eastAsia="zh-CN"/>
    </w:rPr>
  </w:style>
  <w:style w:type="paragraph" w:styleId="ListBullet3">
    <w:name w:val="List Bullet 3"/>
    <w:basedOn w:val="Normal"/>
    <w:rsid w:val="0012095C"/>
    <w:pPr>
      <w:numPr>
        <w:numId w:val="7"/>
      </w:numPr>
      <w:contextualSpacing/>
    </w:pPr>
  </w:style>
  <w:style w:type="paragraph" w:styleId="NormalIndent0">
    <w:name w:val="Normal Indent"/>
    <w:basedOn w:val="Normal"/>
    <w:autoRedefine/>
    <w:rsid w:val="00C2205B"/>
    <w:pPr>
      <w:spacing w:before="120"/>
      <w:jc w:val="right"/>
    </w:pPr>
    <w:rPr>
      <w:rFonts w:ascii=".VnTime" w:hAnsi=".VnTime"/>
      <w:b/>
      <w:bCs/>
      <w:i/>
      <w:iCs/>
    </w:rPr>
  </w:style>
  <w:style w:type="paragraph" w:customStyle="1" w:styleId="NormalDam">
    <w:name w:val="NormalDam"/>
    <w:basedOn w:val="Normal"/>
    <w:autoRedefine/>
    <w:rsid w:val="00C2205B"/>
    <w:pPr>
      <w:spacing w:before="120" w:after="60"/>
      <w:ind w:firstLine="360"/>
    </w:pPr>
    <w:rPr>
      <w:rFonts w:ascii=".VnTime" w:hAnsi=".VnTime"/>
      <w:b/>
      <w:bCs/>
      <w:i/>
      <w:u w:val="single"/>
    </w:rPr>
  </w:style>
  <w:style w:type="paragraph" w:customStyle="1" w:styleId="body10">
    <w:name w:val="body1"/>
    <w:basedOn w:val="Normal"/>
    <w:link w:val="body1Char"/>
    <w:rsid w:val="00C2205B"/>
    <w:pPr>
      <w:spacing w:before="120" w:line="300" w:lineRule="atLeast"/>
      <w:ind w:left="2880" w:firstLine="360"/>
      <w:jc w:val="both"/>
    </w:pPr>
    <w:rPr>
      <w:rFonts w:ascii=".VnTime" w:hAnsi=".VnTime"/>
      <w:lang w:val="en-GB"/>
    </w:rPr>
  </w:style>
  <w:style w:type="character" w:customStyle="1" w:styleId="body1Char">
    <w:name w:val="body1 Char"/>
    <w:link w:val="body10"/>
    <w:rsid w:val="00C2205B"/>
    <w:rPr>
      <w:rFonts w:ascii=".VnTime" w:hAnsi=".VnTime"/>
      <w:sz w:val="24"/>
      <w:lang w:val="en-GB" w:eastAsia="en-US"/>
    </w:rPr>
  </w:style>
  <w:style w:type="character" w:customStyle="1" w:styleId="apple-style-span">
    <w:name w:val="apple-style-span"/>
    <w:basedOn w:val="DefaultParagraphFont"/>
    <w:rsid w:val="00F639C6"/>
  </w:style>
  <w:style w:type="paragraph" w:customStyle="1" w:styleId="Default">
    <w:name w:val="Default"/>
    <w:rsid w:val="00F63F04"/>
    <w:pPr>
      <w:autoSpaceDE w:val="0"/>
      <w:autoSpaceDN w:val="0"/>
      <w:adjustRightInd w:val="0"/>
    </w:pPr>
    <w:rPr>
      <w:rFonts w:ascii="Symbol" w:hAnsi="Symbol" w:cs="Symbol"/>
      <w:color w:val="000000"/>
    </w:rPr>
  </w:style>
  <w:style w:type="paragraph" w:customStyle="1" w:styleId="MediumGrid2-Accent11">
    <w:name w:val="Medium Grid 2 - Accent 11"/>
    <w:basedOn w:val="Default"/>
    <w:next w:val="Default"/>
    <w:uiPriority w:val="1"/>
    <w:qFormat/>
    <w:rsid w:val="00F63F04"/>
    <w:pPr>
      <w:spacing w:before="60"/>
    </w:pPr>
    <w:rPr>
      <w:rFonts w:cs="Times New Roman"/>
      <w:color w:val="auto"/>
    </w:rPr>
  </w:style>
  <w:style w:type="character" w:customStyle="1" w:styleId="Heading3Char">
    <w:name w:val="Heading 3 Char"/>
    <w:aliases w:val="h3 Char,h31 Char1,h31 Char Char,Heading 3 Char Char Char Char,Heading 3 Char Char Char1,H3 Char,d Char,Level 1 - 1 Char,Section title Char,I.1. Char,Heading 3 tv Char,tieude 3 Char,underlined Heading Char,proj3 Char,proj31 Char"/>
    <w:link w:val="Heading3"/>
    <w:uiPriority w:val="99"/>
    <w:rsid w:val="003613D0"/>
    <w:rPr>
      <w:b/>
      <w:sz w:val="32"/>
      <w:lang w:val="en-US" w:eastAsia="en-US"/>
    </w:rPr>
  </w:style>
  <w:style w:type="paragraph" w:customStyle="1" w:styleId="Normal12pt">
    <w:name w:val="Normal + 12 pt"/>
    <w:aliases w:val="Italic,Italic Char,Normal + 12 pt Char,Normal + (Asian) .VnTime"/>
    <w:basedOn w:val="Normal"/>
    <w:rsid w:val="00FF605D"/>
    <w:pPr>
      <w:numPr>
        <w:numId w:val="8"/>
      </w:numPr>
      <w:jc w:val="both"/>
    </w:pPr>
    <w:rPr>
      <w:i/>
      <w:iCs/>
      <w:color w:val="000000"/>
    </w:rPr>
  </w:style>
  <w:style w:type="character" w:customStyle="1" w:styleId="Heading8Char">
    <w:name w:val="Heading 8 Char"/>
    <w:link w:val="Heading8"/>
    <w:uiPriority w:val="99"/>
    <w:rsid w:val="00852A13"/>
    <w:rPr>
      <w:i/>
      <w:iCs/>
      <w:sz w:val="26"/>
      <w:szCs w:val="24"/>
      <w:lang w:val="en-US" w:eastAsia="en-US"/>
    </w:rPr>
  </w:style>
  <w:style w:type="character" w:customStyle="1" w:styleId="Heading2Char">
    <w:name w:val="Heading 2 Char"/>
    <w:aliases w:val="l2 Char,H2 Char,h21 Char,Chapter Number/Appendix Letter Char,chn Char,h2 Char,Level 2 Topic Heading Char,HD2 Char,style2 Char,2 Char,2 headline Char,h Char,tieude 2 Char,h21 Char Char Char,Heading 2 Char1 Char,Heading 2 Char Char Char"/>
    <w:link w:val="Heading2"/>
    <w:uiPriority w:val="99"/>
    <w:rsid w:val="00852A13"/>
    <w:rPr>
      <w:rFonts w:ascii=".VnTimeH" w:hAnsi=".VnTimeH"/>
      <w:b/>
      <w:sz w:val="48"/>
      <w:lang w:val="en-US" w:eastAsia="en-US"/>
    </w:rPr>
  </w:style>
  <w:style w:type="paragraph" w:customStyle="1" w:styleId="WZBullet2">
    <w:name w:val="WZ_Bullet2"/>
    <w:basedOn w:val="Normal"/>
    <w:uiPriority w:val="99"/>
    <w:rsid w:val="00837001"/>
    <w:pPr>
      <w:keepNext/>
      <w:keepLines/>
      <w:numPr>
        <w:ilvl w:val="1"/>
        <w:numId w:val="9"/>
      </w:numPr>
      <w:tabs>
        <w:tab w:val="clear" w:pos="1170"/>
      </w:tabs>
      <w:spacing w:after="120" w:line="288" w:lineRule="auto"/>
      <w:ind w:left="720"/>
      <w:jc w:val="both"/>
    </w:pPr>
    <w:rPr>
      <w:szCs w:val="26"/>
    </w:rPr>
  </w:style>
  <w:style w:type="paragraph" w:customStyle="1" w:styleId="WZNumBul1">
    <w:name w:val="WZ_NumBul1"/>
    <w:basedOn w:val="Normal"/>
    <w:uiPriority w:val="99"/>
    <w:rsid w:val="00852A13"/>
    <w:pPr>
      <w:keepNext/>
      <w:keepLines/>
      <w:numPr>
        <w:ilvl w:val="2"/>
        <w:numId w:val="9"/>
      </w:numPr>
      <w:tabs>
        <w:tab w:val="num" w:pos="720"/>
      </w:tabs>
      <w:spacing w:before="120" w:after="120" w:line="288" w:lineRule="auto"/>
      <w:ind w:left="720"/>
      <w:jc w:val="both"/>
    </w:pPr>
    <w:rPr>
      <w:rFonts w:ascii="Arial" w:hAnsi="Arial" w:cs="Arial"/>
      <w:szCs w:val="22"/>
    </w:rPr>
  </w:style>
  <w:style w:type="numbering" w:customStyle="1" w:styleId="StyleBulleted">
    <w:name w:val="Style Bulleted"/>
    <w:rsid w:val="00852A13"/>
    <w:pPr>
      <w:numPr>
        <w:numId w:val="6"/>
      </w:numPr>
    </w:pPr>
  </w:style>
  <w:style w:type="paragraph" w:customStyle="1" w:styleId="tvs-bullet3">
    <w:name w:val="tvs-bullet3"/>
    <w:basedOn w:val="Normal"/>
    <w:qFormat/>
    <w:rsid w:val="00852A13"/>
    <w:pPr>
      <w:tabs>
        <w:tab w:val="num" w:pos="1440"/>
      </w:tabs>
      <w:spacing w:before="120" w:line="288" w:lineRule="auto"/>
      <w:ind w:left="1440" w:hanging="360"/>
      <w:jc w:val="both"/>
    </w:pPr>
  </w:style>
  <w:style w:type="character" w:customStyle="1" w:styleId="tvs-bullet2Char">
    <w:name w:val="tvs-bullet2 Char"/>
    <w:link w:val="tvs-bullet2"/>
    <w:locked/>
    <w:rsid w:val="00852A13"/>
    <w:rPr>
      <w:sz w:val="26"/>
      <w:lang w:val="x-none" w:eastAsia="x-none"/>
    </w:rPr>
  </w:style>
  <w:style w:type="character" w:customStyle="1" w:styleId="Heading1Char">
    <w:name w:val="Heading 1 Char"/>
    <w:aliases w:val="H1 Char,Chapter Title Char,1 Char,Heading Char,H1-Heading 1 Char,h1 Char,Header 1 Char,l1 Char,Legal Line 1 Char,head 1 Char,Heading No. L1 Char,list 1 Char,II+ Char,I Char,heading 1 Char,Heading11 Char,Heading12 Char,Heading111 Char"/>
    <w:link w:val="Heading10"/>
    <w:uiPriority w:val="99"/>
    <w:rsid w:val="00852A13"/>
    <w:rPr>
      <w:b/>
      <w:i/>
      <w:sz w:val="24"/>
      <w:lang w:val="en-US" w:eastAsia="en-US"/>
    </w:rPr>
  </w:style>
  <w:style w:type="character" w:customStyle="1" w:styleId="Heading4Char">
    <w:name w:val="Heading 4 Char"/>
    <w:link w:val="Heading4"/>
    <w:uiPriority w:val="99"/>
    <w:rsid w:val="00852A13"/>
    <w:rPr>
      <w:b/>
      <w:sz w:val="24"/>
      <w:lang w:val="en-US" w:eastAsia="en-US"/>
    </w:rPr>
  </w:style>
  <w:style w:type="character" w:customStyle="1" w:styleId="Heading5Char">
    <w:name w:val="Heading 5 Char"/>
    <w:link w:val="Heading5"/>
    <w:uiPriority w:val="99"/>
    <w:rsid w:val="00852A13"/>
    <w:rPr>
      <w:rFonts w:ascii=".VnArial" w:hAnsi=".VnArial"/>
      <w:b/>
      <w:bCs/>
      <w:sz w:val="16"/>
      <w:lang w:val="en-US" w:eastAsia="en-US"/>
    </w:rPr>
  </w:style>
  <w:style w:type="character" w:customStyle="1" w:styleId="Heading6Char">
    <w:name w:val="Heading 6 Char"/>
    <w:aliases w:val="tvHeading6 Char,ToolsHeading 6 Char"/>
    <w:link w:val="Heading6"/>
    <w:uiPriority w:val="99"/>
    <w:rsid w:val="007801AA"/>
    <w:rPr>
      <w:b/>
      <w:sz w:val="26"/>
      <w:lang w:val="x-none" w:eastAsia="x-none"/>
    </w:rPr>
  </w:style>
  <w:style w:type="character" w:customStyle="1" w:styleId="Heading7Char">
    <w:name w:val="Heading 7 Char"/>
    <w:link w:val="Heading7"/>
    <w:uiPriority w:val="99"/>
    <w:rsid w:val="00852A13"/>
    <w:rPr>
      <w:b/>
      <w:bCs/>
      <w:sz w:val="24"/>
      <w:szCs w:val="24"/>
      <w:lang w:val="en-US" w:eastAsia="en-US"/>
    </w:rPr>
  </w:style>
  <w:style w:type="paragraph" w:customStyle="1" w:styleId="tvs-text">
    <w:name w:val="tvs-text"/>
    <w:basedOn w:val="Normal"/>
    <w:rsid w:val="00852A13"/>
    <w:pPr>
      <w:spacing w:before="120"/>
      <w:jc w:val="both"/>
    </w:pPr>
  </w:style>
  <w:style w:type="paragraph" w:customStyle="1" w:styleId="C1">
    <w:name w:val="C1"/>
    <w:basedOn w:val="Normal"/>
    <w:uiPriority w:val="99"/>
    <w:qFormat/>
    <w:rsid w:val="00852A13"/>
    <w:pPr>
      <w:keepNext/>
      <w:keepLines/>
      <w:numPr>
        <w:numId w:val="10"/>
      </w:numPr>
      <w:spacing w:line="288" w:lineRule="auto"/>
      <w:jc w:val="both"/>
    </w:pPr>
    <w:rPr>
      <w:b/>
    </w:rPr>
  </w:style>
  <w:style w:type="paragraph" w:customStyle="1" w:styleId="C11">
    <w:name w:val="C1.1"/>
    <w:basedOn w:val="Normal"/>
    <w:uiPriority w:val="99"/>
    <w:qFormat/>
    <w:rsid w:val="00852A13"/>
    <w:pPr>
      <w:keepNext/>
      <w:keepLines/>
      <w:numPr>
        <w:ilvl w:val="1"/>
        <w:numId w:val="10"/>
      </w:numPr>
      <w:spacing w:after="120" w:line="288" w:lineRule="auto"/>
      <w:ind w:left="788" w:hanging="431"/>
      <w:jc w:val="both"/>
    </w:pPr>
    <w:rPr>
      <w:b/>
    </w:rPr>
  </w:style>
  <w:style w:type="paragraph" w:customStyle="1" w:styleId="C111">
    <w:name w:val="C1.1.1"/>
    <w:basedOn w:val="C11"/>
    <w:uiPriority w:val="99"/>
    <w:qFormat/>
    <w:rsid w:val="00852A13"/>
    <w:pPr>
      <w:numPr>
        <w:ilvl w:val="2"/>
      </w:numPr>
    </w:pPr>
    <w:rPr>
      <w:b w:val="0"/>
      <w:sz w:val="20"/>
    </w:rPr>
  </w:style>
  <w:style w:type="paragraph" w:customStyle="1" w:styleId="font5">
    <w:name w:val="font5"/>
    <w:basedOn w:val="Normal"/>
    <w:rsid w:val="00DE76A1"/>
    <w:pPr>
      <w:spacing w:before="100" w:beforeAutospacing="1" w:after="100" w:afterAutospacing="1"/>
    </w:pPr>
    <w:rPr>
      <w:rFonts w:ascii="Tahoma" w:hAnsi="Tahoma" w:cs="Tahoma"/>
      <w:color w:val="000000"/>
      <w:sz w:val="16"/>
      <w:szCs w:val="16"/>
      <w:lang w:val="vi-VN" w:eastAsia="vi-VN"/>
    </w:rPr>
  </w:style>
  <w:style w:type="paragraph" w:customStyle="1" w:styleId="font6">
    <w:name w:val="font6"/>
    <w:basedOn w:val="Normal"/>
    <w:rsid w:val="00DE76A1"/>
    <w:pPr>
      <w:spacing w:before="100" w:beforeAutospacing="1" w:after="100" w:afterAutospacing="1"/>
    </w:pPr>
    <w:rPr>
      <w:rFonts w:ascii="Tahoma" w:hAnsi="Tahoma" w:cs="Tahoma"/>
      <w:b/>
      <w:bCs/>
      <w:color w:val="000000"/>
      <w:sz w:val="16"/>
      <w:szCs w:val="16"/>
      <w:lang w:val="vi-VN" w:eastAsia="vi-VN"/>
    </w:rPr>
  </w:style>
  <w:style w:type="paragraph" w:customStyle="1" w:styleId="xl179">
    <w:name w:val="xl17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180">
    <w:name w:val="xl180"/>
    <w:basedOn w:val="Normal"/>
    <w:rsid w:val="00DE76A1"/>
    <w:pPr>
      <w:shd w:val="clear" w:color="000000" w:fill="C0C0C0"/>
      <w:spacing w:before="100" w:beforeAutospacing="1" w:after="100" w:afterAutospacing="1"/>
    </w:pPr>
    <w:rPr>
      <w:sz w:val="22"/>
      <w:szCs w:val="22"/>
      <w:lang w:val="vi-VN" w:eastAsia="vi-VN"/>
    </w:rPr>
  </w:style>
  <w:style w:type="paragraph" w:customStyle="1" w:styleId="xl181">
    <w:name w:val="xl181"/>
    <w:basedOn w:val="Normal"/>
    <w:rsid w:val="00DE76A1"/>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center"/>
    </w:pPr>
    <w:rPr>
      <w:lang w:val="vi-VN" w:eastAsia="vi-VN"/>
    </w:rPr>
  </w:style>
  <w:style w:type="paragraph" w:customStyle="1" w:styleId="xl182">
    <w:name w:val="xl182"/>
    <w:basedOn w:val="Normal"/>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3">
    <w:name w:val="xl183"/>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4">
    <w:name w:val="xl184"/>
    <w:basedOn w:val="Normal"/>
    <w:rsid w:val="00DE76A1"/>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lang w:val="vi-VN" w:eastAsia="vi-VN"/>
    </w:rPr>
  </w:style>
  <w:style w:type="paragraph" w:customStyle="1" w:styleId="xl185">
    <w:name w:val="xl185"/>
    <w:basedOn w:val="Normal"/>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6">
    <w:name w:val="xl186"/>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7">
    <w:name w:val="xl187"/>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8">
    <w:name w:val="xl188"/>
    <w:basedOn w:val="Normal"/>
    <w:rsid w:val="00DE76A1"/>
    <w:pPr>
      <w:pBdr>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9">
    <w:name w:val="xl189"/>
    <w:basedOn w:val="Normal"/>
    <w:rsid w:val="00DE76A1"/>
    <w:pPr>
      <w:shd w:val="clear" w:color="000000" w:fill="D8D8D8"/>
      <w:spacing w:before="100" w:beforeAutospacing="1" w:after="100" w:afterAutospacing="1"/>
    </w:pPr>
    <w:rPr>
      <w:sz w:val="22"/>
      <w:szCs w:val="22"/>
      <w:lang w:val="vi-VN" w:eastAsia="vi-VN"/>
    </w:rPr>
  </w:style>
  <w:style w:type="paragraph" w:customStyle="1" w:styleId="xl190">
    <w:name w:val="xl190"/>
    <w:basedOn w:val="Normal"/>
    <w:rsid w:val="00DE76A1"/>
    <w:pPr>
      <w:shd w:val="clear" w:color="000000" w:fill="C0C0C0"/>
      <w:spacing w:before="100" w:beforeAutospacing="1" w:after="100" w:afterAutospacing="1"/>
      <w:textAlignment w:val="center"/>
    </w:pPr>
    <w:rPr>
      <w:lang w:val="vi-VN" w:eastAsia="vi-VN"/>
    </w:rPr>
  </w:style>
  <w:style w:type="paragraph" w:customStyle="1" w:styleId="xl191">
    <w:name w:val="xl191"/>
    <w:basedOn w:val="Normal"/>
    <w:rsid w:val="00DE76A1"/>
    <w:pPr>
      <w:pBdr>
        <w:top w:val="single" w:sz="4" w:space="0" w:color="auto"/>
        <w:left w:val="single" w:sz="4" w:space="0" w:color="auto"/>
        <w:bottom w:val="single" w:sz="4" w:space="0" w:color="auto"/>
      </w:pBdr>
      <w:spacing w:before="100" w:beforeAutospacing="1" w:after="100" w:afterAutospacing="1"/>
      <w:textAlignment w:val="center"/>
    </w:pPr>
    <w:rPr>
      <w:lang w:val="vi-VN" w:eastAsia="vi-VN"/>
    </w:rPr>
  </w:style>
  <w:style w:type="paragraph" w:customStyle="1" w:styleId="xl192">
    <w:name w:val="xl192"/>
    <w:basedOn w:val="Normal"/>
    <w:rsid w:val="00DE76A1"/>
    <w:pPr>
      <w:pBdr>
        <w:top w:val="single" w:sz="4" w:space="0" w:color="auto"/>
        <w:left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193">
    <w:name w:val="xl19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lang w:val="vi-VN" w:eastAsia="vi-VN"/>
    </w:rPr>
  </w:style>
  <w:style w:type="paragraph" w:customStyle="1" w:styleId="xl194">
    <w:name w:val="xl19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195">
    <w:name w:val="xl195"/>
    <w:basedOn w:val="Normal"/>
    <w:rsid w:val="00DE76A1"/>
    <w:pPr>
      <w:pBdr>
        <w:top w:val="single" w:sz="4" w:space="0" w:color="auto"/>
        <w:left w:val="single" w:sz="4" w:space="0" w:color="auto"/>
        <w:right w:val="single" w:sz="4" w:space="0" w:color="auto"/>
      </w:pBdr>
      <w:shd w:val="clear" w:color="000000" w:fill="FFFF99"/>
      <w:spacing w:before="100" w:beforeAutospacing="1" w:after="100" w:afterAutospacing="1"/>
      <w:textAlignment w:val="center"/>
    </w:pPr>
    <w:rPr>
      <w:lang w:val="vi-VN" w:eastAsia="vi-VN"/>
    </w:rPr>
  </w:style>
  <w:style w:type="paragraph" w:customStyle="1" w:styleId="xl196">
    <w:name w:val="xl19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197">
    <w:name w:val="xl197"/>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8">
    <w:name w:val="xl198"/>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9">
    <w:name w:val="xl199"/>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00">
    <w:name w:val="xl200"/>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01">
    <w:name w:val="xl201"/>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2">
    <w:name w:val="xl202"/>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3">
    <w:name w:val="xl20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04">
    <w:name w:val="xl20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lang w:val="vi-VN" w:eastAsia="vi-VN"/>
    </w:rPr>
  </w:style>
  <w:style w:type="paragraph" w:customStyle="1" w:styleId="xl205">
    <w:name w:val="xl205"/>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6">
    <w:name w:val="xl206"/>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7">
    <w:name w:val="xl207"/>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lang w:val="vi-VN" w:eastAsia="vi-VN"/>
    </w:rPr>
  </w:style>
  <w:style w:type="paragraph" w:customStyle="1" w:styleId="xl208">
    <w:name w:val="xl208"/>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color w:val="000000"/>
      <w:lang w:val="vi-VN" w:eastAsia="vi-VN"/>
    </w:rPr>
  </w:style>
  <w:style w:type="paragraph" w:customStyle="1" w:styleId="xl209">
    <w:name w:val="xl20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0">
    <w:name w:val="xl210"/>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11">
    <w:name w:val="xl211"/>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2">
    <w:name w:val="xl212"/>
    <w:basedOn w:val="Normal"/>
    <w:rsid w:val="00DE76A1"/>
    <w:pPr>
      <w:pBdr>
        <w:left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3">
    <w:name w:val="xl213"/>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4">
    <w:name w:val="xl214"/>
    <w:basedOn w:val="Normal"/>
    <w:rsid w:val="00DE76A1"/>
    <w:pPr>
      <w:pBdr>
        <w:left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5">
    <w:name w:val="xl215"/>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000000"/>
      <w:lang w:val="vi-VN" w:eastAsia="vi-VN"/>
    </w:rPr>
  </w:style>
  <w:style w:type="paragraph" w:customStyle="1" w:styleId="xl216">
    <w:name w:val="xl21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lang w:val="vi-VN" w:eastAsia="vi-VN"/>
    </w:rPr>
  </w:style>
  <w:style w:type="paragraph" w:customStyle="1" w:styleId="xl217">
    <w:name w:val="xl217"/>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18">
    <w:name w:val="xl218"/>
    <w:basedOn w:val="Normal"/>
    <w:rsid w:val="00DE76A1"/>
    <w:pPr>
      <w:shd w:val="clear" w:color="000000" w:fill="C0C0C0"/>
      <w:spacing w:before="100" w:beforeAutospacing="1" w:after="100" w:afterAutospacing="1"/>
      <w:textAlignment w:val="center"/>
    </w:pPr>
    <w:rPr>
      <w:lang w:val="vi-VN" w:eastAsia="vi-VN"/>
    </w:rPr>
  </w:style>
  <w:style w:type="paragraph" w:customStyle="1" w:styleId="xl219">
    <w:name w:val="xl219"/>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220">
    <w:name w:val="xl220"/>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Cs w:val="26"/>
      <w:lang w:val="vi-VN" w:eastAsia="vi-VN"/>
    </w:rPr>
  </w:style>
  <w:style w:type="paragraph" w:customStyle="1" w:styleId="xl221">
    <w:name w:val="xl221"/>
    <w:basedOn w:val="Normal"/>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2">
    <w:name w:val="xl222"/>
    <w:basedOn w:val="Normal"/>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3">
    <w:name w:val="xl223"/>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24">
    <w:name w:val="xl224"/>
    <w:basedOn w:val="Normal"/>
    <w:rsid w:val="00DE76A1"/>
    <w:pPr>
      <w:pBdr>
        <w:top w:val="single" w:sz="4" w:space="0" w:color="auto"/>
        <w:left w:val="single" w:sz="4" w:space="0" w:color="auto"/>
        <w:bottom w:val="single" w:sz="4" w:space="0" w:color="auto"/>
      </w:pBdr>
      <w:spacing w:before="100" w:beforeAutospacing="1" w:after="100" w:afterAutospacing="1"/>
      <w:jc w:val="center"/>
      <w:textAlignment w:val="center"/>
    </w:pPr>
    <w:rPr>
      <w:b/>
      <w:bCs/>
      <w:lang w:val="vi-VN" w:eastAsia="vi-VN"/>
    </w:rPr>
  </w:style>
  <w:style w:type="paragraph" w:customStyle="1" w:styleId="xl225">
    <w:name w:val="xl225"/>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6">
    <w:name w:val="xl226"/>
    <w:basedOn w:val="Normal"/>
    <w:rsid w:val="00DE76A1"/>
    <w:pPr>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7">
    <w:name w:val="xl227"/>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28">
    <w:name w:val="xl228"/>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lang w:val="vi-VN" w:eastAsia="vi-VN"/>
    </w:rPr>
  </w:style>
  <w:style w:type="paragraph" w:customStyle="1" w:styleId="xl229">
    <w:name w:val="xl22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vi-VN" w:eastAsia="vi-VN"/>
    </w:rPr>
  </w:style>
  <w:style w:type="paragraph" w:customStyle="1" w:styleId="xl230">
    <w:name w:val="xl230"/>
    <w:basedOn w:val="Normal"/>
    <w:rsid w:val="00DE76A1"/>
    <w:pPr>
      <w:shd w:val="clear" w:color="000000" w:fill="C0C0C0"/>
      <w:spacing w:before="100" w:beforeAutospacing="1" w:after="100" w:afterAutospacing="1"/>
      <w:jc w:val="center"/>
    </w:pPr>
    <w:rPr>
      <w:sz w:val="22"/>
      <w:szCs w:val="22"/>
      <w:lang w:val="vi-VN" w:eastAsia="vi-VN"/>
    </w:rPr>
  </w:style>
  <w:style w:type="paragraph" w:customStyle="1" w:styleId="xl231">
    <w:name w:val="xl231"/>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32">
    <w:name w:val="xl232"/>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3">
    <w:name w:val="xl23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34">
    <w:name w:val="xl234"/>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5">
    <w:name w:val="xl235"/>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6">
    <w:name w:val="xl23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color w:val="000000"/>
      <w:lang w:val="vi-VN" w:eastAsia="vi-VN"/>
    </w:rPr>
  </w:style>
  <w:style w:type="paragraph" w:customStyle="1" w:styleId="xl237">
    <w:name w:val="xl237"/>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38">
    <w:name w:val="xl238"/>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9">
    <w:name w:val="xl239"/>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0">
    <w:name w:val="xl240"/>
    <w:basedOn w:val="Normal"/>
    <w:rsid w:val="00DE76A1"/>
    <w:pPr>
      <w:pBdr>
        <w:left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1">
    <w:name w:val="xl241"/>
    <w:basedOn w:val="Normal"/>
    <w:rsid w:val="00DE76A1"/>
    <w:pPr>
      <w:pBdr>
        <w:top w:val="single" w:sz="4" w:space="0" w:color="auto"/>
        <w:left w:val="single" w:sz="4" w:space="0" w:color="auto"/>
        <w:right w:val="single" w:sz="4" w:space="0" w:color="auto"/>
      </w:pBdr>
      <w:spacing w:before="100" w:beforeAutospacing="1" w:after="100" w:afterAutospacing="1"/>
      <w:textAlignment w:val="top"/>
    </w:pPr>
    <w:rPr>
      <w:szCs w:val="26"/>
      <w:lang w:val="vi-VN" w:eastAsia="vi-VN"/>
    </w:rPr>
  </w:style>
  <w:style w:type="paragraph" w:customStyle="1" w:styleId="xl242">
    <w:name w:val="xl242"/>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xl243">
    <w:name w:val="xl24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244">
    <w:name w:val="xl24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b/>
      <w:bCs/>
      <w:color w:val="000000"/>
      <w:lang w:val="vi-VN" w:eastAsia="vi-VN"/>
    </w:rPr>
  </w:style>
  <w:style w:type="paragraph" w:customStyle="1" w:styleId="xl245">
    <w:name w:val="xl245"/>
    <w:basedOn w:val="Normal"/>
    <w:rsid w:val="00DE76A1"/>
    <w:pPr>
      <w:pBdr>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46">
    <w:name w:val="xl24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 w:val="28"/>
      <w:szCs w:val="28"/>
      <w:lang w:val="vi-VN" w:eastAsia="vi-VN"/>
    </w:rPr>
  </w:style>
  <w:style w:type="paragraph" w:customStyle="1" w:styleId="xl247">
    <w:name w:val="xl247"/>
    <w:basedOn w:val="Normal"/>
    <w:rsid w:val="00DE76A1"/>
    <w:pPr>
      <w:pBdr>
        <w:top w:val="single" w:sz="4" w:space="0" w:color="auto"/>
        <w:left w:val="single" w:sz="4" w:space="0" w:color="auto"/>
        <w:bottom w:val="double" w:sz="6" w:space="0" w:color="auto"/>
        <w:right w:val="single" w:sz="4" w:space="0" w:color="auto"/>
      </w:pBdr>
      <w:spacing w:before="100" w:beforeAutospacing="1" w:after="100" w:afterAutospacing="1"/>
    </w:pPr>
    <w:rPr>
      <w:szCs w:val="26"/>
      <w:lang w:val="vi-VN" w:eastAsia="vi-VN"/>
    </w:rPr>
  </w:style>
  <w:style w:type="paragraph" w:customStyle="1" w:styleId="xl248">
    <w:name w:val="xl248"/>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49">
    <w:name w:val="xl249"/>
    <w:basedOn w:val="Normal"/>
    <w:rsid w:val="00DE76A1"/>
    <w:pPr>
      <w:pBdr>
        <w:top w:val="single" w:sz="4" w:space="0" w:color="auto"/>
        <w:left w:val="single" w:sz="4" w:space="0" w:color="auto"/>
        <w:right w:val="single" w:sz="4" w:space="0" w:color="auto"/>
      </w:pBdr>
      <w:spacing w:before="100" w:beforeAutospacing="1" w:after="100" w:afterAutospacing="1"/>
    </w:pPr>
    <w:rPr>
      <w:szCs w:val="26"/>
      <w:lang w:val="vi-VN" w:eastAsia="vi-VN"/>
    </w:rPr>
  </w:style>
  <w:style w:type="paragraph" w:customStyle="1" w:styleId="xl250">
    <w:name w:val="xl250"/>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2"/>
      <w:szCs w:val="22"/>
      <w:lang w:val="vi-VN" w:eastAsia="vi-VN"/>
    </w:rPr>
  </w:style>
  <w:style w:type="paragraph" w:customStyle="1" w:styleId="xl251">
    <w:name w:val="xl251"/>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lang w:val="vi-VN" w:eastAsia="vi-VN"/>
    </w:rPr>
  </w:style>
  <w:style w:type="paragraph" w:customStyle="1" w:styleId="xl252">
    <w:name w:val="xl252"/>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lang w:val="vi-VN" w:eastAsia="vi-VN"/>
    </w:rPr>
  </w:style>
  <w:style w:type="paragraph" w:customStyle="1" w:styleId="xl253">
    <w:name w:val="xl25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vi-VN" w:eastAsia="vi-VN"/>
    </w:rPr>
  </w:style>
  <w:style w:type="paragraph" w:customStyle="1" w:styleId="xl254">
    <w:name w:val="xl254"/>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55">
    <w:name w:val="xl255"/>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56">
    <w:name w:val="xl25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7">
    <w:name w:val="xl257"/>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8">
    <w:name w:val="xl258"/>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lang w:val="vi-VN" w:eastAsia="vi-VN"/>
    </w:rPr>
  </w:style>
  <w:style w:type="paragraph" w:customStyle="1" w:styleId="xl259">
    <w:name w:val="xl259"/>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60">
    <w:name w:val="xl260"/>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61">
    <w:name w:val="xl261"/>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OSS12Heading2">
    <w:name w:val="!OSS12 Heading 2"/>
    <w:basedOn w:val="Heading2"/>
    <w:next w:val="Normal"/>
    <w:rsid w:val="0097785D"/>
    <w:pPr>
      <w:spacing w:before="240" w:after="60"/>
      <w:jc w:val="left"/>
    </w:pPr>
    <w:rPr>
      <w:rFonts w:ascii="Verdana" w:eastAsia="MS Mincho" w:hAnsi="Verdana" w:cs="Arial"/>
      <w:bCs/>
      <w:iCs/>
      <w:color w:val="0000FF"/>
      <w:sz w:val="28"/>
      <w:szCs w:val="28"/>
    </w:rPr>
  </w:style>
  <w:style w:type="paragraph" w:customStyle="1" w:styleId="OSS12BulletedList1">
    <w:name w:val="!OSS12 Bulleted List 1"/>
    <w:basedOn w:val="Normal"/>
    <w:rsid w:val="0097785D"/>
    <w:pPr>
      <w:numPr>
        <w:numId w:val="11"/>
      </w:numPr>
      <w:spacing w:before="60" w:after="60" w:line="360" w:lineRule="auto"/>
      <w:contextualSpacing/>
    </w:pPr>
    <w:rPr>
      <w:rFonts w:ascii="Verdana" w:eastAsia="MS Mincho" w:hAnsi="Verdana" w:cs="Arial"/>
      <w:color w:val="000000"/>
      <w:sz w:val="20"/>
    </w:rPr>
  </w:style>
  <w:style w:type="paragraph" w:customStyle="1" w:styleId="OSS12Figure">
    <w:name w:val="!OSS12 Figure"/>
    <w:basedOn w:val="Normal"/>
    <w:rsid w:val="0097785D"/>
    <w:pPr>
      <w:spacing w:after="120" w:line="360" w:lineRule="auto"/>
      <w:jc w:val="center"/>
    </w:pPr>
    <w:rPr>
      <w:rFonts w:ascii="Verdana" w:eastAsia="MS Mincho" w:hAnsi="Verdana" w:cs="Arial"/>
      <w:color w:val="000000"/>
      <w:sz w:val="20"/>
    </w:rPr>
  </w:style>
  <w:style w:type="paragraph" w:customStyle="1" w:styleId="tvHeading">
    <w:name w:val="tvHeading"/>
    <w:basedOn w:val="Normal"/>
    <w:rsid w:val="00DC7C8B"/>
    <w:pPr>
      <w:keepLines/>
      <w:pageBreakBefore/>
      <w:tabs>
        <w:tab w:val="left" w:pos="2160"/>
        <w:tab w:val="right" w:pos="5040"/>
        <w:tab w:val="left" w:pos="5760"/>
        <w:tab w:val="right" w:pos="8640"/>
      </w:tabs>
      <w:spacing w:before="480" w:after="240"/>
      <w:jc w:val="center"/>
    </w:pPr>
    <w:rPr>
      <w:b/>
      <w:bCs/>
      <w:caps/>
      <w:color w:val="003400"/>
      <w:sz w:val="28"/>
    </w:rPr>
  </w:style>
  <w:style w:type="character" w:customStyle="1" w:styleId="tvNoteChar">
    <w:name w:val="tvNote Char"/>
    <w:link w:val="tvNote"/>
    <w:rsid w:val="00DC7C8B"/>
    <w:rPr>
      <w:i/>
      <w:iCs/>
      <w:color w:val="0000FF"/>
      <w:sz w:val="24"/>
      <w:szCs w:val="24"/>
    </w:rPr>
  </w:style>
  <w:style w:type="character" w:customStyle="1" w:styleId="BodyTextChar">
    <w:name w:val="Body Text Char"/>
    <w:link w:val="BodyText"/>
    <w:uiPriority w:val="99"/>
    <w:rsid w:val="00DC7C8B"/>
    <w:rPr>
      <w:rFonts w:ascii=".VnArial" w:hAnsi=".VnArial"/>
      <w:sz w:val="24"/>
    </w:rPr>
  </w:style>
  <w:style w:type="character" w:styleId="CommentReference">
    <w:name w:val="annotation reference"/>
    <w:uiPriority w:val="99"/>
    <w:rsid w:val="00DC7C8B"/>
    <w:rPr>
      <w:sz w:val="16"/>
      <w:szCs w:val="16"/>
    </w:rPr>
  </w:style>
  <w:style w:type="character" w:customStyle="1" w:styleId="CommentTextChar">
    <w:name w:val="Comment Text Char"/>
    <w:uiPriority w:val="99"/>
    <w:rsid w:val="00DC7C8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DC7C8B"/>
    <w:pPr>
      <w:jc w:val="both"/>
    </w:pPr>
    <w:rPr>
      <w:b/>
      <w:bCs/>
      <w:lang w:val="x-none" w:eastAsia="x-none"/>
    </w:rPr>
  </w:style>
  <w:style w:type="character" w:customStyle="1" w:styleId="CommentTextChar1">
    <w:name w:val="Comment Text Char1"/>
    <w:basedOn w:val="DefaultParagraphFont"/>
    <w:link w:val="CommentText"/>
    <w:uiPriority w:val="99"/>
    <w:rsid w:val="007F4FF4"/>
    <w:rPr>
      <w:sz w:val="26"/>
      <w:lang w:val="vi-VN"/>
    </w:rPr>
  </w:style>
  <w:style w:type="character" w:customStyle="1" w:styleId="CommentSubjectChar">
    <w:name w:val="Comment Subject Char"/>
    <w:link w:val="CommentSubject"/>
    <w:uiPriority w:val="99"/>
    <w:rsid w:val="00DC7C8B"/>
    <w:rPr>
      <w:b/>
      <w:bCs/>
    </w:rPr>
  </w:style>
  <w:style w:type="paragraph" w:styleId="TOC4">
    <w:name w:val="toc 4"/>
    <w:basedOn w:val="Normal"/>
    <w:next w:val="Normal"/>
    <w:autoRedefine/>
    <w:uiPriority w:val="39"/>
    <w:unhideWhenUsed/>
    <w:rsid w:val="002F4F88"/>
    <w:pPr>
      <w:spacing w:after="100" w:line="259" w:lineRule="auto"/>
      <w:ind w:left="660"/>
    </w:pPr>
    <w:rPr>
      <w:kern w:val="2"/>
      <w:szCs w:val="22"/>
    </w:rPr>
  </w:style>
  <w:style w:type="paragraph" w:styleId="TOC5">
    <w:name w:val="toc 5"/>
    <w:basedOn w:val="Normal"/>
    <w:next w:val="Normal"/>
    <w:autoRedefine/>
    <w:uiPriority w:val="39"/>
    <w:unhideWhenUsed/>
    <w:rsid w:val="00DC7C8B"/>
    <w:pPr>
      <w:spacing w:after="100" w:line="259" w:lineRule="auto"/>
      <w:ind w:left="880"/>
    </w:pPr>
    <w:rPr>
      <w:rFonts w:ascii="Calibri" w:hAnsi="Calibri"/>
      <w:kern w:val="2"/>
      <w:sz w:val="22"/>
      <w:szCs w:val="22"/>
    </w:rPr>
  </w:style>
  <w:style w:type="paragraph" w:styleId="TOC6">
    <w:name w:val="toc 6"/>
    <w:basedOn w:val="Normal"/>
    <w:next w:val="Normal"/>
    <w:autoRedefine/>
    <w:uiPriority w:val="39"/>
    <w:unhideWhenUsed/>
    <w:rsid w:val="00DC7C8B"/>
    <w:pPr>
      <w:spacing w:after="100" w:line="259" w:lineRule="auto"/>
      <w:ind w:left="1100"/>
    </w:pPr>
    <w:rPr>
      <w:rFonts w:ascii="Calibri" w:hAnsi="Calibri"/>
      <w:kern w:val="2"/>
      <w:sz w:val="22"/>
      <w:szCs w:val="22"/>
    </w:rPr>
  </w:style>
  <w:style w:type="paragraph" w:styleId="TOC7">
    <w:name w:val="toc 7"/>
    <w:basedOn w:val="Normal"/>
    <w:next w:val="Normal"/>
    <w:autoRedefine/>
    <w:uiPriority w:val="39"/>
    <w:unhideWhenUsed/>
    <w:rsid w:val="00DC7C8B"/>
    <w:pPr>
      <w:spacing w:after="100" w:line="259" w:lineRule="auto"/>
      <w:ind w:left="1320"/>
    </w:pPr>
    <w:rPr>
      <w:rFonts w:ascii="Calibri" w:hAnsi="Calibri"/>
      <w:kern w:val="2"/>
      <w:sz w:val="22"/>
      <w:szCs w:val="22"/>
    </w:rPr>
  </w:style>
  <w:style w:type="paragraph" w:styleId="TOC8">
    <w:name w:val="toc 8"/>
    <w:basedOn w:val="Normal"/>
    <w:next w:val="Normal"/>
    <w:autoRedefine/>
    <w:uiPriority w:val="39"/>
    <w:unhideWhenUsed/>
    <w:rsid w:val="00DC7C8B"/>
    <w:pPr>
      <w:spacing w:after="100" w:line="259" w:lineRule="auto"/>
      <w:ind w:left="1540"/>
    </w:pPr>
    <w:rPr>
      <w:rFonts w:ascii="Calibri" w:hAnsi="Calibri"/>
      <w:kern w:val="2"/>
      <w:sz w:val="22"/>
      <w:szCs w:val="22"/>
    </w:rPr>
  </w:style>
  <w:style w:type="paragraph" w:styleId="TOC9">
    <w:name w:val="toc 9"/>
    <w:basedOn w:val="Normal"/>
    <w:next w:val="Normal"/>
    <w:autoRedefine/>
    <w:uiPriority w:val="39"/>
    <w:unhideWhenUsed/>
    <w:rsid w:val="00DC7C8B"/>
    <w:pPr>
      <w:spacing w:after="100" w:line="259" w:lineRule="auto"/>
      <w:ind w:left="1760"/>
    </w:pPr>
    <w:rPr>
      <w:rFonts w:ascii="Calibri" w:hAnsi="Calibri"/>
      <w:kern w:val="2"/>
      <w:sz w:val="22"/>
      <w:szCs w:val="22"/>
    </w:rPr>
  </w:style>
  <w:style w:type="character" w:customStyle="1" w:styleId="star">
    <w:name w:val="star"/>
    <w:rsid w:val="006C3B48"/>
  </w:style>
  <w:style w:type="paragraph" w:customStyle="1" w:styleId="NormalIndent">
    <w:name w:val="NormalIndent"/>
    <w:basedOn w:val="Normal"/>
    <w:rsid w:val="006B2CCB"/>
    <w:pPr>
      <w:keepNext/>
      <w:numPr>
        <w:numId w:val="12"/>
      </w:numPr>
      <w:spacing w:before="120" w:after="40" w:line="340" w:lineRule="atLeast"/>
      <w:jc w:val="both"/>
    </w:pPr>
    <w:rPr>
      <w:snapToGrid w:val="0"/>
      <w:color w:val="000000"/>
    </w:rPr>
  </w:style>
  <w:style w:type="paragraph" w:styleId="ListContinue2">
    <w:name w:val="List Continue 2"/>
    <w:basedOn w:val="Normal"/>
    <w:uiPriority w:val="99"/>
    <w:rsid w:val="009E2841"/>
    <w:pPr>
      <w:spacing w:after="120"/>
      <w:ind w:left="720"/>
      <w:contextualSpacing/>
    </w:pPr>
    <w:rPr>
      <w:rFonts w:ascii=".VnTime" w:hAnsi=".VnTime"/>
      <w:sz w:val="28"/>
    </w:rPr>
  </w:style>
  <w:style w:type="paragraph" w:customStyle="1" w:styleId="Indent">
    <w:name w:val="Indent"/>
    <w:basedOn w:val="Normal"/>
    <w:autoRedefine/>
    <w:rsid w:val="00B44D91"/>
    <w:pPr>
      <w:spacing w:before="120" w:after="120" w:line="276" w:lineRule="auto"/>
    </w:pPr>
    <w:rPr>
      <w:rFonts w:ascii="Calibri" w:eastAsia="Calibri" w:hAnsi="Calibri"/>
      <w:bCs/>
      <w:color w:val="000000"/>
      <w:sz w:val="22"/>
      <w:lang w:val="fr-FR"/>
    </w:rPr>
  </w:style>
  <w:style w:type="paragraph" w:styleId="FootnoteText">
    <w:name w:val="footnote text"/>
    <w:basedOn w:val="Normal"/>
    <w:link w:val="FootnoteTextChar"/>
    <w:uiPriority w:val="99"/>
    <w:rsid w:val="006A2B74"/>
    <w:rPr>
      <w:sz w:val="20"/>
    </w:rPr>
  </w:style>
  <w:style w:type="character" w:customStyle="1" w:styleId="FootnoteTextChar">
    <w:name w:val="Footnote Text Char"/>
    <w:basedOn w:val="DefaultParagraphFont"/>
    <w:link w:val="FootnoteText"/>
    <w:uiPriority w:val="99"/>
    <w:rsid w:val="006A2B74"/>
  </w:style>
  <w:style w:type="character" w:styleId="FootnoteReference">
    <w:name w:val="footnote reference"/>
    <w:uiPriority w:val="99"/>
    <w:rsid w:val="006A2B74"/>
    <w:rPr>
      <w:rFonts w:cs="Times New Roman"/>
      <w:vertAlign w:val="superscript"/>
    </w:rPr>
  </w:style>
  <w:style w:type="paragraph" w:customStyle="1" w:styleId="NormalBlue">
    <w:name w:val="Normal Blue"/>
    <w:basedOn w:val="Normal"/>
    <w:uiPriority w:val="99"/>
    <w:rsid w:val="006A2B74"/>
    <w:pPr>
      <w:tabs>
        <w:tab w:val="left" w:pos="4110"/>
      </w:tabs>
      <w:spacing w:before="60" w:after="60" w:line="264" w:lineRule="auto"/>
      <w:jc w:val="both"/>
    </w:pPr>
    <w:rPr>
      <w:color w:val="0000FF"/>
      <w:sz w:val="28"/>
      <w:szCs w:val="28"/>
    </w:rPr>
  </w:style>
  <w:style w:type="paragraph" w:styleId="Index2">
    <w:name w:val="index 2"/>
    <w:basedOn w:val="Normal"/>
    <w:next w:val="Normal"/>
    <w:autoRedefine/>
    <w:uiPriority w:val="99"/>
    <w:rsid w:val="006A2B74"/>
    <w:pPr>
      <w:keepNext/>
      <w:widowControl w:val="0"/>
      <w:spacing w:before="120" w:after="120" w:line="288" w:lineRule="auto"/>
      <w:ind w:left="2" w:right="-142" w:firstLine="558"/>
      <w:jc w:val="both"/>
    </w:pPr>
    <w:rPr>
      <w:bCs/>
      <w:iCs/>
      <w:sz w:val="28"/>
      <w:szCs w:val="28"/>
    </w:rPr>
  </w:style>
  <w:style w:type="paragraph" w:customStyle="1" w:styleId="CharCharChar">
    <w:name w:val="Char Char Char"/>
    <w:basedOn w:val="Normal"/>
    <w:next w:val="Normal"/>
    <w:autoRedefine/>
    <w:uiPriority w:val="99"/>
    <w:semiHidden/>
    <w:rsid w:val="006A2B74"/>
    <w:pPr>
      <w:spacing w:before="120" w:after="120"/>
    </w:pPr>
    <w:rPr>
      <w:sz w:val="28"/>
      <w:szCs w:val="28"/>
    </w:rPr>
  </w:style>
  <w:style w:type="character" w:customStyle="1" w:styleId="TitleChar">
    <w:name w:val="Title Char"/>
    <w:link w:val="Title"/>
    <w:uiPriority w:val="99"/>
    <w:locked/>
    <w:rsid w:val="006A2B74"/>
    <w:rPr>
      <w:rFonts w:ascii=".VnAvantH" w:hAnsi=".VnAvantH"/>
      <w:b/>
      <w:sz w:val="24"/>
    </w:rPr>
  </w:style>
  <w:style w:type="character" w:customStyle="1" w:styleId="SubtitleChar">
    <w:name w:val="Subtitle Char"/>
    <w:link w:val="Subtitle"/>
    <w:uiPriority w:val="99"/>
    <w:locked/>
    <w:rsid w:val="006A2B74"/>
    <w:rPr>
      <w:rFonts w:ascii=".VnArialH" w:hAnsi=".VnArialH"/>
      <w:b/>
      <w:sz w:val="24"/>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6A2B74"/>
    <w:pPr>
      <w:spacing w:before="60" w:after="60"/>
      <w:ind w:left="720" w:hanging="720"/>
      <w:jc w:val="both"/>
    </w:pPr>
    <w:rPr>
      <w:rFonts w:ascii=".VnTime" w:hAnsi=".VnTime"/>
      <w:sz w:val="28"/>
    </w:rPr>
  </w:style>
  <w:style w:type="character" w:customStyle="1" w:styleId="BodyTextIndentChar">
    <w:name w:val="Body Text Indent Char"/>
    <w:aliases w:val="Body Text Indent Char Char Char1,Body Text Indent Char Char Char Char Char Char Char,Body Text Indent Char Char Char Char"/>
    <w:link w:val="BodyTextIndent"/>
    <w:uiPriority w:val="99"/>
    <w:rsid w:val="006A2B74"/>
    <w:rPr>
      <w:rFonts w:ascii=".VnTime" w:hAnsi=".VnTime"/>
      <w:sz w:val="28"/>
    </w:rPr>
  </w:style>
  <w:style w:type="paragraph" w:customStyle="1" w:styleId="M">
    <w:name w:val="M"/>
    <w:basedOn w:val="Normal"/>
    <w:uiPriority w:val="99"/>
    <w:rsid w:val="006A2B74"/>
    <w:pPr>
      <w:spacing w:before="60" w:after="60"/>
      <w:ind w:firstLine="720"/>
      <w:jc w:val="both"/>
    </w:pPr>
    <w:rPr>
      <w:rFonts w:ascii=".VnTime" w:hAnsi=".VnTime"/>
      <w:b/>
      <w:sz w:val="28"/>
    </w:rPr>
  </w:style>
  <w:style w:type="paragraph" w:customStyle="1" w:styleId="k">
    <w:name w:val="k"/>
    <w:basedOn w:val="BodyTextIndent"/>
    <w:uiPriority w:val="99"/>
    <w:rsid w:val="006A2B74"/>
    <w:pPr>
      <w:ind w:left="0" w:firstLine="720"/>
    </w:pPr>
  </w:style>
  <w:style w:type="paragraph" w:customStyle="1" w:styleId="abc">
    <w:name w:val="abc"/>
    <w:basedOn w:val="Normal"/>
    <w:uiPriority w:val="99"/>
    <w:rsid w:val="006A2B74"/>
    <w:pPr>
      <w:overflowPunct w:val="0"/>
      <w:autoSpaceDE w:val="0"/>
      <w:autoSpaceDN w:val="0"/>
      <w:adjustRightInd w:val="0"/>
      <w:textAlignment w:val="baseline"/>
    </w:pPr>
    <w:rPr>
      <w:rFonts w:ascii=".VnTime" w:hAnsi=".VnTime"/>
    </w:rPr>
  </w:style>
  <w:style w:type="character" w:customStyle="1" w:styleId="BodyText2Char">
    <w:name w:val="Body Text 2 Char"/>
    <w:link w:val="BodyText2"/>
    <w:uiPriority w:val="99"/>
    <w:locked/>
    <w:rsid w:val="006A2B74"/>
    <w:rPr>
      <w:rFonts w:ascii=".VnArial" w:hAnsi=".VnArial"/>
      <w:sz w:val="24"/>
    </w:rPr>
  </w:style>
  <w:style w:type="paragraph" w:styleId="BodyTextIndent3">
    <w:name w:val="Body Text Indent 3"/>
    <w:basedOn w:val="Normal"/>
    <w:link w:val="BodyTextIndent3Char"/>
    <w:uiPriority w:val="99"/>
    <w:rsid w:val="006A2B74"/>
    <w:pPr>
      <w:spacing w:after="120"/>
      <w:ind w:left="360"/>
    </w:pPr>
    <w:rPr>
      <w:rFonts w:ascii=".VnTime" w:hAnsi=".VnTime"/>
      <w:sz w:val="16"/>
      <w:szCs w:val="16"/>
    </w:rPr>
  </w:style>
  <w:style w:type="character" w:customStyle="1" w:styleId="BodyTextIndent3Char">
    <w:name w:val="Body Text Indent 3 Char"/>
    <w:link w:val="BodyTextIndent3"/>
    <w:uiPriority w:val="99"/>
    <w:rsid w:val="006A2B74"/>
    <w:rPr>
      <w:rFonts w:ascii=".VnTime" w:hAnsi=".VnTime"/>
      <w:sz w:val="16"/>
      <w:szCs w:val="16"/>
    </w:rPr>
  </w:style>
  <w:style w:type="character" w:customStyle="1" w:styleId="BodyText3Char">
    <w:name w:val="Body Text 3 Char"/>
    <w:link w:val="BodyText3"/>
    <w:uiPriority w:val="99"/>
    <w:locked/>
    <w:rsid w:val="006A2B74"/>
    <w:rPr>
      <w:rFonts w:ascii=".VnArial" w:hAnsi=".VnArial"/>
      <w:sz w:val="24"/>
    </w:rPr>
  </w:style>
  <w:style w:type="paragraph" w:styleId="List2">
    <w:name w:val="List 2"/>
    <w:basedOn w:val="Normal"/>
    <w:uiPriority w:val="99"/>
    <w:rsid w:val="006A2B74"/>
    <w:pPr>
      <w:ind w:left="566" w:hanging="283"/>
    </w:pPr>
    <w:rPr>
      <w:rFonts w:ascii=".VnTime" w:eastAsia="Batang" w:hAnsi=".VnTime"/>
      <w:sz w:val="28"/>
      <w:szCs w:val="28"/>
      <w:lang w:eastAsia="ko-KR"/>
    </w:rPr>
  </w:style>
  <w:style w:type="paragraph" w:customStyle="1" w:styleId="BankNormal">
    <w:name w:val="BankNormal"/>
    <w:basedOn w:val="Normal"/>
    <w:uiPriority w:val="99"/>
    <w:rsid w:val="006A2B74"/>
    <w:pPr>
      <w:spacing w:after="240"/>
    </w:pPr>
  </w:style>
  <w:style w:type="paragraph" w:customStyle="1" w:styleId="xl41">
    <w:name w:val="xl41"/>
    <w:basedOn w:val="Normal"/>
    <w:uiPriority w:val="99"/>
    <w:rsid w:val="006A2B74"/>
    <w:pPr>
      <w:spacing w:before="100" w:beforeAutospacing="1" w:after="100" w:afterAutospacing="1"/>
    </w:pPr>
    <w:rPr>
      <w:rFonts w:eastAsia="Arial Unicode MS"/>
      <w:sz w:val="20"/>
      <w:lang w:val="it-IT" w:eastAsia="it-IT"/>
    </w:rPr>
  </w:style>
  <w:style w:type="paragraph" w:customStyle="1" w:styleId="Mau">
    <w:name w:val="Mau"/>
    <w:basedOn w:val="Heading4"/>
    <w:uiPriority w:val="99"/>
    <w:rsid w:val="006A2B74"/>
    <w:pPr>
      <w:spacing w:before="0" w:after="120"/>
      <w:ind w:firstLine="567"/>
      <w:jc w:val="right"/>
    </w:pPr>
    <w:rPr>
      <w:rFonts w:ascii=".VnTime" w:hAnsi=".VnTime"/>
      <w:bCs/>
      <w:sz w:val="28"/>
      <w:szCs w:val="28"/>
      <w:u w:val="single"/>
      <w:lang w:val="de-DE"/>
    </w:rPr>
  </w:style>
  <w:style w:type="paragraph" w:styleId="EndnoteText">
    <w:name w:val="endnote text"/>
    <w:basedOn w:val="Normal"/>
    <w:link w:val="EndnoteTextChar"/>
    <w:uiPriority w:val="99"/>
    <w:rsid w:val="006A2B74"/>
    <w:rPr>
      <w:rFonts w:ascii=".VnTime" w:hAnsi=".VnTime"/>
      <w:sz w:val="20"/>
    </w:rPr>
  </w:style>
  <w:style w:type="character" w:customStyle="1" w:styleId="EndnoteTextChar">
    <w:name w:val="Endnote Text Char"/>
    <w:link w:val="EndnoteText"/>
    <w:uiPriority w:val="99"/>
    <w:rsid w:val="006A2B74"/>
    <w:rPr>
      <w:rFonts w:ascii=".VnTime" w:hAnsi=".VnTime"/>
    </w:rPr>
  </w:style>
  <w:style w:type="character" w:styleId="EndnoteReference">
    <w:name w:val="endnote reference"/>
    <w:uiPriority w:val="99"/>
    <w:rsid w:val="006A2B74"/>
    <w:rPr>
      <w:rFonts w:cs="Times New Roman"/>
      <w:vertAlign w:val="superscript"/>
    </w:rPr>
  </w:style>
  <w:style w:type="paragraph" w:customStyle="1" w:styleId="CharCharChar1">
    <w:name w:val="Char Char Char1"/>
    <w:basedOn w:val="Normal"/>
    <w:next w:val="Normal"/>
    <w:autoRedefine/>
    <w:uiPriority w:val="99"/>
    <w:semiHidden/>
    <w:rsid w:val="006A2B74"/>
    <w:pPr>
      <w:spacing w:before="120" w:after="120"/>
    </w:pPr>
    <w:rPr>
      <w:rFonts w:ascii=".VnTime" w:hAnsi=".VnTime"/>
      <w:sz w:val="28"/>
      <w:szCs w:val="28"/>
    </w:rPr>
  </w:style>
  <w:style w:type="paragraph" w:customStyle="1" w:styleId="4">
    <w:name w:val="4"/>
    <w:basedOn w:val="Normal"/>
    <w:uiPriority w:val="99"/>
    <w:rsid w:val="006A2B74"/>
    <w:pPr>
      <w:spacing w:before="360" w:line="288" w:lineRule="auto"/>
      <w:jc w:val="both"/>
    </w:pPr>
    <w:rPr>
      <w:rFonts w:ascii=".VnArial" w:hAnsi=".VnArial"/>
      <w:b/>
      <w:sz w:val="20"/>
    </w:rPr>
  </w:style>
  <w:style w:type="paragraph" w:customStyle="1" w:styleId="6">
    <w:name w:val="6"/>
    <w:basedOn w:val="Normal"/>
    <w:uiPriority w:val="99"/>
    <w:rsid w:val="006A2B74"/>
    <w:pPr>
      <w:spacing w:line="288" w:lineRule="auto"/>
      <w:jc w:val="center"/>
    </w:pPr>
    <w:rPr>
      <w:rFonts w:ascii="VnArial U" w:hAnsi="VnArial U"/>
      <w:sz w:val="28"/>
      <w:szCs w:val="28"/>
    </w:rPr>
  </w:style>
  <w:style w:type="paragraph" w:customStyle="1" w:styleId="3">
    <w:name w:val="3"/>
    <w:basedOn w:val="Normal"/>
    <w:uiPriority w:val="99"/>
    <w:rsid w:val="006A2B74"/>
    <w:pPr>
      <w:spacing w:before="360" w:line="288" w:lineRule="auto"/>
      <w:jc w:val="both"/>
    </w:pPr>
    <w:rPr>
      <w:rFonts w:ascii=".VnCentury Schoolbook" w:hAnsi=".VnCentury Schoolbook"/>
      <w:b/>
      <w:bCs/>
      <w:sz w:val="20"/>
    </w:rPr>
  </w:style>
  <w:style w:type="paragraph" w:customStyle="1" w:styleId="niu">
    <w:name w:val="n§iÒu"/>
    <w:basedOn w:val="Normal"/>
    <w:uiPriority w:val="99"/>
    <w:rsid w:val="006A2B74"/>
    <w:pPr>
      <w:spacing w:before="120" w:line="340" w:lineRule="exact"/>
      <w:ind w:firstLine="680"/>
    </w:pPr>
    <w:rPr>
      <w:rFonts w:ascii=".VnTime" w:hAnsi=".VnTime"/>
      <w:b/>
      <w:sz w:val="28"/>
      <w:szCs w:val="28"/>
    </w:rPr>
  </w:style>
  <w:style w:type="character" w:customStyle="1" w:styleId="dieuChar">
    <w:name w:val="dieu Char"/>
    <w:link w:val="dieu"/>
    <w:uiPriority w:val="99"/>
    <w:locked/>
    <w:rsid w:val="006A2B74"/>
    <w:rPr>
      <w:b/>
      <w:color w:val="0000FF"/>
    </w:rPr>
  </w:style>
  <w:style w:type="paragraph" w:customStyle="1" w:styleId="dieu">
    <w:name w:val="dieu"/>
    <w:basedOn w:val="Normal"/>
    <w:link w:val="dieuChar"/>
    <w:uiPriority w:val="99"/>
    <w:rsid w:val="006A2B74"/>
    <w:pPr>
      <w:spacing w:after="120"/>
      <w:ind w:left="74" w:firstLine="720"/>
      <w:jc w:val="both"/>
    </w:pPr>
    <w:rPr>
      <w:b/>
      <w:color w:val="0000FF"/>
      <w:sz w:val="20"/>
    </w:rPr>
  </w:style>
  <w:style w:type="character" w:styleId="Emphasis">
    <w:name w:val="Emphasis"/>
    <w:uiPriority w:val="99"/>
    <w:qFormat/>
    <w:rsid w:val="006A2B74"/>
    <w:rPr>
      <w:rFonts w:cs="Times New Roman"/>
      <w:i/>
    </w:rPr>
  </w:style>
  <w:style w:type="paragraph" w:customStyle="1" w:styleId="ModelNrmlDouble">
    <w:name w:val="ModelNrmlDouble"/>
    <w:basedOn w:val="Normal"/>
    <w:uiPriority w:val="99"/>
    <w:rsid w:val="006A2B74"/>
    <w:pPr>
      <w:spacing w:after="360" w:line="480" w:lineRule="auto"/>
      <w:ind w:firstLine="720"/>
      <w:jc w:val="both"/>
    </w:pPr>
    <w:rPr>
      <w:sz w:val="22"/>
      <w:szCs w:val="22"/>
    </w:rPr>
  </w:style>
  <w:style w:type="paragraph" w:customStyle="1" w:styleId="TOCHeading1">
    <w:name w:val="TOC Heading1"/>
    <w:basedOn w:val="Heading10"/>
    <w:next w:val="Normal"/>
    <w:uiPriority w:val="99"/>
    <w:qFormat/>
    <w:rsid w:val="006A2B74"/>
    <w:pPr>
      <w:keepNext w:val="0"/>
      <w:keepLines/>
      <w:widowControl w:val="0"/>
      <w:tabs>
        <w:tab w:val="left" w:pos="142"/>
      </w:tabs>
      <w:spacing w:before="480" w:line="276" w:lineRule="auto"/>
      <w:ind w:left="360" w:hanging="360"/>
      <w:contextualSpacing/>
      <w:jc w:val="both"/>
      <w:outlineLvl w:val="9"/>
    </w:pPr>
    <w:rPr>
      <w:rFonts w:ascii="Cambria" w:hAnsi="Cambria"/>
      <w:bCs/>
      <w:i w:val="0"/>
      <w:color w:val="365F91"/>
      <w:sz w:val="28"/>
      <w:szCs w:val="28"/>
      <w:lang w:val="it-IT"/>
    </w:rPr>
  </w:style>
  <w:style w:type="paragraph" w:customStyle="1" w:styleId="LightList-Accent31">
    <w:name w:val="Light List - Accent 31"/>
    <w:hidden/>
    <w:uiPriority w:val="99"/>
    <w:semiHidden/>
    <w:rsid w:val="006A2B74"/>
    <w:rPr>
      <w:rFonts w:ascii=".VnTime" w:hAnsi=".VnTime"/>
      <w:sz w:val="28"/>
    </w:rPr>
  </w:style>
  <w:style w:type="paragraph" w:customStyle="1" w:styleId="Sub-ClauseText">
    <w:name w:val="Sub-Clause Text"/>
    <w:basedOn w:val="Normal"/>
    <w:uiPriority w:val="99"/>
    <w:rsid w:val="006A2B74"/>
    <w:pPr>
      <w:spacing w:before="120" w:after="120"/>
      <w:jc w:val="both"/>
    </w:pPr>
    <w:rPr>
      <w:spacing w:val="-4"/>
    </w:rPr>
  </w:style>
  <w:style w:type="paragraph" w:customStyle="1" w:styleId="CharCharCharChar">
    <w:name w:val="Char Char Char Char"/>
    <w:basedOn w:val="Normal"/>
    <w:uiPriority w:val="99"/>
    <w:rsid w:val="006A2B74"/>
    <w:pPr>
      <w:pageBreakBefore/>
      <w:spacing w:before="100" w:beforeAutospacing="1" w:after="100" w:afterAutospacing="1"/>
    </w:pPr>
    <w:rPr>
      <w:rFonts w:ascii="Tahoma" w:hAnsi="Tahoma"/>
      <w:sz w:val="20"/>
    </w:rPr>
  </w:style>
  <w:style w:type="paragraph" w:styleId="List">
    <w:name w:val="List"/>
    <w:basedOn w:val="Normal"/>
    <w:uiPriority w:val="99"/>
    <w:rsid w:val="006A2B74"/>
    <w:pPr>
      <w:ind w:left="360" w:hanging="360"/>
      <w:contextualSpacing/>
    </w:pPr>
    <w:rPr>
      <w:rFonts w:ascii=".VnTime" w:hAnsi=".VnTime"/>
      <w:sz w:val="28"/>
    </w:rPr>
  </w:style>
  <w:style w:type="paragraph" w:customStyle="1" w:styleId="TOCNumber1">
    <w:name w:val="TOC Number1"/>
    <w:basedOn w:val="Heading4"/>
    <w:autoRedefine/>
    <w:uiPriority w:val="99"/>
    <w:rsid w:val="006A2B74"/>
    <w:pPr>
      <w:keepNext w:val="0"/>
      <w:suppressAutoHyphens/>
      <w:spacing w:before="0" w:after="120"/>
      <w:ind w:right="18"/>
      <w:jc w:val="both"/>
      <w:outlineLvl w:val="9"/>
    </w:pPr>
    <w:rPr>
      <w:bCs/>
      <w:sz w:val="28"/>
      <w:szCs w:val="28"/>
    </w:rPr>
  </w:style>
  <w:style w:type="paragraph" w:customStyle="1" w:styleId="Outline">
    <w:name w:val="Outline"/>
    <w:basedOn w:val="Normal"/>
    <w:uiPriority w:val="99"/>
    <w:rsid w:val="006A2B74"/>
    <w:pPr>
      <w:spacing w:before="240"/>
    </w:pPr>
    <w:rPr>
      <w:kern w:val="28"/>
    </w:rPr>
  </w:style>
  <w:style w:type="paragraph" w:customStyle="1" w:styleId="CharCharChar1Char">
    <w:name w:val="Char Char Char1 Char"/>
    <w:basedOn w:val="Normal"/>
    <w:uiPriority w:val="99"/>
    <w:rsid w:val="006A2B74"/>
    <w:pPr>
      <w:spacing w:after="160" w:line="240" w:lineRule="exact"/>
    </w:pPr>
    <w:rPr>
      <w:rFonts w:ascii="Verdana" w:hAnsi="Verdana"/>
      <w:sz w:val="20"/>
    </w:rPr>
  </w:style>
  <w:style w:type="paragraph" w:customStyle="1" w:styleId="xl37">
    <w:name w:val="xl37"/>
    <w:basedOn w:val="Normal"/>
    <w:uiPriority w:val="99"/>
    <w:rsid w:val="006A2B74"/>
    <w:pPr>
      <w:pBdr>
        <w:left w:val="single" w:sz="4" w:space="0" w:color="auto"/>
        <w:bottom w:val="single" w:sz="4" w:space="0" w:color="auto"/>
        <w:right w:val="single" w:sz="4" w:space="0" w:color="auto"/>
      </w:pBdr>
      <w:spacing w:before="100" w:beforeAutospacing="1" w:after="100" w:afterAutospacing="1"/>
      <w:jc w:val="center"/>
    </w:pPr>
    <w:rPr>
      <w:rFonts w:ascii=".VnTime" w:eastAsia="Arial Unicode MS" w:hAnsi=".VnTime" w:cs="Arial Unicode MS"/>
      <w:b/>
      <w:bCs/>
    </w:rPr>
  </w:style>
  <w:style w:type="paragraph" w:customStyle="1" w:styleId="CharCharCharCharCharCharCharCharCharCharCharCharChar">
    <w:name w:val="Char Char Char Char Char Char Char Char Char Char Char Char Char"/>
    <w:basedOn w:val="Normal"/>
    <w:uiPriority w:val="99"/>
    <w:rsid w:val="006A2B74"/>
    <w:pPr>
      <w:spacing w:after="160" w:line="240" w:lineRule="exact"/>
    </w:pPr>
    <w:rPr>
      <w:rFonts w:cs="Arial"/>
      <w:sz w:val="20"/>
    </w:rPr>
  </w:style>
  <w:style w:type="paragraph" w:customStyle="1" w:styleId="CharCharCharCharCharCharCharCharCharCharCharCharCharCharChar">
    <w:name w:val="Char Char Char Char Char Char Char Char Char Char Char Char Char Char Char"/>
    <w:basedOn w:val="Normal"/>
    <w:uiPriority w:val="99"/>
    <w:rsid w:val="006A2B74"/>
    <w:pPr>
      <w:spacing w:after="160" w:line="240" w:lineRule="exact"/>
    </w:pPr>
    <w:rPr>
      <w:rFonts w:cs="Arial"/>
      <w:sz w:val="20"/>
    </w:rPr>
  </w:style>
  <w:style w:type="paragraph" w:styleId="ListBullet">
    <w:name w:val="List Bullet"/>
    <w:basedOn w:val="Normal"/>
    <w:uiPriority w:val="99"/>
    <w:rsid w:val="006A2B74"/>
    <w:pPr>
      <w:numPr>
        <w:numId w:val="14"/>
      </w:numPr>
      <w:spacing w:line="326" w:lineRule="auto"/>
      <w:jc w:val="both"/>
    </w:pPr>
    <w:rPr>
      <w:rFonts w:ascii=".VnTime" w:hAnsi=".VnTime"/>
      <w:szCs w:val="26"/>
    </w:rPr>
  </w:style>
  <w:style w:type="paragraph" w:customStyle="1" w:styleId="Char2CharCharCharCharCharCharCharCharCharCharCharCharCharCharCharCharChar1CharCharCharCharCharCharChar">
    <w:name w:val="Char2 Char Char Char Char Char Char Char Char Char Char Char Char Char Char Char Char Char1 Char Char Char Char Char Char Char"/>
    <w:basedOn w:val="Normal"/>
    <w:uiPriority w:val="99"/>
    <w:rsid w:val="006A2B74"/>
    <w:pPr>
      <w:spacing w:after="160" w:line="240" w:lineRule="exact"/>
    </w:pPr>
    <w:rPr>
      <w:rFonts w:cs="Arial"/>
      <w:sz w:val="20"/>
    </w:rPr>
  </w:style>
  <w:style w:type="paragraph" w:customStyle="1" w:styleId="SectionVIHeader">
    <w:name w:val="Section VI. Header"/>
    <w:basedOn w:val="Normal"/>
    <w:uiPriority w:val="99"/>
    <w:rsid w:val="006A2B74"/>
    <w:pPr>
      <w:spacing w:before="120" w:after="240"/>
      <w:jc w:val="center"/>
    </w:pPr>
    <w:rPr>
      <w:b/>
      <w:sz w:val="36"/>
    </w:rPr>
  </w:style>
  <w:style w:type="character" w:customStyle="1" w:styleId="ListParagraphChar1">
    <w:name w:val="List Paragraph Char1"/>
    <w:aliases w:val="Heading 41 Char,List Paragraph 1 Char1,My checklist Char1,List Paragraph1 Char1,List Paragraph level1 Char1,Resume Title Char1,Citation List Char1,Ha Char1,Heading 411 Char1,lp1 Char1,lp11 Char1,List Paragraph-rfp content Char"/>
    <w:uiPriority w:val="99"/>
    <w:locked/>
    <w:rsid w:val="006A2B74"/>
    <w:rPr>
      <w:rFonts w:ascii="Times New Roman" w:hAnsi="Times New Roman"/>
      <w:sz w:val="24"/>
    </w:rPr>
  </w:style>
  <w:style w:type="paragraph" w:customStyle="1" w:styleId="msonormal0">
    <w:name w:val="msonormal"/>
    <w:basedOn w:val="Normal"/>
    <w:rsid w:val="006A2B74"/>
    <w:pPr>
      <w:spacing w:before="100" w:beforeAutospacing="1" w:after="100" w:afterAutospacing="1"/>
    </w:pPr>
  </w:style>
  <w:style w:type="paragraph" w:customStyle="1" w:styleId="font7">
    <w:name w:val="font7"/>
    <w:basedOn w:val="Normal"/>
    <w:rsid w:val="006A2B74"/>
    <w:pPr>
      <w:spacing w:before="100" w:beforeAutospacing="1" w:after="100" w:afterAutospacing="1"/>
    </w:pPr>
    <w:rPr>
      <w:rFonts w:ascii=".VnTime" w:hAnsi=".VnTime"/>
      <w:color w:val="000000"/>
      <w:sz w:val="16"/>
      <w:szCs w:val="16"/>
    </w:rPr>
  </w:style>
  <w:style w:type="paragraph" w:customStyle="1" w:styleId="xl65">
    <w:name w:val="xl65"/>
    <w:basedOn w:val="Normal"/>
    <w:rsid w:val="006A2B7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color w:val="000000"/>
      <w:sz w:val="27"/>
      <w:szCs w:val="27"/>
    </w:rPr>
  </w:style>
  <w:style w:type="paragraph" w:customStyle="1" w:styleId="xl66">
    <w:name w:val="xl66"/>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00"/>
      <w:sz w:val="27"/>
      <w:szCs w:val="27"/>
    </w:rPr>
  </w:style>
  <w:style w:type="paragraph" w:customStyle="1" w:styleId="xl67">
    <w:name w:val="xl67"/>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i/>
      <w:iCs/>
      <w:color w:val="000000"/>
      <w:sz w:val="27"/>
      <w:szCs w:val="27"/>
    </w:rPr>
  </w:style>
  <w:style w:type="paragraph" w:customStyle="1" w:styleId="xl68">
    <w:name w:val="xl6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 w:val="27"/>
      <w:szCs w:val="27"/>
    </w:rPr>
  </w:style>
  <w:style w:type="paragraph" w:customStyle="1" w:styleId="xl69">
    <w:name w:val="xl69"/>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000000"/>
      <w:sz w:val="27"/>
      <w:szCs w:val="27"/>
    </w:rPr>
  </w:style>
  <w:style w:type="paragraph" w:customStyle="1" w:styleId="xl70">
    <w:name w:val="xl7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71">
    <w:name w:val="xl71"/>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 w:val="27"/>
      <w:szCs w:val="27"/>
    </w:rPr>
  </w:style>
  <w:style w:type="paragraph" w:customStyle="1" w:styleId="xl72">
    <w:name w:val="xl72"/>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FF"/>
      <w:sz w:val="27"/>
      <w:szCs w:val="27"/>
    </w:rPr>
  </w:style>
  <w:style w:type="paragraph" w:customStyle="1" w:styleId="xl73">
    <w:name w:val="xl73"/>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0"/>
    </w:rPr>
  </w:style>
  <w:style w:type="paragraph" w:customStyle="1" w:styleId="xl74">
    <w:name w:val="xl74"/>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sz w:val="27"/>
      <w:szCs w:val="27"/>
    </w:rPr>
  </w:style>
  <w:style w:type="paragraph" w:customStyle="1" w:styleId="xl75">
    <w:name w:val="xl75"/>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i/>
      <w:iCs/>
      <w:color w:val="000000"/>
      <w:sz w:val="27"/>
      <w:szCs w:val="27"/>
    </w:rPr>
  </w:style>
  <w:style w:type="paragraph" w:customStyle="1" w:styleId="xl76">
    <w:name w:val="xl76"/>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Cs w:val="26"/>
    </w:rPr>
  </w:style>
  <w:style w:type="paragraph" w:customStyle="1" w:styleId="xl77">
    <w:name w:val="xl77"/>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Cs w:val="26"/>
    </w:rPr>
  </w:style>
  <w:style w:type="paragraph" w:customStyle="1" w:styleId="xl78">
    <w:name w:val="xl7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FF"/>
      <w:sz w:val="27"/>
      <w:szCs w:val="27"/>
    </w:rPr>
  </w:style>
  <w:style w:type="paragraph" w:customStyle="1" w:styleId="xl79">
    <w:name w:val="xl79"/>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i/>
      <w:iCs/>
      <w:color w:val="000000"/>
      <w:sz w:val="27"/>
      <w:szCs w:val="27"/>
    </w:rPr>
  </w:style>
  <w:style w:type="paragraph" w:customStyle="1" w:styleId="xl80">
    <w:name w:val="xl8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color w:val="000000"/>
      <w:sz w:val="27"/>
      <w:szCs w:val="27"/>
    </w:rPr>
  </w:style>
  <w:style w:type="paragraph" w:customStyle="1" w:styleId="xl81">
    <w:name w:val="xl81"/>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2">
    <w:name w:val="xl82"/>
    <w:basedOn w:val="Normal"/>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3">
    <w:name w:val="xl83"/>
    <w:basedOn w:val="Normal"/>
    <w:rsid w:val="006A2B74"/>
    <w:pPr>
      <w:pBdr>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4">
    <w:name w:val="xl84"/>
    <w:basedOn w:val="Normal"/>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5">
    <w:name w:val="xl85"/>
    <w:basedOn w:val="Normal"/>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6">
    <w:name w:val="xl86"/>
    <w:basedOn w:val="Normal"/>
    <w:rsid w:val="006A2B74"/>
    <w:pPr>
      <w:pBdr>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7">
    <w:name w:val="xl87"/>
    <w:basedOn w:val="Normal"/>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8">
    <w:name w:val="xl8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9">
    <w:name w:val="xl89"/>
    <w:basedOn w:val="Normal"/>
    <w:rsid w:val="006A2B74"/>
    <w:pPr>
      <w:spacing w:before="100" w:beforeAutospacing="1" w:after="100" w:afterAutospacing="1"/>
      <w:jc w:val="center"/>
    </w:pPr>
  </w:style>
  <w:style w:type="paragraph" w:customStyle="1" w:styleId="xl90">
    <w:name w:val="xl9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MediumGrid1-Accent21">
    <w:name w:val="Medium Grid 1 - Accent 21"/>
    <w:aliases w:val="VNA - List Paragraph,1.,Table Sequence,bullet 1,b1,SGLText List Paragraph,FooterText,Paragraphe de liste,Use Case List Paragraph,Body Bullet,Ref,Bulleted Text,List Bullet1,B1,List Paragraph level1,Resume Title,Citation List,Ha"/>
    <w:basedOn w:val="Normal"/>
    <w:uiPriority w:val="99"/>
    <w:qFormat/>
    <w:rsid w:val="00B65CB0"/>
    <w:pPr>
      <w:spacing w:before="120" w:after="120" w:line="288" w:lineRule="auto"/>
      <w:ind w:left="720"/>
      <w:contextualSpacing/>
    </w:pPr>
    <w:rPr>
      <w:szCs w:val="26"/>
    </w:rPr>
  </w:style>
  <w:style w:type="paragraph" w:customStyle="1" w:styleId="TVSHeading3">
    <w:name w:val="TVS_Heading 3"/>
    <w:basedOn w:val="Heading3"/>
    <w:link w:val="TVSHeading3Char"/>
    <w:qFormat/>
    <w:rsid w:val="00301549"/>
    <w:pPr>
      <w:keepLines/>
      <w:numPr>
        <w:numId w:val="17"/>
      </w:numPr>
      <w:spacing w:before="40" w:beforeAutospacing="1" w:afterAutospacing="1"/>
      <w:jc w:val="left"/>
    </w:pPr>
    <w:rPr>
      <w:noProof/>
      <w:sz w:val="26"/>
    </w:rPr>
  </w:style>
  <w:style w:type="character" w:customStyle="1" w:styleId="TVSHeading3Char">
    <w:name w:val="TVS_Heading 3 Char"/>
    <w:link w:val="TVSHeading3"/>
    <w:rsid w:val="00301549"/>
    <w:rPr>
      <w:b/>
      <w:noProof/>
      <w:sz w:val="26"/>
    </w:rPr>
  </w:style>
  <w:style w:type="paragraph" w:customStyle="1" w:styleId="Heading1">
    <w:name w:val="Heading1"/>
    <w:basedOn w:val="Normal"/>
    <w:link w:val="Heading1Char0"/>
    <w:qFormat/>
    <w:rsid w:val="00156366"/>
    <w:pPr>
      <w:numPr>
        <w:numId w:val="21"/>
      </w:numPr>
      <w:outlineLvl w:val="0"/>
    </w:pPr>
    <w:rPr>
      <w:b/>
    </w:rPr>
  </w:style>
  <w:style w:type="paragraph" w:customStyle="1" w:styleId="Bang">
    <w:name w:val="Bang"/>
    <w:basedOn w:val="Normal"/>
    <w:link w:val="BangChar"/>
    <w:autoRedefine/>
    <w:rsid w:val="00A1668E"/>
    <w:pPr>
      <w:keepNext/>
      <w:spacing w:before="80" w:after="80"/>
    </w:pPr>
    <w:rPr>
      <w:rFonts w:cs="Tahoma"/>
      <w:sz w:val="18"/>
      <w:szCs w:val="18"/>
    </w:rPr>
  </w:style>
  <w:style w:type="character" w:customStyle="1" w:styleId="Heading1Char0">
    <w:name w:val="Heading1 Char"/>
    <w:basedOn w:val="Heading6Char"/>
    <w:link w:val="Heading1"/>
    <w:rsid w:val="00156366"/>
    <w:rPr>
      <w:b/>
      <w:sz w:val="26"/>
      <w:lang w:val="x-none" w:eastAsia="x-none"/>
    </w:rPr>
  </w:style>
  <w:style w:type="character" w:customStyle="1" w:styleId="BangChar">
    <w:name w:val="Bang Char"/>
    <w:link w:val="Bang"/>
    <w:rsid w:val="00A1668E"/>
    <w:rPr>
      <w:rFonts w:cs="Tahoma"/>
      <w:sz w:val="18"/>
      <w:szCs w:val="18"/>
    </w:rPr>
  </w:style>
  <w:style w:type="paragraph" w:customStyle="1" w:styleId="ColorfulList-Accent12">
    <w:name w:val="Colorful List - Accent 12"/>
    <w:aliases w:val="heading 4,Heading 411,List Paragraph-rfp content,Bullet -,Heading 4111,Gạch đầu ḍng cấp 1,Figure_name,Equipment,N1"/>
    <w:basedOn w:val="Normal"/>
    <w:uiPriority w:val="34"/>
    <w:qFormat/>
    <w:rsid w:val="004A40A4"/>
    <w:pPr>
      <w:ind w:left="720"/>
      <w:contextualSpacing/>
    </w:pPr>
  </w:style>
  <w:style w:type="paragraph" w:styleId="ListParagraph">
    <w:name w:val="List Paragraph"/>
    <w:aliases w:val="List Paragraph12,Thang2,List Paragraph111,Bullet List"/>
    <w:basedOn w:val="Normal"/>
    <w:link w:val="ListParagraphChar"/>
    <w:uiPriority w:val="34"/>
    <w:qFormat/>
    <w:rsid w:val="00F55DDB"/>
    <w:pPr>
      <w:ind w:left="720"/>
      <w:contextualSpacing/>
    </w:pPr>
  </w:style>
  <w:style w:type="character" w:styleId="PlaceholderText">
    <w:name w:val="Placeholder Text"/>
    <w:basedOn w:val="DefaultParagraphFont"/>
    <w:uiPriority w:val="99"/>
    <w:semiHidden/>
    <w:rsid w:val="00B87B88"/>
    <w:rPr>
      <w:color w:val="808080"/>
    </w:rPr>
  </w:style>
  <w:style w:type="paragraph" w:styleId="Revision">
    <w:name w:val="Revision"/>
    <w:hidden/>
    <w:uiPriority w:val="99"/>
    <w:semiHidden/>
    <w:rsid w:val="00294945"/>
    <w:rPr>
      <w:sz w:val="26"/>
    </w:rPr>
  </w:style>
  <w:style w:type="paragraph" w:styleId="NoSpacing">
    <w:name w:val="No Spacing"/>
    <w:uiPriority w:val="1"/>
    <w:qFormat/>
    <w:rsid w:val="00655C7B"/>
    <w:rPr>
      <w:sz w:val="26"/>
    </w:rPr>
  </w:style>
  <w:style w:type="paragraph" w:customStyle="1" w:styleId="MediumShading1-Accent11">
    <w:name w:val="Medium Shading 1 - Accent 11"/>
    <w:basedOn w:val="Default"/>
    <w:next w:val="Default"/>
    <w:uiPriority w:val="1"/>
    <w:qFormat/>
    <w:rsid w:val="00030851"/>
    <w:pPr>
      <w:spacing w:before="60"/>
    </w:pPr>
    <w:rPr>
      <w:rFonts w:cs="Times New Roman"/>
      <w:color w:val="auto"/>
    </w:rPr>
  </w:style>
  <w:style w:type="paragraph" w:customStyle="1" w:styleId="MediumList2-Accent21">
    <w:name w:val="Medium List 2 - Accent 21"/>
    <w:hidden/>
    <w:uiPriority w:val="99"/>
    <w:semiHidden/>
    <w:rsid w:val="002F4FD0"/>
    <w:rPr>
      <w:rFonts w:ascii=".VnTime" w:hAnsi=".VnTime"/>
      <w:sz w:val="28"/>
      <w:szCs w:val="20"/>
    </w:rPr>
  </w:style>
  <w:style w:type="paragraph" w:customStyle="1" w:styleId="TVSHeading2">
    <w:name w:val="TVS_Heading2"/>
    <w:basedOn w:val="Heading2"/>
    <w:link w:val="TVSHeading2Char"/>
    <w:qFormat/>
    <w:rsid w:val="002F4FD0"/>
    <w:pPr>
      <w:keepLines/>
      <w:numPr>
        <w:numId w:val="32"/>
      </w:numPr>
      <w:spacing w:before="40" w:beforeAutospacing="1" w:afterAutospacing="1" w:line="240" w:lineRule="auto"/>
      <w:jc w:val="left"/>
    </w:pPr>
    <w:rPr>
      <w:rFonts w:ascii="Times New Roman" w:hAnsi="Times New Roman"/>
      <w:sz w:val="28"/>
      <w:szCs w:val="26"/>
      <w:lang w:val="vi-VN"/>
    </w:rPr>
  </w:style>
  <w:style w:type="character" w:customStyle="1" w:styleId="TVSHeading2Char">
    <w:name w:val="TVS_Heading2 Char"/>
    <w:link w:val="TVSHeading2"/>
    <w:rsid w:val="002F4FD0"/>
    <w:rPr>
      <w:b/>
      <w:sz w:val="28"/>
      <w:szCs w:val="26"/>
      <w:lang w:val="vi-VN"/>
    </w:rPr>
  </w:style>
  <w:style w:type="paragraph" w:customStyle="1" w:styleId="TVSHeading1">
    <w:name w:val="TVS_Heading1"/>
    <w:basedOn w:val="Heading10"/>
    <w:link w:val="TVSHeading1Char"/>
    <w:qFormat/>
    <w:rsid w:val="002F4FD0"/>
    <w:pPr>
      <w:keepLines/>
      <w:spacing w:before="240" w:beforeAutospacing="1" w:afterAutospacing="1" w:line="480" w:lineRule="auto"/>
    </w:pPr>
    <w:rPr>
      <w:i w:val="0"/>
      <w:sz w:val="30"/>
      <w:szCs w:val="32"/>
    </w:rPr>
  </w:style>
  <w:style w:type="character" w:customStyle="1" w:styleId="TVSHeading1Char">
    <w:name w:val="TVS_Heading1 Char"/>
    <w:link w:val="TVSHeading1"/>
    <w:rsid w:val="002F4FD0"/>
    <w:rPr>
      <w:b/>
      <w:sz w:val="30"/>
      <w:szCs w:val="32"/>
    </w:rPr>
  </w:style>
  <w:style w:type="paragraph" w:customStyle="1" w:styleId="xl63">
    <w:name w:val="xl63"/>
    <w:basedOn w:val="Normal"/>
    <w:rsid w:val="002F4FD0"/>
    <w:pPr>
      <w:spacing w:before="100" w:beforeAutospacing="1" w:after="100" w:afterAutospacing="1" w:line="240" w:lineRule="auto"/>
    </w:pPr>
    <w:rPr>
      <w:sz w:val="24"/>
    </w:rPr>
  </w:style>
  <w:style w:type="paragraph" w:customStyle="1" w:styleId="xl64">
    <w:name w:val="xl64"/>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1">
    <w:name w:val="xl91"/>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color w:val="FF0000"/>
      <w:sz w:val="24"/>
    </w:rPr>
  </w:style>
  <w:style w:type="paragraph" w:customStyle="1" w:styleId="xl92">
    <w:name w:val="xl92"/>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3">
    <w:name w:val="xl93"/>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4">
    <w:name w:val="xl94"/>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b/>
      <w:bCs/>
      <w:color w:val="FF0000"/>
      <w:sz w:val="24"/>
    </w:rPr>
  </w:style>
  <w:style w:type="paragraph" w:customStyle="1" w:styleId="xl95">
    <w:name w:val="xl95"/>
    <w:basedOn w:val="Normal"/>
    <w:rsid w:val="002F4FD0"/>
    <w:pPr>
      <w:pBdr>
        <w:top w:val="single" w:sz="4" w:space="0" w:color="auto"/>
        <w:left w:val="single" w:sz="4" w:space="11" w:color="auto"/>
        <w:bottom w:val="single" w:sz="4" w:space="0" w:color="auto"/>
        <w:right w:val="single" w:sz="4" w:space="0" w:color="auto"/>
      </w:pBdr>
      <w:spacing w:before="100" w:beforeAutospacing="1" w:after="100" w:afterAutospacing="1" w:line="240" w:lineRule="auto"/>
      <w:ind w:firstLineChars="100" w:firstLine="100"/>
      <w:textAlignment w:val="top"/>
    </w:pPr>
    <w:rPr>
      <w:sz w:val="24"/>
    </w:rPr>
  </w:style>
  <w:style w:type="paragraph" w:customStyle="1" w:styleId="font8">
    <w:name w:val="font8"/>
    <w:basedOn w:val="Normal"/>
    <w:rsid w:val="002F4FD0"/>
    <w:pPr>
      <w:spacing w:before="100" w:beforeAutospacing="1" w:after="100" w:afterAutospacing="1" w:line="240" w:lineRule="auto"/>
    </w:pPr>
    <w:rPr>
      <w:sz w:val="22"/>
      <w:szCs w:val="22"/>
    </w:rPr>
  </w:style>
  <w:style w:type="paragraph" w:customStyle="1" w:styleId="xl96">
    <w:name w:val="xl96"/>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7">
    <w:name w:val="xl97"/>
    <w:basedOn w:val="Normal"/>
    <w:rsid w:val="002F4FD0"/>
    <w:pPr>
      <w:pBdr>
        <w:top w:val="single" w:sz="4" w:space="0" w:color="auto"/>
        <w:left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xl98">
    <w:name w:val="xl98"/>
    <w:basedOn w:val="Normal"/>
    <w:rsid w:val="002F4FD0"/>
    <w:pPr>
      <w:pBdr>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11AaBb">
    <w:name w:val="1.1 AaBb"/>
    <w:basedOn w:val="Style1"/>
    <w:link w:val="11AaBbChar"/>
    <w:rsid w:val="001F5156"/>
    <w:pPr>
      <w:numPr>
        <w:ilvl w:val="1"/>
      </w:numPr>
      <w:spacing w:line="312" w:lineRule="auto"/>
      <w:ind w:left="792" w:hanging="432"/>
      <w:contextualSpacing/>
    </w:pPr>
    <w:rPr>
      <w:b w:val="0"/>
      <w:sz w:val="24"/>
      <w:lang w:val="en-US" w:eastAsia="en-US"/>
    </w:rPr>
  </w:style>
  <w:style w:type="character" w:customStyle="1" w:styleId="11AaBbChar">
    <w:name w:val="1.1 AaBb Char"/>
    <w:basedOn w:val="Style1Char"/>
    <w:link w:val="11AaBb"/>
    <w:rsid w:val="001F5156"/>
    <w:rPr>
      <w:b w:val="0"/>
      <w:sz w:val="24"/>
    </w:rPr>
  </w:style>
  <w:style w:type="character" w:customStyle="1" w:styleId="ListParagraphChar">
    <w:name w:val="List Paragraph Char"/>
    <w:aliases w:val="List Paragraph12 Char,Thang2 Char,List Paragraph111 Char,Bullet List Char"/>
    <w:link w:val="ListParagraph"/>
    <w:uiPriority w:val="34"/>
    <w:qFormat/>
    <w:locked/>
    <w:rsid w:val="00147A46"/>
    <w:rPr>
      <w:sz w:val="26"/>
    </w:rPr>
  </w:style>
  <w:style w:type="character" w:styleId="UnresolvedMention">
    <w:name w:val="Unresolved Mention"/>
    <w:basedOn w:val="DefaultParagraphFont"/>
    <w:uiPriority w:val="99"/>
    <w:semiHidden/>
    <w:unhideWhenUsed/>
    <w:rsid w:val="00261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50686">
      <w:bodyDiv w:val="1"/>
      <w:marLeft w:val="0"/>
      <w:marRight w:val="0"/>
      <w:marTop w:val="0"/>
      <w:marBottom w:val="0"/>
      <w:divBdr>
        <w:top w:val="none" w:sz="0" w:space="0" w:color="auto"/>
        <w:left w:val="none" w:sz="0" w:space="0" w:color="auto"/>
        <w:bottom w:val="none" w:sz="0" w:space="0" w:color="auto"/>
        <w:right w:val="none" w:sz="0" w:space="0" w:color="auto"/>
      </w:divBdr>
    </w:div>
    <w:div w:id="55444083">
      <w:bodyDiv w:val="1"/>
      <w:marLeft w:val="0"/>
      <w:marRight w:val="0"/>
      <w:marTop w:val="0"/>
      <w:marBottom w:val="0"/>
      <w:divBdr>
        <w:top w:val="none" w:sz="0" w:space="0" w:color="auto"/>
        <w:left w:val="none" w:sz="0" w:space="0" w:color="auto"/>
        <w:bottom w:val="none" w:sz="0" w:space="0" w:color="auto"/>
        <w:right w:val="none" w:sz="0" w:space="0" w:color="auto"/>
      </w:divBdr>
    </w:div>
    <w:div w:id="61368771">
      <w:bodyDiv w:val="1"/>
      <w:marLeft w:val="0"/>
      <w:marRight w:val="0"/>
      <w:marTop w:val="0"/>
      <w:marBottom w:val="0"/>
      <w:divBdr>
        <w:top w:val="none" w:sz="0" w:space="0" w:color="auto"/>
        <w:left w:val="none" w:sz="0" w:space="0" w:color="auto"/>
        <w:bottom w:val="none" w:sz="0" w:space="0" w:color="auto"/>
        <w:right w:val="none" w:sz="0" w:space="0" w:color="auto"/>
      </w:divBdr>
    </w:div>
    <w:div w:id="121967841">
      <w:bodyDiv w:val="1"/>
      <w:marLeft w:val="0"/>
      <w:marRight w:val="0"/>
      <w:marTop w:val="0"/>
      <w:marBottom w:val="0"/>
      <w:divBdr>
        <w:top w:val="none" w:sz="0" w:space="0" w:color="auto"/>
        <w:left w:val="none" w:sz="0" w:space="0" w:color="auto"/>
        <w:bottom w:val="none" w:sz="0" w:space="0" w:color="auto"/>
        <w:right w:val="none" w:sz="0" w:space="0" w:color="auto"/>
      </w:divBdr>
      <w:divsChild>
        <w:div w:id="233130843">
          <w:marLeft w:val="0"/>
          <w:marRight w:val="0"/>
          <w:marTop w:val="0"/>
          <w:marBottom w:val="0"/>
          <w:divBdr>
            <w:top w:val="none" w:sz="0" w:space="0" w:color="auto"/>
            <w:left w:val="none" w:sz="0" w:space="0" w:color="auto"/>
            <w:bottom w:val="none" w:sz="0" w:space="0" w:color="auto"/>
            <w:right w:val="none" w:sz="0" w:space="0" w:color="auto"/>
          </w:divBdr>
          <w:divsChild>
            <w:div w:id="16948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0463">
      <w:bodyDiv w:val="1"/>
      <w:marLeft w:val="0"/>
      <w:marRight w:val="0"/>
      <w:marTop w:val="0"/>
      <w:marBottom w:val="0"/>
      <w:divBdr>
        <w:top w:val="none" w:sz="0" w:space="0" w:color="auto"/>
        <w:left w:val="none" w:sz="0" w:space="0" w:color="auto"/>
        <w:bottom w:val="none" w:sz="0" w:space="0" w:color="auto"/>
        <w:right w:val="none" w:sz="0" w:space="0" w:color="auto"/>
      </w:divBdr>
    </w:div>
    <w:div w:id="155461973">
      <w:bodyDiv w:val="1"/>
      <w:marLeft w:val="0"/>
      <w:marRight w:val="0"/>
      <w:marTop w:val="0"/>
      <w:marBottom w:val="0"/>
      <w:divBdr>
        <w:top w:val="none" w:sz="0" w:space="0" w:color="auto"/>
        <w:left w:val="none" w:sz="0" w:space="0" w:color="auto"/>
        <w:bottom w:val="none" w:sz="0" w:space="0" w:color="auto"/>
        <w:right w:val="none" w:sz="0" w:space="0" w:color="auto"/>
      </w:divBdr>
    </w:div>
    <w:div w:id="225386159">
      <w:bodyDiv w:val="1"/>
      <w:marLeft w:val="0"/>
      <w:marRight w:val="0"/>
      <w:marTop w:val="0"/>
      <w:marBottom w:val="0"/>
      <w:divBdr>
        <w:top w:val="none" w:sz="0" w:space="0" w:color="auto"/>
        <w:left w:val="none" w:sz="0" w:space="0" w:color="auto"/>
        <w:bottom w:val="none" w:sz="0" w:space="0" w:color="auto"/>
        <w:right w:val="none" w:sz="0" w:space="0" w:color="auto"/>
      </w:divBdr>
    </w:div>
    <w:div w:id="239367086">
      <w:bodyDiv w:val="1"/>
      <w:marLeft w:val="0"/>
      <w:marRight w:val="0"/>
      <w:marTop w:val="0"/>
      <w:marBottom w:val="0"/>
      <w:divBdr>
        <w:top w:val="none" w:sz="0" w:space="0" w:color="auto"/>
        <w:left w:val="none" w:sz="0" w:space="0" w:color="auto"/>
        <w:bottom w:val="none" w:sz="0" w:space="0" w:color="auto"/>
        <w:right w:val="none" w:sz="0" w:space="0" w:color="auto"/>
      </w:divBdr>
    </w:div>
    <w:div w:id="253977915">
      <w:bodyDiv w:val="1"/>
      <w:marLeft w:val="0"/>
      <w:marRight w:val="0"/>
      <w:marTop w:val="0"/>
      <w:marBottom w:val="0"/>
      <w:divBdr>
        <w:top w:val="none" w:sz="0" w:space="0" w:color="auto"/>
        <w:left w:val="none" w:sz="0" w:space="0" w:color="auto"/>
        <w:bottom w:val="none" w:sz="0" w:space="0" w:color="auto"/>
        <w:right w:val="none" w:sz="0" w:space="0" w:color="auto"/>
      </w:divBdr>
    </w:div>
    <w:div w:id="275987287">
      <w:bodyDiv w:val="1"/>
      <w:marLeft w:val="0"/>
      <w:marRight w:val="0"/>
      <w:marTop w:val="0"/>
      <w:marBottom w:val="0"/>
      <w:divBdr>
        <w:top w:val="none" w:sz="0" w:space="0" w:color="auto"/>
        <w:left w:val="none" w:sz="0" w:space="0" w:color="auto"/>
        <w:bottom w:val="none" w:sz="0" w:space="0" w:color="auto"/>
        <w:right w:val="none" w:sz="0" w:space="0" w:color="auto"/>
      </w:divBdr>
    </w:div>
    <w:div w:id="294802264">
      <w:bodyDiv w:val="1"/>
      <w:marLeft w:val="0"/>
      <w:marRight w:val="0"/>
      <w:marTop w:val="0"/>
      <w:marBottom w:val="0"/>
      <w:divBdr>
        <w:top w:val="none" w:sz="0" w:space="0" w:color="auto"/>
        <w:left w:val="none" w:sz="0" w:space="0" w:color="auto"/>
        <w:bottom w:val="none" w:sz="0" w:space="0" w:color="auto"/>
        <w:right w:val="none" w:sz="0" w:space="0" w:color="auto"/>
      </w:divBdr>
    </w:div>
    <w:div w:id="367072362">
      <w:bodyDiv w:val="1"/>
      <w:marLeft w:val="0"/>
      <w:marRight w:val="0"/>
      <w:marTop w:val="0"/>
      <w:marBottom w:val="0"/>
      <w:divBdr>
        <w:top w:val="none" w:sz="0" w:space="0" w:color="auto"/>
        <w:left w:val="none" w:sz="0" w:space="0" w:color="auto"/>
        <w:bottom w:val="none" w:sz="0" w:space="0" w:color="auto"/>
        <w:right w:val="none" w:sz="0" w:space="0" w:color="auto"/>
      </w:divBdr>
    </w:div>
    <w:div w:id="384186008">
      <w:bodyDiv w:val="1"/>
      <w:marLeft w:val="0"/>
      <w:marRight w:val="0"/>
      <w:marTop w:val="0"/>
      <w:marBottom w:val="0"/>
      <w:divBdr>
        <w:top w:val="none" w:sz="0" w:space="0" w:color="auto"/>
        <w:left w:val="none" w:sz="0" w:space="0" w:color="auto"/>
        <w:bottom w:val="none" w:sz="0" w:space="0" w:color="auto"/>
        <w:right w:val="none" w:sz="0" w:space="0" w:color="auto"/>
      </w:divBdr>
    </w:div>
    <w:div w:id="387077343">
      <w:bodyDiv w:val="1"/>
      <w:marLeft w:val="0"/>
      <w:marRight w:val="0"/>
      <w:marTop w:val="0"/>
      <w:marBottom w:val="0"/>
      <w:divBdr>
        <w:top w:val="none" w:sz="0" w:space="0" w:color="auto"/>
        <w:left w:val="none" w:sz="0" w:space="0" w:color="auto"/>
        <w:bottom w:val="none" w:sz="0" w:space="0" w:color="auto"/>
        <w:right w:val="none" w:sz="0" w:space="0" w:color="auto"/>
      </w:divBdr>
    </w:div>
    <w:div w:id="438456661">
      <w:bodyDiv w:val="1"/>
      <w:marLeft w:val="0"/>
      <w:marRight w:val="0"/>
      <w:marTop w:val="0"/>
      <w:marBottom w:val="0"/>
      <w:divBdr>
        <w:top w:val="none" w:sz="0" w:space="0" w:color="auto"/>
        <w:left w:val="none" w:sz="0" w:space="0" w:color="auto"/>
        <w:bottom w:val="none" w:sz="0" w:space="0" w:color="auto"/>
        <w:right w:val="none" w:sz="0" w:space="0" w:color="auto"/>
      </w:divBdr>
    </w:div>
    <w:div w:id="478544759">
      <w:bodyDiv w:val="1"/>
      <w:marLeft w:val="0"/>
      <w:marRight w:val="0"/>
      <w:marTop w:val="0"/>
      <w:marBottom w:val="0"/>
      <w:divBdr>
        <w:top w:val="none" w:sz="0" w:space="0" w:color="auto"/>
        <w:left w:val="none" w:sz="0" w:space="0" w:color="auto"/>
        <w:bottom w:val="none" w:sz="0" w:space="0" w:color="auto"/>
        <w:right w:val="none" w:sz="0" w:space="0" w:color="auto"/>
      </w:divBdr>
    </w:div>
    <w:div w:id="489567143">
      <w:bodyDiv w:val="1"/>
      <w:marLeft w:val="0"/>
      <w:marRight w:val="0"/>
      <w:marTop w:val="0"/>
      <w:marBottom w:val="0"/>
      <w:divBdr>
        <w:top w:val="none" w:sz="0" w:space="0" w:color="auto"/>
        <w:left w:val="none" w:sz="0" w:space="0" w:color="auto"/>
        <w:bottom w:val="none" w:sz="0" w:space="0" w:color="auto"/>
        <w:right w:val="none" w:sz="0" w:space="0" w:color="auto"/>
      </w:divBdr>
    </w:div>
    <w:div w:id="549145698">
      <w:bodyDiv w:val="1"/>
      <w:marLeft w:val="0"/>
      <w:marRight w:val="0"/>
      <w:marTop w:val="0"/>
      <w:marBottom w:val="0"/>
      <w:divBdr>
        <w:top w:val="none" w:sz="0" w:space="0" w:color="auto"/>
        <w:left w:val="none" w:sz="0" w:space="0" w:color="auto"/>
        <w:bottom w:val="none" w:sz="0" w:space="0" w:color="auto"/>
        <w:right w:val="none" w:sz="0" w:space="0" w:color="auto"/>
      </w:divBdr>
    </w:div>
    <w:div w:id="578441966">
      <w:bodyDiv w:val="1"/>
      <w:marLeft w:val="0"/>
      <w:marRight w:val="0"/>
      <w:marTop w:val="0"/>
      <w:marBottom w:val="0"/>
      <w:divBdr>
        <w:top w:val="none" w:sz="0" w:space="0" w:color="auto"/>
        <w:left w:val="none" w:sz="0" w:space="0" w:color="auto"/>
        <w:bottom w:val="none" w:sz="0" w:space="0" w:color="auto"/>
        <w:right w:val="none" w:sz="0" w:space="0" w:color="auto"/>
      </w:divBdr>
    </w:div>
    <w:div w:id="598834712">
      <w:bodyDiv w:val="1"/>
      <w:marLeft w:val="0"/>
      <w:marRight w:val="0"/>
      <w:marTop w:val="0"/>
      <w:marBottom w:val="0"/>
      <w:divBdr>
        <w:top w:val="none" w:sz="0" w:space="0" w:color="auto"/>
        <w:left w:val="none" w:sz="0" w:space="0" w:color="auto"/>
        <w:bottom w:val="none" w:sz="0" w:space="0" w:color="auto"/>
        <w:right w:val="none" w:sz="0" w:space="0" w:color="auto"/>
      </w:divBdr>
    </w:div>
    <w:div w:id="627669018">
      <w:bodyDiv w:val="1"/>
      <w:marLeft w:val="0"/>
      <w:marRight w:val="0"/>
      <w:marTop w:val="0"/>
      <w:marBottom w:val="0"/>
      <w:divBdr>
        <w:top w:val="none" w:sz="0" w:space="0" w:color="auto"/>
        <w:left w:val="none" w:sz="0" w:space="0" w:color="auto"/>
        <w:bottom w:val="none" w:sz="0" w:space="0" w:color="auto"/>
        <w:right w:val="none" w:sz="0" w:space="0" w:color="auto"/>
      </w:divBdr>
    </w:div>
    <w:div w:id="638416997">
      <w:bodyDiv w:val="1"/>
      <w:marLeft w:val="0"/>
      <w:marRight w:val="0"/>
      <w:marTop w:val="0"/>
      <w:marBottom w:val="0"/>
      <w:divBdr>
        <w:top w:val="none" w:sz="0" w:space="0" w:color="auto"/>
        <w:left w:val="none" w:sz="0" w:space="0" w:color="auto"/>
        <w:bottom w:val="none" w:sz="0" w:space="0" w:color="auto"/>
        <w:right w:val="none" w:sz="0" w:space="0" w:color="auto"/>
      </w:divBdr>
    </w:div>
    <w:div w:id="708605573">
      <w:bodyDiv w:val="1"/>
      <w:marLeft w:val="0"/>
      <w:marRight w:val="0"/>
      <w:marTop w:val="0"/>
      <w:marBottom w:val="0"/>
      <w:divBdr>
        <w:top w:val="none" w:sz="0" w:space="0" w:color="auto"/>
        <w:left w:val="none" w:sz="0" w:space="0" w:color="auto"/>
        <w:bottom w:val="none" w:sz="0" w:space="0" w:color="auto"/>
        <w:right w:val="none" w:sz="0" w:space="0" w:color="auto"/>
      </w:divBdr>
      <w:divsChild>
        <w:div w:id="1795443248">
          <w:marLeft w:val="0"/>
          <w:marRight w:val="0"/>
          <w:marTop w:val="0"/>
          <w:marBottom w:val="0"/>
          <w:divBdr>
            <w:top w:val="none" w:sz="0" w:space="0" w:color="auto"/>
            <w:left w:val="none" w:sz="0" w:space="0" w:color="auto"/>
            <w:bottom w:val="none" w:sz="0" w:space="0" w:color="auto"/>
            <w:right w:val="none" w:sz="0" w:space="0" w:color="auto"/>
          </w:divBdr>
        </w:div>
      </w:divsChild>
    </w:div>
    <w:div w:id="719476413">
      <w:bodyDiv w:val="1"/>
      <w:marLeft w:val="0"/>
      <w:marRight w:val="0"/>
      <w:marTop w:val="0"/>
      <w:marBottom w:val="0"/>
      <w:divBdr>
        <w:top w:val="none" w:sz="0" w:space="0" w:color="auto"/>
        <w:left w:val="none" w:sz="0" w:space="0" w:color="auto"/>
        <w:bottom w:val="none" w:sz="0" w:space="0" w:color="auto"/>
        <w:right w:val="none" w:sz="0" w:space="0" w:color="auto"/>
      </w:divBdr>
      <w:divsChild>
        <w:div w:id="187064935">
          <w:marLeft w:val="0"/>
          <w:marRight w:val="0"/>
          <w:marTop w:val="0"/>
          <w:marBottom w:val="0"/>
          <w:divBdr>
            <w:top w:val="none" w:sz="0" w:space="0" w:color="auto"/>
            <w:left w:val="none" w:sz="0" w:space="0" w:color="auto"/>
            <w:bottom w:val="none" w:sz="0" w:space="0" w:color="auto"/>
            <w:right w:val="none" w:sz="0" w:space="0" w:color="auto"/>
          </w:divBdr>
        </w:div>
      </w:divsChild>
    </w:div>
    <w:div w:id="770659680">
      <w:bodyDiv w:val="1"/>
      <w:marLeft w:val="0"/>
      <w:marRight w:val="0"/>
      <w:marTop w:val="0"/>
      <w:marBottom w:val="0"/>
      <w:divBdr>
        <w:top w:val="none" w:sz="0" w:space="0" w:color="auto"/>
        <w:left w:val="none" w:sz="0" w:space="0" w:color="auto"/>
        <w:bottom w:val="none" w:sz="0" w:space="0" w:color="auto"/>
        <w:right w:val="none" w:sz="0" w:space="0" w:color="auto"/>
      </w:divBdr>
    </w:div>
    <w:div w:id="793014270">
      <w:bodyDiv w:val="1"/>
      <w:marLeft w:val="0"/>
      <w:marRight w:val="0"/>
      <w:marTop w:val="0"/>
      <w:marBottom w:val="0"/>
      <w:divBdr>
        <w:top w:val="none" w:sz="0" w:space="0" w:color="auto"/>
        <w:left w:val="none" w:sz="0" w:space="0" w:color="auto"/>
        <w:bottom w:val="none" w:sz="0" w:space="0" w:color="auto"/>
        <w:right w:val="none" w:sz="0" w:space="0" w:color="auto"/>
      </w:divBdr>
    </w:div>
    <w:div w:id="798381835">
      <w:bodyDiv w:val="1"/>
      <w:marLeft w:val="0"/>
      <w:marRight w:val="0"/>
      <w:marTop w:val="0"/>
      <w:marBottom w:val="0"/>
      <w:divBdr>
        <w:top w:val="none" w:sz="0" w:space="0" w:color="auto"/>
        <w:left w:val="none" w:sz="0" w:space="0" w:color="auto"/>
        <w:bottom w:val="none" w:sz="0" w:space="0" w:color="auto"/>
        <w:right w:val="none" w:sz="0" w:space="0" w:color="auto"/>
      </w:divBdr>
      <w:divsChild>
        <w:div w:id="1183200094">
          <w:marLeft w:val="0"/>
          <w:marRight w:val="0"/>
          <w:marTop w:val="0"/>
          <w:marBottom w:val="0"/>
          <w:divBdr>
            <w:top w:val="none" w:sz="0" w:space="0" w:color="auto"/>
            <w:left w:val="none" w:sz="0" w:space="0" w:color="auto"/>
            <w:bottom w:val="none" w:sz="0" w:space="0" w:color="auto"/>
            <w:right w:val="none" w:sz="0" w:space="0" w:color="auto"/>
          </w:divBdr>
        </w:div>
      </w:divsChild>
    </w:div>
    <w:div w:id="822893381">
      <w:bodyDiv w:val="1"/>
      <w:marLeft w:val="0"/>
      <w:marRight w:val="0"/>
      <w:marTop w:val="0"/>
      <w:marBottom w:val="0"/>
      <w:divBdr>
        <w:top w:val="none" w:sz="0" w:space="0" w:color="auto"/>
        <w:left w:val="none" w:sz="0" w:space="0" w:color="auto"/>
        <w:bottom w:val="none" w:sz="0" w:space="0" w:color="auto"/>
        <w:right w:val="none" w:sz="0" w:space="0" w:color="auto"/>
      </w:divBdr>
    </w:div>
    <w:div w:id="851340627">
      <w:bodyDiv w:val="1"/>
      <w:marLeft w:val="0"/>
      <w:marRight w:val="0"/>
      <w:marTop w:val="0"/>
      <w:marBottom w:val="0"/>
      <w:divBdr>
        <w:top w:val="none" w:sz="0" w:space="0" w:color="auto"/>
        <w:left w:val="none" w:sz="0" w:space="0" w:color="auto"/>
        <w:bottom w:val="none" w:sz="0" w:space="0" w:color="auto"/>
        <w:right w:val="none" w:sz="0" w:space="0" w:color="auto"/>
      </w:divBdr>
    </w:div>
    <w:div w:id="927075286">
      <w:bodyDiv w:val="1"/>
      <w:marLeft w:val="0"/>
      <w:marRight w:val="0"/>
      <w:marTop w:val="0"/>
      <w:marBottom w:val="0"/>
      <w:divBdr>
        <w:top w:val="none" w:sz="0" w:space="0" w:color="auto"/>
        <w:left w:val="none" w:sz="0" w:space="0" w:color="auto"/>
        <w:bottom w:val="none" w:sz="0" w:space="0" w:color="auto"/>
        <w:right w:val="none" w:sz="0" w:space="0" w:color="auto"/>
      </w:divBdr>
    </w:div>
    <w:div w:id="957106632">
      <w:bodyDiv w:val="1"/>
      <w:marLeft w:val="0"/>
      <w:marRight w:val="0"/>
      <w:marTop w:val="0"/>
      <w:marBottom w:val="0"/>
      <w:divBdr>
        <w:top w:val="none" w:sz="0" w:space="0" w:color="auto"/>
        <w:left w:val="none" w:sz="0" w:space="0" w:color="auto"/>
        <w:bottom w:val="none" w:sz="0" w:space="0" w:color="auto"/>
        <w:right w:val="none" w:sz="0" w:space="0" w:color="auto"/>
      </w:divBdr>
    </w:div>
    <w:div w:id="965543816">
      <w:bodyDiv w:val="1"/>
      <w:marLeft w:val="0"/>
      <w:marRight w:val="0"/>
      <w:marTop w:val="0"/>
      <w:marBottom w:val="0"/>
      <w:divBdr>
        <w:top w:val="none" w:sz="0" w:space="0" w:color="auto"/>
        <w:left w:val="none" w:sz="0" w:space="0" w:color="auto"/>
        <w:bottom w:val="none" w:sz="0" w:space="0" w:color="auto"/>
        <w:right w:val="none" w:sz="0" w:space="0" w:color="auto"/>
      </w:divBdr>
      <w:divsChild>
        <w:div w:id="738022514">
          <w:marLeft w:val="0"/>
          <w:marRight w:val="0"/>
          <w:marTop w:val="0"/>
          <w:marBottom w:val="0"/>
          <w:divBdr>
            <w:top w:val="none" w:sz="0" w:space="0" w:color="auto"/>
            <w:left w:val="none" w:sz="0" w:space="0" w:color="auto"/>
            <w:bottom w:val="none" w:sz="0" w:space="0" w:color="auto"/>
            <w:right w:val="none" w:sz="0" w:space="0" w:color="auto"/>
          </w:divBdr>
        </w:div>
      </w:divsChild>
    </w:div>
    <w:div w:id="1001273300">
      <w:bodyDiv w:val="1"/>
      <w:marLeft w:val="0"/>
      <w:marRight w:val="0"/>
      <w:marTop w:val="0"/>
      <w:marBottom w:val="0"/>
      <w:divBdr>
        <w:top w:val="none" w:sz="0" w:space="0" w:color="auto"/>
        <w:left w:val="none" w:sz="0" w:space="0" w:color="auto"/>
        <w:bottom w:val="none" w:sz="0" w:space="0" w:color="auto"/>
        <w:right w:val="none" w:sz="0" w:space="0" w:color="auto"/>
      </w:divBdr>
    </w:div>
    <w:div w:id="1206260422">
      <w:bodyDiv w:val="1"/>
      <w:marLeft w:val="0"/>
      <w:marRight w:val="0"/>
      <w:marTop w:val="0"/>
      <w:marBottom w:val="0"/>
      <w:divBdr>
        <w:top w:val="none" w:sz="0" w:space="0" w:color="auto"/>
        <w:left w:val="none" w:sz="0" w:space="0" w:color="auto"/>
        <w:bottom w:val="none" w:sz="0" w:space="0" w:color="auto"/>
        <w:right w:val="none" w:sz="0" w:space="0" w:color="auto"/>
      </w:divBdr>
    </w:div>
    <w:div w:id="1231114982">
      <w:bodyDiv w:val="1"/>
      <w:marLeft w:val="0"/>
      <w:marRight w:val="0"/>
      <w:marTop w:val="0"/>
      <w:marBottom w:val="0"/>
      <w:divBdr>
        <w:top w:val="none" w:sz="0" w:space="0" w:color="auto"/>
        <w:left w:val="none" w:sz="0" w:space="0" w:color="auto"/>
        <w:bottom w:val="none" w:sz="0" w:space="0" w:color="auto"/>
        <w:right w:val="none" w:sz="0" w:space="0" w:color="auto"/>
      </w:divBdr>
    </w:div>
    <w:div w:id="1238173608">
      <w:bodyDiv w:val="1"/>
      <w:marLeft w:val="0"/>
      <w:marRight w:val="0"/>
      <w:marTop w:val="0"/>
      <w:marBottom w:val="0"/>
      <w:divBdr>
        <w:top w:val="none" w:sz="0" w:space="0" w:color="auto"/>
        <w:left w:val="none" w:sz="0" w:space="0" w:color="auto"/>
        <w:bottom w:val="none" w:sz="0" w:space="0" w:color="auto"/>
        <w:right w:val="none" w:sz="0" w:space="0" w:color="auto"/>
      </w:divBdr>
    </w:div>
    <w:div w:id="1268392530">
      <w:bodyDiv w:val="1"/>
      <w:marLeft w:val="0"/>
      <w:marRight w:val="0"/>
      <w:marTop w:val="0"/>
      <w:marBottom w:val="0"/>
      <w:divBdr>
        <w:top w:val="none" w:sz="0" w:space="0" w:color="auto"/>
        <w:left w:val="none" w:sz="0" w:space="0" w:color="auto"/>
        <w:bottom w:val="none" w:sz="0" w:space="0" w:color="auto"/>
        <w:right w:val="none" w:sz="0" w:space="0" w:color="auto"/>
      </w:divBdr>
    </w:div>
    <w:div w:id="1321273013">
      <w:bodyDiv w:val="1"/>
      <w:marLeft w:val="0"/>
      <w:marRight w:val="0"/>
      <w:marTop w:val="0"/>
      <w:marBottom w:val="0"/>
      <w:divBdr>
        <w:top w:val="none" w:sz="0" w:space="0" w:color="auto"/>
        <w:left w:val="none" w:sz="0" w:space="0" w:color="auto"/>
        <w:bottom w:val="none" w:sz="0" w:space="0" w:color="auto"/>
        <w:right w:val="none" w:sz="0" w:space="0" w:color="auto"/>
      </w:divBdr>
    </w:div>
    <w:div w:id="1336766041">
      <w:bodyDiv w:val="1"/>
      <w:marLeft w:val="0"/>
      <w:marRight w:val="0"/>
      <w:marTop w:val="0"/>
      <w:marBottom w:val="0"/>
      <w:divBdr>
        <w:top w:val="none" w:sz="0" w:space="0" w:color="auto"/>
        <w:left w:val="none" w:sz="0" w:space="0" w:color="auto"/>
        <w:bottom w:val="none" w:sz="0" w:space="0" w:color="auto"/>
        <w:right w:val="none" w:sz="0" w:space="0" w:color="auto"/>
      </w:divBdr>
    </w:div>
    <w:div w:id="1346833385">
      <w:bodyDiv w:val="1"/>
      <w:marLeft w:val="0"/>
      <w:marRight w:val="0"/>
      <w:marTop w:val="0"/>
      <w:marBottom w:val="0"/>
      <w:divBdr>
        <w:top w:val="none" w:sz="0" w:space="0" w:color="auto"/>
        <w:left w:val="none" w:sz="0" w:space="0" w:color="auto"/>
        <w:bottom w:val="none" w:sz="0" w:space="0" w:color="auto"/>
        <w:right w:val="none" w:sz="0" w:space="0" w:color="auto"/>
      </w:divBdr>
    </w:div>
    <w:div w:id="1375275076">
      <w:bodyDiv w:val="1"/>
      <w:marLeft w:val="0"/>
      <w:marRight w:val="0"/>
      <w:marTop w:val="0"/>
      <w:marBottom w:val="0"/>
      <w:divBdr>
        <w:top w:val="none" w:sz="0" w:space="0" w:color="auto"/>
        <w:left w:val="none" w:sz="0" w:space="0" w:color="auto"/>
        <w:bottom w:val="none" w:sz="0" w:space="0" w:color="auto"/>
        <w:right w:val="none" w:sz="0" w:space="0" w:color="auto"/>
      </w:divBdr>
    </w:div>
    <w:div w:id="1379474604">
      <w:bodyDiv w:val="1"/>
      <w:marLeft w:val="0"/>
      <w:marRight w:val="0"/>
      <w:marTop w:val="0"/>
      <w:marBottom w:val="0"/>
      <w:divBdr>
        <w:top w:val="none" w:sz="0" w:space="0" w:color="auto"/>
        <w:left w:val="none" w:sz="0" w:space="0" w:color="auto"/>
        <w:bottom w:val="none" w:sz="0" w:space="0" w:color="auto"/>
        <w:right w:val="none" w:sz="0" w:space="0" w:color="auto"/>
      </w:divBdr>
    </w:div>
    <w:div w:id="1422873304">
      <w:bodyDiv w:val="1"/>
      <w:marLeft w:val="0"/>
      <w:marRight w:val="0"/>
      <w:marTop w:val="0"/>
      <w:marBottom w:val="0"/>
      <w:divBdr>
        <w:top w:val="none" w:sz="0" w:space="0" w:color="auto"/>
        <w:left w:val="none" w:sz="0" w:space="0" w:color="auto"/>
        <w:bottom w:val="none" w:sz="0" w:space="0" w:color="auto"/>
        <w:right w:val="none" w:sz="0" w:space="0" w:color="auto"/>
      </w:divBdr>
    </w:div>
    <w:div w:id="1493332074">
      <w:bodyDiv w:val="1"/>
      <w:marLeft w:val="0"/>
      <w:marRight w:val="0"/>
      <w:marTop w:val="0"/>
      <w:marBottom w:val="0"/>
      <w:divBdr>
        <w:top w:val="none" w:sz="0" w:space="0" w:color="auto"/>
        <w:left w:val="none" w:sz="0" w:space="0" w:color="auto"/>
        <w:bottom w:val="none" w:sz="0" w:space="0" w:color="auto"/>
        <w:right w:val="none" w:sz="0" w:space="0" w:color="auto"/>
      </w:divBdr>
      <w:divsChild>
        <w:div w:id="1697122193">
          <w:marLeft w:val="0"/>
          <w:marRight w:val="0"/>
          <w:marTop w:val="0"/>
          <w:marBottom w:val="0"/>
          <w:divBdr>
            <w:top w:val="none" w:sz="0" w:space="0" w:color="auto"/>
            <w:left w:val="none" w:sz="0" w:space="0" w:color="auto"/>
            <w:bottom w:val="none" w:sz="0" w:space="0" w:color="auto"/>
            <w:right w:val="none" w:sz="0" w:space="0" w:color="auto"/>
          </w:divBdr>
        </w:div>
      </w:divsChild>
    </w:div>
    <w:div w:id="1516114444">
      <w:bodyDiv w:val="1"/>
      <w:marLeft w:val="0"/>
      <w:marRight w:val="0"/>
      <w:marTop w:val="0"/>
      <w:marBottom w:val="0"/>
      <w:divBdr>
        <w:top w:val="none" w:sz="0" w:space="0" w:color="auto"/>
        <w:left w:val="none" w:sz="0" w:space="0" w:color="auto"/>
        <w:bottom w:val="none" w:sz="0" w:space="0" w:color="auto"/>
        <w:right w:val="none" w:sz="0" w:space="0" w:color="auto"/>
      </w:divBdr>
    </w:div>
    <w:div w:id="1522011754">
      <w:bodyDiv w:val="1"/>
      <w:marLeft w:val="0"/>
      <w:marRight w:val="0"/>
      <w:marTop w:val="0"/>
      <w:marBottom w:val="0"/>
      <w:divBdr>
        <w:top w:val="none" w:sz="0" w:space="0" w:color="auto"/>
        <w:left w:val="none" w:sz="0" w:space="0" w:color="auto"/>
        <w:bottom w:val="none" w:sz="0" w:space="0" w:color="auto"/>
        <w:right w:val="none" w:sz="0" w:space="0" w:color="auto"/>
      </w:divBdr>
      <w:divsChild>
        <w:div w:id="1359355411">
          <w:marLeft w:val="0"/>
          <w:marRight w:val="0"/>
          <w:marTop w:val="0"/>
          <w:marBottom w:val="0"/>
          <w:divBdr>
            <w:top w:val="none" w:sz="0" w:space="0" w:color="auto"/>
            <w:left w:val="none" w:sz="0" w:space="0" w:color="auto"/>
            <w:bottom w:val="none" w:sz="0" w:space="0" w:color="auto"/>
            <w:right w:val="none" w:sz="0" w:space="0" w:color="auto"/>
          </w:divBdr>
        </w:div>
      </w:divsChild>
    </w:div>
    <w:div w:id="1554384850">
      <w:bodyDiv w:val="1"/>
      <w:marLeft w:val="0"/>
      <w:marRight w:val="0"/>
      <w:marTop w:val="0"/>
      <w:marBottom w:val="0"/>
      <w:divBdr>
        <w:top w:val="none" w:sz="0" w:space="0" w:color="auto"/>
        <w:left w:val="none" w:sz="0" w:space="0" w:color="auto"/>
        <w:bottom w:val="none" w:sz="0" w:space="0" w:color="auto"/>
        <w:right w:val="none" w:sz="0" w:space="0" w:color="auto"/>
      </w:divBdr>
    </w:div>
    <w:div w:id="1582908729">
      <w:bodyDiv w:val="1"/>
      <w:marLeft w:val="0"/>
      <w:marRight w:val="0"/>
      <w:marTop w:val="0"/>
      <w:marBottom w:val="0"/>
      <w:divBdr>
        <w:top w:val="none" w:sz="0" w:space="0" w:color="auto"/>
        <w:left w:val="none" w:sz="0" w:space="0" w:color="auto"/>
        <w:bottom w:val="none" w:sz="0" w:space="0" w:color="auto"/>
        <w:right w:val="none" w:sz="0" w:space="0" w:color="auto"/>
      </w:divBdr>
    </w:div>
    <w:div w:id="1586723316">
      <w:bodyDiv w:val="1"/>
      <w:marLeft w:val="0"/>
      <w:marRight w:val="0"/>
      <w:marTop w:val="0"/>
      <w:marBottom w:val="0"/>
      <w:divBdr>
        <w:top w:val="none" w:sz="0" w:space="0" w:color="auto"/>
        <w:left w:val="none" w:sz="0" w:space="0" w:color="auto"/>
        <w:bottom w:val="none" w:sz="0" w:space="0" w:color="auto"/>
        <w:right w:val="none" w:sz="0" w:space="0" w:color="auto"/>
      </w:divBdr>
    </w:div>
    <w:div w:id="1613433463">
      <w:bodyDiv w:val="1"/>
      <w:marLeft w:val="0"/>
      <w:marRight w:val="0"/>
      <w:marTop w:val="0"/>
      <w:marBottom w:val="0"/>
      <w:divBdr>
        <w:top w:val="none" w:sz="0" w:space="0" w:color="auto"/>
        <w:left w:val="none" w:sz="0" w:space="0" w:color="auto"/>
        <w:bottom w:val="none" w:sz="0" w:space="0" w:color="auto"/>
        <w:right w:val="none" w:sz="0" w:space="0" w:color="auto"/>
      </w:divBdr>
    </w:div>
    <w:div w:id="1626962876">
      <w:bodyDiv w:val="1"/>
      <w:marLeft w:val="0"/>
      <w:marRight w:val="0"/>
      <w:marTop w:val="0"/>
      <w:marBottom w:val="0"/>
      <w:divBdr>
        <w:top w:val="none" w:sz="0" w:space="0" w:color="auto"/>
        <w:left w:val="none" w:sz="0" w:space="0" w:color="auto"/>
        <w:bottom w:val="none" w:sz="0" w:space="0" w:color="auto"/>
        <w:right w:val="none" w:sz="0" w:space="0" w:color="auto"/>
      </w:divBdr>
      <w:divsChild>
        <w:div w:id="960108915">
          <w:marLeft w:val="0"/>
          <w:marRight w:val="0"/>
          <w:marTop w:val="0"/>
          <w:marBottom w:val="0"/>
          <w:divBdr>
            <w:top w:val="none" w:sz="0" w:space="0" w:color="auto"/>
            <w:left w:val="none" w:sz="0" w:space="0" w:color="auto"/>
            <w:bottom w:val="none" w:sz="0" w:space="0" w:color="auto"/>
            <w:right w:val="none" w:sz="0" w:space="0" w:color="auto"/>
          </w:divBdr>
          <w:divsChild>
            <w:div w:id="35475720">
              <w:marLeft w:val="0"/>
              <w:marRight w:val="0"/>
              <w:marTop w:val="0"/>
              <w:marBottom w:val="0"/>
              <w:divBdr>
                <w:top w:val="none" w:sz="0" w:space="0" w:color="auto"/>
                <w:left w:val="none" w:sz="0" w:space="0" w:color="auto"/>
                <w:bottom w:val="none" w:sz="0" w:space="0" w:color="auto"/>
                <w:right w:val="none" w:sz="0" w:space="0" w:color="auto"/>
              </w:divBdr>
              <w:divsChild>
                <w:div w:id="2091193559">
                  <w:marLeft w:val="0"/>
                  <w:marRight w:val="0"/>
                  <w:marTop w:val="0"/>
                  <w:marBottom w:val="0"/>
                  <w:divBdr>
                    <w:top w:val="none" w:sz="0" w:space="0" w:color="auto"/>
                    <w:left w:val="none" w:sz="0" w:space="0" w:color="auto"/>
                    <w:bottom w:val="none" w:sz="0" w:space="0" w:color="auto"/>
                    <w:right w:val="none" w:sz="0" w:space="0" w:color="auto"/>
                  </w:divBdr>
                  <w:divsChild>
                    <w:div w:id="1426028425">
                      <w:marLeft w:val="0"/>
                      <w:marRight w:val="0"/>
                      <w:marTop w:val="0"/>
                      <w:marBottom w:val="0"/>
                      <w:divBdr>
                        <w:top w:val="none" w:sz="0" w:space="0" w:color="auto"/>
                        <w:left w:val="none" w:sz="0" w:space="0" w:color="auto"/>
                        <w:bottom w:val="none" w:sz="0" w:space="0" w:color="auto"/>
                        <w:right w:val="none" w:sz="0" w:space="0" w:color="auto"/>
                      </w:divBdr>
                    </w:div>
                    <w:div w:id="1730421811">
                      <w:marLeft w:val="0"/>
                      <w:marRight w:val="0"/>
                      <w:marTop w:val="0"/>
                      <w:marBottom w:val="0"/>
                      <w:divBdr>
                        <w:top w:val="none" w:sz="0" w:space="0" w:color="auto"/>
                        <w:left w:val="none" w:sz="0" w:space="0" w:color="auto"/>
                        <w:bottom w:val="none" w:sz="0" w:space="0" w:color="auto"/>
                        <w:right w:val="none" w:sz="0" w:space="0" w:color="auto"/>
                      </w:divBdr>
                      <w:divsChild>
                        <w:div w:id="1856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261602">
          <w:marLeft w:val="0"/>
          <w:marRight w:val="0"/>
          <w:marTop w:val="0"/>
          <w:marBottom w:val="0"/>
          <w:divBdr>
            <w:top w:val="none" w:sz="0" w:space="0" w:color="auto"/>
            <w:left w:val="none" w:sz="0" w:space="0" w:color="auto"/>
            <w:bottom w:val="none" w:sz="0" w:space="0" w:color="auto"/>
            <w:right w:val="none" w:sz="0" w:space="0" w:color="auto"/>
          </w:divBdr>
          <w:divsChild>
            <w:div w:id="319310419">
              <w:marLeft w:val="0"/>
              <w:marRight w:val="0"/>
              <w:marTop w:val="0"/>
              <w:marBottom w:val="0"/>
              <w:divBdr>
                <w:top w:val="none" w:sz="0" w:space="0" w:color="auto"/>
                <w:left w:val="none" w:sz="0" w:space="0" w:color="auto"/>
                <w:bottom w:val="none" w:sz="0" w:space="0" w:color="auto"/>
                <w:right w:val="none" w:sz="0" w:space="0" w:color="auto"/>
              </w:divBdr>
              <w:divsChild>
                <w:div w:id="1155292957">
                  <w:marLeft w:val="0"/>
                  <w:marRight w:val="0"/>
                  <w:marTop w:val="0"/>
                  <w:marBottom w:val="0"/>
                  <w:divBdr>
                    <w:top w:val="none" w:sz="0" w:space="0" w:color="auto"/>
                    <w:left w:val="none" w:sz="0" w:space="0" w:color="auto"/>
                    <w:bottom w:val="none" w:sz="0" w:space="0" w:color="auto"/>
                    <w:right w:val="none" w:sz="0" w:space="0" w:color="auto"/>
                  </w:divBdr>
                  <w:divsChild>
                    <w:div w:id="1792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9675">
          <w:marLeft w:val="0"/>
          <w:marRight w:val="0"/>
          <w:marTop w:val="0"/>
          <w:marBottom w:val="0"/>
          <w:divBdr>
            <w:top w:val="none" w:sz="0" w:space="0" w:color="auto"/>
            <w:left w:val="none" w:sz="0" w:space="0" w:color="auto"/>
            <w:bottom w:val="none" w:sz="0" w:space="0" w:color="auto"/>
            <w:right w:val="none" w:sz="0" w:space="0" w:color="auto"/>
          </w:divBdr>
          <w:divsChild>
            <w:div w:id="1715883230">
              <w:marLeft w:val="0"/>
              <w:marRight w:val="0"/>
              <w:marTop w:val="0"/>
              <w:marBottom w:val="0"/>
              <w:divBdr>
                <w:top w:val="none" w:sz="0" w:space="0" w:color="auto"/>
                <w:left w:val="none" w:sz="0" w:space="0" w:color="auto"/>
                <w:bottom w:val="none" w:sz="0" w:space="0" w:color="auto"/>
                <w:right w:val="none" w:sz="0" w:space="0" w:color="auto"/>
              </w:divBdr>
              <w:divsChild>
                <w:div w:id="6710502">
                  <w:marLeft w:val="0"/>
                  <w:marRight w:val="0"/>
                  <w:marTop w:val="0"/>
                  <w:marBottom w:val="0"/>
                  <w:divBdr>
                    <w:top w:val="none" w:sz="0" w:space="0" w:color="auto"/>
                    <w:left w:val="none" w:sz="0" w:space="0" w:color="auto"/>
                    <w:bottom w:val="none" w:sz="0" w:space="0" w:color="auto"/>
                    <w:right w:val="none" w:sz="0" w:space="0" w:color="auto"/>
                  </w:divBdr>
                  <w:divsChild>
                    <w:div w:id="112137261">
                      <w:marLeft w:val="0"/>
                      <w:marRight w:val="0"/>
                      <w:marTop w:val="0"/>
                      <w:marBottom w:val="0"/>
                      <w:divBdr>
                        <w:top w:val="none" w:sz="0" w:space="0" w:color="auto"/>
                        <w:left w:val="none" w:sz="0" w:space="0" w:color="auto"/>
                        <w:bottom w:val="none" w:sz="0" w:space="0" w:color="auto"/>
                        <w:right w:val="none" w:sz="0" w:space="0" w:color="auto"/>
                      </w:divBdr>
                    </w:div>
                    <w:div w:id="207765111">
                      <w:marLeft w:val="0"/>
                      <w:marRight w:val="0"/>
                      <w:marTop w:val="0"/>
                      <w:marBottom w:val="0"/>
                      <w:divBdr>
                        <w:top w:val="none" w:sz="0" w:space="0" w:color="auto"/>
                        <w:left w:val="none" w:sz="0" w:space="0" w:color="auto"/>
                        <w:bottom w:val="none" w:sz="0" w:space="0" w:color="auto"/>
                        <w:right w:val="none" w:sz="0" w:space="0" w:color="auto"/>
                      </w:divBdr>
                      <w:divsChild>
                        <w:div w:id="943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115323">
      <w:bodyDiv w:val="1"/>
      <w:marLeft w:val="0"/>
      <w:marRight w:val="0"/>
      <w:marTop w:val="0"/>
      <w:marBottom w:val="0"/>
      <w:divBdr>
        <w:top w:val="none" w:sz="0" w:space="0" w:color="auto"/>
        <w:left w:val="none" w:sz="0" w:space="0" w:color="auto"/>
        <w:bottom w:val="none" w:sz="0" w:space="0" w:color="auto"/>
        <w:right w:val="none" w:sz="0" w:space="0" w:color="auto"/>
      </w:divBdr>
    </w:div>
    <w:div w:id="1698895259">
      <w:bodyDiv w:val="1"/>
      <w:marLeft w:val="0"/>
      <w:marRight w:val="0"/>
      <w:marTop w:val="0"/>
      <w:marBottom w:val="0"/>
      <w:divBdr>
        <w:top w:val="none" w:sz="0" w:space="0" w:color="auto"/>
        <w:left w:val="none" w:sz="0" w:space="0" w:color="auto"/>
        <w:bottom w:val="none" w:sz="0" w:space="0" w:color="auto"/>
        <w:right w:val="none" w:sz="0" w:space="0" w:color="auto"/>
      </w:divBdr>
    </w:div>
    <w:div w:id="1732074929">
      <w:bodyDiv w:val="1"/>
      <w:marLeft w:val="0"/>
      <w:marRight w:val="0"/>
      <w:marTop w:val="0"/>
      <w:marBottom w:val="0"/>
      <w:divBdr>
        <w:top w:val="none" w:sz="0" w:space="0" w:color="auto"/>
        <w:left w:val="none" w:sz="0" w:space="0" w:color="auto"/>
        <w:bottom w:val="none" w:sz="0" w:space="0" w:color="auto"/>
        <w:right w:val="none" w:sz="0" w:space="0" w:color="auto"/>
      </w:divBdr>
    </w:div>
    <w:div w:id="1803964152">
      <w:bodyDiv w:val="1"/>
      <w:marLeft w:val="0"/>
      <w:marRight w:val="0"/>
      <w:marTop w:val="0"/>
      <w:marBottom w:val="0"/>
      <w:divBdr>
        <w:top w:val="none" w:sz="0" w:space="0" w:color="auto"/>
        <w:left w:val="none" w:sz="0" w:space="0" w:color="auto"/>
        <w:bottom w:val="none" w:sz="0" w:space="0" w:color="auto"/>
        <w:right w:val="none" w:sz="0" w:space="0" w:color="auto"/>
      </w:divBdr>
      <w:divsChild>
        <w:div w:id="854995821">
          <w:marLeft w:val="0"/>
          <w:marRight w:val="0"/>
          <w:marTop w:val="0"/>
          <w:marBottom w:val="0"/>
          <w:divBdr>
            <w:top w:val="none" w:sz="0" w:space="0" w:color="auto"/>
            <w:left w:val="none" w:sz="0" w:space="0" w:color="auto"/>
            <w:bottom w:val="none" w:sz="0" w:space="0" w:color="auto"/>
            <w:right w:val="none" w:sz="0" w:space="0" w:color="auto"/>
          </w:divBdr>
        </w:div>
      </w:divsChild>
    </w:div>
    <w:div w:id="1804498862">
      <w:bodyDiv w:val="1"/>
      <w:marLeft w:val="0"/>
      <w:marRight w:val="0"/>
      <w:marTop w:val="0"/>
      <w:marBottom w:val="0"/>
      <w:divBdr>
        <w:top w:val="none" w:sz="0" w:space="0" w:color="auto"/>
        <w:left w:val="none" w:sz="0" w:space="0" w:color="auto"/>
        <w:bottom w:val="none" w:sz="0" w:space="0" w:color="auto"/>
        <w:right w:val="none" w:sz="0" w:space="0" w:color="auto"/>
      </w:divBdr>
    </w:div>
    <w:div w:id="1848130223">
      <w:bodyDiv w:val="1"/>
      <w:marLeft w:val="0"/>
      <w:marRight w:val="0"/>
      <w:marTop w:val="0"/>
      <w:marBottom w:val="0"/>
      <w:divBdr>
        <w:top w:val="none" w:sz="0" w:space="0" w:color="auto"/>
        <w:left w:val="none" w:sz="0" w:space="0" w:color="auto"/>
        <w:bottom w:val="none" w:sz="0" w:space="0" w:color="auto"/>
        <w:right w:val="none" w:sz="0" w:space="0" w:color="auto"/>
      </w:divBdr>
    </w:div>
    <w:div w:id="1861040599">
      <w:bodyDiv w:val="1"/>
      <w:marLeft w:val="0"/>
      <w:marRight w:val="0"/>
      <w:marTop w:val="0"/>
      <w:marBottom w:val="0"/>
      <w:divBdr>
        <w:top w:val="none" w:sz="0" w:space="0" w:color="auto"/>
        <w:left w:val="none" w:sz="0" w:space="0" w:color="auto"/>
        <w:bottom w:val="none" w:sz="0" w:space="0" w:color="auto"/>
        <w:right w:val="none" w:sz="0" w:space="0" w:color="auto"/>
      </w:divBdr>
    </w:div>
    <w:div w:id="1913925583">
      <w:bodyDiv w:val="1"/>
      <w:marLeft w:val="0"/>
      <w:marRight w:val="0"/>
      <w:marTop w:val="0"/>
      <w:marBottom w:val="0"/>
      <w:divBdr>
        <w:top w:val="none" w:sz="0" w:space="0" w:color="auto"/>
        <w:left w:val="none" w:sz="0" w:space="0" w:color="auto"/>
        <w:bottom w:val="none" w:sz="0" w:space="0" w:color="auto"/>
        <w:right w:val="none" w:sz="0" w:space="0" w:color="auto"/>
      </w:divBdr>
    </w:div>
    <w:div w:id="1928271551">
      <w:bodyDiv w:val="1"/>
      <w:marLeft w:val="0"/>
      <w:marRight w:val="0"/>
      <w:marTop w:val="0"/>
      <w:marBottom w:val="0"/>
      <w:divBdr>
        <w:top w:val="none" w:sz="0" w:space="0" w:color="auto"/>
        <w:left w:val="none" w:sz="0" w:space="0" w:color="auto"/>
        <w:bottom w:val="none" w:sz="0" w:space="0" w:color="auto"/>
        <w:right w:val="none" w:sz="0" w:space="0" w:color="auto"/>
      </w:divBdr>
    </w:div>
    <w:div w:id="1939171654">
      <w:bodyDiv w:val="1"/>
      <w:marLeft w:val="0"/>
      <w:marRight w:val="0"/>
      <w:marTop w:val="0"/>
      <w:marBottom w:val="0"/>
      <w:divBdr>
        <w:top w:val="none" w:sz="0" w:space="0" w:color="auto"/>
        <w:left w:val="none" w:sz="0" w:space="0" w:color="auto"/>
        <w:bottom w:val="none" w:sz="0" w:space="0" w:color="auto"/>
        <w:right w:val="none" w:sz="0" w:space="0" w:color="auto"/>
      </w:divBdr>
    </w:div>
    <w:div w:id="2028823317">
      <w:bodyDiv w:val="1"/>
      <w:marLeft w:val="0"/>
      <w:marRight w:val="0"/>
      <w:marTop w:val="0"/>
      <w:marBottom w:val="0"/>
      <w:divBdr>
        <w:top w:val="none" w:sz="0" w:space="0" w:color="auto"/>
        <w:left w:val="none" w:sz="0" w:space="0" w:color="auto"/>
        <w:bottom w:val="none" w:sz="0" w:space="0" w:color="auto"/>
        <w:right w:val="none" w:sz="0" w:space="0" w:color="auto"/>
      </w:divBdr>
    </w:div>
    <w:div w:id="2053459197">
      <w:bodyDiv w:val="1"/>
      <w:marLeft w:val="0"/>
      <w:marRight w:val="0"/>
      <w:marTop w:val="0"/>
      <w:marBottom w:val="0"/>
      <w:divBdr>
        <w:top w:val="none" w:sz="0" w:space="0" w:color="auto"/>
        <w:left w:val="none" w:sz="0" w:space="0" w:color="auto"/>
        <w:bottom w:val="none" w:sz="0" w:space="0" w:color="auto"/>
        <w:right w:val="none" w:sz="0" w:space="0" w:color="auto"/>
      </w:divBdr>
      <w:divsChild>
        <w:div w:id="1748765099">
          <w:marLeft w:val="0"/>
          <w:marRight w:val="0"/>
          <w:marTop w:val="0"/>
          <w:marBottom w:val="0"/>
          <w:divBdr>
            <w:top w:val="none" w:sz="0" w:space="0" w:color="auto"/>
            <w:left w:val="none" w:sz="0" w:space="0" w:color="auto"/>
            <w:bottom w:val="none" w:sz="0" w:space="0" w:color="auto"/>
            <w:right w:val="none" w:sz="0" w:space="0" w:color="auto"/>
          </w:divBdr>
        </w:div>
      </w:divsChild>
    </w:div>
    <w:div w:id="2070878194">
      <w:bodyDiv w:val="1"/>
      <w:marLeft w:val="0"/>
      <w:marRight w:val="0"/>
      <w:marTop w:val="0"/>
      <w:marBottom w:val="0"/>
      <w:divBdr>
        <w:top w:val="none" w:sz="0" w:space="0" w:color="auto"/>
        <w:left w:val="none" w:sz="0" w:space="0" w:color="auto"/>
        <w:bottom w:val="none" w:sz="0" w:space="0" w:color="auto"/>
        <w:right w:val="none" w:sz="0" w:space="0" w:color="auto"/>
      </w:divBdr>
    </w:div>
    <w:div w:id="209697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f2z0rj.axshare.com/" TargetMode="External"/><Relationship Id="rId39" Type="http://schemas.openxmlformats.org/officeDocument/2006/relationships/image" Target="media/image14.emf"/><Relationship Id="rId21" Type="http://schemas.openxmlformats.org/officeDocument/2006/relationships/image" Target="media/image11.png"/><Relationship Id="rId34" Type="http://schemas.openxmlformats.org/officeDocument/2006/relationships/hyperlink" Target="https://f2z0rj.axshare.com/" TargetMode="External"/><Relationship Id="rId42" Type="http://schemas.openxmlformats.org/officeDocument/2006/relationships/hyperlink" Target="https://f2z0rj.axshare.com/" TargetMode="External"/><Relationship Id="rId47" Type="http://schemas.openxmlformats.org/officeDocument/2006/relationships/hyperlink" Target="https://f2z0rj.axshare.com/"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f2z0rj.axshare.com/" TargetMode="External"/><Relationship Id="rId11" Type="http://schemas.openxmlformats.org/officeDocument/2006/relationships/endnotes" Target="endnotes.xml"/><Relationship Id="rId24" Type="http://schemas.openxmlformats.org/officeDocument/2006/relationships/package" Target="embeddings/Microsoft_Excel_Worksheet.xlsx"/><Relationship Id="rId32" Type="http://schemas.openxmlformats.org/officeDocument/2006/relationships/hyperlink" Target="https://f2z0rj.axshare.com/" TargetMode="External"/><Relationship Id="rId37" Type="http://schemas.openxmlformats.org/officeDocument/2006/relationships/hyperlink" Target="https://f2z0rj.axshare.com/" TargetMode="External"/><Relationship Id="rId40" Type="http://schemas.openxmlformats.org/officeDocument/2006/relationships/package" Target="embeddings/Microsoft_Excel_Worksheet2.xlsx"/><Relationship Id="rId45" Type="http://schemas.openxmlformats.org/officeDocument/2006/relationships/hyperlink" Target="https://f2z0rj.axshare.com/" TargetMode="External"/><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9.png"/><Relationship Id="rId31" Type="http://schemas.openxmlformats.org/officeDocument/2006/relationships/hyperlink" Target="https://f2z0rj.axshare.com/" TargetMode="External"/><Relationship Id="rId44" Type="http://schemas.openxmlformats.org/officeDocument/2006/relationships/hyperlink" Target="https://f2z0rj.axshare.com/" TargetMode="External"/><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hyperlink" Target="https://f2z0rj.axshare.com/" TargetMode="External"/><Relationship Id="rId27" Type="http://schemas.openxmlformats.org/officeDocument/2006/relationships/image" Target="media/image13.emf"/><Relationship Id="rId30" Type="http://schemas.openxmlformats.org/officeDocument/2006/relationships/hyperlink" Target="https://f2z0rj.axshare.com/" TargetMode="External"/><Relationship Id="rId35" Type="http://schemas.openxmlformats.org/officeDocument/2006/relationships/hyperlink" Target="https://f2z0rj.axshare.com/" TargetMode="External"/><Relationship Id="rId43" Type="http://schemas.openxmlformats.org/officeDocument/2006/relationships/hyperlink" Target="https://f2z0rj.axshare.com/" TargetMode="External"/><Relationship Id="rId48" Type="http://schemas.openxmlformats.org/officeDocument/2006/relationships/hyperlink" Target="https://f2z0rj.axshare.com/" TargetMode="Externa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2z0rj.axshare.com/" TargetMode="External"/><Relationship Id="rId33" Type="http://schemas.openxmlformats.org/officeDocument/2006/relationships/hyperlink" Target="https://f2z0rj.axshare.com/" TargetMode="External"/><Relationship Id="rId38" Type="http://schemas.openxmlformats.org/officeDocument/2006/relationships/hyperlink" Target="https://f2z0rj.axshare.com/" TargetMode="External"/><Relationship Id="rId46" Type="http://schemas.openxmlformats.org/officeDocument/2006/relationships/hyperlink" Target="https://f2z0rj.axshare.com/" TargetMode="External"/><Relationship Id="rId20" Type="http://schemas.openxmlformats.org/officeDocument/2006/relationships/image" Target="media/image10.png"/><Relationship Id="rId41" Type="http://schemas.openxmlformats.org/officeDocument/2006/relationships/hyperlink" Target="https://f2z0rj.axshare.com/"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package" Target="embeddings/Microsoft_Excel_Worksheet1.xlsx"/><Relationship Id="rId36" Type="http://schemas.openxmlformats.org/officeDocument/2006/relationships/hyperlink" Target="https://f2z0rj.axshare.com/" TargetMode="External"/><Relationship Id="rId49" Type="http://schemas.openxmlformats.org/officeDocument/2006/relationships/hyperlink" Target="https://f2z0rj.axshare.com/" TargetMode="External"/></Relationships>
</file>

<file path=word/_rels/header2.xml.rels><?xml version="1.0" encoding="UTF-8" standalone="yes"?>
<Relationships xmlns="http://schemas.openxmlformats.org/package/2006/relationships"><Relationship Id="rId3" Type="http://schemas.openxmlformats.org/officeDocument/2006/relationships/hyperlink" Target="http://www.tinhvan.com" TargetMode="External"/><Relationship Id="rId2" Type="http://schemas.openxmlformats.org/officeDocument/2006/relationships/hyperlink" Target="mailto:info@tinhvan.com" TargetMode="External"/><Relationship Id="rId1"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Ng_x00e0_y_x0020_ban_x0020_h_x00e0_nh xmlns="7C09421F-2E28-46A1-9803-27E7580131CC">2013-07-26T00:00:00Z</Ng_x00e0_y_x0020_ban_x0020_h_x00e0_nh>
    <G_x1eed_i_x0020_mail xmlns="7c09421f-2e28-46a1-9803-27e7580131cc">true</G_x1eed_i_x0020_mail>
    <Bi_x1ec3_u_x0020_m_x1eab_u_x0020_li_x00ea_n_x0020_quan xmlns="7C09421F-2E28-46A1-9803-27E7580131CC">
      <Value>985</Value>
      <Value>987</Value>
    </Bi_x1ec3_u_x0020_m_x1eab_u_x0020_li_x00ea_n_x0020_quan>
    <H_x01b0__x1edb_ng_x0020_d_x1eab_n_x0020_li_x00ea_n_x0020_quan xmlns="7c09421f-2e28-46a1-9803-27e7580131cc"/>
    <_x0110__x1ed1_i_x0020_t_x01b0__x1ee3_ng_x0020_li_x00ea_n_x0020_quan xmlns="7c09421f-2e28-46a1-9803-27e7580131cc"/>
    <Ban_x0020_h_x00e0_nh xmlns="7c09421f-2e28-46a1-9803-27e7580131cc">true</Ban_x0020_h_x00e0_nh>
    <Ph_x00e2_n_x0020_lo_x1ea1_i xmlns="7C09421F-2E28-46A1-9803-27E7580131CC">Biểu mẫu</Ph_x00e2_n_x0020_lo_x1ea1_i>
    <Quy_x0020_tr_x00ec_nh_x0020_li_x00ea_n_x0020_quan xmlns="7c09421f-2e28-46a1-9803-27e7580131cc">
      <Value>480</Value>
    </Quy_x0020_tr_x00ec_nh_x0020_li_x00ea_n_x0020_quan>
    <Người_x0020_sửa_x0020_cuối xmlns="27653cf2-6569-4078-8b9b-327ba92a07c1">
      <UserInfo>
        <DisplayName/>
        <AccountId xsi:nil="true"/>
        <AccountType/>
      </UserInfo>
    </Người_x0020_sửa_x0020_cuối>
    <T_x002f_c_x0020_ISO xmlns="7C09421F-2E28-46A1-9803-27E7580131CC"/>
    <Người_x0020_phê_x0020_duyệt xmlns="27653cf2-6569-4078-8b9b-327ba92a07c1">
      <UserInfo>
        <DisplayName/>
        <AccountId xsi:nil="true"/>
        <AccountType/>
      </UserInfo>
    </Người_x0020_phê_x0020_duyệt>
    <Tr_x1ea1_ng_x0020_th_x00e1_i xmlns="7C09421F-2E28-46A1-9803-27E7580131CC">Đã ban hành</Tr_x1ea1_ng_x0020_th_x00e1_i>
    <M_x00e3__x0020_t_x00e0_i_x0020_li_x1ec7_u xmlns="7C09421F-2E28-46A1-9803-27E7580131CC"/>
    <Người_x0020_kiểm_x0020_tra xmlns="27653cf2-6569-4078-8b9b-327ba92a07c1">
      <UserInfo>
        <DisplayName/>
        <AccountId xsi:nil="true"/>
        <AccountType/>
      </UserInfo>
    </Người_x0020_kiểm_x0020_tra>
    <B_x1ed9__x0020_ph_x1ead_n xmlns="7C09421F-2E28-46A1-9803-27E7580131CC">CMMI</B_x1ed9__x0020_ph_x1ead_n>
    <Phi_x00ea_n_x0020_b_x1ea3_n xmlns="7C09421F-2E28-46A1-9803-27E7580131CC"/>
    <T_x1eeb__x0020_kh_x00f3_a xmlns="7C09421F-2E28-46A1-9803-27E7580131CC"/>
    <S_x1ed1__x0020_YCVS xmlns="7C09421F-2E28-46A1-9803-27E7580131CC"/>
  </documentManagement>
</p: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92E5F3CE3EA60468314F996F8435143" ma:contentTypeVersion="61" ma:contentTypeDescription="Create a new document." ma:contentTypeScope="" ma:versionID="7b8b8246646f0516c586e1938fe8ea0c">
  <xsd:schema xmlns:xsd="http://www.w3.org/2001/XMLSchema" xmlns:p="http://schemas.microsoft.com/office/2006/metadata/properties" xmlns:ns2="7C09421F-2E28-46A1-9803-27E7580131CC" xmlns:ns3="7c09421f-2e28-46a1-9803-27e7580131cc" xmlns:ns4="27653cf2-6569-4078-8b9b-327ba92a07c1" targetNamespace="http://schemas.microsoft.com/office/2006/metadata/properties" ma:root="true" ma:fieldsID="d30b413f90dfdf252d338ed1b7a2aea7" ns2:_="" ns3:_="" ns4:_="">
    <xsd:import namespace="7C09421F-2E28-46A1-9803-27E7580131CC"/>
    <xsd:import namespace="7c09421f-2e28-46a1-9803-27e7580131cc"/>
    <xsd:import namespace="27653cf2-6569-4078-8b9b-327ba92a07c1"/>
    <xsd:element name="properties">
      <xsd:complexType>
        <xsd:sequence>
          <xsd:element name="documentManagement">
            <xsd:complexType>
              <xsd:all>
                <xsd:element ref="ns2:M_x00e3__x0020_t_x00e0_i_x0020_li_x1ec7_u"/>
                <xsd:element ref="ns2:Phi_x00ea_n_x0020_b_x1ea3_n"/>
                <xsd:element ref="ns2:B_x1ed9__x0020_ph_x1ead_n"/>
                <xsd:element ref="ns2:Ph_x00e2_n_x0020_lo_x1ea1_i"/>
                <xsd:element ref="ns2:Ng_x00e0_y_x0020_ban_x0020_h_x00e0_nh"/>
                <xsd:element ref="ns2:Tr_x1ea1_ng_x0020_th_x00e1_i"/>
                <xsd:element ref="ns2:T_x002f_c_x0020_ISO"/>
                <xsd:element ref="ns2:S_x1ed1__x0020_YCVS"/>
                <xsd:element ref="ns2:T_x1eeb__x0020_kh_x00f3_a"/>
                <xsd:element ref="ns3:Quy_x0020_tr_x00ec_nh_x0020_li_x00ea_n_x0020_quan" minOccurs="0"/>
                <xsd:element ref="ns2:Bi_x1ec3_u_x0020_m_x1eab_u_x0020_li_x00ea_n_x0020_quan" minOccurs="0"/>
                <xsd:element ref="ns3:H_x01b0__x1edb_ng_x0020_d_x1eab_n_x0020_li_x00ea_n_x0020_quan" minOccurs="0"/>
                <xsd:element ref="ns4:Người_x0020_kiểm_x0020_tra" minOccurs="0"/>
                <xsd:element ref="ns4:Người_x0020_phê_x0020_duyệt" minOccurs="0"/>
                <xsd:element ref="ns4:Người_x0020_sửa_x0020_cuối" minOccurs="0"/>
                <xsd:element ref="ns3:_x0110__x1ed1_i_x0020_t_x01b0__x1ee3_ng_x0020_li_x00ea_n_x0020_quan"/>
                <xsd:element ref="ns3:G_x1eed_i_x0020_mail" minOccurs="0"/>
                <xsd:element ref="ns3:Ban_x0020_h_x00e0_nh" minOccurs="0"/>
              </xsd:all>
            </xsd:complexType>
          </xsd:element>
        </xsd:sequence>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M_x00e3__x0020_t_x00e0_i_x0020_li_x1ec7_u" ma:index="2" ma:displayName="Mã tài liệu" ma:default="" ma:internalName="M_x00e3__x0020_t_x00e0_i_x0020_li_x1ec7_u">
      <xsd:simpleType>
        <xsd:restriction base="dms:Text">
          <xsd:maxLength value="255"/>
        </xsd:restriction>
      </xsd:simpleType>
    </xsd:element>
    <xsd:element name="Phi_x00ea_n_x0020_b_x1ea3_n" ma:index="3" ma:displayName="Phiên bản" ma:default="" ma:internalName="Phi_x00ea_n_x0020_b_x1ea3_n">
      <xsd:simpleType>
        <xsd:restriction base="dms:Text">
          <xsd:maxLength value="4"/>
        </xsd:restriction>
      </xsd:simpleType>
    </xsd:element>
    <xsd:element name="B_x1ed9__x0020_ph_x1ead_n" ma:index="4" ma:displayName="Bộ phận" ma:format="Dropdown" ma:internalName="B_x1ed9__x0020_ph_x1ead_n">
      <xsd:simpleType>
        <xsd:restriction base="dms:Choice">
          <xsd:enumeration value="TV"/>
          <xsd:enumeration value="TVM"/>
          <xsd:enumeration value="CMMI"/>
          <xsd:enumeration value="TVS"/>
          <xsd:enumeration value="TV1"/>
          <xsd:enumeration value="TV2"/>
          <xsd:enumeration value="TVO"/>
          <xsd:enumeration value="TVT"/>
          <xsd:enumeration value="TVD"/>
          <xsd:enumeration value="HCNS"/>
          <xsd:enumeration value="HTTT"/>
          <xsd:enumeration value="KM"/>
          <xsd:enumeration value="Truyền thông"/>
          <xsd:enumeration value="QLCL"/>
          <xsd:enumeration value="KD"/>
          <xsd:enumeration value="KT"/>
        </xsd:restriction>
      </xsd:simpleType>
    </xsd:element>
    <xsd:element name="Ph_x00e2_n_x0020_lo_x1ea1_i" ma:index="5" ma:displayName="Phân loại" ma:default="Biểu mẫu" ma:format="Dropdown" ma:internalName="Ph_x00e2_n_x0020_lo_x1ea1_i">
      <xsd:simpleType>
        <xsd:restriction base="dms:Choice">
          <xsd:enumeration value="Quy trình"/>
          <xsd:enumeration value="Biểu mẫu"/>
          <xsd:enumeration value="Hướng dẫn"/>
          <xsd:enumeration value="Quy định"/>
          <xsd:enumeration value="Quy chế"/>
          <xsd:enumeration value="Mô tả công việc"/>
        </xsd:restriction>
      </xsd:simpleType>
    </xsd:element>
    <xsd:element name="Ng_x00e0_y_x0020_ban_x0020_h_x00e0_nh" ma:index="6" ma:displayName="Ngày ban hành" ma:default="2008-06-03T00:00:00Z" ma:format="DateOnly" ma:internalName="Ng_x00e0_y_x0020_ban_x0020_h_x00e0_nh">
      <xsd:simpleType>
        <xsd:restriction base="dms:DateTime"/>
      </xsd:simpleType>
    </xsd:element>
    <xsd:element name="Tr_x1ea1_ng_x0020_th_x00e1_i" ma:index="7" ma:displayName="Trạng thái" ma:default="Đã ban hành" ma:format="Dropdown" ma:internalName="Tr_x1ea1_ng_x0020_th_x00e1_i">
      <xsd:simpleType>
        <xsd:restriction base="dms:Choice">
          <xsd:enumeration value="Đã ban hành"/>
          <xsd:enumeration value="Chưa ban hành"/>
          <xsd:enumeration value="Bản thảo"/>
          <xsd:enumeration value="Đã hết hiệu lực"/>
        </xsd:restriction>
      </xsd:simpleType>
    </xsd:element>
    <xsd:element name="T_x002f_c_x0020_ISO" ma:index="8" ma:displayName="T/c ISO" ma:default="" ma:internalName="T_x002f_c_x0020_ISO">
      <xsd:simpleType>
        <xsd:restriction base="dms:Text">
          <xsd:maxLength value="10"/>
        </xsd:restriction>
      </xsd:simpleType>
    </xsd:element>
    <xsd:element name="S_x1ed1__x0020_YCVS" ma:index="9" ma:displayName="Số YCVS" ma:default="" ma:internalName="S_x1ed1__x0020_YCVS">
      <xsd:simpleType>
        <xsd:restriction base="dms:Text">
          <xsd:maxLength value="10"/>
        </xsd:restriction>
      </xsd:simpleType>
    </xsd:element>
    <xsd:element name="T_x1eeb__x0020_kh_x00f3_a" ma:index="10" ma:displayName="Từ khóa" ma:default="" ma:internalName="T_x1eeb__x0020_kh_x00f3_a">
      <xsd:simpleType>
        <xsd:restriction base="dms:Text">
          <xsd:maxLength value="255"/>
        </xsd:restriction>
      </xsd:simpleType>
    </xsd:element>
    <xsd:element name="Bi_x1ec3_u_x0020_m_x1eab_u_x0020_li_x00ea_n_x0020_quan" ma:index="12" nillable="true" ma:displayName="Biểu mẫu liên quan" ma:list="7c09421f-2e28-46a1-9803-27e7580131cc" ma:internalName="Bi_x1ec3_u_x0020_m_x1eab_u_x0020_li_x00ea_n_x0020_quan" ma:readOnly="false"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Quy_x0020_tr_x00ec_nh_x0020_li_x00ea_n_x0020_quan" ma:index="11" nillable="true" ma:displayName="Quy trình liên quan" ma:list="98d1b4a1-cc57-47e3-8964-7d5a73e71496" ma:internalName="Quy_x0020_tr_x00ec_nh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H_x01b0__x1edb_ng_x0020_d_x1eab_n_x0020_li_x00ea_n_x0020_quan" ma:index="13" nillable="true" ma:displayName="Hướng dẫn liên quan" ma:list="5048d2d7-5d5f-4198-b50e-fe5c2000f634" ma:internalName="H_x01b0__x1edb_ng_x0020_d_x1eab_n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_x0110__x1ed1_i_x0020_t_x01b0__x1ee3_ng_x0020_li_x00ea_n_x0020_quan" ma:index="17" ma:displayName="Đối tượng sử dụng" ma:default="" ma:format="Dropdown" ma:internalName="_x0110__x1ed1_i_x0020_t_x01b0__x1ee3_ng_x0020_li_x00ea_n_x0020_quan">
      <xsd:simpleType>
        <xsd:union memberTypes="dms:Text">
          <xsd:simpleType>
            <xsd:restriction base="dms:Choice">
              <xsd:enumeration value="Toàn bộ công ty"/>
              <xsd:enumeration value="Trưởng bộ phận"/>
              <xsd:enumeration value="Thành viên dự án"/>
              <xsd:enumeration value="Cán bộ kinh doanh"/>
              <xsd:enumeration value="P.Truyền thông"/>
              <xsd:enumeration value="P.Kế toán"/>
              <xsd:enumeration value="P.HCNS"/>
              <xsd:enumeration value="P.QLCL"/>
              <xsd:enumeration value="P.HTTT"/>
            </xsd:restriction>
          </xsd:simpleType>
        </xsd:union>
      </xsd:simpleType>
    </xsd:element>
    <xsd:element name="G_x1eed_i_x0020_mail" ma:index="25" nillable="true" ma:displayName="Gửi mail" ma:default="1" ma:description="Chọn Yes để gửi mail cho tất cả công ty" ma:internalName="G_x1eed_i_x0020_mail">
      <xsd:simpleType>
        <xsd:restriction base="dms:Boolean"/>
      </xsd:simpleType>
    </xsd:element>
    <xsd:element name="Ban_x0020_h_x00e0_nh" ma:index="26" nillable="true" ma:displayName="Ban hành" ma:default="1" ma:description="Chọn Yes để Ban hành, chọn No để sửa đổi" ma:internalName="Ban_x0020_h_x00e0_nh">
      <xsd:simpleType>
        <xsd:restriction base="dms:Boolean"/>
      </xsd:simpleType>
    </xsd:element>
  </xsd:schema>
  <xsd:schema xmlns:xsd="http://www.w3.org/2001/XMLSchema" xmlns:dms="http://schemas.microsoft.com/office/2006/documentManagement/types" targetNamespace="27653cf2-6569-4078-8b9b-327ba92a07c1" elementFormDefault="qualified">
    <xsd:import namespace="http://schemas.microsoft.com/office/2006/documentManagement/types"/>
    <xsd:element name="Người_x0020_kiểm_x0020_tra" ma:index="14" nillable="true" ma:displayName="Người sửa cuối" ma:list="UserInfo" ma:internalName="Ng_x01b0__x1edd_i_x0020_ki_x1ec3_m_x0020_tra"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phê_x0020_duyệt" ma:index="15" nillable="true" ma:displayName="Người kiểm tra" ma:list="UserInfo" ma:internalName="Ng_x01b0__x1edd_i_x0020_ph_x00ea__x0020_duy_x1ec7_t"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sửa_x0020_cuối" ma:index="16" nillable="true" ma:displayName="Người phê duyệt" ma:list="UserInfo" ma:internalName="Ng_x01b0__x1edd_i_x0020_s_x1eed_a_x0020_cu_x1ed1_i"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ma:readOnly="true"/>
        <xsd:element ref="dc:title" minOccurs="0" maxOccurs="1" ma:index="1" ma:displayName="Tê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AD7129-4AA2-4FDA-9452-86D06C2FC767}">
  <ds:schemaRefs>
    <ds:schemaRef ds:uri="http://schemas.microsoft.com/office/2006/metadata/properties"/>
    <ds:schemaRef ds:uri="http://schemas.microsoft.com/office/infopath/2007/PartnerControls"/>
    <ds:schemaRef ds:uri="7C09421F-2E28-46A1-9803-27E7580131CC"/>
    <ds:schemaRef ds:uri="7c09421f-2e28-46a1-9803-27e7580131cc"/>
    <ds:schemaRef ds:uri="27653cf2-6569-4078-8b9b-327ba92a07c1"/>
  </ds:schemaRefs>
</ds:datastoreItem>
</file>

<file path=customXml/itemProps2.xml><?xml version="1.0" encoding="utf-8"?>
<ds:datastoreItem xmlns:ds="http://schemas.openxmlformats.org/officeDocument/2006/customXml" ds:itemID="{07F0D38A-AD40-40EC-B086-3F4366D92BF4}">
  <ds:schemaRefs>
    <ds:schemaRef ds:uri="http://schemas.microsoft.com/office/2006/metadata/longProperties"/>
  </ds:schemaRefs>
</ds:datastoreItem>
</file>

<file path=customXml/itemProps3.xml><?xml version="1.0" encoding="utf-8"?>
<ds:datastoreItem xmlns:ds="http://schemas.openxmlformats.org/officeDocument/2006/customXml" ds:itemID="{DB9004FD-9D9F-46B4-9DC1-F4430BFE03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421F-2E28-46A1-9803-27E7580131CC"/>
    <ds:schemaRef ds:uri="7c09421f-2e28-46a1-9803-27e7580131cc"/>
    <ds:schemaRef ds:uri="27653cf2-6569-4078-8b9b-327ba92a07c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FF7D7AB-AB10-485C-B956-93EA4A484FE2}">
  <ds:schemaRefs>
    <ds:schemaRef ds:uri="http://schemas.openxmlformats.org/officeDocument/2006/bibliography"/>
  </ds:schemaRefs>
</ds:datastoreItem>
</file>

<file path=customXml/itemProps5.xml><?xml version="1.0" encoding="utf-8"?>
<ds:datastoreItem xmlns:ds="http://schemas.openxmlformats.org/officeDocument/2006/customXml" ds:itemID="{ECE32C38-0774-49C4-BDA2-1185FB3A2C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4618</TotalTime>
  <Pages>111</Pages>
  <Words>20275</Words>
  <Characters>115572</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Đặc tả yêu cầu người dùng</vt:lpstr>
    </vt:vector>
  </TitlesOfParts>
  <Company/>
  <LinksUpToDate>false</LinksUpToDate>
  <CharactersWithSpaces>135576</CharactersWithSpaces>
  <SharedDoc>false</SharedDoc>
  <HLinks>
    <vt:vector size="1032" baseType="variant">
      <vt:variant>
        <vt:i4>1900594</vt:i4>
      </vt:variant>
      <vt:variant>
        <vt:i4>1016</vt:i4>
      </vt:variant>
      <vt:variant>
        <vt:i4>0</vt:i4>
      </vt:variant>
      <vt:variant>
        <vt:i4>5</vt:i4>
      </vt:variant>
      <vt:variant>
        <vt:lpwstr/>
      </vt:variant>
      <vt:variant>
        <vt:lpwstr>_Toc28271237</vt:lpwstr>
      </vt:variant>
      <vt:variant>
        <vt:i4>1835058</vt:i4>
      </vt:variant>
      <vt:variant>
        <vt:i4>1010</vt:i4>
      </vt:variant>
      <vt:variant>
        <vt:i4>0</vt:i4>
      </vt:variant>
      <vt:variant>
        <vt:i4>5</vt:i4>
      </vt:variant>
      <vt:variant>
        <vt:lpwstr/>
      </vt:variant>
      <vt:variant>
        <vt:lpwstr>_Toc28271236</vt:lpwstr>
      </vt:variant>
      <vt:variant>
        <vt:i4>2031666</vt:i4>
      </vt:variant>
      <vt:variant>
        <vt:i4>1004</vt:i4>
      </vt:variant>
      <vt:variant>
        <vt:i4>0</vt:i4>
      </vt:variant>
      <vt:variant>
        <vt:i4>5</vt:i4>
      </vt:variant>
      <vt:variant>
        <vt:lpwstr/>
      </vt:variant>
      <vt:variant>
        <vt:lpwstr>_Toc28271235</vt:lpwstr>
      </vt:variant>
      <vt:variant>
        <vt:i4>1966130</vt:i4>
      </vt:variant>
      <vt:variant>
        <vt:i4>998</vt:i4>
      </vt:variant>
      <vt:variant>
        <vt:i4>0</vt:i4>
      </vt:variant>
      <vt:variant>
        <vt:i4>5</vt:i4>
      </vt:variant>
      <vt:variant>
        <vt:lpwstr/>
      </vt:variant>
      <vt:variant>
        <vt:lpwstr>_Toc28271234</vt:lpwstr>
      </vt:variant>
      <vt:variant>
        <vt:i4>1638450</vt:i4>
      </vt:variant>
      <vt:variant>
        <vt:i4>992</vt:i4>
      </vt:variant>
      <vt:variant>
        <vt:i4>0</vt:i4>
      </vt:variant>
      <vt:variant>
        <vt:i4>5</vt:i4>
      </vt:variant>
      <vt:variant>
        <vt:lpwstr/>
      </vt:variant>
      <vt:variant>
        <vt:lpwstr>_Toc28271233</vt:lpwstr>
      </vt:variant>
      <vt:variant>
        <vt:i4>1572914</vt:i4>
      </vt:variant>
      <vt:variant>
        <vt:i4>986</vt:i4>
      </vt:variant>
      <vt:variant>
        <vt:i4>0</vt:i4>
      </vt:variant>
      <vt:variant>
        <vt:i4>5</vt:i4>
      </vt:variant>
      <vt:variant>
        <vt:lpwstr/>
      </vt:variant>
      <vt:variant>
        <vt:lpwstr>_Toc28271232</vt:lpwstr>
      </vt:variant>
      <vt:variant>
        <vt:i4>1769522</vt:i4>
      </vt:variant>
      <vt:variant>
        <vt:i4>980</vt:i4>
      </vt:variant>
      <vt:variant>
        <vt:i4>0</vt:i4>
      </vt:variant>
      <vt:variant>
        <vt:i4>5</vt:i4>
      </vt:variant>
      <vt:variant>
        <vt:lpwstr/>
      </vt:variant>
      <vt:variant>
        <vt:lpwstr>_Toc28271231</vt:lpwstr>
      </vt:variant>
      <vt:variant>
        <vt:i4>1703986</vt:i4>
      </vt:variant>
      <vt:variant>
        <vt:i4>974</vt:i4>
      </vt:variant>
      <vt:variant>
        <vt:i4>0</vt:i4>
      </vt:variant>
      <vt:variant>
        <vt:i4>5</vt:i4>
      </vt:variant>
      <vt:variant>
        <vt:lpwstr/>
      </vt:variant>
      <vt:variant>
        <vt:lpwstr>_Toc28271230</vt:lpwstr>
      </vt:variant>
      <vt:variant>
        <vt:i4>1245235</vt:i4>
      </vt:variant>
      <vt:variant>
        <vt:i4>968</vt:i4>
      </vt:variant>
      <vt:variant>
        <vt:i4>0</vt:i4>
      </vt:variant>
      <vt:variant>
        <vt:i4>5</vt:i4>
      </vt:variant>
      <vt:variant>
        <vt:lpwstr/>
      </vt:variant>
      <vt:variant>
        <vt:lpwstr>_Toc28271229</vt:lpwstr>
      </vt:variant>
      <vt:variant>
        <vt:i4>1179699</vt:i4>
      </vt:variant>
      <vt:variant>
        <vt:i4>962</vt:i4>
      </vt:variant>
      <vt:variant>
        <vt:i4>0</vt:i4>
      </vt:variant>
      <vt:variant>
        <vt:i4>5</vt:i4>
      </vt:variant>
      <vt:variant>
        <vt:lpwstr/>
      </vt:variant>
      <vt:variant>
        <vt:lpwstr>_Toc28271228</vt:lpwstr>
      </vt:variant>
      <vt:variant>
        <vt:i4>1900595</vt:i4>
      </vt:variant>
      <vt:variant>
        <vt:i4>956</vt:i4>
      </vt:variant>
      <vt:variant>
        <vt:i4>0</vt:i4>
      </vt:variant>
      <vt:variant>
        <vt:i4>5</vt:i4>
      </vt:variant>
      <vt:variant>
        <vt:lpwstr/>
      </vt:variant>
      <vt:variant>
        <vt:lpwstr>_Toc28271227</vt:lpwstr>
      </vt:variant>
      <vt:variant>
        <vt:i4>1835059</vt:i4>
      </vt:variant>
      <vt:variant>
        <vt:i4>950</vt:i4>
      </vt:variant>
      <vt:variant>
        <vt:i4>0</vt:i4>
      </vt:variant>
      <vt:variant>
        <vt:i4>5</vt:i4>
      </vt:variant>
      <vt:variant>
        <vt:lpwstr/>
      </vt:variant>
      <vt:variant>
        <vt:lpwstr>_Toc28271226</vt:lpwstr>
      </vt:variant>
      <vt:variant>
        <vt:i4>2031667</vt:i4>
      </vt:variant>
      <vt:variant>
        <vt:i4>944</vt:i4>
      </vt:variant>
      <vt:variant>
        <vt:i4>0</vt:i4>
      </vt:variant>
      <vt:variant>
        <vt:i4>5</vt:i4>
      </vt:variant>
      <vt:variant>
        <vt:lpwstr/>
      </vt:variant>
      <vt:variant>
        <vt:lpwstr>_Toc28271225</vt:lpwstr>
      </vt:variant>
      <vt:variant>
        <vt:i4>1966131</vt:i4>
      </vt:variant>
      <vt:variant>
        <vt:i4>938</vt:i4>
      </vt:variant>
      <vt:variant>
        <vt:i4>0</vt:i4>
      </vt:variant>
      <vt:variant>
        <vt:i4>5</vt:i4>
      </vt:variant>
      <vt:variant>
        <vt:lpwstr/>
      </vt:variant>
      <vt:variant>
        <vt:lpwstr>_Toc28271224</vt:lpwstr>
      </vt:variant>
      <vt:variant>
        <vt:i4>1638451</vt:i4>
      </vt:variant>
      <vt:variant>
        <vt:i4>932</vt:i4>
      </vt:variant>
      <vt:variant>
        <vt:i4>0</vt:i4>
      </vt:variant>
      <vt:variant>
        <vt:i4>5</vt:i4>
      </vt:variant>
      <vt:variant>
        <vt:lpwstr/>
      </vt:variant>
      <vt:variant>
        <vt:lpwstr>_Toc28271223</vt:lpwstr>
      </vt:variant>
      <vt:variant>
        <vt:i4>1572915</vt:i4>
      </vt:variant>
      <vt:variant>
        <vt:i4>926</vt:i4>
      </vt:variant>
      <vt:variant>
        <vt:i4>0</vt:i4>
      </vt:variant>
      <vt:variant>
        <vt:i4>5</vt:i4>
      </vt:variant>
      <vt:variant>
        <vt:lpwstr/>
      </vt:variant>
      <vt:variant>
        <vt:lpwstr>_Toc28271222</vt:lpwstr>
      </vt:variant>
      <vt:variant>
        <vt:i4>1769523</vt:i4>
      </vt:variant>
      <vt:variant>
        <vt:i4>920</vt:i4>
      </vt:variant>
      <vt:variant>
        <vt:i4>0</vt:i4>
      </vt:variant>
      <vt:variant>
        <vt:i4>5</vt:i4>
      </vt:variant>
      <vt:variant>
        <vt:lpwstr/>
      </vt:variant>
      <vt:variant>
        <vt:lpwstr>_Toc28271221</vt:lpwstr>
      </vt:variant>
      <vt:variant>
        <vt:i4>1703987</vt:i4>
      </vt:variant>
      <vt:variant>
        <vt:i4>914</vt:i4>
      </vt:variant>
      <vt:variant>
        <vt:i4>0</vt:i4>
      </vt:variant>
      <vt:variant>
        <vt:i4>5</vt:i4>
      </vt:variant>
      <vt:variant>
        <vt:lpwstr/>
      </vt:variant>
      <vt:variant>
        <vt:lpwstr>_Toc28271220</vt:lpwstr>
      </vt:variant>
      <vt:variant>
        <vt:i4>1245232</vt:i4>
      </vt:variant>
      <vt:variant>
        <vt:i4>908</vt:i4>
      </vt:variant>
      <vt:variant>
        <vt:i4>0</vt:i4>
      </vt:variant>
      <vt:variant>
        <vt:i4>5</vt:i4>
      </vt:variant>
      <vt:variant>
        <vt:lpwstr/>
      </vt:variant>
      <vt:variant>
        <vt:lpwstr>_Toc28271219</vt:lpwstr>
      </vt:variant>
      <vt:variant>
        <vt:i4>1179696</vt:i4>
      </vt:variant>
      <vt:variant>
        <vt:i4>902</vt:i4>
      </vt:variant>
      <vt:variant>
        <vt:i4>0</vt:i4>
      </vt:variant>
      <vt:variant>
        <vt:i4>5</vt:i4>
      </vt:variant>
      <vt:variant>
        <vt:lpwstr/>
      </vt:variant>
      <vt:variant>
        <vt:lpwstr>_Toc28271218</vt:lpwstr>
      </vt:variant>
      <vt:variant>
        <vt:i4>1900592</vt:i4>
      </vt:variant>
      <vt:variant>
        <vt:i4>896</vt:i4>
      </vt:variant>
      <vt:variant>
        <vt:i4>0</vt:i4>
      </vt:variant>
      <vt:variant>
        <vt:i4>5</vt:i4>
      </vt:variant>
      <vt:variant>
        <vt:lpwstr/>
      </vt:variant>
      <vt:variant>
        <vt:lpwstr>_Toc28271217</vt:lpwstr>
      </vt:variant>
      <vt:variant>
        <vt:i4>1835056</vt:i4>
      </vt:variant>
      <vt:variant>
        <vt:i4>890</vt:i4>
      </vt:variant>
      <vt:variant>
        <vt:i4>0</vt:i4>
      </vt:variant>
      <vt:variant>
        <vt:i4>5</vt:i4>
      </vt:variant>
      <vt:variant>
        <vt:lpwstr/>
      </vt:variant>
      <vt:variant>
        <vt:lpwstr>_Toc28271216</vt:lpwstr>
      </vt:variant>
      <vt:variant>
        <vt:i4>2031664</vt:i4>
      </vt:variant>
      <vt:variant>
        <vt:i4>884</vt:i4>
      </vt:variant>
      <vt:variant>
        <vt:i4>0</vt:i4>
      </vt:variant>
      <vt:variant>
        <vt:i4>5</vt:i4>
      </vt:variant>
      <vt:variant>
        <vt:lpwstr/>
      </vt:variant>
      <vt:variant>
        <vt:lpwstr>_Toc28271215</vt:lpwstr>
      </vt:variant>
      <vt:variant>
        <vt:i4>1966128</vt:i4>
      </vt:variant>
      <vt:variant>
        <vt:i4>878</vt:i4>
      </vt:variant>
      <vt:variant>
        <vt:i4>0</vt:i4>
      </vt:variant>
      <vt:variant>
        <vt:i4>5</vt:i4>
      </vt:variant>
      <vt:variant>
        <vt:lpwstr/>
      </vt:variant>
      <vt:variant>
        <vt:lpwstr>_Toc28271214</vt:lpwstr>
      </vt:variant>
      <vt:variant>
        <vt:i4>1638448</vt:i4>
      </vt:variant>
      <vt:variant>
        <vt:i4>872</vt:i4>
      </vt:variant>
      <vt:variant>
        <vt:i4>0</vt:i4>
      </vt:variant>
      <vt:variant>
        <vt:i4>5</vt:i4>
      </vt:variant>
      <vt:variant>
        <vt:lpwstr/>
      </vt:variant>
      <vt:variant>
        <vt:lpwstr>_Toc28271213</vt:lpwstr>
      </vt:variant>
      <vt:variant>
        <vt:i4>1572912</vt:i4>
      </vt:variant>
      <vt:variant>
        <vt:i4>866</vt:i4>
      </vt:variant>
      <vt:variant>
        <vt:i4>0</vt:i4>
      </vt:variant>
      <vt:variant>
        <vt:i4>5</vt:i4>
      </vt:variant>
      <vt:variant>
        <vt:lpwstr/>
      </vt:variant>
      <vt:variant>
        <vt:lpwstr>_Toc28271212</vt:lpwstr>
      </vt:variant>
      <vt:variant>
        <vt:i4>1769520</vt:i4>
      </vt:variant>
      <vt:variant>
        <vt:i4>860</vt:i4>
      </vt:variant>
      <vt:variant>
        <vt:i4>0</vt:i4>
      </vt:variant>
      <vt:variant>
        <vt:i4>5</vt:i4>
      </vt:variant>
      <vt:variant>
        <vt:lpwstr/>
      </vt:variant>
      <vt:variant>
        <vt:lpwstr>_Toc28271211</vt:lpwstr>
      </vt:variant>
      <vt:variant>
        <vt:i4>1703984</vt:i4>
      </vt:variant>
      <vt:variant>
        <vt:i4>854</vt:i4>
      </vt:variant>
      <vt:variant>
        <vt:i4>0</vt:i4>
      </vt:variant>
      <vt:variant>
        <vt:i4>5</vt:i4>
      </vt:variant>
      <vt:variant>
        <vt:lpwstr/>
      </vt:variant>
      <vt:variant>
        <vt:lpwstr>_Toc28271210</vt:lpwstr>
      </vt:variant>
      <vt:variant>
        <vt:i4>1245233</vt:i4>
      </vt:variant>
      <vt:variant>
        <vt:i4>848</vt:i4>
      </vt:variant>
      <vt:variant>
        <vt:i4>0</vt:i4>
      </vt:variant>
      <vt:variant>
        <vt:i4>5</vt:i4>
      </vt:variant>
      <vt:variant>
        <vt:lpwstr/>
      </vt:variant>
      <vt:variant>
        <vt:lpwstr>_Toc28271209</vt:lpwstr>
      </vt:variant>
      <vt:variant>
        <vt:i4>1179697</vt:i4>
      </vt:variant>
      <vt:variant>
        <vt:i4>842</vt:i4>
      </vt:variant>
      <vt:variant>
        <vt:i4>0</vt:i4>
      </vt:variant>
      <vt:variant>
        <vt:i4>5</vt:i4>
      </vt:variant>
      <vt:variant>
        <vt:lpwstr/>
      </vt:variant>
      <vt:variant>
        <vt:lpwstr>_Toc28271208</vt:lpwstr>
      </vt:variant>
      <vt:variant>
        <vt:i4>1900593</vt:i4>
      </vt:variant>
      <vt:variant>
        <vt:i4>836</vt:i4>
      </vt:variant>
      <vt:variant>
        <vt:i4>0</vt:i4>
      </vt:variant>
      <vt:variant>
        <vt:i4>5</vt:i4>
      </vt:variant>
      <vt:variant>
        <vt:lpwstr/>
      </vt:variant>
      <vt:variant>
        <vt:lpwstr>_Toc28271207</vt:lpwstr>
      </vt:variant>
      <vt:variant>
        <vt:i4>1835057</vt:i4>
      </vt:variant>
      <vt:variant>
        <vt:i4>830</vt:i4>
      </vt:variant>
      <vt:variant>
        <vt:i4>0</vt:i4>
      </vt:variant>
      <vt:variant>
        <vt:i4>5</vt:i4>
      </vt:variant>
      <vt:variant>
        <vt:lpwstr/>
      </vt:variant>
      <vt:variant>
        <vt:lpwstr>_Toc28271206</vt:lpwstr>
      </vt:variant>
      <vt:variant>
        <vt:i4>2031665</vt:i4>
      </vt:variant>
      <vt:variant>
        <vt:i4>824</vt:i4>
      </vt:variant>
      <vt:variant>
        <vt:i4>0</vt:i4>
      </vt:variant>
      <vt:variant>
        <vt:i4>5</vt:i4>
      </vt:variant>
      <vt:variant>
        <vt:lpwstr/>
      </vt:variant>
      <vt:variant>
        <vt:lpwstr>_Toc28271205</vt:lpwstr>
      </vt:variant>
      <vt:variant>
        <vt:i4>1966129</vt:i4>
      </vt:variant>
      <vt:variant>
        <vt:i4>818</vt:i4>
      </vt:variant>
      <vt:variant>
        <vt:i4>0</vt:i4>
      </vt:variant>
      <vt:variant>
        <vt:i4>5</vt:i4>
      </vt:variant>
      <vt:variant>
        <vt:lpwstr/>
      </vt:variant>
      <vt:variant>
        <vt:lpwstr>_Toc28271204</vt:lpwstr>
      </vt:variant>
      <vt:variant>
        <vt:i4>1638449</vt:i4>
      </vt:variant>
      <vt:variant>
        <vt:i4>812</vt:i4>
      </vt:variant>
      <vt:variant>
        <vt:i4>0</vt:i4>
      </vt:variant>
      <vt:variant>
        <vt:i4>5</vt:i4>
      </vt:variant>
      <vt:variant>
        <vt:lpwstr/>
      </vt:variant>
      <vt:variant>
        <vt:lpwstr>_Toc28271203</vt:lpwstr>
      </vt:variant>
      <vt:variant>
        <vt:i4>1572913</vt:i4>
      </vt:variant>
      <vt:variant>
        <vt:i4>806</vt:i4>
      </vt:variant>
      <vt:variant>
        <vt:i4>0</vt:i4>
      </vt:variant>
      <vt:variant>
        <vt:i4>5</vt:i4>
      </vt:variant>
      <vt:variant>
        <vt:lpwstr/>
      </vt:variant>
      <vt:variant>
        <vt:lpwstr>_Toc28271202</vt:lpwstr>
      </vt:variant>
      <vt:variant>
        <vt:i4>1769521</vt:i4>
      </vt:variant>
      <vt:variant>
        <vt:i4>800</vt:i4>
      </vt:variant>
      <vt:variant>
        <vt:i4>0</vt:i4>
      </vt:variant>
      <vt:variant>
        <vt:i4>5</vt:i4>
      </vt:variant>
      <vt:variant>
        <vt:lpwstr/>
      </vt:variant>
      <vt:variant>
        <vt:lpwstr>_Toc28271201</vt:lpwstr>
      </vt:variant>
      <vt:variant>
        <vt:i4>1703985</vt:i4>
      </vt:variant>
      <vt:variant>
        <vt:i4>794</vt:i4>
      </vt:variant>
      <vt:variant>
        <vt:i4>0</vt:i4>
      </vt:variant>
      <vt:variant>
        <vt:i4>5</vt:i4>
      </vt:variant>
      <vt:variant>
        <vt:lpwstr/>
      </vt:variant>
      <vt:variant>
        <vt:lpwstr>_Toc28271200</vt:lpwstr>
      </vt:variant>
      <vt:variant>
        <vt:i4>1048632</vt:i4>
      </vt:variant>
      <vt:variant>
        <vt:i4>788</vt:i4>
      </vt:variant>
      <vt:variant>
        <vt:i4>0</vt:i4>
      </vt:variant>
      <vt:variant>
        <vt:i4>5</vt:i4>
      </vt:variant>
      <vt:variant>
        <vt:lpwstr/>
      </vt:variant>
      <vt:variant>
        <vt:lpwstr>_Toc28271199</vt:lpwstr>
      </vt:variant>
      <vt:variant>
        <vt:i4>1114168</vt:i4>
      </vt:variant>
      <vt:variant>
        <vt:i4>782</vt:i4>
      </vt:variant>
      <vt:variant>
        <vt:i4>0</vt:i4>
      </vt:variant>
      <vt:variant>
        <vt:i4>5</vt:i4>
      </vt:variant>
      <vt:variant>
        <vt:lpwstr/>
      </vt:variant>
      <vt:variant>
        <vt:lpwstr>_Toc28271198</vt:lpwstr>
      </vt:variant>
      <vt:variant>
        <vt:i4>1966136</vt:i4>
      </vt:variant>
      <vt:variant>
        <vt:i4>776</vt:i4>
      </vt:variant>
      <vt:variant>
        <vt:i4>0</vt:i4>
      </vt:variant>
      <vt:variant>
        <vt:i4>5</vt:i4>
      </vt:variant>
      <vt:variant>
        <vt:lpwstr/>
      </vt:variant>
      <vt:variant>
        <vt:lpwstr>_Toc28271197</vt:lpwstr>
      </vt:variant>
      <vt:variant>
        <vt:i4>2031672</vt:i4>
      </vt:variant>
      <vt:variant>
        <vt:i4>770</vt:i4>
      </vt:variant>
      <vt:variant>
        <vt:i4>0</vt:i4>
      </vt:variant>
      <vt:variant>
        <vt:i4>5</vt:i4>
      </vt:variant>
      <vt:variant>
        <vt:lpwstr/>
      </vt:variant>
      <vt:variant>
        <vt:lpwstr>_Toc28271196</vt:lpwstr>
      </vt:variant>
      <vt:variant>
        <vt:i4>1835064</vt:i4>
      </vt:variant>
      <vt:variant>
        <vt:i4>764</vt:i4>
      </vt:variant>
      <vt:variant>
        <vt:i4>0</vt:i4>
      </vt:variant>
      <vt:variant>
        <vt:i4>5</vt:i4>
      </vt:variant>
      <vt:variant>
        <vt:lpwstr/>
      </vt:variant>
      <vt:variant>
        <vt:lpwstr>_Toc28271195</vt:lpwstr>
      </vt:variant>
      <vt:variant>
        <vt:i4>1900600</vt:i4>
      </vt:variant>
      <vt:variant>
        <vt:i4>758</vt:i4>
      </vt:variant>
      <vt:variant>
        <vt:i4>0</vt:i4>
      </vt:variant>
      <vt:variant>
        <vt:i4>5</vt:i4>
      </vt:variant>
      <vt:variant>
        <vt:lpwstr/>
      </vt:variant>
      <vt:variant>
        <vt:lpwstr>_Toc28271194</vt:lpwstr>
      </vt:variant>
      <vt:variant>
        <vt:i4>1703992</vt:i4>
      </vt:variant>
      <vt:variant>
        <vt:i4>752</vt:i4>
      </vt:variant>
      <vt:variant>
        <vt:i4>0</vt:i4>
      </vt:variant>
      <vt:variant>
        <vt:i4>5</vt:i4>
      </vt:variant>
      <vt:variant>
        <vt:lpwstr/>
      </vt:variant>
      <vt:variant>
        <vt:lpwstr>_Toc28271193</vt:lpwstr>
      </vt:variant>
      <vt:variant>
        <vt:i4>1769528</vt:i4>
      </vt:variant>
      <vt:variant>
        <vt:i4>746</vt:i4>
      </vt:variant>
      <vt:variant>
        <vt:i4>0</vt:i4>
      </vt:variant>
      <vt:variant>
        <vt:i4>5</vt:i4>
      </vt:variant>
      <vt:variant>
        <vt:lpwstr/>
      </vt:variant>
      <vt:variant>
        <vt:lpwstr>_Toc28271192</vt:lpwstr>
      </vt:variant>
      <vt:variant>
        <vt:i4>1572920</vt:i4>
      </vt:variant>
      <vt:variant>
        <vt:i4>740</vt:i4>
      </vt:variant>
      <vt:variant>
        <vt:i4>0</vt:i4>
      </vt:variant>
      <vt:variant>
        <vt:i4>5</vt:i4>
      </vt:variant>
      <vt:variant>
        <vt:lpwstr/>
      </vt:variant>
      <vt:variant>
        <vt:lpwstr>_Toc28271191</vt:lpwstr>
      </vt:variant>
      <vt:variant>
        <vt:i4>1638456</vt:i4>
      </vt:variant>
      <vt:variant>
        <vt:i4>734</vt:i4>
      </vt:variant>
      <vt:variant>
        <vt:i4>0</vt:i4>
      </vt:variant>
      <vt:variant>
        <vt:i4>5</vt:i4>
      </vt:variant>
      <vt:variant>
        <vt:lpwstr/>
      </vt:variant>
      <vt:variant>
        <vt:lpwstr>_Toc28271190</vt:lpwstr>
      </vt:variant>
      <vt:variant>
        <vt:i4>1048633</vt:i4>
      </vt:variant>
      <vt:variant>
        <vt:i4>728</vt:i4>
      </vt:variant>
      <vt:variant>
        <vt:i4>0</vt:i4>
      </vt:variant>
      <vt:variant>
        <vt:i4>5</vt:i4>
      </vt:variant>
      <vt:variant>
        <vt:lpwstr/>
      </vt:variant>
      <vt:variant>
        <vt:lpwstr>_Toc28271189</vt:lpwstr>
      </vt:variant>
      <vt:variant>
        <vt:i4>1114169</vt:i4>
      </vt:variant>
      <vt:variant>
        <vt:i4>722</vt:i4>
      </vt:variant>
      <vt:variant>
        <vt:i4>0</vt:i4>
      </vt:variant>
      <vt:variant>
        <vt:i4>5</vt:i4>
      </vt:variant>
      <vt:variant>
        <vt:lpwstr/>
      </vt:variant>
      <vt:variant>
        <vt:lpwstr>_Toc28271188</vt:lpwstr>
      </vt:variant>
      <vt:variant>
        <vt:i4>1966137</vt:i4>
      </vt:variant>
      <vt:variant>
        <vt:i4>716</vt:i4>
      </vt:variant>
      <vt:variant>
        <vt:i4>0</vt:i4>
      </vt:variant>
      <vt:variant>
        <vt:i4>5</vt:i4>
      </vt:variant>
      <vt:variant>
        <vt:lpwstr/>
      </vt:variant>
      <vt:variant>
        <vt:lpwstr>_Toc28271187</vt:lpwstr>
      </vt:variant>
      <vt:variant>
        <vt:i4>2031673</vt:i4>
      </vt:variant>
      <vt:variant>
        <vt:i4>710</vt:i4>
      </vt:variant>
      <vt:variant>
        <vt:i4>0</vt:i4>
      </vt:variant>
      <vt:variant>
        <vt:i4>5</vt:i4>
      </vt:variant>
      <vt:variant>
        <vt:lpwstr/>
      </vt:variant>
      <vt:variant>
        <vt:lpwstr>_Toc28271186</vt:lpwstr>
      </vt:variant>
      <vt:variant>
        <vt:i4>1835065</vt:i4>
      </vt:variant>
      <vt:variant>
        <vt:i4>704</vt:i4>
      </vt:variant>
      <vt:variant>
        <vt:i4>0</vt:i4>
      </vt:variant>
      <vt:variant>
        <vt:i4>5</vt:i4>
      </vt:variant>
      <vt:variant>
        <vt:lpwstr/>
      </vt:variant>
      <vt:variant>
        <vt:lpwstr>_Toc28271185</vt:lpwstr>
      </vt:variant>
      <vt:variant>
        <vt:i4>1900601</vt:i4>
      </vt:variant>
      <vt:variant>
        <vt:i4>698</vt:i4>
      </vt:variant>
      <vt:variant>
        <vt:i4>0</vt:i4>
      </vt:variant>
      <vt:variant>
        <vt:i4>5</vt:i4>
      </vt:variant>
      <vt:variant>
        <vt:lpwstr/>
      </vt:variant>
      <vt:variant>
        <vt:lpwstr>_Toc28271184</vt:lpwstr>
      </vt:variant>
      <vt:variant>
        <vt:i4>1703993</vt:i4>
      </vt:variant>
      <vt:variant>
        <vt:i4>692</vt:i4>
      </vt:variant>
      <vt:variant>
        <vt:i4>0</vt:i4>
      </vt:variant>
      <vt:variant>
        <vt:i4>5</vt:i4>
      </vt:variant>
      <vt:variant>
        <vt:lpwstr/>
      </vt:variant>
      <vt:variant>
        <vt:lpwstr>_Toc28271183</vt:lpwstr>
      </vt:variant>
      <vt:variant>
        <vt:i4>1769529</vt:i4>
      </vt:variant>
      <vt:variant>
        <vt:i4>686</vt:i4>
      </vt:variant>
      <vt:variant>
        <vt:i4>0</vt:i4>
      </vt:variant>
      <vt:variant>
        <vt:i4>5</vt:i4>
      </vt:variant>
      <vt:variant>
        <vt:lpwstr/>
      </vt:variant>
      <vt:variant>
        <vt:lpwstr>_Toc28271182</vt:lpwstr>
      </vt:variant>
      <vt:variant>
        <vt:i4>1572921</vt:i4>
      </vt:variant>
      <vt:variant>
        <vt:i4>680</vt:i4>
      </vt:variant>
      <vt:variant>
        <vt:i4>0</vt:i4>
      </vt:variant>
      <vt:variant>
        <vt:i4>5</vt:i4>
      </vt:variant>
      <vt:variant>
        <vt:lpwstr/>
      </vt:variant>
      <vt:variant>
        <vt:lpwstr>_Toc28271181</vt:lpwstr>
      </vt:variant>
      <vt:variant>
        <vt:i4>1638457</vt:i4>
      </vt:variant>
      <vt:variant>
        <vt:i4>674</vt:i4>
      </vt:variant>
      <vt:variant>
        <vt:i4>0</vt:i4>
      </vt:variant>
      <vt:variant>
        <vt:i4>5</vt:i4>
      </vt:variant>
      <vt:variant>
        <vt:lpwstr/>
      </vt:variant>
      <vt:variant>
        <vt:lpwstr>_Toc28271180</vt:lpwstr>
      </vt:variant>
      <vt:variant>
        <vt:i4>1048630</vt:i4>
      </vt:variant>
      <vt:variant>
        <vt:i4>668</vt:i4>
      </vt:variant>
      <vt:variant>
        <vt:i4>0</vt:i4>
      </vt:variant>
      <vt:variant>
        <vt:i4>5</vt:i4>
      </vt:variant>
      <vt:variant>
        <vt:lpwstr/>
      </vt:variant>
      <vt:variant>
        <vt:lpwstr>_Toc28271179</vt:lpwstr>
      </vt:variant>
      <vt:variant>
        <vt:i4>1114166</vt:i4>
      </vt:variant>
      <vt:variant>
        <vt:i4>662</vt:i4>
      </vt:variant>
      <vt:variant>
        <vt:i4>0</vt:i4>
      </vt:variant>
      <vt:variant>
        <vt:i4>5</vt:i4>
      </vt:variant>
      <vt:variant>
        <vt:lpwstr/>
      </vt:variant>
      <vt:variant>
        <vt:lpwstr>_Toc28271178</vt:lpwstr>
      </vt:variant>
      <vt:variant>
        <vt:i4>1966134</vt:i4>
      </vt:variant>
      <vt:variant>
        <vt:i4>656</vt:i4>
      </vt:variant>
      <vt:variant>
        <vt:i4>0</vt:i4>
      </vt:variant>
      <vt:variant>
        <vt:i4>5</vt:i4>
      </vt:variant>
      <vt:variant>
        <vt:lpwstr/>
      </vt:variant>
      <vt:variant>
        <vt:lpwstr>_Toc28271177</vt:lpwstr>
      </vt:variant>
      <vt:variant>
        <vt:i4>2031670</vt:i4>
      </vt:variant>
      <vt:variant>
        <vt:i4>650</vt:i4>
      </vt:variant>
      <vt:variant>
        <vt:i4>0</vt:i4>
      </vt:variant>
      <vt:variant>
        <vt:i4>5</vt:i4>
      </vt:variant>
      <vt:variant>
        <vt:lpwstr/>
      </vt:variant>
      <vt:variant>
        <vt:lpwstr>_Toc28271176</vt:lpwstr>
      </vt:variant>
      <vt:variant>
        <vt:i4>1835062</vt:i4>
      </vt:variant>
      <vt:variant>
        <vt:i4>644</vt:i4>
      </vt:variant>
      <vt:variant>
        <vt:i4>0</vt:i4>
      </vt:variant>
      <vt:variant>
        <vt:i4>5</vt:i4>
      </vt:variant>
      <vt:variant>
        <vt:lpwstr/>
      </vt:variant>
      <vt:variant>
        <vt:lpwstr>_Toc28271175</vt:lpwstr>
      </vt:variant>
      <vt:variant>
        <vt:i4>1900598</vt:i4>
      </vt:variant>
      <vt:variant>
        <vt:i4>638</vt:i4>
      </vt:variant>
      <vt:variant>
        <vt:i4>0</vt:i4>
      </vt:variant>
      <vt:variant>
        <vt:i4>5</vt:i4>
      </vt:variant>
      <vt:variant>
        <vt:lpwstr/>
      </vt:variant>
      <vt:variant>
        <vt:lpwstr>_Toc28271174</vt:lpwstr>
      </vt:variant>
      <vt:variant>
        <vt:i4>1703990</vt:i4>
      </vt:variant>
      <vt:variant>
        <vt:i4>632</vt:i4>
      </vt:variant>
      <vt:variant>
        <vt:i4>0</vt:i4>
      </vt:variant>
      <vt:variant>
        <vt:i4>5</vt:i4>
      </vt:variant>
      <vt:variant>
        <vt:lpwstr/>
      </vt:variant>
      <vt:variant>
        <vt:lpwstr>_Toc28271173</vt:lpwstr>
      </vt:variant>
      <vt:variant>
        <vt:i4>1769526</vt:i4>
      </vt:variant>
      <vt:variant>
        <vt:i4>626</vt:i4>
      </vt:variant>
      <vt:variant>
        <vt:i4>0</vt:i4>
      </vt:variant>
      <vt:variant>
        <vt:i4>5</vt:i4>
      </vt:variant>
      <vt:variant>
        <vt:lpwstr/>
      </vt:variant>
      <vt:variant>
        <vt:lpwstr>_Toc28271172</vt:lpwstr>
      </vt:variant>
      <vt:variant>
        <vt:i4>1572918</vt:i4>
      </vt:variant>
      <vt:variant>
        <vt:i4>620</vt:i4>
      </vt:variant>
      <vt:variant>
        <vt:i4>0</vt:i4>
      </vt:variant>
      <vt:variant>
        <vt:i4>5</vt:i4>
      </vt:variant>
      <vt:variant>
        <vt:lpwstr/>
      </vt:variant>
      <vt:variant>
        <vt:lpwstr>_Toc28271171</vt:lpwstr>
      </vt:variant>
      <vt:variant>
        <vt:i4>1638454</vt:i4>
      </vt:variant>
      <vt:variant>
        <vt:i4>614</vt:i4>
      </vt:variant>
      <vt:variant>
        <vt:i4>0</vt:i4>
      </vt:variant>
      <vt:variant>
        <vt:i4>5</vt:i4>
      </vt:variant>
      <vt:variant>
        <vt:lpwstr/>
      </vt:variant>
      <vt:variant>
        <vt:lpwstr>_Toc28271170</vt:lpwstr>
      </vt:variant>
      <vt:variant>
        <vt:i4>1048631</vt:i4>
      </vt:variant>
      <vt:variant>
        <vt:i4>608</vt:i4>
      </vt:variant>
      <vt:variant>
        <vt:i4>0</vt:i4>
      </vt:variant>
      <vt:variant>
        <vt:i4>5</vt:i4>
      </vt:variant>
      <vt:variant>
        <vt:lpwstr/>
      </vt:variant>
      <vt:variant>
        <vt:lpwstr>_Toc28271169</vt:lpwstr>
      </vt:variant>
      <vt:variant>
        <vt:i4>1114167</vt:i4>
      </vt:variant>
      <vt:variant>
        <vt:i4>602</vt:i4>
      </vt:variant>
      <vt:variant>
        <vt:i4>0</vt:i4>
      </vt:variant>
      <vt:variant>
        <vt:i4>5</vt:i4>
      </vt:variant>
      <vt:variant>
        <vt:lpwstr/>
      </vt:variant>
      <vt:variant>
        <vt:lpwstr>_Toc28271168</vt:lpwstr>
      </vt:variant>
      <vt:variant>
        <vt:i4>1966135</vt:i4>
      </vt:variant>
      <vt:variant>
        <vt:i4>596</vt:i4>
      </vt:variant>
      <vt:variant>
        <vt:i4>0</vt:i4>
      </vt:variant>
      <vt:variant>
        <vt:i4>5</vt:i4>
      </vt:variant>
      <vt:variant>
        <vt:lpwstr/>
      </vt:variant>
      <vt:variant>
        <vt:lpwstr>_Toc28271167</vt:lpwstr>
      </vt:variant>
      <vt:variant>
        <vt:i4>2031671</vt:i4>
      </vt:variant>
      <vt:variant>
        <vt:i4>590</vt:i4>
      </vt:variant>
      <vt:variant>
        <vt:i4>0</vt:i4>
      </vt:variant>
      <vt:variant>
        <vt:i4>5</vt:i4>
      </vt:variant>
      <vt:variant>
        <vt:lpwstr/>
      </vt:variant>
      <vt:variant>
        <vt:lpwstr>_Toc28271166</vt:lpwstr>
      </vt:variant>
      <vt:variant>
        <vt:i4>1835063</vt:i4>
      </vt:variant>
      <vt:variant>
        <vt:i4>584</vt:i4>
      </vt:variant>
      <vt:variant>
        <vt:i4>0</vt:i4>
      </vt:variant>
      <vt:variant>
        <vt:i4>5</vt:i4>
      </vt:variant>
      <vt:variant>
        <vt:lpwstr/>
      </vt:variant>
      <vt:variant>
        <vt:lpwstr>_Toc28271165</vt:lpwstr>
      </vt:variant>
      <vt:variant>
        <vt:i4>1900599</vt:i4>
      </vt:variant>
      <vt:variant>
        <vt:i4>578</vt:i4>
      </vt:variant>
      <vt:variant>
        <vt:i4>0</vt:i4>
      </vt:variant>
      <vt:variant>
        <vt:i4>5</vt:i4>
      </vt:variant>
      <vt:variant>
        <vt:lpwstr/>
      </vt:variant>
      <vt:variant>
        <vt:lpwstr>_Toc28271164</vt:lpwstr>
      </vt:variant>
      <vt:variant>
        <vt:i4>1703991</vt:i4>
      </vt:variant>
      <vt:variant>
        <vt:i4>572</vt:i4>
      </vt:variant>
      <vt:variant>
        <vt:i4>0</vt:i4>
      </vt:variant>
      <vt:variant>
        <vt:i4>5</vt:i4>
      </vt:variant>
      <vt:variant>
        <vt:lpwstr/>
      </vt:variant>
      <vt:variant>
        <vt:lpwstr>_Toc28271163</vt:lpwstr>
      </vt:variant>
      <vt:variant>
        <vt:i4>1769527</vt:i4>
      </vt:variant>
      <vt:variant>
        <vt:i4>566</vt:i4>
      </vt:variant>
      <vt:variant>
        <vt:i4>0</vt:i4>
      </vt:variant>
      <vt:variant>
        <vt:i4>5</vt:i4>
      </vt:variant>
      <vt:variant>
        <vt:lpwstr/>
      </vt:variant>
      <vt:variant>
        <vt:lpwstr>_Toc28271162</vt:lpwstr>
      </vt:variant>
      <vt:variant>
        <vt:i4>1572919</vt:i4>
      </vt:variant>
      <vt:variant>
        <vt:i4>560</vt:i4>
      </vt:variant>
      <vt:variant>
        <vt:i4>0</vt:i4>
      </vt:variant>
      <vt:variant>
        <vt:i4>5</vt:i4>
      </vt:variant>
      <vt:variant>
        <vt:lpwstr/>
      </vt:variant>
      <vt:variant>
        <vt:lpwstr>_Toc28271161</vt:lpwstr>
      </vt:variant>
      <vt:variant>
        <vt:i4>1638455</vt:i4>
      </vt:variant>
      <vt:variant>
        <vt:i4>554</vt:i4>
      </vt:variant>
      <vt:variant>
        <vt:i4>0</vt:i4>
      </vt:variant>
      <vt:variant>
        <vt:i4>5</vt:i4>
      </vt:variant>
      <vt:variant>
        <vt:lpwstr/>
      </vt:variant>
      <vt:variant>
        <vt:lpwstr>_Toc28271160</vt:lpwstr>
      </vt:variant>
      <vt:variant>
        <vt:i4>1048628</vt:i4>
      </vt:variant>
      <vt:variant>
        <vt:i4>548</vt:i4>
      </vt:variant>
      <vt:variant>
        <vt:i4>0</vt:i4>
      </vt:variant>
      <vt:variant>
        <vt:i4>5</vt:i4>
      </vt:variant>
      <vt:variant>
        <vt:lpwstr/>
      </vt:variant>
      <vt:variant>
        <vt:lpwstr>_Toc28271159</vt:lpwstr>
      </vt:variant>
      <vt:variant>
        <vt:i4>1114164</vt:i4>
      </vt:variant>
      <vt:variant>
        <vt:i4>542</vt:i4>
      </vt:variant>
      <vt:variant>
        <vt:i4>0</vt:i4>
      </vt:variant>
      <vt:variant>
        <vt:i4>5</vt:i4>
      </vt:variant>
      <vt:variant>
        <vt:lpwstr/>
      </vt:variant>
      <vt:variant>
        <vt:lpwstr>_Toc28271158</vt:lpwstr>
      </vt:variant>
      <vt:variant>
        <vt:i4>1966132</vt:i4>
      </vt:variant>
      <vt:variant>
        <vt:i4>536</vt:i4>
      </vt:variant>
      <vt:variant>
        <vt:i4>0</vt:i4>
      </vt:variant>
      <vt:variant>
        <vt:i4>5</vt:i4>
      </vt:variant>
      <vt:variant>
        <vt:lpwstr/>
      </vt:variant>
      <vt:variant>
        <vt:lpwstr>_Toc28271157</vt:lpwstr>
      </vt:variant>
      <vt:variant>
        <vt:i4>2031668</vt:i4>
      </vt:variant>
      <vt:variant>
        <vt:i4>530</vt:i4>
      </vt:variant>
      <vt:variant>
        <vt:i4>0</vt:i4>
      </vt:variant>
      <vt:variant>
        <vt:i4>5</vt:i4>
      </vt:variant>
      <vt:variant>
        <vt:lpwstr/>
      </vt:variant>
      <vt:variant>
        <vt:lpwstr>_Toc28271156</vt:lpwstr>
      </vt:variant>
      <vt:variant>
        <vt:i4>1835060</vt:i4>
      </vt:variant>
      <vt:variant>
        <vt:i4>524</vt:i4>
      </vt:variant>
      <vt:variant>
        <vt:i4>0</vt:i4>
      </vt:variant>
      <vt:variant>
        <vt:i4>5</vt:i4>
      </vt:variant>
      <vt:variant>
        <vt:lpwstr/>
      </vt:variant>
      <vt:variant>
        <vt:lpwstr>_Toc28271155</vt:lpwstr>
      </vt:variant>
      <vt:variant>
        <vt:i4>1900596</vt:i4>
      </vt:variant>
      <vt:variant>
        <vt:i4>518</vt:i4>
      </vt:variant>
      <vt:variant>
        <vt:i4>0</vt:i4>
      </vt:variant>
      <vt:variant>
        <vt:i4>5</vt:i4>
      </vt:variant>
      <vt:variant>
        <vt:lpwstr/>
      </vt:variant>
      <vt:variant>
        <vt:lpwstr>_Toc28271154</vt:lpwstr>
      </vt:variant>
      <vt:variant>
        <vt:i4>1703988</vt:i4>
      </vt:variant>
      <vt:variant>
        <vt:i4>512</vt:i4>
      </vt:variant>
      <vt:variant>
        <vt:i4>0</vt:i4>
      </vt:variant>
      <vt:variant>
        <vt:i4>5</vt:i4>
      </vt:variant>
      <vt:variant>
        <vt:lpwstr/>
      </vt:variant>
      <vt:variant>
        <vt:lpwstr>_Toc28271153</vt:lpwstr>
      </vt:variant>
      <vt:variant>
        <vt:i4>1769524</vt:i4>
      </vt:variant>
      <vt:variant>
        <vt:i4>506</vt:i4>
      </vt:variant>
      <vt:variant>
        <vt:i4>0</vt:i4>
      </vt:variant>
      <vt:variant>
        <vt:i4>5</vt:i4>
      </vt:variant>
      <vt:variant>
        <vt:lpwstr/>
      </vt:variant>
      <vt:variant>
        <vt:lpwstr>_Toc28271152</vt:lpwstr>
      </vt:variant>
      <vt:variant>
        <vt:i4>1572916</vt:i4>
      </vt:variant>
      <vt:variant>
        <vt:i4>500</vt:i4>
      </vt:variant>
      <vt:variant>
        <vt:i4>0</vt:i4>
      </vt:variant>
      <vt:variant>
        <vt:i4>5</vt:i4>
      </vt:variant>
      <vt:variant>
        <vt:lpwstr/>
      </vt:variant>
      <vt:variant>
        <vt:lpwstr>_Toc28271151</vt:lpwstr>
      </vt:variant>
      <vt:variant>
        <vt:i4>1638452</vt:i4>
      </vt:variant>
      <vt:variant>
        <vt:i4>494</vt:i4>
      </vt:variant>
      <vt:variant>
        <vt:i4>0</vt:i4>
      </vt:variant>
      <vt:variant>
        <vt:i4>5</vt:i4>
      </vt:variant>
      <vt:variant>
        <vt:lpwstr/>
      </vt:variant>
      <vt:variant>
        <vt:lpwstr>_Toc28271150</vt:lpwstr>
      </vt:variant>
      <vt:variant>
        <vt:i4>1048629</vt:i4>
      </vt:variant>
      <vt:variant>
        <vt:i4>488</vt:i4>
      </vt:variant>
      <vt:variant>
        <vt:i4>0</vt:i4>
      </vt:variant>
      <vt:variant>
        <vt:i4>5</vt:i4>
      </vt:variant>
      <vt:variant>
        <vt:lpwstr/>
      </vt:variant>
      <vt:variant>
        <vt:lpwstr>_Toc28271149</vt:lpwstr>
      </vt:variant>
      <vt:variant>
        <vt:i4>1114165</vt:i4>
      </vt:variant>
      <vt:variant>
        <vt:i4>482</vt:i4>
      </vt:variant>
      <vt:variant>
        <vt:i4>0</vt:i4>
      </vt:variant>
      <vt:variant>
        <vt:i4>5</vt:i4>
      </vt:variant>
      <vt:variant>
        <vt:lpwstr/>
      </vt:variant>
      <vt:variant>
        <vt:lpwstr>_Toc28271148</vt:lpwstr>
      </vt:variant>
      <vt:variant>
        <vt:i4>1966133</vt:i4>
      </vt:variant>
      <vt:variant>
        <vt:i4>476</vt:i4>
      </vt:variant>
      <vt:variant>
        <vt:i4>0</vt:i4>
      </vt:variant>
      <vt:variant>
        <vt:i4>5</vt:i4>
      </vt:variant>
      <vt:variant>
        <vt:lpwstr/>
      </vt:variant>
      <vt:variant>
        <vt:lpwstr>_Toc28271147</vt:lpwstr>
      </vt:variant>
      <vt:variant>
        <vt:i4>2031669</vt:i4>
      </vt:variant>
      <vt:variant>
        <vt:i4>470</vt:i4>
      </vt:variant>
      <vt:variant>
        <vt:i4>0</vt:i4>
      </vt:variant>
      <vt:variant>
        <vt:i4>5</vt:i4>
      </vt:variant>
      <vt:variant>
        <vt:lpwstr/>
      </vt:variant>
      <vt:variant>
        <vt:lpwstr>_Toc28271146</vt:lpwstr>
      </vt:variant>
      <vt:variant>
        <vt:i4>1835061</vt:i4>
      </vt:variant>
      <vt:variant>
        <vt:i4>464</vt:i4>
      </vt:variant>
      <vt:variant>
        <vt:i4>0</vt:i4>
      </vt:variant>
      <vt:variant>
        <vt:i4>5</vt:i4>
      </vt:variant>
      <vt:variant>
        <vt:lpwstr/>
      </vt:variant>
      <vt:variant>
        <vt:lpwstr>_Toc28271145</vt:lpwstr>
      </vt:variant>
      <vt:variant>
        <vt:i4>1900597</vt:i4>
      </vt:variant>
      <vt:variant>
        <vt:i4>458</vt:i4>
      </vt:variant>
      <vt:variant>
        <vt:i4>0</vt:i4>
      </vt:variant>
      <vt:variant>
        <vt:i4>5</vt:i4>
      </vt:variant>
      <vt:variant>
        <vt:lpwstr/>
      </vt:variant>
      <vt:variant>
        <vt:lpwstr>_Toc28271144</vt:lpwstr>
      </vt:variant>
      <vt:variant>
        <vt:i4>1703989</vt:i4>
      </vt:variant>
      <vt:variant>
        <vt:i4>452</vt:i4>
      </vt:variant>
      <vt:variant>
        <vt:i4>0</vt:i4>
      </vt:variant>
      <vt:variant>
        <vt:i4>5</vt:i4>
      </vt:variant>
      <vt:variant>
        <vt:lpwstr/>
      </vt:variant>
      <vt:variant>
        <vt:lpwstr>_Toc28271143</vt:lpwstr>
      </vt:variant>
      <vt:variant>
        <vt:i4>1769525</vt:i4>
      </vt:variant>
      <vt:variant>
        <vt:i4>446</vt:i4>
      </vt:variant>
      <vt:variant>
        <vt:i4>0</vt:i4>
      </vt:variant>
      <vt:variant>
        <vt:i4>5</vt:i4>
      </vt:variant>
      <vt:variant>
        <vt:lpwstr/>
      </vt:variant>
      <vt:variant>
        <vt:lpwstr>_Toc28271142</vt:lpwstr>
      </vt:variant>
      <vt:variant>
        <vt:i4>1572917</vt:i4>
      </vt:variant>
      <vt:variant>
        <vt:i4>440</vt:i4>
      </vt:variant>
      <vt:variant>
        <vt:i4>0</vt:i4>
      </vt:variant>
      <vt:variant>
        <vt:i4>5</vt:i4>
      </vt:variant>
      <vt:variant>
        <vt:lpwstr/>
      </vt:variant>
      <vt:variant>
        <vt:lpwstr>_Toc28271141</vt:lpwstr>
      </vt:variant>
      <vt:variant>
        <vt:i4>1638453</vt:i4>
      </vt:variant>
      <vt:variant>
        <vt:i4>434</vt:i4>
      </vt:variant>
      <vt:variant>
        <vt:i4>0</vt:i4>
      </vt:variant>
      <vt:variant>
        <vt:i4>5</vt:i4>
      </vt:variant>
      <vt:variant>
        <vt:lpwstr/>
      </vt:variant>
      <vt:variant>
        <vt:lpwstr>_Toc28271140</vt:lpwstr>
      </vt:variant>
      <vt:variant>
        <vt:i4>1048626</vt:i4>
      </vt:variant>
      <vt:variant>
        <vt:i4>428</vt:i4>
      </vt:variant>
      <vt:variant>
        <vt:i4>0</vt:i4>
      </vt:variant>
      <vt:variant>
        <vt:i4>5</vt:i4>
      </vt:variant>
      <vt:variant>
        <vt:lpwstr/>
      </vt:variant>
      <vt:variant>
        <vt:lpwstr>_Toc28271139</vt:lpwstr>
      </vt:variant>
      <vt:variant>
        <vt:i4>1114162</vt:i4>
      </vt:variant>
      <vt:variant>
        <vt:i4>422</vt:i4>
      </vt:variant>
      <vt:variant>
        <vt:i4>0</vt:i4>
      </vt:variant>
      <vt:variant>
        <vt:i4>5</vt:i4>
      </vt:variant>
      <vt:variant>
        <vt:lpwstr/>
      </vt:variant>
      <vt:variant>
        <vt:lpwstr>_Toc28271138</vt:lpwstr>
      </vt:variant>
      <vt:variant>
        <vt:i4>1966130</vt:i4>
      </vt:variant>
      <vt:variant>
        <vt:i4>416</vt:i4>
      </vt:variant>
      <vt:variant>
        <vt:i4>0</vt:i4>
      </vt:variant>
      <vt:variant>
        <vt:i4>5</vt:i4>
      </vt:variant>
      <vt:variant>
        <vt:lpwstr/>
      </vt:variant>
      <vt:variant>
        <vt:lpwstr>_Toc28271137</vt:lpwstr>
      </vt:variant>
      <vt:variant>
        <vt:i4>2031666</vt:i4>
      </vt:variant>
      <vt:variant>
        <vt:i4>410</vt:i4>
      </vt:variant>
      <vt:variant>
        <vt:i4>0</vt:i4>
      </vt:variant>
      <vt:variant>
        <vt:i4>5</vt:i4>
      </vt:variant>
      <vt:variant>
        <vt:lpwstr/>
      </vt:variant>
      <vt:variant>
        <vt:lpwstr>_Toc28271136</vt:lpwstr>
      </vt:variant>
      <vt:variant>
        <vt:i4>1835058</vt:i4>
      </vt:variant>
      <vt:variant>
        <vt:i4>404</vt:i4>
      </vt:variant>
      <vt:variant>
        <vt:i4>0</vt:i4>
      </vt:variant>
      <vt:variant>
        <vt:i4>5</vt:i4>
      </vt:variant>
      <vt:variant>
        <vt:lpwstr/>
      </vt:variant>
      <vt:variant>
        <vt:lpwstr>_Toc28271135</vt:lpwstr>
      </vt:variant>
      <vt:variant>
        <vt:i4>1900594</vt:i4>
      </vt:variant>
      <vt:variant>
        <vt:i4>398</vt:i4>
      </vt:variant>
      <vt:variant>
        <vt:i4>0</vt:i4>
      </vt:variant>
      <vt:variant>
        <vt:i4>5</vt:i4>
      </vt:variant>
      <vt:variant>
        <vt:lpwstr/>
      </vt:variant>
      <vt:variant>
        <vt:lpwstr>_Toc28271134</vt:lpwstr>
      </vt:variant>
      <vt:variant>
        <vt:i4>1703986</vt:i4>
      </vt:variant>
      <vt:variant>
        <vt:i4>392</vt:i4>
      </vt:variant>
      <vt:variant>
        <vt:i4>0</vt:i4>
      </vt:variant>
      <vt:variant>
        <vt:i4>5</vt:i4>
      </vt:variant>
      <vt:variant>
        <vt:lpwstr/>
      </vt:variant>
      <vt:variant>
        <vt:lpwstr>_Toc28271133</vt:lpwstr>
      </vt:variant>
      <vt:variant>
        <vt:i4>1769522</vt:i4>
      </vt:variant>
      <vt:variant>
        <vt:i4>386</vt:i4>
      </vt:variant>
      <vt:variant>
        <vt:i4>0</vt:i4>
      </vt:variant>
      <vt:variant>
        <vt:i4>5</vt:i4>
      </vt:variant>
      <vt:variant>
        <vt:lpwstr/>
      </vt:variant>
      <vt:variant>
        <vt:lpwstr>_Toc28271132</vt:lpwstr>
      </vt:variant>
      <vt:variant>
        <vt:i4>1572914</vt:i4>
      </vt:variant>
      <vt:variant>
        <vt:i4>380</vt:i4>
      </vt:variant>
      <vt:variant>
        <vt:i4>0</vt:i4>
      </vt:variant>
      <vt:variant>
        <vt:i4>5</vt:i4>
      </vt:variant>
      <vt:variant>
        <vt:lpwstr/>
      </vt:variant>
      <vt:variant>
        <vt:lpwstr>_Toc28271131</vt:lpwstr>
      </vt:variant>
      <vt:variant>
        <vt:i4>1638450</vt:i4>
      </vt:variant>
      <vt:variant>
        <vt:i4>374</vt:i4>
      </vt:variant>
      <vt:variant>
        <vt:i4>0</vt:i4>
      </vt:variant>
      <vt:variant>
        <vt:i4>5</vt:i4>
      </vt:variant>
      <vt:variant>
        <vt:lpwstr/>
      </vt:variant>
      <vt:variant>
        <vt:lpwstr>_Toc28271130</vt:lpwstr>
      </vt:variant>
      <vt:variant>
        <vt:i4>1048627</vt:i4>
      </vt:variant>
      <vt:variant>
        <vt:i4>368</vt:i4>
      </vt:variant>
      <vt:variant>
        <vt:i4>0</vt:i4>
      </vt:variant>
      <vt:variant>
        <vt:i4>5</vt:i4>
      </vt:variant>
      <vt:variant>
        <vt:lpwstr/>
      </vt:variant>
      <vt:variant>
        <vt:lpwstr>_Toc28271129</vt:lpwstr>
      </vt:variant>
      <vt:variant>
        <vt:i4>1114163</vt:i4>
      </vt:variant>
      <vt:variant>
        <vt:i4>362</vt:i4>
      </vt:variant>
      <vt:variant>
        <vt:i4>0</vt:i4>
      </vt:variant>
      <vt:variant>
        <vt:i4>5</vt:i4>
      </vt:variant>
      <vt:variant>
        <vt:lpwstr/>
      </vt:variant>
      <vt:variant>
        <vt:lpwstr>_Toc28271128</vt:lpwstr>
      </vt:variant>
      <vt:variant>
        <vt:i4>1966131</vt:i4>
      </vt:variant>
      <vt:variant>
        <vt:i4>356</vt:i4>
      </vt:variant>
      <vt:variant>
        <vt:i4>0</vt:i4>
      </vt:variant>
      <vt:variant>
        <vt:i4>5</vt:i4>
      </vt:variant>
      <vt:variant>
        <vt:lpwstr/>
      </vt:variant>
      <vt:variant>
        <vt:lpwstr>_Toc28271127</vt:lpwstr>
      </vt:variant>
      <vt:variant>
        <vt:i4>2031667</vt:i4>
      </vt:variant>
      <vt:variant>
        <vt:i4>350</vt:i4>
      </vt:variant>
      <vt:variant>
        <vt:i4>0</vt:i4>
      </vt:variant>
      <vt:variant>
        <vt:i4>5</vt:i4>
      </vt:variant>
      <vt:variant>
        <vt:lpwstr/>
      </vt:variant>
      <vt:variant>
        <vt:lpwstr>_Toc28271126</vt:lpwstr>
      </vt:variant>
      <vt:variant>
        <vt:i4>1835059</vt:i4>
      </vt:variant>
      <vt:variant>
        <vt:i4>344</vt:i4>
      </vt:variant>
      <vt:variant>
        <vt:i4>0</vt:i4>
      </vt:variant>
      <vt:variant>
        <vt:i4>5</vt:i4>
      </vt:variant>
      <vt:variant>
        <vt:lpwstr/>
      </vt:variant>
      <vt:variant>
        <vt:lpwstr>_Toc28271125</vt:lpwstr>
      </vt:variant>
      <vt:variant>
        <vt:i4>1900595</vt:i4>
      </vt:variant>
      <vt:variant>
        <vt:i4>338</vt:i4>
      </vt:variant>
      <vt:variant>
        <vt:i4>0</vt:i4>
      </vt:variant>
      <vt:variant>
        <vt:i4>5</vt:i4>
      </vt:variant>
      <vt:variant>
        <vt:lpwstr/>
      </vt:variant>
      <vt:variant>
        <vt:lpwstr>_Toc28271124</vt:lpwstr>
      </vt:variant>
      <vt:variant>
        <vt:i4>1703987</vt:i4>
      </vt:variant>
      <vt:variant>
        <vt:i4>332</vt:i4>
      </vt:variant>
      <vt:variant>
        <vt:i4>0</vt:i4>
      </vt:variant>
      <vt:variant>
        <vt:i4>5</vt:i4>
      </vt:variant>
      <vt:variant>
        <vt:lpwstr/>
      </vt:variant>
      <vt:variant>
        <vt:lpwstr>_Toc28271123</vt:lpwstr>
      </vt:variant>
      <vt:variant>
        <vt:i4>1769523</vt:i4>
      </vt:variant>
      <vt:variant>
        <vt:i4>326</vt:i4>
      </vt:variant>
      <vt:variant>
        <vt:i4>0</vt:i4>
      </vt:variant>
      <vt:variant>
        <vt:i4>5</vt:i4>
      </vt:variant>
      <vt:variant>
        <vt:lpwstr/>
      </vt:variant>
      <vt:variant>
        <vt:lpwstr>_Toc28271122</vt:lpwstr>
      </vt:variant>
      <vt:variant>
        <vt:i4>1572915</vt:i4>
      </vt:variant>
      <vt:variant>
        <vt:i4>320</vt:i4>
      </vt:variant>
      <vt:variant>
        <vt:i4>0</vt:i4>
      </vt:variant>
      <vt:variant>
        <vt:i4>5</vt:i4>
      </vt:variant>
      <vt:variant>
        <vt:lpwstr/>
      </vt:variant>
      <vt:variant>
        <vt:lpwstr>_Toc28271121</vt:lpwstr>
      </vt:variant>
      <vt:variant>
        <vt:i4>1638451</vt:i4>
      </vt:variant>
      <vt:variant>
        <vt:i4>314</vt:i4>
      </vt:variant>
      <vt:variant>
        <vt:i4>0</vt:i4>
      </vt:variant>
      <vt:variant>
        <vt:i4>5</vt:i4>
      </vt:variant>
      <vt:variant>
        <vt:lpwstr/>
      </vt:variant>
      <vt:variant>
        <vt:lpwstr>_Toc28271120</vt:lpwstr>
      </vt:variant>
      <vt:variant>
        <vt:i4>1048624</vt:i4>
      </vt:variant>
      <vt:variant>
        <vt:i4>308</vt:i4>
      </vt:variant>
      <vt:variant>
        <vt:i4>0</vt:i4>
      </vt:variant>
      <vt:variant>
        <vt:i4>5</vt:i4>
      </vt:variant>
      <vt:variant>
        <vt:lpwstr/>
      </vt:variant>
      <vt:variant>
        <vt:lpwstr>_Toc28271119</vt:lpwstr>
      </vt:variant>
      <vt:variant>
        <vt:i4>1114160</vt:i4>
      </vt:variant>
      <vt:variant>
        <vt:i4>302</vt:i4>
      </vt:variant>
      <vt:variant>
        <vt:i4>0</vt:i4>
      </vt:variant>
      <vt:variant>
        <vt:i4>5</vt:i4>
      </vt:variant>
      <vt:variant>
        <vt:lpwstr/>
      </vt:variant>
      <vt:variant>
        <vt:lpwstr>_Toc28271118</vt:lpwstr>
      </vt:variant>
      <vt:variant>
        <vt:i4>1966128</vt:i4>
      </vt:variant>
      <vt:variant>
        <vt:i4>296</vt:i4>
      </vt:variant>
      <vt:variant>
        <vt:i4>0</vt:i4>
      </vt:variant>
      <vt:variant>
        <vt:i4>5</vt:i4>
      </vt:variant>
      <vt:variant>
        <vt:lpwstr/>
      </vt:variant>
      <vt:variant>
        <vt:lpwstr>_Toc28271117</vt:lpwstr>
      </vt:variant>
      <vt:variant>
        <vt:i4>2031664</vt:i4>
      </vt:variant>
      <vt:variant>
        <vt:i4>290</vt:i4>
      </vt:variant>
      <vt:variant>
        <vt:i4>0</vt:i4>
      </vt:variant>
      <vt:variant>
        <vt:i4>5</vt:i4>
      </vt:variant>
      <vt:variant>
        <vt:lpwstr/>
      </vt:variant>
      <vt:variant>
        <vt:lpwstr>_Toc28271116</vt:lpwstr>
      </vt:variant>
      <vt:variant>
        <vt:i4>1835056</vt:i4>
      </vt:variant>
      <vt:variant>
        <vt:i4>284</vt:i4>
      </vt:variant>
      <vt:variant>
        <vt:i4>0</vt:i4>
      </vt:variant>
      <vt:variant>
        <vt:i4>5</vt:i4>
      </vt:variant>
      <vt:variant>
        <vt:lpwstr/>
      </vt:variant>
      <vt:variant>
        <vt:lpwstr>_Toc28271115</vt:lpwstr>
      </vt:variant>
      <vt:variant>
        <vt:i4>1900592</vt:i4>
      </vt:variant>
      <vt:variant>
        <vt:i4>278</vt:i4>
      </vt:variant>
      <vt:variant>
        <vt:i4>0</vt:i4>
      </vt:variant>
      <vt:variant>
        <vt:i4>5</vt:i4>
      </vt:variant>
      <vt:variant>
        <vt:lpwstr/>
      </vt:variant>
      <vt:variant>
        <vt:lpwstr>_Toc28271114</vt:lpwstr>
      </vt:variant>
      <vt:variant>
        <vt:i4>1703984</vt:i4>
      </vt:variant>
      <vt:variant>
        <vt:i4>272</vt:i4>
      </vt:variant>
      <vt:variant>
        <vt:i4>0</vt:i4>
      </vt:variant>
      <vt:variant>
        <vt:i4>5</vt:i4>
      </vt:variant>
      <vt:variant>
        <vt:lpwstr/>
      </vt:variant>
      <vt:variant>
        <vt:lpwstr>_Toc28271113</vt:lpwstr>
      </vt:variant>
      <vt:variant>
        <vt:i4>1769520</vt:i4>
      </vt:variant>
      <vt:variant>
        <vt:i4>266</vt:i4>
      </vt:variant>
      <vt:variant>
        <vt:i4>0</vt:i4>
      </vt:variant>
      <vt:variant>
        <vt:i4>5</vt:i4>
      </vt:variant>
      <vt:variant>
        <vt:lpwstr/>
      </vt:variant>
      <vt:variant>
        <vt:lpwstr>_Toc28271112</vt:lpwstr>
      </vt:variant>
      <vt:variant>
        <vt:i4>1572912</vt:i4>
      </vt:variant>
      <vt:variant>
        <vt:i4>260</vt:i4>
      </vt:variant>
      <vt:variant>
        <vt:i4>0</vt:i4>
      </vt:variant>
      <vt:variant>
        <vt:i4>5</vt:i4>
      </vt:variant>
      <vt:variant>
        <vt:lpwstr/>
      </vt:variant>
      <vt:variant>
        <vt:lpwstr>_Toc28271111</vt:lpwstr>
      </vt:variant>
      <vt:variant>
        <vt:i4>1638448</vt:i4>
      </vt:variant>
      <vt:variant>
        <vt:i4>254</vt:i4>
      </vt:variant>
      <vt:variant>
        <vt:i4>0</vt:i4>
      </vt:variant>
      <vt:variant>
        <vt:i4>5</vt:i4>
      </vt:variant>
      <vt:variant>
        <vt:lpwstr/>
      </vt:variant>
      <vt:variant>
        <vt:lpwstr>_Toc28271110</vt:lpwstr>
      </vt:variant>
      <vt:variant>
        <vt:i4>1048625</vt:i4>
      </vt:variant>
      <vt:variant>
        <vt:i4>248</vt:i4>
      </vt:variant>
      <vt:variant>
        <vt:i4>0</vt:i4>
      </vt:variant>
      <vt:variant>
        <vt:i4>5</vt:i4>
      </vt:variant>
      <vt:variant>
        <vt:lpwstr/>
      </vt:variant>
      <vt:variant>
        <vt:lpwstr>_Toc28271109</vt:lpwstr>
      </vt:variant>
      <vt:variant>
        <vt:i4>1114161</vt:i4>
      </vt:variant>
      <vt:variant>
        <vt:i4>242</vt:i4>
      </vt:variant>
      <vt:variant>
        <vt:i4>0</vt:i4>
      </vt:variant>
      <vt:variant>
        <vt:i4>5</vt:i4>
      </vt:variant>
      <vt:variant>
        <vt:lpwstr/>
      </vt:variant>
      <vt:variant>
        <vt:lpwstr>_Toc28271108</vt:lpwstr>
      </vt:variant>
      <vt:variant>
        <vt:i4>1966129</vt:i4>
      </vt:variant>
      <vt:variant>
        <vt:i4>236</vt:i4>
      </vt:variant>
      <vt:variant>
        <vt:i4>0</vt:i4>
      </vt:variant>
      <vt:variant>
        <vt:i4>5</vt:i4>
      </vt:variant>
      <vt:variant>
        <vt:lpwstr/>
      </vt:variant>
      <vt:variant>
        <vt:lpwstr>_Toc28271107</vt:lpwstr>
      </vt:variant>
      <vt:variant>
        <vt:i4>2031665</vt:i4>
      </vt:variant>
      <vt:variant>
        <vt:i4>230</vt:i4>
      </vt:variant>
      <vt:variant>
        <vt:i4>0</vt:i4>
      </vt:variant>
      <vt:variant>
        <vt:i4>5</vt:i4>
      </vt:variant>
      <vt:variant>
        <vt:lpwstr/>
      </vt:variant>
      <vt:variant>
        <vt:lpwstr>_Toc28271106</vt:lpwstr>
      </vt:variant>
      <vt:variant>
        <vt:i4>1835057</vt:i4>
      </vt:variant>
      <vt:variant>
        <vt:i4>224</vt:i4>
      </vt:variant>
      <vt:variant>
        <vt:i4>0</vt:i4>
      </vt:variant>
      <vt:variant>
        <vt:i4>5</vt:i4>
      </vt:variant>
      <vt:variant>
        <vt:lpwstr/>
      </vt:variant>
      <vt:variant>
        <vt:lpwstr>_Toc28271105</vt:lpwstr>
      </vt:variant>
      <vt:variant>
        <vt:i4>1900593</vt:i4>
      </vt:variant>
      <vt:variant>
        <vt:i4>218</vt:i4>
      </vt:variant>
      <vt:variant>
        <vt:i4>0</vt:i4>
      </vt:variant>
      <vt:variant>
        <vt:i4>5</vt:i4>
      </vt:variant>
      <vt:variant>
        <vt:lpwstr/>
      </vt:variant>
      <vt:variant>
        <vt:lpwstr>_Toc28271104</vt:lpwstr>
      </vt:variant>
      <vt:variant>
        <vt:i4>1703985</vt:i4>
      </vt:variant>
      <vt:variant>
        <vt:i4>212</vt:i4>
      </vt:variant>
      <vt:variant>
        <vt:i4>0</vt:i4>
      </vt:variant>
      <vt:variant>
        <vt:i4>5</vt:i4>
      </vt:variant>
      <vt:variant>
        <vt:lpwstr/>
      </vt:variant>
      <vt:variant>
        <vt:lpwstr>_Toc28271103</vt:lpwstr>
      </vt:variant>
      <vt:variant>
        <vt:i4>1769521</vt:i4>
      </vt:variant>
      <vt:variant>
        <vt:i4>206</vt:i4>
      </vt:variant>
      <vt:variant>
        <vt:i4>0</vt:i4>
      </vt:variant>
      <vt:variant>
        <vt:i4>5</vt:i4>
      </vt:variant>
      <vt:variant>
        <vt:lpwstr/>
      </vt:variant>
      <vt:variant>
        <vt:lpwstr>_Toc28271102</vt:lpwstr>
      </vt:variant>
      <vt:variant>
        <vt:i4>1572913</vt:i4>
      </vt:variant>
      <vt:variant>
        <vt:i4>200</vt:i4>
      </vt:variant>
      <vt:variant>
        <vt:i4>0</vt:i4>
      </vt:variant>
      <vt:variant>
        <vt:i4>5</vt:i4>
      </vt:variant>
      <vt:variant>
        <vt:lpwstr/>
      </vt:variant>
      <vt:variant>
        <vt:lpwstr>_Toc28271101</vt:lpwstr>
      </vt:variant>
      <vt:variant>
        <vt:i4>1638449</vt:i4>
      </vt:variant>
      <vt:variant>
        <vt:i4>194</vt:i4>
      </vt:variant>
      <vt:variant>
        <vt:i4>0</vt:i4>
      </vt:variant>
      <vt:variant>
        <vt:i4>5</vt:i4>
      </vt:variant>
      <vt:variant>
        <vt:lpwstr/>
      </vt:variant>
      <vt:variant>
        <vt:lpwstr>_Toc28271100</vt:lpwstr>
      </vt:variant>
      <vt:variant>
        <vt:i4>1114168</vt:i4>
      </vt:variant>
      <vt:variant>
        <vt:i4>188</vt:i4>
      </vt:variant>
      <vt:variant>
        <vt:i4>0</vt:i4>
      </vt:variant>
      <vt:variant>
        <vt:i4>5</vt:i4>
      </vt:variant>
      <vt:variant>
        <vt:lpwstr/>
      </vt:variant>
      <vt:variant>
        <vt:lpwstr>_Toc28271099</vt:lpwstr>
      </vt:variant>
      <vt:variant>
        <vt:i4>1048632</vt:i4>
      </vt:variant>
      <vt:variant>
        <vt:i4>182</vt:i4>
      </vt:variant>
      <vt:variant>
        <vt:i4>0</vt:i4>
      </vt:variant>
      <vt:variant>
        <vt:i4>5</vt:i4>
      </vt:variant>
      <vt:variant>
        <vt:lpwstr/>
      </vt:variant>
      <vt:variant>
        <vt:lpwstr>_Toc28271098</vt:lpwstr>
      </vt:variant>
      <vt:variant>
        <vt:i4>2031672</vt:i4>
      </vt:variant>
      <vt:variant>
        <vt:i4>176</vt:i4>
      </vt:variant>
      <vt:variant>
        <vt:i4>0</vt:i4>
      </vt:variant>
      <vt:variant>
        <vt:i4>5</vt:i4>
      </vt:variant>
      <vt:variant>
        <vt:lpwstr/>
      </vt:variant>
      <vt:variant>
        <vt:lpwstr>_Toc28271097</vt:lpwstr>
      </vt:variant>
      <vt:variant>
        <vt:i4>1966136</vt:i4>
      </vt:variant>
      <vt:variant>
        <vt:i4>170</vt:i4>
      </vt:variant>
      <vt:variant>
        <vt:i4>0</vt:i4>
      </vt:variant>
      <vt:variant>
        <vt:i4>5</vt:i4>
      </vt:variant>
      <vt:variant>
        <vt:lpwstr/>
      </vt:variant>
      <vt:variant>
        <vt:lpwstr>_Toc28271096</vt:lpwstr>
      </vt:variant>
      <vt:variant>
        <vt:i4>1900600</vt:i4>
      </vt:variant>
      <vt:variant>
        <vt:i4>164</vt:i4>
      </vt:variant>
      <vt:variant>
        <vt:i4>0</vt:i4>
      </vt:variant>
      <vt:variant>
        <vt:i4>5</vt:i4>
      </vt:variant>
      <vt:variant>
        <vt:lpwstr/>
      </vt:variant>
      <vt:variant>
        <vt:lpwstr>_Toc28271095</vt:lpwstr>
      </vt:variant>
      <vt:variant>
        <vt:i4>1835064</vt:i4>
      </vt:variant>
      <vt:variant>
        <vt:i4>158</vt:i4>
      </vt:variant>
      <vt:variant>
        <vt:i4>0</vt:i4>
      </vt:variant>
      <vt:variant>
        <vt:i4>5</vt:i4>
      </vt:variant>
      <vt:variant>
        <vt:lpwstr/>
      </vt:variant>
      <vt:variant>
        <vt:lpwstr>_Toc28271094</vt:lpwstr>
      </vt:variant>
      <vt:variant>
        <vt:i4>1769528</vt:i4>
      </vt:variant>
      <vt:variant>
        <vt:i4>152</vt:i4>
      </vt:variant>
      <vt:variant>
        <vt:i4>0</vt:i4>
      </vt:variant>
      <vt:variant>
        <vt:i4>5</vt:i4>
      </vt:variant>
      <vt:variant>
        <vt:lpwstr/>
      </vt:variant>
      <vt:variant>
        <vt:lpwstr>_Toc28271093</vt:lpwstr>
      </vt:variant>
      <vt:variant>
        <vt:i4>1703992</vt:i4>
      </vt:variant>
      <vt:variant>
        <vt:i4>146</vt:i4>
      </vt:variant>
      <vt:variant>
        <vt:i4>0</vt:i4>
      </vt:variant>
      <vt:variant>
        <vt:i4>5</vt:i4>
      </vt:variant>
      <vt:variant>
        <vt:lpwstr/>
      </vt:variant>
      <vt:variant>
        <vt:lpwstr>_Toc28271092</vt:lpwstr>
      </vt:variant>
      <vt:variant>
        <vt:i4>1638456</vt:i4>
      </vt:variant>
      <vt:variant>
        <vt:i4>140</vt:i4>
      </vt:variant>
      <vt:variant>
        <vt:i4>0</vt:i4>
      </vt:variant>
      <vt:variant>
        <vt:i4>5</vt:i4>
      </vt:variant>
      <vt:variant>
        <vt:lpwstr/>
      </vt:variant>
      <vt:variant>
        <vt:lpwstr>_Toc28271091</vt:lpwstr>
      </vt:variant>
      <vt:variant>
        <vt:i4>1572920</vt:i4>
      </vt:variant>
      <vt:variant>
        <vt:i4>134</vt:i4>
      </vt:variant>
      <vt:variant>
        <vt:i4>0</vt:i4>
      </vt:variant>
      <vt:variant>
        <vt:i4>5</vt:i4>
      </vt:variant>
      <vt:variant>
        <vt:lpwstr/>
      </vt:variant>
      <vt:variant>
        <vt:lpwstr>_Toc28271090</vt:lpwstr>
      </vt:variant>
      <vt:variant>
        <vt:i4>1114169</vt:i4>
      </vt:variant>
      <vt:variant>
        <vt:i4>128</vt:i4>
      </vt:variant>
      <vt:variant>
        <vt:i4>0</vt:i4>
      </vt:variant>
      <vt:variant>
        <vt:i4>5</vt:i4>
      </vt:variant>
      <vt:variant>
        <vt:lpwstr/>
      </vt:variant>
      <vt:variant>
        <vt:lpwstr>_Toc28271089</vt:lpwstr>
      </vt:variant>
      <vt:variant>
        <vt:i4>1048633</vt:i4>
      </vt:variant>
      <vt:variant>
        <vt:i4>122</vt:i4>
      </vt:variant>
      <vt:variant>
        <vt:i4>0</vt:i4>
      </vt:variant>
      <vt:variant>
        <vt:i4>5</vt:i4>
      </vt:variant>
      <vt:variant>
        <vt:lpwstr/>
      </vt:variant>
      <vt:variant>
        <vt:lpwstr>_Toc28271088</vt:lpwstr>
      </vt:variant>
      <vt:variant>
        <vt:i4>2031673</vt:i4>
      </vt:variant>
      <vt:variant>
        <vt:i4>116</vt:i4>
      </vt:variant>
      <vt:variant>
        <vt:i4>0</vt:i4>
      </vt:variant>
      <vt:variant>
        <vt:i4>5</vt:i4>
      </vt:variant>
      <vt:variant>
        <vt:lpwstr/>
      </vt:variant>
      <vt:variant>
        <vt:lpwstr>_Toc28271087</vt:lpwstr>
      </vt:variant>
      <vt:variant>
        <vt:i4>1966137</vt:i4>
      </vt:variant>
      <vt:variant>
        <vt:i4>110</vt:i4>
      </vt:variant>
      <vt:variant>
        <vt:i4>0</vt:i4>
      </vt:variant>
      <vt:variant>
        <vt:i4>5</vt:i4>
      </vt:variant>
      <vt:variant>
        <vt:lpwstr/>
      </vt:variant>
      <vt:variant>
        <vt:lpwstr>_Toc28271086</vt:lpwstr>
      </vt:variant>
      <vt:variant>
        <vt:i4>1900601</vt:i4>
      </vt:variant>
      <vt:variant>
        <vt:i4>104</vt:i4>
      </vt:variant>
      <vt:variant>
        <vt:i4>0</vt:i4>
      </vt:variant>
      <vt:variant>
        <vt:i4>5</vt:i4>
      </vt:variant>
      <vt:variant>
        <vt:lpwstr/>
      </vt:variant>
      <vt:variant>
        <vt:lpwstr>_Toc28271085</vt:lpwstr>
      </vt:variant>
      <vt:variant>
        <vt:i4>1835065</vt:i4>
      </vt:variant>
      <vt:variant>
        <vt:i4>98</vt:i4>
      </vt:variant>
      <vt:variant>
        <vt:i4>0</vt:i4>
      </vt:variant>
      <vt:variant>
        <vt:i4>5</vt:i4>
      </vt:variant>
      <vt:variant>
        <vt:lpwstr/>
      </vt:variant>
      <vt:variant>
        <vt:lpwstr>_Toc28271084</vt:lpwstr>
      </vt:variant>
      <vt:variant>
        <vt:i4>1769529</vt:i4>
      </vt:variant>
      <vt:variant>
        <vt:i4>92</vt:i4>
      </vt:variant>
      <vt:variant>
        <vt:i4>0</vt:i4>
      </vt:variant>
      <vt:variant>
        <vt:i4>5</vt:i4>
      </vt:variant>
      <vt:variant>
        <vt:lpwstr/>
      </vt:variant>
      <vt:variant>
        <vt:lpwstr>_Toc28271083</vt:lpwstr>
      </vt:variant>
      <vt:variant>
        <vt:i4>1703993</vt:i4>
      </vt:variant>
      <vt:variant>
        <vt:i4>86</vt:i4>
      </vt:variant>
      <vt:variant>
        <vt:i4>0</vt:i4>
      </vt:variant>
      <vt:variant>
        <vt:i4>5</vt:i4>
      </vt:variant>
      <vt:variant>
        <vt:lpwstr/>
      </vt:variant>
      <vt:variant>
        <vt:lpwstr>_Toc28271082</vt:lpwstr>
      </vt:variant>
      <vt:variant>
        <vt:i4>1638457</vt:i4>
      </vt:variant>
      <vt:variant>
        <vt:i4>80</vt:i4>
      </vt:variant>
      <vt:variant>
        <vt:i4>0</vt:i4>
      </vt:variant>
      <vt:variant>
        <vt:i4>5</vt:i4>
      </vt:variant>
      <vt:variant>
        <vt:lpwstr/>
      </vt:variant>
      <vt:variant>
        <vt:lpwstr>_Toc28271081</vt:lpwstr>
      </vt:variant>
      <vt:variant>
        <vt:i4>1572921</vt:i4>
      </vt:variant>
      <vt:variant>
        <vt:i4>74</vt:i4>
      </vt:variant>
      <vt:variant>
        <vt:i4>0</vt:i4>
      </vt:variant>
      <vt:variant>
        <vt:i4>5</vt:i4>
      </vt:variant>
      <vt:variant>
        <vt:lpwstr/>
      </vt:variant>
      <vt:variant>
        <vt:lpwstr>_Toc28271080</vt:lpwstr>
      </vt:variant>
      <vt:variant>
        <vt:i4>1114166</vt:i4>
      </vt:variant>
      <vt:variant>
        <vt:i4>68</vt:i4>
      </vt:variant>
      <vt:variant>
        <vt:i4>0</vt:i4>
      </vt:variant>
      <vt:variant>
        <vt:i4>5</vt:i4>
      </vt:variant>
      <vt:variant>
        <vt:lpwstr/>
      </vt:variant>
      <vt:variant>
        <vt:lpwstr>_Toc28271079</vt:lpwstr>
      </vt:variant>
      <vt:variant>
        <vt:i4>1048630</vt:i4>
      </vt:variant>
      <vt:variant>
        <vt:i4>62</vt:i4>
      </vt:variant>
      <vt:variant>
        <vt:i4>0</vt:i4>
      </vt:variant>
      <vt:variant>
        <vt:i4>5</vt:i4>
      </vt:variant>
      <vt:variant>
        <vt:lpwstr/>
      </vt:variant>
      <vt:variant>
        <vt:lpwstr>_Toc28271078</vt:lpwstr>
      </vt:variant>
      <vt:variant>
        <vt:i4>2031670</vt:i4>
      </vt:variant>
      <vt:variant>
        <vt:i4>56</vt:i4>
      </vt:variant>
      <vt:variant>
        <vt:i4>0</vt:i4>
      </vt:variant>
      <vt:variant>
        <vt:i4>5</vt:i4>
      </vt:variant>
      <vt:variant>
        <vt:lpwstr/>
      </vt:variant>
      <vt:variant>
        <vt:lpwstr>_Toc28271077</vt:lpwstr>
      </vt:variant>
      <vt:variant>
        <vt:i4>1966134</vt:i4>
      </vt:variant>
      <vt:variant>
        <vt:i4>50</vt:i4>
      </vt:variant>
      <vt:variant>
        <vt:i4>0</vt:i4>
      </vt:variant>
      <vt:variant>
        <vt:i4>5</vt:i4>
      </vt:variant>
      <vt:variant>
        <vt:lpwstr/>
      </vt:variant>
      <vt:variant>
        <vt:lpwstr>_Toc28271076</vt:lpwstr>
      </vt:variant>
      <vt:variant>
        <vt:i4>1900598</vt:i4>
      </vt:variant>
      <vt:variant>
        <vt:i4>44</vt:i4>
      </vt:variant>
      <vt:variant>
        <vt:i4>0</vt:i4>
      </vt:variant>
      <vt:variant>
        <vt:i4>5</vt:i4>
      </vt:variant>
      <vt:variant>
        <vt:lpwstr/>
      </vt:variant>
      <vt:variant>
        <vt:lpwstr>_Toc28271075</vt:lpwstr>
      </vt:variant>
      <vt:variant>
        <vt:i4>1835062</vt:i4>
      </vt:variant>
      <vt:variant>
        <vt:i4>38</vt:i4>
      </vt:variant>
      <vt:variant>
        <vt:i4>0</vt:i4>
      </vt:variant>
      <vt:variant>
        <vt:i4>5</vt:i4>
      </vt:variant>
      <vt:variant>
        <vt:lpwstr/>
      </vt:variant>
      <vt:variant>
        <vt:lpwstr>_Toc28271074</vt:lpwstr>
      </vt:variant>
      <vt:variant>
        <vt:i4>1769526</vt:i4>
      </vt:variant>
      <vt:variant>
        <vt:i4>32</vt:i4>
      </vt:variant>
      <vt:variant>
        <vt:i4>0</vt:i4>
      </vt:variant>
      <vt:variant>
        <vt:i4>5</vt:i4>
      </vt:variant>
      <vt:variant>
        <vt:lpwstr/>
      </vt:variant>
      <vt:variant>
        <vt:lpwstr>_Toc28271073</vt:lpwstr>
      </vt:variant>
      <vt:variant>
        <vt:i4>1703990</vt:i4>
      </vt:variant>
      <vt:variant>
        <vt:i4>26</vt:i4>
      </vt:variant>
      <vt:variant>
        <vt:i4>0</vt:i4>
      </vt:variant>
      <vt:variant>
        <vt:i4>5</vt:i4>
      </vt:variant>
      <vt:variant>
        <vt:lpwstr/>
      </vt:variant>
      <vt:variant>
        <vt:lpwstr>_Toc28271072</vt:lpwstr>
      </vt:variant>
      <vt:variant>
        <vt:i4>1638454</vt:i4>
      </vt:variant>
      <vt:variant>
        <vt:i4>20</vt:i4>
      </vt:variant>
      <vt:variant>
        <vt:i4>0</vt:i4>
      </vt:variant>
      <vt:variant>
        <vt:i4>5</vt:i4>
      </vt:variant>
      <vt:variant>
        <vt:lpwstr/>
      </vt:variant>
      <vt:variant>
        <vt:lpwstr>_Toc28271071</vt:lpwstr>
      </vt:variant>
      <vt:variant>
        <vt:i4>1572918</vt:i4>
      </vt:variant>
      <vt:variant>
        <vt:i4>14</vt:i4>
      </vt:variant>
      <vt:variant>
        <vt:i4>0</vt:i4>
      </vt:variant>
      <vt:variant>
        <vt:i4>5</vt:i4>
      </vt:variant>
      <vt:variant>
        <vt:lpwstr/>
      </vt:variant>
      <vt:variant>
        <vt:lpwstr>_Toc28271070</vt:lpwstr>
      </vt:variant>
      <vt:variant>
        <vt:i4>1114167</vt:i4>
      </vt:variant>
      <vt:variant>
        <vt:i4>8</vt:i4>
      </vt:variant>
      <vt:variant>
        <vt:i4>0</vt:i4>
      </vt:variant>
      <vt:variant>
        <vt:i4>5</vt:i4>
      </vt:variant>
      <vt:variant>
        <vt:lpwstr/>
      </vt:variant>
      <vt:variant>
        <vt:lpwstr>_Toc28271069</vt:lpwstr>
      </vt:variant>
      <vt:variant>
        <vt:i4>1048631</vt:i4>
      </vt:variant>
      <vt:variant>
        <vt:i4>2</vt:i4>
      </vt:variant>
      <vt:variant>
        <vt:i4>0</vt:i4>
      </vt:variant>
      <vt:variant>
        <vt:i4>5</vt:i4>
      </vt:variant>
      <vt:variant>
        <vt:lpwstr/>
      </vt:variant>
      <vt:variant>
        <vt:lpwstr>_Toc28271068</vt:lpwstr>
      </vt:variant>
      <vt:variant>
        <vt:i4>2556017</vt:i4>
      </vt:variant>
      <vt:variant>
        <vt:i4>9</vt:i4>
      </vt:variant>
      <vt:variant>
        <vt:i4>0</vt:i4>
      </vt:variant>
      <vt:variant>
        <vt:i4>5</vt:i4>
      </vt:variant>
      <vt:variant>
        <vt:lpwstr>http://www.tinhvan.com/</vt:lpwstr>
      </vt:variant>
      <vt:variant>
        <vt:lpwstr/>
      </vt:variant>
      <vt:variant>
        <vt:i4>786474</vt:i4>
      </vt:variant>
      <vt:variant>
        <vt:i4>6</vt:i4>
      </vt:variant>
      <vt:variant>
        <vt:i4>0</vt:i4>
      </vt:variant>
      <vt:variant>
        <vt:i4>5</vt:i4>
      </vt:variant>
      <vt:variant>
        <vt:lpwstr>mailto:info@tinhvan.com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người dùng</dc:title>
  <dc:subject/>
  <dc:creator>Tinh Vân</dc:creator>
  <cp:keywords/>
  <dc:description/>
  <cp:lastModifiedBy>LienNTQ</cp:lastModifiedBy>
  <cp:revision>3848</cp:revision>
  <cp:lastPrinted>2013-07-26T07:15:00Z</cp:lastPrinted>
  <dcterms:created xsi:type="dcterms:W3CDTF">2021-09-13T03:46:00Z</dcterms:created>
  <dcterms:modified xsi:type="dcterms:W3CDTF">2021-11-09T09:56:00Z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Ng_x01b0__x1edd_i_x0020_ki_x1ec3_m_x0020_tra">
    <vt:lpwstr>Nguyễn Mạnh Toàn</vt:lpwstr>
  </property>
  <property fmtid="{D5CDD505-2E9C-101B-9397-08002B2CF9AE}" pid="3" name="ContentType">
    <vt:lpwstr>Document</vt:lpwstr>
  </property>
  <property fmtid="{D5CDD505-2E9C-101B-9397-08002B2CF9AE}" pid="4" name="display_urn:schemas-microsoft-com:office:office#Ng_x01b0__x1edd_i_x0020_s_x1eed_a_x0020_cu_x1ed1_i">
    <vt:lpwstr>Phạm Thúc Trương Lương</vt:lpwstr>
  </property>
  <property fmtid="{D5CDD505-2E9C-101B-9397-08002B2CF9AE}" pid="5" name="Subject">
    <vt:lpwstr/>
  </property>
  <property fmtid="{D5CDD505-2E9C-101B-9397-08002B2CF9AE}" pid="6" name="Keywords">
    <vt:lpwstr/>
  </property>
  <property fmtid="{D5CDD505-2E9C-101B-9397-08002B2CF9AE}" pid="7" name="_Author">
    <vt:lpwstr>Tinh Vân</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y fmtid="{D5CDD505-2E9C-101B-9397-08002B2CF9AE}" pid="13" name="Người viết">
    <vt:lpwstr/>
  </property>
  <property fmtid="{D5CDD505-2E9C-101B-9397-08002B2CF9AE}" pid="14" name="display_urn:schemas-microsoft-com:office:office#Ng_x01b0__x1edd_i_x0020_ph_x00ea__x0020_duy_x1ec7_t">
    <vt:lpwstr>Lê Phan Việt Hà</vt:lpwstr>
  </property>
</Properties>
</file>